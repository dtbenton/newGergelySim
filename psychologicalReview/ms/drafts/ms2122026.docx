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Liu et al. (2015) argue that infants</w:t>
        </w:r>
      </w:ins>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1574988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real-world, third-person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 xml:space="preserve">. </w:t>
        </w:r>
      </w:ins>
      <w:ins w:id="386" w:author="Benton, Deon" w:date="2026-02-11T17:00:00Z" w16du:dateUtc="2026-02-11T23:00:00Z">
        <w:r w:rsidR="00863400">
          <w:rPr>
            <w:rFonts w:ascii="Times New Roman" w:hAnsi="Times New Roman" w:cs="Times New Roman"/>
          </w:rPr>
          <w:t>In terms of how infants represent</w:t>
        </w:r>
      </w:ins>
      <w:ins w:id="387" w:author="Benton, Deon" w:date="2026-02-11T17:01:00Z" w16du:dateUtc="2026-02-11T23:01:00Z">
        <w:r w:rsidR="00863400">
          <w:rPr>
            <w:rFonts w:ascii="Times New Roman" w:hAnsi="Times New Roman" w:cs="Times New Roman"/>
          </w:rPr>
          <w:t xml:space="preserve"> and process </w:t>
        </w:r>
      </w:ins>
      <w:ins w:id="388" w:author="Benton, Deon" w:date="2026-02-12T13:10:00Z" w16du:dateUtc="2026-02-12T19:10:00Z">
        <w:r w:rsidR="005F4438">
          <w:rPr>
            <w:rFonts w:ascii="Times New Roman" w:hAnsi="Times New Roman" w:cs="Times New Roman"/>
          </w:rPr>
          <w:t>these different motion paths</w:t>
        </w:r>
      </w:ins>
      <w:ins w:id="389" w:author="Benton, Deon" w:date="2026-02-11T17:01:00Z" w16du:dateUtc="2026-02-11T23:01:00Z">
        <w:r w:rsidR="00863400">
          <w:rPr>
            <w:rFonts w:ascii="Times New Roman" w:hAnsi="Times New Roman" w:cs="Times New Roman"/>
          </w:rPr>
          <w:t>,</w:t>
        </w:r>
      </w:ins>
      <w:ins w:id="390" w:author="Benton, Deon" w:date="2026-02-11T16:50:00Z" w16du:dateUtc="2026-02-11T22:50:00Z">
        <w:r w:rsidR="00044173">
          <w:rPr>
            <w:rFonts w:ascii="Times New Roman" w:hAnsi="Times New Roman" w:cs="Times New Roman"/>
          </w:rPr>
          <w:t xml:space="preserve"> it is assumed here that infants process such actions</w:t>
        </w:r>
      </w:ins>
      <w:ins w:id="391" w:author="Benton, Deon" w:date="2026-02-11T16:55:00Z" w16du:dateUtc="2026-02-11T22:55:00Z">
        <w:r w:rsidR="00D910E2">
          <w:rPr>
            <w:rFonts w:ascii="Times New Roman" w:hAnsi="Times New Roman" w:cs="Times New Roman"/>
          </w:rPr>
          <w:t xml:space="preserve">—along with the actors involved in </w:t>
        </w:r>
      </w:ins>
      <w:ins w:id="392" w:author="Benton, Deon" w:date="2026-02-11T17:01:00Z" w16du:dateUtc="2026-02-11T23:01:00Z">
        <w:r w:rsidR="00863400">
          <w:rPr>
            <w:rFonts w:ascii="Times New Roman" w:hAnsi="Times New Roman" w:cs="Times New Roman"/>
          </w:rPr>
          <w:t>them</w:t>
        </w:r>
      </w:ins>
      <w:ins w:id="393" w:author="Benton, Deon" w:date="2026-02-11T16:55:00Z" w16du:dateUtc="2026-02-11T22:55:00Z">
        <w:r w:rsidR="00D910E2">
          <w:rPr>
            <w:rFonts w:ascii="Times New Roman" w:hAnsi="Times New Roman" w:cs="Times New Roman"/>
          </w:rPr>
          <w:t>—</w:t>
        </w:r>
      </w:ins>
      <w:ins w:id="394" w:author="Benton, Deon" w:date="2026-02-11T16:50:00Z" w16du:dateUtc="2026-02-11T22:50:00Z">
        <w:r w:rsidR="00044173">
          <w:rPr>
            <w:rFonts w:ascii="Times New Roman" w:hAnsi="Times New Roman" w:cs="Times New Roman"/>
          </w:rPr>
          <w:t>not in terms</w:t>
        </w:r>
      </w:ins>
      <w:ins w:id="395" w:author="Benton, Deon" w:date="2026-02-11T16:53:00Z" w16du:dateUtc="2026-02-11T22:53:00Z">
        <w:r w:rsidR="00D910E2">
          <w:rPr>
            <w:rFonts w:ascii="Times New Roman" w:hAnsi="Times New Roman" w:cs="Times New Roman"/>
          </w:rPr>
          <w:t xml:space="preserve"> </w:t>
        </w:r>
      </w:ins>
      <w:ins w:id="396" w:author="Benton, Deon" w:date="2026-02-11T16:50:00Z" w16du:dateUtc="2026-02-11T22:50:00Z">
        <w:r w:rsidR="00044173">
          <w:rPr>
            <w:rFonts w:ascii="Times New Roman" w:hAnsi="Times New Roman" w:cs="Times New Roman"/>
          </w:rPr>
          <w:t xml:space="preserve">of </w:t>
        </w:r>
      </w:ins>
      <w:ins w:id="397" w:author="Benton, Deon" w:date="2026-02-11T16:53:00Z" w16du:dateUtc="2026-02-11T22:53:00Z">
        <w:r w:rsidR="00D910E2">
          <w:rPr>
            <w:rFonts w:ascii="Times New Roman" w:hAnsi="Times New Roman" w:cs="Times New Roman"/>
          </w:rPr>
          <w:t xml:space="preserve">their </w:t>
        </w:r>
      </w:ins>
      <w:ins w:id="398" w:author="Benton, Deon" w:date="2026-02-11T16:50:00Z" w16du:dateUtc="2026-02-11T22:50:00Z">
        <w:r w:rsidR="00044173">
          <w:rPr>
            <w:rFonts w:ascii="Times New Roman" w:hAnsi="Times New Roman" w:cs="Times New Roman"/>
          </w:rPr>
          <w:t>efficiency</w:t>
        </w:r>
      </w:ins>
      <w:ins w:id="399" w:author="Benton, Deon" w:date="2026-02-11T16:55:00Z" w16du:dateUtc="2026-02-11T22:55:00Z">
        <w:r w:rsidR="00D910E2">
          <w:rPr>
            <w:rFonts w:ascii="Times New Roman" w:hAnsi="Times New Roman" w:cs="Times New Roman"/>
          </w:rPr>
          <w:t>, utility,</w:t>
        </w:r>
      </w:ins>
      <w:ins w:id="400" w:author="Benton, Deon" w:date="2026-02-11T16:50:00Z" w16du:dateUtc="2026-02-11T22:50:00Z">
        <w:r w:rsidR="00044173">
          <w:rPr>
            <w:rFonts w:ascii="Times New Roman" w:hAnsi="Times New Roman" w:cs="Times New Roman"/>
          </w:rPr>
          <w:t xml:space="preserve"> or deeper, conceptual meaning</w:t>
        </w:r>
      </w:ins>
      <w:ins w:id="401" w:author="Benton, Deon" w:date="2026-02-11T16:48:00Z" w16du:dateUtc="2026-02-11T22:48:00Z">
        <w:r w:rsidR="00044173">
          <w:rPr>
            <w:rFonts w:ascii="Times New Roman" w:hAnsi="Times New Roman" w:cs="Times New Roman"/>
          </w:rPr>
          <w:t xml:space="preserve"> </w:t>
        </w:r>
      </w:ins>
      <w:ins w:id="402" w:author="Benton, Deon" w:date="2026-02-11T16:50:00Z" w16du:dateUtc="2026-02-11T22:50:00Z">
        <w:r w:rsidR="00044173">
          <w:rPr>
            <w:rFonts w:ascii="Times New Roman" w:hAnsi="Times New Roman" w:cs="Times New Roman"/>
          </w:rPr>
          <w:t xml:space="preserve">but rather in terms of their </w:t>
        </w:r>
      </w:ins>
      <w:ins w:id="403" w:author="Benton, Deon" w:date="2026-02-11T16:51:00Z" w16du:dateUtc="2026-02-11T22:51:00Z">
        <w:r w:rsidR="00F6074B">
          <w:rPr>
            <w:rFonts w:ascii="Times New Roman" w:hAnsi="Times New Roman" w:cs="Times New Roman"/>
          </w:rPr>
          <w:t xml:space="preserve">semantically neutral </w:t>
        </w:r>
      </w:ins>
      <w:ins w:id="404" w:author="Benton, Deon" w:date="2026-02-11T16:50:00Z" w16du:dateUtc="2026-02-11T22:50:00Z">
        <w:r w:rsidR="00F6074B">
          <w:rPr>
            <w:rFonts w:ascii="Times New Roman" w:hAnsi="Times New Roman" w:cs="Times New Roman"/>
          </w:rPr>
          <w:t xml:space="preserve">kinematics (i.e., </w:t>
        </w:r>
      </w:ins>
      <w:ins w:id="405" w:author="Benton, Deon" w:date="2026-02-11T16:53:00Z" w16du:dateUtc="2026-02-11T22:53:00Z">
        <w:r w:rsidR="00D910E2">
          <w:rPr>
            <w:rFonts w:ascii="Times New Roman" w:hAnsi="Times New Roman" w:cs="Times New Roman"/>
          </w:rPr>
          <w:t>spatiotemporal propert</w:t>
        </w:r>
      </w:ins>
      <w:ins w:id="406" w:author="Benton, Deon" w:date="2026-02-11T16:54:00Z" w16du:dateUtc="2026-02-11T22:54:00Z">
        <w:r w:rsidR="00D910E2">
          <w:rPr>
            <w:rFonts w:ascii="Times New Roman" w:hAnsi="Times New Roman" w:cs="Times New Roman"/>
          </w:rPr>
          <w:t>ies</w:t>
        </w:r>
      </w:ins>
      <w:ins w:id="407" w:author="Benton, Deon" w:date="2026-02-11T16:50:00Z" w16du:dateUtc="2026-02-11T22:50:00Z">
        <w:r w:rsidR="00F6074B">
          <w:rPr>
            <w:rFonts w:ascii="Times New Roman" w:hAnsi="Times New Roman" w:cs="Times New Roman"/>
          </w:rPr>
          <w:t xml:space="preserve">) and visible, </w:t>
        </w:r>
      </w:ins>
      <w:ins w:id="408" w:author="Benton, Deon" w:date="2026-02-11T16:55:00Z" w16du:dateUtc="2026-02-11T22:55:00Z">
        <w:r w:rsidR="006C33A3">
          <w:rPr>
            <w:rFonts w:ascii="Times New Roman" w:hAnsi="Times New Roman" w:cs="Times New Roman"/>
          </w:rPr>
          <w:t xml:space="preserve">low-level </w:t>
        </w:r>
      </w:ins>
      <w:ins w:id="409" w:author="Benton, Deon" w:date="2026-02-11T16:50:00Z" w16du:dateUtc="2026-02-11T22:50:00Z">
        <w:r w:rsidR="00F6074B">
          <w:rPr>
            <w:rFonts w:ascii="Times New Roman" w:hAnsi="Times New Roman" w:cs="Times New Roman"/>
          </w:rPr>
          <w:t>surface features.</w:t>
        </w:r>
      </w:ins>
      <w:ins w:id="410" w:author="Benton, Deon" w:date="2026-02-11T16:56:00Z" w16du:dateUtc="2026-02-11T22:56:00Z">
        <w:r w:rsidR="006C33A3">
          <w:rPr>
            <w:rFonts w:ascii="Times New Roman" w:hAnsi="Times New Roman" w:cs="Times New Roman"/>
          </w:rPr>
          <w:t xml:space="preserve"> </w:t>
        </w:r>
      </w:ins>
      <w:ins w:id="411" w:author="Benton, Deon" w:date="2026-02-12T13:15:00Z" w16du:dateUtc="2026-02-12T19:15:00Z">
        <w:r w:rsidR="002E183C" w:rsidRPr="002E183C">
          <w:rPr>
            <w:rFonts w:ascii="Times New Roman" w:hAnsi="Times New Roman" w:cs="Times New Roman"/>
          </w:rPr>
          <w:t xml:space="preserve">Crucially, such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12" w:author="Benton, Deon" w:date="2026-02-11T17:08:00Z" w16du:dateUtc="2026-02-11T23:08:00Z">
        <w:r w:rsidR="004565E7">
          <w:rPr>
            <w:rFonts w:ascii="Times New Roman" w:hAnsi="Times New Roman" w:cs="Times New Roman"/>
          </w:rPr>
          <w:t>If infants learned in the real world that</w:t>
        </w:r>
      </w:ins>
      <w:ins w:id="413" w:author="Benton, Deon" w:date="2026-02-11T17:04:00Z" w16du:dateUtc="2026-02-11T23:04:00Z">
        <w:r w:rsidR="00586774">
          <w:rPr>
            <w:rFonts w:ascii="Times New Roman" w:hAnsi="Times New Roman" w:cs="Times New Roman"/>
          </w:rPr>
          <w:t xml:space="preserve"> </w:t>
        </w:r>
      </w:ins>
      <w:ins w:id="414" w:author="Benton, Deon" w:date="2026-02-11T17:05:00Z" w16du:dateUtc="2026-02-11T23:05:00Z">
        <w:r w:rsidR="00586774">
          <w:rPr>
            <w:rFonts w:ascii="Times New Roman" w:hAnsi="Times New Roman" w:cs="Times New Roman"/>
          </w:rPr>
          <w:t xml:space="preserve">individuals tend only to follow curved motion paths to reach other individuals when a physical barrier is present, </w:t>
        </w:r>
      </w:ins>
      <w:ins w:id="415" w:author="Benton, Deon" w:date="2026-02-11T17:08:00Z" w16du:dateUtc="2026-02-11T23:08:00Z">
        <w:r w:rsidR="004565E7">
          <w:rPr>
            <w:rFonts w:ascii="Times New Roman" w:hAnsi="Times New Roman" w:cs="Times New Roman"/>
          </w:rPr>
          <w:t>they may have looked longer at</w:t>
        </w:r>
      </w:ins>
      <w:ins w:id="416"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17"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18" w:author="Benton, Deon" w:date="2026-02-12T13:19:00Z" w16du:dateUtc="2026-02-12T19:19:00Z">
        <w:r w:rsidR="00FF6ED3">
          <w:rPr>
            <w:rFonts w:ascii="Times New Roman" w:hAnsi="Times New Roman" w:cs="Times New Roman"/>
          </w:rPr>
          <w:t>curved motion is associated with barriers.</w:t>
        </w:r>
      </w:ins>
    </w:p>
    <w:p w14:paraId="4CCE1BAE" w14:textId="3E349A81" w:rsidR="00F45A64" w:rsidRDefault="006C33A3" w:rsidP="00244267">
      <w:pPr>
        <w:spacing w:line="480" w:lineRule="auto"/>
        <w:ind w:firstLine="720"/>
        <w:contextualSpacing/>
        <w:rPr>
          <w:ins w:id="419" w:author="Benton, Deon" w:date="2026-02-12T13:49:00Z" w16du:dateUtc="2026-02-12T19:49:00Z"/>
          <w:rFonts w:ascii="Times New Roman" w:hAnsi="Times New Roman" w:cs="Times New Roman"/>
        </w:rPr>
      </w:pPr>
      <w:ins w:id="420" w:author="Benton, Deon" w:date="2026-02-11T16:56:00Z" w16du:dateUtc="2026-02-11T22:56:00Z">
        <w:r>
          <w:rPr>
            <w:rFonts w:ascii="Times New Roman" w:hAnsi="Times New Roman" w:cs="Times New Roman"/>
          </w:rPr>
          <w:t>The second factor</w:t>
        </w:r>
      </w:ins>
      <w:ins w:id="421" w:author="Benton, Deon" w:date="2026-02-12T13:21:00Z" w16du:dateUtc="2026-02-12T19:21:00Z">
        <w:r w:rsidR="00220755">
          <w:rPr>
            <w:rFonts w:ascii="Times New Roman" w:hAnsi="Times New Roman" w:cs="Times New Roman"/>
          </w:rPr>
          <w:t xml:space="preserve">—which is </w:t>
        </w:r>
      </w:ins>
      <w:ins w:id="422" w:author="Benton, Deon" w:date="2026-02-12T13:25:00Z" w16du:dateUtc="2026-02-12T19:25:00Z">
        <w:r w:rsidR="00AC5933">
          <w:rPr>
            <w:rFonts w:ascii="Times New Roman" w:hAnsi="Times New Roman" w:cs="Times New Roman"/>
          </w:rPr>
          <w:t>related</w:t>
        </w:r>
      </w:ins>
      <w:ins w:id="423" w:author="Benton, Deon" w:date="2026-02-12T13:21:00Z" w16du:dateUtc="2026-02-12T19:21:00Z">
        <w:r w:rsidR="00220755">
          <w:rPr>
            <w:rFonts w:ascii="Times New Roman" w:hAnsi="Times New Roman" w:cs="Times New Roman"/>
          </w:rPr>
          <w:t xml:space="preserve"> to the first one—</w:t>
        </w:r>
      </w:ins>
      <w:ins w:id="424" w:author="Benton, Deon" w:date="2026-02-11T16:56:00Z" w16du:dateUtc="2026-02-11T22:56:00Z">
        <w:r>
          <w:rPr>
            <w:rFonts w:ascii="Times New Roman" w:hAnsi="Times New Roman" w:cs="Times New Roman"/>
          </w:rPr>
          <w:t>concerns</w:t>
        </w:r>
      </w:ins>
      <w:ins w:id="425" w:author="Benton, Deon" w:date="2026-02-12T13:19:00Z" w16du:dateUtc="2026-02-12T19:19:00Z">
        <w:r w:rsidR="00FF6ED3">
          <w:rPr>
            <w:rFonts w:ascii="Times New Roman" w:hAnsi="Times New Roman" w:cs="Times New Roman"/>
          </w:rPr>
          <w:t xml:space="preserve"> the </w:t>
        </w:r>
      </w:ins>
      <w:ins w:id="426" w:author="Benton, Deon" w:date="2026-02-12T13:20:00Z" w16du:dateUtc="2026-02-12T19:20:00Z">
        <w:r w:rsidR="00FF6ED3">
          <w:rPr>
            <w:rFonts w:ascii="Times New Roman" w:hAnsi="Times New Roman" w:cs="Times New Roman"/>
          </w:rPr>
          <w:t>relation between what infants learn during the habituation phase in</w:t>
        </w:r>
      </w:ins>
      <w:ins w:id="427" w:author="Benton, Deon" w:date="2026-02-11T16:56:00Z" w16du:dateUtc="2026-02-11T22:56:00Z">
        <w:r>
          <w:rPr>
            <w:rFonts w:ascii="Times New Roman" w:hAnsi="Times New Roman" w:cs="Times New Roman"/>
          </w:rPr>
          <w:t xml:space="preserve"> </w:t>
        </w:r>
      </w:ins>
      <w:ins w:id="428" w:author="Benton, Deon" w:date="2026-02-11T16:59:00Z" w16du:dateUtc="2026-02-11T22:59:00Z">
        <w:r w:rsidR="002428A9">
          <w:rPr>
            <w:rFonts w:ascii="Times New Roman" w:hAnsi="Times New Roman" w:cs="Times New Roman"/>
          </w:rPr>
          <w:t xml:space="preserve">action understanding studies </w:t>
        </w:r>
      </w:ins>
      <w:ins w:id="429" w:author="Benton, Deon" w:date="2026-02-12T13:20:00Z" w16du:dateUtc="2026-02-12T19:20:00Z">
        <w:r w:rsidR="00FF6ED3">
          <w:rPr>
            <w:rFonts w:ascii="Times New Roman" w:hAnsi="Times New Roman" w:cs="Times New Roman"/>
          </w:rPr>
          <w:t xml:space="preserve">and their subsequent looking behaviors during the test phase. </w:t>
        </w:r>
      </w:ins>
      <w:ins w:id="430"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31"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32"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33"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34" w:author="Benton, Deon" w:date="2026-02-11T16:36:00Z" w16du:dateUtc="2026-02-11T22:36:00Z">
        <w:r w:rsidR="00DB4A47">
          <w:rPr>
            <w:rFonts w:ascii="Times New Roman" w:hAnsi="Times New Roman" w:cs="Times New Roman"/>
          </w:rPr>
          <w:t>p</w:t>
        </w:r>
      </w:ins>
      <w:ins w:id="435" w:author="Benton, Deon" w:date="2026-02-11T16:37:00Z" w16du:dateUtc="2026-02-11T22:37:00Z">
        <w:r w:rsidR="00A376CF">
          <w:rPr>
            <w:rFonts w:ascii="Times New Roman" w:hAnsi="Times New Roman" w:cs="Times New Roman"/>
          </w:rPr>
          <w:t>erceptual features</w:t>
        </w:r>
      </w:ins>
      <w:ins w:id="436" w:author="Benton, Deon" w:date="2026-02-11T16:38:00Z" w16du:dateUtc="2026-02-11T22:38:00Z">
        <w:r w:rsidR="00A376CF">
          <w:rPr>
            <w:rFonts w:ascii="Times New Roman" w:hAnsi="Times New Roman" w:cs="Times New Roman"/>
          </w:rPr>
          <w:t xml:space="preserve"> of a</w:t>
        </w:r>
      </w:ins>
      <w:ins w:id="437"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38" w:author="Benton, Deon" w:date="2026-02-12T13:31:00Z" w16du:dateUtc="2026-02-12T19:31:00Z">
        <w:r w:rsidR="009507E8">
          <w:rPr>
            <w:rFonts w:ascii="Times New Roman" w:hAnsi="Times New Roman" w:cs="Times New Roman"/>
          </w:rPr>
          <w:t xml:space="preserve"> If this association is sufficiently strong</w:t>
        </w:r>
      </w:ins>
      <w:ins w:id="439" w:author="Benton, Deon" w:date="2026-02-12T13:32:00Z" w16du:dateUtc="2026-02-12T19:32:00Z">
        <w:r w:rsidR="00965B05">
          <w:rPr>
            <w:rFonts w:ascii="Times New Roman" w:hAnsi="Times New Roman" w:cs="Times New Roman"/>
          </w:rPr>
          <w:t>, the</w:t>
        </w:r>
      </w:ins>
      <w:ins w:id="440" w:author="Benton, Deon" w:date="2026-02-12T13:33:00Z" w16du:dateUtc="2026-02-12T19:33:00Z">
        <w:r w:rsidR="00965B05">
          <w:rPr>
            <w:rFonts w:ascii="Times New Roman" w:hAnsi="Times New Roman" w:cs="Times New Roman"/>
          </w:rPr>
          <w:t>n</w:t>
        </w:r>
      </w:ins>
      <w:ins w:id="441" w:author="Benton, Deon" w:date="2026-02-12T13:32:00Z" w16du:dateUtc="2026-02-12T19:32:00Z">
        <w:r w:rsidR="00965B05">
          <w:rPr>
            <w:rFonts w:ascii="Times New Roman" w:hAnsi="Times New Roman" w:cs="Times New Roman"/>
          </w:rPr>
          <w:t xml:space="preserve"> presence of one </w:t>
        </w:r>
      </w:ins>
      <w:ins w:id="442" w:author="Benton, Deon" w:date="2026-02-12T13:33:00Z" w16du:dateUtc="2026-02-12T19:33:00Z">
        <w:r w:rsidR="00965B05">
          <w:rPr>
            <w:rFonts w:ascii="Times New Roman" w:hAnsi="Times New Roman" w:cs="Times New Roman"/>
          </w:rPr>
          <w:t>component of the association (e.g., the kinematics of curved motion) should lead to</w:t>
        </w:r>
      </w:ins>
      <w:ins w:id="443" w:author="Benton, Deon" w:date="2026-02-12T13:37:00Z" w16du:dateUtc="2026-02-12T19:37:00Z">
        <w:r w:rsidR="00D6098E">
          <w:rPr>
            <w:rFonts w:ascii="Times New Roman" w:hAnsi="Times New Roman" w:cs="Times New Roman"/>
          </w:rPr>
          <w:t xml:space="preserve"> an</w:t>
        </w:r>
      </w:ins>
      <w:ins w:id="444" w:author="Benton, Deon" w:date="2026-02-12T13:33:00Z" w16du:dateUtc="2026-02-12T19:33:00Z">
        <w:r w:rsidR="00965B05">
          <w:rPr>
            <w:rFonts w:ascii="Times New Roman" w:hAnsi="Times New Roman" w:cs="Times New Roman"/>
          </w:rPr>
          <w:t xml:space="preserve"> expectation of the other component (namely, a barrier).</w:t>
        </w:r>
      </w:ins>
      <w:ins w:id="445" w:author="Benton, Deon" w:date="2026-02-12T13:34:00Z" w16du:dateUtc="2026-02-12T19:34:00Z">
        <w:r w:rsidR="00965B05">
          <w:rPr>
            <w:rFonts w:ascii="Times New Roman" w:hAnsi="Times New Roman" w:cs="Times New Roman"/>
          </w:rPr>
          <w:t xml:space="preserve"> A test event that subsequently meets this </w:t>
        </w:r>
      </w:ins>
      <w:ins w:id="446" w:author="Benton, Deon" w:date="2026-02-12T13:36:00Z" w16du:dateUtc="2026-02-12T19:36:00Z">
        <w:r w:rsidR="006C2D16">
          <w:rPr>
            <w:rFonts w:ascii="Times New Roman" w:hAnsi="Times New Roman" w:cs="Times New Roman"/>
          </w:rPr>
          <w:t>expectation or</w:t>
        </w:r>
      </w:ins>
      <w:ins w:id="447" w:author="Benton, Deon" w:date="2026-02-12T13:35:00Z" w16du:dateUtc="2026-02-12T19:35:00Z">
        <w:r w:rsidR="006C2D16">
          <w:rPr>
            <w:rFonts w:ascii="Times New Roman" w:hAnsi="Times New Roman" w:cs="Times New Roman"/>
          </w:rPr>
          <w:t xml:space="preserve"> aligns with prior </w:t>
        </w:r>
      </w:ins>
      <w:ins w:id="448" w:author="Benton, Deon" w:date="2026-02-12T13:36:00Z" w16du:dateUtc="2026-02-12T19:36:00Z">
        <w:r w:rsidR="006C2D16">
          <w:rPr>
            <w:rFonts w:ascii="Times New Roman" w:hAnsi="Times New Roman" w:cs="Times New Roman"/>
          </w:rPr>
          <w:t xml:space="preserve">real-world </w:t>
        </w:r>
      </w:ins>
      <w:ins w:id="449" w:author="Benton, Deon" w:date="2026-02-12T13:35:00Z" w16du:dateUtc="2026-02-12T19:35:00Z">
        <w:r w:rsidR="006C2D16">
          <w:rPr>
            <w:rFonts w:ascii="Times New Roman" w:hAnsi="Times New Roman" w:cs="Times New Roman"/>
          </w:rPr>
          <w:t xml:space="preserve">experience (e.g., </w:t>
        </w:r>
        <w:r w:rsidR="006C2D16">
          <w:rPr>
            <w:rFonts w:ascii="Times New Roman" w:hAnsi="Times New Roman" w:cs="Times New Roman"/>
          </w:rPr>
          <w:lastRenderedPageBreak/>
          <w:t xml:space="preserve">the new action event in Gergely et al. [1995]) </w:t>
        </w:r>
      </w:ins>
      <w:ins w:id="450" w:author="Benton, Deon" w:date="2026-02-12T13:34:00Z" w16du:dateUtc="2026-02-12T19:34:00Z">
        <w:r w:rsidR="00965B05">
          <w:rPr>
            <w:rFonts w:ascii="Times New Roman" w:hAnsi="Times New Roman" w:cs="Times New Roman"/>
          </w:rPr>
          <w:t xml:space="preserve">should evoke much less looking than one </w:t>
        </w:r>
      </w:ins>
      <w:ins w:id="451" w:author="Benton, Deon" w:date="2026-02-12T13:35:00Z" w16du:dateUtc="2026-02-12T19:35:00Z">
        <w:r w:rsidR="006C2D16">
          <w:rPr>
            <w:rFonts w:ascii="Times New Roman" w:hAnsi="Times New Roman" w:cs="Times New Roman"/>
          </w:rPr>
          <w:t>that violates this expectation</w:t>
        </w:r>
      </w:ins>
      <w:ins w:id="452" w:author="Benton, Deon" w:date="2026-02-12T13:36:00Z" w16du:dateUtc="2026-02-12T19:36:00Z">
        <w:r w:rsidR="006C2D16">
          <w:rPr>
            <w:rFonts w:ascii="Times New Roman" w:hAnsi="Times New Roman" w:cs="Times New Roman"/>
          </w:rPr>
          <w:t xml:space="preserve"> </w:t>
        </w:r>
      </w:ins>
      <w:ins w:id="453" w:author="Benton, Deon" w:date="2026-02-12T13:35:00Z" w16du:dateUtc="2026-02-12T19:35:00Z">
        <w:r w:rsidR="006C2D16">
          <w:rPr>
            <w:rFonts w:ascii="Times New Roman" w:hAnsi="Times New Roman" w:cs="Times New Roman"/>
          </w:rPr>
          <w:t xml:space="preserve">(e.g., the old action event in Gergely et al. </w:t>
        </w:r>
      </w:ins>
      <w:ins w:id="454" w:author="Benton, Deon" w:date="2026-02-12T13:36:00Z" w16du:dateUtc="2026-02-12T19:36:00Z">
        <w:r w:rsidR="006C2D16">
          <w:rPr>
            <w:rFonts w:ascii="Times New Roman" w:hAnsi="Times New Roman" w:cs="Times New Roman"/>
          </w:rPr>
          <w:t>[1995]).</w:t>
        </w:r>
      </w:ins>
      <w:ins w:id="455" w:author="Benton, Deon" w:date="2026-02-12T13:38:00Z" w16du:dateUtc="2026-02-12T19:38:00Z">
        <w:r w:rsidR="00D6098E">
          <w:rPr>
            <w:rFonts w:ascii="Times New Roman" w:hAnsi="Times New Roman" w:cs="Times New Roman"/>
          </w:rPr>
          <w:t xml:space="preserve"> Given that infants in the </w:t>
        </w:r>
      </w:ins>
      <w:ins w:id="456" w:author="Benton, Deon" w:date="2026-02-12T13:39:00Z" w16du:dateUtc="2026-02-12T19:39:00Z">
        <w:r w:rsidR="00D6098E">
          <w:rPr>
            <w:rFonts w:ascii="Times New Roman" w:hAnsi="Times New Roman" w:cs="Times New Roman"/>
          </w:rPr>
          <w:t xml:space="preserve">Control condition </w:t>
        </w:r>
      </w:ins>
      <w:ins w:id="457" w:author="Benton, Deon" w:date="2026-02-12T13:43:00Z" w16du:dateUtc="2026-02-12T19:43:00Z">
        <w:r w:rsidR="00EB7174">
          <w:rPr>
            <w:rFonts w:ascii="Times New Roman" w:hAnsi="Times New Roman" w:cs="Times New Roman"/>
          </w:rPr>
          <w:t>were</w:t>
        </w:r>
      </w:ins>
      <w:ins w:id="458" w:author="Benton, Deon" w:date="2026-02-12T13:39:00Z" w16du:dateUtc="2026-02-12T19:39:00Z">
        <w:r w:rsidR="00B12EBA">
          <w:rPr>
            <w:rFonts w:ascii="Times New Roman" w:hAnsi="Times New Roman" w:cs="Times New Roman"/>
          </w:rPr>
          <w:t xml:space="preserve"> </w:t>
        </w:r>
      </w:ins>
      <w:ins w:id="459" w:author="Benton, Deon" w:date="2026-02-12T13:41:00Z" w16du:dateUtc="2026-02-12T19:41:00Z">
        <w:r w:rsidR="00B12EBA">
          <w:rPr>
            <w:rFonts w:ascii="Times New Roman" w:hAnsi="Times New Roman" w:cs="Times New Roman"/>
          </w:rPr>
          <w:t>also being</w:t>
        </w:r>
      </w:ins>
      <w:ins w:id="460" w:author="Benton, Deon" w:date="2026-02-12T13:39:00Z" w16du:dateUtc="2026-02-12T19:39:00Z">
        <w:r w:rsidR="00B12EBA">
          <w:rPr>
            <w:rFonts w:ascii="Times New Roman" w:hAnsi="Times New Roman" w:cs="Times New Roman"/>
          </w:rPr>
          <w:t xml:space="preserve"> habituated to an event that included curved motion and a barrier, </w:t>
        </w:r>
      </w:ins>
      <w:ins w:id="461" w:author="Benton, Deon" w:date="2026-02-12T14:27:00Z" w16du:dateUtc="2026-02-12T20:27:00Z">
        <w:r w:rsidR="00DF3E6A">
          <w:rPr>
            <w:rFonts w:ascii="Times New Roman" w:hAnsi="Times New Roman" w:cs="Times New Roman"/>
          </w:rPr>
          <w:t>one might expect</w:t>
        </w:r>
      </w:ins>
      <w:ins w:id="462" w:author="Benton, Deon" w:date="2026-02-12T13:43:00Z" w16du:dateUtc="2026-02-12T19:43:00Z">
        <w:r w:rsidR="00D90A05">
          <w:rPr>
            <w:rFonts w:ascii="Times New Roman" w:hAnsi="Times New Roman" w:cs="Times New Roman"/>
          </w:rPr>
          <w:t xml:space="preserve"> </w:t>
        </w:r>
      </w:ins>
      <w:ins w:id="463" w:author="Benton, Deon" w:date="2026-02-12T14:27:00Z" w16du:dateUtc="2026-02-12T20:27:00Z">
        <w:r w:rsidR="00DF3E6A">
          <w:rPr>
            <w:rFonts w:ascii="Times New Roman" w:hAnsi="Times New Roman" w:cs="Times New Roman"/>
          </w:rPr>
          <w:t xml:space="preserve">infants in this condition also to look longer </w:t>
        </w:r>
      </w:ins>
      <w:ins w:id="464" w:author="Benton, Deon" w:date="2026-02-12T13:42:00Z" w16du:dateUtc="2026-02-12T19:42:00Z">
        <w:r w:rsidR="00EB7174">
          <w:rPr>
            <w:rFonts w:ascii="Times New Roman" w:hAnsi="Times New Roman" w:cs="Times New Roman"/>
          </w:rPr>
          <w:t>at the old action test event than at the new one.</w:t>
        </w:r>
      </w:ins>
      <w:ins w:id="465" w:author="Benton, Deon" w:date="2026-02-12T13:44:00Z" w16du:dateUtc="2026-02-12T19:44:00Z">
        <w:r w:rsidR="00D90A05">
          <w:rPr>
            <w:rFonts w:ascii="Times New Roman" w:hAnsi="Times New Roman" w:cs="Times New Roman"/>
          </w:rPr>
          <w:t xml:space="preserve"> </w:t>
        </w:r>
      </w:ins>
      <w:ins w:id="466" w:author="Benton, Deon" w:date="2026-02-12T14:27:00Z" w16du:dateUtc="2026-02-12T20:27:00Z">
        <w:r w:rsidR="00DF3E6A">
          <w:rPr>
            <w:rFonts w:ascii="Times New Roman" w:hAnsi="Times New Roman" w:cs="Times New Roman"/>
          </w:rPr>
          <w:t xml:space="preserve">However, </w:t>
        </w:r>
      </w:ins>
      <w:ins w:id="467" w:author="Benton, Deon" w:date="2026-02-12T14:28:00Z" w16du:dateUtc="2026-02-12T20:28:00Z">
        <w:r w:rsidR="0003467C">
          <w:rPr>
            <w:rFonts w:ascii="Times New Roman" w:hAnsi="Times New Roman" w:cs="Times New Roman"/>
          </w:rPr>
          <w:t>s</w:t>
        </w:r>
      </w:ins>
      <w:ins w:id="468" w:author="Benton, Deon" w:date="2026-02-12T13:44:00Z" w16du:dateUtc="2026-02-12T19:44:00Z">
        <w:r w:rsidR="00D90A05">
          <w:rPr>
            <w:rFonts w:ascii="Times New Roman" w:hAnsi="Times New Roman" w:cs="Times New Roman"/>
          </w:rPr>
          <w:t xml:space="preserve">uch a prediction would </w:t>
        </w:r>
      </w:ins>
      <w:ins w:id="469" w:author="Benton, Deon" w:date="2026-02-12T14:28:00Z" w16du:dateUtc="2026-02-12T20:28:00Z">
        <w:r w:rsidR="0003467C">
          <w:rPr>
            <w:rFonts w:ascii="Times New Roman" w:hAnsi="Times New Roman" w:cs="Times New Roman"/>
          </w:rPr>
          <w:t>conflict with the</w:t>
        </w:r>
      </w:ins>
      <w:ins w:id="470" w:author="Benton, Deon" w:date="2026-02-12T13:44:00Z" w16du:dateUtc="2026-02-12T19:44:00Z">
        <w:r w:rsidR="00D90A05">
          <w:rPr>
            <w:rFonts w:ascii="Times New Roman" w:hAnsi="Times New Roman" w:cs="Times New Roman"/>
          </w:rPr>
          <w:t xml:space="preserve"> observed data. </w:t>
        </w:r>
      </w:ins>
      <w:ins w:id="471" w:author="Benton, Deon" w:date="2026-02-12T14:28:00Z" w16du:dateUtc="2026-02-12T20:28:00Z">
        <w:r w:rsidR="0003467C">
          <w:rPr>
            <w:rFonts w:ascii="Times New Roman" w:hAnsi="Times New Roman" w:cs="Times New Roman"/>
          </w:rPr>
          <w:t>It will be recalled that</w:t>
        </w:r>
      </w:ins>
      <w:ins w:id="472" w:author="Benton, Deon" w:date="2026-02-12T13:44:00Z" w16du:dateUtc="2026-02-12T19:44:00Z">
        <w:r w:rsidR="00D90A05">
          <w:rPr>
            <w:rFonts w:ascii="Times New Roman" w:hAnsi="Times New Roman" w:cs="Times New Roman"/>
          </w:rPr>
          <w:t xml:space="preserve"> infants in </w:t>
        </w:r>
      </w:ins>
      <w:ins w:id="473" w:author="Benton, Deon" w:date="2026-02-12T14:28:00Z" w16du:dateUtc="2026-02-12T20:28:00Z">
        <w:r w:rsidR="0003467C">
          <w:rPr>
            <w:rFonts w:ascii="Times New Roman" w:hAnsi="Times New Roman" w:cs="Times New Roman"/>
          </w:rPr>
          <w:t>the Control condition</w:t>
        </w:r>
      </w:ins>
      <w:ins w:id="474" w:author="Benton, Deon" w:date="2026-02-12T13:44:00Z" w16du:dateUtc="2026-02-12T19:44:00Z">
        <w:r w:rsidR="00D90A05">
          <w:rPr>
            <w:rFonts w:ascii="Times New Roman" w:hAnsi="Times New Roman" w:cs="Times New Roman"/>
          </w:rPr>
          <w:t xml:space="preserve"> looked equally long at both test events. </w:t>
        </w:r>
      </w:ins>
    </w:p>
    <w:p w14:paraId="7AC9BDD3" w14:textId="2A1BE1DA" w:rsidR="00F10AA5" w:rsidRDefault="00244267" w:rsidP="00244267">
      <w:pPr>
        <w:spacing w:line="480" w:lineRule="auto"/>
        <w:ind w:firstLine="720"/>
        <w:contextualSpacing/>
        <w:rPr>
          <w:ins w:id="475" w:author="Benton, Deon" w:date="2026-02-12T13:58:00Z" w16du:dateUtc="2026-02-12T19:58:00Z"/>
          <w:rFonts w:ascii="Times New Roman" w:hAnsi="Times New Roman" w:cs="Times New Roman"/>
        </w:rPr>
      </w:pPr>
      <w:ins w:id="476" w:author="Benton, Deon" w:date="2026-02-12T13:45:00Z" w16du:dateUtc="2026-02-12T19:45:00Z">
        <w:r>
          <w:rPr>
            <w:rFonts w:ascii="Times New Roman" w:hAnsi="Times New Roman" w:cs="Times New Roman"/>
          </w:rPr>
          <w:t xml:space="preserve">Although it is true that infants </w:t>
        </w:r>
      </w:ins>
      <w:ins w:id="477" w:author="Benton, Deon" w:date="2026-02-12T13:48:00Z" w16du:dateUtc="2026-02-12T19:48:00Z">
        <w:r w:rsidR="00F45A64">
          <w:rPr>
            <w:rFonts w:ascii="Times New Roman" w:hAnsi="Times New Roman" w:cs="Times New Roman"/>
          </w:rPr>
          <w:t>in both conditions saw curved motion and a barrier during habituation</w:t>
        </w:r>
      </w:ins>
      <w:ins w:id="478" w:author="Benton, Deon" w:date="2026-02-12T13:45:00Z" w16du:dateUtc="2026-02-12T19:45:00Z">
        <w:r>
          <w:rPr>
            <w:rFonts w:ascii="Times New Roman" w:hAnsi="Times New Roman" w:cs="Times New Roman"/>
          </w:rPr>
          <w:t>, a key difference between</w:t>
        </w:r>
      </w:ins>
      <w:ins w:id="479" w:author="Benton, Deon" w:date="2026-02-12T13:48:00Z" w16du:dateUtc="2026-02-12T19:48:00Z">
        <w:r w:rsidR="00F45A64">
          <w:rPr>
            <w:rFonts w:ascii="Times New Roman" w:hAnsi="Times New Roman" w:cs="Times New Roman"/>
          </w:rPr>
          <w:t xml:space="preserve"> the habituation experiences of infants in</w:t>
        </w:r>
      </w:ins>
      <w:ins w:id="480"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81" w:author="Benton, Deon" w:date="2026-02-12T13:46:00Z" w16du:dateUtc="2026-02-12T19:46:00Z">
        <w:r>
          <w:rPr>
            <w:rFonts w:ascii="Times New Roman" w:hAnsi="Times New Roman" w:cs="Times New Roman"/>
          </w:rPr>
          <w:t>ondition, whereas</w:t>
        </w:r>
      </w:ins>
      <w:ins w:id="482" w:author="Benton, Deon" w:date="2026-02-12T13:49:00Z" w16du:dateUtc="2026-02-12T19:49:00Z">
        <w:r w:rsidR="00F45A64">
          <w:rPr>
            <w:rFonts w:ascii="Times New Roman" w:hAnsi="Times New Roman" w:cs="Times New Roman"/>
          </w:rPr>
          <w:t xml:space="preserve"> it occurred some distance to the side of the barrier</w:t>
        </w:r>
      </w:ins>
      <w:ins w:id="483" w:author="Benton, Deon" w:date="2026-02-12T13:46:00Z" w16du:dateUtc="2026-02-12T19:46:00Z">
        <w:r>
          <w:rPr>
            <w:rFonts w:ascii="Times New Roman" w:hAnsi="Times New Roman" w:cs="Times New Roman"/>
          </w:rPr>
          <w:t xml:space="preserve"> in the Control condition. A corollary of this is that</w:t>
        </w:r>
      </w:ins>
      <w:del w:id="484" w:author="Benton, Deon" w:date="2026-02-12T13:46:00Z" w16du:dateUtc="2026-02-12T19:46:00Z">
        <w:r w:rsidR="00524642" w:rsidDel="00244267">
          <w:rPr>
            <w:rFonts w:ascii="Times New Roman" w:hAnsi="Times New Roman" w:cs="Times New Roman"/>
          </w:rPr>
          <w:delText xml:space="preserve"> </w:delText>
        </w:r>
      </w:del>
      <w:ins w:id="485" w:author="Benton, Deon" w:date="2026-02-12T13:46:00Z" w16du:dateUtc="2026-02-12T19:46:00Z">
        <w:r>
          <w:rPr>
            <w:rFonts w:ascii="Times New Roman" w:hAnsi="Times New Roman" w:cs="Times New Roman"/>
          </w:rPr>
          <w:t xml:space="preserve"> </w:t>
        </w:r>
      </w:ins>
      <w:ins w:id="486"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487" w:author="Benton, Deon" w:date="2026-02-12T13:48:00Z" w16du:dateUtc="2026-02-12T19:48:00Z">
        <w:r w:rsidR="00F45A64">
          <w:rPr>
            <w:rFonts w:ascii="Times New Roman" w:hAnsi="Times New Roman" w:cs="Times New Roman"/>
          </w:rPr>
          <w:t xml:space="preserve"> stronger when the curved motion</w:t>
        </w:r>
      </w:ins>
      <w:r w:rsidR="00524642" w:rsidRPr="007D7F06">
        <w:rPr>
          <w:rFonts w:ascii="Times New Roman" w:hAnsi="Times New Roman" w:cs="Times New Roman"/>
        </w:rPr>
        <w:t xml:space="preserve"> occurs over rather than beside the barrier. </w:t>
      </w:r>
      <w:ins w:id="488"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489"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490" w:author="Benton, Deon" w:date="2026-02-12T13:50:00Z" w16du:dateUtc="2026-02-12T19:50:00Z">
        <w:r w:rsidR="00037ED7" w:rsidDel="00A23E8A">
          <w:rPr>
            <w:rFonts w:ascii="Times New Roman" w:hAnsi="Times New Roman" w:cs="Times New Roman"/>
          </w:rPr>
          <w:delText xml:space="preserve"> </w:delText>
        </w:r>
      </w:del>
      <w:ins w:id="491"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492" w:author="Benton, Deon" w:date="2026-02-12T13:59:00Z" w16du:dateUtc="2026-02-12T19:59:00Z">
        <w:r w:rsidR="00F10AA5">
          <w:rPr>
            <w:rFonts w:ascii="Times New Roman" w:hAnsi="Times New Roman" w:cs="Times New Roman"/>
          </w:rPr>
          <w:t>the</w:t>
        </w:r>
      </w:ins>
      <w:ins w:id="493" w:author="Benton, Deon" w:date="2026-02-12T14:23:00Z" w16du:dateUtc="2026-02-12T20:23:00Z">
        <w:r w:rsidR="002C4F63">
          <w:rPr>
            <w:rFonts w:ascii="Times New Roman" w:hAnsi="Times New Roman" w:cs="Times New Roman"/>
          </w:rPr>
          <w:t xml:space="preserve"> </w:t>
        </w:r>
      </w:ins>
      <w:ins w:id="494" w:author="Benton, Deon" w:date="2026-02-12T14:24:00Z" w16du:dateUtc="2026-02-12T20:24:00Z">
        <w:r w:rsidR="002C4F63">
          <w:rPr>
            <w:rFonts w:ascii="Times New Roman" w:hAnsi="Times New Roman" w:cs="Times New Roman"/>
          </w:rPr>
          <w:t>intrinsic</w:t>
        </w:r>
      </w:ins>
      <w:ins w:id="495" w:author="Benton, Deon" w:date="2026-02-12T13:59:00Z" w16du:dateUtc="2026-02-12T19:59:00Z">
        <w:r w:rsidR="00F10AA5">
          <w:rPr>
            <w:rFonts w:ascii="Times New Roman" w:hAnsi="Times New Roman" w:cs="Times New Roman"/>
          </w:rPr>
          <w:t xml:space="preserve"> </w:t>
        </w:r>
      </w:ins>
      <w:ins w:id="496" w:author="Benton, Deon" w:date="2026-02-12T14:19:00Z" w16du:dateUtc="2026-02-12T20:19:00Z">
        <w:r w:rsidR="00345E3E">
          <w:rPr>
            <w:rFonts w:ascii="Times New Roman" w:hAnsi="Times New Roman" w:cs="Times New Roman"/>
          </w:rPr>
          <w:t>attention-grabbing</w:t>
        </w:r>
      </w:ins>
      <w:ins w:id="497" w:author="Benton, Deon" w:date="2026-02-12T14:16:00Z" w16du:dateUtc="2026-02-12T20:16:00Z">
        <w:r w:rsidR="00455D04">
          <w:rPr>
            <w:rFonts w:ascii="Times New Roman" w:hAnsi="Times New Roman" w:cs="Times New Roman"/>
          </w:rPr>
          <w:t xml:space="preserve"> nature of</w:t>
        </w:r>
      </w:ins>
      <w:ins w:id="498" w:author="Benton, Deon" w:date="2026-02-12T14:18:00Z" w16du:dateUtc="2026-02-12T20:18:00Z">
        <w:r w:rsidR="00345E3E">
          <w:rPr>
            <w:rFonts w:ascii="Times New Roman" w:hAnsi="Times New Roman" w:cs="Times New Roman"/>
          </w:rPr>
          <w:t xml:space="preserve"> the</w:t>
        </w:r>
      </w:ins>
      <w:ins w:id="499" w:author="Benton, Deon" w:date="2026-02-12T14:22:00Z" w16du:dateUtc="2026-02-12T20:22:00Z">
        <w:r w:rsidR="00AD68D7">
          <w:rPr>
            <w:rFonts w:ascii="Times New Roman" w:hAnsi="Times New Roman" w:cs="Times New Roman"/>
          </w:rPr>
          <w:t xml:space="preserve"> curved</w:t>
        </w:r>
      </w:ins>
      <w:ins w:id="500" w:author="Benton, Deon" w:date="2026-02-12T14:18:00Z" w16du:dateUtc="2026-02-12T20:18:00Z">
        <w:r w:rsidR="00345E3E">
          <w:rPr>
            <w:rFonts w:ascii="Times New Roman" w:hAnsi="Times New Roman" w:cs="Times New Roman"/>
          </w:rPr>
          <w:t xml:space="preserve"> </w:t>
        </w:r>
      </w:ins>
      <w:ins w:id="501" w:author="Benton, Deon" w:date="2026-02-12T14:01:00Z" w16du:dateUtc="2026-02-12T20:01:00Z">
        <w:r w:rsidR="00291A4B">
          <w:rPr>
            <w:rFonts w:ascii="Times New Roman" w:hAnsi="Times New Roman" w:cs="Times New Roman"/>
          </w:rPr>
          <w:t>motion</w:t>
        </w:r>
      </w:ins>
      <w:ins w:id="502" w:author="Benton, Deon" w:date="2026-02-12T14:20:00Z" w16du:dateUtc="2026-02-12T20:20:00Z">
        <w:r w:rsidR="00345E3E">
          <w:rPr>
            <w:rFonts w:ascii="Times New Roman" w:hAnsi="Times New Roman" w:cs="Times New Roman"/>
          </w:rPr>
          <w:t xml:space="preserve"> (e.g., Slater</w:t>
        </w:r>
      </w:ins>
      <w:ins w:id="503" w:author="Benton, Deon" w:date="2026-02-12T14:22:00Z" w16du:dateUtc="2026-02-12T20:22:00Z">
        <w:r w:rsidR="00AD68D7">
          <w:rPr>
            <w:rFonts w:ascii="Times New Roman" w:hAnsi="Times New Roman" w:cs="Times New Roman"/>
          </w:rPr>
          <w:t xml:space="preserve"> et al., 1985) </w:t>
        </w:r>
      </w:ins>
      <w:ins w:id="504" w:author="Benton, Deon" w:date="2026-02-12T14:16:00Z" w16du:dateUtc="2026-02-12T20:16:00Z">
        <w:r w:rsidR="00455D04">
          <w:rPr>
            <w:rFonts w:ascii="Times New Roman" w:hAnsi="Times New Roman" w:cs="Times New Roman"/>
          </w:rPr>
          <w:t>may</w:t>
        </w:r>
      </w:ins>
      <w:ins w:id="505" w:author="Benton, Deon" w:date="2026-02-12T14:18:00Z" w16du:dateUtc="2026-02-12T20:18:00Z">
        <w:r w:rsidR="00345E3E">
          <w:rPr>
            <w:rFonts w:ascii="Times New Roman" w:hAnsi="Times New Roman" w:cs="Times New Roman"/>
          </w:rPr>
          <w:t xml:space="preserve"> </w:t>
        </w:r>
      </w:ins>
      <w:ins w:id="506" w:author="Benton, Deon" w:date="2026-02-12T14:22:00Z" w16du:dateUtc="2026-02-12T20:22:00Z">
        <w:r w:rsidR="00AD68D7">
          <w:rPr>
            <w:rFonts w:ascii="Times New Roman" w:hAnsi="Times New Roman" w:cs="Times New Roman"/>
          </w:rPr>
          <w:t xml:space="preserve">easily </w:t>
        </w:r>
      </w:ins>
      <w:ins w:id="507" w:author="Benton, Deon" w:date="2026-02-12T14:18:00Z" w16du:dateUtc="2026-02-12T20:18:00Z">
        <w:r w:rsidR="00345E3E">
          <w:rPr>
            <w:rFonts w:ascii="Times New Roman" w:hAnsi="Times New Roman" w:cs="Times New Roman"/>
          </w:rPr>
          <w:t>ext</w:t>
        </w:r>
      </w:ins>
      <w:ins w:id="508" w:author="Benton, Deon" w:date="2026-02-12T14:19:00Z" w16du:dateUtc="2026-02-12T20:19:00Z">
        <w:r w:rsidR="00345E3E">
          <w:rPr>
            <w:rFonts w:ascii="Times New Roman" w:hAnsi="Times New Roman" w:cs="Times New Roman"/>
          </w:rPr>
          <w:t xml:space="preserve">end to </w:t>
        </w:r>
      </w:ins>
      <w:ins w:id="509" w:author="Benton, Deon" w:date="2026-02-12T14:23:00Z" w16du:dateUtc="2026-02-12T20:23:00Z">
        <w:r w:rsidR="00AD68D7">
          <w:rPr>
            <w:rFonts w:ascii="Times New Roman" w:hAnsi="Times New Roman" w:cs="Times New Roman"/>
          </w:rPr>
          <w:t xml:space="preserve">and thereby boost the salience of </w:t>
        </w:r>
      </w:ins>
      <w:ins w:id="510" w:author="Benton, Deon" w:date="2026-02-12T14:19:00Z" w16du:dateUtc="2026-02-12T20:19:00Z">
        <w:r w:rsidR="00345E3E">
          <w:rPr>
            <w:rFonts w:ascii="Times New Roman" w:hAnsi="Times New Roman" w:cs="Times New Roman"/>
          </w:rPr>
          <w:t>the barrier beneath it.</w:t>
        </w:r>
      </w:ins>
      <w:ins w:id="511" w:author="Benton, Deon" w:date="2026-02-12T14:16:00Z" w16du:dateUtc="2026-02-12T20:16:00Z">
        <w:r w:rsidR="00455D04">
          <w:rPr>
            <w:rFonts w:ascii="Times New Roman" w:hAnsi="Times New Roman" w:cs="Times New Roman"/>
          </w:rPr>
          <w:t xml:space="preserve"> </w:t>
        </w:r>
      </w:ins>
      <w:ins w:id="512" w:author="Benton, Deon" w:date="2026-02-12T14:19:00Z" w16du:dateUtc="2026-02-12T20:19:00Z">
        <w:r w:rsidR="00345E3E">
          <w:rPr>
            <w:rFonts w:ascii="Times New Roman" w:hAnsi="Times New Roman" w:cs="Times New Roman"/>
          </w:rPr>
          <w:t>Such a boost</w:t>
        </w:r>
      </w:ins>
      <w:ins w:id="513" w:author="Benton, Deon" w:date="2026-02-12T14:18:00Z" w16du:dateUtc="2026-02-12T20:18:00Z">
        <w:r w:rsidR="00455D04">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 xml:space="preserve">may increase the </w:t>
        </w:r>
      </w:ins>
      <w:ins w:id="515" w:author="Benton, Deon" w:date="2026-02-12T14:18:00Z" w16du:dateUtc="2026-02-12T20:18:00Z">
        <w:r w:rsidR="00455D04">
          <w:rPr>
            <w:rFonts w:ascii="Times New Roman" w:hAnsi="Times New Roman" w:cs="Times New Roman"/>
          </w:rPr>
          <w:t>likelihood that infants</w:t>
        </w:r>
      </w:ins>
      <w:ins w:id="516" w:author="Benton, Deon" w:date="2026-02-12T14:19:00Z" w16du:dateUtc="2026-02-12T20:19:00Z">
        <w:r w:rsidR="00345E3E">
          <w:rPr>
            <w:rFonts w:ascii="Times New Roman" w:hAnsi="Times New Roman" w:cs="Times New Roman"/>
          </w:rPr>
          <w:t xml:space="preserve"> both notice and encode the barrier.</w:t>
        </w:r>
      </w:ins>
      <w:del w:id="517"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18"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19" w:author="Benton, Deon" w:date="2026-02-12T13:53:00Z" w16du:dateUtc="2026-02-12T19:53:00Z">
        <w:r w:rsidR="00C1546E">
          <w:rPr>
            <w:rFonts w:ascii="Times New Roman" w:hAnsi="Times New Roman" w:cs="Times New Roman"/>
          </w:rPr>
          <w:t>Establishing an association</w:t>
        </w:r>
      </w:ins>
      <w:ins w:id="52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21"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22" w:author="Benton, Deon" w:date="2026-02-12T13:53:00Z" w16du:dateUtc="2026-02-12T19:53:00Z">
        <w:r w:rsidR="00C1546E">
          <w:rPr>
            <w:rFonts w:ascii="Times New Roman" w:hAnsi="Times New Roman" w:cs="Times New Roman"/>
          </w:rPr>
          <w:t xml:space="preserve"> </w:t>
        </w:r>
      </w:ins>
      <w:ins w:id="523" w:author="Benton, Deon" w:date="2026-02-12T13:55:00Z" w16du:dateUtc="2026-02-12T19:55:00Z">
        <w:r w:rsidR="00487841">
          <w:rPr>
            <w:rFonts w:ascii="Times New Roman" w:hAnsi="Times New Roman" w:cs="Times New Roman"/>
          </w:rPr>
          <w:t xml:space="preserve">would </w:t>
        </w:r>
      </w:ins>
      <w:ins w:id="524" w:author="Benton, Deon" w:date="2026-02-12T13:53:00Z" w16du:dateUtc="2026-02-12T19:53:00Z">
        <w:r w:rsidR="00C1546E">
          <w:rPr>
            <w:rFonts w:ascii="Times New Roman" w:hAnsi="Times New Roman" w:cs="Times New Roman"/>
          </w:rPr>
          <w:t>entail i</w:t>
        </w:r>
      </w:ins>
      <w:ins w:id="525"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26"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w:t>
      </w:r>
      <w:r w:rsidR="00105D7B">
        <w:rPr>
          <w:rFonts w:ascii="Times New Roman" w:hAnsi="Times New Roman" w:cs="Times New Roman"/>
        </w:rPr>
        <w:lastRenderedPageBreak/>
        <w:t xml:space="preserve">the </w:t>
      </w:r>
      <w:ins w:id="527"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28"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29" w:author="Benton, Deon" w:date="2026-02-12T13:55:00Z" w16du:dateUtc="2026-02-12T19:55:00Z">
        <w:r w:rsidR="004F3228">
          <w:rPr>
            <w:rFonts w:ascii="Times New Roman" w:hAnsi="Times New Roman" w:cs="Times New Roman"/>
          </w:rPr>
          <w:t>gaze</w:t>
        </w:r>
        <w:r w:rsidR="004F3228">
          <w:rPr>
            <w:rFonts w:ascii="Times New Roman" w:hAnsi="Times New Roman" w:cs="Times New Roman"/>
          </w:rPr>
          <w:t xml:space="preserve"> </w:t>
        </w:r>
      </w:ins>
      <w:ins w:id="530" w:author="Benton, Deon" w:date="2026-02-11T16:39:00Z" w16du:dateUtc="2026-02-11T22:39:00Z">
        <w:r w:rsidR="00B86AE9">
          <w:rPr>
            <w:rFonts w:ascii="Times New Roman" w:hAnsi="Times New Roman" w:cs="Times New Roman"/>
          </w:rPr>
          <w:t>between the curved motion and barrier</w:t>
        </w:r>
      </w:ins>
      <w:ins w:id="531" w:author="Benton, Deon" w:date="2026-02-11T16:42:00Z" w16du:dateUtc="2026-02-11T22:42:00Z">
        <w:r w:rsidR="005D6AE0">
          <w:rPr>
            <w:rFonts w:ascii="Times New Roman" w:hAnsi="Times New Roman" w:cs="Times New Roman"/>
          </w:rPr>
          <w:t xml:space="preserve"> </w:t>
        </w:r>
      </w:ins>
      <w:ins w:id="532" w:author="Benton, Deon" w:date="2026-02-11T16:43:00Z" w16du:dateUtc="2026-02-11T22:43:00Z">
        <w:r w:rsidR="00077880">
          <w:rPr>
            <w:rFonts w:ascii="Times New Roman" w:hAnsi="Times New Roman" w:cs="Times New Roman"/>
          </w:rPr>
          <w:t xml:space="preserve">in order </w:t>
        </w:r>
      </w:ins>
      <w:ins w:id="533"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34"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35" w:author="Benton, Deon" w:date="2026-02-12T13:57:00Z" w16du:dateUtc="2026-02-12T19:57:00Z">
        <w:r w:rsidR="00722EFF">
          <w:rPr>
            <w:rFonts w:ascii="Times New Roman" w:hAnsi="Times New Roman" w:cs="Times New Roman"/>
          </w:rPr>
          <w:t xml:space="preserve"> (i.e., it is </w:t>
        </w:r>
      </w:ins>
      <w:ins w:id="536" w:author="Benton, Deon" w:date="2026-02-12T14:25:00Z" w16du:dateUtc="2026-02-12T20:25:00Z">
        <w:r w:rsidR="00DF3E6A">
          <w:rPr>
            <w:rFonts w:ascii="Times New Roman" w:hAnsi="Times New Roman" w:cs="Times New Roman"/>
          </w:rPr>
          <w:t>more difficult for the salience of the motion to extent to the barrier</w:t>
        </w:r>
      </w:ins>
      <w:ins w:id="537"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38"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39" w:author="Benton, Deon" w:date="2026-02-12T13:56:00Z" w16du:dateUtc="2026-02-12T19:56:00Z">
        <w:r w:rsidR="00722EFF">
          <w:rPr>
            <w:rFonts w:ascii="Times New Roman" w:hAnsi="Times New Roman" w:cs="Times New Roman"/>
          </w:rPr>
          <w:t xml:space="preserve"> and because</w:t>
        </w:r>
      </w:ins>
      <w:ins w:id="540"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41"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42" w:author="Benton, Deon" w:date="2026-02-12T15:31:00Z" w16du:dateUtc="2026-02-12T21:31:00Z"/>
          <w:rFonts w:ascii="Times New Roman" w:hAnsi="Times New Roman" w:cs="Times New Roman"/>
        </w:rPr>
      </w:pPr>
      <w:ins w:id="543" w:author="Benton, Deon" w:date="2026-02-12T14:32:00Z" w16du:dateUtc="2026-02-12T20:32:00Z">
        <w:r>
          <w:rPr>
            <w:rFonts w:ascii="Times New Roman" w:hAnsi="Times New Roman" w:cs="Times New Roman"/>
          </w:rPr>
          <w:t>These two factors—</w:t>
        </w:r>
      </w:ins>
      <w:ins w:id="544" w:author="Benton, Deon" w:date="2026-02-12T14:37:00Z" w16du:dateUtc="2026-02-12T20:37:00Z">
        <w:r w:rsidR="00570519">
          <w:rPr>
            <w:rFonts w:ascii="Times New Roman" w:hAnsi="Times New Roman" w:cs="Times New Roman"/>
          </w:rPr>
          <w:t xml:space="preserve">that is, </w:t>
        </w:r>
      </w:ins>
      <w:ins w:id="545" w:author="Benton, Deon" w:date="2026-02-12T14:32:00Z" w16du:dateUtc="2026-02-12T20:32:00Z">
        <w:r>
          <w:rPr>
            <w:rFonts w:ascii="Times New Roman" w:hAnsi="Times New Roman" w:cs="Times New Roman"/>
          </w:rPr>
          <w:t xml:space="preserve">online associative learning together </w:t>
        </w:r>
      </w:ins>
      <w:ins w:id="546" w:author="Benton, Deon" w:date="2026-02-12T14:38:00Z" w16du:dateUtc="2026-02-12T20:38:00Z">
        <w:r w:rsidR="00570519">
          <w:rPr>
            <w:rFonts w:ascii="Times New Roman" w:hAnsi="Times New Roman" w:cs="Times New Roman"/>
          </w:rPr>
          <w:t xml:space="preserve">with </w:t>
        </w:r>
      </w:ins>
      <w:ins w:id="547" w:author="Benton, Deon" w:date="2026-02-12T14:47:00Z" w16du:dateUtc="2026-02-12T20:47:00Z">
        <w:r w:rsidR="00AD265E">
          <w:rPr>
            <w:rFonts w:ascii="Times New Roman" w:hAnsi="Times New Roman" w:cs="Times New Roman"/>
          </w:rPr>
          <w:t>barrier sal</w:t>
        </w:r>
      </w:ins>
      <w:ins w:id="548" w:author="Benton, Deon" w:date="2026-02-12T14:48:00Z" w16du:dateUtc="2026-02-12T20:48:00Z">
        <w:r w:rsidR="00AD265E">
          <w:rPr>
            <w:rFonts w:ascii="Times New Roman" w:hAnsi="Times New Roman" w:cs="Times New Roman"/>
          </w:rPr>
          <w:t>ience</w:t>
        </w:r>
      </w:ins>
      <w:ins w:id="549" w:author="Benton, Deon" w:date="2026-02-12T14:33:00Z" w16du:dateUtc="2026-02-12T20:33:00Z">
        <w:r w:rsidR="000A276E">
          <w:rPr>
            <w:rFonts w:ascii="Times New Roman" w:hAnsi="Times New Roman" w:cs="Times New Roman"/>
          </w:rPr>
          <w:t>—can explain why</w:t>
        </w:r>
      </w:ins>
      <w:ins w:id="550"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51" w:author="Benton, Deon" w:date="2026-02-12T14:33:00Z" w16du:dateUtc="2026-02-12T20:33:00Z">
        <w:r w:rsidR="000A276E">
          <w:rPr>
            <w:rFonts w:ascii="Times New Roman" w:hAnsi="Times New Roman" w:cs="Times New Roman"/>
          </w:rPr>
          <w:t xml:space="preserve">, despite the fact that both </w:t>
        </w:r>
      </w:ins>
      <w:ins w:id="552" w:author="Benton, Deon" w:date="2026-02-12T14:46:00Z" w16du:dateUtc="2026-02-12T20:46:00Z">
        <w:r w:rsidR="0017525B">
          <w:rPr>
            <w:rFonts w:ascii="Times New Roman" w:hAnsi="Times New Roman" w:cs="Times New Roman"/>
          </w:rPr>
          <w:t xml:space="preserve">groups </w:t>
        </w:r>
      </w:ins>
      <w:ins w:id="553" w:author="Benton, Deon" w:date="2026-02-12T14:33:00Z" w16du:dateUtc="2026-02-12T20:33:00Z">
        <w:r w:rsidR="000A276E">
          <w:rPr>
            <w:rFonts w:ascii="Times New Roman" w:hAnsi="Times New Roman" w:cs="Times New Roman"/>
          </w:rPr>
          <w:t xml:space="preserve">saw </w:t>
        </w:r>
      </w:ins>
      <w:ins w:id="554" w:author="Benton, Deon" w:date="2026-02-12T14:34:00Z" w16du:dateUtc="2026-02-12T20:34:00Z">
        <w:r w:rsidR="000A276E">
          <w:rPr>
            <w:rFonts w:ascii="Times New Roman" w:hAnsi="Times New Roman" w:cs="Times New Roman"/>
          </w:rPr>
          <w:t xml:space="preserve">a barrier and curved motion during habituation. </w:t>
        </w:r>
      </w:ins>
      <w:ins w:id="555" w:author="Benton, Deon" w:date="2026-02-12T14:48:00Z" w16du:dateUtc="2026-02-12T20:48:00Z">
        <w:r w:rsidR="00AD265E">
          <w:rPr>
            <w:rFonts w:ascii="Times New Roman" w:hAnsi="Times New Roman" w:cs="Times New Roman"/>
          </w:rPr>
          <w:t xml:space="preserve">For example, </w:t>
        </w:r>
      </w:ins>
      <w:ins w:id="556" w:author="Benton, Deon" w:date="2026-02-12T14:51:00Z" w16du:dateUtc="2026-02-12T20:51:00Z">
        <w:r w:rsidR="001F61B4">
          <w:rPr>
            <w:rFonts w:ascii="Times New Roman" w:hAnsi="Times New Roman" w:cs="Times New Roman"/>
          </w:rPr>
          <w:t>infants in the</w:t>
        </w:r>
      </w:ins>
      <w:ins w:id="557" w:author="Benton, Deon" w:date="2026-02-12T14:48:00Z" w16du:dateUtc="2026-02-12T20:48:00Z">
        <w:r w:rsidR="00AD265E">
          <w:rPr>
            <w:rFonts w:ascii="Times New Roman" w:hAnsi="Times New Roman" w:cs="Times New Roman"/>
          </w:rPr>
          <w:t xml:space="preserve"> Experimental condition </w:t>
        </w:r>
      </w:ins>
      <w:ins w:id="558" w:author="Benton, Deon" w:date="2026-02-12T14:51:00Z" w16du:dateUtc="2026-02-12T20:51:00Z">
        <w:r w:rsidR="001F61B4">
          <w:rPr>
            <w:rFonts w:ascii="Times New Roman" w:hAnsi="Times New Roman" w:cs="Times New Roman"/>
          </w:rPr>
          <w:t>were able to form a robust association between the curved</w:t>
        </w:r>
      </w:ins>
      <w:ins w:id="559"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60" w:author="Benton, Deon" w:date="2026-02-12T14:54:00Z" w16du:dateUtc="2026-02-12T20:54:00Z">
        <w:r w:rsidR="00F61DB4">
          <w:rPr>
            <w:rFonts w:ascii="Times New Roman" w:hAnsi="Times New Roman" w:cs="Times New Roman"/>
          </w:rPr>
          <w:t>salience</w:t>
        </w:r>
      </w:ins>
      <w:ins w:id="561" w:author="Benton, Deon" w:date="2026-02-12T14:53:00Z" w16du:dateUtc="2026-02-12T20:53:00Z">
        <w:r w:rsidR="00F61DB4">
          <w:rPr>
            <w:rFonts w:ascii="Times New Roman" w:hAnsi="Times New Roman" w:cs="Times New Roman"/>
          </w:rPr>
          <w:t xml:space="preserve"> of the </w:t>
        </w:r>
      </w:ins>
      <w:ins w:id="562" w:author="Benton, Deon" w:date="2026-02-12T14:52:00Z" w16du:dateUtc="2026-02-12T20:52:00Z">
        <w:r w:rsidR="00F61DB4">
          <w:rPr>
            <w:rFonts w:ascii="Times New Roman" w:hAnsi="Times New Roman" w:cs="Times New Roman"/>
          </w:rPr>
          <w:t xml:space="preserve">barrier </w:t>
        </w:r>
      </w:ins>
      <w:ins w:id="563" w:author="Benton, Deon" w:date="2026-02-12T14:53:00Z" w16du:dateUtc="2026-02-12T20:53:00Z">
        <w:r w:rsidR="00F61DB4">
          <w:rPr>
            <w:rFonts w:ascii="Times New Roman" w:hAnsi="Times New Roman" w:cs="Times New Roman"/>
          </w:rPr>
          <w:t>was boosted due to the fact that it and the c</w:t>
        </w:r>
      </w:ins>
      <w:ins w:id="564" w:author="Benton, Deon" w:date="2026-02-12T14:49:00Z" w16du:dateUtc="2026-02-12T20:49:00Z">
        <w:r w:rsidR="001F61B4">
          <w:rPr>
            <w:rFonts w:ascii="Times New Roman" w:hAnsi="Times New Roman" w:cs="Times New Roman"/>
          </w:rPr>
          <w:t>urved motion were located in the same region of the vis</w:t>
        </w:r>
      </w:ins>
      <w:ins w:id="565" w:author="Benton, Deon" w:date="2026-02-12T14:50:00Z" w16du:dateUtc="2026-02-12T20:50:00Z">
        <w:r w:rsidR="001F61B4">
          <w:rPr>
            <w:rFonts w:ascii="Times New Roman" w:hAnsi="Times New Roman" w:cs="Times New Roman"/>
          </w:rPr>
          <w:t>ual field</w:t>
        </w:r>
      </w:ins>
      <w:ins w:id="566" w:author="Benton, Deon" w:date="2026-02-12T14:53:00Z" w16du:dateUtc="2026-02-12T20:53:00Z">
        <w:r w:rsidR="00F61DB4">
          <w:rPr>
            <w:rFonts w:ascii="Times New Roman" w:hAnsi="Times New Roman" w:cs="Times New Roman"/>
          </w:rPr>
          <w:t>.</w:t>
        </w:r>
      </w:ins>
      <w:ins w:id="567" w:author="Benton, Deon" w:date="2026-02-12T14:50:00Z" w16du:dateUtc="2026-02-12T20:50:00Z">
        <w:r w:rsidR="001F61B4">
          <w:rPr>
            <w:rFonts w:ascii="Times New Roman" w:hAnsi="Times New Roman" w:cs="Times New Roman"/>
          </w:rPr>
          <w:t xml:space="preserve"> </w:t>
        </w:r>
      </w:ins>
      <w:ins w:id="568"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569"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70" w:author="Benton, Deon" w:date="2026-02-12T14:55:00Z" w16du:dateUtc="2026-02-12T20:55:00Z">
        <w:r w:rsidR="004D009C">
          <w:rPr>
            <w:rFonts w:ascii="Times New Roman" w:hAnsi="Times New Roman" w:cs="Times New Roman"/>
          </w:rPr>
          <w:t>s well as</w:t>
        </w:r>
      </w:ins>
      <w:ins w:id="571" w:author="Benton, Deon" w:date="2026-02-12T14:43:00Z" w16du:dateUtc="2026-02-12T20:43:00Z">
        <w:r w:rsidR="000E700A" w:rsidRPr="000E700A">
          <w:rPr>
            <w:rFonts w:ascii="Times New Roman" w:hAnsi="Times New Roman" w:cs="Times New Roman"/>
          </w:rPr>
          <w:t xml:space="preserve"> with infants’ broader real-world experience</w:t>
        </w:r>
      </w:ins>
      <w:ins w:id="572"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73" w:author="Benton, Deon" w:date="2026-02-12T14:56:00Z" w16du:dateUtc="2026-02-12T20:56:00Z">
        <w:r w:rsidR="004D009C">
          <w:rPr>
            <w:rFonts w:ascii="Times New Roman" w:hAnsi="Times New Roman" w:cs="Times New Roman"/>
          </w:rPr>
          <w:t>tion than at the new action test event. In contrast, because</w:t>
        </w:r>
      </w:ins>
      <w:ins w:id="574" w:author="Benton, Deon" w:date="2026-02-12T14:58:00Z" w16du:dateUtc="2026-02-12T20:58:00Z">
        <w:r w:rsidR="003E4BC8">
          <w:rPr>
            <w:rFonts w:ascii="Times New Roman" w:hAnsi="Times New Roman" w:cs="Times New Roman"/>
          </w:rPr>
          <w:t xml:space="preserve"> </w:t>
        </w:r>
      </w:ins>
      <w:ins w:id="575" w:author="Benton, Deon" w:date="2026-02-12T14:56:00Z" w16du:dateUtc="2026-02-12T20:56:00Z">
        <w:r w:rsidR="004D009C">
          <w:rPr>
            <w:rFonts w:ascii="Times New Roman" w:hAnsi="Times New Roman" w:cs="Times New Roman"/>
          </w:rPr>
          <w:t>the curved motion and barrier occupied different regions of the screen</w:t>
        </w:r>
      </w:ins>
      <w:ins w:id="576" w:author="Benton, Deon" w:date="2026-02-12T14:57:00Z" w16du:dateUtc="2026-02-12T20:57:00Z">
        <w:r w:rsidR="003E4BC8">
          <w:rPr>
            <w:rFonts w:ascii="Times New Roman" w:hAnsi="Times New Roman" w:cs="Times New Roman"/>
          </w:rPr>
          <w:t xml:space="preserve"> during habituation for infants in the Control condition</w:t>
        </w:r>
      </w:ins>
      <w:ins w:id="577" w:author="Benton, Deon" w:date="2026-02-12T14:56:00Z" w16du:dateUtc="2026-02-12T20:56:00Z">
        <w:r w:rsidR="004D009C">
          <w:rPr>
            <w:rFonts w:ascii="Times New Roman" w:hAnsi="Times New Roman" w:cs="Times New Roman"/>
          </w:rPr>
          <w:t xml:space="preserve">, </w:t>
        </w:r>
      </w:ins>
      <w:ins w:id="578" w:author="Benton, Deon" w:date="2026-02-12T14:57:00Z" w16du:dateUtc="2026-02-12T20:57:00Z">
        <w:r w:rsidR="003E4BC8">
          <w:rPr>
            <w:rFonts w:ascii="Times New Roman" w:hAnsi="Times New Roman" w:cs="Times New Roman"/>
          </w:rPr>
          <w:t xml:space="preserve">the </w:t>
        </w:r>
      </w:ins>
      <w:ins w:id="579" w:author="Benton, Deon" w:date="2026-02-12T14:58:00Z" w16du:dateUtc="2026-02-12T20:58:00Z">
        <w:r w:rsidR="003E4BC8">
          <w:rPr>
            <w:rFonts w:ascii="Times New Roman" w:hAnsi="Times New Roman" w:cs="Times New Roman"/>
          </w:rPr>
          <w:t>barrier accrued l</w:t>
        </w:r>
      </w:ins>
      <w:ins w:id="580" w:author="Benton, Deon" w:date="2026-02-12T14:59:00Z" w16du:dateUtc="2026-02-12T20:59:00Z">
        <w:r w:rsidR="003E4BC8">
          <w:rPr>
            <w:rFonts w:ascii="Times New Roman" w:hAnsi="Times New Roman" w:cs="Times New Roman"/>
          </w:rPr>
          <w:t>ess salience and the</w:t>
        </w:r>
      </w:ins>
      <w:ins w:id="581" w:author="Benton, Deon" w:date="2026-02-12T15:00:00Z" w16du:dateUtc="2026-02-12T21:00:00Z">
        <w:r w:rsidR="00DD1664">
          <w:rPr>
            <w:rFonts w:ascii="Times New Roman" w:hAnsi="Times New Roman" w:cs="Times New Roman"/>
          </w:rPr>
          <w:t xml:space="preserve"> resulting association between the barrier and curved motion was weaker.</w:t>
        </w:r>
      </w:ins>
      <w:ins w:id="582" w:author="Benton, Deon" w:date="2026-02-12T14:59:00Z" w16du:dateUtc="2026-02-12T20:59:00Z">
        <w:r w:rsidR="003E4BC8">
          <w:rPr>
            <w:rFonts w:ascii="Times New Roman" w:hAnsi="Times New Roman" w:cs="Times New Roman"/>
          </w:rPr>
          <w:t xml:space="preserve"> </w:t>
        </w:r>
      </w:ins>
      <w:ins w:id="58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58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 xml:space="preserve">formed in the real-world or in the lab </w:t>
        </w:r>
        <w:r w:rsidR="00870D84">
          <w:rPr>
            <w:rFonts w:ascii="Times New Roman" w:hAnsi="Times New Roman" w:cs="Times New Roman"/>
          </w:rPr>
          <w:lastRenderedPageBreak/>
          <w:t>during habituation.</w:t>
        </w:r>
      </w:ins>
      <w:ins w:id="585" w:author="Benton, Deon" w:date="2026-02-12T15:06:00Z" w16du:dateUtc="2026-02-12T21:06:00Z">
        <w:r w:rsidR="008E3767">
          <w:rPr>
            <w:rFonts w:ascii="Times New Roman" w:hAnsi="Times New Roman" w:cs="Times New Roman"/>
          </w:rPr>
          <w:t xml:space="preserve"> </w:t>
        </w:r>
      </w:ins>
      <w:ins w:id="58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587" w:author="Benton, Deon" w:date="2026-02-12T15:28:00Z" w16du:dateUtc="2026-02-12T21:28:00Z">
        <w:r w:rsidR="00152F19">
          <w:rPr>
            <w:rFonts w:ascii="Times New Roman" w:hAnsi="Times New Roman" w:cs="Times New Roman"/>
          </w:rPr>
          <w:t xml:space="preserve">notions of agents, objects, action efficiency, or subjective utility. </w:t>
        </w:r>
      </w:ins>
      <w:ins w:id="588" w:author="Benton, Deon" w:date="2026-02-12T15:29:00Z" w16du:dateUtc="2026-02-12T21:29:00Z">
        <w:r w:rsidR="007B6A4E">
          <w:rPr>
            <w:rFonts w:ascii="Times New Roman" w:hAnsi="Times New Roman" w:cs="Times New Roman"/>
          </w:rPr>
          <w:t>To make this case, I will show that ALIAS—a connectionis</w:t>
        </w:r>
      </w:ins>
      <w:ins w:id="589"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590" w:author="Benton, Deon" w:date="2026-02-12T15:31:00Z" w16du:dateUtc="2026-02-12T21:31:00Z">
        <w:r w:rsidR="007B6A4E">
          <w:rPr>
            <w:rFonts w:ascii="Times New Roman" w:hAnsi="Times New Roman" w:cs="Times New Roman"/>
          </w:rPr>
          <w:t xml:space="preserve">is literature. </w:t>
        </w:r>
      </w:ins>
    </w:p>
    <w:p w14:paraId="59A5325D" w14:textId="4367021D" w:rsidR="00524642" w:rsidRDefault="00635C87" w:rsidP="0096761D">
      <w:pPr>
        <w:spacing w:line="480" w:lineRule="auto"/>
        <w:ind w:firstLine="720"/>
        <w:contextualSpacing/>
        <w:rPr>
          <w:rFonts w:ascii="Times New Roman" w:hAnsi="Times New Roman" w:cs="Times New Roman"/>
        </w:rPr>
      </w:pPr>
      <w:ins w:id="591" w:author="Benton, Deon" w:date="2026-02-11T16:20:00Z" w16du:dateUtc="2026-02-11T22:20:00Z">
        <w:r>
          <w:rPr>
            <w:rFonts w:ascii="Times New Roman" w:hAnsi="Times New Roman" w:cs="Times New Roman"/>
          </w:rPr>
          <w:t xml:space="preserve">Two points are worth clarifying before </w:t>
        </w:r>
      </w:ins>
      <w:ins w:id="592" w:author="Benton, Deon" w:date="2026-02-12T15:32:00Z" w16du:dateUtc="2026-02-12T21:32:00Z">
        <w:r w:rsidR="0096761D">
          <w:rPr>
            <w:rFonts w:ascii="Times New Roman" w:hAnsi="Times New Roman" w:cs="Times New Roman"/>
          </w:rPr>
          <w:t>proceeding</w:t>
        </w:r>
      </w:ins>
      <w:ins w:id="593" w:author="Benton, Deon" w:date="2026-02-11T16:20:00Z" w16du:dateUtc="2026-02-11T22:20:00Z">
        <w:r>
          <w:rPr>
            <w:rFonts w:ascii="Times New Roman" w:hAnsi="Times New Roman" w:cs="Times New Roman"/>
          </w:rPr>
          <w:t>. First, as should</w:t>
        </w:r>
      </w:ins>
      <w:ins w:id="594" w:author="Benton, Deon" w:date="2026-02-12T15:32:00Z" w16du:dateUtc="2026-02-12T21:32:00Z">
        <w:r w:rsidR="0096761D">
          <w:rPr>
            <w:rFonts w:ascii="Times New Roman" w:hAnsi="Times New Roman" w:cs="Times New Roman"/>
          </w:rPr>
          <w:t xml:space="preserve"> now</w:t>
        </w:r>
      </w:ins>
      <w:ins w:id="595" w:author="Benton, Deon" w:date="2026-02-11T16:20:00Z" w16du:dateUtc="2026-02-11T22:20:00Z">
        <w:r>
          <w:rPr>
            <w:rFonts w:ascii="Times New Roman" w:hAnsi="Times New Roman" w:cs="Times New Roman"/>
          </w:rPr>
          <w:t xml:space="preserve"> be </w:t>
        </w:r>
      </w:ins>
      <w:ins w:id="596" w:author="Benton, Deon" w:date="2026-02-12T15:32:00Z" w16du:dateUtc="2026-02-12T21:32:00Z">
        <w:r w:rsidR="0096761D">
          <w:rPr>
            <w:rFonts w:ascii="Times New Roman" w:hAnsi="Times New Roman" w:cs="Times New Roman"/>
          </w:rPr>
          <w:t xml:space="preserve">readily </w:t>
        </w:r>
      </w:ins>
      <w:ins w:id="597"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598" w:author="Benton, Deon" w:date="2026-02-12T15:32:00Z" w16du:dateUtc="2026-02-12T21:32:00Z">
        <w:r w:rsidR="0096761D">
          <w:rPr>
            <w:rFonts w:ascii="Times New Roman" w:hAnsi="Times New Roman" w:cs="Times New Roman"/>
          </w:rPr>
          <w:t xml:space="preserve">is it </w:t>
        </w:r>
      </w:ins>
      <w:ins w:id="599"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00" w:author="Benton, Deon" w:date="2026-02-12T15:33:00Z" w16du:dateUtc="2026-02-12T21:33:00Z">
        <w:r w:rsidR="0096761D">
          <w:rPr>
            <w:rFonts w:ascii="Times New Roman" w:hAnsi="Times New Roman" w:cs="Times New Roman"/>
          </w:rPr>
          <w:t xml:space="preserve"> visible, low-level, and conceptually neutral</w:t>
        </w:r>
      </w:ins>
      <w:ins w:id="601" w:author="Benton, Deon" w:date="2026-02-11T16:20:00Z" w16du:dateUtc="2026-02-11T22:20:00Z">
        <w:r>
          <w:rPr>
            <w:rFonts w:ascii="Times New Roman" w:hAnsi="Times New Roman" w:cs="Times New Roman"/>
          </w:rPr>
          <w:t xml:space="preserve"> </w:t>
        </w:r>
      </w:ins>
      <w:ins w:id="602" w:author="Benton, Deon" w:date="2026-02-12T15:33:00Z" w16du:dateUtc="2026-02-12T21:33:00Z">
        <w:r w:rsidR="0096761D">
          <w:rPr>
            <w:rFonts w:ascii="Times New Roman" w:hAnsi="Times New Roman" w:cs="Times New Roman"/>
          </w:rPr>
          <w:t>features</w:t>
        </w:r>
      </w:ins>
      <w:ins w:id="603" w:author="Benton, Deon" w:date="2026-02-11T16:20:00Z" w16du:dateUtc="2026-02-11T22:20:00Z">
        <w:r>
          <w:rPr>
            <w:rFonts w:ascii="Times New Roman" w:hAnsi="Times New Roman" w:cs="Times New Roman"/>
          </w:rPr>
          <w:t xml:space="preserve"> </w:t>
        </w:r>
      </w:ins>
      <w:ins w:id="604" w:author="Benton, Deon" w:date="2026-02-12T15:33:00Z" w16du:dateUtc="2026-02-12T21:33:00Z">
        <w:r w:rsidR="0096761D">
          <w:rPr>
            <w:rFonts w:ascii="Times New Roman" w:hAnsi="Times New Roman" w:cs="Times New Roman"/>
          </w:rPr>
          <w:t xml:space="preserve">and kinematics </w:t>
        </w:r>
      </w:ins>
      <w:ins w:id="605" w:author="Benton, Deon" w:date="2026-02-11T16:20:00Z" w16du:dateUtc="2026-02-11T22:20:00Z">
        <w:r>
          <w:rPr>
            <w:rFonts w:ascii="Times New Roman" w:hAnsi="Times New Roman" w:cs="Times New Roman"/>
          </w:rPr>
          <w:t>of visual scenes</w:t>
        </w:r>
      </w:ins>
      <w:ins w:id="606" w:author="Benton, Deon" w:date="2026-02-12T15:33:00Z" w16du:dateUtc="2026-02-12T21:33:00Z">
        <w:r w:rsidR="0096761D">
          <w:rPr>
            <w:rFonts w:ascii="Times New Roman" w:hAnsi="Times New Roman" w:cs="Times New Roman"/>
          </w:rPr>
          <w:t>.</w:t>
        </w:r>
      </w:ins>
      <w:ins w:id="607"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08" w:author="Benton, Deon" w:date="2026-02-12T15:34:00Z" w16du:dateUtc="2026-02-12T21:34:00Z">
        <w:r w:rsidR="00105BB1">
          <w:rPr>
            <w:rFonts w:ascii="Times New Roman" w:hAnsi="Times New Roman" w:cs="Times New Roman"/>
          </w:rPr>
          <w:t>the overarching goal of the current paper is</w:t>
        </w:r>
      </w:ins>
      <w:ins w:id="609"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10" w:author="Benton, Deon" w:date="2026-02-12T15:34:00Z" w16du:dateUtc="2026-02-12T21:34:00Z">
        <w:r w:rsidR="00105BB1">
          <w:rPr>
            <w:rFonts w:ascii="Times New Roman" w:hAnsi="Times New Roman" w:cs="Times New Roman"/>
          </w:rPr>
          <w:t>studies on this topic</w:t>
        </w:r>
      </w:ins>
      <w:ins w:id="61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12" w:author="Benton, Deon" w:date="2026-02-12T15:35:00Z" w16du:dateUtc="2026-02-12T21:35:00Z">
        <w:r w:rsidR="00105BB1">
          <w:rPr>
            <w:rFonts w:ascii="Times New Roman" w:hAnsi="Times New Roman" w:cs="Times New Roman"/>
          </w:rPr>
          <w:t xml:space="preserve"> (e.g., </w:t>
        </w:r>
      </w:ins>
      <w:ins w:id="613" w:author="Benton, Deon" w:date="2026-02-12T15:40:00Z" w16du:dateUtc="2026-02-12T21:40:00Z">
        <w:r w:rsidR="00F67E24">
          <w:rPr>
            <w:rFonts w:ascii="Times New Roman" w:hAnsi="Times New Roman" w:cs="Times New Roman"/>
          </w:rPr>
          <w:t xml:space="preserve">Altmann &amp; Dienes, 1999; </w:t>
        </w:r>
      </w:ins>
      <w:ins w:id="614" w:author="Benton, Deon" w:date="2026-02-12T15:36:00Z" w16du:dateUtc="2026-02-12T21:36:00Z">
        <w:r w:rsidR="000E3F68">
          <w:rPr>
            <w:rFonts w:ascii="Times New Roman" w:hAnsi="Times New Roman" w:cs="Times New Roman"/>
          </w:rPr>
          <w:t>Benton, 2024;</w:t>
        </w:r>
      </w:ins>
      <w:ins w:id="615" w:author="Benton, Deon" w:date="2026-02-12T15:41:00Z" w16du:dateUtc="2026-02-12T21:41:00Z">
        <w:r w:rsidR="00FC5CD7">
          <w:rPr>
            <w:rFonts w:ascii="Times New Roman" w:hAnsi="Times New Roman" w:cs="Times New Roman"/>
          </w:rPr>
          <w:t xml:space="preserve"> Benton et al., 2024;</w:t>
        </w:r>
      </w:ins>
      <w:ins w:id="616" w:author="Benton, Deon" w:date="2026-02-12T15:36:00Z" w16du:dateUtc="2026-02-12T21:36:00Z">
        <w:r w:rsidR="000E3F68">
          <w:rPr>
            <w:rFonts w:ascii="Times New Roman" w:hAnsi="Times New Roman" w:cs="Times New Roman"/>
          </w:rPr>
          <w:t xml:space="preserve"> </w:t>
        </w:r>
      </w:ins>
      <w:ins w:id="61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18" w:author="Benton, Deon" w:date="2026-02-12T15:36:00Z" w16du:dateUtc="2026-02-12T21:36:00Z">
        <w:r w:rsidR="000E3F68">
          <w:rPr>
            <w:rFonts w:ascii="Times New Roman" w:hAnsi="Times New Roman" w:cs="Times New Roman"/>
          </w:rPr>
          <w:t>McClelland &amp; Thompson, 2007;</w:t>
        </w:r>
      </w:ins>
      <w:ins w:id="619" w:author="Benton, Deon" w:date="2026-02-12T15:38:00Z" w16du:dateUtc="2026-02-12T21:38:00Z">
        <w:r w:rsidR="00F67E24">
          <w:rPr>
            <w:rFonts w:ascii="Times New Roman" w:hAnsi="Times New Roman" w:cs="Times New Roman"/>
          </w:rPr>
          <w:t xml:space="preserve"> </w:t>
        </w:r>
      </w:ins>
      <w:ins w:id="620" w:author="Benton, Deon" w:date="2026-02-12T15:43:00Z" w16du:dateUtc="2026-02-12T21:43:00Z">
        <w:r w:rsidR="008E4B8C">
          <w:rPr>
            <w:rFonts w:ascii="Times New Roman" w:hAnsi="Times New Roman" w:cs="Times New Roman"/>
          </w:rPr>
          <w:t xml:space="preserve">Munakata, 1998; </w:t>
        </w:r>
      </w:ins>
      <w:ins w:id="621" w:author="Benton, Deon" w:date="2026-02-12T15:42:00Z" w16du:dateUtc="2026-02-12T21:42:00Z">
        <w:r w:rsidR="008E4B8C">
          <w:rPr>
            <w:rFonts w:ascii="Times New Roman" w:hAnsi="Times New Roman" w:cs="Times New Roman"/>
          </w:rPr>
          <w:t xml:space="preserve">Munakata et al., 1997; </w:t>
        </w:r>
      </w:ins>
      <w:ins w:id="622" w:author="Benton, Deon" w:date="2026-02-12T15:38:00Z" w16du:dateUtc="2026-02-12T21:38:00Z">
        <w:r w:rsidR="00F67E24">
          <w:rPr>
            <w:rFonts w:ascii="Times New Roman" w:hAnsi="Times New Roman" w:cs="Times New Roman"/>
          </w:rPr>
          <w:t>Orhan &amp; Lake, 2024;</w:t>
        </w:r>
      </w:ins>
      <w:ins w:id="62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624" w:author="Benton, Deon" w:date="2026-02-12T15:36:00Z" w16du:dateUtc="2026-02-12T21:36:00Z">
        <w:r w:rsidR="000E3F68">
          <w:rPr>
            <w:rFonts w:ascii="Times New Roman" w:hAnsi="Times New Roman" w:cs="Times New Roman"/>
          </w:rPr>
          <w:t xml:space="preserve"> </w:t>
        </w:r>
      </w:ins>
      <w:proofErr w:type="spellStart"/>
      <w:ins w:id="62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26" w:author="Benton, Deon" w:date="2026-02-12T15:36:00Z" w16du:dateUtc="2026-02-12T21:36:00Z">
        <w:r w:rsidR="000E3F68">
          <w:rPr>
            <w:rFonts w:ascii="Times New Roman" w:hAnsi="Times New Roman" w:cs="Times New Roman"/>
          </w:rPr>
          <w:t>Rumelhart &amp; McClelland, 1985</w:t>
        </w:r>
      </w:ins>
      <w:ins w:id="627" w:author="Benton, Deon" w:date="2026-02-12T15:37:00Z" w16du:dateUtc="2026-02-12T21:37:00Z">
        <w:r w:rsidR="000E3F68">
          <w:rPr>
            <w:rFonts w:ascii="Times New Roman" w:hAnsi="Times New Roman" w:cs="Times New Roman"/>
          </w:rPr>
          <w:t xml:space="preserve">; </w:t>
        </w:r>
      </w:ins>
      <w:proofErr w:type="spellStart"/>
      <w:ins w:id="628" w:author="Benton, Deon" w:date="2026-02-12T15:45:00Z" w16du:dateUtc="2026-02-12T21:45:00Z">
        <w:r w:rsidR="00496FAE">
          <w:rPr>
            <w:rFonts w:ascii="Times New Roman" w:hAnsi="Times New Roman" w:cs="Times New Roman"/>
          </w:rPr>
          <w:t>Tovar</w:t>
        </w:r>
      </w:ins>
      <w:ins w:id="629" w:author="Benton, Deon" w:date="2026-02-12T15:37:00Z" w16du:dateUtc="2026-02-12T21:37:00Z">
        <w:r w:rsidR="000E3F68">
          <w:rPr>
            <w:rFonts w:ascii="Times New Roman" w:hAnsi="Times New Roman" w:cs="Times New Roman"/>
          </w:rPr>
          <w:t>Vong</w:t>
        </w:r>
        <w:proofErr w:type="spellEnd"/>
        <w:r w:rsidR="000E3F68">
          <w:rPr>
            <w:rFonts w:ascii="Times New Roman" w:hAnsi="Times New Roman" w:cs="Times New Roman"/>
          </w:rPr>
          <w:t xml:space="preserve"> et al., 2004</w:t>
        </w:r>
      </w:ins>
      <w:ins w:id="630"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31" w:author="Benton, Deon" w:date="2026-02-12T15:48:00Z" w16du:dateUtc="2026-02-12T21:48:00Z">
        <w:r w:rsidR="009130D6">
          <w:rPr>
            <w:rFonts w:ascii="Times New Roman" w:hAnsi="Times New Roman" w:cs="Times New Roman"/>
          </w:rPr>
          <w:t>Elman et al., 1996</w:t>
        </w:r>
      </w:ins>
      <w:ins w:id="632" w:author="Benton, Deon" w:date="2026-02-12T15:36:00Z" w16du:dateUtc="2026-02-12T21:36:00Z">
        <w:r w:rsidR="000E3F68">
          <w:rPr>
            <w:rFonts w:ascii="Times New Roman" w:hAnsi="Times New Roman" w:cs="Times New Roman"/>
          </w:rPr>
          <w:t>)</w:t>
        </w:r>
      </w:ins>
      <w:ins w:id="63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34" w:author="Benton, Deon" w:date="2026-02-12T15:34:00Z" w16du:dateUtc="2026-02-12T21:34:00Z">
        <w:r w:rsidR="00105BB1">
          <w:rPr>
            <w:rFonts w:ascii="Times New Roman" w:hAnsi="Times New Roman" w:cs="Times New Roman"/>
          </w:rPr>
          <w:t>I</w:t>
        </w:r>
      </w:ins>
      <w:ins w:id="63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A609D9" w:rsidR="00524642" w:rsidRDefault="00F83FBE" w:rsidP="00524642">
      <w:pPr>
        <w:spacing w:line="480" w:lineRule="auto"/>
        <w:ind w:firstLine="720"/>
        <w:contextualSpacing/>
        <w:rPr>
          <w:rFonts w:ascii="Times New Roman" w:hAnsi="Times New Roman" w:cs="Times New Roman"/>
        </w:rPr>
      </w:pPr>
      <w:ins w:id="636"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37" w:author="Benton, Deon" w:date="2026-02-12T15:57:00Z" w16du:dateUtc="2026-02-12T21:57:00Z">
        <w:r>
          <w:rPr>
            <w:rFonts w:ascii="Times New Roman" w:hAnsi="Times New Roman" w:cs="Times New Roman"/>
          </w:rPr>
          <w:t xml:space="preserve">lled ALIAS </w:t>
        </w:r>
      </w:ins>
      <w:ins w:id="638"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39" w:author="Benton, Deon" w:date="2026-02-12T15:57:00Z" w16du:dateUtc="2026-02-12T21:57:00Z">
        <w:r>
          <w:rPr>
            <w:rFonts w:ascii="Times New Roman" w:hAnsi="Times New Roman" w:cs="Times New Roman"/>
          </w:rPr>
          <w:t>VoE</w:t>
        </w:r>
      </w:ins>
      <w:proofErr w:type="spellEnd"/>
      <w:ins w:id="640" w:author="Benton, Deon" w:date="2026-02-12T15:56:00Z" w16du:dateUtc="2026-02-12T21:56:00Z">
        <w:r w:rsidRPr="00F83FBE">
          <w:rPr>
            <w:rFonts w:ascii="Times New Roman" w:hAnsi="Times New Roman" w:cs="Times New Roman"/>
          </w:rPr>
          <w:t xml:space="preserve"> studies </w:t>
        </w:r>
      </w:ins>
      <w:ins w:id="641" w:author="Benton, Deon" w:date="2026-02-12T15:57:00Z" w16du:dateUtc="2026-02-12T21:57:00Z">
        <w:r>
          <w:rPr>
            <w:rFonts w:ascii="Times New Roman" w:hAnsi="Times New Roman" w:cs="Times New Roman"/>
          </w:rPr>
          <w:t xml:space="preserve">assessing infant </w:t>
        </w:r>
      </w:ins>
      <w:ins w:id="642" w:author="Benton, Deon" w:date="2026-02-12T15:56:00Z" w16du:dateUtc="2026-02-12T21:56:00Z">
        <w:r w:rsidRPr="00F83FBE">
          <w:rPr>
            <w:rFonts w:ascii="Times New Roman" w:hAnsi="Times New Roman" w:cs="Times New Roman"/>
          </w:rPr>
          <w:t>action understanding</w:t>
        </w:r>
      </w:ins>
      <w:ins w:id="643" w:author="Benton, Deon" w:date="2026-02-12T15:57:00Z" w16du:dateUtc="2026-02-12T21:57:00Z">
        <w:r>
          <w:rPr>
            <w:rFonts w:ascii="Times New Roman" w:hAnsi="Times New Roman" w:cs="Times New Roman"/>
          </w:rPr>
          <w:t xml:space="preserve">. </w:t>
        </w:r>
      </w:ins>
      <w:ins w:id="644" w:author="Benton, Deon" w:date="2026-02-12T15:56:00Z" w16du:dateUtc="2026-02-12T21:56:00Z">
        <w:r w:rsidRPr="00F83FBE">
          <w:rPr>
            <w:rFonts w:ascii="Times New Roman" w:hAnsi="Times New Roman" w:cs="Times New Roman"/>
          </w:rPr>
          <w:t>.</w:t>
        </w:r>
      </w:ins>
      <w:del w:id="64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46" w:author="Benton, Deon" w:date="2026-02-11T16:07:00Z" w16du:dateUtc="2026-02-11T22:07:00Z">
        <w:r w:rsidR="00A60039">
          <w:rPr>
            <w:rFonts w:ascii="Times New Roman" w:eastAsia="Times New Roman" w:hAnsi="Times New Roman" w:cs="Times New Roman"/>
          </w:rPr>
          <w:t>ALIAS</w:t>
        </w:r>
      </w:ins>
      <w:ins w:id="647" w:author="Benton, Deon" w:date="2026-02-12T15:57:00Z" w16du:dateUtc="2026-02-12T21:57:00Z">
        <w:r>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was not developed to </w:t>
      </w:r>
      <w:ins w:id="648" w:author="Benton, Deon" w:date="2026-02-12T15:58:00Z" w16du:dateUtc="2026-02-12T21:58:00Z">
        <w:r w:rsidR="00170603">
          <w:rPr>
            <w:rFonts w:ascii="Times New Roman" w:eastAsia="Times New Roman" w:hAnsi="Times New Roman" w:cs="Times New Roman"/>
          </w:rPr>
          <w:t>model the full details of</w:t>
        </w:r>
        <w:r w:rsidR="00170603">
          <w:rPr>
            <w:rFonts w:ascii="Times New Roman" w:eastAsia="Times New Roman" w:hAnsi="Times New Roman" w:cs="Times New Roman"/>
          </w:rPr>
          <w:t xml:space="preserve"> </w:t>
        </w:r>
      </w:ins>
      <w:r w:rsidR="00524642">
        <w:rPr>
          <w:rFonts w:ascii="Times New Roman" w:eastAsia="Times New Roman" w:hAnsi="Times New Roman" w:cs="Times New Roman"/>
        </w:rPr>
        <w:t>any one</w:t>
      </w:r>
      <w:r w:rsidR="007E43F8">
        <w:rPr>
          <w:rFonts w:ascii="Times New Roman" w:eastAsia="Times New Roman" w:hAnsi="Times New Roman" w:cs="Times New Roman"/>
        </w:rPr>
        <w:t xml:space="preserve"> </w:t>
      </w:r>
      <w:ins w:id="649" w:author="Benton, Deon" w:date="2026-02-12T15:58:00Z" w16du:dateUtc="2026-02-12T21:58:00Z">
        <w:r w:rsidR="00170603">
          <w:rPr>
            <w:rFonts w:ascii="Times New Roman" w:eastAsia="Times New Roman" w:hAnsi="Times New Roman" w:cs="Times New Roman"/>
          </w:rPr>
          <w:t>study</w:t>
        </w:r>
      </w:ins>
      <w:r w:rsidR="007E43F8">
        <w:rPr>
          <w:rFonts w:ascii="Times New Roman" w:eastAsia="Times New Roman" w:hAnsi="Times New Roman" w:cs="Times New Roman"/>
        </w:rPr>
        <w:t xml:space="preserve"> </w:t>
      </w:r>
      <w:ins w:id="650" w:author="Benton, Deon" w:date="2026-02-12T15:58:00Z" w16du:dateUtc="2026-02-12T21:58:00Z">
        <w:r w:rsidR="00170603">
          <w:rPr>
            <w:rFonts w:ascii="Times New Roman" w:eastAsia="Times New Roman" w:hAnsi="Times New Roman" w:cs="Times New Roman"/>
          </w:rPr>
          <w:t>this topic</w:t>
        </w:r>
      </w:ins>
      <w:r w:rsidR="007E43F8">
        <w:rPr>
          <w:rFonts w:ascii="Times New Roman" w:eastAsia="Times New Roman" w:hAnsi="Times New Roman" w:cs="Times New Roman"/>
        </w:rPr>
        <w:t xml:space="preserve">. </w:t>
      </w:r>
      <w:ins w:id="651" w:author="Benton, Deon" w:date="2026-02-12T15:59:00Z" w16du:dateUtc="2026-02-12T21:59:00Z">
        <w:r w:rsidR="006A49F3">
          <w:rPr>
            <w:rFonts w:ascii="Times New Roman" w:eastAsia="Times New Roman" w:hAnsi="Times New Roman" w:cs="Times New Roman"/>
          </w:rPr>
          <w:t xml:space="preserve">As such, liberties will be taken to simplify the current model in relation to the studies that </w:t>
        </w:r>
      </w:ins>
      <w:r w:rsidR="007E43F8">
        <w:rPr>
          <w:rFonts w:ascii="Times New Roman" w:eastAsia="Times New Roman" w:hAnsi="Times New Roman" w:cs="Times New Roman"/>
        </w:rPr>
        <w:t>Instead, the goal was</w:t>
      </w:r>
      <w:r w:rsidR="00524642">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sidR="00524642">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sidR="00524642">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The </w:t>
      </w:r>
      <w:r w:rsidR="007D03E5">
        <w:rPr>
          <w:rFonts w:ascii="Times New Roman" w:eastAsia="Times New Roman" w:hAnsi="Times New Roman" w:cs="Times New Roman"/>
        </w:rPr>
        <w:t>following findings were the focus of the present simulations</w:t>
      </w:r>
      <w:r w:rsidR="00524642">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3611B7CC" w14:textId="5BCE747C"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Pr>
          <w:rFonts w:ascii="Times New Roman" w:hAnsi="Times New Roman" w:cs="Times New Roman"/>
        </w:rPr>
        <w:t xml:space="preserve"> method (henceforth, the Gergely paradigm). The </w:t>
      </w:r>
      <w:r>
        <w:rPr>
          <w:rFonts w:ascii="Times New Roman" w:hAnsi="Times New Roman" w:cs="Times New Roman"/>
        </w:rPr>
        <w:lastRenderedPageBreak/>
        <w:t xml:space="preserve">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Given that the focus here was to show that a model that implements the current perspective can capture 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w:t>
      </w:r>
      <w:r>
        <w:rPr>
          <w:rFonts w:ascii="Times New Roman" w:hAnsi="Times New Roman" w:cs="Times New Roman"/>
        </w:rPr>
        <w:lastRenderedPageBreak/>
        <w:t>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first object’s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1FCD8" w14:textId="77777777" w:rsidR="001B741F" w:rsidRDefault="001B741F" w:rsidP="00391C7E">
      <w:pPr>
        <w:spacing w:after="0" w:line="240" w:lineRule="auto"/>
      </w:pPr>
      <w:r>
        <w:separator/>
      </w:r>
    </w:p>
  </w:endnote>
  <w:endnote w:type="continuationSeparator" w:id="0">
    <w:p w14:paraId="724C4B4C" w14:textId="77777777" w:rsidR="001B741F" w:rsidRDefault="001B741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97DA" w14:textId="77777777" w:rsidR="001B741F" w:rsidRDefault="001B741F" w:rsidP="00391C7E">
      <w:pPr>
        <w:spacing w:after="0" w:line="240" w:lineRule="auto"/>
      </w:pPr>
      <w:r>
        <w:separator/>
      </w:r>
    </w:p>
  </w:footnote>
  <w:footnote w:type="continuationSeparator" w:id="0">
    <w:p w14:paraId="16DE23C6" w14:textId="77777777" w:rsidR="001B741F" w:rsidRDefault="001B741F"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76E"/>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3E7"/>
    <w:rsid w:val="000E440C"/>
    <w:rsid w:val="000E4F2E"/>
    <w:rsid w:val="000E4FA5"/>
    <w:rsid w:val="000E6636"/>
    <w:rsid w:val="000E700A"/>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2F19"/>
    <w:rsid w:val="0015363E"/>
    <w:rsid w:val="001537B7"/>
    <w:rsid w:val="00153BF3"/>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23A3"/>
    <w:rsid w:val="00183524"/>
    <w:rsid w:val="00183E63"/>
    <w:rsid w:val="00183E98"/>
    <w:rsid w:val="00185AE3"/>
    <w:rsid w:val="00186357"/>
    <w:rsid w:val="001863D5"/>
    <w:rsid w:val="00186442"/>
    <w:rsid w:val="001864B7"/>
    <w:rsid w:val="0018749A"/>
    <w:rsid w:val="00190AA0"/>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5EAA"/>
    <w:rsid w:val="002265B0"/>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B30"/>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BEE"/>
    <w:rsid w:val="002D0F50"/>
    <w:rsid w:val="002D1978"/>
    <w:rsid w:val="002D1BE0"/>
    <w:rsid w:val="002D2BA1"/>
    <w:rsid w:val="002D3A1B"/>
    <w:rsid w:val="002D3EB7"/>
    <w:rsid w:val="002D4413"/>
    <w:rsid w:val="002D5326"/>
    <w:rsid w:val="002D55C6"/>
    <w:rsid w:val="002D6288"/>
    <w:rsid w:val="002D687C"/>
    <w:rsid w:val="002D7708"/>
    <w:rsid w:val="002E0363"/>
    <w:rsid w:val="002E0FE1"/>
    <w:rsid w:val="002E13C5"/>
    <w:rsid w:val="002E183C"/>
    <w:rsid w:val="002E1DAB"/>
    <w:rsid w:val="002E23C4"/>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1A61"/>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6F2"/>
    <w:rsid w:val="0049073F"/>
    <w:rsid w:val="004910CA"/>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8EA"/>
    <w:rsid w:val="0059594F"/>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2D16"/>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0CB"/>
    <w:rsid w:val="006F67D4"/>
    <w:rsid w:val="006F710B"/>
    <w:rsid w:val="006F77E7"/>
    <w:rsid w:val="006F7A51"/>
    <w:rsid w:val="007010FA"/>
    <w:rsid w:val="00702669"/>
    <w:rsid w:val="00704050"/>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67C35"/>
    <w:rsid w:val="00770678"/>
    <w:rsid w:val="00770984"/>
    <w:rsid w:val="00770DE0"/>
    <w:rsid w:val="0077113B"/>
    <w:rsid w:val="0077236B"/>
    <w:rsid w:val="00772B3F"/>
    <w:rsid w:val="00772C1D"/>
    <w:rsid w:val="00772DBF"/>
    <w:rsid w:val="007738D4"/>
    <w:rsid w:val="00773A8C"/>
    <w:rsid w:val="00774252"/>
    <w:rsid w:val="007749D6"/>
    <w:rsid w:val="007750A3"/>
    <w:rsid w:val="00775603"/>
    <w:rsid w:val="0077624C"/>
    <w:rsid w:val="00776861"/>
    <w:rsid w:val="00777E51"/>
    <w:rsid w:val="00780197"/>
    <w:rsid w:val="007806FD"/>
    <w:rsid w:val="0078079B"/>
    <w:rsid w:val="00780892"/>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256C"/>
    <w:rsid w:val="007B3347"/>
    <w:rsid w:val="007B43AC"/>
    <w:rsid w:val="007B5240"/>
    <w:rsid w:val="007B5FC1"/>
    <w:rsid w:val="007B697A"/>
    <w:rsid w:val="007B6A4E"/>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400"/>
    <w:rsid w:val="00863608"/>
    <w:rsid w:val="00863C6D"/>
    <w:rsid w:val="008646CA"/>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14E2"/>
    <w:rsid w:val="008D17DA"/>
    <w:rsid w:val="008D22A1"/>
    <w:rsid w:val="008D2955"/>
    <w:rsid w:val="008D351D"/>
    <w:rsid w:val="008D46EC"/>
    <w:rsid w:val="008D61A0"/>
    <w:rsid w:val="008D72C9"/>
    <w:rsid w:val="008E0039"/>
    <w:rsid w:val="008E037F"/>
    <w:rsid w:val="008E0F75"/>
    <w:rsid w:val="008E2E20"/>
    <w:rsid w:val="008E36C2"/>
    <w:rsid w:val="008E3767"/>
    <w:rsid w:val="008E3D5D"/>
    <w:rsid w:val="008E4B8C"/>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7E8"/>
    <w:rsid w:val="00950D30"/>
    <w:rsid w:val="00951796"/>
    <w:rsid w:val="00951952"/>
    <w:rsid w:val="00951BCB"/>
    <w:rsid w:val="00951C55"/>
    <w:rsid w:val="0095228B"/>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A00"/>
    <w:rsid w:val="00971C57"/>
    <w:rsid w:val="00971E16"/>
    <w:rsid w:val="0097290B"/>
    <w:rsid w:val="00972D7B"/>
    <w:rsid w:val="00973274"/>
    <w:rsid w:val="0097588A"/>
    <w:rsid w:val="009761A8"/>
    <w:rsid w:val="00976811"/>
    <w:rsid w:val="00976AEB"/>
    <w:rsid w:val="00976E80"/>
    <w:rsid w:val="00977120"/>
    <w:rsid w:val="00977197"/>
    <w:rsid w:val="00977D06"/>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C2C"/>
    <w:rsid w:val="00A34693"/>
    <w:rsid w:val="00A35226"/>
    <w:rsid w:val="00A3639E"/>
    <w:rsid w:val="00A3716A"/>
    <w:rsid w:val="00A376CF"/>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6DA"/>
    <w:rsid w:val="00A80248"/>
    <w:rsid w:val="00A80C79"/>
    <w:rsid w:val="00A81342"/>
    <w:rsid w:val="00A81A34"/>
    <w:rsid w:val="00A81B31"/>
    <w:rsid w:val="00A81FE5"/>
    <w:rsid w:val="00A8238A"/>
    <w:rsid w:val="00A82422"/>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6F1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D5"/>
    <w:rsid w:val="00B143A6"/>
    <w:rsid w:val="00B14A7F"/>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810"/>
    <w:rsid w:val="00B9118A"/>
    <w:rsid w:val="00B94A3A"/>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CB2"/>
    <w:rsid w:val="00BD7B8E"/>
    <w:rsid w:val="00BE0536"/>
    <w:rsid w:val="00BE0C77"/>
    <w:rsid w:val="00BE33F8"/>
    <w:rsid w:val="00BE350A"/>
    <w:rsid w:val="00BE3531"/>
    <w:rsid w:val="00BE3EF1"/>
    <w:rsid w:val="00BE48FB"/>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E7C"/>
    <w:rsid w:val="00C566C7"/>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4475"/>
    <w:rsid w:val="00D85002"/>
    <w:rsid w:val="00D85633"/>
    <w:rsid w:val="00D866F7"/>
    <w:rsid w:val="00D8709E"/>
    <w:rsid w:val="00D87370"/>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664"/>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E6A"/>
    <w:rsid w:val="00DF4952"/>
    <w:rsid w:val="00DF4BEE"/>
    <w:rsid w:val="00DF5335"/>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6030"/>
    <w:rsid w:val="00E37F87"/>
    <w:rsid w:val="00E40300"/>
    <w:rsid w:val="00E409AC"/>
    <w:rsid w:val="00E41327"/>
    <w:rsid w:val="00E41FF4"/>
    <w:rsid w:val="00E43D65"/>
    <w:rsid w:val="00E43F96"/>
    <w:rsid w:val="00E4402B"/>
    <w:rsid w:val="00E4463E"/>
    <w:rsid w:val="00E44B06"/>
    <w:rsid w:val="00E45204"/>
    <w:rsid w:val="00E45C60"/>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4C6"/>
    <w:rsid w:val="00ED0548"/>
    <w:rsid w:val="00ED183C"/>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5"/>
    <w:rsid w:val="00F10AA6"/>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B5018"/>
    <w:rsid w:val="00FC031C"/>
    <w:rsid w:val="00FC1A1E"/>
    <w:rsid w:val="00FC1B2A"/>
    <w:rsid w:val="00FC1B56"/>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67</Pages>
  <Words>18413</Words>
  <Characters>104956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21</cp:revision>
  <dcterms:created xsi:type="dcterms:W3CDTF">2026-02-12T15:38:00Z</dcterms:created>
  <dcterms:modified xsi:type="dcterms:W3CDTF">2026-02-12T21:59:00Z</dcterms:modified>
</cp:coreProperties>
</file>