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1CC67FE6"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del w:id="6" w:author="Benton, Deon" w:date="2026-05-16T15:39:00Z" w16du:dateUtc="2026-05-16T20:39:00Z">
        <w:r w:rsidDel="00DB0881">
          <w:rPr>
            <w:rFonts w:ascii="Times New Roman" w:hAnsi="Times New Roman" w:cs="Times New Roman"/>
          </w:rPr>
          <w:delText>action understanding</w:delText>
        </w:r>
      </w:del>
      <w:ins w:id="7"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4284367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ins w:id="8"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0F5889B4"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w:t>
      </w:r>
      <w:ins w:id="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053FC5D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w:t>
      </w:r>
      <w:ins w:id="10" w:author="Benton, Deon" w:date="2026-05-16T15:39:00Z" w16du:dateUtc="2026-05-16T20:39:00Z">
        <w:r w:rsidR="00DB0881">
          <w:rPr>
            <w:rFonts w:ascii="Times New Roman" w:hAnsi="Times New Roman" w:cs="Times New Roman"/>
          </w:rPr>
          <w:t xml:space="preserve">action efficiency </w:t>
        </w:r>
        <w:r w:rsidR="00DB0881">
          <w:rPr>
            <w:rFonts w:ascii="Times New Roman" w:hAnsi="Times New Roman" w:cs="Times New Roman"/>
          </w:rPr>
          <w:lastRenderedPageBreak/>
          <w:t>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ins w:id="11"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12" w:author="Benton, Deon" w:date="2026-05-16T15:39:00Z" w16du:dateUtc="2026-05-16T20:39:00Z">
        <w:r w:rsidR="00DB0881">
          <w:rPr>
            <w:rFonts w:ascii="Times New Roman" w:hAnsi="Times New Roman" w:cs="Times New Roman"/>
            <w:b/>
            <w:bCs/>
          </w:rPr>
          <w:t>action efficiency understanding</w:t>
        </w:r>
      </w:ins>
    </w:p>
    <w:p w14:paraId="697C4062" w14:textId="598B3A0F"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13"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ins w:id="14" w:author="Benton, Deon" w:date="2026-05-11T12:45:00Z" w16du:dateUtc="2026-05-11T17:45:00Z">
        <w:r w:rsidR="009F48D5">
          <w:rPr>
            <w:rFonts w:ascii="Times New Roman" w:eastAsia="Times New Roman" w:hAnsi="Times New Roman" w:cs="Times New Roman"/>
          </w:rPr>
          <w:t>bound</w:t>
        </w:r>
      </w:ins>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529C727C"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ins w:id="15" w:author="Benton, Deon" w:date="2026-05-11T12:45:00Z" w16du:dateUtc="2026-05-11T17:45:00Z">
        <w:r w:rsidR="009F48D5">
          <w:rPr>
            <w:rFonts w:ascii="Times New Roman" w:eastAsia="Times New Roman" w:hAnsi="Times New Roman" w:cs="Times New Roman"/>
          </w:rPr>
          <w:t>An extremely prominent one</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xml:space="preserve">. As </w:t>
      </w:r>
      <w:r w:rsidR="00020BD2">
        <w:rPr>
          <w:rFonts w:ascii="Times New Roman" w:hAnsi="Times New Roman" w:cs="Times New Roman"/>
        </w:rPr>
        <w:lastRenderedPageBreak/>
        <w:t>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5F69791E"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16"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w:t>
      </w:r>
      <w:r w:rsidR="00576594" w:rsidRPr="00576594">
        <w:rPr>
          <w:rFonts w:ascii="Times New Roman" w:hAnsi="Times New Roman" w:cs="Times New Roman"/>
        </w:rPr>
        <w:lastRenderedPageBreak/>
        <w:t xml:space="preserve">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Yet, 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w:t>
      </w:r>
      <w:ins w:id="17" w:author="Benton, Deon" w:date="2026-05-16T15:39:00Z" w16du:dateUtc="2026-05-16T20:39:00Z">
        <w:r w:rsidR="00DB0881">
          <w:rPr>
            <w:rFonts w:ascii="Times New Roman" w:hAnsi="Times New Roman" w:cs="Times New Roman"/>
          </w:rPr>
          <w:t>action efficiency understanding</w:t>
        </w:r>
      </w:ins>
      <w:r w:rsidR="00F03A2B" w:rsidRPr="00F03A2B">
        <w:rPr>
          <w:rFonts w:ascii="Times New Roman" w:hAnsi="Times New Roman" w:cs="Times New Roman"/>
        </w:rPr>
        <w:t xml:space="preserve">.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7C9D2B33" w14:textId="5D29965F" w:rsidR="000F3F41" w:rsidRDefault="00C62E91" w:rsidP="00F06FB8">
      <w:pPr>
        <w:spacing w:line="480" w:lineRule="auto"/>
        <w:ind w:firstLine="720"/>
        <w:contextualSpacing/>
        <w:rPr>
          <w:ins w:id="18" w:author="Benton, Deon" w:date="2026-05-11T10:08:00Z" w16du:dateUtc="2026-05-11T15:08:00Z"/>
          <w:rFonts w:ascii="Times New Roman" w:hAnsi="Times New Roman" w:cs="Times New Roman"/>
        </w:rPr>
      </w:pPr>
      <w:ins w:id="19" w:author="Benton, Deon" w:date="2026-05-10T21:12:00Z" w16du:dateUtc="2026-05-11T02:12:00Z">
        <w:r w:rsidRPr="00C62E91">
          <w:rPr>
            <w:rFonts w:ascii="Times New Roman" w:hAnsi="Times New Roman" w:cs="Times New Roman"/>
          </w:rPr>
          <w:t>Although these perspectives differ</w:t>
        </w:r>
      </w:ins>
      <w:ins w:id="20" w:author="Benton, Deon" w:date="2026-05-11T12:33:00Z" w16du:dateUtc="2026-05-11T17:33:00Z">
        <w:r w:rsidR="00906243">
          <w:rPr>
            <w:rFonts w:ascii="Times New Roman" w:hAnsi="Times New Roman" w:cs="Times New Roman"/>
          </w:rPr>
          <w:t xml:space="preserve"> from one another</w:t>
        </w:r>
      </w:ins>
      <w:ins w:id="21" w:author="Benton, Deon" w:date="2026-05-10T21:12:00Z" w16du:dateUtc="2026-05-11T02:12:00Z">
        <w:r w:rsidRPr="00C62E91">
          <w:rPr>
            <w:rFonts w:ascii="Times New Roman" w:hAnsi="Times New Roman" w:cs="Times New Roman"/>
          </w:rPr>
          <w:t xml:space="preserve"> in their specifics, they share the notion that infants process others' actions</w:t>
        </w:r>
      </w:ins>
      <w:ins w:id="22" w:author="Benton, Deon" w:date="2026-05-11T11:55:00Z" w16du:dateUtc="2026-05-11T16:55:00Z">
        <w:r w:rsidR="00270E73">
          <w:rPr>
            <w:rFonts w:ascii="Times New Roman" w:hAnsi="Times New Roman" w:cs="Times New Roman"/>
          </w:rPr>
          <w:t xml:space="preserve"> both</w:t>
        </w:r>
      </w:ins>
      <w:ins w:id="23" w:author="Benton, Deon" w:date="2026-05-10T21:12:00Z" w16du:dateUtc="2026-05-11T02:12:00Z">
        <w:r w:rsidRPr="00C62E91">
          <w:rPr>
            <w:rFonts w:ascii="Times New Roman" w:hAnsi="Times New Roman" w:cs="Times New Roman"/>
          </w:rPr>
          <w:t xml:space="preserve"> in terms of the identities of the objects engaged in </w:t>
        </w:r>
        <w:r>
          <w:rPr>
            <w:rFonts w:ascii="Times New Roman" w:hAnsi="Times New Roman" w:cs="Times New Roman"/>
          </w:rPr>
          <w:t>them</w:t>
        </w:r>
        <w:r w:rsidRPr="00C62E91">
          <w:rPr>
            <w:rFonts w:ascii="Times New Roman" w:hAnsi="Times New Roman" w:cs="Times New Roman"/>
          </w:rPr>
          <w:t xml:space="preserve"> (</w:t>
        </w:r>
      </w:ins>
      <w:ins w:id="24" w:author="Benton, Deon" w:date="2026-05-10T21:13:00Z" w16du:dateUtc="2026-05-11T02:13:00Z">
        <w:r>
          <w:rPr>
            <w:rFonts w:ascii="Times New Roman" w:hAnsi="Times New Roman" w:cs="Times New Roman"/>
          </w:rPr>
          <w:t>i.e.,</w:t>
        </w:r>
      </w:ins>
      <w:ins w:id="25" w:author="Benton, Deon" w:date="2026-05-10T21:12:00Z" w16du:dateUtc="2026-05-11T02:12:00Z">
        <w:r w:rsidRPr="00C62E91">
          <w:rPr>
            <w:rFonts w:ascii="Times New Roman" w:hAnsi="Times New Roman" w:cs="Times New Roman"/>
          </w:rPr>
          <w:t xml:space="preserve"> agents or objects) and</w:t>
        </w:r>
      </w:ins>
      <w:ins w:id="26" w:author="Benton, Deon" w:date="2026-05-11T11:55:00Z" w16du:dateUtc="2026-05-11T16:55:00Z">
        <w:r w:rsidR="00270E73">
          <w:rPr>
            <w:rFonts w:ascii="Times New Roman" w:hAnsi="Times New Roman" w:cs="Times New Roman"/>
          </w:rPr>
          <w:t xml:space="preserve"> in terms of</w:t>
        </w:r>
      </w:ins>
      <w:ins w:id="27" w:author="Benton, Deon" w:date="2026-05-10T21:12:00Z" w16du:dateUtc="2026-05-11T02:12:00Z">
        <w:r w:rsidRPr="00C62E91">
          <w:rPr>
            <w:rFonts w:ascii="Times New Roman" w:hAnsi="Times New Roman" w:cs="Times New Roman"/>
          </w:rPr>
          <w:t xml:space="preserve"> </w:t>
        </w:r>
      </w:ins>
      <w:ins w:id="28" w:author="Benton, Deon" w:date="2026-05-10T21:13:00Z" w16du:dateUtc="2026-05-11T02:13:00Z">
        <w:r>
          <w:rPr>
            <w:rFonts w:ascii="Times New Roman" w:hAnsi="Times New Roman" w:cs="Times New Roman"/>
          </w:rPr>
          <w:t>their efficiency</w:t>
        </w:r>
      </w:ins>
      <w:ins w:id="29" w:author="Benton, Deon" w:date="2026-05-11T11:58:00Z" w16du:dateUtc="2026-05-11T16:58:00Z">
        <w:r w:rsidR="00CD2C97">
          <w:rPr>
            <w:rFonts w:ascii="Times New Roman" w:hAnsi="Times New Roman" w:cs="Times New Roman"/>
          </w:rPr>
          <w:t>,</w:t>
        </w:r>
      </w:ins>
      <w:ins w:id="30" w:author="Benton, Deon" w:date="2026-05-10T21:13:00Z" w16du:dateUtc="2026-05-11T02:13:00Z">
        <w:r>
          <w:rPr>
            <w:rFonts w:ascii="Times New Roman" w:hAnsi="Times New Roman" w:cs="Times New Roman"/>
          </w:rPr>
          <w:t xml:space="preserve"> </w:t>
        </w:r>
      </w:ins>
      <w:ins w:id="31" w:author="Benton, Deon" w:date="2026-05-11T11:55:00Z" w16du:dateUtc="2026-05-11T16:55:00Z">
        <w:r w:rsidR="001166DF">
          <w:rPr>
            <w:rFonts w:ascii="Times New Roman" w:hAnsi="Times New Roman" w:cs="Times New Roman"/>
          </w:rPr>
          <w:t xml:space="preserve">rationality, </w:t>
        </w:r>
      </w:ins>
      <w:ins w:id="32" w:author="Benton, Deon" w:date="2026-05-10T21:13:00Z" w16du:dateUtc="2026-05-11T02:13:00Z">
        <w:r>
          <w:rPr>
            <w:rFonts w:ascii="Times New Roman" w:hAnsi="Times New Roman" w:cs="Times New Roman"/>
          </w:rPr>
          <w:t>and cost</w:t>
        </w:r>
      </w:ins>
      <w:ins w:id="33" w:author="Benton, Deon" w:date="2026-05-11T11:58:00Z" w16du:dateUtc="2026-05-11T16:58:00Z">
        <w:r w:rsidR="00CD2C97">
          <w:rPr>
            <w:rFonts w:ascii="Times New Roman" w:hAnsi="Times New Roman" w:cs="Times New Roman"/>
          </w:rPr>
          <w:t>, a</w:t>
        </w:r>
      </w:ins>
      <w:ins w:id="34" w:author="Benton, Deon" w:date="2026-05-11T11:59:00Z" w16du:dateUtc="2026-05-11T16:59:00Z">
        <w:r w:rsidR="00CD2C97">
          <w:rPr>
            <w:rFonts w:ascii="Times New Roman" w:hAnsi="Times New Roman" w:cs="Times New Roman"/>
          </w:rPr>
          <w:t>mong other things</w:t>
        </w:r>
      </w:ins>
      <w:ins w:id="35" w:author="Benton, Deon" w:date="2026-05-10T21:12:00Z" w16du:dateUtc="2026-05-11T02:12:00Z">
        <w:r w:rsidRPr="00C62E91">
          <w:rPr>
            <w:rFonts w:ascii="Times New Roman" w:hAnsi="Times New Roman" w:cs="Times New Roman"/>
          </w:rPr>
          <w:t>. This has intuitive appeal, not least because adults probably do use such principles to process and interpret others' actions. Other a</w:t>
        </w:r>
      </w:ins>
      <w:ins w:id="36" w:author="Benton, Deon" w:date="2026-05-11T11:59:00Z" w16du:dateUtc="2026-05-11T16:59:00Z">
        <w:r w:rsidR="00CC4C6E">
          <w:rPr>
            <w:rFonts w:ascii="Times New Roman" w:hAnsi="Times New Roman" w:cs="Times New Roman"/>
          </w:rPr>
          <w:t>ttractive</w:t>
        </w:r>
      </w:ins>
      <w:ins w:id="37"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38" w:author="Benton, Deon" w:date="2026-05-11T11:13:00Z" w16du:dateUtc="2026-05-11T16:13:00Z">
        <w:r w:rsidR="00AC6FC0">
          <w:rPr>
            <w:rFonts w:ascii="Times New Roman" w:hAnsi="Times New Roman" w:cs="Times New Roman"/>
          </w:rPr>
          <w:t xml:space="preserve"> at the heart of the developmental cognitive sciences</w:t>
        </w:r>
      </w:ins>
      <w:ins w:id="39" w:author="Benton, Deon" w:date="2026-05-11T11:57:00Z" w16du:dateUtc="2026-05-11T16:57:00Z">
        <w:r w:rsidR="00CD2C97">
          <w:rPr>
            <w:rFonts w:ascii="Times New Roman" w:hAnsi="Times New Roman" w:cs="Times New Roman"/>
          </w:rPr>
          <w:t>,</w:t>
        </w:r>
      </w:ins>
      <w:ins w:id="40" w:author="Benton, Deon" w:date="2026-05-10T21:12:00Z" w16du:dateUtc="2026-05-11T02:12:00Z">
        <w:r w:rsidRPr="00C62E91">
          <w:rPr>
            <w:rFonts w:ascii="Times New Roman" w:hAnsi="Times New Roman" w:cs="Times New Roman"/>
          </w:rPr>
          <w:t xml:space="preserve"> have generated a</w:t>
        </w:r>
      </w:ins>
      <w:ins w:id="41" w:author="Benton, Deon" w:date="2026-05-11T11:56:00Z" w16du:dateUtc="2026-05-11T16:56:00Z">
        <w:r w:rsidR="002F05F8">
          <w:rPr>
            <w:rFonts w:ascii="Times New Roman" w:hAnsi="Times New Roman" w:cs="Times New Roman"/>
          </w:rPr>
          <w:t xml:space="preserve"> substantial body of research,</w:t>
        </w:r>
      </w:ins>
      <w:ins w:id="42" w:author="Benton, Deon" w:date="2026-05-10T21:15:00Z" w16du:dateUtc="2026-05-11T02:15:00Z">
        <w:r>
          <w:rPr>
            <w:rFonts w:ascii="Times New Roman" w:hAnsi="Times New Roman" w:cs="Times New Roman"/>
          </w:rPr>
          <w:t xml:space="preserve"> </w:t>
        </w:r>
      </w:ins>
      <w:ins w:id="43" w:author="Benton, Deon" w:date="2026-05-10T21:12:00Z" w16du:dateUtc="2026-05-11T02:12:00Z">
        <w:r w:rsidRPr="00C62E91">
          <w:rPr>
            <w:rFonts w:ascii="Times New Roman" w:hAnsi="Times New Roman" w:cs="Times New Roman"/>
          </w:rPr>
          <w:t>and</w:t>
        </w:r>
      </w:ins>
      <w:ins w:id="44" w:author="Benton, Deon" w:date="2026-05-10T21:16:00Z" w16du:dateUtc="2026-05-11T02:16:00Z">
        <w:r>
          <w:rPr>
            <w:rFonts w:ascii="Times New Roman" w:hAnsi="Times New Roman" w:cs="Times New Roman"/>
          </w:rPr>
          <w:t xml:space="preserve"> </w:t>
        </w:r>
      </w:ins>
      <w:ins w:id="45" w:author="Benton, Deon" w:date="2026-05-11T12:00:00Z" w16du:dateUtc="2026-05-11T17:00:00Z">
        <w:r w:rsidR="006C5AAB">
          <w:rPr>
            <w:rFonts w:ascii="Times New Roman" w:hAnsi="Times New Roman" w:cs="Times New Roman"/>
          </w:rPr>
          <w:t>enjoy some degree of</w:t>
        </w:r>
      </w:ins>
      <w:ins w:id="46" w:author="Benton, Deon" w:date="2026-05-10T21:12:00Z" w16du:dateUtc="2026-05-11T02:12:00Z">
        <w:r w:rsidRPr="00C62E91">
          <w:rPr>
            <w:rFonts w:ascii="Times New Roman" w:hAnsi="Times New Roman" w:cs="Times New Roman"/>
          </w:rPr>
          <w:t xml:space="preserve"> empirical support. </w:t>
        </w:r>
      </w:ins>
      <w:ins w:id="47" w:author="Benton, Deon" w:date="2026-05-11T12:01:00Z" w16du:dateUtc="2026-05-11T17:01:00Z">
        <w:r w:rsidR="008A4FA6">
          <w:rPr>
            <w:rFonts w:ascii="Times New Roman" w:hAnsi="Times New Roman" w:cs="Times New Roman"/>
          </w:rPr>
          <w:t>Yet i</w:t>
        </w:r>
      </w:ins>
      <w:ins w:id="48" w:author="Benton, Deon" w:date="2026-05-11T09:53:00Z" w16du:dateUtc="2026-05-11T14:53:00Z">
        <w:r w:rsidR="00F42F5B">
          <w:rPr>
            <w:rFonts w:ascii="Times New Roman" w:hAnsi="Times New Roman" w:cs="Times New Roman"/>
          </w:rPr>
          <w:t xml:space="preserve">mportant questions </w:t>
        </w:r>
      </w:ins>
      <w:ins w:id="49" w:author="Benton, Deon" w:date="2026-05-10T21:23:00Z" w16du:dateUtc="2026-05-11T02:23:00Z">
        <w:r w:rsidR="00956572">
          <w:rPr>
            <w:rFonts w:ascii="Times New Roman" w:hAnsi="Times New Roman" w:cs="Times New Roman"/>
          </w:rPr>
          <w:t>remain</w:t>
        </w:r>
      </w:ins>
      <w:ins w:id="50" w:author="Benton, Deon" w:date="2026-05-10T21:19:00Z" w16du:dateUtc="2026-05-11T02:19:00Z">
        <w:r>
          <w:rPr>
            <w:rFonts w:ascii="Times New Roman" w:hAnsi="Times New Roman" w:cs="Times New Roman"/>
          </w:rPr>
          <w:t xml:space="preserve"> about key aspects of each proposal.</w:t>
        </w:r>
      </w:ins>
      <w:ins w:id="51" w:author="Benton, Deon" w:date="2026-05-10T21:12:00Z" w16du:dateUtc="2026-05-11T02:12:00Z">
        <w:r w:rsidRPr="00C62E91">
          <w:rPr>
            <w:rFonts w:ascii="Times New Roman" w:hAnsi="Times New Roman" w:cs="Times New Roman"/>
          </w:rPr>
          <w:t xml:space="preserve"> For example,</w:t>
        </w:r>
      </w:ins>
      <w:ins w:id="52" w:author="Benton, Deon" w:date="2026-05-10T21:26:00Z" w16du:dateUtc="2026-05-11T02:26:00Z">
        <w:r w:rsidR="00952AE6">
          <w:rPr>
            <w:rFonts w:ascii="Times New Roman" w:hAnsi="Times New Roman" w:cs="Times New Roman"/>
          </w:rPr>
          <w:t xml:space="preserve"> although</w:t>
        </w:r>
      </w:ins>
      <w:ins w:id="53" w:author="Benton, Deon" w:date="2026-05-10T21:12:00Z" w16du:dateUtc="2026-05-11T02:12:00Z">
        <w:r w:rsidRPr="00C62E91">
          <w:rPr>
            <w:rFonts w:ascii="Times New Roman" w:hAnsi="Times New Roman" w:cs="Times New Roman"/>
          </w:rPr>
          <w:t xml:space="preserve"> </w:t>
        </w:r>
      </w:ins>
      <w:ins w:id="54" w:author="Benton, Deon" w:date="2026-05-10T21:26:00Z" w16du:dateUtc="2026-05-11T02:26:00Z">
        <w:r w:rsidR="00952AE6">
          <w:rPr>
            <w:rFonts w:ascii="Times New Roman" w:hAnsi="Times New Roman" w:cs="Times New Roman"/>
          </w:rPr>
          <w:t>proponents of the</w:t>
        </w:r>
      </w:ins>
      <w:ins w:id="55" w:author="Benton, Deon" w:date="2026-05-10T21:12:00Z" w16du:dateUtc="2026-05-11T02:12:00Z">
        <w:r w:rsidRPr="00C62E91">
          <w:rPr>
            <w:rFonts w:ascii="Times New Roman" w:hAnsi="Times New Roman" w:cs="Times New Roman"/>
          </w:rPr>
          <w:t xml:space="preserve"> teleological stance </w:t>
        </w:r>
      </w:ins>
      <w:ins w:id="56" w:author="Benton, Deon" w:date="2026-05-10T21:26:00Z" w16du:dateUtc="2026-05-11T02:26:00Z">
        <w:r w:rsidR="00952AE6">
          <w:rPr>
            <w:rFonts w:ascii="Times New Roman" w:hAnsi="Times New Roman" w:cs="Times New Roman"/>
          </w:rPr>
          <w:t>maintain that</w:t>
        </w:r>
      </w:ins>
      <w:ins w:id="57" w:author="Benton, Deon" w:date="2026-05-10T21:12:00Z" w16du:dateUtc="2026-05-11T02:12:00Z">
        <w:r w:rsidRPr="00C62E91">
          <w:rPr>
            <w:rFonts w:ascii="Times New Roman" w:hAnsi="Times New Roman" w:cs="Times New Roman"/>
          </w:rPr>
          <w:t xml:space="preserve"> infants interpret actions in terms of</w:t>
        </w:r>
      </w:ins>
      <w:ins w:id="58" w:author="Benton, Deon" w:date="2026-05-10T21:22:00Z" w16du:dateUtc="2026-05-11T02:22:00Z">
        <w:r>
          <w:rPr>
            <w:rFonts w:ascii="Times New Roman" w:hAnsi="Times New Roman" w:cs="Times New Roman"/>
          </w:rPr>
          <w:t xml:space="preserve"> </w:t>
        </w:r>
      </w:ins>
      <w:ins w:id="59" w:author="Benton, Deon" w:date="2026-05-11T09:53:00Z" w16du:dateUtc="2026-05-11T14:53:00Z">
        <w:r w:rsidR="000651E9">
          <w:rPr>
            <w:rFonts w:ascii="Times New Roman" w:hAnsi="Times New Roman" w:cs="Times New Roman"/>
          </w:rPr>
          <w:t>goals, constraints, efficiency, and rationality,</w:t>
        </w:r>
      </w:ins>
      <w:ins w:id="60" w:author="Benton, Deon" w:date="2026-05-10T21:22:00Z" w16du:dateUtc="2026-05-11T02:22:00Z">
        <w:r>
          <w:rPr>
            <w:rFonts w:ascii="Times New Roman" w:hAnsi="Times New Roman" w:cs="Times New Roman"/>
          </w:rPr>
          <w:t xml:space="preserve"> </w:t>
        </w:r>
      </w:ins>
      <w:ins w:id="61" w:author="Benton, Deon" w:date="2026-05-11T09:53:00Z" w16du:dateUtc="2026-05-11T14:53:00Z">
        <w:r w:rsidR="000651E9">
          <w:rPr>
            <w:rFonts w:ascii="Times New Roman" w:hAnsi="Times New Roman" w:cs="Times New Roman"/>
          </w:rPr>
          <w:t>the theor</w:t>
        </w:r>
      </w:ins>
      <w:ins w:id="62" w:author="Benton, Deon" w:date="2026-05-11T09:54:00Z" w16du:dateUtc="2026-05-11T14:54:00Z">
        <w:r w:rsidR="000651E9">
          <w:rPr>
            <w:rFonts w:ascii="Times New Roman" w:hAnsi="Times New Roman" w:cs="Times New Roman"/>
          </w:rPr>
          <w:t>y is notably silent about the</w:t>
        </w:r>
      </w:ins>
      <w:ins w:id="63" w:author="Benton, Deon" w:date="2026-05-10T21:23:00Z" w16du:dateUtc="2026-05-11T02:23:00Z">
        <w:r w:rsidR="00956572">
          <w:rPr>
            <w:rFonts w:ascii="Times New Roman" w:hAnsi="Times New Roman" w:cs="Times New Roman"/>
          </w:rPr>
          <w:t xml:space="preserve"> </w:t>
        </w:r>
      </w:ins>
      <w:ins w:id="64" w:author="Benton, Deon" w:date="2026-05-10T21:12:00Z" w16du:dateUtc="2026-05-11T02:12:00Z">
        <w:r w:rsidRPr="00C62E91">
          <w:rPr>
            <w:rFonts w:ascii="Times New Roman" w:hAnsi="Times New Roman" w:cs="Times New Roman"/>
          </w:rPr>
          <w:t>origins of these notions.</w:t>
        </w:r>
      </w:ins>
      <w:ins w:id="65" w:author="Benton, Deon" w:date="2026-05-10T21:17:00Z" w16du:dateUtc="2026-05-11T02:17:00Z">
        <w:r>
          <w:rPr>
            <w:rFonts w:ascii="Times New Roman" w:hAnsi="Times New Roman" w:cs="Times New Roman"/>
          </w:rPr>
          <w:t xml:space="preserve"> </w:t>
        </w:r>
      </w:ins>
      <w:ins w:id="66" w:author="Benton, Deon" w:date="2026-05-11T09:54:00Z" w16du:dateUtc="2026-05-11T14:54:00Z">
        <w:r w:rsidR="005E54A6">
          <w:rPr>
            <w:rFonts w:ascii="Times New Roman" w:hAnsi="Times New Roman" w:cs="Times New Roman"/>
          </w:rPr>
          <w:t xml:space="preserve">This is a notable shortcoming given that possessing some idea of what makes an action </w:t>
        </w:r>
        <w:r w:rsidR="005E54A6">
          <w:rPr>
            <w:rFonts w:ascii="Times New Roman" w:hAnsi="Times New Roman" w:cs="Times New Roman"/>
          </w:rPr>
          <w:lastRenderedPageBreak/>
          <w:t xml:space="preserve">rational or efficient is a prerequisite </w:t>
        </w:r>
      </w:ins>
      <w:ins w:id="67" w:author="Benton, Deon" w:date="2026-05-11T09:55:00Z" w16du:dateUtc="2026-05-11T14:55:00Z">
        <w:r w:rsidR="005E54A6">
          <w:rPr>
            <w:rFonts w:ascii="Times New Roman" w:hAnsi="Times New Roman" w:cs="Times New Roman"/>
          </w:rPr>
          <w:t>for judging whether an action is or is not efficient or rational.</w:t>
        </w:r>
      </w:ins>
      <w:ins w:id="68" w:author="Benton, Deon" w:date="2026-05-10T21:30:00Z" w16du:dateUtc="2026-05-11T02:30:00Z">
        <w:r w:rsidR="00952AE6">
          <w:rPr>
            <w:rFonts w:ascii="Times New Roman" w:hAnsi="Times New Roman" w:cs="Times New Roman"/>
          </w:rPr>
          <w:t xml:space="preserve"> </w:t>
        </w:r>
      </w:ins>
      <w:ins w:id="69" w:author="Benton, Deon" w:date="2026-05-10T21:32:00Z" w16du:dateUtc="2026-05-11T02:32:00Z">
        <w:r w:rsidR="004277B3">
          <w:rPr>
            <w:rFonts w:ascii="Times New Roman" w:hAnsi="Times New Roman" w:cs="Times New Roman"/>
          </w:rPr>
          <w:t xml:space="preserve">Another </w:t>
        </w:r>
      </w:ins>
      <w:ins w:id="70" w:author="Benton, Deon" w:date="2026-05-11T10:01:00Z" w16du:dateUtc="2026-05-11T15:01:00Z">
        <w:r w:rsidR="005A6517">
          <w:rPr>
            <w:rFonts w:ascii="Times New Roman" w:hAnsi="Times New Roman" w:cs="Times New Roman"/>
          </w:rPr>
          <w:t>critique of this proposal is that it remains to be seen how</w:t>
        </w:r>
      </w:ins>
      <w:ins w:id="71" w:author="Benton, Deon" w:date="2026-05-11T10:02:00Z" w16du:dateUtc="2026-05-11T15:02:00Z">
        <w:r w:rsidR="005A6517">
          <w:rPr>
            <w:rFonts w:ascii="Times New Roman" w:hAnsi="Times New Roman" w:cs="Times New Roman"/>
          </w:rPr>
          <w:t>,</w:t>
        </w:r>
      </w:ins>
      <w:ins w:id="72" w:author="Benton, Deon" w:date="2026-05-11T10:01:00Z" w16du:dateUtc="2026-05-11T15:01:00Z">
        <w:r w:rsidR="005A6517">
          <w:rPr>
            <w:rFonts w:ascii="Times New Roman" w:hAnsi="Times New Roman" w:cs="Times New Roman"/>
          </w:rPr>
          <w:t xml:space="preserve"> </w:t>
        </w:r>
      </w:ins>
      <w:ins w:id="73" w:author="Benton, Deon" w:date="2026-05-11T10:02:00Z" w16du:dateUtc="2026-05-11T15:02:00Z">
        <w:r w:rsidR="005A6517">
          <w:rPr>
            <w:rFonts w:ascii="Times New Roman" w:hAnsi="Times New Roman" w:cs="Times New Roman"/>
          </w:rPr>
          <w:t xml:space="preserve">in precise mechanistic terms, </w:t>
        </w:r>
      </w:ins>
      <w:ins w:id="74" w:author="Benton, Deon" w:date="2026-05-10T21:33:00Z" w16du:dateUtc="2026-05-11T02:33:00Z">
        <w:r w:rsidR="004277B3">
          <w:rPr>
            <w:rFonts w:ascii="Times New Roman" w:hAnsi="Times New Roman" w:cs="Times New Roman"/>
          </w:rPr>
          <w:t>an</w:t>
        </w:r>
      </w:ins>
      <w:ins w:id="75" w:author="Benton, Deon" w:date="2026-05-10T21:12:00Z" w16du:dateUtc="2026-05-11T02:12:00Z">
        <w:r w:rsidRPr="00C62E91">
          <w:rPr>
            <w:rFonts w:ascii="Times New Roman" w:hAnsi="Times New Roman" w:cs="Times New Roman"/>
          </w:rPr>
          <w:t xml:space="preserve"> observed action </w:t>
        </w:r>
      </w:ins>
      <w:ins w:id="76" w:author="Benton, Deon" w:date="2026-05-11T10:02:00Z" w16du:dateUtc="2026-05-11T15:02:00Z">
        <w:r w:rsidR="005A6517">
          <w:rPr>
            <w:rFonts w:ascii="Times New Roman" w:hAnsi="Times New Roman" w:cs="Times New Roman"/>
          </w:rPr>
          <w:t>consisting of</w:t>
        </w:r>
      </w:ins>
      <w:ins w:id="77" w:author="Benton, Deon" w:date="2026-05-10T21:12:00Z" w16du:dateUtc="2026-05-11T02:12:00Z">
        <w:r w:rsidRPr="00C62E91">
          <w:rPr>
            <w:rFonts w:ascii="Times New Roman" w:hAnsi="Times New Roman" w:cs="Times New Roman"/>
          </w:rPr>
          <w:t xml:space="preserve"> </w:t>
        </w:r>
      </w:ins>
      <w:ins w:id="78" w:author="Benton, Deon" w:date="2026-05-11T10:03:00Z" w16du:dateUtc="2026-05-11T15:03:00Z">
        <w:r w:rsidR="005A6517">
          <w:rPr>
            <w:rFonts w:ascii="Times New Roman" w:hAnsi="Times New Roman" w:cs="Times New Roman"/>
          </w:rPr>
          <w:t>an end state, a physical context, and observed behavior</w:t>
        </w:r>
      </w:ins>
      <w:ins w:id="79" w:author="Benton, Deon" w:date="2026-05-10T21:12:00Z" w16du:dateUtc="2026-05-11T02:12:00Z">
        <w:r w:rsidRPr="00C62E91">
          <w:rPr>
            <w:rFonts w:ascii="Times New Roman" w:hAnsi="Times New Roman" w:cs="Times New Roman"/>
          </w:rPr>
          <w:t xml:space="preserve"> is transformed into </w:t>
        </w:r>
      </w:ins>
      <w:ins w:id="80" w:author="Benton, Deon" w:date="2026-05-10T21:33:00Z" w16du:dateUtc="2026-05-11T02:33:00Z">
        <w:r w:rsidR="004277B3">
          <w:rPr>
            <w:rFonts w:ascii="Times New Roman" w:hAnsi="Times New Roman" w:cs="Times New Roman"/>
          </w:rPr>
          <w:t>an</w:t>
        </w:r>
      </w:ins>
      <w:ins w:id="81"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82" w:author="Benton, Deon" w:date="2026-05-11T10:08:00Z" w16du:dateUtc="2026-05-11T15:08:00Z">
        <w:r w:rsidR="000F3F41">
          <w:rPr>
            <w:rFonts w:ascii="Times New Roman" w:hAnsi="Times New Roman" w:cs="Times New Roman"/>
          </w:rPr>
          <w:t xml:space="preserve"> (</w:t>
        </w:r>
      </w:ins>
      <w:ins w:id="83" w:author="Benton, Deon" w:date="2026-05-11T12:24:00Z" w16du:dateUtc="2026-05-11T17:24:00Z">
        <w:r w:rsidR="0029581D">
          <w:rPr>
            <w:rFonts w:ascii="Times New Roman" w:hAnsi="Times New Roman" w:cs="Times New Roman"/>
          </w:rPr>
          <w:t xml:space="preserve">Csibra et al., 2003; </w:t>
        </w:r>
      </w:ins>
      <w:ins w:id="84" w:author="Benton, Deon" w:date="2026-05-11T10:12:00Z" w16du:dateUtc="2026-05-11T15:12:00Z">
        <w:r w:rsidR="00D749CF">
          <w:rPr>
            <w:rFonts w:ascii="Times New Roman" w:hAnsi="Times New Roman" w:cs="Times New Roman"/>
          </w:rPr>
          <w:t>Gergely &amp; Csibra, 1997</w:t>
        </w:r>
      </w:ins>
      <w:ins w:id="85" w:author="Benton, Deon" w:date="2026-05-11T10:09:00Z" w16du:dateUtc="2026-05-11T15:09:00Z">
        <w:r w:rsidR="000F3F41">
          <w:rPr>
            <w:rFonts w:ascii="Times New Roman" w:hAnsi="Times New Roman" w:cs="Times New Roman"/>
          </w:rPr>
          <w:t>)</w:t>
        </w:r>
      </w:ins>
      <w:ins w:id="86" w:author="Benton, Deon" w:date="2026-05-11T10:05:00Z" w16du:dateUtc="2026-05-11T15:05:00Z">
        <w:r w:rsidR="00577501">
          <w:rPr>
            <w:rFonts w:ascii="Times New Roman" w:hAnsi="Times New Roman" w:cs="Times New Roman"/>
          </w:rPr>
          <w:t xml:space="preserve">; merely </w:t>
        </w:r>
      </w:ins>
      <w:ins w:id="87" w:author="Benton, Deon" w:date="2026-05-11T10:06:00Z" w16du:dateUtc="2026-05-11T15:06:00Z">
        <w:r w:rsidR="002267D1">
          <w:rPr>
            <w:rFonts w:ascii="Times New Roman" w:hAnsi="Times New Roman" w:cs="Times New Roman"/>
          </w:rPr>
          <w:t>stipulating</w:t>
        </w:r>
      </w:ins>
      <w:ins w:id="88" w:author="Benton, Deon" w:date="2026-05-11T10:05:00Z" w16du:dateUtc="2026-05-11T15:05:00Z">
        <w:r w:rsidR="00577501">
          <w:rPr>
            <w:rFonts w:ascii="Times New Roman" w:hAnsi="Times New Roman" w:cs="Times New Roman"/>
          </w:rPr>
          <w:t xml:space="preserve"> </w:t>
        </w:r>
      </w:ins>
      <w:ins w:id="89" w:author="Benton, Deon" w:date="2026-05-11T10:06:00Z" w16du:dateUtc="2026-05-11T15:06:00Z">
        <w:r w:rsidR="002267D1">
          <w:rPr>
            <w:rFonts w:ascii="Times New Roman" w:hAnsi="Times New Roman" w:cs="Times New Roman"/>
          </w:rPr>
          <w:t>that such a transformation takes place</w:t>
        </w:r>
      </w:ins>
      <w:ins w:id="90" w:author="Benton, Deon" w:date="2026-05-11T10:07:00Z" w16du:dateUtc="2026-05-11T15:07:00Z">
        <w:r w:rsidR="002267D1">
          <w:rPr>
            <w:rFonts w:ascii="Times New Roman" w:hAnsi="Times New Roman" w:cs="Times New Roman"/>
          </w:rPr>
          <w:t xml:space="preserve"> once </w:t>
        </w:r>
      </w:ins>
      <w:ins w:id="91" w:author="Benton, Deon" w:date="2026-05-11T10:17:00Z" w16du:dateUtc="2026-05-11T15:17:00Z">
        <w:r w:rsidR="00CF1087">
          <w:rPr>
            <w:rFonts w:ascii="Times New Roman" w:hAnsi="Times New Roman" w:cs="Times New Roman"/>
          </w:rPr>
          <w:t>it is determined that some</w:t>
        </w:r>
      </w:ins>
      <w:ins w:id="92" w:author="Benton, Deon" w:date="2026-05-11T10:18:00Z" w16du:dateUtc="2026-05-11T15:18:00Z">
        <w:r w:rsidR="00CF1087">
          <w:rPr>
            <w:rFonts w:ascii="Times New Roman" w:hAnsi="Times New Roman" w:cs="Times New Roman"/>
          </w:rPr>
          <w:t xml:space="preserve"> </w:t>
        </w:r>
      </w:ins>
      <w:ins w:id="93" w:author="Benton, Deon" w:date="2026-05-11T10:08:00Z" w16du:dateUtc="2026-05-11T15:08:00Z">
        <w:r w:rsidR="000F3F41">
          <w:rPr>
            <w:rFonts w:ascii="Times New Roman" w:hAnsi="Times New Roman" w:cs="Times New Roman"/>
          </w:rPr>
          <w:t>behavior is</w:t>
        </w:r>
      </w:ins>
      <w:ins w:id="94" w:author="Benton, Deon" w:date="2026-05-11T10:05:00Z" w16du:dateUtc="2026-05-11T15:05:00Z">
        <w:r w:rsidR="00577501">
          <w:rPr>
            <w:rFonts w:ascii="Times New Roman" w:hAnsi="Times New Roman" w:cs="Times New Roman"/>
          </w:rPr>
          <w:t xml:space="preserve"> </w:t>
        </w:r>
      </w:ins>
      <w:ins w:id="95" w:author="Benton, Deon" w:date="2026-05-11T10:08:00Z" w16du:dateUtc="2026-05-11T15:08:00Z">
        <w:r w:rsidR="000F3F41">
          <w:rPr>
            <w:rFonts w:ascii="Times New Roman" w:hAnsi="Times New Roman" w:cs="Times New Roman"/>
          </w:rPr>
          <w:t>rational</w:t>
        </w:r>
      </w:ins>
      <w:ins w:id="96" w:author="Benton, Deon" w:date="2026-05-11T10:17:00Z" w16du:dateUtc="2026-05-11T15:17:00Z">
        <w:r w:rsidR="00CF1087">
          <w:rPr>
            <w:rFonts w:ascii="Times New Roman" w:hAnsi="Times New Roman" w:cs="Times New Roman"/>
          </w:rPr>
          <w:t xml:space="preserve"> and goal-directed if it is the most efficient way to achieve some end state</w:t>
        </w:r>
      </w:ins>
      <w:ins w:id="97" w:author="Benton, Deon" w:date="2026-05-11T10:06:00Z" w16du:dateUtc="2026-05-11T15:06:00Z">
        <w:r w:rsidR="002267D1">
          <w:rPr>
            <w:rFonts w:ascii="Times New Roman" w:hAnsi="Times New Roman" w:cs="Times New Roman"/>
          </w:rPr>
          <w:t xml:space="preserve"> given the physical context is insufficient</w:t>
        </w:r>
      </w:ins>
      <w:ins w:id="98" w:author="Benton, Deon" w:date="2026-05-10T21:12:00Z" w16du:dateUtc="2026-05-11T02:12:00Z">
        <w:r w:rsidRPr="00C62E91">
          <w:rPr>
            <w:rFonts w:ascii="Times New Roman" w:hAnsi="Times New Roman" w:cs="Times New Roman"/>
          </w:rPr>
          <w:t xml:space="preserve">. </w:t>
        </w:r>
      </w:ins>
    </w:p>
    <w:p w14:paraId="0D732D48" w14:textId="109E7187" w:rsidR="00201A31" w:rsidRDefault="00C62E91" w:rsidP="00337B96">
      <w:pPr>
        <w:spacing w:line="480" w:lineRule="auto"/>
        <w:ind w:firstLine="720"/>
        <w:contextualSpacing/>
        <w:rPr>
          <w:ins w:id="99" w:author="Benton, Deon" w:date="2026-05-11T11:20:00Z" w16du:dateUtc="2026-05-11T16:20:00Z"/>
          <w:rFonts w:ascii="Times New Roman" w:hAnsi="Times New Roman" w:cs="Times New Roman"/>
        </w:rPr>
      </w:pPr>
      <w:ins w:id="100" w:author="Benton, Deon" w:date="2026-05-10T21:12:00Z" w16du:dateUtc="2026-05-11T02:12:00Z">
        <w:r w:rsidRPr="00C62E91">
          <w:rPr>
            <w:rFonts w:ascii="Times New Roman" w:hAnsi="Times New Roman" w:cs="Times New Roman"/>
          </w:rPr>
          <w:t>Similar concerns apply to the naive utility calculus account.</w:t>
        </w:r>
      </w:ins>
      <w:ins w:id="101" w:author="Benton, Deon" w:date="2026-05-11T10:39:00Z" w16du:dateUtc="2026-05-11T15:39:00Z">
        <w:r w:rsidR="00B83F51">
          <w:rPr>
            <w:rFonts w:ascii="Times New Roman" w:hAnsi="Times New Roman" w:cs="Times New Roman"/>
          </w:rPr>
          <w:t xml:space="preserve"> </w:t>
        </w:r>
      </w:ins>
      <w:ins w:id="102" w:author="Benton, Deon" w:date="2026-05-11T10:24:00Z" w16du:dateUtc="2026-05-11T15:24:00Z">
        <w:r w:rsidR="00B967F8">
          <w:rPr>
            <w:rFonts w:ascii="Times New Roman" w:hAnsi="Times New Roman" w:cs="Times New Roman"/>
          </w:rPr>
          <w:t>Two concerns are particularly worth noting.</w:t>
        </w:r>
      </w:ins>
      <w:ins w:id="103"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04" w:author="Benton, Deon" w:date="2026-05-11T10:30:00Z" w16du:dateUtc="2026-05-11T15:30:00Z">
        <w:r w:rsidR="005639C4">
          <w:rPr>
            <w:rFonts w:ascii="Times New Roman" w:hAnsi="Times New Roman" w:cs="Times New Roman"/>
          </w:rPr>
          <w:t>lopmental origins of notions such as reward, cost, and subjective utility</w:t>
        </w:r>
      </w:ins>
      <w:ins w:id="105" w:author="Benton, Deon" w:date="2026-05-11T10:31:00Z" w16du:dateUtc="2026-05-11T15:31:00Z">
        <w:r w:rsidR="005639C4">
          <w:rPr>
            <w:rFonts w:ascii="Times New Roman" w:hAnsi="Times New Roman" w:cs="Times New Roman"/>
          </w:rPr>
          <w:t>; learners are simply assumed to</w:t>
        </w:r>
        <w:r w:rsidR="0095422A">
          <w:rPr>
            <w:rFonts w:ascii="Times New Roman" w:hAnsi="Times New Roman" w:cs="Times New Roman"/>
          </w:rPr>
          <w:t xml:space="preserve"> </w:t>
        </w:r>
      </w:ins>
      <w:ins w:id="106" w:author="Benton, Deon" w:date="2026-05-11T10:41:00Z" w16du:dateUtc="2026-05-11T15:41:00Z">
        <w:r w:rsidR="00AA6E3C">
          <w:rPr>
            <w:rFonts w:ascii="Times New Roman" w:hAnsi="Times New Roman" w:cs="Times New Roman"/>
          </w:rPr>
          <w:t>us</w:t>
        </w:r>
      </w:ins>
      <w:ins w:id="107" w:author="Benton, Deon" w:date="2026-05-11T10:31:00Z" w16du:dateUtc="2026-05-11T15:31:00Z">
        <w:r w:rsidR="0095422A">
          <w:rPr>
            <w:rFonts w:ascii="Times New Roman" w:hAnsi="Times New Roman" w:cs="Times New Roman"/>
          </w:rPr>
          <w:t xml:space="preserve">e these </w:t>
        </w:r>
      </w:ins>
      <w:ins w:id="108" w:author="Benton, Deon" w:date="2026-05-11T10:42:00Z" w16du:dateUtc="2026-05-11T15:42:00Z">
        <w:r w:rsidR="00AA6E3C">
          <w:rPr>
            <w:rFonts w:ascii="Times New Roman" w:hAnsi="Times New Roman" w:cs="Times New Roman"/>
          </w:rPr>
          <w:t>concepts when</w:t>
        </w:r>
      </w:ins>
      <w:ins w:id="109" w:author="Benton, Deon" w:date="2026-05-11T10:41:00Z" w16du:dateUtc="2026-05-11T15:41:00Z">
        <w:r w:rsidR="00AA6E3C">
          <w:rPr>
            <w:rFonts w:ascii="Times New Roman" w:hAnsi="Times New Roman" w:cs="Times New Roman"/>
          </w:rPr>
          <w:t xml:space="preserve"> evaluating the basis of an agent’s actions. The second </w:t>
        </w:r>
      </w:ins>
      <w:ins w:id="110"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11" w:author="Benton, Deon" w:date="2026-05-11T12:28:00Z" w16du:dateUtc="2026-05-11T17:28:00Z">
        <w:r w:rsidR="00972FDA">
          <w:rPr>
            <w:rFonts w:ascii="Times New Roman" w:hAnsi="Times New Roman" w:cs="Times New Roman"/>
          </w:rPr>
          <w:t xml:space="preserve">it has yet to be determined </w:t>
        </w:r>
      </w:ins>
      <w:ins w:id="112" w:author="Benton, Deon" w:date="2026-05-11T10:44:00Z" w16du:dateUtc="2026-05-11T15:44:00Z">
        <w:r w:rsidR="00041BC9">
          <w:rPr>
            <w:rFonts w:ascii="Times New Roman" w:hAnsi="Times New Roman" w:cs="Times New Roman"/>
          </w:rPr>
          <w:t>how</w:t>
        </w:r>
      </w:ins>
      <w:ins w:id="113" w:author="Benton, Deon" w:date="2026-05-11T10:46:00Z" w16du:dateUtc="2026-05-11T15:46:00Z">
        <w:r w:rsidR="00041BC9">
          <w:rPr>
            <w:rFonts w:ascii="Times New Roman" w:hAnsi="Times New Roman" w:cs="Times New Roman"/>
          </w:rPr>
          <w:t xml:space="preserve"> </w:t>
        </w:r>
      </w:ins>
      <w:ins w:id="114" w:author="Benton, Deon" w:date="2026-05-11T10:42:00Z" w16du:dateUtc="2026-05-11T15:42:00Z">
        <w:r w:rsidR="00AA6E3C">
          <w:rPr>
            <w:rFonts w:ascii="Times New Roman" w:hAnsi="Times New Roman" w:cs="Times New Roman"/>
          </w:rPr>
          <w:t>the co</w:t>
        </w:r>
      </w:ins>
      <w:ins w:id="115" w:author="Benton, Deon" w:date="2026-05-11T10:43:00Z" w16du:dateUtc="2026-05-11T15:43:00Z">
        <w:r w:rsidR="00AA6E3C">
          <w:rPr>
            <w:rFonts w:ascii="Times New Roman" w:hAnsi="Times New Roman" w:cs="Times New Roman"/>
          </w:rPr>
          <w:t xml:space="preserve">mputations </w:t>
        </w:r>
      </w:ins>
      <w:ins w:id="116" w:author="Benton, Deon" w:date="2026-05-11T10:45:00Z" w16du:dateUtc="2026-05-11T15:45:00Z">
        <w:r w:rsidR="00041BC9">
          <w:rPr>
            <w:rFonts w:ascii="Times New Roman" w:hAnsi="Times New Roman" w:cs="Times New Roman"/>
          </w:rPr>
          <w:t>specified</w:t>
        </w:r>
      </w:ins>
      <w:ins w:id="117" w:author="Benton, Deon" w:date="2026-05-11T10:51:00Z" w16du:dateUtc="2026-05-11T15:51:00Z">
        <w:r w:rsidR="008541BE">
          <w:rPr>
            <w:rFonts w:ascii="Times New Roman" w:hAnsi="Times New Roman" w:cs="Times New Roman"/>
          </w:rPr>
          <w:t xml:space="preserve"> by the</w:t>
        </w:r>
      </w:ins>
      <w:ins w:id="118" w:author="Benton, Deon" w:date="2026-05-11T10:45:00Z" w16du:dateUtc="2026-05-11T15:45:00Z">
        <w:r w:rsidR="00041BC9">
          <w:rPr>
            <w:rFonts w:ascii="Times New Roman" w:hAnsi="Times New Roman" w:cs="Times New Roman"/>
          </w:rPr>
          <w:t xml:space="preserve"> theory are physically realized</w:t>
        </w:r>
      </w:ins>
      <w:ins w:id="119" w:author="Benton, Deon" w:date="2026-05-11T10:46:00Z" w16du:dateUtc="2026-05-11T15:46:00Z">
        <w:r w:rsidR="00BC3476">
          <w:rPr>
            <w:rFonts w:ascii="Times New Roman" w:hAnsi="Times New Roman" w:cs="Times New Roman"/>
          </w:rPr>
          <w:t xml:space="preserve"> in the human brain and mind</w:t>
        </w:r>
      </w:ins>
      <w:ins w:id="120" w:author="Benton, Deon" w:date="2026-05-11T10:45:00Z" w16du:dateUtc="2026-05-11T15:45:00Z">
        <w:r w:rsidR="00041BC9">
          <w:rPr>
            <w:rFonts w:ascii="Times New Roman" w:hAnsi="Times New Roman" w:cs="Times New Roman"/>
          </w:rPr>
          <w:t xml:space="preserve"> </w:t>
        </w:r>
      </w:ins>
      <w:ins w:id="121" w:author="Benton, Deon" w:date="2026-05-11T10:46:00Z" w16du:dateUtc="2026-05-11T15:46:00Z">
        <w:r w:rsidR="00041BC9">
          <w:rPr>
            <w:rFonts w:ascii="Times New Roman" w:hAnsi="Times New Roman" w:cs="Times New Roman"/>
          </w:rPr>
          <w:t xml:space="preserve">at </w:t>
        </w:r>
      </w:ins>
      <w:ins w:id="122" w:author="Benton, Deon" w:date="2026-05-11T10:49:00Z" w16du:dateUtc="2026-05-11T15:49:00Z">
        <w:r w:rsidR="002913D3">
          <w:rPr>
            <w:rFonts w:ascii="Times New Roman" w:hAnsi="Times New Roman" w:cs="Times New Roman"/>
          </w:rPr>
          <w:t>the</w:t>
        </w:r>
      </w:ins>
      <w:ins w:id="123" w:author="Benton, Deon" w:date="2026-05-11T10:46:00Z" w16du:dateUtc="2026-05-11T15:46:00Z">
        <w:r w:rsidR="00041BC9">
          <w:rPr>
            <w:rFonts w:ascii="Times New Roman" w:hAnsi="Times New Roman" w:cs="Times New Roman"/>
          </w:rPr>
          <w:t xml:space="preserve"> </w:t>
        </w:r>
        <w:r w:rsidR="00BC3476">
          <w:rPr>
            <w:rFonts w:ascii="Times New Roman" w:hAnsi="Times New Roman" w:cs="Times New Roman"/>
          </w:rPr>
          <w:t>implementational</w:t>
        </w:r>
        <w:r w:rsidR="00041BC9">
          <w:rPr>
            <w:rFonts w:ascii="Times New Roman" w:hAnsi="Times New Roman" w:cs="Times New Roman"/>
          </w:rPr>
          <w:t xml:space="preserve"> level </w:t>
        </w:r>
      </w:ins>
      <w:ins w:id="124" w:author="Benton, Deon" w:date="2026-05-11T12:28:00Z" w16du:dateUtc="2026-05-11T17:28:00Z">
        <w:r w:rsidR="00972FDA">
          <w:rPr>
            <w:rFonts w:ascii="Times New Roman" w:hAnsi="Times New Roman" w:cs="Times New Roman"/>
          </w:rPr>
          <w:t>or</w:t>
        </w:r>
      </w:ins>
      <w:ins w:id="125" w:author="Benton, Deon" w:date="2026-05-11T10:47:00Z" w16du:dateUtc="2026-05-11T15:47:00Z">
        <w:r w:rsidR="00BC3476">
          <w:rPr>
            <w:rFonts w:ascii="Times New Roman" w:hAnsi="Times New Roman" w:cs="Times New Roman"/>
          </w:rPr>
          <w:t xml:space="preserve"> </w:t>
        </w:r>
      </w:ins>
      <w:ins w:id="126" w:author="Benton, Deon" w:date="2026-05-11T10:52:00Z" w16du:dateUtc="2026-05-11T15:52:00Z">
        <w:r w:rsidR="008541BE">
          <w:rPr>
            <w:rFonts w:ascii="Times New Roman" w:hAnsi="Times New Roman" w:cs="Times New Roman"/>
          </w:rPr>
          <w:t>what</w:t>
        </w:r>
      </w:ins>
      <w:ins w:id="127" w:author="Benton, Deon" w:date="2026-05-11T10:47:00Z" w16du:dateUtc="2026-05-11T15:47:00Z">
        <w:r w:rsidR="00BC3476">
          <w:rPr>
            <w:rFonts w:ascii="Times New Roman" w:hAnsi="Times New Roman" w:cs="Times New Roman"/>
          </w:rPr>
          <w:t xml:space="preserve"> </w:t>
        </w:r>
        <w:r w:rsidR="00BC3476" w:rsidRPr="00C62E91">
          <w:rPr>
            <w:rFonts w:ascii="Times New Roman" w:hAnsi="Times New Roman" w:cs="Times New Roman"/>
          </w:rPr>
          <w:t>psychologically plausible and biologically tractable</w:t>
        </w:r>
        <w:r w:rsidR="00BC3476">
          <w:rPr>
            <w:rFonts w:ascii="Times New Roman" w:hAnsi="Times New Roman" w:cs="Times New Roman"/>
          </w:rPr>
          <w:t xml:space="preserve"> operations</w:t>
        </w:r>
      </w:ins>
      <w:ins w:id="128" w:author="Benton, Deon" w:date="2026-05-11T10:51:00Z" w16du:dateUtc="2026-05-11T15:51:00Z">
        <w:r w:rsidR="008541BE">
          <w:rPr>
            <w:rFonts w:ascii="Times New Roman" w:hAnsi="Times New Roman" w:cs="Times New Roman"/>
          </w:rPr>
          <w:t xml:space="preserve"> give rise to these computations</w:t>
        </w:r>
      </w:ins>
      <w:ins w:id="129" w:author="Benton, Deon" w:date="2026-05-11T10:47:00Z" w16du:dateUtc="2026-05-11T15:47:00Z">
        <w:r w:rsidR="00BC3476">
          <w:rPr>
            <w:rFonts w:ascii="Times New Roman" w:hAnsi="Times New Roman" w:cs="Times New Roman"/>
          </w:rPr>
          <w:t xml:space="preserve"> </w:t>
        </w:r>
      </w:ins>
      <w:ins w:id="130" w:author="Benton, Deon" w:date="2026-05-11T10:49:00Z" w16du:dateUtc="2026-05-11T15:49:00Z">
        <w:r w:rsidR="002913D3">
          <w:rPr>
            <w:rFonts w:ascii="Times New Roman" w:hAnsi="Times New Roman" w:cs="Times New Roman"/>
          </w:rPr>
          <w:t>at the algorithmic and representational level.</w:t>
        </w:r>
      </w:ins>
      <w:ins w:id="131" w:author="Benton, Deon" w:date="2026-05-11T10:53:00Z" w16du:dateUtc="2026-05-11T15:53:00Z">
        <w:r w:rsidR="00337B96">
          <w:rPr>
            <w:rFonts w:ascii="Times New Roman" w:hAnsi="Times New Roman" w:cs="Times New Roman"/>
          </w:rPr>
          <w:t xml:space="preserve"> </w:t>
        </w:r>
      </w:ins>
      <w:ins w:id="132" w:author="Benton, Deon" w:date="2026-05-11T11:01:00Z" w16du:dateUtc="2026-05-11T16:01:00Z">
        <w:r w:rsidR="00F47C53" w:rsidRPr="00F47C53">
          <w:rPr>
            <w:rFonts w:ascii="Times New Roman" w:hAnsi="Times New Roman" w:cs="Times New Roman"/>
          </w:rPr>
          <w:t xml:space="preserve">In terms of Liu et al.’s </w:t>
        </w:r>
      </w:ins>
      <w:ins w:id="133" w:author="Benton, Deon" w:date="2026-05-11T11:19:00Z" w16du:dateUtc="2026-05-11T16:19:00Z">
        <w:r w:rsidR="008F21E5">
          <w:rPr>
            <w:rFonts w:ascii="Times New Roman" w:hAnsi="Times New Roman" w:cs="Times New Roman"/>
          </w:rPr>
          <w:t xml:space="preserve">(2025) </w:t>
        </w:r>
      </w:ins>
      <w:ins w:id="134" w:author="Benton, Deon" w:date="2026-05-11T11:01:00Z" w16du:dateUtc="2026-05-11T16:01:00Z">
        <w:r w:rsidR="00F47C53" w:rsidRPr="00F47C53">
          <w:rPr>
            <w:rFonts w:ascii="Times New Roman" w:hAnsi="Times New Roman" w:cs="Times New Roman"/>
          </w:rPr>
          <w:t xml:space="preserve">proposal, the primary concern </w:t>
        </w:r>
      </w:ins>
      <w:ins w:id="135" w:author="Benton, Deon" w:date="2026-05-11T11:07:00Z" w16du:dateUtc="2026-05-11T16:07:00Z">
        <w:r w:rsidR="00F91F47">
          <w:rPr>
            <w:rFonts w:ascii="Times New Roman" w:hAnsi="Times New Roman" w:cs="Times New Roman"/>
          </w:rPr>
          <w:t xml:space="preserve">is that </w:t>
        </w:r>
      </w:ins>
      <w:ins w:id="136" w:author="Benton, Deon" w:date="2026-05-11T12:30:00Z" w16du:dateUtc="2026-05-11T17:30:00Z">
        <w:r w:rsidR="0069067D">
          <w:rPr>
            <w:rFonts w:ascii="Times New Roman" w:hAnsi="Times New Roman" w:cs="Times New Roman"/>
          </w:rPr>
          <w:t>it</w:t>
        </w:r>
      </w:ins>
      <w:ins w:id="137" w:author="Benton, Deon" w:date="2026-05-11T11:07:00Z" w16du:dateUtc="2026-05-11T16:07:00Z">
        <w:r w:rsidR="00F91F47">
          <w:rPr>
            <w:rFonts w:ascii="Times New Roman" w:hAnsi="Times New Roman" w:cs="Times New Roman"/>
          </w:rPr>
          <w:t xml:space="preserve"> </w:t>
        </w:r>
      </w:ins>
      <w:ins w:id="138" w:author="Benton, Deon" w:date="2026-05-11T12:30:00Z" w16du:dateUtc="2026-05-11T17:30:00Z">
        <w:r w:rsidR="0069067D">
          <w:rPr>
            <w:rFonts w:ascii="Times New Roman" w:hAnsi="Times New Roman" w:cs="Times New Roman"/>
          </w:rPr>
          <w:t>assumes</w:t>
        </w:r>
      </w:ins>
      <w:ins w:id="139" w:author="Benton, Deon" w:date="2026-05-11T11:07:00Z" w16du:dateUtc="2026-05-11T16:07:00Z">
        <w:r w:rsidR="00F91F47">
          <w:rPr>
            <w:rFonts w:ascii="Times New Roman" w:hAnsi="Times New Roman" w:cs="Times New Roman"/>
          </w:rPr>
          <w:t xml:space="preserve"> that infants</w:t>
        </w:r>
        <w:r w:rsidR="00B7730C">
          <w:rPr>
            <w:rFonts w:ascii="Times New Roman" w:hAnsi="Times New Roman" w:cs="Times New Roman"/>
          </w:rPr>
          <w:t xml:space="preserve"> possess innate concepts for agent</w:t>
        </w:r>
      </w:ins>
      <w:ins w:id="140" w:author="Benton, Deon" w:date="2026-05-11T11:08:00Z" w16du:dateUtc="2026-05-11T16:08:00Z">
        <w:r w:rsidR="00B7730C">
          <w:rPr>
            <w:rFonts w:ascii="Times New Roman" w:hAnsi="Times New Roman" w:cs="Times New Roman"/>
          </w:rPr>
          <w:t>s and objects.</w:t>
        </w:r>
      </w:ins>
      <w:ins w:id="141" w:author="Benton, Deon" w:date="2026-05-11T11:04:00Z" w16du:dateUtc="2026-05-11T16:04:00Z">
        <w:r w:rsidR="00FC0858">
          <w:rPr>
            <w:rFonts w:ascii="Times New Roman" w:hAnsi="Times New Roman" w:cs="Times New Roman"/>
          </w:rPr>
          <w:t xml:space="preserve"> </w:t>
        </w:r>
      </w:ins>
      <w:ins w:id="142" w:author="Benton, Deon" w:date="2026-05-11T11:08:00Z" w16du:dateUtc="2026-05-11T16:08:00Z">
        <w:r w:rsidR="00B7730C">
          <w:rPr>
            <w:rFonts w:ascii="Times New Roman" w:hAnsi="Times New Roman" w:cs="Times New Roman"/>
          </w:rPr>
          <w:t xml:space="preserve">As has been discussed extensively elsewhere, the </w:t>
        </w:r>
      </w:ins>
      <w:ins w:id="143" w:author="Benton, Deon" w:date="2026-05-11T11:01:00Z" w16du:dateUtc="2026-05-11T16:01:00Z">
        <w:r w:rsidR="00F47C53" w:rsidRPr="00F47C53">
          <w:rPr>
            <w:rFonts w:ascii="Times New Roman" w:hAnsi="Times New Roman" w:cs="Times New Roman"/>
          </w:rPr>
          <w:t>difficulty with this</w:t>
        </w:r>
      </w:ins>
      <w:ins w:id="144" w:author="Benton, Deon" w:date="2026-05-11T11:08:00Z" w16du:dateUtc="2026-05-11T16:08:00Z">
        <w:r w:rsidR="00B7730C">
          <w:rPr>
            <w:rFonts w:ascii="Times New Roman" w:hAnsi="Times New Roman" w:cs="Times New Roman"/>
          </w:rPr>
          <w:t xml:space="preserve"> position</w:t>
        </w:r>
      </w:ins>
      <w:ins w:id="145"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is that the evidence on which these claims are based comes</w:t>
        </w:r>
      </w:ins>
      <w:ins w:id="146" w:author="Benton, Deon" w:date="2026-05-11T12:30:00Z" w16du:dateUtc="2026-05-11T17:30:00Z">
        <w:r w:rsidR="008526EC">
          <w:rPr>
            <w:rFonts w:ascii="Times New Roman" w:hAnsi="Times New Roman" w:cs="Times New Roman"/>
          </w:rPr>
          <w:t xml:space="preserve"> largely</w:t>
        </w:r>
      </w:ins>
      <w:ins w:id="147" w:author="Benton, Deon" w:date="2026-05-11T11:01:00Z" w16du:dateUtc="2026-05-11T16:01:00Z">
        <w:r w:rsidR="00F47C53" w:rsidRPr="00F47C53">
          <w:rPr>
            <w:rFonts w:ascii="Times New Roman" w:hAnsi="Times New Roman" w:cs="Times New Roman"/>
          </w:rPr>
          <w:t xml:space="preserve"> from infants who</w:t>
        </w:r>
      </w:ins>
      <w:ins w:id="148" w:author="Benton, Deon" w:date="2026-05-11T12:30:00Z" w16du:dateUtc="2026-05-11T17:30:00Z">
        <w:r w:rsidR="008526EC">
          <w:rPr>
            <w:rFonts w:ascii="Times New Roman" w:hAnsi="Times New Roman" w:cs="Times New Roman"/>
          </w:rPr>
          <w:t xml:space="preserve"> </w:t>
        </w:r>
      </w:ins>
      <w:ins w:id="149" w:author="Benton, Deon" w:date="2026-05-11T11:01:00Z" w16du:dateUtc="2026-05-11T16:01:00Z">
        <w:r w:rsidR="00F47C53" w:rsidRPr="00F47C53">
          <w:rPr>
            <w:rFonts w:ascii="Times New Roman" w:hAnsi="Times New Roman" w:cs="Times New Roman"/>
          </w:rPr>
          <w:t>have had months of experience interacting with and learning about agents and objects in the world</w:t>
        </w:r>
      </w:ins>
      <w:ins w:id="150" w:author="Benton, Deon" w:date="2026-05-11T11:02:00Z" w16du:dateUtc="2026-05-11T16:02:00Z">
        <w:r w:rsidR="00F47C53">
          <w:rPr>
            <w:rFonts w:ascii="Times New Roman" w:hAnsi="Times New Roman" w:cs="Times New Roman"/>
          </w:rPr>
          <w:t xml:space="preserve"> (e.g., Benton, 2025</w:t>
        </w:r>
      </w:ins>
      <w:ins w:id="151" w:author="Benton, Deon" w:date="2026-05-11T11:08:00Z" w16du:dateUtc="2026-05-11T16:08:00Z">
        <w:r w:rsidR="00B7730C">
          <w:rPr>
            <w:rFonts w:ascii="Times New Roman" w:hAnsi="Times New Roman" w:cs="Times New Roman"/>
          </w:rPr>
          <w:t>;</w:t>
        </w:r>
      </w:ins>
      <w:ins w:id="152" w:author="Benton, Deon" w:date="2026-05-11T11:09:00Z" w16du:dateUtc="2026-05-11T16:09:00Z">
        <w:r w:rsidR="00B7730C">
          <w:rPr>
            <w:rFonts w:ascii="Times New Roman" w:hAnsi="Times New Roman" w:cs="Times New Roman"/>
          </w:rPr>
          <w:t xml:space="preserve"> Haith, 1998;</w:t>
        </w:r>
      </w:ins>
      <w:ins w:id="153" w:author="Benton, Deon" w:date="2026-05-11T11:08:00Z" w16du:dateUtc="2026-05-11T16:08:00Z">
        <w:r w:rsidR="00B7730C">
          <w:rPr>
            <w:rFonts w:ascii="Times New Roman" w:hAnsi="Times New Roman" w:cs="Times New Roman"/>
          </w:rPr>
          <w:t xml:space="preserve"> Rakison &amp; Lupyan, 2008</w:t>
        </w:r>
      </w:ins>
      <w:ins w:id="154" w:author="Benton, Deon" w:date="2026-05-11T11:16:00Z" w16du:dateUtc="2026-05-11T16:16:00Z">
        <w:r w:rsidR="00C61DE3">
          <w:rPr>
            <w:rFonts w:ascii="Times New Roman" w:hAnsi="Times New Roman" w:cs="Times New Roman"/>
          </w:rPr>
          <w:t>; Scott &amp; Arcaro, 2023</w:t>
        </w:r>
      </w:ins>
      <w:ins w:id="155" w:author="Benton, Deon" w:date="2026-05-11T11:02:00Z" w16du:dateUtc="2026-05-11T16:02:00Z">
        <w:r w:rsidR="00F47C53">
          <w:rPr>
            <w:rFonts w:ascii="Times New Roman" w:hAnsi="Times New Roman" w:cs="Times New Roman"/>
          </w:rPr>
          <w:t>)</w:t>
        </w:r>
      </w:ins>
      <w:ins w:id="156" w:author="Benton, Deon" w:date="2026-05-11T11:01:00Z" w16du:dateUtc="2026-05-11T16:01:00Z">
        <w:r w:rsidR="00F47C53" w:rsidRPr="00F47C53">
          <w:rPr>
            <w:rFonts w:ascii="Times New Roman" w:hAnsi="Times New Roman" w:cs="Times New Roman"/>
          </w:rPr>
          <w:t xml:space="preserve">. </w:t>
        </w:r>
      </w:ins>
      <w:ins w:id="157" w:author="Benton, Deon" w:date="2026-05-11T11:20:00Z" w16du:dateUtc="2026-05-11T16:20:00Z">
        <w:r w:rsidR="008F21E5">
          <w:rPr>
            <w:rFonts w:ascii="Times New Roman" w:hAnsi="Times New Roman" w:cs="Times New Roman"/>
          </w:rPr>
          <w:t xml:space="preserve"> </w:t>
        </w:r>
      </w:ins>
    </w:p>
    <w:p w14:paraId="60ABB2D4" w14:textId="101F2D5B" w:rsidR="00385AC9" w:rsidRDefault="00120990" w:rsidP="00337B96">
      <w:pPr>
        <w:spacing w:line="480" w:lineRule="auto"/>
        <w:ind w:firstLine="720"/>
        <w:contextualSpacing/>
        <w:rPr>
          <w:ins w:id="158" w:author="Benton, Deon" w:date="2026-05-11T13:07:00Z" w16du:dateUtc="2026-05-11T18:07:00Z"/>
          <w:rFonts w:ascii="Times New Roman" w:hAnsi="Times New Roman" w:cs="Times New Roman"/>
        </w:rPr>
      </w:pPr>
      <w:ins w:id="159" w:author="Benton, Deon" w:date="2026-05-16T01:17:00Z" w16du:dateUtc="2026-05-16T06:17:00Z">
        <w:r>
          <w:rPr>
            <w:rFonts w:ascii="Times New Roman" w:hAnsi="Times New Roman" w:cs="Times New Roman"/>
          </w:rPr>
          <w:t>Given these criticism</w:t>
        </w:r>
        <w:r w:rsidR="00CA2363">
          <w:rPr>
            <w:rFonts w:ascii="Times New Roman" w:hAnsi="Times New Roman" w:cs="Times New Roman"/>
          </w:rPr>
          <w:t>s</w:t>
        </w:r>
      </w:ins>
      <w:ins w:id="160" w:author="Benton, Deon" w:date="2026-05-11T11:26:00Z" w16du:dateUtc="2026-05-11T16:26:00Z">
        <w:r w:rsidR="00FC1CA5" w:rsidRPr="00FC1CA5">
          <w:rPr>
            <w:rFonts w:ascii="Times New Roman" w:hAnsi="Times New Roman" w:cs="Times New Roman"/>
          </w:rPr>
          <w:t xml:space="preserve">, </w:t>
        </w:r>
      </w:ins>
      <w:ins w:id="161" w:author="Benton, Deon" w:date="2026-05-11T11:27:00Z" w16du:dateUtc="2026-05-11T16:27:00Z">
        <w:r w:rsidR="00FC1CA5">
          <w:rPr>
            <w:rFonts w:ascii="Times New Roman" w:hAnsi="Times New Roman" w:cs="Times New Roman"/>
          </w:rPr>
          <w:t>there are at least two ways forward</w:t>
        </w:r>
      </w:ins>
      <w:ins w:id="162" w:author="Benton, Deon" w:date="2026-05-11T11:26:00Z" w16du:dateUtc="2026-05-11T16:26:00Z">
        <w:r w:rsidR="00FC1CA5" w:rsidRPr="00FC1CA5">
          <w:rPr>
            <w:rFonts w:ascii="Times New Roman" w:hAnsi="Times New Roman" w:cs="Times New Roman"/>
          </w:rPr>
          <w:t>. One is</w:t>
        </w:r>
      </w:ins>
      <w:ins w:id="163" w:author="Benton, Deon" w:date="2026-05-11T11:27:00Z" w16du:dateUtc="2026-05-11T16:27:00Z">
        <w:r w:rsidR="00FC1CA5">
          <w:rPr>
            <w:rFonts w:ascii="Times New Roman" w:hAnsi="Times New Roman" w:cs="Times New Roman"/>
          </w:rPr>
          <w:t xml:space="preserve"> simply</w:t>
        </w:r>
      </w:ins>
      <w:ins w:id="164" w:author="Benton, Deon" w:date="2026-05-11T11:26:00Z" w16du:dateUtc="2026-05-11T16:26:00Z">
        <w:r w:rsidR="00FC1CA5" w:rsidRPr="00FC1CA5">
          <w:rPr>
            <w:rFonts w:ascii="Times New Roman" w:hAnsi="Times New Roman" w:cs="Times New Roman"/>
          </w:rPr>
          <w:t xml:space="preserve"> to address these criticisms</w:t>
        </w:r>
      </w:ins>
      <w:ins w:id="165" w:author="Benton, Deon" w:date="2026-05-11T11:27:00Z" w16du:dateUtc="2026-05-11T16:27:00Z">
        <w:r w:rsidR="00FC1CA5">
          <w:rPr>
            <w:rFonts w:ascii="Times New Roman" w:hAnsi="Times New Roman" w:cs="Times New Roman"/>
          </w:rPr>
          <w:t xml:space="preserve"> by elaborating and refining the theories themselves. </w:t>
        </w:r>
      </w:ins>
      <w:ins w:id="166" w:author="Benton, Deon" w:date="2026-05-11T11:26:00Z" w16du:dateUtc="2026-05-11T16:26:00Z">
        <w:r w:rsidR="00FC1CA5" w:rsidRPr="00FC1CA5">
          <w:rPr>
            <w:rFonts w:ascii="Times New Roman" w:hAnsi="Times New Roman" w:cs="Times New Roman"/>
          </w:rPr>
          <w:t>Another is t</w:t>
        </w:r>
      </w:ins>
      <w:ins w:id="167" w:author="Benton, Deon" w:date="2026-05-11T12:38:00Z" w16du:dateUtc="2026-05-11T17:38:00Z">
        <w:r w:rsidR="00930298">
          <w:rPr>
            <w:rFonts w:ascii="Times New Roman" w:hAnsi="Times New Roman" w:cs="Times New Roman"/>
          </w:rPr>
          <w:t xml:space="preserve">o </w:t>
        </w:r>
      </w:ins>
      <w:ins w:id="168" w:author="Benton, Deon" w:date="2026-05-11T12:40:00Z" w16du:dateUtc="2026-05-11T17:40:00Z">
        <w:r w:rsidR="00FF22B9">
          <w:rPr>
            <w:rFonts w:ascii="Times New Roman" w:hAnsi="Times New Roman" w:cs="Times New Roman"/>
          </w:rPr>
          <w:t>develop a</w:t>
        </w:r>
      </w:ins>
      <w:ins w:id="169" w:author="Benton, Deon" w:date="2026-05-11T12:38:00Z" w16du:dateUtc="2026-05-11T17:38:00Z">
        <w:r w:rsidR="00930298">
          <w:rPr>
            <w:rFonts w:ascii="Times New Roman" w:hAnsi="Times New Roman" w:cs="Times New Roman"/>
          </w:rPr>
          <w:t xml:space="preserve"> fundamentally different </w:t>
        </w:r>
      </w:ins>
      <w:ins w:id="170" w:author="Benton, Deon" w:date="2026-05-11T12:40:00Z" w16du:dateUtc="2026-05-11T17:40:00Z">
        <w:r w:rsidR="00FF22B9">
          <w:rPr>
            <w:rFonts w:ascii="Times New Roman" w:hAnsi="Times New Roman" w:cs="Times New Roman"/>
          </w:rPr>
          <w:t>account</w:t>
        </w:r>
      </w:ins>
      <w:ins w:id="171" w:author="Benton, Deon" w:date="2026-05-11T11:47:00Z" w16du:dateUtc="2026-05-11T16:47:00Z">
        <w:r w:rsidR="00DF5FE5">
          <w:rPr>
            <w:rFonts w:ascii="Times New Roman" w:hAnsi="Times New Roman" w:cs="Times New Roman"/>
          </w:rPr>
          <w:t>. This is the approach I take here. I will argue that</w:t>
        </w:r>
      </w:ins>
      <w:ins w:id="172" w:author="Benton, Deon" w:date="2026-05-11T11:26:00Z" w16du:dateUtc="2026-05-11T16:26:00Z">
        <w:r w:rsidR="00FC1CA5" w:rsidRPr="00FC1CA5">
          <w:rPr>
            <w:rFonts w:ascii="Times New Roman" w:hAnsi="Times New Roman" w:cs="Times New Roman"/>
          </w:rPr>
          <w:t xml:space="preserve"> infants’ </w:t>
        </w:r>
        <w:r w:rsidR="00FC1CA5" w:rsidRPr="00FC1CA5">
          <w:rPr>
            <w:rFonts w:ascii="Times New Roman" w:hAnsi="Times New Roman" w:cs="Times New Roman"/>
          </w:rPr>
          <w:lastRenderedPageBreak/>
          <w:t xml:space="preserve">looking behavior in </w:t>
        </w:r>
      </w:ins>
      <w:ins w:id="173" w:author="Benton, Deon" w:date="2026-05-16T15:39:00Z" w16du:dateUtc="2026-05-16T20:39:00Z">
        <w:r w:rsidR="00DB0881">
          <w:rPr>
            <w:rFonts w:ascii="Times New Roman" w:hAnsi="Times New Roman" w:cs="Times New Roman"/>
          </w:rPr>
          <w:t>action efficiency understanding</w:t>
        </w:r>
      </w:ins>
      <w:ins w:id="174" w:author="Benton, Deon" w:date="2026-05-11T11:26:00Z" w16du:dateUtc="2026-05-11T16:26:00Z">
        <w:r w:rsidR="00FC1CA5" w:rsidRPr="00FC1CA5">
          <w:rPr>
            <w:rFonts w:ascii="Times New Roman" w:hAnsi="Times New Roman" w:cs="Times New Roman"/>
          </w:rPr>
          <w:t xml:space="preserve"> studies</w:t>
        </w:r>
      </w:ins>
      <w:ins w:id="175" w:author="Benton, Deon" w:date="2026-05-11T12:35:00Z" w16du:dateUtc="2026-05-11T17:35:00Z">
        <w:r w:rsidR="00324065">
          <w:rPr>
            <w:rFonts w:ascii="Times New Roman" w:hAnsi="Times New Roman" w:cs="Times New Roman"/>
          </w:rPr>
          <w:t xml:space="preserve"> can be explained without </w:t>
        </w:r>
      </w:ins>
      <w:ins w:id="176" w:author="Benton, Deon" w:date="2026-05-11T12:43:00Z" w16du:dateUtc="2026-05-11T17:43:00Z">
        <w:r w:rsidR="00317C0B">
          <w:rPr>
            <w:rFonts w:ascii="Times New Roman" w:hAnsi="Times New Roman" w:cs="Times New Roman"/>
          </w:rPr>
          <w:t>recourse</w:t>
        </w:r>
      </w:ins>
      <w:ins w:id="177" w:author="Benton, Deon" w:date="2026-05-11T11:26:00Z" w16du:dateUtc="2026-05-11T16:26:00Z">
        <w:r w:rsidR="00FC1CA5" w:rsidRPr="00FC1CA5">
          <w:rPr>
            <w:rFonts w:ascii="Times New Roman" w:hAnsi="Times New Roman" w:cs="Times New Roman"/>
          </w:rPr>
          <w:t xml:space="preserve"> </w:t>
        </w:r>
      </w:ins>
      <w:ins w:id="178" w:author="Benton, Deon" w:date="2026-05-11T12:35:00Z" w16du:dateUtc="2026-05-11T17:35:00Z">
        <w:r w:rsidR="00324065">
          <w:rPr>
            <w:rFonts w:ascii="Times New Roman" w:hAnsi="Times New Roman" w:cs="Times New Roman"/>
          </w:rPr>
          <w:t>to</w:t>
        </w:r>
      </w:ins>
      <w:ins w:id="179" w:author="Benton, Deon" w:date="2026-05-11T11:48:00Z" w16du:dateUtc="2026-05-11T16:48:00Z">
        <w:r w:rsidR="00515639">
          <w:rPr>
            <w:rFonts w:ascii="Times New Roman" w:hAnsi="Times New Roman" w:cs="Times New Roman"/>
          </w:rPr>
          <w:t xml:space="preserve"> domain-specific mechanisms that support </w:t>
        </w:r>
      </w:ins>
      <w:ins w:id="180" w:author="Benton, Deon" w:date="2026-05-11T11:49:00Z" w16du:dateUtc="2026-05-11T16:49:00Z">
        <w:r w:rsidR="00515639">
          <w:rPr>
            <w:rFonts w:ascii="Times New Roman" w:hAnsi="Times New Roman" w:cs="Times New Roman"/>
          </w:rPr>
          <w:t xml:space="preserve">conceptually </w:t>
        </w:r>
      </w:ins>
      <w:ins w:id="181" w:author="Benton, Deon" w:date="2026-05-11T11:48:00Z" w16du:dateUtc="2026-05-11T16:48:00Z">
        <w:r w:rsidR="00515639">
          <w:rPr>
            <w:rFonts w:ascii="Times New Roman" w:hAnsi="Times New Roman" w:cs="Times New Roman"/>
          </w:rPr>
          <w:t>rich notions of agents, objects, goals, cost, subjective utility, efficiency or rationality</w:t>
        </w:r>
      </w:ins>
      <w:ins w:id="182" w:author="Benton, Deon" w:date="2026-05-11T11:49:00Z" w16du:dateUtc="2026-05-11T16:49:00Z">
        <w:r w:rsidR="00515639">
          <w:rPr>
            <w:rFonts w:ascii="Times New Roman" w:hAnsi="Times New Roman" w:cs="Times New Roman"/>
          </w:rPr>
          <w:t xml:space="preserve"> that are early emerging or even innate</w:t>
        </w:r>
      </w:ins>
      <w:ins w:id="183" w:author="Benton, Deon" w:date="2026-05-11T11:48:00Z" w16du:dateUtc="2026-05-11T16:48:00Z">
        <w:r w:rsidR="00515639">
          <w:rPr>
            <w:rFonts w:ascii="Times New Roman" w:hAnsi="Times New Roman" w:cs="Times New Roman"/>
          </w:rPr>
          <w:t>.</w:t>
        </w:r>
      </w:ins>
      <w:ins w:id="184" w:author="Benton, Deon" w:date="2026-05-11T11:49:00Z" w16du:dateUtc="2026-05-11T16:49:00Z">
        <w:r w:rsidR="00515639">
          <w:rPr>
            <w:rFonts w:ascii="Times New Roman" w:hAnsi="Times New Roman" w:cs="Times New Roman"/>
          </w:rPr>
          <w:t xml:space="preserve"> Instead, I will argue that such behavior emerges</w:t>
        </w:r>
      </w:ins>
      <w:ins w:id="185" w:author="Benton, Deon" w:date="2026-05-11T11:26:00Z" w16du:dateUtc="2026-05-11T16:26:00Z">
        <w:r w:rsidR="00FC1CA5" w:rsidRPr="00FC1CA5">
          <w:rPr>
            <w:rFonts w:ascii="Times New Roman" w:hAnsi="Times New Roman" w:cs="Times New Roman"/>
          </w:rPr>
          <w:t xml:space="preserve"> from</w:t>
        </w:r>
      </w:ins>
      <w:ins w:id="186" w:author="Benton, Deon" w:date="2026-05-11T11:50:00Z" w16du:dateUtc="2026-05-11T16:50:00Z">
        <w:r w:rsidR="00346D11">
          <w:rPr>
            <w:rFonts w:ascii="Times New Roman" w:hAnsi="Times New Roman" w:cs="Times New Roman"/>
          </w:rPr>
          <w:t xml:space="preserve"> much</w:t>
        </w:r>
      </w:ins>
      <w:ins w:id="187" w:author="Benton, Deon" w:date="2026-05-11T11:26:00Z" w16du:dateUtc="2026-05-11T16:26:00Z">
        <w:r w:rsidR="00FC1CA5" w:rsidRPr="00FC1CA5">
          <w:rPr>
            <w:rFonts w:ascii="Times New Roman" w:hAnsi="Times New Roman" w:cs="Times New Roman"/>
          </w:rPr>
          <w:t xml:space="preserve"> leaner domain-general learning mechanisms </w:t>
        </w:r>
      </w:ins>
      <w:ins w:id="188" w:author="Benton, Deon" w:date="2026-05-11T11:28:00Z" w16du:dateUtc="2026-05-11T16:28:00Z">
        <w:r w:rsidR="00FC1CA5">
          <w:rPr>
            <w:rFonts w:ascii="Times New Roman" w:hAnsi="Times New Roman" w:cs="Times New Roman"/>
          </w:rPr>
          <w:t>that operate over the</w:t>
        </w:r>
      </w:ins>
      <w:ins w:id="189" w:author="Benton, Deon" w:date="2026-05-11T11:50:00Z" w16du:dateUtc="2026-05-11T16:50:00Z">
        <w:r w:rsidR="00346D11">
          <w:rPr>
            <w:rFonts w:ascii="Times New Roman" w:hAnsi="Times New Roman" w:cs="Times New Roman"/>
          </w:rPr>
          <w:t xml:space="preserve"> statistics of infants’ everyday visual experience and that</w:t>
        </w:r>
      </w:ins>
      <w:ins w:id="190" w:author="Benton, Deon" w:date="2026-05-11T11:26:00Z" w16du:dateUtc="2026-05-11T16:26:00Z">
        <w:r w:rsidR="00FC1CA5" w:rsidRPr="00FC1CA5">
          <w:rPr>
            <w:rFonts w:ascii="Times New Roman" w:hAnsi="Times New Roman" w:cs="Times New Roman"/>
          </w:rPr>
          <w:t xml:space="preserve"> </w:t>
        </w:r>
      </w:ins>
      <w:ins w:id="191" w:author="Benton, Deon" w:date="2026-05-11T11:50:00Z" w16du:dateUtc="2026-05-11T16:50:00Z">
        <w:r w:rsidR="00346D11">
          <w:rPr>
            <w:rFonts w:ascii="Times New Roman" w:hAnsi="Times New Roman" w:cs="Times New Roman"/>
          </w:rPr>
          <w:t xml:space="preserve">process the conceptually neutral, </w:t>
        </w:r>
      </w:ins>
      <w:ins w:id="192" w:author="Benton, Deon" w:date="2026-05-11T11:26:00Z" w16du:dateUtc="2026-05-11T16:26:00Z">
        <w:r w:rsidR="00FC1CA5" w:rsidRPr="00FC1CA5">
          <w:rPr>
            <w:rFonts w:ascii="Times New Roman" w:hAnsi="Times New Roman" w:cs="Times New Roman"/>
          </w:rPr>
          <w:t xml:space="preserve">perceptual regularities that </w:t>
        </w:r>
      </w:ins>
      <w:ins w:id="193" w:author="Benton, Deon" w:date="2026-05-11T11:50:00Z" w16du:dateUtc="2026-05-11T16:50:00Z">
        <w:r w:rsidR="001E57AA">
          <w:rPr>
            <w:rFonts w:ascii="Times New Roman" w:hAnsi="Times New Roman" w:cs="Times New Roman"/>
          </w:rPr>
          <w:t>d</w:t>
        </w:r>
      </w:ins>
      <w:ins w:id="194" w:author="Benton, Deon" w:date="2026-05-11T11:51:00Z" w16du:dateUtc="2026-05-11T16:51:00Z">
        <w:r w:rsidR="001E57AA">
          <w:rPr>
            <w:rFonts w:ascii="Times New Roman" w:hAnsi="Times New Roman" w:cs="Times New Roman"/>
          </w:rPr>
          <w:t>efine</w:t>
        </w:r>
      </w:ins>
      <w:ins w:id="195" w:author="Benton, Deon" w:date="2026-05-11T11:26:00Z" w16du:dateUtc="2026-05-11T16:26:00Z">
        <w:r w:rsidR="00FC1CA5" w:rsidRPr="00FC1CA5">
          <w:rPr>
            <w:rFonts w:ascii="Times New Roman" w:hAnsi="Times New Roman" w:cs="Times New Roman"/>
          </w:rPr>
          <w:t xml:space="preserve"> others’ actions. </w:t>
        </w:r>
      </w:ins>
      <w:ins w:id="196" w:author="Benton, Deon" w:date="2026-05-11T13:16:00Z" w16du:dateUtc="2026-05-11T18:16:00Z">
        <w:r w:rsidR="00DE5917" w:rsidRPr="00DE5917">
          <w:rPr>
            <w:rFonts w:ascii="Times New Roman" w:hAnsi="Times New Roman" w:cs="Times New Roman"/>
          </w:rPr>
          <w:t xml:space="preserve">It is nevertheless worth being clear from the outset that demonstrating that an alternative account can capture the very same data as domain-specific proposals does not disprove them any more than it proves that the alternative proposal is the one that underpins infants’ behavior. Such a demonstration does, however, do two things. </w:t>
        </w:r>
      </w:ins>
      <w:ins w:id="197" w:author="Benton, Deon" w:date="2026-05-16T01:18:00Z" w16du:dateUtc="2026-05-16T06:18:00Z">
        <w:r w:rsidR="000B5F63" w:rsidRPr="000B5F63">
          <w:rPr>
            <w:rFonts w:ascii="Times New Roman" w:hAnsi="Times New Roman" w:cs="Times New Roman"/>
          </w:rPr>
          <w:t xml:space="preserve">First, it serves as proof of concept that infants’ behavior in studies purported to assess their </w:t>
        </w:r>
      </w:ins>
      <w:ins w:id="198" w:author="Benton, Deon" w:date="2026-05-16T15:39:00Z" w16du:dateUtc="2026-05-16T20:39:00Z">
        <w:r w:rsidR="00DB0881">
          <w:rPr>
            <w:rFonts w:ascii="Times New Roman" w:hAnsi="Times New Roman" w:cs="Times New Roman"/>
          </w:rPr>
          <w:t>action efficiency understanding</w:t>
        </w:r>
      </w:ins>
      <w:ins w:id="199"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00"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p>
    <w:p w14:paraId="119BC41C" w14:textId="1AB9FCFF" w:rsidR="008F21E5" w:rsidDel="00FC1CA5" w:rsidRDefault="002D38A9" w:rsidP="00337B96">
      <w:pPr>
        <w:spacing w:line="480" w:lineRule="auto"/>
        <w:ind w:firstLine="720"/>
        <w:contextualSpacing/>
        <w:rPr>
          <w:del w:id="201" w:author="Benton, Deon" w:date="2026-05-11T11:26:00Z" w16du:dateUtc="2026-05-11T16:26:00Z"/>
          <w:rFonts w:ascii="Times New Roman" w:hAnsi="Times New Roman" w:cs="Times New Roman"/>
        </w:rPr>
      </w:pPr>
      <w:ins w:id="202" w:author="Benton, Deon" w:date="2026-05-16T01:19:00Z" w16du:dateUtc="2026-05-16T06:19:00Z">
        <w:r w:rsidRPr="002D38A9">
          <w:rPr>
            <w:rFonts w:ascii="Times New Roman" w:hAnsi="Times New Roman" w:cs="Times New Roman"/>
          </w:rPr>
          <w:t xml:space="preserve">In what follows, I describe this alternative account. However, because it builds on and extends existing lean explanations of infants’ performance in studies using methodologies similar to those used in </w:t>
        </w:r>
      </w:ins>
      <w:ins w:id="203" w:author="Benton, Deon" w:date="2026-05-16T15:39:00Z" w16du:dateUtc="2026-05-16T20:39:00Z">
        <w:r w:rsidR="00DB0881">
          <w:rPr>
            <w:rFonts w:ascii="Times New Roman" w:hAnsi="Times New Roman" w:cs="Times New Roman"/>
          </w:rPr>
          <w:t>action efficiency understanding</w:t>
        </w:r>
      </w:ins>
      <w:ins w:id="204" w:author="Benton, Deon" w:date="2026-05-16T01:19:00Z" w16du:dateUtc="2026-05-16T06:19:00Z">
        <w:r w:rsidRPr="002D38A9">
          <w:rPr>
            <w:rFonts w:ascii="Times New Roman" w:hAnsi="Times New Roman" w:cs="Times New Roman"/>
          </w:rPr>
          <w:t xml:space="preserve"> research, I first review these earlier proposals and the explanations they offer for infants’ looking behavior.</w:t>
        </w:r>
      </w:ins>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3F441A3C" w:rsidR="007C71AF" w:rsidRDefault="00EA5505" w:rsidP="003065D0">
      <w:pPr>
        <w:spacing w:line="480" w:lineRule="auto"/>
        <w:ind w:firstLine="720"/>
        <w:contextualSpacing/>
        <w:rPr>
          <w:rFonts w:ascii="Times New Roman" w:hAnsi="Times New Roman" w:cs="Times New Roman"/>
        </w:rPr>
      </w:pPr>
      <w:ins w:id="205" w:author="Benton, Deon" w:date="2026-05-11T11:37:00Z" w16du:dateUtc="2026-05-11T16:37:00Z">
        <w:r>
          <w:rPr>
            <w:rFonts w:ascii="Times New Roman" w:hAnsi="Times New Roman" w:cs="Times New Roman"/>
          </w:rPr>
          <w:t xml:space="preserve">In contrast to the rich proposals </w:t>
        </w:r>
      </w:ins>
      <w:ins w:id="206" w:author="Benton, Deon" w:date="2026-05-11T11:39:00Z" w16du:dateUtc="2026-05-11T16:39:00Z">
        <w:r>
          <w:rPr>
            <w:rFonts w:ascii="Times New Roman" w:hAnsi="Times New Roman" w:cs="Times New Roman"/>
          </w:rPr>
          <w:t>d</w:t>
        </w:r>
      </w:ins>
      <w:ins w:id="207" w:author="Benton, Deon" w:date="2026-05-11T11:40:00Z" w16du:dateUtc="2026-05-11T16:40:00Z">
        <w:r w:rsidR="00570CED">
          <w:rPr>
            <w:rFonts w:ascii="Times New Roman" w:hAnsi="Times New Roman" w:cs="Times New Roman"/>
          </w:rPr>
          <w:t>escribed</w:t>
        </w:r>
      </w:ins>
      <w:ins w:id="208" w:author="Benton, Deon" w:date="2026-05-11T11:39:00Z" w16du:dateUtc="2026-05-11T16:39:00Z">
        <w:r>
          <w:rPr>
            <w:rFonts w:ascii="Times New Roman" w:hAnsi="Times New Roman" w:cs="Times New Roman"/>
          </w:rPr>
          <w:t xml:space="preserve"> above</w:t>
        </w:r>
      </w:ins>
      <w:ins w:id="209"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10"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11" w:author="Benton, Deon" w:date="2026-05-11T11:40:00Z" w16du:dateUtc="2026-05-11T16:40:00Z">
        <w:r w:rsidR="007C734F">
          <w:rPr>
            <w:rFonts w:ascii="Times New Roman" w:hAnsi="Times New Roman" w:cs="Times New Roman"/>
          </w:rPr>
          <w:t>The crux of these proposals</w:t>
        </w:r>
      </w:ins>
      <w:ins w:id="212" w:author="Benton, Deon" w:date="2026-05-11T11:41:00Z" w16du:dateUtc="2026-05-11T16:41:00Z">
        <w:r w:rsidR="007C734F">
          <w:rPr>
            <w:rFonts w:ascii="Times New Roman" w:hAnsi="Times New Roman" w:cs="Times New Roman"/>
          </w:rPr>
          <w:t xml:space="preserve"> is that</w:t>
        </w:r>
      </w:ins>
      <w:del w:id="213"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in VoE studies</w:t>
      </w:r>
      <w:r w:rsidR="00E718C8">
        <w:rPr>
          <w:rFonts w:ascii="Times New Roman" w:hAnsi="Times New Roman" w:cs="Times New Roman"/>
        </w:rPr>
        <w:t>—of which the study by Gergely et al. (1995)</w:t>
      </w:r>
      <w:ins w:id="214" w:author="Benton, Deon" w:date="2026-05-11T11:41:00Z" w16du:dateUtc="2026-05-11T16:41:00Z">
        <w:r w:rsidR="007C734F">
          <w:rPr>
            <w:rFonts w:ascii="Times New Roman" w:hAnsi="Times New Roman" w:cs="Times New Roman"/>
          </w:rPr>
          <w:t>, and others,</w:t>
        </w:r>
      </w:ins>
      <w:r w:rsidR="00E718C8">
        <w:rPr>
          <w:rFonts w:ascii="Times New Roman" w:hAnsi="Times New Roman" w:cs="Times New Roman"/>
        </w:rPr>
        <w:t xml:space="preserve">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w:t>
      </w:r>
      <w:r w:rsidR="008948F0">
        <w:rPr>
          <w:rFonts w:ascii="Times New Roman" w:hAnsi="Times New Roman" w:cs="Times New Roman"/>
        </w:rPr>
        <w:lastRenderedPageBreak/>
        <w:t>causality, among many other domains of knowledge</w:t>
      </w:r>
      <w:r w:rsidR="00B30C25">
        <w:rPr>
          <w:rFonts w:ascii="Times New Roman" w:hAnsi="Times New Roman" w:cs="Times New Roman"/>
        </w:rPr>
        <w:t>. Instead,</w:t>
      </w:r>
      <w:ins w:id="215" w:author="Benton, Deon" w:date="2026-05-11T11:41:00Z" w16du:dateUtc="2026-05-11T16:41:00Z">
        <w:r w:rsidR="00AB6E4C">
          <w:rPr>
            <w:rFonts w:ascii="Times New Roman" w:hAnsi="Times New Roman" w:cs="Times New Roman"/>
          </w:rPr>
          <w:t xml:space="preserve"> it is argued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16"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17"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18" w:author="Benton, Deon" w:date="2026-05-11T11:39:00Z" w16du:dateUtc="2026-05-11T16:39:00Z">
        <w:r>
          <w:rPr>
            <w:rFonts w:ascii="Times New Roman" w:hAnsi="Times New Roman" w:cs="Times New Roman"/>
          </w:rPr>
          <w:t xml:space="preserve"> </w:t>
        </w:r>
      </w:ins>
      <w:r>
        <w:rPr>
          <w:rFonts w:ascii="Times New Roman" w:hAnsi="Times New Roman" w:cs="Times New Roman"/>
        </w:rPr>
        <w:t>(e.g., Cohen et al., 2002; Colunga &amp; Smith, 2005; Cohen &amp; Oakes, 2003; 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w:t>
      </w:r>
      <w:r w:rsidR="00BE628D">
        <w:rPr>
          <w:rFonts w:ascii="Times New Roman" w:hAnsi="Times New Roman" w:cs="Times New Roman"/>
        </w:rPr>
        <w:lastRenderedPageBreak/>
        <w:t xml:space="preserve">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 xml:space="preserve">A consequence of such an association is that events that are consistent with it—such </w:t>
      </w:r>
      <w:r w:rsidR="00847C7B">
        <w:rPr>
          <w:rFonts w:ascii="Times New Roman" w:hAnsi="Times New Roman" w:cs="Times New Roman"/>
        </w:rPr>
        <w:lastRenderedPageBreak/>
        <w:t>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r w:rsidR="00A610B2">
        <w:rPr>
          <w:rFonts w:ascii="Times New Roman" w:hAnsi="Times New Roman" w:cs="Times New Roman"/>
        </w:rPr>
        <w:lastRenderedPageBreak/>
        <w:t>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42A254C8"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lastRenderedPageBreak/>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 xml:space="preserve">in </w:t>
      </w:r>
      <w:ins w:id="219" w:author="Benton, Deon" w:date="2026-05-16T15:39:00Z" w16du:dateUtc="2026-05-16T20:39:00Z">
        <w:r w:rsidR="00DB0881">
          <w:rPr>
            <w:rFonts w:ascii="Times New Roman" w:hAnsi="Times New Roman" w:cs="Times New Roman"/>
            <w:b/>
            <w:bCs/>
          </w:rPr>
          <w:t>action efficiency understanding</w:t>
        </w:r>
      </w:ins>
      <w:r>
        <w:rPr>
          <w:rFonts w:ascii="Times New Roman" w:hAnsi="Times New Roman" w:cs="Times New Roman"/>
          <w:b/>
          <w:bCs/>
        </w:rPr>
        <w:t xml:space="preserve"> studies</w:t>
      </w:r>
      <w:r w:rsidRPr="00B12893">
        <w:rPr>
          <w:rFonts w:ascii="Times New Roman" w:hAnsi="Times New Roman" w:cs="Times New Roman"/>
          <w:b/>
          <w:bCs/>
        </w:rPr>
        <w:t xml:space="preserve"> </w:t>
      </w:r>
    </w:p>
    <w:p w14:paraId="429FDEBE" w14:textId="10DFE806"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ins w:id="220" w:author="Benton, Deon" w:date="2026-05-16T15:39:00Z" w16du:dateUtc="2026-05-16T20:39:00Z">
        <w:r w:rsidR="00DB0881">
          <w:rPr>
            <w:rFonts w:ascii="Times New Roman" w:hAnsi="Times New Roman" w:cs="Times New Roman"/>
          </w:rPr>
          <w:t>action efficiency understanding</w:t>
        </w:r>
      </w:ins>
      <w:r w:rsidR="00482F22">
        <w:rPr>
          <w:rFonts w:ascii="Times New Roman" w:hAnsi="Times New Roman" w:cs="Times New Roman"/>
        </w:rPr>
        <w:t>—that is, the ability to discriminate efficient and inefficient actions—</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5D12B9AF"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w:t>
      </w:r>
      <w:ins w:id="221" w:author="Benton, Deon" w:date="2026-05-16T15:39:00Z" w16du:dateUtc="2026-05-16T20:39:00Z">
        <w:r w:rsidR="00DB0881">
          <w:rPr>
            <w:rFonts w:ascii="Times New Roman" w:hAnsi="Times New Roman" w:cs="Times New Roman"/>
          </w:rPr>
          <w:t>action efficiency understanding</w:t>
        </w:r>
      </w:ins>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a 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0A6EC6A6"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ins w:id="222" w:author="Benton, Deon" w:date="2026-05-16T15:39:00Z" w16du:dateUtc="2026-05-16T20:39:00Z">
        <w:r w:rsidR="00DB0881">
          <w:rPr>
            <w:rFonts w:ascii="Times New Roman" w:eastAsia="Times New Roman" w:hAnsi="Times New Roman" w:cs="Times New Roman"/>
          </w:rPr>
          <w:t>action efficiency understanding</w:t>
        </w:r>
      </w:ins>
      <w:r w:rsidR="00331E63">
        <w:rPr>
          <w:rFonts w:ascii="Times New Roman" w:eastAsia="Times New Roman" w:hAnsi="Times New Roman" w:cs="Times New Roman"/>
        </w:rPr>
        <w:t>.</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08226964"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Overwalle’s proposal for explaining how </w:t>
      </w:r>
      <w:ins w:id="223" w:author="Benton, Deon" w:date="2026-05-16T15:39:00Z" w16du:dateUtc="2026-05-16T20:39:00Z">
        <w:r w:rsidR="00DB0881">
          <w:rPr>
            <w:rFonts w:ascii="Times New Roman" w:eastAsia="Times New Roman" w:hAnsi="Times New Roman" w:cs="Times New Roman"/>
          </w:rPr>
          <w:t>action efficiency understanding</w:t>
        </w:r>
      </w:ins>
      <w:r w:rsidRPr="0077319C">
        <w:rPr>
          <w:rFonts w:ascii="Times New Roman" w:eastAsia="Times New Roman" w:hAnsi="Times New Roman" w:cs="Times New Roman"/>
        </w:rPr>
        <w:t xml:space="preserve">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70408AD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Overwalle’s proposal for explaining how </w:t>
      </w:r>
      <w:ins w:id="224" w:author="Benton, Deon" w:date="2026-05-16T15:39:00Z" w16du:dateUtc="2026-05-16T20:39:00Z">
        <w:r w:rsidR="00DB0881">
          <w:rPr>
            <w:rFonts w:ascii="Times New Roman" w:eastAsia="Times New Roman" w:hAnsi="Times New Roman" w:cs="Times New Roman"/>
          </w:rPr>
          <w:t>action efficiency understanding</w:t>
        </w:r>
      </w:ins>
      <w:r w:rsidRPr="00D83D5A">
        <w:rPr>
          <w:rFonts w:ascii="Times New Roman" w:eastAsia="Times New Roman" w:hAnsi="Times New Roman" w:cs="Times New Roman"/>
        </w:rPr>
        <w:t xml:space="preserve">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lastRenderedPageBreak/>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w:t>
      </w:r>
      <w:ins w:id="225" w:author="Benton, Deon" w:date="2026-05-16T15:39:00Z" w16du:dateUtc="2026-05-16T20:39:00Z">
        <w:r w:rsidR="00DB0881">
          <w:rPr>
            <w:rFonts w:ascii="Times New Roman" w:hAnsi="Times New Roman" w:cs="Times New Roman"/>
          </w:rPr>
          <w:t>action efficiency understanding</w:t>
        </w:r>
      </w:ins>
      <w:r w:rsidR="00D23F8D">
        <w:rPr>
          <w:rFonts w:ascii="Times New Roman" w:hAnsi="Times New Roman" w:cs="Times New Roman"/>
        </w:rPr>
        <w:t xml:space="preserve">.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52F7BA8E"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ins w:id="22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ins w:id="227" w:author="Benton, Deon" w:date="2026-05-16T15:39:00Z" w16du:dateUtc="2026-05-16T20:39:00Z">
        <w:r w:rsidR="00DB0881">
          <w:rPr>
            <w:rFonts w:ascii="Times New Roman" w:hAnsi="Times New Roman" w:cs="Times New Roman"/>
          </w:rPr>
          <w:t>action efficiency understanding</w:t>
        </w:r>
      </w:ins>
      <w:r w:rsidR="00B80B47">
        <w:rPr>
          <w:rFonts w:ascii="Times New Roman" w:hAnsi="Times New Roman" w:cs="Times New Roman"/>
        </w:rPr>
        <w:t xml:space="preserve">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w:t>
      </w:r>
      <w:r w:rsidR="002E183C" w:rsidRPr="002E183C">
        <w:rPr>
          <w:rFonts w:ascii="Times New Roman" w:hAnsi="Times New Roman" w:cs="Times New Roman"/>
        </w:rPr>
        <w:lastRenderedPageBreak/>
        <w:t>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51E274F9"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ins w:id="228" w:author="Benton, Deon" w:date="2026-05-16T15:39:00Z" w16du:dateUtc="2026-05-16T20:39:00Z">
        <w:r w:rsidR="00DB0881">
          <w:rPr>
            <w:rFonts w:ascii="Times New Roman" w:hAnsi="Times New Roman" w:cs="Times New Roman"/>
          </w:rPr>
          <w:t>action efficiency understanding</w:t>
        </w:r>
      </w:ins>
      <w:r w:rsidR="002428A9">
        <w:rPr>
          <w:rFonts w:ascii="Times New Roman" w:hAnsi="Times New Roman" w:cs="Times New Roman"/>
        </w:rPr>
        <w:t xml:space="preserve">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w:t>
      </w:r>
      <w:r>
        <w:rPr>
          <w:rFonts w:ascii="Times New Roman" w:hAnsi="Times New Roman" w:cs="Times New Roman"/>
        </w:rPr>
        <w:lastRenderedPageBreak/>
        <w:t>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16B3FAF4"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w:t>
      </w:r>
      <w:ins w:id="229" w:author="Benton, Deon" w:date="2026-05-16T15:39:00Z" w16du:dateUtc="2026-05-16T20:39:00Z">
        <w:r w:rsidR="00DB0881">
          <w:rPr>
            <w:rFonts w:ascii="Times New Roman" w:hAnsi="Times New Roman" w:cs="Times New Roman"/>
          </w:rPr>
          <w:t>action efficiency understanding</w:t>
        </w:r>
      </w:ins>
      <w:r w:rsidR="006F60CB" w:rsidRPr="006F60CB">
        <w:rPr>
          <w:rFonts w:ascii="Times New Roman" w:hAnsi="Times New Roman" w:cs="Times New Roman"/>
        </w:rPr>
        <w:t xml:space="preserve">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5DD28416"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lastRenderedPageBreak/>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w:t>
      </w:r>
      <w:ins w:id="23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4E8577BA"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 xml:space="preserve">to touch the ball. In the latter case, the ball could light up and play a soft </w:t>
      </w:r>
      <w:r w:rsidR="00A753E6">
        <w:rPr>
          <w:rFonts w:ascii="Times New Roman" w:hAnsi="Times New Roman" w:cs="Times New Roman"/>
        </w:rPr>
        <w:lastRenderedPageBreak/>
        <w:t>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ins w:id="231" w:author="Benton, Deon" w:date="2026-05-01T10:10:00Z" w16du:dateUtc="2026-05-01T15:10:00Z">
        <w:r w:rsidR="000D26F7">
          <w:rPr>
            <w:rFonts w:ascii="Times New Roman" w:hAnsi="Times New Roman" w:cs="Times New Roman"/>
          </w:rPr>
          <w:t xml:space="preserve">Given these interpretational issues, </w:t>
        </w:r>
      </w:ins>
      <w:ins w:id="232" w:author="Benton, Deon" w:date="2026-05-01T10:13:00Z" w16du:dateUtc="2026-05-01T15:13:00Z">
        <w:r w:rsidR="00E72C2E">
          <w:rPr>
            <w:rFonts w:ascii="Times New Roman" w:hAnsi="Times New Roman" w:cs="Times New Roman"/>
          </w:rPr>
          <w:t xml:space="preserve">this study will not be discussed further. </w:t>
        </w:r>
      </w:ins>
      <w:ins w:id="233" w:author="Benton, Deon" w:date="2026-05-01T10:10:00Z" w16du:dateUtc="2026-05-01T15:10:00Z">
        <w:r w:rsidR="000D26F7">
          <w:rPr>
            <w:rFonts w:ascii="Times New Roman" w:hAnsi="Times New Roman" w:cs="Times New Roman"/>
          </w:rPr>
          <w:t>It shou</w:t>
        </w:r>
      </w:ins>
      <w:ins w:id="234" w:author="Benton, Deon" w:date="2026-05-01T10:11:00Z" w16du:dateUtc="2026-05-01T15:11:00Z">
        <w:r w:rsidR="000D26F7">
          <w:rPr>
            <w:rFonts w:ascii="Times New Roman" w:hAnsi="Times New Roman" w:cs="Times New Roman"/>
          </w:rPr>
          <w:t>ld be noted that although</w:t>
        </w:r>
      </w:ins>
      <w:r w:rsidR="00AC5804">
        <w:rPr>
          <w:rFonts w:ascii="Times New Roman" w:hAnsi="Times New Roman" w:cs="Times New Roman"/>
        </w:rPr>
        <w:t xml:space="preserve"> </w:t>
      </w:r>
      <w:r w:rsidR="002A6F3D">
        <w:rPr>
          <w:rFonts w:ascii="Times New Roman" w:hAnsi="Times New Roman" w:cs="Times New Roman"/>
        </w:rPr>
        <w:t>Skerry et al. (2013) also report</w:t>
      </w:r>
      <w:ins w:id="235" w:author="Benton, Deon" w:date="2026-05-01T10:04:00Z" w16du:dateUtc="2026-05-01T15:04:00Z">
        <w:r w:rsidR="00FF7138">
          <w:rPr>
            <w:rFonts w:ascii="Times New Roman" w:hAnsi="Times New Roman" w:cs="Times New Roman"/>
          </w:rPr>
          <w:t>ed</w:t>
        </w:r>
      </w:ins>
      <w:r w:rsidR="002A6F3D">
        <w:rPr>
          <w:rFonts w:ascii="Times New Roman" w:hAnsi="Times New Roman" w:cs="Times New Roman"/>
        </w:rPr>
        <w:t xml:space="preserve"> proportional </w:t>
      </w:r>
      <w:r w:rsidR="00AC5804">
        <w:rPr>
          <w:rFonts w:ascii="Times New Roman" w:hAnsi="Times New Roman" w:cs="Times New Roman"/>
        </w:rPr>
        <w:t>looking in their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 xml:space="preserve">that they </w:t>
      </w:r>
      <w:ins w:id="236" w:author="Benton, Deon" w:date="2026-05-01T10:05:00Z" w16du:dateUtc="2026-05-01T15:05:00Z">
        <w:r w:rsidR="00FF7138">
          <w:rPr>
            <w:rFonts w:ascii="Times New Roman" w:hAnsi="Times New Roman" w:cs="Times New Roman"/>
          </w:rPr>
          <w:t>aligned</w:t>
        </w:r>
      </w:ins>
      <w:r w:rsidR="00720784">
        <w:rPr>
          <w:rFonts w:ascii="Times New Roman" w:hAnsi="Times New Roman" w:cs="Times New Roman"/>
        </w:rPr>
        <w:t xml:space="preserve">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ins w:id="237" w:author="Benton, Deon" w:date="2026-05-01T10:13:00Z" w16du:dateUtc="2026-05-01T15:13:00Z">
        <w:r w:rsidR="00E72C2E">
          <w:rPr>
            <w:rFonts w:ascii="Times New Roman" w:hAnsi="Times New Roman" w:cs="Times New Roman"/>
          </w:rPr>
          <w:t>.</w:t>
        </w:r>
      </w:ins>
      <w:ins w:id="238" w:author="Benton, Deon" w:date="2026-05-01T10:06:00Z" w16du:dateUtc="2026-05-01T15:06:00Z">
        <w:r w:rsidR="00572139">
          <w:rPr>
            <w:rFonts w:ascii="Times New Roman" w:hAnsi="Times New Roman" w:cs="Times New Roman"/>
          </w:rPr>
          <w:t xml:space="preserve"> </w:t>
        </w:r>
      </w:ins>
    </w:p>
    <w:p w14:paraId="3FA53A5B" w14:textId="5E97C2AE" w:rsidR="00623ED3" w:rsidRDefault="00AA5095" w:rsidP="002921F8">
      <w:pPr>
        <w:spacing w:line="480" w:lineRule="auto"/>
        <w:ind w:firstLine="720"/>
        <w:contextualSpacing/>
        <w:rPr>
          <w:ins w:id="239" w:author="Benton, Deon" w:date="2026-05-01T10:34:00Z" w16du:dateUtc="2026-05-01T15:34:00Z"/>
          <w:rFonts w:ascii="Times New Roman" w:hAnsi="Times New Roman" w:cs="Times New Roman"/>
        </w:rPr>
      </w:pPr>
      <w:ins w:id="240" w:author="Benton, Deon" w:date="2026-05-01T10:01:00Z" w16du:dateUtc="2026-05-01T15:01:00Z">
        <w:r>
          <w:rPr>
            <w:rFonts w:ascii="Times New Roman" w:hAnsi="Times New Roman" w:cs="Times New Roman"/>
          </w:rPr>
          <w:t xml:space="preserve">The challenge that </w:t>
        </w:r>
      </w:ins>
      <w:ins w:id="241" w:author="Benton, Deon" w:date="2026-05-01T10:13:00Z" w16du:dateUtc="2026-05-01T15:13:00Z">
        <w:r w:rsidR="00E72C2E">
          <w:rPr>
            <w:rFonts w:ascii="Times New Roman" w:hAnsi="Times New Roman" w:cs="Times New Roman"/>
          </w:rPr>
          <w:t>the findings</w:t>
        </w:r>
      </w:ins>
      <w:ins w:id="242" w:author="Benton, Deon" w:date="2026-05-01T10:01:00Z" w16du:dateUtc="2026-05-01T15:01:00Z">
        <w:r>
          <w:rPr>
            <w:rFonts w:ascii="Times New Roman" w:hAnsi="Times New Roman" w:cs="Times New Roman"/>
          </w:rPr>
          <w:t xml:space="preserve"> by Skerry et al. (2013)</w:t>
        </w:r>
      </w:ins>
      <w:ins w:id="243" w:author="Benton, Deon" w:date="2026-05-01T10:14:00Z" w16du:dateUtc="2026-05-01T15:14:00Z">
        <w:r w:rsidR="00E72C2E">
          <w:rPr>
            <w:rFonts w:ascii="Times New Roman" w:hAnsi="Times New Roman" w:cs="Times New Roman"/>
          </w:rPr>
          <w:t xml:space="preserve"> </w:t>
        </w:r>
      </w:ins>
      <w:ins w:id="244" w:author="Benton, Deon" w:date="2026-05-01T10:01:00Z" w16du:dateUtc="2026-05-01T15:01:00Z">
        <w:r>
          <w:rPr>
            <w:rFonts w:ascii="Times New Roman" w:hAnsi="Times New Roman" w:cs="Times New Roman"/>
          </w:rPr>
          <w:t xml:space="preserve">raise is how to reconcile them with the present notion that infants’ looking behaviors in </w:t>
        </w:r>
      </w:ins>
      <w:ins w:id="245" w:author="Benton, Deon" w:date="2026-05-16T15:39:00Z" w16du:dateUtc="2026-05-16T20:39:00Z">
        <w:r w:rsidR="00DB0881">
          <w:rPr>
            <w:rFonts w:ascii="Times New Roman" w:hAnsi="Times New Roman" w:cs="Times New Roman"/>
          </w:rPr>
          <w:t>action efficiency understanding</w:t>
        </w:r>
      </w:ins>
      <w:ins w:id="246" w:author="Benton, Deon" w:date="2026-05-01T10:01:00Z" w16du:dateUtc="2026-05-01T15:01:00Z">
        <w:r>
          <w:rPr>
            <w:rFonts w:ascii="Times New Roman" w:hAnsi="Times New Roman" w:cs="Times New Roman"/>
          </w:rPr>
          <w:t xml:space="preserve"> studies derive from third-person, real-world action experience. </w:t>
        </w:r>
      </w:ins>
      <w:ins w:id="247" w:author="Benton, Deon" w:date="2026-05-01T10:15:00Z" w16du:dateUtc="2026-05-01T15:15:00Z">
        <w:r w:rsidR="00C2053F">
          <w:rPr>
            <w:rFonts w:ascii="Times New Roman" w:hAnsi="Times New Roman" w:cs="Times New Roman"/>
          </w:rPr>
          <w:t>One way to</w:t>
        </w:r>
      </w:ins>
      <w:r w:rsidR="00CA1341">
        <w:rPr>
          <w:rFonts w:ascii="Times New Roman" w:hAnsi="Times New Roman" w:cs="Times New Roman"/>
        </w:rPr>
        <w:t xml:space="preserve">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248" w:author="Benton, Deon" w:date="2026-05-01T10:02:00Z" w16du:dateUtc="2026-05-01T15:02:00Z">
        <w:r>
          <w:rPr>
            <w:rFonts w:ascii="Times New Roman" w:hAnsi="Times New Roman" w:cs="Times New Roman"/>
          </w:rPr>
          <w:t xml:space="preserve"> </w:t>
        </w:r>
      </w:ins>
      <w:ins w:id="249" w:author="Benton, Deon" w:date="2026-05-01T10:18:00Z" w16du:dateUtc="2026-05-01T15:18:00Z">
        <w:r w:rsidR="0034312D" w:rsidRPr="00FD1459">
          <w:rPr>
            <w:rFonts w:ascii="Times New Roman" w:hAnsi="Times New Roman" w:cs="Times New Roman"/>
          </w:rPr>
          <w:t xml:space="preserve">The basic idea is that action experience that is effective—such as when a </w:t>
        </w:r>
        <w:r w:rsidR="0034312D" w:rsidRPr="00FD1459">
          <w:rPr>
            <w:rFonts w:ascii="Times New Roman" w:hAnsi="Times New Roman" w:cs="Times New Roman"/>
          </w:rPr>
          <w:lastRenderedPageBreak/>
          <w:t xml:space="preserve">Velcro-covered ball adheres to Velcro-covered mittens—might temporarily heighten infants’ attention to, and encoding of, </w:t>
        </w:r>
      </w:ins>
      <w:r w:rsidR="00ED2E5A">
        <w:rPr>
          <w:rFonts w:ascii="Times New Roman" w:hAnsi="Times New Roman" w:cs="Times New Roman"/>
        </w:rPr>
        <w:t xml:space="preserve">key </w:t>
      </w:r>
      <w:ins w:id="250"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 that bear directly on their subsequent looking behavior.</w:t>
      </w:r>
      <w:r w:rsidR="00E20DB4">
        <w:rPr>
          <w:rFonts w:ascii="Times New Roman" w:hAnsi="Times New Roman" w:cs="Times New Roman"/>
        </w:rPr>
        <w:t xml:space="preserve"> </w:t>
      </w:r>
      <w:ins w:id="251" w:author="Benton, Deon" w:date="2026-05-01T11:56:00Z" w16du:dateUtc="2026-05-01T16:56:00Z">
        <w:r w:rsidR="00FF369D" w:rsidRPr="00FF369D">
          <w:rPr>
            <w:rFonts w:ascii="Times New Roman" w:hAnsi="Times New Roman" w:cs="Times New Roman"/>
          </w:rPr>
          <w:t>This attentional boost may itself stem from a discrepancy between infants’ prior real-world action experience—</w:t>
        </w:r>
        <w:r w:rsidR="00FF369D">
          <w:rPr>
            <w:rFonts w:ascii="Times New Roman" w:hAnsi="Times New Roman" w:cs="Times New Roman"/>
          </w:rPr>
          <w:t>in which their</w:t>
        </w:r>
        <w:r w:rsidR="00FF369D" w:rsidRPr="00FF369D">
          <w:rPr>
            <w:rFonts w:ascii="Times New Roman" w:hAnsi="Times New Roman" w:cs="Times New Roman"/>
          </w:rPr>
          <w:t xml:space="preserve"> attempts to contact and retrieve objects </w:t>
        </w:r>
      </w:ins>
      <w:ins w:id="252" w:author="Benton, Deon" w:date="2026-05-01T11:57:00Z" w16du:dateUtc="2026-05-01T16:57:00Z">
        <w:r w:rsidR="00FF369D">
          <w:rPr>
            <w:rFonts w:ascii="Times New Roman" w:hAnsi="Times New Roman" w:cs="Times New Roman"/>
          </w:rPr>
          <w:t>have largely been</w:t>
        </w:r>
      </w:ins>
      <w:ins w:id="253" w:author="Benton, Deon" w:date="2026-05-01T11:56:00Z" w16du:dateUtc="2026-05-01T16:56:00Z">
        <w:r w:rsidR="00FF369D" w:rsidRPr="00FF369D">
          <w:rPr>
            <w:rFonts w:ascii="Times New Roman" w:hAnsi="Times New Roman" w:cs="Times New Roman"/>
          </w:rPr>
          <w:t xml:space="preserve"> unsuccessful—and the immediate success</w:t>
        </w:r>
      </w:ins>
      <w:ins w:id="254" w:author="Benton, Deon" w:date="2026-05-01T11:57:00Z" w16du:dateUtc="2026-05-01T16:57:00Z">
        <w:r w:rsidR="00E61CDE">
          <w:rPr>
            <w:rFonts w:ascii="Times New Roman" w:hAnsi="Times New Roman" w:cs="Times New Roman"/>
          </w:rPr>
          <w:t xml:space="preserve"> that infants experience when </w:t>
        </w:r>
      </w:ins>
      <w:ins w:id="255" w:author="Benton, Deon" w:date="2026-05-01T11:58:00Z" w16du:dateUtc="2026-05-01T16:58:00Z">
        <w:r w:rsidR="00E61CDE">
          <w:rPr>
            <w:rFonts w:ascii="Times New Roman" w:hAnsi="Times New Roman" w:cs="Times New Roman"/>
          </w:rPr>
          <w:t>infants attempt the very same actions during a</w:t>
        </w:r>
      </w:ins>
      <w:ins w:id="256" w:author="Benton, Deon" w:date="2026-05-01T11:56:00Z" w16du:dateUtc="2026-05-01T16:56:00Z">
        <w:r w:rsidR="00FF369D" w:rsidRPr="00FF369D">
          <w:rPr>
            <w:rFonts w:ascii="Times New Roman" w:hAnsi="Times New Roman" w:cs="Times New Roman"/>
          </w:rPr>
          <w:t xml:space="preserve"> sticky-mittens manipulation. </w:t>
        </w:r>
      </w:ins>
      <w:ins w:id="257" w:author="Benton, Deon" w:date="2026-05-01T11:58:00Z" w16du:dateUtc="2026-05-01T16:58:00Z">
        <w:r w:rsidR="00E61CDE">
          <w:rPr>
            <w:rFonts w:ascii="Times New Roman" w:hAnsi="Times New Roman" w:cs="Times New Roman"/>
          </w:rPr>
          <w:t>As it relates to Skerry et al. (2013),</w:t>
        </w:r>
      </w:ins>
      <w:ins w:id="258" w:author="Benton, Deon" w:date="2026-05-01T11:51:00Z" w16du:dateUtc="2026-05-01T16:51:00Z">
        <w:r w:rsidR="00435732">
          <w:rPr>
            <w:rFonts w:ascii="Times New Roman" w:hAnsi="Times New Roman" w:cs="Times New Roman"/>
          </w:rPr>
          <w:t xml:space="preserve"> i</w:t>
        </w:r>
      </w:ins>
      <w:ins w:id="259" w:author="Benton, Deon" w:date="2026-05-01T11:47:00Z" w16du:dateUtc="2026-05-01T16:47:00Z">
        <w:r w:rsidR="004A69E7">
          <w:rPr>
            <w:rFonts w:ascii="Times New Roman" w:hAnsi="Times New Roman" w:cs="Times New Roman"/>
          </w:rPr>
          <w:t>f</w:t>
        </w:r>
      </w:ins>
      <w:ins w:id="260" w:author="Benton, Deon" w:date="2026-05-01T11:50:00Z" w16du:dateUtc="2026-05-01T16:50:00Z">
        <w:r w:rsidR="004A69E7">
          <w:rPr>
            <w:rFonts w:ascii="Times New Roman" w:hAnsi="Times New Roman" w:cs="Times New Roman"/>
          </w:rPr>
          <w:t xml:space="preserve"> the 3-month-olds tested in </w:t>
        </w:r>
      </w:ins>
      <w:ins w:id="261" w:author="Benton, Deon" w:date="2026-05-01T11:58:00Z" w16du:dateUtc="2026-05-01T16:58:00Z">
        <w:r w:rsidR="00E61CDE">
          <w:rPr>
            <w:rFonts w:ascii="Times New Roman" w:hAnsi="Times New Roman" w:cs="Times New Roman"/>
          </w:rPr>
          <w:t>that study</w:t>
        </w:r>
      </w:ins>
      <w:ins w:id="262" w:author="Benton, Deon" w:date="2026-05-01T11:50:00Z" w16du:dateUtc="2026-05-01T16:50:00Z">
        <w:r w:rsidR="004A69E7">
          <w:rPr>
            <w:rFonts w:ascii="Times New Roman" w:hAnsi="Times New Roman" w:cs="Times New Roman"/>
          </w:rPr>
          <w:t xml:space="preserve"> learned that</w:t>
        </w:r>
      </w:ins>
      <w:ins w:id="263" w:author="Benton, Deon" w:date="2026-05-01T11:47:00Z" w16du:dateUtc="2026-05-01T16:47:00Z">
        <w:r w:rsidR="004A69E7">
          <w:rPr>
            <w:rFonts w:ascii="Times New Roman" w:hAnsi="Times New Roman" w:cs="Times New Roman"/>
          </w:rPr>
          <w:t xml:space="preserve"> </w:t>
        </w:r>
      </w:ins>
      <w:ins w:id="264" w:author="Benton, Deon" w:date="2026-05-01T11:50:00Z" w16du:dateUtc="2026-05-01T16:50:00Z">
        <w:r w:rsidR="004A69E7">
          <w:rPr>
            <w:rFonts w:ascii="Times New Roman" w:hAnsi="Times New Roman" w:cs="Times New Roman"/>
          </w:rPr>
          <w:t>the</w:t>
        </w:r>
        <w:r w:rsidR="00435732">
          <w:rPr>
            <w:rFonts w:ascii="Times New Roman" w:hAnsi="Times New Roman" w:cs="Times New Roman"/>
          </w:rPr>
          <w:t xml:space="preserve">ir attempts to contact and retrieve objects in the real world have </w:t>
        </w:r>
      </w:ins>
      <w:ins w:id="265" w:author="Benton, Deon" w:date="2026-05-01T11:59:00Z" w16du:dateUtc="2026-05-01T16:59:00Z">
        <w:r w:rsidR="00E61CDE">
          <w:rPr>
            <w:rFonts w:ascii="Times New Roman" w:hAnsi="Times New Roman" w:cs="Times New Roman"/>
          </w:rPr>
          <w:t>typically been ineffective</w:t>
        </w:r>
      </w:ins>
      <w:ins w:id="266" w:author="Benton, Deon" w:date="2026-05-01T11:48:00Z" w16du:dateUtc="2026-05-01T16:48:00Z">
        <w:r w:rsidR="004A69E7">
          <w:rPr>
            <w:rFonts w:ascii="Times New Roman" w:hAnsi="Times New Roman" w:cs="Times New Roman"/>
          </w:rPr>
          <w:t>,</w:t>
        </w:r>
      </w:ins>
      <w:ins w:id="267" w:author="Benton, Deon" w:date="2026-05-01T11:59:00Z" w16du:dateUtc="2026-05-01T16:59:00Z">
        <w:r w:rsidR="00E61CDE">
          <w:rPr>
            <w:rFonts w:ascii="Times New Roman" w:hAnsi="Times New Roman" w:cs="Times New Roman"/>
          </w:rPr>
          <w:t xml:space="preserve"> then</w:t>
        </w:r>
      </w:ins>
      <w:ins w:id="268" w:author="Benton, Deon" w:date="2026-05-01T11:48:00Z" w16du:dateUtc="2026-05-01T16:48:00Z">
        <w:r w:rsidR="004A69E7">
          <w:rPr>
            <w:rFonts w:ascii="Times New Roman" w:hAnsi="Times New Roman" w:cs="Times New Roman"/>
          </w:rPr>
          <w:t xml:space="preserve"> the unanticipated success of their reaches</w:t>
        </w:r>
      </w:ins>
      <w:ins w:id="269" w:author="Benton, Deon" w:date="2026-05-01T11:52:00Z" w16du:dateUtc="2026-05-01T16:52:00Z">
        <w:r w:rsidR="00435732">
          <w:rPr>
            <w:rFonts w:ascii="Times New Roman" w:hAnsi="Times New Roman" w:cs="Times New Roman"/>
          </w:rPr>
          <w:t>—as well as the contingent feedback that accompanies them—</w:t>
        </w:r>
      </w:ins>
      <w:ins w:id="270" w:author="Benton, Deon" w:date="2026-05-01T11:48:00Z" w16du:dateUtc="2026-05-01T16:48:00Z">
        <w:r w:rsidR="004A69E7">
          <w:rPr>
            <w:rFonts w:ascii="Times New Roman" w:hAnsi="Times New Roman" w:cs="Times New Roman"/>
          </w:rPr>
          <w:t>during a sticky-mittens experience may be inherently attention-grabbing</w:t>
        </w:r>
      </w:ins>
      <w:ins w:id="271" w:author="Benton, Deon" w:date="2026-05-01T12:26:00Z" w16du:dateUtc="2026-05-01T17:26:00Z">
        <w:r w:rsidR="009358CD">
          <w:rPr>
            <w:rFonts w:ascii="Times New Roman" w:hAnsi="Times New Roman" w:cs="Times New Roman"/>
          </w:rPr>
          <w:t xml:space="preserve"> and attention-heightening</w:t>
        </w:r>
      </w:ins>
      <w:ins w:id="272" w:author="Benton, Deon" w:date="2026-05-01T11:59:00Z" w16du:dateUtc="2026-05-01T16:59:00Z">
        <w:r w:rsidR="00CE106E">
          <w:rPr>
            <w:rFonts w:ascii="Times New Roman" w:hAnsi="Times New Roman" w:cs="Times New Roman"/>
          </w:rPr>
          <w:t xml:space="preserve">. </w:t>
        </w:r>
      </w:ins>
      <w:ins w:id="273" w:author="Benton, Deon" w:date="2026-05-01T11:35:00Z" w16du:dateUtc="2026-05-01T16:35:00Z">
        <w:r w:rsidR="00AF60B8">
          <w:rPr>
            <w:rFonts w:ascii="Times New Roman" w:hAnsi="Times New Roman" w:cs="Times New Roman"/>
          </w:rPr>
          <w:t>In terms of s</w:t>
        </w:r>
      </w:ins>
      <w:r w:rsidR="00510876">
        <w:rPr>
          <w:rFonts w:ascii="Times New Roman" w:hAnsi="Times New Roman" w:cs="Times New Roman"/>
        </w:rPr>
        <w:t xml:space="preserve">upport for </w:t>
      </w:r>
      <w:ins w:id="274"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heighten infants</w:t>
        </w:r>
      </w:ins>
      <w:ins w:id="275" w:author="Benton, Deon" w:date="2026-05-01T10:26:00Z" w16du:dateUtc="2026-05-01T15:26:00Z">
        <w:r w:rsidR="009C3982">
          <w:rPr>
            <w:rFonts w:ascii="Times New Roman" w:hAnsi="Times New Roman" w:cs="Times New Roman"/>
          </w:rPr>
          <w:t>’</w:t>
        </w:r>
      </w:ins>
      <w:ins w:id="276" w:author="Benton, Deon" w:date="2026-05-01T10:22:00Z" w16du:dateUtc="2026-05-01T15:22:00Z">
        <w:r w:rsidR="00C3263E">
          <w:rPr>
            <w:rFonts w:ascii="Times New Roman" w:hAnsi="Times New Roman" w:cs="Times New Roman"/>
          </w:rPr>
          <w:t xml:space="preserve"> attention </w:t>
        </w:r>
      </w:ins>
      <w:ins w:id="277" w:author="Benton, Deon" w:date="2026-05-01T11:37:00Z" w16du:dateUtc="2026-05-01T16:37:00Z">
        <w:r w:rsidR="008B5039">
          <w:rPr>
            <w:rFonts w:ascii="Times New Roman" w:hAnsi="Times New Roman" w:cs="Times New Roman"/>
          </w:rPr>
          <w:t>to, encoding of, and learning about the</w:t>
        </w:r>
      </w:ins>
      <w:ins w:id="278" w:author="Benton, Deon" w:date="2026-05-01T10:23:00Z" w16du:dateUtc="2026-05-01T15:23:00Z">
        <w:r w:rsidR="00C3263E">
          <w:rPr>
            <w:rFonts w:ascii="Times New Roman" w:hAnsi="Times New Roman" w:cs="Times New Roman"/>
          </w:rPr>
          <w:t xml:space="preserve"> </w:t>
        </w:r>
      </w:ins>
      <w:ins w:id="279" w:author="Benton, Deon" w:date="2026-05-01T10:26:00Z" w16du:dateUtc="2026-05-01T15:26:00Z">
        <w:r w:rsidR="009C3982">
          <w:rPr>
            <w:rFonts w:ascii="Times New Roman" w:hAnsi="Times New Roman" w:cs="Times New Roman"/>
          </w:rPr>
          <w:t xml:space="preserve">surface </w:t>
        </w:r>
      </w:ins>
      <w:ins w:id="280" w:author="Benton, Deon" w:date="2026-05-01T10:23:00Z" w16du:dateUtc="2026-05-01T15:23:00Z">
        <w:r w:rsidR="00C3263E">
          <w:rPr>
            <w:rFonts w:ascii="Times New Roman" w:hAnsi="Times New Roman" w:cs="Times New Roman"/>
          </w:rPr>
          <w:t>features</w:t>
        </w:r>
      </w:ins>
      <w:ins w:id="281" w:author="Benton, Deon" w:date="2026-05-01T11:37:00Z" w16du:dateUtc="2026-05-01T16:37:00Z">
        <w:r w:rsidR="008B5039">
          <w:rPr>
            <w:rFonts w:ascii="Times New Roman" w:hAnsi="Times New Roman" w:cs="Times New Roman"/>
          </w:rPr>
          <w:t xml:space="preserve"> of a task</w:t>
        </w:r>
      </w:ins>
      <w:ins w:id="282" w:author="Benton, Deon" w:date="2026-05-01T11:35:00Z" w16du:dateUtc="2026-05-01T16:35:00Z">
        <w:r w:rsidR="00AF60B8">
          <w:rPr>
            <w:rFonts w:ascii="Times New Roman" w:hAnsi="Times New Roman" w:cs="Times New Roman"/>
          </w:rPr>
          <w:t xml:space="preserve">, Needham et al. </w:t>
        </w:r>
      </w:ins>
      <w:ins w:id="283" w:author="Benton, Deon" w:date="2026-05-01T11:36:00Z" w16du:dateUtc="2026-05-01T16:36:00Z">
        <w:r w:rsidR="00AF60B8">
          <w:rPr>
            <w:rFonts w:ascii="Times New Roman" w:hAnsi="Times New Roman" w:cs="Times New Roman"/>
          </w:rPr>
          <w:t xml:space="preserve">(2002) </w:t>
        </w:r>
      </w:ins>
      <w:del w:id="284" w:author="Benton, Deon" w:date="2026-05-01T10:23:00Z" w16du:dateUtc="2026-05-01T15:23:00Z">
        <w:r w:rsidR="00510876" w:rsidDel="00C3263E">
          <w:rPr>
            <w:rFonts w:ascii="Times New Roman" w:hAnsi="Times New Roman" w:cs="Times New Roman"/>
          </w:rPr>
          <w:delText xml:space="preserve"> </w:delText>
        </w:r>
      </w:del>
      <w:ins w:id="285"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286"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287" w:author="Benton, Deon" w:date="2026-05-01T10:27:00Z" w16du:dateUtc="2026-05-01T15:27:00Z">
        <w:r w:rsidR="00EC4C11">
          <w:rPr>
            <w:rFonts w:ascii="Times New Roman" w:hAnsi="Times New Roman" w:cs="Times New Roman"/>
          </w:rPr>
          <w:t>a</w:t>
        </w:r>
      </w:ins>
      <w:ins w:id="288"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289" w:author="Benton, Deon" w:date="2026-05-01T10:30:00Z" w16du:dateUtc="2026-05-01T15:30:00Z">
        <w:r w:rsidR="003852DA">
          <w:rPr>
            <w:rFonts w:ascii="Times New Roman" w:hAnsi="Times New Roman" w:cs="Times New Roman"/>
          </w:rPr>
          <w:t>object’s</w:t>
        </w:r>
      </w:ins>
      <w:ins w:id="290" w:author="Benton, Deon" w:date="2026-05-01T10:27:00Z" w16du:dateUtc="2026-05-01T15:27:00Z">
        <w:r w:rsidR="00EC4C11">
          <w:rPr>
            <w:rFonts w:ascii="Times New Roman" w:hAnsi="Times New Roman" w:cs="Times New Roman"/>
          </w:rPr>
          <w:t xml:space="preserve"> visible </w:t>
        </w:r>
      </w:ins>
      <w:ins w:id="291" w:author="Benton, Deon" w:date="2026-05-01T10:29:00Z" w16du:dateUtc="2026-05-01T15:29:00Z">
        <w:r w:rsidR="00EC4C11">
          <w:rPr>
            <w:rFonts w:ascii="Times New Roman" w:hAnsi="Times New Roman" w:cs="Times New Roman"/>
          </w:rPr>
          <w:t>features</w:t>
        </w:r>
      </w:ins>
      <w:ins w:id="292" w:author="Benton, Deon" w:date="2026-05-01T10:28:00Z" w16du:dateUtc="2026-05-01T15:28:00Z">
        <w:r w:rsidR="00EC4C11">
          <w:rPr>
            <w:rFonts w:ascii="Times New Roman" w:hAnsi="Times New Roman" w:cs="Times New Roman"/>
          </w:rPr>
          <w:t>. The contention that</w:t>
        </w:r>
      </w:ins>
      <w:ins w:id="293" w:author="Benton, Deon" w:date="2026-05-01T10:31:00Z" w16du:dateUtc="2026-05-01T15:31:00Z">
        <w:r w:rsidR="003852DA">
          <w:rPr>
            <w:rFonts w:ascii="Times New Roman" w:hAnsi="Times New Roman" w:cs="Times New Roman"/>
          </w:rPr>
          <w:t xml:space="preserve"> sticky-mittens experience induces a short-lived attentional</w:t>
        </w:r>
      </w:ins>
      <w:ins w:id="294" w:author="Benton, Deon" w:date="2026-05-01T10:32:00Z" w16du:dateUtc="2026-05-01T15:32:00Z">
        <w:r w:rsidR="00D24343">
          <w:rPr>
            <w:rFonts w:ascii="Times New Roman" w:hAnsi="Times New Roman" w:cs="Times New Roman"/>
          </w:rPr>
          <w:t xml:space="preserve"> boost</w:t>
        </w:r>
      </w:ins>
      <w:ins w:id="295" w:author="Benton, Deon" w:date="2026-05-01T10:28:00Z" w16du:dateUtc="2026-05-01T15:28:00Z">
        <w:r w:rsidR="00EC4C11">
          <w:rPr>
            <w:rFonts w:ascii="Times New Roman" w:hAnsi="Times New Roman" w:cs="Times New Roman"/>
          </w:rPr>
          <w:t xml:space="preserve"> also has empirical support. For example, </w:t>
        </w:r>
      </w:ins>
      <w:ins w:id="296"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297"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p>
    <w:p w14:paraId="6EABE911" w14:textId="3DAAD716" w:rsidR="00BA34AC" w:rsidRDefault="002E4060" w:rsidP="00BA34AC">
      <w:pPr>
        <w:spacing w:line="480" w:lineRule="auto"/>
        <w:ind w:firstLine="720"/>
        <w:contextualSpacing/>
        <w:rPr>
          <w:rFonts w:ascii="Times New Roman" w:hAnsi="Times New Roman" w:cs="Times New Roman"/>
        </w:rPr>
      </w:pPr>
      <w:ins w:id="298" w:author="Benton, Deon" w:date="2026-05-01T12:32:00Z" w16du:dateUtc="2026-05-01T17:32:00Z">
        <w:r>
          <w:rPr>
            <w:rFonts w:ascii="Times New Roman" w:hAnsi="Times New Roman" w:cs="Times New Roman"/>
          </w:rPr>
          <w:t xml:space="preserve">In addition to attending to the properties of the objects </w:t>
        </w:r>
      </w:ins>
      <w:ins w:id="299" w:author="Benton, Deon" w:date="2026-05-01T12:37:00Z" w16du:dateUtc="2026-05-01T17:37:00Z">
        <w:r w:rsidR="00BA34AC">
          <w:rPr>
            <w:rFonts w:ascii="Times New Roman" w:hAnsi="Times New Roman" w:cs="Times New Roman"/>
          </w:rPr>
          <w:t>during a sticky-mittens experience</w:t>
        </w:r>
      </w:ins>
      <w:ins w:id="300" w:author="Benton, Deon" w:date="2026-05-01T12:32:00Z" w16du:dateUtc="2026-05-01T17:32:00Z">
        <w:r>
          <w:rPr>
            <w:rFonts w:ascii="Times New Roman" w:hAnsi="Times New Roman" w:cs="Times New Roman"/>
          </w:rPr>
          <w:t xml:space="preserve">, </w:t>
        </w:r>
      </w:ins>
      <w:ins w:id="301" w:author="Benton, Deon" w:date="2026-05-01T12:37:00Z" w16du:dateUtc="2026-05-01T17:37:00Z">
        <w:r w:rsidR="00BA34AC">
          <w:rPr>
            <w:rFonts w:ascii="Times New Roman" w:hAnsi="Times New Roman" w:cs="Times New Roman"/>
          </w:rPr>
          <w:t xml:space="preserve">successful reaches may enable </w:t>
        </w:r>
      </w:ins>
      <w:ins w:id="302" w:author="Benton, Deon" w:date="2026-05-01T11:33:00Z" w16du:dateUtc="2026-05-01T16:33:00Z">
        <w:r w:rsidR="00492918">
          <w:rPr>
            <w:rFonts w:ascii="Times New Roman" w:hAnsi="Times New Roman" w:cs="Times New Roman"/>
          </w:rPr>
          <w:t xml:space="preserve">infants </w:t>
        </w:r>
      </w:ins>
      <w:ins w:id="303" w:author="Benton, Deon" w:date="2026-05-01T12:37:00Z" w16du:dateUtc="2026-05-01T17:37:00Z">
        <w:r w:rsidR="00BA34AC">
          <w:rPr>
            <w:rFonts w:ascii="Times New Roman" w:hAnsi="Times New Roman" w:cs="Times New Roman"/>
          </w:rPr>
          <w:t>incidentally to encode</w:t>
        </w:r>
      </w:ins>
      <w:ins w:id="304" w:author="Benton, Deon" w:date="2026-05-01T12:38:00Z" w16du:dateUtc="2026-05-01T17:38:00Z">
        <w:r w:rsidR="00BA34AC">
          <w:rPr>
            <w:rFonts w:ascii="Times New Roman" w:hAnsi="Times New Roman" w:cs="Times New Roman"/>
          </w:rPr>
          <w:t xml:space="preserve"> regularities in the those reaches. </w:t>
        </w:r>
      </w:ins>
      <w:r w:rsidR="00BA34AC" w:rsidRPr="00BE2E9B">
        <w:rPr>
          <w:rFonts w:ascii="Times New Roman" w:hAnsi="Times New Roman" w:cs="Times New Roman"/>
        </w:rPr>
        <w:t>A critical regularity</w:t>
      </w:r>
      <w:r w:rsidR="000B20EE">
        <w:rPr>
          <w:rFonts w:ascii="Times New Roman" w:hAnsi="Times New Roman" w:cs="Times New Roman"/>
        </w:rPr>
        <w:t xml:space="preserve"> </w:t>
      </w:r>
      <w:ins w:id="305" w:author="Benton, Deon" w:date="2026-05-01T12:38:00Z" w16du:dateUtc="2026-05-01T17:38:00Z">
        <w:r w:rsidR="00BA34AC">
          <w:rPr>
            <w:rFonts w:ascii="Times New Roman" w:hAnsi="Times New Roman" w:cs="Times New Roman"/>
          </w:rPr>
          <w:t>may</w:t>
        </w:r>
      </w:ins>
      <w:ins w:id="306" w:author="Benton, Deon" w:date="2026-05-01T12:39:00Z" w16du:dateUtc="2026-05-01T17:39:00Z">
        <w:r w:rsidR="000B20EE">
          <w:rPr>
            <w:rFonts w:ascii="Times New Roman" w:hAnsi="Times New Roman" w:cs="Times New Roman"/>
          </w:rPr>
          <w:t xml:space="preserve"> be the geometry (i.e.,</w:t>
        </w:r>
      </w:ins>
      <w:r w:rsidR="00BA34AC" w:rsidRPr="00BE2E9B">
        <w:rPr>
          <w:rFonts w:ascii="Times New Roman" w:hAnsi="Times New Roman" w:cs="Times New Roman"/>
        </w:rPr>
        <w:t xml:space="preserve"> configuration</w:t>
      </w:r>
      <w:ins w:id="307" w:author="Benton, Deon" w:date="2026-05-01T12:39:00Z" w16du:dateUtc="2026-05-01T17:39:00Z">
        <w:r w:rsidR="000B20EE">
          <w:rPr>
            <w:rFonts w:ascii="Times New Roman" w:hAnsi="Times New Roman" w:cs="Times New Roman"/>
          </w:rPr>
          <w:t xml:space="preserve">) </w:t>
        </w:r>
      </w:ins>
      <w:ins w:id="308" w:author="Benton, Deon" w:date="2026-05-01T13:00:00Z" w16du:dateUtc="2026-05-01T18:00:00Z">
        <w:r w:rsidR="00C92A5E">
          <w:rPr>
            <w:rFonts w:ascii="Times New Roman" w:hAnsi="Times New Roman" w:cs="Times New Roman"/>
          </w:rPr>
          <w:t xml:space="preserve">of their arms </w:t>
        </w:r>
      </w:ins>
      <w:ins w:id="309" w:author="Benton, Deon" w:date="2026-05-01T12:39:00Z" w16du:dateUtc="2026-05-01T17:39:00Z">
        <w:r w:rsidR="000B20EE">
          <w:rPr>
            <w:rFonts w:ascii="Times New Roman" w:hAnsi="Times New Roman" w:cs="Times New Roman"/>
          </w:rPr>
          <w:t>and trajectory</w:t>
        </w:r>
      </w:ins>
      <w:ins w:id="310" w:author="Benton, Deon" w:date="2026-05-01T12:59:00Z" w16du:dateUtc="2026-05-01T17:59:00Z">
        <w:r w:rsidR="00C92A5E">
          <w:rPr>
            <w:rFonts w:ascii="Times New Roman" w:hAnsi="Times New Roman" w:cs="Times New Roman"/>
          </w:rPr>
          <w:t xml:space="preserve"> (i.e., </w:t>
        </w:r>
      </w:ins>
      <w:ins w:id="311" w:author="Benton, Deon" w:date="2026-05-01T13:00:00Z" w16du:dateUtc="2026-05-01T18:00:00Z">
        <w:r w:rsidR="00C92A5E">
          <w:rPr>
            <w:rFonts w:ascii="Times New Roman" w:hAnsi="Times New Roman" w:cs="Times New Roman"/>
          </w:rPr>
          <w:t>the directness</w:t>
        </w:r>
      </w:ins>
      <w:ins w:id="312" w:author="Benton, Deon" w:date="2026-05-01T12:59:00Z" w16du:dateUtc="2026-05-01T17:59:00Z">
        <w:r w:rsidR="00C92A5E">
          <w:rPr>
            <w:rFonts w:ascii="Times New Roman" w:hAnsi="Times New Roman" w:cs="Times New Roman"/>
          </w:rPr>
          <w:t>)</w:t>
        </w:r>
      </w:ins>
      <w:ins w:id="313"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their </w:t>
      </w:r>
      <w:ins w:id="314" w:author="Benton, Deon" w:date="2026-05-01T13:00:00Z" w16du:dateUtc="2026-05-01T18:00:00Z">
        <w:r w:rsidR="00C92A5E">
          <w:rPr>
            <w:rFonts w:ascii="Times New Roman" w:hAnsi="Times New Roman" w:cs="Times New Roman"/>
          </w:rPr>
          <w:t>reache</w:t>
        </w:r>
        <w:r w:rsidR="00C92A5E" w:rsidRPr="00BE2E9B">
          <w:rPr>
            <w:rFonts w:ascii="Times New Roman" w:hAnsi="Times New Roman" w:cs="Times New Roman"/>
          </w:rPr>
          <w:t xml:space="preserve">s </w:t>
        </w:r>
      </w:ins>
      <w:r w:rsidR="00BA34AC" w:rsidRPr="00BE2E9B">
        <w:rPr>
          <w:rFonts w:ascii="Times New Roman" w:hAnsi="Times New Roman" w:cs="Times New Roman"/>
        </w:rPr>
        <w:t xml:space="preserve">during </w:t>
      </w:r>
      <w:ins w:id="315" w:author="Benton, Deon" w:date="2026-05-01T12:39:00Z" w16du:dateUtc="2026-05-01T17:39:00Z">
        <w:r w:rsidR="000B20EE">
          <w:rPr>
            <w:rFonts w:ascii="Times New Roman" w:hAnsi="Times New Roman" w:cs="Times New Roman"/>
          </w:rPr>
          <w:t>these episodes</w:t>
        </w:r>
      </w:ins>
      <w:r w:rsidR="00BA34AC" w:rsidRPr="00BE2E9B">
        <w:rPr>
          <w:rFonts w:ascii="Times New Roman" w:hAnsi="Times New Roman" w:cs="Times New Roman"/>
        </w:rPr>
        <w:t xml:space="preserve">. </w:t>
      </w:r>
      <w:ins w:id="316" w:author="Benton, Deon" w:date="2026-05-01T12:45:00Z" w16du:dateUtc="2026-05-01T17:45:00Z">
        <w:r w:rsidR="002A5F73">
          <w:rPr>
            <w:rFonts w:ascii="Times New Roman" w:hAnsi="Times New Roman" w:cs="Times New Roman"/>
          </w:rPr>
          <w:t xml:space="preserve">Infants may </w:t>
        </w:r>
      </w:ins>
      <w:del w:id="317" w:author="Benton, Deon" w:date="2026-05-01T13:05:00Z" w16du:dateUtc="2026-05-01T18:05:00Z">
        <w:r w:rsidR="00BA34AC" w:rsidRPr="00BE2E9B" w:rsidDel="008A2E25">
          <w:rPr>
            <w:rFonts w:ascii="Times New Roman" w:hAnsi="Times New Roman" w:cs="Times New Roman"/>
          </w:rPr>
          <w:delText xml:space="preserve"> </w:delText>
        </w:r>
      </w:del>
      <w:ins w:id="318" w:author="Benton, Deon" w:date="2026-05-01T12:41:00Z" w16du:dateUtc="2026-05-01T17:41:00Z">
        <w:r w:rsidR="001664C2">
          <w:rPr>
            <w:rFonts w:ascii="Times New Roman" w:hAnsi="Times New Roman" w:cs="Times New Roman"/>
          </w:rPr>
          <w:t xml:space="preserve">notice that each time they </w:t>
        </w:r>
      </w:ins>
      <w:ins w:id="319" w:author="Benton, Deon" w:date="2026-05-01T12:42:00Z" w16du:dateUtc="2026-05-01T17:42:00Z">
        <w:r w:rsidR="001664C2">
          <w:rPr>
            <w:rFonts w:ascii="Times New Roman" w:hAnsi="Times New Roman" w:cs="Times New Roman"/>
          </w:rPr>
          <w:t>contact and attempt to retrieve an object, their arms are extended</w:t>
        </w:r>
      </w:ins>
      <w:ins w:id="320" w:author="Benton, Deon" w:date="2026-05-01T12:46:00Z" w16du:dateUtc="2026-05-01T17:46:00Z">
        <w:r w:rsidR="00C41ED8">
          <w:rPr>
            <w:rFonts w:ascii="Times New Roman" w:hAnsi="Times New Roman" w:cs="Times New Roman"/>
          </w:rPr>
          <w:t xml:space="preserve"> </w:t>
        </w:r>
      </w:ins>
      <w:ins w:id="321" w:author="Benton, Deon" w:date="2026-05-01T12:49:00Z" w16du:dateUtc="2026-05-01T17:49:00Z">
        <w:r w:rsidR="001B02CA">
          <w:rPr>
            <w:rFonts w:ascii="Times New Roman" w:hAnsi="Times New Roman" w:cs="Times New Roman"/>
          </w:rPr>
          <w:t xml:space="preserve">forward from </w:t>
        </w:r>
        <w:r w:rsidR="001B02CA">
          <w:rPr>
            <w:rFonts w:ascii="Times New Roman" w:hAnsi="Times New Roman" w:cs="Times New Roman"/>
          </w:rPr>
          <w:lastRenderedPageBreak/>
          <w:t>the body</w:t>
        </w:r>
      </w:ins>
      <w:ins w:id="322" w:author="Benton, Deon" w:date="2026-05-01T12:50:00Z" w16du:dateUtc="2026-05-01T17:50:00Z">
        <w:r w:rsidR="008E07C3">
          <w:rPr>
            <w:rFonts w:ascii="Times New Roman" w:hAnsi="Times New Roman" w:cs="Times New Roman"/>
          </w:rPr>
          <w:t xml:space="preserve"> in a relatively straight configuration</w:t>
        </w:r>
      </w:ins>
      <w:ins w:id="323" w:author="Benton, Deon" w:date="2026-05-01T12:49:00Z" w16du:dateUtc="2026-05-01T17:49:00Z">
        <w:r w:rsidR="001B02CA">
          <w:rPr>
            <w:rFonts w:ascii="Times New Roman" w:hAnsi="Times New Roman" w:cs="Times New Roman"/>
          </w:rPr>
          <w:t xml:space="preserve"> and follow</w:t>
        </w:r>
      </w:ins>
      <w:ins w:id="324" w:author="Benton, Deon" w:date="2026-05-01T12:46:00Z" w16du:dateUtc="2026-05-01T17:46:00Z">
        <w:r w:rsidR="00C41ED8">
          <w:rPr>
            <w:rFonts w:ascii="Times New Roman" w:hAnsi="Times New Roman" w:cs="Times New Roman"/>
          </w:rPr>
          <w:t xml:space="preserve"> </w:t>
        </w:r>
      </w:ins>
      <w:ins w:id="325" w:author="Benton, Deon" w:date="2026-05-01T12:49:00Z" w16du:dateUtc="2026-05-01T17:49:00Z">
        <w:r w:rsidR="001B02CA">
          <w:rPr>
            <w:rFonts w:ascii="Times New Roman" w:hAnsi="Times New Roman" w:cs="Times New Roman"/>
          </w:rPr>
          <w:t xml:space="preserve">a </w:t>
        </w:r>
      </w:ins>
      <w:ins w:id="326" w:author="Benton, Deon" w:date="2026-05-01T12:50:00Z" w16du:dateUtc="2026-05-01T17:50:00Z">
        <w:r w:rsidR="008E07C3">
          <w:rPr>
            <w:rFonts w:ascii="Times New Roman" w:hAnsi="Times New Roman" w:cs="Times New Roman"/>
          </w:rPr>
          <w:t>mostly</w:t>
        </w:r>
        <w:r w:rsidR="008E07C3" w:rsidRPr="00BE2E9B">
          <w:rPr>
            <w:rFonts w:ascii="Times New Roman" w:hAnsi="Times New Roman" w:cs="Times New Roman"/>
          </w:rPr>
          <w:t xml:space="preserve"> </w:t>
        </w:r>
      </w:ins>
      <w:r w:rsidR="00BA34AC">
        <w:rPr>
          <w:rFonts w:ascii="Times New Roman" w:hAnsi="Times New Roman" w:cs="Times New Roman"/>
        </w:rPr>
        <w:t>direct</w:t>
      </w:r>
      <w:ins w:id="327" w:author="Benton, Deon" w:date="2026-05-01T12:49:00Z" w16du:dateUtc="2026-05-01T17:49:00Z">
        <w:r w:rsidR="001B02CA">
          <w:rPr>
            <w:rFonts w:ascii="Times New Roman" w:hAnsi="Times New Roman" w:cs="Times New Roman"/>
          </w:rPr>
          <w:t xml:space="preserve"> path</w:t>
        </w:r>
      </w:ins>
      <w:r w:rsidR="00BA34AC">
        <w:rPr>
          <w:rFonts w:ascii="Times New Roman" w:hAnsi="Times New Roman" w:cs="Times New Roman"/>
        </w:rPr>
        <w:t xml:space="preserve">. </w:t>
      </w:r>
      <w:ins w:id="328" w:author="Benton, Deon" w:date="2026-05-01T12:50:00Z" w16du:dateUtc="2026-05-01T17:50:00Z">
        <w:r w:rsidR="008E07C3">
          <w:rPr>
            <w:rFonts w:ascii="Times New Roman" w:hAnsi="Times New Roman" w:cs="Times New Roman"/>
          </w:rPr>
          <w:t>An illustr</w:t>
        </w:r>
      </w:ins>
      <w:ins w:id="329" w:author="Benton, Deon" w:date="2026-05-01T12:51:00Z" w16du:dateUtc="2026-05-01T17:51:00Z">
        <w:r w:rsidR="008E07C3">
          <w:rPr>
            <w:rFonts w:ascii="Times New Roman" w:hAnsi="Times New Roman" w:cs="Times New Roman"/>
          </w:rPr>
          <w:t xml:space="preserve">ative example of this </w:t>
        </w:r>
      </w:ins>
      <w:ins w:id="330" w:author="Benton, Deon" w:date="2026-05-01T12:53:00Z" w16du:dateUtc="2026-05-01T17:53:00Z">
        <w:r w:rsidR="00686D71">
          <w:rPr>
            <w:rFonts w:ascii="Times New Roman" w:hAnsi="Times New Roman" w:cs="Times New Roman"/>
          </w:rPr>
          <w:t>is</w:t>
        </w:r>
      </w:ins>
      <w:ins w:id="331"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332" w:author="Benton, Deon" w:date="2026-05-01T12:54:00Z" w16du:dateUtc="2026-05-01T17:54:00Z">
        <w:r w:rsidR="00686D71">
          <w:rPr>
            <w:rFonts w:ascii="Times New Roman" w:hAnsi="Times New Roman" w:cs="Times New Roman"/>
          </w:rPr>
          <w:t xml:space="preserve">a </w:t>
        </w:r>
      </w:ins>
      <w:ins w:id="333" w:author="Benton, Deon" w:date="2026-05-01T12:55:00Z" w16du:dateUtc="2026-05-01T17:55:00Z">
        <w:r w:rsidR="0039487E">
          <w:rPr>
            <w:rFonts w:ascii="Times New Roman" w:hAnsi="Times New Roman" w:cs="Times New Roman"/>
          </w:rPr>
          <w:t>highchair</w:t>
        </w:r>
      </w:ins>
      <w:ins w:id="334" w:author="Benton, Deon" w:date="2026-05-01T12:54:00Z" w16du:dateUtc="2026-05-01T17:54:00Z">
        <w:r w:rsidR="0039487E">
          <w:rPr>
            <w:rFonts w:ascii="Times New Roman" w:hAnsi="Times New Roman" w:cs="Times New Roman"/>
          </w:rPr>
          <w:t xml:space="preserve"> in anticipation of a snack</w:t>
        </w:r>
      </w:ins>
      <w:ins w:id="335" w:author="Benton, Deon" w:date="2026-05-01T13:06:00Z" w16du:dateUtc="2026-05-01T18:06:00Z">
        <w:r w:rsidR="008A2E25">
          <w:rPr>
            <w:rFonts w:ascii="Times New Roman" w:hAnsi="Times New Roman" w:cs="Times New Roman"/>
          </w:rPr>
          <w:t>. In such moments, the</w:t>
        </w:r>
      </w:ins>
      <w:ins w:id="336" w:author="Benton, Deon" w:date="2026-05-01T12:57:00Z" w16du:dateUtc="2026-05-01T17:57:00Z">
        <w:r w:rsidR="000A7280">
          <w:rPr>
            <w:rFonts w:ascii="Times New Roman" w:hAnsi="Times New Roman" w:cs="Times New Roman"/>
          </w:rPr>
          <w:t xml:space="preserve"> arms are relatively st</w:t>
        </w:r>
      </w:ins>
      <w:ins w:id="337" w:author="Benton, Deon" w:date="2026-05-01T12:58:00Z" w16du:dateUtc="2026-05-01T17:58:00Z">
        <w:r w:rsidR="000A7280">
          <w:rPr>
            <w:rFonts w:ascii="Times New Roman" w:hAnsi="Times New Roman" w:cs="Times New Roman"/>
          </w:rPr>
          <w:t>raight</w:t>
        </w:r>
      </w:ins>
      <w:ins w:id="338" w:author="Benton, Deon" w:date="2026-05-01T13:06:00Z" w16du:dateUtc="2026-05-01T18:06:00Z">
        <w:r w:rsidR="008A2E25">
          <w:rPr>
            <w:rFonts w:ascii="Times New Roman" w:hAnsi="Times New Roman" w:cs="Times New Roman"/>
          </w:rPr>
          <w:t xml:space="preserve">, </w:t>
        </w:r>
      </w:ins>
      <w:ins w:id="339"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340"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341"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342"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343"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344" w:author="Benton, Deon" w:date="2026-05-01T13:01:00Z" w16du:dateUtc="2026-05-01T18:01:00Z">
        <w:r w:rsidR="0081612A">
          <w:rPr>
            <w:rFonts w:ascii="Times New Roman" w:hAnsi="Times New Roman" w:cs="Times New Roman"/>
          </w:rPr>
          <w:t xml:space="preserve"> or the trajectory of </w:t>
        </w:r>
      </w:ins>
      <w:ins w:id="345" w:author="Benton, Deon" w:date="2026-05-01T13:08:00Z" w16du:dateUtc="2026-05-01T18:08:00Z">
        <w:r w:rsidR="00361582">
          <w:rPr>
            <w:rFonts w:ascii="Times New Roman" w:hAnsi="Times New Roman" w:cs="Times New Roman"/>
          </w:rPr>
          <w:t>a reach is not perfectly linear</w:t>
        </w:r>
      </w:ins>
      <w:ins w:id="346" w:author="Benton, Deon" w:date="2026-05-01T13:09:00Z" w16du:dateUtc="2026-05-01T18:09:00Z">
        <w:r w:rsidR="00361582">
          <w:rPr>
            <w:rFonts w:ascii="Times New Roman" w:hAnsi="Times New Roman" w:cs="Times New Roman"/>
          </w:rPr>
          <w:t>,</w:t>
        </w:r>
      </w:ins>
      <w:ins w:id="347" w:author="Benton, Deon" w:date="2026-05-01T13:02:00Z" w16du:dateUtc="2026-05-01T18:02:00Z">
        <w:r w:rsidR="0081612A">
          <w:rPr>
            <w:rFonts w:ascii="Times New Roman" w:hAnsi="Times New Roman" w:cs="Times New Roman"/>
          </w:rPr>
          <w:t xml:space="preserve"> </w:t>
        </w:r>
      </w:ins>
      <w:ins w:id="348"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and 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 xml:space="preserve">lead to more robust encoding of direct, nearly linear paths than of more circuitous, arced ones. </w:t>
      </w:r>
      <w:r w:rsidR="00BA34AC" w:rsidRPr="00842C58">
        <w:rPr>
          <w:rFonts w:ascii="Times New Roman" w:hAnsi="Times New Roman" w:cs="Times New Roman"/>
        </w:rPr>
        <w:t>A corollary of this is that, over repeated experience, such regularities could render straight (or nearly straight) paths more familiar than curved ones.</w:t>
      </w:r>
      <w:r w:rsidR="00BA34AC">
        <w:rPr>
          <w:rFonts w:ascii="Times New Roman" w:hAnsi="Times New Roman" w:cs="Times New Roman"/>
        </w:rPr>
        <w:t xml:space="preserve">  </w:t>
      </w:r>
    </w:p>
    <w:p w14:paraId="3F43DA49" w14:textId="76E61061"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This </w:t>
      </w:r>
      <w:ins w:id="349" w:author="Benton, Deon" w:date="2026-05-01T13:10:00Z" w16du:dateUtc="2026-05-01T18:10:00Z">
        <w:r w:rsidR="00300630">
          <w:rPr>
            <w:rFonts w:ascii="Times New Roman" w:hAnsi="Times New Roman" w:cs="Times New Roman"/>
          </w:rPr>
          <w:t xml:space="preserve">view </w:t>
        </w:r>
      </w:ins>
      <w:r>
        <w:rPr>
          <w:rFonts w:ascii="Times New Roman" w:hAnsi="Times New Roman" w:cs="Times New Roman"/>
        </w:rPr>
        <w:t>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xml:space="preserve">. </w:t>
      </w:r>
      <w:ins w:id="350" w:author="Benton, Deon" w:date="2026-05-01T13:10:00Z" w16du:dateUtc="2026-05-01T18:10:00Z">
        <w:r w:rsidR="00300630">
          <w:rPr>
            <w:rFonts w:ascii="Times New Roman" w:hAnsi="Times New Roman" w:cs="Times New Roman"/>
          </w:rPr>
          <w:t>If</w:t>
        </w:r>
      </w:ins>
      <w:ins w:id="351" w:author="Benton, Deon" w:date="2026-05-01T13:11:00Z" w16du:dateUtc="2026-05-01T18:11:00Z">
        <w:r w:rsidR="000F1D20">
          <w:rPr>
            <w:rFonts w:ascii="Times New Roman" w:hAnsi="Times New Roman" w:cs="Times New Roman"/>
          </w:rPr>
          <w:t xml:space="preserve"> sticky-mittens experience cause</w:t>
        </w:r>
      </w:ins>
      <w:r w:rsidR="006873F6">
        <w:rPr>
          <w:rFonts w:ascii="Times New Roman" w:hAnsi="Times New Roman" w:cs="Times New Roman"/>
        </w:rPr>
        <w:t xml:space="preserve">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ins w:id="352" w:author="Benton, Deon" w:date="2026-05-01T13:11:00Z" w16du:dateUtc="2026-05-01T18:11:00Z">
        <w:r w:rsidR="00300630">
          <w:rPr>
            <w:rFonts w:ascii="Times New Roman" w:hAnsi="Times New Roman" w:cs="Times New Roman"/>
          </w:rPr>
          <w:t>to represent straight motions as more familiar than curved ones</w:t>
        </w:r>
        <w:r w:rsidR="000F1D20">
          <w:rPr>
            <w:rFonts w:ascii="Times New Roman" w:hAnsi="Times New Roman" w:cs="Times New Roman"/>
          </w:rPr>
          <w:t xml:space="preserve">, </w:t>
        </w:r>
      </w:ins>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w:t>
      </w:r>
      <w:ins w:id="353" w:author="Benton, Deon" w:date="2026-05-01T13:12:00Z" w16du:dateUtc="2026-05-01T18:12:00Z">
        <w:r w:rsidR="000F1D20">
          <w:rPr>
            <w:rFonts w:ascii="Times New Roman" w:hAnsi="Times New Roman" w:cs="Times New Roman"/>
          </w:rPr>
          <w:t xml:space="preserve">events </w:t>
        </w:r>
      </w:ins>
      <w:r w:rsidR="006B5510">
        <w:rPr>
          <w:rFonts w:ascii="Times New Roman" w:hAnsi="Times New Roman" w:cs="Times New Roman"/>
        </w:rPr>
        <w:t>depicting linear motion</w:t>
      </w:r>
      <w:r w:rsidR="004D271B">
        <w:rPr>
          <w:rFonts w:ascii="Times New Roman" w:hAnsi="Times New Roman" w:cs="Times New Roman"/>
        </w:rPr>
        <w:t>.</w:t>
      </w:r>
      <w:r w:rsidR="00EC2EE5">
        <w:rPr>
          <w:rFonts w:ascii="Times New Roman" w:hAnsi="Times New Roman" w:cs="Times New Roman"/>
        </w:rPr>
        <w:t xml:space="preserve"> </w:t>
      </w:r>
      <w:ins w:id="354" w:author="Benton, Deon" w:date="2026-05-01T13:12:00Z" w16du:dateUtc="2026-05-01T18:12:00Z">
        <w:r w:rsidR="000F1D20">
          <w:rPr>
            <w:rFonts w:ascii="Times New Roman" w:hAnsi="Times New Roman" w:cs="Times New Roman"/>
          </w:rPr>
          <w:t>Such a pattern</w:t>
        </w:r>
      </w:ins>
      <w:r w:rsidR="00DC3BD9">
        <w:rPr>
          <w:rFonts w:ascii="Times New Roman" w:hAnsi="Times New Roman" w:cs="Times New Roman"/>
        </w:rPr>
        <w:t xml:space="preserve">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del w:id="355" w:author="Benton, Deon" w:date="2026-05-01T13:12:00Z" w16du:dateUtc="2026-05-01T18:12:00Z">
        <w:r w:rsidR="004645FE" w:rsidDel="000F1D20">
          <w:rPr>
            <w:rFonts w:ascii="Times New Roman" w:hAnsi="Times New Roman" w:cs="Times New Roman"/>
          </w:rPr>
          <w:delText xml:space="preserve">this </w:delText>
        </w:r>
      </w:del>
      <w:ins w:id="356"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ins w:id="357" w:author="Benton, Deon" w:date="2026-05-01T13:12:00Z" w16du:dateUtc="2026-05-01T18:12:00Z">
        <w:r w:rsidR="000F1D20">
          <w:rPr>
            <w:rFonts w:ascii="Times New Roman" w:hAnsi="Times New Roman" w:cs="Times New Roman"/>
          </w:rPr>
          <w:t>. I</w:t>
        </w:r>
      </w:ins>
      <w:ins w:id="358"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359" w:author="Benton, Deon" w:date="2026-05-01T13:13:00Z" w16du:dateUtc="2026-05-01T18:13:00Z">
        <w:r w:rsidR="00AF33F0">
          <w:rPr>
            <w:rFonts w:ascii="Times New Roman" w:hAnsi="Times New Roman" w:cs="Times New Roman"/>
          </w:rPr>
          <w:t>reflect the</w:t>
        </w:r>
      </w:ins>
      <w:r w:rsidR="004726B4">
        <w:rPr>
          <w:rFonts w:ascii="Times New Roman" w:hAnsi="Times New Roman" w:cs="Times New Roman"/>
        </w:rPr>
        <w:t xml:space="preserve"> consequence</w:t>
      </w:r>
      <w:ins w:id="360"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361" w:author="Benton, Deon" w:date="2026-05-01T13:13:00Z" w16du:dateUtc="2026-05-01T18:13:00Z">
        <w:r w:rsidR="002F6C33">
          <w:rPr>
            <w:rFonts w:ascii="Times New Roman" w:hAnsi="Times New Roman" w:cs="Times New Roman"/>
          </w:rPr>
          <w:t>, one of which is to</w:t>
        </w:r>
      </w:ins>
      <w:r w:rsidR="004726B4">
        <w:rPr>
          <w:rFonts w:ascii="Times New Roman" w:hAnsi="Times New Roman" w:cs="Times New Roman"/>
        </w:rPr>
        <w:t xml:space="preserve"> heighten</w:t>
      </w:r>
      <w:ins w:id="362"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363" w:author="Benton, Deon" w:date="2026-05-01T13:13:00Z" w16du:dateUtc="2026-05-01T18:13:00Z">
        <w:r w:rsidR="002F6C33">
          <w:rPr>
            <w:rFonts w:ascii="Times New Roman" w:hAnsi="Times New Roman" w:cs="Times New Roman"/>
          </w:rPr>
          <w:t xml:space="preserve">enhance their </w:t>
        </w:r>
      </w:ins>
      <w:r w:rsidR="0021738E">
        <w:rPr>
          <w:rFonts w:ascii="Times New Roman" w:hAnsi="Times New Roman" w:cs="Times New Roman"/>
        </w:rPr>
        <w:t>encoding of the geometry of their own successful reaches</w:t>
      </w:r>
      <w:ins w:id="364" w:author="Benton, Deon" w:date="2026-05-01T13:14:00Z" w16du:dateUtc="2026-05-01T18:14:00Z">
        <w:r w:rsidR="002F6C33">
          <w:rPr>
            <w:rFonts w:ascii="Times New Roman" w:hAnsi="Times New Roman" w:cs="Times New Roman"/>
          </w:rPr>
          <w:t>, perhaps as well as the surface</w:t>
        </w:r>
      </w:ins>
      <w:r w:rsidR="0021738E">
        <w:rPr>
          <w:rFonts w:ascii="Times New Roman" w:hAnsi="Times New Roman" w:cs="Times New Roman"/>
        </w:rPr>
        <w:t xml:space="preserve"> features of the contacted object. </w:t>
      </w:r>
    </w:p>
    <w:p w14:paraId="45016E43" w14:textId="690688BC" w:rsidR="00D4143A" w:rsidRPr="006E6AE9" w:rsidRDefault="002F6C33" w:rsidP="003110EA">
      <w:pPr>
        <w:spacing w:line="480" w:lineRule="auto"/>
        <w:ind w:firstLine="720"/>
        <w:contextualSpacing/>
        <w:rPr>
          <w:rFonts w:ascii="Times New Roman" w:hAnsi="Times New Roman" w:cs="Times New Roman"/>
        </w:rPr>
      </w:pPr>
      <w:ins w:id="365" w:author="Benton, Deon" w:date="2026-05-01T13:15:00Z" w16du:dateUtc="2026-05-01T18:15:00Z">
        <w:r>
          <w:rPr>
            <w:rFonts w:ascii="Times New Roman" w:hAnsi="Times New Roman" w:cs="Times New Roman"/>
          </w:rPr>
          <w:t>This account—at least as it has been presented thus far—raises an important question</w:t>
        </w:r>
      </w:ins>
      <w:ins w:id="366" w:author="Benton, Deon" w:date="2026-05-01T13:16:00Z" w16du:dateUtc="2026-05-01T18:16:00Z">
        <w:r w:rsidR="00680AC3">
          <w:rPr>
            <w:rFonts w:ascii="Times New Roman" w:hAnsi="Times New Roman" w:cs="Times New Roman"/>
          </w:rPr>
          <w:t>:</w:t>
        </w:r>
      </w:ins>
      <w:ins w:id="367" w:author="Benton, Deon" w:date="2026-05-01T13:15:00Z" w16du:dateUtc="2026-05-01T18:15:00Z">
        <w:r>
          <w:rPr>
            <w:rFonts w:ascii="Times New Roman" w:hAnsi="Times New Roman" w:cs="Times New Roman"/>
          </w:rPr>
          <w:t xml:space="preserve"> </w:t>
        </w:r>
      </w:ins>
      <w:ins w:id="368" w:author="Benton, Deon" w:date="2026-05-01T13:16:00Z" w16du:dateUtc="2026-05-01T18:16:00Z">
        <w:r w:rsidR="00680AC3">
          <w:rPr>
            <w:rFonts w:ascii="Times New Roman" w:hAnsi="Times New Roman" w:cs="Times New Roman"/>
          </w:rPr>
          <w:t xml:space="preserve">How do </w:t>
        </w:r>
      </w:ins>
      <w:ins w:id="369"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w:t>
      </w:r>
      <w:r w:rsidR="003F4043">
        <w:rPr>
          <w:rFonts w:ascii="Times New Roman" w:hAnsi="Times New Roman" w:cs="Times New Roman"/>
        </w:rPr>
        <w:lastRenderedPageBreak/>
        <w:t xml:space="preserve">another individual </w:t>
      </w:r>
      <w:r w:rsidR="00F04FA5">
        <w:rPr>
          <w:rFonts w:ascii="Times New Roman" w:hAnsi="Times New Roman" w:cs="Times New Roman"/>
        </w:rPr>
        <w:t>during the efficient test event in the first place</w:t>
      </w:r>
      <w:ins w:id="370"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371"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ins w:id="372" w:author="Benton, Deon" w:date="2026-05-01T13:15:00Z" w16du:dateUtc="2026-05-01T18:15:00Z">
        <w:r w:rsidR="00680AC3">
          <w:rPr>
            <w:rFonts w:ascii="Times New Roman" w:hAnsi="Times New Roman" w:cs="Times New Roman"/>
          </w:rPr>
          <w:t xml:space="preserve"> </w:t>
        </w:r>
      </w:ins>
      <w:ins w:id="373" w:author="Benton, Deon" w:date="2026-05-01T13:17:00Z" w16du:dateUtc="2026-05-01T18:17:00Z">
        <w:r w:rsidR="00680AC3">
          <w:rPr>
            <w:rFonts w:ascii="Times New Roman" w:hAnsi="Times New Roman" w:cs="Times New Roman"/>
          </w:rPr>
          <w:t xml:space="preserve">such that one set is treated as familiar and another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374" w:author="Benton, Deon" w:date="2026-05-01T13:17:00Z" w16du:dateUtc="2026-05-01T18:17:00Z">
        <w:r w:rsidR="00BB1924">
          <w:rPr>
            <w:rFonts w:ascii="Times New Roman" w:hAnsi="Times New Roman" w:cs="Times New Roman"/>
          </w:rPr>
          <w:t xml:space="preserve"> a mapping seems necessary for</w:t>
        </w:r>
      </w:ins>
      <w:ins w:id="375" w:author="Benton, Deon" w:date="2026-05-01T13:18:00Z" w16du:dateUtc="2026-05-01T18:18:00Z">
        <w:r w:rsidR="00BB1924">
          <w:rPr>
            <w:rFonts w:ascii="Times New Roman" w:hAnsi="Times New Roman" w:cs="Times New Roman"/>
          </w:rPr>
          <w:t xml:space="preserve"> pre-reaching infants to perceive the efficient test event as familiar.</w:t>
        </w:r>
      </w:ins>
      <w:ins w:id="376"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377" w:author="Benton, Deon" w:date="2026-05-01T13:18:00Z" w16du:dateUtc="2026-05-01T18:18:00Z">
        <w:r w:rsidR="00BB1924">
          <w:rPr>
            <w:rFonts w:ascii="Times New Roman" w:hAnsi="Times New Roman" w:cs="Times New Roman"/>
          </w:rPr>
          <w:t xml:space="preserve">o this apparent conundrum begins with the </w:t>
        </w:r>
      </w:ins>
      <w:ins w:id="378"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379"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380"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381"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382" w:author="Benton, Deon" w:date="2026-05-01T13:21:00Z" w16du:dateUtc="2026-05-01T18:21:00Z">
        <w:r w:rsidR="004229FE">
          <w:rPr>
            <w:rFonts w:ascii="Times New Roman" w:hAnsi="Times New Roman" w:cs="Times New Roman"/>
          </w:rPr>
          <w:t xml:space="preserve">It may be the case that </w:t>
        </w:r>
      </w:ins>
      <w:ins w:id="383" w:author="Benton, Deon" w:date="2026-05-01T13:33:00Z" w16du:dateUtc="2026-05-01T18:33:00Z">
        <w:r w:rsidR="00B46B2D">
          <w:rPr>
            <w:rFonts w:ascii="Times New Roman" w:hAnsi="Times New Roman" w:cs="Times New Roman"/>
          </w:rPr>
          <w:t xml:space="preserve">at this age </w:t>
        </w:r>
        <w:r w:rsidR="00B46B2D" w:rsidRPr="00B46B2D">
          <w:rPr>
            <w:rFonts w:ascii="Times New Roman" w:hAnsi="Times New Roman" w:cs="Times New Roman"/>
          </w:rPr>
          <w:t>infants may not yet represent themselves as the agents of their own actions.</w:t>
        </w:r>
      </w:ins>
      <w:r w:rsidR="00983F96">
        <w:rPr>
          <w:rFonts w:ascii="Times New Roman" w:hAnsi="Times New Roman" w:cs="Times New Roman"/>
        </w:rPr>
        <w:t xml:space="preserve"> </w:t>
      </w:r>
      <w:ins w:id="384" w:author="Benton, Deon" w:date="2026-05-01T13:24:00Z" w16du:dateUtc="2026-05-01T18:24:00Z">
        <w:r w:rsidR="00472971">
          <w:rPr>
            <w:rFonts w:ascii="Times New Roman" w:hAnsi="Times New Roman" w:cs="Times New Roman"/>
          </w:rPr>
          <w:t>Nevertheless</w:t>
        </w:r>
      </w:ins>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385"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386" w:author="Benton, Deon" w:date="2026-05-01T13:25:00Z" w16du:dateUtc="2026-05-01T18:25:00Z">
        <w:r w:rsidR="00472971">
          <w:rPr>
            <w:rFonts w:ascii="Times New Roman" w:hAnsi="Times New Roman" w:cs="Times New Roman"/>
          </w:rPr>
          <w:t xml:space="preserve">infants can </w:t>
        </w:r>
      </w:ins>
      <w:ins w:id="387" w:author="Benton, Deon" w:date="2026-05-01T13:34:00Z" w16du:dateUtc="2026-05-01T18:34:00Z">
        <w:r w:rsidR="005E5E72">
          <w:rPr>
            <w:rFonts w:ascii="Times New Roman" w:hAnsi="Times New Roman" w:cs="Times New Roman"/>
          </w:rPr>
          <w:t>see their own actions</w:t>
        </w:r>
      </w:ins>
      <w:ins w:id="388" w:author="Benton, Deon" w:date="2026-05-01T13:25:00Z" w16du:dateUtc="2026-05-01T18:25:00Z">
        <w:r w:rsidR="00472971">
          <w:rPr>
            <w:rFonts w:ascii="Times New Roman" w:hAnsi="Times New Roman" w:cs="Times New Roman"/>
          </w:rPr>
          <w:t xml:space="preserve"> and form representations that capture their surface geometry and trajectory. </w:t>
        </w:r>
      </w:ins>
      <w:r w:rsidR="001F5E86">
        <w:rPr>
          <w:rFonts w:ascii="Times New Roman" w:hAnsi="Times New Roman" w:cs="Times New Roman"/>
        </w:rPr>
        <w:t xml:space="preserve">This </w:t>
      </w:r>
      <w:ins w:id="389" w:author="Benton, Deon" w:date="2026-05-01T13:34:00Z" w16du:dateUtc="2026-05-01T18:34:00Z">
        <w:r w:rsidR="005E5E72">
          <w:rPr>
            <w:rFonts w:ascii="Times New Roman" w:hAnsi="Times New Roman" w:cs="Times New Roman"/>
          </w:rPr>
          <w:t>account does</w:t>
        </w:r>
      </w:ins>
      <w:r w:rsidR="001F5E86">
        <w:rPr>
          <w:rFonts w:ascii="Times New Roman" w:hAnsi="Times New Roman" w:cs="Times New Roman"/>
        </w:rPr>
        <w:t xml:space="preserve"> present one complication. This </w:t>
      </w:r>
      <w:ins w:id="390" w:author="Benton, Deon" w:date="2026-05-01T13:35:00Z" w16du:dateUtc="2026-05-01T18:35:00Z">
        <w:r w:rsidR="005E5E72">
          <w:rPr>
            <w:rFonts w:ascii="Times New Roman" w:hAnsi="Times New Roman" w:cs="Times New Roman"/>
          </w:rPr>
          <w:t>is</w:t>
        </w:r>
      </w:ins>
      <w:r w:rsidR="001F5E86">
        <w:rPr>
          <w:rFonts w:ascii="Times New Roman" w:hAnsi="Times New Roman" w:cs="Times New Roman"/>
        </w:rPr>
        <w:t xml:space="preserve"> that </w:t>
      </w:r>
      <w:ins w:id="391" w:author="Benton, Deon" w:date="2026-05-01T13:26:00Z" w16du:dateUtc="2026-05-01T18:26:00Z">
        <w:r w:rsidR="000F3AD5">
          <w:rPr>
            <w:rFonts w:ascii="Times New Roman" w:hAnsi="Times New Roman" w:cs="Times New Roman"/>
          </w:rPr>
          <w:t>the precise</w:t>
        </w:r>
      </w:ins>
      <w:r w:rsidR="001F5E86">
        <w:rPr>
          <w:rFonts w:ascii="Times New Roman" w:hAnsi="Times New Roman" w:cs="Times New Roman"/>
        </w:rPr>
        <w:t xml:space="preserve"> geometry and trajectory of an infant</w:t>
      </w:r>
      <w:ins w:id="392" w:author="Benton, Deon" w:date="2026-05-01T13:26:00Z" w16du:dateUtc="2026-05-01T18:26:00Z">
        <w:r w:rsidR="000F3AD5">
          <w:rPr>
            <w:rFonts w:ascii="Times New Roman" w:hAnsi="Times New Roman" w:cs="Times New Roman"/>
          </w:rPr>
          <w:t>’</w:t>
        </w:r>
      </w:ins>
      <w:r w:rsidR="001F5E86">
        <w:rPr>
          <w:rFonts w:ascii="Times New Roman" w:hAnsi="Times New Roman" w:cs="Times New Roman"/>
        </w:rPr>
        <w:t>s reach</w:t>
      </w:r>
      <w:ins w:id="393" w:author="Benton, Deon" w:date="2026-05-01T13:26:00Z" w16du:dateUtc="2026-05-01T18:26:00Z">
        <w:r w:rsidR="000F3AD5">
          <w:rPr>
            <w:rFonts w:ascii="Times New Roman" w:hAnsi="Times New Roman" w:cs="Times New Roman"/>
          </w:rPr>
          <w:t xml:space="preserve"> likely var</w:t>
        </w:r>
      </w:ins>
      <w:ins w:id="394" w:author="Benton, Deon" w:date="2026-05-01T13:27:00Z" w16du:dateUtc="2026-05-01T18:27:00Z">
        <w:r w:rsidR="000F3AD5">
          <w:rPr>
            <w:rFonts w:ascii="Times New Roman" w:hAnsi="Times New Roman" w:cs="Times New Roman"/>
          </w:rPr>
          <w:t>y</w:t>
        </w:r>
      </w:ins>
      <w:ins w:id="395" w:author="Benton, Deon" w:date="2026-05-01T13:26:00Z" w16du:dateUtc="2026-05-01T18:26:00Z">
        <w:r w:rsidR="000F3AD5">
          <w:rPr>
            <w:rFonts w:ascii="Times New Roman" w:hAnsi="Times New Roman" w:cs="Times New Roman"/>
          </w:rPr>
          <w:t xml:space="preserve"> across retrieval attempts.</w:t>
        </w:r>
      </w:ins>
      <w:r w:rsidR="001F5E86">
        <w:rPr>
          <w:rFonts w:ascii="Times New Roman" w:hAnsi="Times New Roman" w:cs="Times New Roman"/>
        </w:rPr>
        <w:t xml:space="preserve"> </w:t>
      </w:r>
      <w:ins w:id="396" w:author="Benton, Deon" w:date="2026-05-01T13:35:00Z" w16du:dateUtc="2026-05-01T18:35:00Z">
        <w:r w:rsidR="005E5E72">
          <w:rPr>
            <w:rFonts w:ascii="Times New Roman" w:hAnsi="Times New Roman" w:cs="Times New Roman"/>
          </w:rPr>
          <w:t>S</w:t>
        </w:r>
      </w:ins>
      <w:ins w:id="397" w:author="Benton, Deon" w:date="2026-05-01T13:28:00Z" w16du:dateUtc="2026-05-01T18:28:00Z">
        <w:r w:rsidR="00060065">
          <w:rPr>
            <w:rFonts w:ascii="Times New Roman" w:hAnsi="Times New Roman" w:cs="Times New Roman"/>
          </w:rPr>
          <w:t>uch variability need not undermine the present account</w:t>
        </w:r>
      </w:ins>
      <w:ins w:id="398" w:author="Benton, Deon" w:date="2026-05-01T13:35:00Z" w16du:dateUtc="2026-05-01T18:35:00Z">
        <w:r w:rsidR="005E5E72">
          <w:rPr>
            <w:rFonts w:ascii="Times New Roman" w:hAnsi="Times New Roman" w:cs="Times New Roman"/>
          </w:rPr>
          <w:t>, however</w:t>
        </w:r>
      </w:ins>
      <w:ins w:id="399" w:author="Benton, Deon" w:date="2026-05-01T13:28:00Z" w16du:dateUtc="2026-05-01T18:28:00Z">
        <w:r w:rsidR="00060065">
          <w:rPr>
            <w:rFonts w:ascii="Times New Roman" w:hAnsi="Times New Roman" w:cs="Times New Roman"/>
          </w:rPr>
          <w:t xml:space="preserve">. </w:t>
        </w:r>
      </w:ins>
      <w:r w:rsidR="00943E74">
        <w:rPr>
          <w:rFonts w:ascii="Times New Roman" w:hAnsi="Times New Roman" w:cs="Times New Roman"/>
        </w:rPr>
        <w:t xml:space="preserve">The reason </w:t>
      </w:r>
      <w:ins w:id="400" w:author="Benton, Deon" w:date="2026-05-01T13:29:00Z" w16du:dateUtc="2026-05-01T18:29:00Z">
        <w:r w:rsidR="00060065">
          <w:rPr>
            <w:rFonts w:ascii="Times New Roman" w:hAnsi="Times New Roman" w:cs="Times New Roman"/>
          </w:rPr>
          <w:t>is that,</w:t>
        </w:r>
      </w:ins>
      <w:r w:rsidR="00943E74">
        <w:rPr>
          <w:rFonts w:ascii="Times New Roman" w:hAnsi="Times New Roman" w:cs="Times New Roman"/>
        </w:rPr>
        <w:t xml:space="preserve"> even </w:t>
      </w:r>
      <w:ins w:id="401" w:author="Benton, Deon" w:date="2026-05-01T13:29:00Z" w16du:dateUtc="2026-05-01T18:29:00Z">
        <w:r w:rsidR="00060065">
          <w:rPr>
            <w:rFonts w:ascii="Times New Roman" w:hAnsi="Times New Roman" w:cs="Times New Roman"/>
          </w:rPr>
          <w:t xml:space="preserve">if the trajectory of any one reach attempt </w:t>
        </w:r>
      </w:ins>
      <w:r w:rsidR="006E6AE9">
        <w:rPr>
          <w:rFonts w:ascii="Times New Roman" w:hAnsi="Times New Roman" w:cs="Times New Roman"/>
        </w:rPr>
        <w:t xml:space="preserve">deviates from </w:t>
      </w:r>
      <w:ins w:id="402" w:author="Benton, Deon" w:date="2026-05-01T13:29:00Z" w16du:dateUtc="2026-05-01T18:29:00Z">
        <w:r w:rsidR="00060065">
          <w:rPr>
            <w:rFonts w:ascii="Times New Roman" w:hAnsi="Times New Roman" w:cs="Times New Roman"/>
          </w:rPr>
          <w:t xml:space="preserve">a </w:t>
        </w:r>
      </w:ins>
      <w:r w:rsidR="006E6AE9">
        <w:rPr>
          <w:rFonts w:ascii="Times New Roman" w:hAnsi="Times New Roman" w:cs="Times New Roman"/>
        </w:rPr>
        <w:t xml:space="preserve">canonical straight </w:t>
      </w:r>
      <w:ins w:id="403" w:author="Benton, Deon" w:date="2026-05-01T16:22:00Z" w16du:dateUtc="2026-05-01T21:22:00Z">
        <w:r w:rsidR="005B323D">
          <w:rPr>
            <w:rFonts w:ascii="Times New Roman" w:hAnsi="Times New Roman" w:cs="Times New Roman"/>
          </w:rPr>
          <w:t xml:space="preserve">reach </w:t>
        </w:r>
      </w:ins>
      <w:ins w:id="404" w:author="Benton, Deon" w:date="2026-05-01T13:30:00Z" w16du:dateUtc="2026-05-01T18:30:00Z">
        <w:r w:rsidR="00060065">
          <w:rPr>
            <w:rFonts w:ascii="Times New Roman" w:hAnsi="Times New Roman" w:cs="Times New Roman"/>
          </w:rPr>
          <w:t>trajectory</w:t>
        </w:r>
      </w:ins>
      <w:r w:rsidR="006E6AE9">
        <w:rPr>
          <w:rFonts w:ascii="Times New Roman" w:hAnsi="Times New Roman" w:cs="Times New Roman"/>
        </w:rPr>
        <w:t xml:space="preserve">,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of these reaches</w:t>
      </w:r>
      <w:ins w:id="405" w:author="Benton, Deon" w:date="2026-05-01T13:30:00Z" w16du:dateUtc="2026-05-01T18:30:00Z">
        <w:r w:rsidR="009F19E1">
          <w:rPr>
            <w:rFonts w:ascii="Times New Roman" w:hAnsi="Times New Roman" w:cs="Times New Roman"/>
          </w:rPr>
          <w:t>—that is, their prototype—</w:t>
        </w:r>
      </w:ins>
      <w:r w:rsidR="00E276BA">
        <w:rPr>
          <w:rFonts w:ascii="Times New Roman" w:hAnsi="Times New Roman" w:cs="Times New Roman"/>
        </w:rPr>
        <w:t>may</w:t>
      </w:r>
      <w:ins w:id="406" w:author="Benton, Deon" w:date="2026-05-01T16:22:00Z" w16du:dateUtc="2026-05-01T21:22:00Z">
        <w:r w:rsidR="00466562">
          <w:rPr>
            <w:rFonts w:ascii="Times New Roman" w:hAnsi="Times New Roman" w:cs="Times New Roman"/>
          </w:rPr>
          <w:t xml:space="preserve"> well</w:t>
        </w:r>
      </w:ins>
      <w:r w:rsidR="00E276BA">
        <w:rPr>
          <w:rFonts w:ascii="Times New Roman" w:hAnsi="Times New Roman" w:cs="Times New Roman"/>
        </w:rPr>
        <w:t xml:space="preserve"> </w:t>
      </w:r>
      <w:ins w:id="407" w:author="Benton, Deon" w:date="2026-05-01T13:30:00Z" w16du:dateUtc="2026-05-01T18:30:00Z">
        <w:r w:rsidR="009F19E1">
          <w:rPr>
            <w:rFonts w:ascii="Times New Roman" w:hAnsi="Times New Roman" w:cs="Times New Roman"/>
          </w:rPr>
          <w:t xml:space="preserve">approximate </w:t>
        </w:r>
      </w:ins>
      <w:r w:rsidR="00E276BA">
        <w:rPr>
          <w:rFonts w:ascii="Times New Roman" w:hAnsi="Times New Roman" w:cs="Times New Roman"/>
        </w:rPr>
        <w:t xml:space="preserve">a linear trajectory. Of course, this account </w:t>
      </w:r>
      <w:ins w:id="408" w:author="Benton, Deon" w:date="2026-05-01T13:31:00Z" w16du:dateUtc="2026-05-01T18:31:00Z">
        <w:r w:rsidR="009F19E1">
          <w:rPr>
            <w:rFonts w:ascii="Times New Roman" w:hAnsi="Times New Roman" w:cs="Times New Roman"/>
          </w:rPr>
          <w:t>is only viable</w:t>
        </w:r>
      </w:ins>
      <w:r w:rsidR="00E276BA">
        <w:rPr>
          <w:rFonts w:ascii="Times New Roman" w:hAnsi="Times New Roman" w:cs="Times New Roman"/>
        </w:rPr>
        <w:t xml:space="preserve"> if infants </w:t>
      </w:r>
      <w:ins w:id="409" w:author="Benton, Deon" w:date="2026-05-01T13:31:00Z" w16du:dateUtc="2026-05-01T18:31:00Z">
        <w:r w:rsidR="009F19E1">
          <w:rPr>
            <w:rFonts w:ascii="Times New Roman" w:hAnsi="Times New Roman" w:cs="Times New Roman"/>
          </w:rPr>
          <w:t>can</w:t>
        </w:r>
      </w:ins>
      <w:r w:rsidR="00E276BA">
        <w:rPr>
          <w:rFonts w:ascii="Times New Roman" w:hAnsi="Times New Roman" w:cs="Times New Roman"/>
        </w:rPr>
        <w:t xml:space="preserve"> form prototypical representations. </w:t>
      </w:r>
      <w:ins w:id="410" w:author="Benton, Deon" w:date="2026-05-01T16:23:00Z" w16du:dateUtc="2026-05-01T21:23:00Z">
        <w:r w:rsidR="00745DE1">
          <w:rPr>
            <w:rFonts w:ascii="Times New Roman" w:hAnsi="Times New Roman" w:cs="Times New Roman"/>
          </w:rPr>
          <w:t xml:space="preserve">Fortunately, </w:t>
        </w:r>
      </w:ins>
      <w:ins w:id="411" w:author="Benton, Deon" w:date="2026-05-01T16:25:00Z" w16du:dateUtc="2026-05-01T21:25:00Z">
        <w:r w:rsidR="00F9599E">
          <w:rPr>
            <w:rFonts w:ascii="Times New Roman" w:hAnsi="Times New Roman" w:cs="Times New Roman"/>
          </w:rPr>
          <w:t>it is now known</w:t>
        </w:r>
      </w:ins>
      <w:ins w:id="412" w:author="Benton, Deon" w:date="2026-05-01T16:23:00Z" w16du:dateUtc="2026-05-01T21:23:00Z">
        <w:r w:rsidR="00745DE1">
          <w:rPr>
            <w:rFonts w:ascii="Times New Roman" w:hAnsi="Times New Roman" w:cs="Times New Roman"/>
          </w:rPr>
          <w:t xml:space="preserve"> that</w:t>
        </w:r>
      </w:ins>
      <w:r w:rsidR="00D1642B">
        <w:rPr>
          <w:rFonts w:ascii="Times New Roman" w:hAnsi="Times New Roman" w:cs="Times New Roman"/>
        </w:rPr>
        <w:t xml:space="preserve"> </w:t>
      </w:r>
      <w:ins w:id="413" w:author="Benton, Deon" w:date="2026-05-01T16:26:00Z" w16du:dateUtc="2026-05-01T21:26:00Z">
        <w:r w:rsidR="00BD1A3E">
          <w:rPr>
            <w:rFonts w:ascii="Times New Roman" w:hAnsi="Times New Roman" w:cs="Times New Roman"/>
          </w:rPr>
          <w:t>prototype formation</w:t>
        </w:r>
      </w:ins>
      <w:r w:rsidR="007E006F">
        <w:rPr>
          <w:rFonts w:ascii="Times New Roman" w:hAnsi="Times New Roman" w:cs="Times New Roman"/>
        </w:rPr>
        <w:t xml:space="preserve"> </w:t>
      </w:r>
      <w:ins w:id="414" w:author="Benton, Deon" w:date="2026-05-01T16:23:00Z" w16du:dateUtc="2026-05-01T21:23:00Z">
        <w:r w:rsidR="00745DE1">
          <w:rPr>
            <w:rFonts w:ascii="Times New Roman" w:hAnsi="Times New Roman" w:cs="Times New Roman"/>
          </w:rPr>
          <w:t>comes online some</w:t>
        </w:r>
      </w:ins>
      <w:ins w:id="415" w:author="Benton, Deon" w:date="2026-05-01T16:24:00Z" w16du:dateUtc="2026-05-01T21:24:00Z">
        <w:r w:rsidR="00745DE1">
          <w:rPr>
            <w:rFonts w:ascii="Times New Roman" w:hAnsi="Times New Roman" w:cs="Times New Roman"/>
          </w:rPr>
          <w:t xml:space="preserve">time </w:t>
        </w:r>
      </w:ins>
      <w:r w:rsidR="007E006F">
        <w:rPr>
          <w:rFonts w:ascii="Times New Roman" w:hAnsi="Times New Roman" w:cs="Times New Roman"/>
        </w:rPr>
        <w:t>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w:t>
      </w:r>
      <w:ins w:id="416" w:author="Benton, Deon" w:date="2026-05-01T16:24:00Z" w16du:dateUtc="2026-05-01T21:24:00Z">
        <w:r w:rsidR="00745DE1">
          <w:rPr>
            <w:rFonts w:ascii="Times New Roman" w:hAnsi="Times New Roman" w:cs="Times New Roman"/>
          </w:rPr>
          <w:t xml:space="preserve"> </w:t>
        </w:r>
      </w:ins>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ins w:id="417" w:author="Benton, Deon" w:date="2026-05-01T13:16:00Z" w16du:dateUtc="2026-05-01T18:16:00Z">
        <w:r w:rsidR="00680AC3">
          <w:rPr>
            <w:rFonts w:ascii="Times New Roman" w:hAnsi="Times New Roman" w:cs="Times New Roman"/>
          </w:rPr>
          <w:t>.</w:t>
        </w:r>
      </w:ins>
    </w:p>
    <w:p w14:paraId="2852AB09" w14:textId="5513EBE0" w:rsidR="00D16B47" w:rsidRDefault="003110EA" w:rsidP="00AF5451">
      <w:pPr>
        <w:spacing w:line="480" w:lineRule="auto"/>
        <w:ind w:firstLine="720"/>
        <w:contextualSpacing/>
        <w:rPr>
          <w:rFonts w:ascii="Times New Roman" w:hAnsi="Times New Roman" w:cs="Times New Roman"/>
        </w:rPr>
      </w:pPr>
      <w:ins w:id="418" w:author="Benton, Deon" w:date="2026-05-01T16:25:00Z" w16du:dateUtc="2026-05-01T21:25:00Z">
        <w:r>
          <w:rPr>
            <w:rFonts w:ascii="Times New Roman" w:hAnsi="Times New Roman" w:cs="Times New Roman"/>
          </w:rPr>
          <w:t>More generally,</w:t>
        </w:r>
      </w:ins>
      <w:r w:rsidR="007E006F">
        <w:rPr>
          <w:rFonts w:ascii="Times New Roman" w:hAnsi="Times New Roman" w:cs="Times New Roman"/>
        </w:rPr>
        <w:t xml:space="preserve"> </w:t>
      </w:r>
      <w:r w:rsidR="00FE4DA2">
        <w:rPr>
          <w:rFonts w:ascii="Times New Roman" w:hAnsi="Times New Roman" w:cs="Times New Roman"/>
        </w:rPr>
        <w:t xml:space="preserve">once </w:t>
      </w:r>
      <w:ins w:id="419" w:author="Benton, Deon" w:date="2026-05-01T16:26:00Z" w16du:dateUtc="2026-05-01T21:26:00Z">
        <w:r w:rsidR="00DC50D8">
          <w:rPr>
            <w:rFonts w:ascii="Times New Roman" w:hAnsi="Times New Roman" w:cs="Times New Roman"/>
          </w:rPr>
          <w:t>a prototypical</w:t>
        </w:r>
      </w:ins>
      <w:r w:rsidR="00D4143A">
        <w:rPr>
          <w:rFonts w:ascii="Times New Roman" w:hAnsi="Times New Roman" w:cs="Times New Roman"/>
        </w:rPr>
        <w:t xml:space="preserv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w:t>
      </w:r>
      <w:ins w:id="420" w:author="Benton, Deon" w:date="2026-05-01T13:37:00Z" w16du:dateUtc="2026-05-01T18:37:00Z">
        <w:r w:rsidR="00BC5E9D">
          <w:rPr>
            <w:rFonts w:ascii="Times New Roman" w:hAnsi="Times New Roman" w:cs="Times New Roman"/>
          </w:rPr>
          <w:t>of the kind</w:t>
        </w:r>
      </w:ins>
      <w:r w:rsidR="00CC6652">
        <w:rPr>
          <w:rFonts w:ascii="Times New Roman" w:hAnsi="Times New Roman" w:cs="Times New Roman"/>
        </w:rPr>
        <w:t xml:space="preserve">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w:t>
      </w:r>
      <w:ins w:id="421" w:author="Benton, Deon" w:date="2026-05-01T13:37:00Z" w16du:dateUtc="2026-05-01T18:37:00Z">
        <w:r w:rsidR="00BC5E9D">
          <w:rPr>
            <w:rFonts w:ascii="Times New Roman" w:hAnsi="Times New Roman" w:cs="Times New Roman"/>
          </w:rPr>
          <w:t>perceptual appearance or “lo</w:t>
        </w:r>
      </w:ins>
      <w:ins w:id="422" w:author="Benton, Deon" w:date="2026-05-01T13:38:00Z" w16du:dateUtc="2026-05-01T18:38:00Z">
        <w:r w:rsidR="00BC5E9D">
          <w:rPr>
            <w:rFonts w:ascii="Times New Roman" w:hAnsi="Times New Roman" w:cs="Times New Roman"/>
          </w:rPr>
          <w:t>ok” of these reaches</w:t>
        </w:r>
      </w:ins>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w:t>
      </w:r>
      <w:ins w:id="423" w:author="Benton, Deon" w:date="2026-05-01T13:38:00Z" w16du:dateUtc="2026-05-01T18:38:00Z">
        <w:r w:rsidR="00BC5E9D">
          <w:rPr>
            <w:rFonts w:ascii="Times New Roman" w:hAnsi="Times New Roman" w:cs="Times New Roman"/>
          </w:rPr>
          <w:t>such as</w:t>
        </w:r>
      </w:ins>
      <w:r w:rsidR="005F2777">
        <w:rPr>
          <w:rFonts w:ascii="Times New Roman" w:hAnsi="Times New Roman" w:cs="Times New Roman"/>
        </w:rPr>
        <w:t xml:space="preserve"> Skerry et al. (2013) </w:t>
      </w:r>
      <w:r w:rsidR="004E50C5">
        <w:rPr>
          <w:rFonts w:ascii="Times New Roman" w:hAnsi="Times New Roman" w:cs="Times New Roman"/>
        </w:rPr>
        <w:t xml:space="preserve">is that </w:t>
      </w:r>
      <w:ins w:id="424" w:author="Benton, Deon" w:date="2026-05-01T13:39:00Z" w16du:dateUtc="2026-05-01T18:39:00Z">
        <w:r w:rsidR="00CD166A">
          <w:rPr>
            <w:rFonts w:ascii="Times New Roman" w:hAnsi="Times New Roman" w:cs="Times New Roman"/>
          </w:rPr>
          <w:t xml:space="preserve">observing </w:t>
        </w:r>
      </w:ins>
      <w:ins w:id="425" w:author="Benton, Deon" w:date="2026-05-01T13:40:00Z" w16du:dateUtc="2026-05-01T18:40:00Z">
        <w:r w:rsidR="00CD166A">
          <w:rPr>
            <w:rFonts w:ascii="Times New Roman" w:hAnsi="Times New Roman" w:cs="Times New Roman"/>
          </w:rPr>
          <w:t>similar</w:t>
        </w:r>
      </w:ins>
      <w:r w:rsidR="00D11876">
        <w:rPr>
          <w:rFonts w:ascii="Times New Roman" w:hAnsi="Times New Roman" w:cs="Times New Roman"/>
        </w:rPr>
        <w:t xml:space="preserve"> </w:t>
      </w:r>
      <w:r w:rsidR="004E50C5">
        <w:rPr>
          <w:rFonts w:ascii="Times New Roman" w:hAnsi="Times New Roman" w:cs="Times New Roman"/>
        </w:rPr>
        <w:t>external actions</w:t>
      </w:r>
      <w:r w:rsidR="00D11876">
        <w:rPr>
          <w:rFonts w:ascii="Times New Roman" w:hAnsi="Times New Roman" w:cs="Times New Roman"/>
        </w:rPr>
        <w:t>—as</w:t>
      </w:r>
      <w:ins w:id="426" w:author="Benton, Deon" w:date="2026-05-01T13:39:00Z" w16du:dateUtc="2026-05-01T18:39:00Z">
        <w:r w:rsidR="00CD166A">
          <w:rPr>
            <w:rFonts w:ascii="Times New Roman" w:hAnsi="Times New Roman" w:cs="Times New Roman"/>
          </w:rPr>
          <w:t xml:space="preserve"> </w:t>
        </w:r>
      </w:ins>
      <w:del w:id="427" w:author="Benton, Deon" w:date="2026-05-01T13:39:00Z" w16du:dateUtc="2026-05-01T18:39:00Z">
        <w:r w:rsidR="005F2777" w:rsidDel="00CD166A">
          <w:rPr>
            <w:rFonts w:ascii="Times New Roman" w:hAnsi="Times New Roman" w:cs="Times New Roman"/>
          </w:rPr>
          <w:delText xml:space="preserve"> </w:delText>
        </w:r>
      </w:del>
      <w:ins w:id="428" w:author="Benton, Deon" w:date="2026-05-01T13:38:00Z" w16du:dateUtc="2026-05-01T18:38:00Z">
        <w:r w:rsidR="00CD166A">
          <w:rPr>
            <w:rFonts w:ascii="Times New Roman" w:hAnsi="Times New Roman" w:cs="Times New Roman"/>
          </w:rPr>
          <w:t xml:space="preserve">pre-reaching </w:t>
        </w:r>
      </w:ins>
      <w:ins w:id="429" w:author="Benton, Deon" w:date="2026-05-01T13:39:00Z" w16du:dateUtc="2026-05-01T18:39:00Z">
        <w:r w:rsidR="00CD166A">
          <w:rPr>
            <w:rFonts w:ascii="Times New Roman" w:hAnsi="Times New Roman" w:cs="Times New Roman"/>
          </w:rPr>
          <w:t>infants</w:t>
        </w:r>
      </w:ins>
      <w:ins w:id="430" w:author="Benton, Deon" w:date="2026-05-01T13:38:00Z" w16du:dateUtc="2026-05-01T18:38:00Z">
        <w:r w:rsidR="00CD166A">
          <w:rPr>
            <w:rFonts w:ascii="Times New Roman" w:hAnsi="Times New Roman" w:cs="Times New Roman"/>
          </w:rPr>
          <w:t xml:space="preserve"> </w:t>
        </w:r>
      </w:ins>
      <w:ins w:id="431" w:author="Benton, Deon" w:date="2026-05-01T13:40:00Z" w16du:dateUtc="2026-05-01T18:40:00Z">
        <w:r w:rsidR="00CD166A">
          <w:rPr>
            <w:rFonts w:ascii="Times New Roman" w:hAnsi="Times New Roman" w:cs="Times New Roman"/>
          </w:rPr>
          <w:t>do</w:t>
        </w:r>
      </w:ins>
      <w:ins w:id="432" w:author="Benton, Deon" w:date="2026-05-01T13:38:00Z" w16du:dateUtc="2026-05-01T18:38:00Z">
        <w:r w:rsidR="00CD166A">
          <w:rPr>
            <w:rFonts w:ascii="Times New Roman" w:hAnsi="Times New Roman" w:cs="Times New Roman"/>
          </w:rPr>
          <w:t xml:space="preserve"> when </w:t>
        </w:r>
        <w:r w:rsidR="00CD166A">
          <w:rPr>
            <w:rFonts w:ascii="Times New Roman" w:hAnsi="Times New Roman" w:cs="Times New Roman"/>
          </w:rPr>
          <w:lastRenderedPageBreak/>
          <w:t>viewing</w:t>
        </w:r>
      </w:ins>
      <w:ins w:id="433" w:author="Benton, Deon" w:date="2026-05-01T13:39:00Z" w16du:dateUtc="2026-05-01T18:39:00Z">
        <w:r w:rsidR="00CD166A">
          <w:rPr>
            <w:rFonts w:ascii="Times New Roman" w:hAnsi="Times New Roman" w:cs="Times New Roman"/>
          </w:rPr>
          <w:t xml:space="preserve"> the efficient test event—</w:t>
        </w:r>
      </w:ins>
      <w:r w:rsidR="00D11876">
        <w:rPr>
          <w:rFonts w:ascii="Times New Roman" w:hAnsi="Times New Roman" w:cs="Times New Roman"/>
        </w:rPr>
        <w:t>may</w:t>
      </w:r>
      <w:ins w:id="434" w:author="Benton, Deon" w:date="2026-05-01T13:40:00Z" w16du:dateUtc="2026-05-01T18:40:00Z">
        <w:r w:rsidR="00B725B4">
          <w:rPr>
            <w:rFonts w:ascii="Times New Roman" w:hAnsi="Times New Roman" w:cs="Times New Roman"/>
          </w:rPr>
          <w:t xml:space="preserve"> activate </w:t>
        </w:r>
      </w:ins>
      <w:r w:rsidR="00D11876">
        <w:rPr>
          <w:rFonts w:ascii="Times New Roman" w:hAnsi="Times New Roman" w:cs="Times New Roman"/>
        </w:rPr>
        <w:t xml:space="preserve">many of the same representational units that </w:t>
      </w:r>
      <w:ins w:id="435" w:author="Benton, Deon" w:date="2026-05-01T13:41:00Z" w16du:dateUtc="2026-05-01T18:41:00Z">
        <w:r w:rsidR="00B725B4">
          <w:rPr>
            <w:rFonts w:ascii="Times New Roman" w:hAnsi="Times New Roman" w:cs="Times New Roman"/>
          </w:rPr>
          <w:t>were recruited to encode their</w:t>
        </w:r>
      </w:ins>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ins w:id="436" w:author="Benton, Deon" w:date="2026-05-01T13:41:00Z" w16du:dateUtc="2026-05-01T18:41:00Z">
        <w:r w:rsidR="00B725B4">
          <w:rPr>
            <w:rFonts w:ascii="Times New Roman" w:hAnsi="Times New Roman" w:cs="Times New Roman"/>
          </w:rPr>
          <w:t xml:space="preserve"> and</w:t>
        </w:r>
      </w:ins>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ins w:id="437" w:author="Benton, Deon" w:date="2026-05-01T13:41:00Z" w16du:dateUtc="2026-05-01T18:41:00Z">
        <w:r w:rsidR="00B725B4">
          <w:rPr>
            <w:rFonts w:ascii="Times New Roman" w:hAnsi="Times New Roman" w:cs="Times New Roman"/>
          </w:rPr>
          <w:t>If it is assumed that</w:t>
        </w:r>
      </w:ins>
      <w:r w:rsidR="002860AD">
        <w:rPr>
          <w:rFonts w:ascii="Times New Roman" w:hAnsi="Times New Roman" w:cs="Times New Roman"/>
        </w:rPr>
        <w:t xml:space="preserve"> the</w:t>
      </w:r>
      <w:r w:rsidR="00501DEA">
        <w:rPr>
          <w:rFonts w:ascii="Times New Roman" w:hAnsi="Times New Roman" w:cs="Times New Roman"/>
        </w:rPr>
        <w:t xml:space="preserve">re is a </w:t>
      </w:r>
      <w:ins w:id="438" w:author="Benton, Deon" w:date="2026-05-01T13:43:00Z" w16du:dateUtc="2026-05-01T18:43:00Z">
        <w:r w:rsidR="00E12DF6">
          <w:rPr>
            <w:rFonts w:ascii="Times New Roman" w:hAnsi="Times New Roman" w:cs="Times New Roman"/>
          </w:rPr>
          <w:t xml:space="preserve">negative </w:t>
        </w:r>
      </w:ins>
      <w:r w:rsidR="00501DEA">
        <w:rPr>
          <w:rFonts w:ascii="Times New Roman" w:hAnsi="Times New Roman" w:cs="Times New Roman"/>
        </w:rPr>
        <w:t>relation between how long infants look at a stimulus and their</w:t>
      </w:r>
      <w:ins w:id="439" w:author="Benton, Deon" w:date="2026-05-01T13:42:00Z" w16du:dateUtc="2026-05-01T18:42:00Z">
        <w:r w:rsidR="00E12DF6">
          <w:rPr>
            <w:rFonts w:ascii="Times New Roman" w:hAnsi="Times New Roman" w:cs="Times New Roman"/>
          </w:rPr>
          <w:t xml:space="preserve"> internal representation of it</w:t>
        </w:r>
      </w:ins>
      <w:r w:rsidR="00501DEA">
        <w:rPr>
          <w:rFonts w:ascii="Times New Roman" w:hAnsi="Times New Roman" w:cs="Times New Roman"/>
        </w:rPr>
        <w:t xml:space="preserve"> </w:t>
      </w:r>
      <w:r w:rsidR="002860AD">
        <w:rPr>
          <w:rFonts w:ascii="Times New Roman" w:hAnsi="Times New Roman" w:cs="Times New Roman"/>
        </w:rPr>
        <w:t xml:space="preserve">(e.g., </w:t>
      </w:r>
      <w:r w:rsidR="00167651">
        <w:rPr>
          <w:rFonts w:ascii="Times New Roman" w:hAnsi="Times New Roman" w:cs="Times New Roman"/>
        </w:rPr>
        <w:t>Benton, 2025, 2026</w:t>
      </w:r>
      <w:ins w:id="440" w:author="Benton, Deon" w:date="2026-05-01T13:49:00Z" w16du:dateUtc="2026-05-01T18:49:00Z">
        <w:r w:rsidR="007F7D9D">
          <w:rPr>
            <w:rFonts w:ascii="Times New Roman" w:hAnsi="Times New Roman" w:cs="Times New Roman"/>
          </w:rPr>
          <w:t>; Cohen, 1973; Hunter &amp; Ames, 1988; Sokolov, 1963</w:t>
        </w:r>
      </w:ins>
      <w:r w:rsidR="002860AD">
        <w:rPr>
          <w:rFonts w:ascii="Times New Roman" w:hAnsi="Times New Roman" w:cs="Times New Roman"/>
        </w:rPr>
        <w:t>)</w:t>
      </w:r>
      <w:ins w:id="441" w:author="Benton, Deon" w:date="2026-05-01T13:43:00Z" w16du:dateUtc="2026-05-01T18:43:00Z">
        <w:r w:rsidR="00E12DF6">
          <w:rPr>
            <w:rFonts w:ascii="Times New Roman" w:hAnsi="Times New Roman" w:cs="Times New Roman"/>
          </w:rPr>
          <w:t xml:space="preserve">—such that </w:t>
        </w:r>
      </w:ins>
      <w:ins w:id="442" w:author="Benton, Deon" w:date="2026-05-01T13:48:00Z" w16du:dateUtc="2026-05-01T18:48:00Z">
        <w:r w:rsidR="00A0611F">
          <w:rPr>
            <w:rFonts w:ascii="Times New Roman" w:hAnsi="Times New Roman" w:cs="Times New Roman"/>
          </w:rPr>
          <w:t>weaker representations are associated with longer looking</w:t>
        </w:r>
      </w:ins>
      <w:ins w:id="443" w:author="Benton, Deon" w:date="2026-05-01T13:43:00Z" w16du:dateUtc="2026-05-01T18:43:00Z">
        <w:r w:rsidR="00E12DF6">
          <w:rPr>
            <w:rFonts w:ascii="Times New Roman" w:hAnsi="Times New Roman" w:cs="Times New Roman"/>
          </w:rPr>
          <w:t xml:space="preserve">—then </w:t>
        </w:r>
      </w:ins>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 xml:space="preserve">infants’ </w:t>
      </w:r>
      <w:ins w:id="444" w:author="Benton, Deon" w:date="2026-05-01T13:44:00Z" w16du:dateUtc="2026-05-01T18:44:00Z">
        <w:r w:rsidR="00E12DF6">
          <w:rPr>
            <w:rFonts w:ascii="Times New Roman" w:hAnsi="Times New Roman" w:cs="Times New Roman"/>
          </w:rPr>
          <w:t>existing prototypical representation of such reaches</w:t>
        </w:r>
      </w:ins>
      <w:r w:rsidR="00D573D6">
        <w:rPr>
          <w:rFonts w:ascii="Times New Roman" w:hAnsi="Times New Roman" w:cs="Times New Roman"/>
        </w:rPr>
        <w:t xml:space="preserve"> should render the efficient event</w:t>
      </w:r>
      <w:ins w:id="445" w:author="Benton, Deon" w:date="2026-05-01T13:50:00Z" w16du:dateUtc="2026-05-01T18:50:00Z">
        <w:r w:rsidR="004E06C5">
          <w:rPr>
            <w:rFonts w:ascii="Times New Roman" w:hAnsi="Times New Roman" w:cs="Times New Roman"/>
          </w:rPr>
          <w:t xml:space="preserve"> relatively familiar and, therefore,</w:t>
        </w:r>
      </w:ins>
      <w:ins w:id="446" w:author="Benton, Deon" w:date="2026-05-01T16:27:00Z" w16du:dateUtc="2026-05-01T21:27:00Z">
        <w:r w:rsidR="00320CB7">
          <w:rPr>
            <w:rFonts w:ascii="Times New Roman" w:hAnsi="Times New Roman" w:cs="Times New Roman"/>
          </w:rPr>
          <w:t xml:space="preserve"> </w:t>
        </w:r>
      </w:ins>
      <w:r w:rsidR="00D573D6">
        <w:rPr>
          <w:rFonts w:ascii="Times New Roman" w:hAnsi="Times New Roman" w:cs="Times New Roman"/>
        </w:rPr>
        <w:t>less interesting</w:t>
      </w:r>
      <w:r w:rsidR="00AF5451">
        <w:rPr>
          <w:rFonts w:ascii="Times New Roman" w:hAnsi="Times New Roman" w:cs="Times New Roman"/>
        </w:rPr>
        <w:t xml:space="preserve">. </w:t>
      </w:r>
      <w:ins w:id="447" w:author="Benton, Deon" w:date="2026-05-01T16:28:00Z" w16du:dateUtc="2026-05-01T21:28:00Z">
        <w:r w:rsidR="00320CB7">
          <w:rPr>
            <w:rFonts w:ascii="Times New Roman" w:hAnsi="Times New Roman" w:cs="Times New Roman"/>
          </w:rPr>
          <w:t>The downstream effect of this is that infants should spend</w:t>
        </w:r>
      </w:ins>
      <w:ins w:id="448" w:author="Benton, Deon" w:date="2026-05-01T13:45:00Z" w16du:dateUtc="2026-05-01T18:45:00Z">
        <w:r w:rsidR="0089147C">
          <w:rPr>
            <w:rFonts w:ascii="Times New Roman" w:hAnsi="Times New Roman" w:cs="Times New Roman"/>
          </w:rPr>
          <w:t xml:space="preserve"> </w:t>
        </w:r>
      </w:ins>
      <w:ins w:id="449" w:author="Benton, Deon" w:date="2026-05-01T16:28:00Z" w16du:dateUtc="2026-05-01T21:28:00Z">
        <w:r w:rsidR="006535B5">
          <w:rPr>
            <w:rFonts w:ascii="Times New Roman" w:hAnsi="Times New Roman" w:cs="Times New Roman"/>
          </w:rPr>
          <w:t>minimal time</w:t>
        </w:r>
      </w:ins>
      <w:ins w:id="450" w:author="Benton, Deon" w:date="2026-05-01T13:45:00Z" w16du:dateUtc="2026-05-01T18:45:00Z">
        <w:r w:rsidR="0089147C">
          <w:rPr>
            <w:rFonts w:ascii="Times New Roman" w:hAnsi="Times New Roman" w:cs="Times New Roman"/>
          </w:rPr>
          <w:t xml:space="preserve"> looking at the efficient test event</w:t>
        </w:r>
      </w:ins>
      <w:r w:rsidR="00D573D6">
        <w:rPr>
          <w:rFonts w:ascii="Times New Roman" w:hAnsi="Times New Roman" w:cs="Times New Roman"/>
        </w:rPr>
        <w:t xml:space="preserve">.  </w:t>
      </w:r>
      <w:r w:rsidR="00AF5451">
        <w:rPr>
          <w:rFonts w:ascii="Times New Roman" w:hAnsi="Times New Roman" w:cs="Times New Roman"/>
        </w:rPr>
        <w:t>In contrast, b</w:t>
      </w:r>
      <w:r w:rsidR="006D29B4">
        <w:rPr>
          <w:rFonts w:ascii="Times New Roman" w:hAnsi="Times New Roman" w:cs="Times New Roman"/>
        </w:rPr>
        <w:t>ecause</w:t>
      </w:r>
      <w:r w:rsidR="001E1C64">
        <w:rPr>
          <w:rFonts w:ascii="Times New Roman" w:hAnsi="Times New Roman" w:cs="Times New Roman"/>
        </w:rPr>
        <w:t xml:space="preserve"> presumably</w:t>
      </w:r>
      <w:ins w:id="451" w:author="Benton, Deon" w:date="2026-05-01T13:51:00Z" w16du:dateUtc="2026-05-01T18:51:00Z">
        <w:r w:rsidR="00217C7B">
          <w:rPr>
            <w:rFonts w:ascii="Times New Roman" w:hAnsi="Times New Roman" w:cs="Times New Roman"/>
          </w:rPr>
          <w:t xml:space="preserve"> </w:t>
        </w:r>
      </w:ins>
      <w:ins w:id="452" w:author="Benton, Deon" w:date="2026-05-01T13:45:00Z" w16du:dateUtc="2026-05-01T18:45:00Z">
        <w:r w:rsidR="0089147C">
          <w:rPr>
            <w:rFonts w:ascii="Times New Roman" w:hAnsi="Times New Roman" w:cs="Times New Roman"/>
          </w:rPr>
          <w:t>no comparable representation</w:t>
        </w:r>
      </w:ins>
      <w:ins w:id="453" w:author="Benton, Deon" w:date="2026-05-01T16:28:00Z" w16du:dateUtc="2026-05-01T21:28:00Z">
        <w:r w:rsidR="00411887">
          <w:rPr>
            <w:rFonts w:ascii="Times New Roman" w:hAnsi="Times New Roman" w:cs="Times New Roman"/>
          </w:rPr>
          <w:t xml:space="preserve"> </w:t>
        </w:r>
      </w:ins>
      <w:ins w:id="454" w:author="Benton, Deon" w:date="2026-05-01T13:50:00Z" w16du:dateUtc="2026-05-01T18:50:00Z">
        <w:r w:rsidR="00217C7B">
          <w:rPr>
            <w:rFonts w:ascii="Times New Roman" w:hAnsi="Times New Roman" w:cs="Times New Roman"/>
          </w:rPr>
          <w:t>exists</w:t>
        </w:r>
      </w:ins>
      <w:ins w:id="455" w:author="Benton, Deon" w:date="2026-05-01T13:45:00Z" w16du:dateUtc="2026-05-01T18:45:00Z">
        <w:r w:rsidR="0089147C">
          <w:rPr>
            <w:rFonts w:ascii="Times New Roman" w:hAnsi="Times New Roman" w:cs="Times New Roman"/>
          </w:rPr>
          <w:t xml:space="preserve"> for the arced trajectory depicted in the inefficient test event, this event shoul</w:t>
        </w:r>
      </w:ins>
      <w:ins w:id="456" w:author="Benton, Deon" w:date="2026-05-01T13:46:00Z" w16du:dateUtc="2026-05-01T18:46:00Z">
        <w:r w:rsidR="0089147C">
          <w:rPr>
            <w:rFonts w:ascii="Times New Roman" w:hAnsi="Times New Roman" w:cs="Times New Roman"/>
          </w:rPr>
          <w:t>d elicit long</w:t>
        </w:r>
      </w:ins>
      <w:ins w:id="457" w:author="Benton, Deon" w:date="2026-05-01T13:51:00Z" w16du:dateUtc="2026-05-01T18:51:00Z">
        <w:r w:rsidR="00217C7B">
          <w:rPr>
            <w:rFonts w:ascii="Times New Roman" w:hAnsi="Times New Roman" w:cs="Times New Roman"/>
          </w:rPr>
          <w:t>er looking precisely because a</w:t>
        </w:r>
      </w:ins>
      <w:ins w:id="458" w:author="Benton, Deon" w:date="2026-05-01T13:46:00Z" w16du:dateUtc="2026-05-01T18:46:00Z">
        <w:r w:rsidR="0089147C">
          <w:rPr>
            <w:rFonts w:ascii="Times New Roman" w:hAnsi="Times New Roman" w:cs="Times New Roman"/>
          </w:rPr>
          <w:t xml:space="preserve"> </w:t>
        </w:r>
      </w:ins>
      <w:r w:rsidR="006D29B4">
        <w:rPr>
          <w:rFonts w:ascii="Times New Roman" w:hAnsi="Times New Roman" w:cs="Times New Roman"/>
        </w:rPr>
        <w:t>representation of it would need to be established</w:t>
      </w:r>
      <w:ins w:id="459" w:author="Benton, Deon" w:date="2026-05-01T13:46:00Z" w16du:dateUtc="2026-05-01T18:46:00Z">
        <w:r w:rsidR="0089147C">
          <w:rPr>
            <w:rFonts w:ascii="Times New Roman" w:hAnsi="Times New Roman" w:cs="Times New Roman"/>
          </w:rPr>
          <w:t xml:space="preserve"> before it too </w:t>
        </w:r>
      </w:ins>
      <w:ins w:id="460" w:author="Benton, Deon" w:date="2026-05-01T16:29:00Z" w16du:dateUtc="2026-05-01T21:29:00Z">
        <w:r w:rsidR="00411887">
          <w:rPr>
            <w:rFonts w:ascii="Times New Roman" w:hAnsi="Times New Roman" w:cs="Times New Roman"/>
          </w:rPr>
          <w:t>becomes</w:t>
        </w:r>
      </w:ins>
      <w:ins w:id="461" w:author="Benton, Deon" w:date="2026-05-01T13:46:00Z" w16du:dateUtc="2026-05-01T18:46:00Z">
        <w:r w:rsidR="0089147C">
          <w:rPr>
            <w:rFonts w:ascii="Times New Roman" w:hAnsi="Times New Roman" w:cs="Times New Roman"/>
          </w:rPr>
          <w:t xml:space="preserve"> familiar</w:t>
        </w:r>
      </w:ins>
      <w:r w:rsidR="006D29B4">
        <w:rPr>
          <w:rFonts w:ascii="Times New Roman" w:hAnsi="Times New Roman" w:cs="Times New Roman"/>
        </w:rPr>
        <w:t>.</w:t>
      </w:r>
      <w:r w:rsidR="008A0F87">
        <w:rPr>
          <w:rFonts w:ascii="Times New Roman" w:hAnsi="Times New Roman" w:cs="Times New Roman"/>
        </w:rPr>
        <w:t xml:space="preserve"> </w:t>
      </w:r>
      <w:ins w:id="462" w:author="Benton, Deon" w:date="2026-05-01T13:54:00Z" w16du:dateUtc="2026-05-01T18:54:00Z">
        <w:r w:rsidR="00930FEC">
          <w:rPr>
            <w:rFonts w:ascii="Times New Roman" w:hAnsi="Times New Roman" w:cs="Times New Roman"/>
          </w:rPr>
          <w:t>In sum, pre-reaching infants</w:t>
        </w:r>
      </w:ins>
      <w:ins w:id="463" w:author="Benton, Deon" w:date="2026-05-01T16:29:00Z" w16du:dateUtc="2026-05-01T21:29:00Z">
        <w:r w:rsidR="00411887">
          <w:rPr>
            <w:rFonts w:ascii="Times New Roman" w:hAnsi="Times New Roman" w:cs="Times New Roman"/>
          </w:rPr>
          <w:t>’ looking behaviors</w:t>
        </w:r>
      </w:ins>
      <w:ins w:id="464" w:author="Benton, Deon" w:date="2026-05-01T13:54:00Z" w16du:dateUtc="2026-05-01T18:54:00Z">
        <w:r w:rsidR="00930FEC">
          <w:rPr>
            <w:rFonts w:ascii="Times New Roman" w:hAnsi="Times New Roman" w:cs="Times New Roman"/>
          </w:rPr>
          <w:t xml:space="preserve"> in studies </w:t>
        </w:r>
      </w:ins>
      <w:ins w:id="465" w:author="Benton, Deon" w:date="2026-05-01T16:29:00Z" w16du:dateUtc="2026-05-01T21:29:00Z">
        <w:r w:rsidR="00411887">
          <w:rPr>
            <w:rFonts w:ascii="Times New Roman" w:hAnsi="Times New Roman" w:cs="Times New Roman"/>
          </w:rPr>
          <w:t>like</w:t>
        </w:r>
      </w:ins>
      <w:ins w:id="466" w:author="Benton, Deon" w:date="2026-05-01T13:54:00Z" w16du:dateUtc="2026-05-01T18:54:00Z">
        <w:r w:rsidR="00930FEC">
          <w:rPr>
            <w:rFonts w:ascii="Times New Roman" w:hAnsi="Times New Roman" w:cs="Times New Roman"/>
          </w:rPr>
          <w:t xml:space="preserve"> Skerry et al</w:t>
        </w:r>
      </w:ins>
      <w:ins w:id="467" w:author="Benton, Deon" w:date="2026-05-01T13:55:00Z" w16du:dateUtc="2026-05-01T18:55:00Z">
        <w:r w:rsidR="00930FEC">
          <w:rPr>
            <w:rFonts w:ascii="Times New Roman" w:hAnsi="Times New Roman" w:cs="Times New Roman"/>
          </w:rPr>
          <w:t>. (2013) can be explained in terms of</w:t>
        </w:r>
      </w:ins>
      <w:ins w:id="468" w:author="Benton, Deon" w:date="2026-05-01T13:56:00Z" w16du:dateUtc="2026-05-01T18:56:00Z">
        <w:r w:rsidR="00930FEC">
          <w:rPr>
            <w:rFonts w:ascii="Times New Roman" w:hAnsi="Times New Roman" w:cs="Times New Roman"/>
          </w:rPr>
          <w:t xml:space="preserve"> prototypical representations </w:t>
        </w:r>
        <w:r w:rsidR="00120B35">
          <w:rPr>
            <w:rFonts w:ascii="Times New Roman" w:hAnsi="Times New Roman" w:cs="Times New Roman"/>
          </w:rPr>
          <w:t>of straight reach</w:t>
        </w:r>
      </w:ins>
      <w:ins w:id="469" w:author="Benton, Deon" w:date="2026-05-01T16:30:00Z" w16du:dateUtc="2026-05-01T21:30:00Z">
        <w:r w:rsidR="00411887">
          <w:rPr>
            <w:rFonts w:ascii="Times New Roman" w:hAnsi="Times New Roman" w:cs="Times New Roman"/>
          </w:rPr>
          <w:t>es</w:t>
        </w:r>
      </w:ins>
      <w:ins w:id="470" w:author="Benton, Deon" w:date="2026-05-01T13:56:00Z" w16du:dateUtc="2026-05-01T18:56:00Z">
        <w:r w:rsidR="00120B35">
          <w:rPr>
            <w:rFonts w:ascii="Times New Roman" w:hAnsi="Times New Roman" w:cs="Times New Roman"/>
          </w:rPr>
          <w:t xml:space="preserve"> </w:t>
        </w:r>
        <w:r w:rsidR="00930FEC">
          <w:rPr>
            <w:rFonts w:ascii="Times New Roman" w:hAnsi="Times New Roman" w:cs="Times New Roman"/>
          </w:rPr>
          <w:t xml:space="preserve">that arise </w:t>
        </w:r>
      </w:ins>
      <w:ins w:id="471" w:author="Benton, Deon" w:date="2026-05-01T16:07:00Z" w16du:dateUtc="2026-05-01T21:07:00Z">
        <w:r w:rsidR="00016DD5">
          <w:rPr>
            <w:rFonts w:ascii="Times New Roman" w:hAnsi="Times New Roman" w:cs="Times New Roman"/>
          </w:rPr>
          <w:t xml:space="preserve">when </w:t>
        </w:r>
      </w:ins>
      <w:ins w:id="472" w:author="Benton, Deon" w:date="2026-05-01T13:56:00Z" w16du:dateUtc="2026-05-01T18:56:00Z">
        <w:r w:rsidR="00120B35">
          <w:rPr>
            <w:rFonts w:ascii="Times New Roman" w:hAnsi="Times New Roman" w:cs="Times New Roman"/>
          </w:rPr>
          <w:t xml:space="preserve">sticky-mittens experience </w:t>
        </w:r>
      </w:ins>
      <w:ins w:id="473" w:author="Benton, Deon" w:date="2026-05-01T16:07:00Z" w16du:dateUtc="2026-05-01T21:07:00Z">
        <w:r w:rsidR="008F1FBD">
          <w:rPr>
            <w:rFonts w:ascii="Times New Roman" w:hAnsi="Times New Roman" w:cs="Times New Roman"/>
          </w:rPr>
          <w:t>heightens infants’</w:t>
        </w:r>
      </w:ins>
      <w:ins w:id="474" w:author="Benton, Deon" w:date="2026-05-01T13:56:00Z" w16du:dateUtc="2026-05-01T18:56:00Z">
        <w:r w:rsidR="00120B35">
          <w:rPr>
            <w:rFonts w:ascii="Times New Roman" w:hAnsi="Times New Roman" w:cs="Times New Roman"/>
          </w:rPr>
          <w:t xml:space="preserve"> attention </w:t>
        </w:r>
      </w:ins>
      <w:ins w:id="475" w:author="Benton, Deon" w:date="2026-05-01T13:57:00Z" w16du:dateUtc="2026-05-01T18:57:00Z">
        <w:r w:rsidR="00120B35">
          <w:rPr>
            <w:rFonts w:ascii="Times New Roman" w:hAnsi="Times New Roman" w:cs="Times New Roman"/>
          </w:rPr>
          <w:t>to</w:t>
        </w:r>
      </w:ins>
      <w:ins w:id="476" w:author="Benton, Deon" w:date="2026-05-01T16:30:00Z" w16du:dateUtc="2026-05-01T21:30:00Z">
        <w:r w:rsidR="00411887">
          <w:rPr>
            <w:rFonts w:ascii="Times New Roman" w:hAnsi="Times New Roman" w:cs="Times New Roman"/>
          </w:rPr>
          <w:t>, and</w:t>
        </w:r>
      </w:ins>
      <w:ins w:id="477" w:author="Benton, Deon" w:date="2026-05-01T13:56:00Z" w16du:dateUtc="2026-05-01T18:56:00Z">
        <w:r w:rsidR="00120B35">
          <w:rPr>
            <w:rFonts w:ascii="Times New Roman" w:hAnsi="Times New Roman" w:cs="Times New Roman"/>
          </w:rPr>
          <w:t xml:space="preserve"> </w:t>
        </w:r>
      </w:ins>
      <w:ins w:id="478" w:author="Benton, Deon" w:date="2026-05-01T16:30:00Z" w16du:dateUtc="2026-05-01T21:30:00Z">
        <w:r w:rsidR="004D3C8A">
          <w:rPr>
            <w:rFonts w:ascii="Times New Roman" w:hAnsi="Times New Roman" w:cs="Times New Roman"/>
          </w:rPr>
          <w:t xml:space="preserve">enhance their </w:t>
        </w:r>
      </w:ins>
      <w:ins w:id="479" w:author="Benton, Deon" w:date="2026-05-01T13:56:00Z" w16du:dateUtc="2026-05-01T18:56:00Z">
        <w:r w:rsidR="00120B35">
          <w:rPr>
            <w:rFonts w:ascii="Times New Roman" w:hAnsi="Times New Roman" w:cs="Times New Roman"/>
          </w:rPr>
          <w:t>encoding of</w:t>
        </w:r>
      </w:ins>
      <w:ins w:id="480" w:author="Benton, Deon" w:date="2026-05-01T16:07:00Z" w16du:dateUtc="2026-05-01T21:07:00Z">
        <w:r w:rsidR="008F1FBD">
          <w:rPr>
            <w:rFonts w:ascii="Times New Roman" w:hAnsi="Times New Roman" w:cs="Times New Roman"/>
          </w:rPr>
          <w:t>,</w:t>
        </w:r>
      </w:ins>
      <w:ins w:id="481" w:author="Benton, Deon" w:date="2026-05-01T13:56:00Z" w16du:dateUtc="2026-05-01T18:56:00Z">
        <w:r w:rsidR="00120B35">
          <w:rPr>
            <w:rFonts w:ascii="Times New Roman" w:hAnsi="Times New Roman" w:cs="Times New Roman"/>
          </w:rPr>
          <w:t xml:space="preserve"> such </w:t>
        </w:r>
      </w:ins>
      <w:ins w:id="482" w:author="Benton, Deon" w:date="2026-05-01T16:08:00Z" w16du:dateUtc="2026-05-01T21:08:00Z">
        <w:r w:rsidR="008F1FBD">
          <w:rPr>
            <w:rFonts w:ascii="Times New Roman" w:hAnsi="Times New Roman" w:cs="Times New Roman"/>
          </w:rPr>
          <w:t>action</w:t>
        </w:r>
      </w:ins>
      <w:ins w:id="483" w:author="Benton, Deon" w:date="2026-05-01T13:56:00Z" w16du:dateUtc="2026-05-01T18:56:00Z">
        <w:r w:rsidR="00120B35">
          <w:rPr>
            <w:rFonts w:ascii="Times New Roman" w:hAnsi="Times New Roman" w:cs="Times New Roman"/>
          </w:rPr>
          <w:t>s</w:t>
        </w:r>
      </w:ins>
      <w:ins w:id="484" w:author="Benton, Deon" w:date="2026-05-01T13:57:00Z" w16du:dateUtc="2026-05-01T18:57:00Z">
        <w:r w:rsidR="000217C9">
          <w:rPr>
            <w:rFonts w:ascii="Times New Roman" w:hAnsi="Times New Roman" w:cs="Times New Roman"/>
          </w:rPr>
          <w:t xml:space="preserve">; abstract notions of efficiency or </w:t>
        </w:r>
      </w:ins>
      <w:ins w:id="485" w:author="Benton, Deon" w:date="2026-05-01T16:08:00Z" w16du:dateUtc="2026-05-01T21:08:00Z">
        <w:r w:rsidR="00A966ED">
          <w:rPr>
            <w:rFonts w:ascii="Times New Roman" w:hAnsi="Times New Roman" w:cs="Times New Roman"/>
          </w:rPr>
          <w:t xml:space="preserve">domain-specific mechanisms that </w:t>
        </w:r>
      </w:ins>
      <w:ins w:id="486" w:author="Benton, Deon" w:date="2026-05-01T16:30:00Z" w16du:dateUtc="2026-05-01T21:30:00Z">
        <w:r w:rsidR="00F00631">
          <w:rPr>
            <w:rFonts w:ascii="Times New Roman" w:hAnsi="Times New Roman" w:cs="Times New Roman"/>
          </w:rPr>
          <w:t>subserve them</w:t>
        </w:r>
      </w:ins>
      <w:ins w:id="487" w:author="Benton, Deon" w:date="2026-05-01T13:57:00Z" w16du:dateUtc="2026-05-01T18:57:00Z">
        <w:r w:rsidR="000217C9">
          <w:rPr>
            <w:rFonts w:ascii="Times New Roman" w:hAnsi="Times New Roman" w:cs="Times New Roman"/>
          </w:rPr>
          <w:t xml:space="preserve"> need not be assumed.</w:t>
        </w:r>
      </w:ins>
    </w:p>
    <w:p w14:paraId="59A5325D" w14:textId="7DB5CCCC" w:rsidR="00524642" w:rsidRDefault="00AC1B5A" w:rsidP="0096761D">
      <w:pPr>
        <w:spacing w:line="480" w:lineRule="auto"/>
        <w:ind w:firstLine="720"/>
        <w:contextualSpacing/>
        <w:rPr>
          <w:rFonts w:ascii="Times New Roman" w:hAnsi="Times New Roman" w:cs="Times New Roman"/>
        </w:rPr>
      </w:pPr>
      <w:ins w:id="488"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489" w:author="Benton, Deon" w:date="2026-05-01T16:31:00Z" w16du:dateUtc="2026-05-01T21:31:00Z">
        <w:r>
          <w:rPr>
            <w:rFonts w:ascii="Times New Roman" w:hAnsi="Times New Roman" w:cs="Times New Roman"/>
          </w:rPr>
          <w:t>a series of simulations</w:t>
        </w:r>
      </w:ins>
      <w:ins w:id="490" w:author="Benton, Deon" w:date="2026-05-01T20:39:00Z" w16du:dateUtc="2026-05-02T01:39:00Z">
        <w:r w:rsidR="00BD309B">
          <w:rPr>
            <w:rFonts w:ascii="Times New Roman" w:hAnsi="Times New Roman" w:cs="Times New Roman"/>
          </w:rPr>
          <w:t xml:space="preserve"> that</w:t>
        </w:r>
      </w:ins>
      <w:ins w:id="491" w:author="Benton, Deon" w:date="2026-05-01T16:31:00Z" w16du:dateUtc="2026-05-01T21:31:00Z">
        <w:r>
          <w:rPr>
            <w:rFonts w:ascii="Times New Roman" w:hAnsi="Times New Roman" w:cs="Times New Roman"/>
          </w:rPr>
          <w:t xml:space="preserve"> demonstrat</w:t>
        </w:r>
      </w:ins>
      <w:ins w:id="492" w:author="Benton, Deon" w:date="2026-05-01T20:39:00Z" w16du:dateUtc="2026-05-02T01:39:00Z">
        <w:r w:rsidR="00BD309B">
          <w:rPr>
            <w:rFonts w:ascii="Times New Roman" w:hAnsi="Times New Roman" w:cs="Times New Roman"/>
          </w:rPr>
          <w:t>e</w:t>
        </w:r>
      </w:ins>
      <w:ins w:id="493" w:author="Benton, Deon" w:date="2026-05-01T16:31:00Z" w16du:dateUtc="2026-05-01T21:31:00Z">
        <w:r>
          <w:rPr>
            <w:rFonts w:ascii="Times New Roman" w:hAnsi="Times New Roman" w:cs="Times New Roman"/>
          </w:rPr>
          <w:t xml:space="preserve"> that </w:t>
        </w:r>
      </w:ins>
      <w:ins w:id="494" w:author="Benton, Deon" w:date="2026-05-01T15:59:00Z" w16du:dateUtc="2026-05-01T20:59:00Z">
        <w:r w:rsidR="00617B5C">
          <w:rPr>
            <w:rFonts w:ascii="Times New Roman" w:hAnsi="Times New Roman" w:cs="Times New Roman"/>
          </w:rPr>
          <w:t>th</w:t>
        </w:r>
      </w:ins>
      <w:ins w:id="495" w:author="Benton, Deon" w:date="2026-05-01T20:39:00Z" w16du:dateUtc="2026-05-02T01:39:00Z">
        <w:r w:rsidR="00BD309B">
          <w:rPr>
            <w:rFonts w:ascii="Times New Roman" w:hAnsi="Times New Roman" w:cs="Times New Roman"/>
          </w:rPr>
          <w:t>e present</w:t>
        </w:r>
      </w:ins>
      <w:ins w:id="496" w:author="Benton, Deon" w:date="2026-05-01T15:59:00Z" w16du:dateUtc="2026-05-01T20:59:00Z">
        <w:r w:rsidR="00617B5C">
          <w:rPr>
            <w:rFonts w:ascii="Times New Roman" w:hAnsi="Times New Roman" w:cs="Times New Roman"/>
          </w:rPr>
          <w:t xml:space="preserve"> </w:t>
        </w:r>
      </w:ins>
      <w:ins w:id="497" w:author="Benton, Deon" w:date="2026-05-01T16:00:00Z" w16du:dateUtc="2026-05-01T21:00:00Z">
        <w:r w:rsidR="00617B5C">
          <w:rPr>
            <w:rFonts w:ascii="Times New Roman" w:hAnsi="Times New Roman" w:cs="Times New Roman"/>
          </w:rPr>
          <w:t>mechanistic proposal</w:t>
        </w:r>
      </w:ins>
      <w:ins w:id="498" w:author="Benton, Deon" w:date="2026-05-01T15:59:00Z" w16du:dateUtc="2026-05-01T20:59:00Z">
        <w:r w:rsidR="00617B5C">
          <w:rPr>
            <w:rFonts w:ascii="Times New Roman" w:hAnsi="Times New Roman" w:cs="Times New Roman"/>
          </w:rPr>
          <w:t>—when instantiated in a connectionist computational model—can</w:t>
        </w:r>
      </w:ins>
      <w:ins w:id="499" w:author="Benton, Deon" w:date="2026-05-01T16:00:00Z" w16du:dateUtc="2026-05-01T21:00:00Z">
        <w:r w:rsidR="00617B5C">
          <w:rPr>
            <w:rFonts w:ascii="Times New Roman" w:hAnsi="Times New Roman" w:cs="Times New Roman"/>
          </w:rPr>
          <w:t xml:space="preserve"> account for several major findings in the literature on infant </w:t>
        </w:r>
      </w:ins>
      <w:ins w:id="500" w:author="Benton, Deon" w:date="2026-05-16T15:39:00Z" w16du:dateUtc="2026-05-16T20:39:00Z">
        <w:r w:rsidR="00DB0881">
          <w:rPr>
            <w:rFonts w:ascii="Times New Roman" w:hAnsi="Times New Roman" w:cs="Times New Roman"/>
          </w:rPr>
          <w:t>action efficiency understanding</w:t>
        </w:r>
      </w:ins>
      <w:ins w:id="501" w:author="Benton, Deon" w:date="2026-05-01T16:00:00Z" w16du:dateUtc="2026-05-01T21:00:00Z">
        <w:r w:rsidR="00617B5C">
          <w:rPr>
            <w:rFonts w:ascii="Times New Roman" w:hAnsi="Times New Roman" w:cs="Times New Roman"/>
          </w:rPr>
          <w:t xml:space="preserve">. Before </w:t>
        </w:r>
      </w:ins>
      <w:ins w:id="502" w:author="Benton, Deon" w:date="2026-05-01T16:10:00Z" w16du:dateUtc="2026-05-01T21:10:00Z">
        <w:r w:rsidR="002B6388">
          <w:rPr>
            <w:rFonts w:ascii="Times New Roman" w:hAnsi="Times New Roman" w:cs="Times New Roman"/>
          </w:rPr>
          <w:t>turning to these simulations</w:t>
        </w:r>
      </w:ins>
      <w:ins w:id="503" w:author="Benton, Deon" w:date="2026-05-01T16:02:00Z" w16du:dateUtc="2026-05-01T21:02:00Z">
        <w:r w:rsidR="00D7476B">
          <w:rPr>
            <w:rFonts w:ascii="Times New Roman" w:hAnsi="Times New Roman" w:cs="Times New Roman"/>
          </w:rPr>
          <w:t>,</w:t>
        </w:r>
      </w:ins>
      <w:ins w:id="504" w:author="Benton, Deon" w:date="2026-05-01T16:01:00Z" w16du:dateUtc="2026-05-01T21:01:00Z">
        <w:r w:rsidR="00D7476B">
          <w:rPr>
            <w:rFonts w:ascii="Times New Roman" w:hAnsi="Times New Roman" w:cs="Times New Roman"/>
          </w:rPr>
          <w:t xml:space="preserve"> </w:t>
        </w:r>
      </w:ins>
      <w:ins w:id="505" w:author="Benton, Deon" w:date="2026-05-01T16:32:00Z" w16du:dateUtc="2026-05-01T21:32:00Z">
        <w:r w:rsidR="003148AF">
          <w:rPr>
            <w:rFonts w:ascii="Times New Roman" w:hAnsi="Times New Roman" w:cs="Times New Roman"/>
          </w:rPr>
          <w:t xml:space="preserve">however, </w:t>
        </w:r>
      </w:ins>
      <w:ins w:id="506" w:author="Benton, Deon" w:date="2026-05-01T16:01:00Z" w16du:dateUtc="2026-05-01T21:01:00Z">
        <w:r w:rsidR="00D7476B">
          <w:rPr>
            <w:rFonts w:ascii="Times New Roman" w:hAnsi="Times New Roman" w:cs="Times New Roman"/>
          </w:rPr>
          <w:t xml:space="preserve">two </w:t>
        </w:r>
      </w:ins>
      <w:ins w:id="507" w:author="Benton, Deon" w:date="2026-05-01T16:32:00Z" w16du:dateUtc="2026-05-01T21:32:00Z">
        <w:r w:rsidR="004E05F7">
          <w:rPr>
            <w:rFonts w:ascii="Times New Roman" w:hAnsi="Times New Roman" w:cs="Times New Roman"/>
          </w:rPr>
          <w:t xml:space="preserve">points </w:t>
        </w:r>
      </w:ins>
      <w:ins w:id="508" w:author="Benton, Deon" w:date="2026-05-01T16:10:00Z" w16du:dateUtc="2026-05-01T21:10:00Z">
        <w:r w:rsidR="002B6388">
          <w:rPr>
            <w:rFonts w:ascii="Times New Roman" w:hAnsi="Times New Roman" w:cs="Times New Roman"/>
          </w:rPr>
          <w:t>merit clarification</w:t>
        </w:r>
      </w:ins>
      <w:ins w:id="509" w:author="Benton, Deon" w:date="2026-05-01T16:02:00Z" w16du:dateUtc="2026-05-01T21:02:00Z">
        <w:r w:rsidR="00D7476B">
          <w:rPr>
            <w:rFonts w:ascii="Times New Roman" w:hAnsi="Times New Roman" w:cs="Times New Roman"/>
          </w:rPr>
          <w:t>.</w:t>
        </w:r>
      </w:ins>
      <w:ins w:id="510" w:author="Benton, Deon" w:date="2026-05-01T15:59:00Z" w16du:dateUtc="2026-05-01T20:59:00Z">
        <w:r w:rsidR="00617B5C">
          <w:rPr>
            <w:rFonts w:ascii="Times New Roman" w:hAnsi="Times New Roman" w:cs="Times New Roman"/>
          </w:rPr>
          <w:t xml:space="preserve"> </w:t>
        </w:r>
      </w:ins>
      <w:ins w:id="511"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del w:id="512" w:author="Benton, Deon" w:date="2026-05-16T15:39:00Z" w16du:dateUtc="2026-05-16T20:39:00Z">
        <w:r w:rsidR="00635C87" w:rsidRPr="000B0B74" w:rsidDel="00DB0881">
          <w:rPr>
            <w:rFonts w:ascii="Times New Roman" w:hAnsi="Times New Roman" w:cs="Times New Roman"/>
          </w:rPr>
          <w:delText>action understanding</w:delText>
        </w:r>
      </w:del>
      <w:ins w:id="513"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14"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15" w:author="Benton, Deon" w:date="2026-05-01T16:10:00Z" w16du:dateUtc="2026-05-01T21:10:00Z">
        <w:r w:rsidR="002B6388">
          <w:rPr>
            <w:rFonts w:ascii="Times New Roman" w:hAnsi="Times New Roman" w:cs="Times New Roman"/>
          </w:rPr>
          <w:t>ar</w:t>
        </w:r>
      </w:ins>
      <w:ins w:id="516" w:author="Benton, Deon" w:date="2026-05-01T16:11:00Z" w16du:dateUtc="2026-05-01T21:11:00Z">
        <w:r w:rsidR="002B6388">
          <w:rPr>
            <w:rFonts w:ascii="Times New Roman" w:hAnsi="Times New Roman" w:cs="Times New Roman"/>
          </w:rPr>
          <w:t>e</w:t>
        </w:r>
      </w:ins>
      <w:ins w:id="517"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r w:rsidR="009168FE">
        <w:rPr>
          <w:rFonts w:ascii="Times New Roman" w:hAnsi="Times New Roman" w:cs="Times New Roman"/>
        </w:rPr>
        <w:t>domain-general associative learning</w:t>
      </w:r>
      <w:r w:rsidR="009F7A89">
        <w:rPr>
          <w:rFonts w:ascii="Times New Roman" w:hAnsi="Times New Roman" w:cs="Times New Roman"/>
        </w:rPr>
        <w:t>—</w:t>
      </w:r>
      <w:ins w:id="518" w:author="Benton, Deon" w:date="2026-05-01T16:11:00Z" w16du:dateUtc="2026-05-01T21:11:00Z">
        <w:r w:rsidR="00A709A0">
          <w:rPr>
            <w:rFonts w:ascii="Times New Roman" w:hAnsi="Times New Roman" w:cs="Times New Roman"/>
          </w:rPr>
          <w:t xml:space="preserve">a </w:t>
        </w:r>
      </w:ins>
      <w:r w:rsidR="009F7A89">
        <w:rPr>
          <w:rFonts w:ascii="Times New Roman" w:hAnsi="Times New Roman" w:cs="Times New Roman"/>
        </w:rPr>
        <w:t>process</w:t>
      </w:r>
      <w:ins w:id="519" w:author="Benton, Deon" w:date="2026-05-01T16:11:00Z" w16du:dateUtc="2026-05-01T21:11:00Z">
        <w:r w:rsidR="00A709A0">
          <w:rPr>
            <w:rFonts w:ascii="Times New Roman" w:hAnsi="Times New Roman" w:cs="Times New Roman"/>
          </w:rPr>
          <w:t xml:space="preserve"> </w:t>
        </w:r>
        <w:r w:rsidR="00A709A0">
          <w:rPr>
            <w:rFonts w:ascii="Times New Roman" w:hAnsi="Times New Roman" w:cs="Times New Roman"/>
          </w:rPr>
          <w:lastRenderedPageBreak/>
          <w:t xml:space="preserve">grounded in </w:t>
        </w:r>
      </w:ins>
      <w:ins w:id="520" w:author="Benton, Deon" w:date="2026-05-01T16:12:00Z" w16du:dateUtc="2026-05-01T21:12:00Z">
        <w:r w:rsidR="00A709A0">
          <w:rPr>
            <w:rFonts w:ascii="Times New Roman" w:hAnsi="Times New Roman" w:cs="Times New Roman"/>
          </w:rPr>
          <w:t>everyday experience</w:t>
        </w:r>
      </w:ins>
      <w:ins w:id="521" w:author="Benton, Deon" w:date="2026-05-01T16:13:00Z" w16du:dateUtc="2026-05-01T21:13:00Z">
        <w:r w:rsidR="00A709A0">
          <w:rPr>
            <w:rFonts w:ascii="Times New Roman" w:hAnsi="Times New Roman" w:cs="Times New Roman"/>
          </w:rPr>
          <w:t xml:space="preserve"> and</w:t>
        </w:r>
      </w:ins>
      <w:ins w:id="522" w:author="Benton, Deon" w:date="2026-05-01T16:12:00Z" w16du:dateUtc="2026-05-01T21:12:00Z">
        <w:r w:rsidR="00A709A0">
          <w:rPr>
            <w:rFonts w:ascii="Times New Roman" w:hAnsi="Times New Roman" w:cs="Times New Roman"/>
          </w:rPr>
          <w:t xml:space="preserve"> that</w:t>
        </w:r>
      </w:ins>
      <w:r w:rsidR="00635C87" w:rsidRPr="000B0B74">
        <w:rPr>
          <w:rFonts w:ascii="Times New Roman" w:hAnsi="Times New Roman" w:cs="Times New Roman"/>
        </w:rPr>
        <w:t xml:space="preserve"> operate</w:t>
      </w:r>
      <w:ins w:id="52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524" w:author="Benton, Deon" w:date="2026-05-01T16:12:00Z" w16du:dateUtc="2026-05-01T21:12:00Z">
        <w:r w:rsidR="00A709A0">
          <w:rPr>
            <w:rFonts w:ascii="Times New Roman" w:hAnsi="Times New Roman" w:cs="Times New Roman"/>
          </w:rPr>
          <w:t xml:space="preserve">, and forms connections </w:t>
        </w:r>
      </w:ins>
      <w:ins w:id="525" w:author="Benton, Deon" w:date="2026-05-01T16:13:00Z" w16du:dateUtc="2026-05-01T21:13:00Z">
        <w:r w:rsidR="00A709A0">
          <w:rPr>
            <w:rFonts w:ascii="Times New Roman" w:hAnsi="Times New Roman" w:cs="Times New Roman"/>
          </w:rPr>
          <w:t xml:space="preserve">between and </w:t>
        </w:r>
      </w:ins>
      <w:ins w:id="52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52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52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52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kinematics of different actions</w:t>
      </w:r>
      <w:r w:rsidR="0096761D">
        <w:rPr>
          <w:rFonts w:ascii="Times New Roman" w:hAnsi="Times New Roman" w:cs="Times New Roman"/>
        </w:rPr>
        <w:t>.</w:t>
      </w:r>
      <w:r w:rsidR="00635C87">
        <w:rPr>
          <w:rFonts w:ascii="Times New Roman" w:hAnsi="Times New Roman" w:cs="Times New Roman"/>
        </w:rPr>
        <w:t xml:space="preserve"> </w:t>
      </w:r>
      <w:ins w:id="530" w:author="Benton, Deon" w:date="2026-05-01T16:14:00Z" w16du:dateUtc="2026-05-01T21:14:00Z">
        <w:r w:rsidR="008A0DE0">
          <w:rPr>
            <w:rFonts w:ascii="Times New Roman" w:hAnsi="Times New Roman" w:cs="Times New Roman"/>
          </w:rPr>
          <w:t>Second,</w:t>
        </w:r>
      </w:ins>
      <w:ins w:id="531" w:author="Benton, Deon" w:date="2026-05-01T16:03:00Z" w16du:dateUtc="2026-05-01T21:03:00Z">
        <w:r w:rsidR="00D7476B">
          <w:rPr>
            <w:rFonts w:ascii="Times New Roman" w:hAnsi="Times New Roman" w:cs="Times New Roman"/>
          </w:rPr>
          <w:t xml:space="preserve"> </w:t>
        </w:r>
      </w:ins>
      <w:ins w:id="532"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533"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534"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535" w:author="Benton, Deon" w:date="2026-05-01T16:04:00Z" w16du:dateUtc="2026-05-01T21:04:00Z">
        <w:r w:rsidR="00BC2A35">
          <w:rPr>
            <w:rFonts w:ascii="Times New Roman" w:hAnsi="Times New Roman" w:cs="Times New Roman"/>
          </w:rPr>
          <w:t xml:space="preserve"> action-understanding</w:t>
        </w:r>
      </w:ins>
      <w:r w:rsidR="00635C87" w:rsidRPr="009A322E">
        <w:rPr>
          <w:rFonts w:ascii="Times New Roman" w:hAnsi="Times New Roman" w:cs="Times New Roman"/>
        </w:rPr>
        <w:t xml:space="preserve"> studies</w:t>
      </w:r>
      <w:ins w:id="536" w:author="Benton, Deon" w:date="2026-05-01T16:04:00Z" w16du:dateUtc="2026-05-01T21:04:00Z">
        <w:r w:rsidR="00BC2A35">
          <w:rPr>
            <w:rFonts w:ascii="Times New Roman" w:hAnsi="Times New Roman" w:cs="Times New Roman"/>
          </w:rPr>
          <w:t xml:space="preserve"> without recourse to rich notions of actions, efficiency, or cost</w:t>
        </w:r>
      </w:ins>
      <w:ins w:id="537" w:author="Benton, Deon" w:date="2026-05-01T16:14:00Z" w16du:dateUtc="2026-05-01T21:14:00Z">
        <w:r w:rsidR="008A0DE0">
          <w:rPr>
            <w:rFonts w:ascii="Times New Roman" w:hAnsi="Times New Roman" w:cs="Times New Roman"/>
          </w:rPr>
          <w:t>, the impl</w:t>
        </w:r>
      </w:ins>
      <w:ins w:id="538" w:author="Benton, Deon" w:date="2026-05-01T16:15:00Z" w16du:dateUtc="2026-05-01T21:15:00Z">
        <w:r w:rsidR="008A0DE0">
          <w:rPr>
            <w:rFonts w:ascii="Times New Roman" w:hAnsi="Times New Roman" w:cs="Times New Roman"/>
          </w:rPr>
          <w:t xml:space="preserve">ications of the current work </w:t>
        </w:r>
      </w:ins>
      <w:ins w:id="539" w:author="Benton, Deon" w:date="2026-05-01T16:16:00Z" w16du:dateUtc="2026-05-01T21:16:00Z">
        <w:r w:rsidR="009F1EC1">
          <w:rPr>
            <w:rFonts w:ascii="Times New Roman" w:hAnsi="Times New Roman" w:cs="Times New Roman"/>
          </w:rPr>
          <w:t xml:space="preserve">are far reaching. Specifically, </w:t>
        </w:r>
      </w:ins>
      <w:r w:rsidR="00635C87" w:rsidRPr="009A322E">
        <w:rPr>
          <w:rFonts w:ascii="Times New Roman" w:hAnsi="Times New Roman" w:cs="Times New Roman"/>
        </w:rPr>
        <w:t xml:space="preserve">the proposed account and accompanying simulations support </w:t>
      </w:r>
      <w:ins w:id="540"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541" w:author="Benton, Deon" w:date="2026-05-01T16:16:00Z" w16du:dateUtc="2026-05-01T21:16:00Z">
        <w:r w:rsidR="009F1EC1">
          <w:rPr>
            <w:rFonts w:ascii="Times New Roman" w:hAnsi="Times New Roman" w:cs="Times New Roman"/>
          </w:rPr>
          <w:t xml:space="preserve"> that</w:t>
        </w:r>
      </w:ins>
      <w:ins w:id="542"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543"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544"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545"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546"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547"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548"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549"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550"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departs from</w:t>
      </w:r>
      <w:ins w:id="551"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53188287"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552"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553"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554"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555" w:author="Benton, Deon" w:date="2026-05-01T20:42:00Z" w16du:dateUtc="2026-05-02T01:42:00Z">
        <w:r w:rsidR="006F7263">
          <w:rPr>
            <w:rFonts w:ascii="Times New Roman" w:hAnsi="Times New Roman" w:cs="Times New Roman"/>
          </w:rPr>
          <w:t>assess the model’s ability</w:t>
        </w:r>
      </w:ins>
      <w:ins w:id="556" w:author="Benton, Deon" w:date="2026-05-01T20:43:00Z" w16du:dateUtc="2026-05-02T01:43:00Z">
        <w:r w:rsidR="006F7263">
          <w:rPr>
            <w:rFonts w:ascii="Times New Roman" w:hAnsi="Times New Roman" w:cs="Times New Roman"/>
          </w:rPr>
          <w:t xml:space="preserve"> to</w:t>
        </w:r>
      </w:ins>
      <w:ins w:id="557" w:author="Benton, Deon" w:date="2026-05-01T20:42:00Z" w16du:dateUtc="2026-05-02T01:42:00Z">
        <w:r w:rsidR="006F7263">
          <w:rPr>
            <w:rFonts w:ascii="Times New Roman" w:hAnsi="Times New Roman" w:cs="Times New Roman"/>
          </w:rPr>
          <w:t xml:space="preserve"> reproduce </w:t>
        </w:r>
      </w:ins>
      <w:r w:rsidR="00F83FBE" w:rsidRPr="00F83FBE">
        <w:rPr>
          <w:rFonts w:ascii="Times New Roman" w:hAnsi="Times New Roman" w:cs="Times New Roman"/>
        </w:rPr>
        <w:t xml:space="preserve">infants’ looking responses across a range of </w:t>
      </w:r>
      <w:ins w:id="558" w:author="Benton, Deon" w:date="2026-05-01T20:42:00Z" w16du:dateUtc="2026-05-02T01:42:00Z">
        <w:r w:rsidR="006F7263">
          <w:rPr>
            <w:rFonts w:ascii="Times New Roman" w:hAnsi="Times New Roman" w:cs="Times New Roman"/>
          </w:rPr>
          <w:t>action-understanding studies.</w:t>
        </w:r>
      </w:ins>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w:t>
      </w:r>
      <w:ins w:id="559" w:author="Benton, Deon" w:date="2026-05-01T20:43:00Z" w16du:dateUtc="2026-05-02T01:43:00Z">
        <w:r w:rsidR="00492F56">
          <w:rPr>
            <w:rFonts w:ascii="Times New Roman" w:eastAsia="Times New Roman" w:hAnsi="Times New Roman" w:cs="Times New Roman"/>
          </w:rPr>
          <w:t>target findings</w:t>
        </w:r>
      </w:ins>
      <w:r w:rsidR="00FC2F2A">
        <w:rPr>
          <w:rFonts w:ascii="Times New Roman" w:eastAsia="Times New Roman" w:hAnsi="Times New Roman" w:cs="Times New Roman"/>
        </w:rPr>
        <w:t xml:space="preserve"> in this literature</w:t>
      </w:r>
      <w:r>
        <w:rPr>
          <w:rFonts w:ascii="Times New Roman" w:eastAsia="Times New Roman" w:hAnsi="Times New Roman" w:cs="Times New Roman"/>
        </w:rPr>
        <w:t xml:space="preserve"> rather than</w:t>
      </w:r>
      <w:ins w:id="560"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561" w:author="Benton, Deon" w:date="2026-05-01T20:44:00Z" w16du:dateUtc="2026-05-02T01:44:00Z">
        <w:r w:rsidR="00492F56">
          <w:rPr>
            <w:rFonts w:ascii="Times New Roman" w:eastAsia="Times New Roman" w:hAnsi="Times New Roman" w:cs="Times New Roman"/>
          </w:rPr>
          <w:lastRenderedPageBreak/>
          <w:t xml:space="preserve">instantiate </w:t>
        </w:r>
      </w:ins>
      <w:r w:rsidR="00841A7E">
        <w:rPr>
          <w:rFonts w:ascii="Times New Roman" w:eastAsia="Times New Roman" w:hAnsi="Times New Roman" w:cs="Times New Roman"/>
        </w:rPr>
        <w:t>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was modeled</w:t>
      </w:r>
      <w:ins w:id="562" w:author="Benton, Deon" w:date="2026-05-01T20:46:00Z" w16du:dateUtc="2026-05-02T01:46:00Z">
        <w:r w:rsidR="00492F56">
          <w:rPr>
            <w:rFonts w:ascii="Times New Roman" w:eastAsia="Times New Roman" w:hAnsi="Times New Roman" w:cs="Times New Roman"/>
          </w:rPr>
          <w:t xml:space="preserve"> in enough detail that </w:t>
        </w:r>
      </w:ins>
      <w:ins w:id="563" w:author="Benton, Deon" w:date="2026-05-01T20:48:00Z" w16du:dateUtc="2026-05-02T01:48:00Z">
        <w:r w:rsidR="00492F56" w:rsidRPr="00492F56">
          <w:rPr>
            <w:rFonts w:ascii="Times New Roman" w:eastAsia="Times New Roman" w:hAnsi="Times New Roman" w:cs="Times New Roman"/>
          </w:rPr>
          <w:t xml:space="preserve">the critical elements of the task </w:t>
        </w:r>
      </w:ins>
      <w:ins w:id="564" w:author="Benton, Deon" w:date="2026-05-01T20:49:00Z" w16du:dateUtc="2026-05-02T01:49:00Z">
        <w:r w:rsidR="00E836BA">
          <w:rPr>
            <w:rFonts w:ascii="Times New Roman" w:eastAsia="Times New Roman" w:hAnsi="Times New Roman" w:cs="Times New Roman"/>
          </w:rPr>
          <w:t xml:space="preserve">are preserved </w:t>
        </w:r>
      </w:ins>
      <w:ins w:id="565"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ins w:id="566"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findings</w:t>
      </w:r>
      <w:r w:rsidR="001C6311">
        <w:rPr>
          <w:rFonts w:ascii="Times New Roman" w:eastAsia="Times New Roman" w:hAnsi="Times New Roman" w:cs="Times New Roman"/>
        </w:rPr>
        <w:t xml:space="preserve">, </w:t>
      </w:r>
      <w:ins w:id="567"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568"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5FBB620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w:t>
      </w:r>
      <w:r w:rsidR="00FC2FE4">
        <w:rPr>
          <w:rFonts w:ascii="Times New Roman" w:hAnsi="Times New Roman" w:cs="Times New Roman"/>
        </w:rPr>
        <w:t xml:space="preserve">Csibra et al., 1999; </w:t>
      </w:r>
      <w:r w:rsidR="00524642">
        <w:rPr>
          <w:rFonts w:ascii="Times New Roman" w:hAnsi="Times New Roman" w:cs="Times New Roman"/>
        </w:rPr>
        <w:t xml:space="preserve">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1341F127" w:rsidR="00614B6D" w:rsidRPr="00E467DF" w:rsidRDefault="00791C2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Action efficiency understanding</w:t>
      </w:r>
      <w:r w:rsidR="00DB0CFE">
        <w:rPr>
          <w:rFonts w:ascii="Times New Roman" w:hAnsi="Times New Roman" w:cs="Times New Roman"/>
          <w:b/>
          <w:bCs/>
        </w:rPr>
        <w:t xml:space="preserve">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4C0FDBB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the findings derive from studies that used some version of the </w:t>
      </w:r>
      <w:ins w:id="569" w:author="Benton, Deon" w:date="2026-05-01T20:51:00Z" w16du:dateUtc="2026-05-02T01:51:00Z">
        <w:r w:rsidR="00971205">
          <w:rPr>
            <w:rFonts w:ascii="Times New Roman" w:hAnsi="Times New Roman" w:cs="Times New Roman"/>
          </w:rPr>
          <w:t xml:space="preserve">task used in the original </w:t>
        </w:r>
      </w:ins>
      <w:r w:rsidR="00524642">
        <w:rPr>
          <w:rFonts w:ascii="Times New Roman" w:hAnsi="Times New Roman" w:cs="Times New Roman"/>
        </w:rPr>
        <w:t>Gergely et al.</w:t>
      </w:r>
      <w:ins w:id="570"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571" w:author="Benton, Deon" w:date="2026-05-01T20:51:00Z" w16du:dateUtc="2026-05-02T01:51:00Z">
        <w:r w:rsidR="00971205">
          <w:rPr>
            <w:rFonts w:ascii="Times New Roman" w:hAnsi="Times New Roman" w:cs="Times New Roman"/>
          </w:rPr>
          <w:t xml:space="preserve"> study</w:t>
        </w:r>
      </w:ins>
      <w:r w:rsidR="002807A7">
        <w:rPr>
          <w:rFonts w:ascii="Times New Roman" w:hAnsi="Times New Roman" w:cs="Times New Roman"/>
        </w:rPr>
        <w:t xml:space="preserve"> </w:t>
      </w:r>
      <w:r w:rsidR="00F33569">
        <w:rPr>
          <w:rFonts w:ascii="Times New Roman" w:hAnsi="Times New Roman" w:cs="Times New Roman"/>
        </w:rPr>
        <w:t>(hereafter the Gergely paradigm)</w:t>
      </w:r>
      <w:r w:rsidR="00524642">
        <w:rPr>
          <w:rFonts w:ascii="Times New Roman" w:hAnsi="Times New Roman" w:cs="Times New Roman"/>
        </w:rPr>
        <w:t xml:space="preserve">. The rationale for focusing on </w:t>
      </w:r>
      <w:ins w:id="572" w:author="Benton, Deon" w:date="2026-05-01T20:51:00Z" w16du:dateUtc="2026-05-02T01:51:00Z">
        <w:r w:rsidR="00971205">
          <w:rPr>
            <w:rFonts w:ascii="Times New Roman" w:hAnsi="Times New Roman" w:cs="Times New Roman"/>
          </w:rPr>
          <w:t>studies that adopt</w:t>
        </w:r>
      </w:ins>
      <w:ins w:id="573" w:author="Benton, Deon" w:date="2026-05-01T20:52:00Z" w16du:dateUtc="2026-05-02T01:52:00Z">
        <w:r w:rsidR="00971205">
          <w:rPr>
            <w:rFonts w:ascii="Times New Roman" w:hAnsi="Times New Roman" w:cs="Times New Roman"/>
          </w:rPr>
          <w:t xml:space="preserve"> this paradigm is</w:t>
        </w:r>
      </w:ins>
      <w:r w:rsidR="00524642">
        <w:rPr>
          <w:rFonts w:ascii="Times New Roman" w:hAnsi="Times New Roman" w:cs="Times New Roman"/>
        </w:rPr>
        <w:t xml:space="preserve"> that few paradigms have been used more extensively to study infant </w:t>
      </w:r>
      <w:ins w:id="574"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Another reason is that it was possible to test the explanatory scope of the current account with </w:t>
      </w:r>
      <w:ins w:id="575"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576" w:author="Benton, Deon" w:date="2026-05-01T20:58:00Z" w16du:dateUtc="2026-05-02T01:58:00Z">
        <w:r w:rsidR="00971205" w:rsidRPr="00971205">
          <w:rPr>
            <w:rFonts w:ascii="Times New Roman" w:hAnsi="Times New Roman" w:cs="Times New Roman"/>
          </w:rPr>
          <w:t>Although the current model could, in principle, be extended to simulate an even broader range of infant action-understanding studies, doing so would entail modifying its architecture in ways that would complicate determining whether any success reflects the explanatory power of the present account or simply the model’s increased flexibility</w:t>
        </w:r>
        <w:r w:rsidR="00971205">
          <w:rPr>
            <w:rFonts w:ascii="Times New Roman" w:hAnsi="Times New Roman" w:cs="Times New Roman"/>
          </w:rPr>
          <w:t>.</w:t>
        </w:r>
      </w:ins>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23F1128C"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w:t>
      </w:r>
      <w:r w:rsidR="00C90067">
        <w:rPr>
          <w:rFonts w:ascii="Times New Roman" w:hAnsi="Times New Roman" w:cs="Times New Roman"/>
        </w:rPr>
        <w:lastRenderedPageBreak/>
        <w:t xml:space="preserve">action phase in </w:t>
      </w:r>
      <w:r w:rsidR="00715DDD">
        <w:rPr>
          <w:rFonts w:ascii="Times New Roman" w:hAnsi="Times New Roman" w:cs="Times New Roman"/>
        </w:rPr>
        <w:t xml:space="preserve">studies that evaluate </w:t>
      </w:r>
      <w:ins w:id="577" w:author="Benton, Deon" w:date="2026-05-16T15:39:00Z" w16du:dateUtc="2026-05-16T20:39:00Z">
        <w:r w:rsidR="00DB0881">
          <w:rPr>
            <w:rFonts w:ascii="Times New Roman" w:hAnsi="Times New Roman" w:cs="Times New Roman"/>
          </w:rPr>
          <w:t>action efficiency understanding</w:t>
        </w:r>
      </w:ins>
      <w:r w:rsidR="00715DDD">
        <w:rPr>
          <w:rFonts w:ascii="Times New Roman" w:hAnsi="Times New Roman" w:cs="Times New Roman"/>
        </w:rPr>
        <w:t xml:space="preserve">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39AAED42"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w:t>
      </w:r>
      <w:r w:rsidR="00761458">
        <w:rPr>
          <w:rFonts w:ascii="Times New Roman" w:hAnsi="Times New Roman" w:cs="Times New Roman"/>
        </w:rPr>
        <w:t xml:space="preserve"> and ALIAS-2 were</w:t>
      </w:r>
      <w:r>
        <w:rPr>
          <w:rFonts w:ascii="Times New Roman" w:hAnsi="Times New Roman" w:cs="Times New Roman"/>
        </w:rPr>
        <w:t xml:space="preserve"> the only model</w:t>
      </w:r>
      <w:r w:rsidR="00761458">
        <w:rPr>
          <w:rFonts w:ascii="Times New Roman" w:hAnsi="Times New Roman" w:cs="Times New Roman"/>
        </w:rPr>
        <w:t>s</w:t>
      </w:r>
      <w:r>
        <w:rPr>
          <w:rFonts w:ascii="Times New Roman" w:hAnsi="Times New Roman" w:cs="Times New Roman"/>
        </w:rPr>
        <w:t xml:space="preserve"> to </w:t>
      </w:r>
      <w:r w:rsidR="00761458">
        <w:rPr>
          <w:rFonts w:ascii="Times New Roman" w:hAnsi="Times New Roman" w:cs="Times New Roman"/>
        </w:rPr>
        <w:t xml:space="preserve">succeed in capturing </w:t>
      </w:r>
      <w:r>
        <w:rPr>
          <w:rFonts w:ascii="Times New Roman" w:hAnsi="Times New Roman" w:cs="Times New Roman"/>
        </w:rPr>
        <w:t>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w:t>
      </w:r>
      <w:r w:rsidR="00EF6131">
        <w:rPr>
          <w:rFonts w:ascii="Times New Roman" w:hAnsi="Times New Roman" w:cs="Times New Roman"/>
        </w:rPr>
        <w:lastRenderedPageBreak/>
        <w:t>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8783D25"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578"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47674D72"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w:t>
      </w:r>
      <w:ins w:id="579"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First, the obstacle was only present when the agent was located in a cell that was directly adjacent to it. This contrasts with how obstacles are treated in most, if not all, </w:t>
      </w:r>
      <w:ins w:id="58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w:t>
      </w:r>
      <w:ins w:id="581"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w:t>
      </w:r>
      <w:r w:rsidRPr="00710203">
        <w:rPr>
          <w:rFonts w:ascii="Times New Roman" w:hAnsi="Times New Roman" w:cs="Times New Roman"/>
        </w:rPr>
        <w:lastRenderedPageBreak/>
        <w:t xml:space="preserve">not overshoot the barrier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43CB6069"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w:t>
      </w:r>
      <w:ins w:id="582" w:author="Benton, Deon" w:date="2026-05-16T15:39:00Z" w16du:dateUtc="2026-05-16T20:39:00Z">
        <w:r w:rsidR="00DB0881">
          <w:rPr>
            <w:rFonts w:ascii="Times New Roman" w:hAnsi="Times New Roman" w:cs="Times New Roman"/>
          </w:rPr>
          <w:t>action efficiency understanding</w:t>
        </w:r>
      </w:ins>
      <w:r w:rsidR="00D80739" w:rsidRPr="00D80739">
        <w:rPr>
          <w:rFonts w:ascii="Times New Roman" w:hAnsi="Times New Roman" w:cs="Times New Roman"/>
        </w:rPr>
        <w:t>.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lastRenderedPageBreak/>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w:t>
      </w:r>
      <w:ins w:id="583" w:author="Benton, Deon" w:date="2026-05-16T15:39:00Z" w16du:dateUtc="2026-05-16T20:39:00Z">
        <w:r w:rsidR="00DB0881">
          <w:rPr>
            <w:rFonts w:ascii="Times New Roman" w:hAnsi="Times New Roman" w:cs="Times New Roman"/>
          </w:rPr>
          <w:t>action efficiency understanding</w:t>
        </w:r>
      </w:ins>
      <w:r w:rsidR="00AD7AE3">
        <w:rPr>
          <w:rFonts w:ascii="Times New Roman" w:hAnsi="Times New Roman" w:cs="Times New Roman"/>
        </w:rPr>
        <w:t xml:space="preserve">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799AEF76"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 xml:space="preserve">studies assessing their putative </w:t>
      </w:r>
      <w:ins w:id="584"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w:t>
      </w:r>
      <w:ins w:id="585" w:author="Benton, Deon" w:date="2026-05-16T15:39:00Z" w16du:dateUtc="2026-05-16T20:39:00Z">
        <w:r w:rsidR="00DB0881">
          <w:rPr>
            <w:rFonts w:ascii="Times New Roman" w:hAnsi="Times New Roman" w:cs="Times New Roman"/>
          </w:rPr>
          <w:t>action efficiency understanding</w:t>
        </w:r>
      </w:ins>
      <w:r w:rsidR="003770EC">
        <w:rPr>
          <w:rFonts w:ascii="Times New Roman" w:hAnsi="Times New Roman" w:cs="Times New Roman"/>
        </w:rPr>
        <w:t xml:space="preserve">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0889A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w:t>
      </w:r>
      <w:ins w:id="586" w:author="Benton, Deon" w:date="2026-05-16T15:39:00Z" w16du:dateUtc="2026-05-16T20:39:00Z">
        <w:r w:rsidR="00DB0881">
          <w:rPr>
            <w:rFonts w:ascii="Times New Roman" w:hAnsi="Times New Roman" w:cs="Times New Roman"/>
          </w:rPr>
          <w:t>action efficiency understanding</w:t>
        </w:r>
      </w:ins>
      <w:r w:rsidR="00B25E66">
        <w:rPr>
          <w:rFonts w:ascii="Times New Roman" w:hAnsi="Times New Roman" w:cs="Times New Roman"/>
        </w:rPr>
        <w:t xml:space="preserve">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 xml:space="preserve">with them into </w:t>
      </w:r>
      <w:ins w:id="587" w:author="Benton, Deon" w:date="2026-05-16T15:39:00Z" w16du:dateUtc="2026-05-16T20:39:00Z">
        <w:r w:rsidR="00DB0881">
          <w:rPr>
            <w:rFonts w:ascii="Times New Roman" w:hAnsi="Times New Roman" w:cs="Times New Roman"/>
          </w:rPr>
          <w:t>action efficiency understanding</w:t>
        </w:r>
      </w:ins>
      <w:r w:rsidR="008614DA">
        <w:rPr>
          <w:rFonts w:ascii="Times New Roman" w:hAnsi="Times New Roman" w:cs="Times New Roman"/>
        </w:rPr>
        <w:t xml:space="preserve">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w:t>
      </w:r>
      <w:r w:rsidR="002A2896">
        <w:rPr>
          <w:rFonts w:ascii="Times New Roman" w:hAnsi="Times New Roman" w:cs="Times New Roman"/>
        </w:rPr>
        <w:lastRenderedPageBreak/>
        <w:t>Obstacle Height input 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 xml:space="preserve">one set of surface </w:t>
      </w:r>
      <w:r w:rsidR="00FA25D6">
        <w:rPr>
          <w:rFonts w:ascii="Times New Roman" w:hAnsi="Times New Roman" w:cs="Times New Roman"/>
        </w:rPr>
        <w:lastRenderedPageBreak/>
        <w:t>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 xml:space="preserve">target findings </w:t>
      </w:r>
      <w:r w:rsidR="003D5226">
        <w:rPr>
          <w:rFonts w:ascii="Times New Roman" w:hAnsi="Times New Roman" w:cs="Times New Roman"/>
        </w:rPr>
        <w:lastRenderedPageBreak/>
        <w:t>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time is needed 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6007AB9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w:t>
      </w:r>
      <w:ins w:id="588" w:author="Benton, Deon" w:date="2026-05-16T15:39:00Z" w16du:dateUtc="2026-05-16T20:39:00Z">
        <w:r w:rsidR="00DB0881">
          <w:rPr>
            <w:rFonts w:ascii="Times New Roman" w:hAnsi="Times New Roman" w:cs="Times New Roman"/>
          </w:rPr>
          <w:t>action efficiency understanding</w:t>
        </w:r>
      </w:ins>
      <w:r w:rsidR="00102DDA">
        <w:rPr>
          <w:rFonts w:ascii="Times New Roman" w:hAnsi="Times New Roman" w:cs="Times New Roman"/>
        </w:rPr>
        <w:t xml:space="preserve">.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 xml:space="preserve">experimental set-up of </w:t>
      </w:r>
      <w:ins w:id="589" w:author="Benton, Deon" w:date="2026-05-16T15:39:00Z" w16du:dateUtc="2026-05-16T20:39:00Z">
        <w:r w:rsidR="00DB0881">
          <w:rPr>
            <w:rFonts w:ascii="Times New Roman" w:hAnsi="Times New Roman" w:cs="Times New Roman"/>
          </w:rPr>
          <w:t>action efficiency understanding</w:t>
        </w:r>
      </w:ins>
      <w:r w:rsidR="00DB6759">
        <w:rPr>
          <w:rFonts w:ascii="Times New Roman" w:hAnsi="Times New Roman" w:cs="Times New Roman"/>
        </w:rPr>
        <w:t xml:space="preserve">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w:t>
      </w:r>
      <w:r w:rsidR="009F2657">
        <w:rPr>
          <w:rFonts w:ascii="Times New Roman" w:hAnsi="Times New Roman" w:cs="Times New Roman"/>
        </w:rPr>
        <w:lastRenderedPageBreak/>
        <w:t xml:space="preserve">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3239672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 xml:space="preserve">Early studies on infant </w:t>
      </w:r>
      <w:ins w:id="590" w:author="Benton, Deon" w:date="2026-05-16T15:39:00Z" w16du:dateUtc="2026-05-16T20:39:00Z">
        <w:r w:rsidR="00DB0881">
          <w:rPr>
            <w:rFonts w:ascii="Times New Roman" w:hAnsi="Times New Roman" w:cs="Times New Roman"/>
          </w:rPr>
          <w:t>action efficiency understanding</w:t>
        </w:r>
      </w:ins>
      <w:r w:rsidR="00474D88">
        <w:rPr>
          <w:rFonts w:ascii="Times New Roman" w:hAnsi="Times New Roman" w:cs="Times New Roman"/>
        </w:rPr>
        <w:t xml:space="preserve">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w:t>
      </w:r>
      <w:ins w:id="591" w:author="Benton, Deon" w:date="2026-05-16T15:39:00Z" w16du:dateUtc="2026-05-16T20:39:00Z">
        <w:r w:rsidR="00DB0881">
          <w:rPr>
            <w:rFonts w:ascii="Times New Roman" w:hAnsi="Times New Roman" w:cs="Times New Roman"/>
          </w:rPr>
          <w:t>action efficiency understanding</w:t>
        </w:r>
      </w:ins>
      <w:r w:rsidR="0035462D">
        <w:rPr>
          <w:rFonts w:ascii="Times New Roman" w:hAnsi="Times New Roman" w:cs="Times New Roman"/>
        </w:rPr>
        <w:t xml:space="preserve">,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in the main model was assessed at each of five 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 xml:space="preserve">for different amounts of </w:t>
      </w:r>
      <w:r w:rsidR="00390D27">
        <w:rPr>
          <w:rFonts w:ascii="Times New Roman" w:hAnsi="Times New Roman" w:cs="Times New Roman"/>
        </w:rPr>
        <w:lastRenderedPageBreak/>
        <w:t>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1AFAC869"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1FC450B9"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w:t>
      </w:r>
      <w:ins w:id="592" w:author="Benton, Deon" w:date="2026-05-16T15:39:00Z" w16du:dateUtc="2026-05-16T20:39:00Z">
        <w:r w:rsidR="00DB0881">
          <w:rPr>
            <w:rFonts w:ascii="Times New Roman" w:hAnsi="Times New Roman" w:cs="Times New Roman"/>
          </w:rPr>
          <w:t>action efficiency understanding</w:t>
        </w:r>
      </w:ins>
      <w:r w:rsidR="00AC1613">
        <w:rPr>
          <w:rFonts w:ascii="Times New Roman" w:hAnsi="Times New Roman" w:cs="Times New Roman"/>
        </w:rPr>
        <w:t xml:space="preserve"> </w:t>
      </w:r>
      <w:r>
        <w:rPr>
          <w:rFonts w:ascii="Times New Roman" w:hAnsi="Times New Roman" w:cs="Times New Roman"/>
        </w:rPr>
        <w:t xml:space="preserve">rather than to its ability to capture the processes supporting </w:t>
      </w:r>
      <w:ins w:id="593"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259EBC5D"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25153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w:t>
      </w:r>
      <w:r w:rsidR="0052427B">
        <w:rPr>
          <w:rFonts w:ascii="Times New Roman" w:hAnsi="Times New Roman" w:cs="Times New Roman"/>
        </w:rPr>
        <w:lastRenderedPageBreak/>
        <w:t xml:space="preserve">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415C135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w:t>
      </w:r>
      <w:r w:rsidR="00BC1646">
        <w:rPr>
          <w:rFonts w:ascii="Times New Roman" w:hAnsi="Times New Roman" w:cs="Times New Roman"/>
        </w:rPr>
        <w:lastRenderedPageBreak/>
        <w:t xml:space="preserve">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608587C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w:t>
      </w:r>
      <w:r w:rsidR="00931876">
        <w:rPr>
          <w:rFonts w:ascii="Times New Roman" w:eastAsia="Times New Roman" w:hAnsi="Times New Roman" w:cs="Times New Roman"/>
        </w:rPr>
        <w:lastRenderedPageBreak/>
        <w:t xml:space="preserve">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w:t>
      </w:r>
      <w:ins w:id="594" w:author="Benton, Deon" w:date="2026-05-16T15:39:00Z" w16du:dateUtc="2026-05-16T20:39:00Z">
        <w:r w:rsidR="00DB0881">
          <w:rPr>
            <w:rFonts w:ascii="Times New Roman" w:eastAsia="Times New Roman" w:hAnsi="Times New Roman" w:cs="Times New Roman"/>
          </w:rPr>
          <w:t>action efficiency understanding</w:t>
        </w:r>
      </w:ins>
      <w:r w:rsidR="00E721C5">
        <w:rPr>
          <w:rFonts w:ascii="Times New Roman" w:eastAsia="Times New Roman" w:hAnsi="Times New Roman" w:cs="Times New Roman"/>
        </w:rPr>
        <w:t xml:space="preserve">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w:t>
      </w:r>
      <w:ins w:id="595" w:author="Benton, Deon" w:date="2026-05-16T15:39:00Z" w16du:dateUtc="2026-05-16T20:39:00Z">
        <w:r w:rsidR="00DB0881">
          <w:rPr>
            <w:rFonts w:ascii="Times New Roman" w:eastAsia="Times New Roman" w:hAnsi="Times New Roman" w:cs="Times New Roman"/>
          </w:rPr>
          <w:t>action efficiency understanding</w:t>
        </w:r>
      </w:ins>
      <w:r w:rsidR="005418F5">
        <w:rPr>
          <w:rFonts w:ascii="Times New Roman" w:eastAsia="Times New Roman" w:hAnsi="Times New Roman" w:cs="Times New Roman"/>
        </w:rPr>
        <w:t xml:space="preserve">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BBF564D" w:rsidR="001E1E8F" w:rsidRDefault="00785F62" w:rsidP="001E1E8F">
      <w:pPr>
        <w:spacing w:line="480" w:lineRule="auto"/>
        <w:ind w:firstLine="720"/>
        <w:contextualSpacing/>
        <w:rPr>
          <w:ins w:id="596"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597" w:author="Benton, Deon" w:date="2026-05-08T13:50:00Z" w16du:dateUtc="2026-05-08T18:50:00Z">
        <w:r w:rsidR="00BE14FC">
          <w:rPr>
            <w:rFonts w:ascii="Times New Roman" w:eastAsia="Times New Roman" w:hAnsi="Times New Roman" w:cs="Times New Roman"/>
          </w:rPr>
          <w:t xml:space="preserve"> succeeded</w:t>
        </w:r>
      </w:ins>
      <w:ins w:id="598"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599" w:author="Benton, Deon" w:date="2026-05-08T13:42:00Z" w16du:dateUtc="2026-05-08T18:42:00Z">
        <w:r w:rsidR="00642345" w:rsidDel="003D3D8E">
          <w:rPr>
            <w:rFonts w:ascii="Times New Roman" w:eastAsia="Times New Roman" w:hAnsi="Times New Roman" w:cs="Times New Roman"/>
          </w:rPr>
          <w:delText xml:space="preserve"> </w:delText>
        </w:r>
      </w:del>
      <w:ins w:id="600" w:author="Benton, Deon" w:date="2026-05-08T13:42:00Z" w16du:dateUtc="2026-05-08T18:42:00Z">
        <w:r w:rsidR="003D3D8E">
          <w:rPr>
            <w:rFonts w:ascii="Times New Roman" w:eastAsia="Times New Roman" w:hAnsi="Times New Roman" w:cs="Times New Roman"/>
          </w:rPr>
          <w:t xml:space="preserve"> </w:t>
        </w:r>
      </w:ins>
      <w:ins w:id="601" w:author="Benton, Deon" w:date="2026-05-08T14:10:00Z" w16du:dateUtc="2026-05-08T19:10:00Z">
        <w:r w:rsidR="00972920">
          <w:rPr>
            <w:rFonts w:ascii="Times New Roman" w:eastAsia="Times New Roman" w:hAnsi="Times New Roman" w:cs="Times New Roman"/>
          </w:rPr>
          <w:t>in Gergely</w:t>
        </w:r>
      </w:ins>
      <w:ins w:id="602"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603"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604"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605" w:author="Benton, Deon" w:date="2026-05-08T13:50:00Z" w16du:dateUtc="2026-05-08T18:50:00Z">
        <w:r w:rsidR="00BE14FC">
          <w:rPr>
            <w:rFonts w:ascii="Times New Roman" w:eastAsia="Times New Roman" w:hAnsi="Times New Roman" w:cs="Times New Roman"/>
          </w:rPr>
          <w:t xml:space="preserve"> </w:t>
        </w:r>
      </w:ins>
      <w:ins w:id="606" w:author="Benton, Deon" w:date="2026-05-08T13:58:00Z" w16du:dateUtc="2026-05-08T18:58:00Z">
        <w:r w:rsidR="00E8536C">
          <w:rPr>
            <w:rFonts w:ascii="Times New Roman" w:eastAsia="Times New Roman" w:hAnsi="Times New Roman" w:cs="Times New Roman"/>
          </w:rPr>
          <w:t>The fact that ALIAS</w:t>
        </w:r>
      </w:ins>
      <w:ins w:id="607" w:author="Benton, Deon" w:date="2026-05-08T13:59:00Z" w16du:dateUtc="2026-05-08T18:59:00Z">
        <w:r w:rsidR="00E8536C">
          <w:rPr>
            <w:rFonts w:ascii="Times New Roman" w:eastAsia="Times New Roman" w:hAnsi="Times New Roman" w:cs="Times New Roman"/>
          </w:rPr>
          <w:t>-2—which</w:t>
        </w:r>
      </w:ins>
      <w:ins w:id="608" w:author="Benton, Deon" w:date="2026-05-08T14:01:00Z" w16du:dateUtc="2026-05-08T19:01:00Z">
        <w:r w:rsidR="007C470D">
          <w:rPr>
            <w:rFonts w:ascii="Times New Roman" w:eastAsia="Times New Roman" w:hAnsi="Times New Roman" w:cs="Times New Roman"/>
          </w:rPr>
          <w:t>, unlike ALIAS, omit</w:t>
        </w:r>
      </w:ins>
      <w:ins w:id="609" w:author="Benton, Deon" w:date="2026-05-08T14:02:00Z" w16du:dateUtc="2026-05-08T19:02:00Z">
        <w:r w:rsidR="00E80202">
          <w:rPr>
            <w:rFonts w:ascii="Times New Roman" w:eastAsia="Times New Roman" w:hAnsi="Times New Roman" w:cs="Times New Roman"/>
          </w:rPr>
          <w:t>ted</w:t>
        </w:r>
      </w:ins>
      <w:ins w:id="610" w:author="Benton, Deon" w:date="2026-05-08T14:01:00Z" w16du:dateUtc="2026-05-08T19:01:00Z">
        <w:r w:rsidR="007C470D">
          <w:rPr>
            <w:rFonts w:ascii="Times New Roman" w:eastAsia="Times New Roman" w:hAnsi="Times New Roman" w:cs="Times New Roman"/>
          </w:rPr>
          <w:t xml:space="preserve"> </w:t>
        </w:r>
      </w:ins>
      <w:ins w:id="611" w:author="Benton, Deon" w:date="2026-05-08T13:59:00Z" w16du:dateUtc="2026-05-08T18:59:00Z">
        <w:r w:rsidR="00E8536C">
          <w:rPr>
            <w:rFonts w:ascii="Times New Roman" w:eastAsia="Times New Roman" w:hAnsi="Times New Roman" w:cs="Times New Roman"/>
          </w:rPr>
          <w:t>differential obstacle salience—</w:t>
        </w:r>
      </w:ins>
      <w:ins w:id="612" w:author="Benton, Deon" w:date="2026-05-08T14:07:00Z" w16du:dateUtc="2026-05-08T19:07:00Z">
        <w:r w:rsidR="006E1FC1">
          <w:rPr>
            <w:rFonts w:ascii="Times New Roman" w:eastAsia="Times New Roman" w:hAnsi="Times New Roman" w:cs="Times New Roman"/>
          </w:rPr>
          <w:t>produced responses that di</w:t>
        </w:r>
      </w:ins>
      <w:ins w:id="613" w:author="Benton, Deon" w:date="2026-05-08T14:08:00Z" w16du:dateUtc="2026-05-08T19:08:00Z">
        <w:r w:rsidR="006E1FC1">
          <w:rPr>
            <w:rFonts w:ascii="Times New Roman" w:eastAsia="Times New Roman" w:hAnsi="Times New Roman" w:cs="Times New Roman"/>
          </w:rPr>
          <w:t xml:space="preserve">ffered </w:t>
        </w:r>
        <w:r w:rsidR="006E1FC1">
          <w:rPr>
            <w:rFonts w:ascii="Times New Roman" w:eastAsia="Times New Roman" w:hAnsi="Times New Roman" w:cs="Times New Roman"/>
          </w:rPr>
          <w:lastRenderedPageBreak/>
          <w:t>from those of ALIAS</w:t>
        </w:r>
      </w:ins>
      <w:ins w:id="614" w:author="Benton, Deon" w:date="2026-05-08T14:04:00Z" w16du:dateUtc="2026-05-08T19:04:00Z">
        <w:r w:rsidR="006D11B0">
          <w:rPr>
            <w:rFonts w:ascii="Times New Roman" w:eastAsia="Times New Roman" w:hAnsi="Times New Roman" w:cs="Times New Roman"/>
          </w:rPr>
          <w:t xml:space="preserve"> sugge</w:t>
        </w:r>
      </w:ins>
      <w:ins w:id="615" w:author="Benton, Deon" w:date="2026-05-08T14:05:00Z" w16du:dateUtc="2026-05-08T19:05:00Z">
        <w:r w:rsidR="006D11B0">
          <w:rPr>
            <w:rFonts w:ascii="Times New Roman" w:eastAsia="Times New Roman" w:hAnsi="Times New Roman" w:cs="Times New Roman"/>
          </w:rPr>
          <w:t>sts</w:t>
        </w:r>
      </w:ins>
      <w:ins w:id="616" w:author="Benton, Deon" w:date="2026-05-08T13:59:00Z" w16du:dateUtc="2026-05-08T18:59:00Z">
        <w:r w:rsidR="00E8536C">
          <w:rPr>
            <w:rFonts w:ascii="Times New Roman" w:eastAsia="Times New Roman" w:hAnsi="Times New Roman" w:cs="Times New Roman"/>
          </w:rPr>
          <w:t xml:space="preserve"> that associative learning alone is not</w:t>
        </w:r>
      </w:ins>
      <w:ins w:id="617" w:author="Benton, Deon" w:date="2026-05-08T14:00:00Z" w16du:dateUtc="2026-05-08T19:00:00Z">
        <w:r w:rsidR="007C470D">
          <w:rPr>
            <w:rFonts w:ascii="Times New Roman" w:eastAsia="Times New Roman" w:hAnsi="Times New Roman" w:cs="Times New Roman"/>
          </w:rPr>
          <w:t>, by itself, sufficient</w:t>
        </w:r>
      </w:ins>
      <w:ins w:id="618"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619" w:author="Benton, Deon" w:date="2026-05-08T14:05:00Z" w16du:dateUtc="2026-05-08T19:05:00Z">
        <w:r w:rsidR="006D11B0">
          <w:rPr>
            <w:rFonts w:ascii="Times New Roman" w:eastAsia="Times New Roman" w:hAnsi="Times New Roman" w:cs="Times New Roman"/>
          </w:rPr>
          <w:t xml:space="preserve">; information </w:t>
        </w:r>
      </w:ins>
      <w:ins w:id="620" w:author="Benton, Deon" w:date="2026-05-08T14:06:00Z" w16du:dateUtc="2026-05-08T19:06:00Z">
        <w:r w:rsidR="006E1FC1">
          <w:rPr>
            <w:rFonts w:ascii="Times New Roman" w:eastAsia="Times New Roman" w:hAnsi="Times New Roman" w:cs="Times New Roman"/>
          </w:rPr>
          <w:t>pertaining</w:t>
        </w:r>
      </w:ins>
      <w:ins w:id="621" w:author="Benton, Deon" w:date="2026-05-08T14:05:00Z" w16du:dateUtc="2026-05-08T19:05:00Z">
        <w:r w:rsidR="006D11B0">
          <w:rPr>
            <w:rFonts w:ascii="Times New Roman" w:eastAsia="Times New Roman" w:hAnsi="Times New Roman" w:cs="Times New Roman"/>
          </w:rPr>
          <w:t xml:space="preserve"> to the salience of barrie</w:t>
        </w:r>
      </w:ins>
      <w:ins w:id="622"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623" w:author="Benton, Deon" w:date="2026-05-08T14:00:00Z" w16du:dateUtc="2026-05-08T19:00:00Z">
        <w:r w:rsidR="007C470D">
          <w:rPr>
            <w:rFonts w:ascii="Times New Roman" w:eastAsia="Times New Roman" w:hAnsi="Times New Roman" w:cs="Times New Roman"/>
          </w:rPr>
          <w:t xml:space="preserve"> to reproduce </w:t>
        </w:r>
      </w:ins>
      <w:ins w:id="624" w:author="Benton, Deon" w:date="2026-05-08T14:01:00Z" w16du:dateUtc="2026-05-08T19:01:00Z">
        <w:r w:rsidR="00E80202">
          <w:rPr>
            <w:rFonts w:ascii="Times New Roman" w:eastAsia="Times New Roman" w:hAnsi="Times New Roman" w:cs="Times New Roman"/>
          </w:rPr>
          <w:t>infants’ responses in</w:t>
        </w:r>
      </w:ins>
      <w:ins w:id="625" w:author="Benton, Deon" w:date="2026-05-08T14:02:00Z" w16du:dateUtc="2026-05-08T19:02:00Z">
        <w:r w:rsidR="00E80202">
          <w:rPr>
            <w:rFonts w:ascii="Times New Roman" w:eastAsia="Times New Roman" w:hAnsi="Times New Roman" w:cs="Times New Roman"/>
          </w:rPr>
          <w:t xml:space="preserve"> studies like that by Gergely et al. (1995)</w:t>
        </w:r>
      </w:ins>
      <w:ins w:id="626" w:author="Benton, Deon" w:date="2026-05-08T14:00:00Z" w16du:dateUtc="2026-05-08T19:00:00Z">
        <w:r w:rsidR="007C470D">
          <w:rPr>
            <w:rFonts w:ascii="Times New Roman" w:eastAsia="Times New Roman" w:hAnsi="Times New Roman" w:cs="Times New Roman"/>
          </w:rPr>
          <w:t xml:space="preserve">. </w:t>
        </w:r>
      </w:ins>
      <w:ins w:id="627" w:author="Benton, Deon" w:date="2026-05-08T14:09:00Z" w16du:dateUtc="2026-05-08T19:09:00Z">
        <w:r w:rsidR="00972920">
          <w:rPr>
            <w:rFonts w:ascii="Times New Roman" w:eastAsia="Times New Roman" w:hAnsi="Times New Roman" w:cs="Times New Roman"/>
          </w:rPr>
          <w:t xml:space="preserve">Although it was the case that </w:t>
        </w:r>
      </w:ins>
      <w:ins w:id="628" w:author="Benton, Deon" w:date="2026-05-08T13:50:00Z" w16du:dateUtc="2026-05-08T18:50:00Z">
        <w:r w:rsidR="00BE14FC">
          <w:rPr>
            <w:rFonts w:ascii="Times New Roman" w:eastAsia="Times New Roman" w:hAnsi="Times New Roman" w:cs="Times New Roman"/>
          </w:rPr>
          <w:t>OM10</w:t>
        </w:r>
      </w:ins>
      <w:ins w:id="629" w:author="Benton, Deon" w:date="2026-05-08T14:10:00Z" w16du:dateUtc="2026-05-08T19:10:00Z">
        <w:r w:rsidR="00972920">
          <w:rPr>
            <w:rFonts w:ascii="Times New Roman" w:eastAsia="Times New Roman" w:hAnsi="Times New Roman" w:cs="Times New Roman"/>
          </w:rPr>
          <w:t>—like ALIAS—</w:t>
        </w:r>
      </w:ins>
      <w:ins w:id="630" w:author="Benton, Deon" w:date="2026-05-08T13:50:00Z" w16du:dateUtc="2026-05-08T18:50:00Z">
        <w:r w:rsidR="00BE14FC">
          <w:rPr>
            <w:rFonts w:ascii="Times New Roman" w:eastAsia="Times New Roman" w:hAnsi="Times New Roman" w:cs="Times New Roman"/>
          </w:rPr>
          <w:t>capture</w:t>
        </w:r>
      </w:ins>
      <w:ins w:id="631" w:author="Benton, Deon" w:date="2026-05-08T14:10:00Z" w16du:dateUtc="2026-05-08T19:10:00Z">
        <w:r w:rsidR="00972920">
          <w:rPr>
            <w:rFonts w:ascii="Times New Roman" w:eastAsia="Times New Roman" w:hAnsi="Times New Roman" w:cs="Times New Roman"/>
          </w:rPr>
          <w:t>s</w:t>
        </w:r>
      </w:ins>
      <w:ins w:id="632" w:author="Benton, Deon" w:date="2026-05-08T13:50:00Z" w16du:dateUtc="2026-05-08T18:50:00Z">
        <w:r w:rsidR="00BE14FC">
          <w:rPr>
            <w:rFonts w:ascii="Times New Roman" w:eastAsia="Times New Roman" w:hAnsi="Times New Roman" w:cs="Times New Roman"/>
          </w:rPr>
          <w:t xml:space="preserve"> </w:t>
        </w:r>
      </w:ins>
      <w:ins w:id="633" w:author="Benton, Deon" w:date="2026-05-08T14:10:00Z" w16du:dateUtc="2026-05-08T19:10:00Z">
        <w:r w:rsidR="00972920">
          <w:rPr>
            <w:rFonts w:ascii="Times New Roman" w:eastAsia="Times New Roman" w:hAnsi="Times New Roman" w:cs="Times New Roman"/>
          </w:rPr>
          <w:t>infants’ looking responses in Gergely et al. (1995)</w:t>
        </w:r>
      </w:ins>
      <w:ins w:id="634" w:author="Benton, Deon" w:date="2026-05-08T13:49:00Z" w16du:dateUtc="2026-05-08T18:49:00Z">
        <w:r w:rsidR="001E1E8F">
          <w:rPr>
            <w:rFonts w:ascii="Times New Roman" w:hAnsi="Times New Roman" w:cs="Times New Roman"/>
          </w:rPr>
          <w:t xml:space="preserve">, it is notable that an extended version of </w:t>
        </w:r>
      </w:ins>
      <w:ins w:id="635" w:author="Benton, Deon" w:date="2026-05-08T14:10:00Z" w16du:dateUtc="2026-05-08T19:10:00Z">
        <w:r w:rsidR="00972920">
          <w:rPr>
            <w:rFonts w:ascii="Times New Roman" w:hAnsi="Times New Roman" w:cs="Times New Roman"/>
          </w:rPr>
          <w:t xml:space="preserve">this model that better aligned </w:t>
        </w:r>
      </w:ins>
      <w:ins w:id="636" w:author="Benton, Deon" w:date="2026-05-08T13:49:00Z" w16du:dateUtc="2026-05-08T18:49:00Z">
        <w:r w:rsidR="001E1E8F">
          <w:rPr>
            <w:rFonts w:ascii="Times New Roman" w:hAnsi="Times New Roman" w:cs="Times New Roman"/>
          </w:rPr>
          <w:t>with</w:t>
        </w:r>
      </w:ins>
      <w:ins w:id="637" w:author="Benton, Deon" w:date="2026-05-08T14:10:00Z" w16du:dateUtc="2026-05-08T19:10:00Z">
        <w:r w:rsidR="00972920">
          <w:rPr>
            <w:rFonts w:ascii="Times New Roman" w:hAnsi="Times New Roman" w:cs="Times New Roman"/>
          </w:rPr>
          <w:t xml:space="preserve"> </w:t>
        </w:r>
      </w:ins>
      <w:ins w:id="638" w:author="Benton, Deon" w:date="2026-05-08T13:51:00Z" w16du:dateUtc="2026-05-08T18:51:00Z">
        <w:r w:rsidR="00BE14FC">
          <w:rPr>
            <w:rFonts w:ascii="Times New Roman" w:hAnsi="Times New Roman" w:cs="Times New Roman"/>
          </w:rPr>
          <w:t>Gergely et al’s (1995)</w:t>
        </w:r>
      </w:ins>
      <w:ins w:id="639" w:author="Benton, Deon" w:date="2026-05-08T13:49:00Z" w16du:dateUtc="2026-05-08T18:49:00Z">
        <w:r w:rsidR="001E1E8F">
          <w:rPr>
            <w:rFonts w:ascii="Times New Roman" w:hAnsi="Times New Roman" w:cs="Times New Roman"/>
          </w:rPr>
          <w:t xml:space="preserve"> task structure</w:t>
        </w:r>
      </w:ins>
      <w:ins w:id="640" w:author="Benton, Deon" w:date="2026-05-08T13:52:00Z" w16du:dateUtc="2026-05-08T18:52:00Z">
        <w:r w:rsidR="00BE14FC">
          <w:rPr>
            <w:rFonts w:ascii="Times New Roman" w:hAnsi="Times New Roman" w:cs="Times New Roman"/>
          </w:rPr>
          <w:t xml:space="preserve"> </w:t>
        </w:r>
      </w:ins>
      <w:ins w:id="641" w:author="Benton, Deon" w:date="2026-05-08T14:11:00Z" w16du:dateUtc="2026-05-08T19:11:00Z">
        <w:r w:rsidR="00BE57C2">
          <w:rPr>
            <w:rFonts w:ascii="Times New Roman" w:hAnsi="Times New Roman" w:cs="Times New Roman"/>
          </w:rPr>
          <w:t xml:space="preserve">in its design </w:t>
        </w:r>
      </w:ins>
      <w:ins w:id="642" w:author="Benton, Deon" w:date="2026-05-08T13:49:00Z" w16du:dateUtc="2026-05-08T18:49:00Z">
        <w:r w:rsidR="001E1E8F">
          <w:rPr>
            <w:rFonts w:ascii="Times New Roman" w:hAnsi="Times New Roman" w:cs="Times New Roman"/>
          </w:rPr>
          <w:t xml:space="preserve">could not capture infants’ looking </w:t>
        </w:r>
      </w:ins>
      <w:ins w:id="643" w:author="Benton, Deon" w:date="2026-05-08T13:52:00Z" w16du:dateUtc="2026-05-08T18:52:00Z">
        <w:r w:rsidR="00BE14FC">
          <w:rPr>
            <w:rFonts w:ascii="Times New Roman" w:hAnsi="Times New Roman" w:cs="Times New Roman"/>
          </w:rPr>
          <w:t>responses. This</w:t>
        </w:r>
      </w:ins>
      <w:ins w:id="644" w:author="Benton, Deon" w:date="2026-05-08T13:49:00Z" w16du:dateUtc="2026-05-08T18:49:00Z">
        <w:r w:rsidR="001E1E8F">
          <w:rPr>
            <w:rFonts w:ascii="Times New Roman" w:hAnsi="Times New Roman" w:cs="Times New Roman"/>
          </w:rPr>
          <w:t xml:space="preserve"> suggests that </w:t>
        </w:r>
      </w:ins>
      <w:ins w:id="645" w:author="Benton, Deon" w:date="2026-05-08T14:11:00Z" w16du:dateUtc="2026-05-08T19:11:00Z">
        <w:r w:rsidR="00BE57C2">
          <w:rPr>
            <w:rFonts w:ascii="Times New Roman" w:hAnsi="Times New Roman" w:cs="Times New Roman"/>
          </w:rPr>
          <w:t>OM10’s original success</w:t>
        </w:r>
      </w:ins>
      <w:ins w:id="646" w:author="Benton, Deon" w:date="2026-05-08T13:49:00Z" w16du:dateUtc="2026-05-08T18:49:00Z">
        <w:r w:rsidR="001E1E8F">
          <w:rPr>
            <w:rFonts w:ascii="Times New Roman" w:hAnsi="Times New Roman" w:cs="Times New Roman"/>
          </w:rPr>
          <w:t xml:space="preserve"> may have</w:t>
        </w:r>
      </w:ins>
      <w:ins w:id="647" w:author="Benton, Deon" w:date="2026-05-08T14:12:00Z" w16du:dateUtc="2026-05-08T19:12:00Z">
        <w:r w:rsidR="0043463B">
          <w:rPr>
            <w:rFonts w:ascii="Times New Roman" w:hAnsi="Times New Roman" w:cs="Times New Roman"/>
          </w:rPr>
          <w:t xml:space="preserve"> had</w:t>
        </w:r>
      </w:ins>
      <w:ins w:id="648" w:author="Benton, Deon" w:date="2026-05-08T13:49:00Z" w16du:dateUtc="2026-05-08T18:49:00Z">
        <w:r w:rsidR="001E1E8F">
          <w:rPr>
            <w:rFonts w:ascii="Times New Roman" w:hAnsi="Times New Roman" w:cs="Times New Roman"/>
          </w:rPr>
          <w:t xml:space="preserve"> less to do with </w:t>
        </w:r>
      </w:ins>
      <w:ins w:id="649" w:author="Benton, Deon" w:date="2026-05-08T14:12:00Z" w16du:dateUtc="2026-05-08T19:12:00Z">
        <w:r w:rsidR="0043463B">
          <w:rPr>
            <w:rFonts w:ascii="Times New Roman" w:hAnsi="Times New Roman" w:cs="Times New Roman"/>
          </w:rPr>
          <w:t>it capturing the</w:t>
        </w:r>
      </w:ins>
      <w:ins w:id="650" w:author="Benton, Deon" w:date="2026-05-08T13:49:00Z" w16du:dateUtc="2026-05-08T18:49:00Z">
        <w:r w:rsidR="001E1E8F">
          <w:rPr>
            <w:rFonts w:ascii="Times New Roman" w:hAnsi="Times New Roman" w:cs="Times New Roman"/>
          </w:rPr>
          <w:t xml:space="preserve"> processes underlying </w:t>
        </w:r>
      </w:ins>
      <w:ins w:id="651" w:author="Benton, Deon" w:date="2026-05-08T14:12:00Z" w16du:dateUtc="2026-05-08T19:12:00Z">
        <w:r w:rsidR="0043463B">
          <w:rPr>
            <w:rFonts w:ascii="Times New Roman" w:hAnsi="Times New Roman" w:cs="Times New Roman"/>
          </w:rPr>
          <w:t xml:space="preserve">infant </w:t>
        </w:r>
      </w:ins>
      <w:ins w:id="652" w:author="Benton, Deon" w:date="2026-05-16T15:39:00Z" w16du:dateUtc="2026-05-16T20:39:00Z">
        <w:r w:rsidR="00DB0881">
          <w:rPr>
            <w:rFonts w:ascii="Times New Roman" w:hAnsi="Times New Roman" w:cs="Times New Roman"/>
          </w:rPr>
          <w:t>action efficiency understanding</w:t>
        </w:r>
      </w:ins>
      <w:ins w:id="653" w:author="Benton, Deon" w:date="2026-05-08T13:49:00Z" w16du:dateUtc="2026-05-08T18:49:00Z">
        <w:r w:rsidR="001E1E8F">
          <w:rPr>
            <w:rFonts w:ascii="Times New Roman" w:hAnsi="Times New Roman" w:cs="Times New Roman"/>
          </w:rPr>
          <w:t xml:space="preserve"> and more to do with</w:t>
        </w:r>
      </w:ins>
      <w:ins w:id="654" w:author="Benton, Deon" w:date="2026-05-08T13:54:00Z" w16du:dateUtc="2026-05-08T18:54:00Z">
        <w:r w:rsidR="00C61525">
          <w:rPr>
            <w:rFonts w:ascii="Times New Roman" w:hAnsi="Times New Roman" w:cs="Times New Roman"/>
          </w:rPr>
          <w:t xml:space="preserve"> the fact that it did not faithfully model the experimental set up</w:t>
        </w:r>
      </w:ins>
      <w:ins w:id="655" w:author="Benton, Deon" w:date="2026-05-08T13:49:00Z" w16du:dateUtc="2026-05-08T18:49:00Z">
        <w:r w:rsidR="001E1E8F">
          <w:rPr>
            <w:rFonts w:ascii="Times New Roman" w:hAnsi="Times New Roman" w:cs="Times New Roman"/>
          </w:rPr>
          <w:t xml:space="preserve"> </w:t>
        </w:r>
      </w:ins>
      <w:ins w:id="656" w:author="Benton, Deon" w:date="2026-05-08T13:54:00Z" w16du:dateUtc="2026-05-08T18:54:00Z">
        <w:r w:rsidR="00C61525">
          <w:rPr>
            <w:rFonts w:ascii="Times New Roman" w:hAnsi="Times New Roman" w:cs="Times New Roman"/>
          </w:rPr>
          <w:t>in Gergely et a</w:t>
        </w:r>
      </w:ins>
      <w:ins w:id="657"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658" w:author="Benton, Deon" w:date="2026-05-08T13:57:00Z" w16du:dateUtc="2026-05-08T18:57:00Z">
        <w:r w:rsidR="00E8536C">
          <w:rPr>
            <w:rFonts w:ascii="Times New Roman" w:hAnsi="Times New Roman" w:cs="Times New Roman"/>
          </w:rPr>
          <w:t xml:space="preserve">it </w:t>
        </w:r>
      </w:ins>
      <w:ins w:id="659" w:author="Benton, Deon" w:date="2026-05-08T14:12:00Z" w16du:dateUtc="2026-05-08T19:12:00Z">
        <w:r w:rsidR="0043463B">
          <w:rPr>
            <w:rFonts w:ascii="Times New Roman" w:hAnsi="Times New Roman" w:cs="Times New Roman"/>
          </w:rPr>
          <w:t>is</w:t>
        </w:r>
      </w:ins>
      <w:ins w:id="660" w:author="Benton, Deon" w:date="2026-05-08T13:57:00Z" w16du:dateUtc="2026-05-08T18:57:00Z">
        <w:r w:rsidR="00E8536C">
          <w:rPr>
            <w:rFonts w:ascii="Times New Roman" w:hAnsi="Times New Roman" w:cs="Times New Roman"/>
          </w:rPr>
          <w:t xml:space="preserve"> prudent to interpret </w:t>
        </w:r>
      </w:ins>
      <w:ins w:id="661" w:author="Benton, Deon" w:date="2026-05-08T13:55:00Z" w16du:dateUtc="2026-05-08T18:55:00Z">
        <w:r w:rsidR="0009490B">
          <w:rPr>
            <w:rFonts w:ascii="Times New Roman" w:hAnsi="Times New Roman" w:cs="Times New Roman"/>
          </w:rPr>
          <w:t>any success</w:t>
        </w:r>
      </w:ins>
      <w:ins w:id="662"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663"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664" w:author="Benton, Deon" w:date="2026-05-08T14:27:00Z" w16du:dateUtc="2026-05-08T19:27:00Z"/>
          <w:rFonts w:ascii="Times New Roman" w:hAnsi="Times New Roman" w:cs="Times New Roman"/>
        </w:rPr>
      </w:pPr>
      <w:ins w:id="665" w:author="Benton, Deon" w:date="2026-05-08T14:27:00Z" w16du:dateUtc="2026-05-08T19:27:00Z">
        <w:r w:rsidRPr="0078102C">
          <w:rPr>
            <w:rFonts w:ascii="Times New Roman" w:hAnsi="Times New Roman" w:cs="Times New Roman"/>
          </w:rPr>
          <w:t xml:space="preserve">Although ALIAS’s success suggests that the </w:t>
        </w:r>
      </w:ins>
      <w:ins w:id="666" w:author="Benton, Deon" w:date="2026-05-08T14:28:00Z" w16du:dateUtc="2026-05-08T19:28:00Z">
        <w:r>
          <w:rPr>
            <w:rFonts w:ascii="Times New Roman" w:hAnsi="Times New Roman" w:cs="Times New Roman"/>
          </w:rPr>
          <w:t>present account</w:t>
        </w:r>
      </w:ins>
      <w:ins w:id="667"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668" w:author="Benton, Deon" w:date="2026-05-08T14:28:00Z" w16du:dateUtc="2026-05-08T19:28:00Z">
        <w:r>
          <w:rPr>
            <w:rFonts w:ascii="Times New Roman" w:hAnsi="Times New Roman" w:cs="Times New Roman"/>
          </w:rPr>
          <w:t>ta in other Gergely-style action-understanding studies—</w:t>
        </w:r>
      </w:ins>
      <w:ins w:id="669" w:author="Benton, Deon" w:date="2026-05-08T14:27:00Z" w16du:dateUtc="2026-05-08T19:27:00Z">
        <w:r w:rsidRPr="0078102C">
          <w:rPr>
            <w:rFonts w:ascii="Times New Roman" w:hAnsi="Times New Roman" w:cs="Times New Roman"/>
          </w:rPr>
          <w:t xml:space="preserve">it was nevertheless important independently to confirm that the </w:t>
        </w:r>
      </w:ins>
      <w:ins w:id="670" w:author="Benton, Deon" w:date="2026-05-08T14:28:00Z" w16du:dateUtc="2026-05-08T19:28:00Z">
        <w:r>
          <w:rPr>
            <w:rFonts w:ascii="Times New Roman" w:hAnsi="Times New Roman" w:cs="Times New Roman"/>
          </w:rPr>
          <w:t xml:space="preserve">actual mechanism through which the </w:t>
        </w:r>
      </w:ins>
      <w:ins w:id="671" w:author="Benton, Deon" w:date="2026-05-08T14:27:00Z" w16du:dateUtc="2026-05-08T19:27:00Z">
        <w:r w:rsidRPr="0078102C">
          <w:rPr>
            <w:rFonts w:ascii="Times New Roman" w:hAnsi="Times New Roman" w:cs="Times New Roman"/>
          </w:rPr>
          <w:t xml:space="preserve">model reproduced these looking behaviors </w:t>
        </w:r>
      </w:ins>
      <w:ins w:id="672" w:author="Benton, Deon" w:date="2026-05-08T14:28:00Z" w16du:dateUtc="2026-05-08T19:28:00Z">
        <w:r>
          <w:rPr>
            <w:rFonts w:ascii="Times New Roman" w:hAnsi="Times New Roman" w:cs="Times New Roman"/>
          </w:rPr>
          <w:t>aligned with the proposal</w:t>
        </w:r>
      </w:ins>
      <w:ins w:id="673" w:author="Benton, Deon" w:date="2026-05-08T14:27:00Z" w16du:dateUtc="2026-05-08T19:27:00Z">
        <w:r w:rsidRPr="0078102C">
          <w:rPr>
            <w:rFonts w:ascii="Times New Roman" w:hAnsi="Times New Roman" w:cs="Times New Roman"/>
          </w:rPr>
          <w:t xml:space="preserve"> that</w:t>
        </w:r>
      </w:ins>
      <w:ins w:id="674" w:author="Benton, Deon" w:date="2026-05-08T14:29:00Z" w16du:dateUtc="2026-05-08T19:29:00Z">
        <w:r>
          <w:rPr>
            <w:rFonts w:ascii="Times New Roman" w:hAnsi="Times New Roman" w:cs="Times New Roman"/>
          </w:rPr>
          <w:t xml:space="preserve"> it</w:t>
        </w:r>
      </w:ins>
      <w:ins w:id="675" w:author="Benton, Deon" w:date="2026-05-08T14:27:00Z" w16du:dateUtc="2026-05-08T19:27:00Z">
        <w:r w:rsidRPr="0078102C">
          <w:rPr>
            <w:rFonts w:ascii="Times New Roman" w:hAnsi="Times New Roman" w:cs="Times New Roman"/>
          </w:rPr>
          <w:t xml:space="preserve"> implemented. Clarifying the</w:t>
        </w:r>
      </w:ins>
      <w:ins w:id="676" w:author="Benton, Deon" w:date="2026-05-08T14:29:00Z" w16du:dateUtc="2026-05-08T19:29:00Z">
        <w:r w:rsidR="00DE05BB">
          <w:rPr>
            <w:rFonts w:ascii="Times New Roman" w:hAnsi="Times New Roman" w:cs="Times New Roman"/>
          </w:rPr>
          <w:t xml:space="preserve"> manner in which the model reproduced infants’ looking responses across the Experimental and Control conditions in Gergely et al. (1995) is also</w:t>
        </w:r>
      </w:ins>
      <w:ins w:id="677" w:author="Benton, Deon" w:date="2026-05-08T14:27:00Z" w16du:dateUtc="2026-05-08T19:27:00Z">
        <w:r w:rsidRPr="0078102C">
          <w:rPr>
            <w:rFonts w:ascii="Times New Roman" w:hAnsi="Times New Roman" w:cs="Times New Roman"/>
          </w:rPr>
          <w:t xml:space="preserve"> important because it </w:t>
        </w:r>
      </w:ins>
      <w:ins w:id="678" w:author="Benton, Deon" w:date="2026-05-08T14:30:00Z" w16du:dateUtc="2026-05-08T19:30:00Z">
        <w:r w:rsidR="00DE05BB">
          <w:rPr>
            <w:rFonts w:ascii="Times New Roman" w:hAnsi="Times New Roman" w:cs="Times New Roman"/>
          </w:rPr>
          <w:t>can provide</w:t>
        </w:r>
      </w:ins>
      <w:ins w:id="679" w:author="Benton, Deon" w:date="2026-05-08T14:27:00Z" w16du:dateUtc="2026-05-08T19:27:00Z">
        <w:r w:rsidRPr="0078102C">
          <w:rPr>
            <w:rFonts w:ascii="Times New Roman" w:hAnsi="Times New Roman" w:cs="Times New Roman"/>
          </w:rPr>
          <w:t xml:space="preserve"> insight into how associative learning might </w:t>
        </w:r>
      </w:ins>
      <w:ins w:id="680" w:author="Benton, Deon" w:date="2026-05-08T14:30:00Z" w16du:dateUtc="2026-05-08T19:30:00Z">
        <w:r w:rsidR="00DE05BB">
          <w:rPr>
            <w:rFonts w:ascii="Times New Roman" w:hAnsi="Times New Roman" w:cs="Times New Roman"/>
          </w:rPr>
          <w:t xml:space="preserve">have </w:t>
        </w:r>
      </w:ins>
      <w:ins w:id="681" w:author="Benton, Deon" w:date="2026-05-08T14:27:00Z" w16du:dateUtc="2026-05-08T19:27:00Z">
        <w:r w:rsidRPr="0078102C">
          <w:rPr>
            <w:rFonts w:ascii="Times New Roman" w:hAnsi="Times New Roman" w:cs="Times New Roman"/>
          </w:rPr>
          <w:t>operate</w:t>
        </w:r>
      </w:ins>
      <w:ins w:id="682" w:author="Benton, Deon" w:date="2026-05-08T14:30:00Z" w16du:dateUtc="2026-05-08T19:30:00Z">
        <w:r w:rsidR="00DE05BB">
          <w:rPr>
            <w:rFonts w:ascii="Times New Roman" w:hAnsi="Times New Roman" w:cs="Times New Roman"/>
          </w:rPr>
          <w:t>d</w:t>
        </w:r>
      </w:ins>
      <w:ins w:id="683" w:author="Benton, Deon" w:date="2026-05-08T14:27:00Z" w16du:dateUtc="2026-05-08T19:27:00Z">
        <w:r w:rsidRPr="0078102C">
          <w:rPr>
            <w:rFonts w:ascii="Times New Roman" w:hAnsi="Times New Roman" w:cs="Times New Roman"/>
          </w:rPr>
          <w:t xml:space="preserve"> in infants’ minds to </w:t>
        </w:r>
      </w:ins>
      <w:ins w:id="684" w:author="Benton, Deon" w:date="2026-05-08T14:30:00Z" w16du:dateUtc="2026-05-08T19:30:00Z">
        <w:r w:rsidR="00DE05BB">
          <w:rPr>
            <w:rFonts w:ascii="Times New Roman" w:hAnsi="Times New Roman" w:cs="Times New Roman"/>
          </w:rPr>
          <w:t>drive their looking responses in</w:t>
        </w:r>
      </w:ins>
      <w:ins w:id="685" w:author="Benton, Deon" w:date="2026-05-08T14:31:00Z" w16du:dateUtc="2026-05-08T19:31:00Z">
        <w:r w:rsidR="00DE05BB">
          <w:rPr>
            <w:rFonts w:ascii="Times New Roman" w:hAnsi="Times New Roman" w:cs="Times New Roman"/>
          </w:rPr>
          <w:t xml:space="preserve"> this study</w:t>
        </w:r>
      </w:ins>
      <w:ins w:id="686" w:author="Benton, Deon" w:date="2026-05-08T14:27:00Z" w16du:dateUtc="2026-05-08T19:27:00Z">
        <w:r w:rsidRPr="0078102C">
          <w:rPr>
            <w:rFonts w:ascii="Times New Roman" w:hAnsi="Times New Roman" w:cs="Times New Roman"/>
          </w:rPr>
          <w:t xml:space="preserve">. </w:t>
        </w:r>
      </w:ins>
      <w:ins w:id="687" w:author="Benton, Deon" w:date="2026-05-08T14:31:00Z" w16du:dateUtc="2026-05-08T19:31:00Z">
        <w:r w:rsidR="00757027">
          <w:rPr>
            <w:rFonts w:ascii="Times New Roman" w:hAnsi="Times New Roman" w:cs="Times New Roman"/>
          </w:rPr>
          <w:t>In the model, event processing began</w:t>
        </w:r>
      </w:ins>
      <w:ins w:id="688" w:author="Benton, Deon" w:date="2026-05-08T14:27:00Z" w16du:dateUtc="2026-05-08T19:27:00Z">
        <w:r w:rsidRPr="0078102C">
          <w:rPr>
            <w:rFonts w:ascii="Times New Roman" w:hAnsi="Times New Roman" w:cs="Times New Roman"/>
          </w:rPr>
          <w:t xml:space="preserve"> during the pretraining phase. </w:t>
        </w:r>
      </w:ins>
      <w:ins w:id="689" w:author="Benton, Deon" w:date="2026-05-08T14:31:00Z" w16du:dateUtc="2026-05-08T19:31:00Z">
        <w:r w:rsidR="00757027">
          <w:rPr>
            <w:rFonts w:ascii="Times New Roman" w:hAnsi="Times New Roman" w:cs="Times New Roman"/>
          </w:rPr>
          <w:t>It wi</w:t>
        </w:r>
      </w:ins>
      <w:ins w:id="690" w:author="Benton, Deon" w:date="2026-05-08T14:32:00Z" w16du:dateUtc="2026-05-08T19:32:00Z">
        <w:r w:rsidR="00757027">
          <w:rPr>
            <w:rFonts w:ascii="Times New Roman" w:hAnsi="Times New Roman" w:cs="Times New Roman"/>
          </w:rPr>
          <w:t>ll be recalled that during this phase networks were</w:t>
        </w:r>
      </w:ins>
      <w:ins w:id="691" w:author="Benton, Deon" w:date="2026-05-08T14:27:00Z" w16du:dateUtc="2026-05-08T19:27:00Z">
        <w:r w:rsidRPr="0078102C">
          <w:rPr>
            <w:rFonts w:ascii="Times New Roman" w:hAnsi="Times New Roman" w:cs="Times New Roman"/>
          </w:rPr>
          <w:t xml:space="preserve"> repeatedly exposed to events in which agents move </w:t>
        </w:r>
        <w:r w:rsidRPr="0078102C">
          <w:rPr>
            <w:rFonts w:ascii="Times New Roman" w:hAnsi="Times New Roman" w:cs="Times New Roman"/>
          </w:rPr>
          <w:lastRenderedPageBreak/>
          <w:t xml:space="preserve">along either straight or curved trajectories to reach other objects or agents. </w:t>
        </w:r>
      </w:ins>
      <w:ins w:id="692" w:author="Benton, Deon" w:date="2026-05-08T21:33:00Z" w16du:dateUtc="2026-05-09T02:33:00Z">
        <w:r w:rsidR="00BC76EB">
          <w:rPr>
            <w:rFonts w:ascii="Times New Roman" w:hAnsi="Times New Roman" w:cs="Times New Roman"/>
          </w:rPr>
          <w:t>In the model, e</w:t>
        </w:r>
      </w:ins>
      <w:ins w:id="693" w:author="Benton, Deon" w:date="2026-05-08T14:32:00Z" w16du:dateUtc="2026-05-08T19:32:00Z">
        <w:r w:rsidR="00757027">
          <w:rPr>
            <w:rFonts w:ascii="Times New Roman" w:hAnsi="Times New Roman" w:cs="Times New Roman"/>
          </w:rPr>
          <w:t>nvironmental events were implemented in the model</w:t>
        </w:r>
      </w:ins>
      <w:ins w:id="694" w:author="Benton, Deon" w:date="2026-05-08T14:27:00Z" w16du:dateUtc="2026-05-08T19:27:00Z">
        <w:r w:rsidRPr="0078102C">
          <w:rPr>
            <w:rFonts w:ascii="Times New Roman" w:hAnsi="Times New Roman" w:cs="Times New Roman"/>
          </w:rPr>
          <w:t xml:space="preserve"> as a pattern of activation </w:t>
        </w:r>
      </w:ins>
      <w:ins w:id="695" w:author="Benton, Deon" w:date="2026-05-08T14:32:00Z" w16du:dateUtc="2026-05-08T19:32:00Z">
        <w:r w:rsidR="006A470C">
          <w:rPr>
            <w:rFonts w:ascii="Times New Roman" w:hAnsi="Times New Roman" w:cs="Times New Roman"/>
          </w:rPr>
          <w:t xml:space="preserve">that were </w:t>
        </w:r>
      </w:ins>
      <w:ins w:id="696" w:author="Benton, Deon" w:date="2026-05-08T14:27:00Z" w16du:dateUtc="2026-05-08T19:27:00Z">
        <w:r w:rsidRPr="0078102C">
          <w:rPr>
            <w:rFonts w:ascii="Times New Roman" w:hAnsi="Times New Roman" w:cs="Times New Roman"/>
          </w:rPr>
          <w:t xml:space="preserve">distributed across the model’s </w:t>
        </w:r>
      </w:ins>
      <w:ins w:id="697" w:author="Benton, Deon" w:date="2026-05-08T14:33:00Z" w16du:dateUtc="2026-05-08T19:33:00Z">
        <w:r w:rsidR="006A470C">
          <w:rPr>
            <w:rFonts w:ascii="Times New Roman" w:hAnsi="Times New Roman" w:cs="Times New Roman"/>
          </w:rPr>
          <w:t xml:space="preserve">various </w:t>
        </w:r>
      </w:ins>
      <w:ins w:id="698" w:author="Benton, Deon" w:date="2026-05-08T14:27:00Z" w16du:dateUtc="2026-05-08T19:27:00Z">
        <w:r w:rsidRPr="0078102C">
          <w:rPr>
            <w:rFonts w:ascii="Times New Roman" w:hAnsi="Times New Roman" w:cs="Times New Roman"/>
          </w:rPr>
          <w:t xml:space="preserve">input groups (e.g., Barrier Position, Motion Type, Jump Height, Clearance). </w:t>
        </w:r>
      </w:ins>
      <w:ins w:id="699" w:author="Benton, Deon" w:date="2026-05-08T14:34:00Z" w16du:dateUtc="2026-05-08T19:34:00Z">
        <w:r w:rsidR="00683CE1">
          <w:rPr>
            <w:rFonts w:ascii="Times New Roman" w:hAnsi="Times New Roman" w:cs="Times New Roman"/>
          </w:rPr>
          <w:t>Because</w:t>
        </w:r>
      </w:ins>
      <w:ins w:id="700" w:author="Benton, Deon" w:date="2026-05-08T14:40:00Z" w16du:dateUtc="2026-05-08T19:40:00Z">
        <w:r w:rsidR="006375D6">
          <w:rPr>
            <w:rFonts w:ascii="Times New Roman" w:hAnsi="Times New Roman" w:cs="Times New Roman"/>
          </w:rPr>
          <w:t>, at the outset of the pretraining phase,</w:t>
        </w:r>
      </w:ins>
      <w:ins w:id="701" w:author="Benton, Deon" w:date="2026-05-08T14:34:00Z" w16du:dateUtc="2026-05-08T19:34:00Z">
        <w:r w:rsidR="00683CE1">
          <w:rPr>
            <w:rFonts w:ascii="Times New Roman" w:hAnsi="Times New Roman" w:cs="Times New Roman"/>
          </w:rPr>
          <w:t xml:space="preserve"> it is</w:t>
        </w:r>
      </w:ins>
      <w:ins w:id="702" w:author="Benton, Deon" w:date="2026-05-08T14:40:00Z" w16du:dateUtc="2026-05-08T19:40:00Z">
        <w:r w:rsidR="006375D6">
          <w:rPr>
            <w:rFonts w:ascii="Times New Roman" w:hAnsi="Times New Roman" w:cs="Times New Roman"/>
          </w:rPr>
          <w:t xml:space="preserve"> necessarily</w:t>
        </w:r>
      </w:ins>
      <w:ins w:id="703" w:author="Benton, Deon" w:date="2026-05-08T14:34:00Z" w16du:dateUtc="2026-05-08T19:34:00Z">
        <w:r w:rsidR="00683CE1">
          <w:rPr>
            <w:rFonts w:ascii="Times New Roman" w:hAnsi="Times New Roman" w:cs="Times New Roman"/>
          </w:rPr>
          <w:t xml:space="preserve"> the case that the model’s weights have not been tuned through learning</w:t>
        </w:r>
      </w:ins>
      <w:ins w:id="704" w:author="Benton, Deon" w:date="2026-05-08T14:40:00Z" w16du:dateUtc="2026-05-08T19:40:00Z">
        <w:r w:rsidR="006375D6">
          <w:rPr>
            <w:rFonts w:ascii="Times New Roman" w:hAnsi="Times New Roman" w:cs="Times New Roman"/>
          </w:rPr>
          <w:t>,</w:t>
        </w:r>
      </w:ins>
      <w:ins w:id="705" w:author="Benton, Deon" w:date="2026-05-08T14:33:00Z" w16du:dateUtc="2026-05-08T19:33:00Z">
        <w:r w:rsidR="00683CE1">
          <w:rPr>
            <w:rFonts w:ascii="Times New Roman" w:hAnsi="Times New Roman" w:cs="Times New Roman"/>
          </w:rPr>
          <w:t xml:space="preserve"> the pattern of activation that these</w:t>
        </w:r>
      </w:ins>
      <w:ins w:id="706" w:author="Benton, Deon" w:date="2026-05-08T14:34:00Z" w16du:dateUtc="2026-05-08T19:34:00Z">
        <w:r w:rsidR="00683CE1">
          <w:rPr>
            <w:rFonts w:ascii="Times New Roman" w:hAnsi="Times New Roman" w:cs="Times New Roman"/>
          </w:rPr>
          <w:t xml:space="preserve"> input</w:t>
        </w:r>
      </w:ins>
      <w:ins w:id="707" w:author="Benton, Deon" w:date="2026-05-08T14:33:00Z" w16du:dateUtc="2026-05-08T19:33:00Z">
        <w:r w:rsidR="00683CE1">
          <w:rPr>
            <w:rFonts w:ascii="Times New Roman" w:hAnsi="Times New Roman" w:cs="Times New Roman"/>
          </w:rPr>
          <w:t xml:space="preserve"> events elicit at the hidden layer </w:t>
        </w:r>
      </w:ins>
      <w:ins w:id="708" w:author="Benton, Deon" w:date="2026-05-08T14:34:00Z" w16du:dateUtc="2026-05-08T19:34:00Z">
        <w:r w:rsidR="00683CE1">
          <w:rPr>
            <w:rFonts w:ascii="Times New Roman" w:hAnsi="Times New Roman" w:cs="Times New Roman"/>
          </w:rPr>
          <w:t>will be largely</w:t>
        </w:r>
      </w:ins>
      <w:ins w:id="709" w:author="Benton, Deon" w:date="2026-05-08T14:35:00Z" w16du:dateUtc="2026-05-08T19:35:00Z">
        <w:r w:rsidR="00683CE1">
          <w:rPr>
            <w:rFonts w:ascii="Times New Roman" w:hAnsi="Times New Roman" w:cs="Times New Roman"/>
          </w:rPr>
          <w:t xml:space="preserve"> random</w:t>
        </w:r>
      </w:ins>
      <w:ins w:id="710" w:author="Benton, Deon" w:date="2026-05-08T14:40:00Z" w16du:dateUtc="2026-05-08T19:40:00Z">
        <w:r w:rsidR="00480291">
          <w:rPr>
            <w:rFonts w:ascii="Times New Roman" w:hAnsi="Times New Roman" w:cs="Times New Roman"/>
          </w:rPr>
          <w:t xml:space="preserve"> and unable to reproduce this input at the output l</w:t>
        </w:r>
      </w:ins>
      <w:ins w:id="711" w:author="Benton, Deon" w:date="2026-05-08T14:41:00Z" w16du:dateUtc="2026-05-08T19:41:00Z">
        <w:r w:rsidR="00480291">
          <w:rPr>
            <w:rFonts w:ascii="Times New Roman" w:hAnsi="Times New Roman" w:cs="Times New Roman"/>
          </w:rPr>
          <w:t>ayer as well as predict the future location of an agent</w:t>
        </w:r>
      </w:ins>
      <w:ins w:id="712" w:author="Benton, Deon" w:date="2026-05-08T14:35:00Z" w16du:dateUtc="2026-05-08T19:35:00Z">
        <w:r w:rsidR="00683CE1">
          <w:rPr>
            <w:rFonts w:ascii="Times New Roman" w:hAnsi="Times New Roman" w:cs="Times New Roman"/>
          </w:rPr>
          <w:t>.</w:t>
        </w:r>
      </w:ins>
      <w:ins w:id="713" w:author="Benton, Deon" w:date="2026-05-08T14:27:00Z" w16du:dateUtc="2026-05-08T19:27:00Z">
        <w:r w:rsidRPr="0078102C">
          <w:rPr>
            <w:rFonts w:ascii="Times New Roman" w:hAnsi="Times New Roman" w:cs="Times New Roman"/>
          </w:rPr>
          <w:t xml:space="preserve"> However, </w:t>
        </w:r>
      </w:ins>
      <w:ins w:id="714" w:author="Benton, Deon" w:date="2026-05-08T14:35:00Z" w16du:dateUtc="2026-05-08T19:35:00Z">
        <w:r w:rsidR="007652C6">
          <w:rPr>
            <w:rFonts w:ascii="Times New Roman" w:hAnsi="Times New Roman" w:cs="Times New Roman"/>
          </w:rPr>
          <w:t>as the network accrues more experience with these different ac</w:t>
        </w:r>
      </w:ins>
      <w:ins w:id="715" w:author="Benton, Deon" w:date="2026-05-08T14:36:00Z" w16du:dateUtc="2026-05-08T19:36:00Z">
        <w:r w:rsidR="007652C6">
          <w:rPr>
            <w:rFonts w:ascii="Times New Roman" w:hAnsi="Times New Roman" w:cs="Times New Roman"/>
          </w:rPr>
          <w:t>tions and</w:t>
        </w:r>
      </w:ins>
      <w:ins w:id="716" w:author="Benton, Deon" w:date="2026-05-08T14:38:00Z" w16du:dateUtc="2026-05-08T19:38:00Z">
        <w:r w:rsidR="0079607E">
          <w:rPr>
            <w:rFonts w:ascii="Times New Roman" w:hAnsi="Times New Roman" w:cs="Times New Roman"/>
          </w:rPr>
          <w:t xml:space="preserve"> </w:t>
        </w:r>
      </w:ins>
      <w:ins w:id="717" w:author="Benton, Deon" w:date="2026-05-08T14:43:00Z" w16du:dateUtc="2026-05-08T19:43:00Z">
        <w:r w:rsidR="00DD3B2D">
          <w:rPr>
            <w:rFonts w:ascii="Times New Roman" w:hAnsi="Times New Roman" w:cs="Times New Roman"/>
          </w:rPr>
          <w:t>the</w:t>
        </w:r>
      </w:ins>
      <w:ins w:id="718" w:author="Benton, Deon" w:date="2026-05-08T14:42:00Z" w16du:dateUtc="2026-05-08T19:42:00Z">
        <w:r w:rsidR="00480291">
          <w:rPr>
            <w:rFonts w:ascii="Times New Roman" w:hAnsi="Times New Roman" w:cs="Times New Roman"/>
          </w:rPr>
          <w:t xml:space="preserve"> input and output patterns of activity </w:t>
        </w:r>
      </w:ins>
      <w:ins w:id="719" w:author="Benton, Deon" w:date="2026-05-08T14:43:00Z" w16du:dateUtc="2026-05-08T19:43:00Z">
        <w:r w:rsidR="00DD3B2D">
          <w:rPr>
            <w:rFonts w:ascii="Times New Roman" w:hAnsi="Times New Roman" w:cs="Times New Roman"/>
          </w:rPr>
          <w:t>begin to align</w:t>
        </w:r>
      </w:ins>
      <w:ins w:id="720" w:author="Benton, Deon" w:date="2026-05-08T14:38:00Z" w16du:dateUtc="2026-05-08T19:38:00Z">
        <w:r w:rsidR="0079607E">
          <w:rPr>
            <w:rFonts w:ascii="Times New Roman" w:hAnsi="Times New Roman" w:cs="Times New Roman"/>
          </w:rPr>
          <w:t xml:space="preserve">, </w:t>
        </w:r>
      </w:ins>
      <w:ins w:id="721" w:author="Benton, Deon" w:date="2026-05-08T14:44:00Z" w16du:dateUtc="2026-05-08T19:44:00Z">
        <w:r w:rsidR="0057126E">
          <w:rPr>
            <w:rFonts w:ascii="Times New Roman" w:hAnsi="Times New Roman" w:cs="Times New Roman"/>
          </w:rPr>
          <w:t>its hidden-layer represen</w:t>
        </w:r>
      </w:ins>
      <w:ins w:id="722"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723"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724" w:author="Benton, Deon" w:date="2026-05-08T14:27:00Z" w16du:dateUtc="2026-05-08T19:27:00Z"/>
          <w:rFonts w:ascii="Times New Roman" w:hAnsi="Times New Roman" w:cs="Times New Roman"/>
        </w:rPr>
      </w:pPr>
      <w:ins w:id="725" w:author="Benton, Deon" w:date="2026-05-08T14:47:00Z" w16du:dateUtc="2026-05-08T19:47:00Z">
        <w:r>
          <w:rPr>
            <w:rFonts w:ascii="Times New Roman" w:hAnsi="Times New Roman" w:cs="Times New Roman"/>
          </w:rPr>
          <w:t xml:space="preserve">A critical feature of these hidden representations is that </w:t>
        </w:r>
      </w:ins>
      <w:ins w:id="726" w:author="Benton, Deon" w:date="2026-05-08T14:51:00Z" w16du:dateUtc="2026-05-08T19:51:00Z">
        <w:r w:rsidR="00137B43">
          <w:rPr>
            <w:rFonts w:ascii="Times New Roman" w:hAnsi="Times New Roman" w:cs="Times New Roman"/>
          </w:rPr>
          <w:t>not only do they</w:t>
        </w:r>
      </w:ins>
      <w:ins w:id="727" w:author="Benton, Deon" w:date="2026-05-08T14:27:00Z" w16du:dateUtc="2026-05-08T19:27:00Z">
        <w:r w:rsidR="0078102C" w:rsidRPr="0078102C">
          <w:rPr>
            <w:rFonts w:ascii="Times New Roman" w:hAnsi="Times New Roman" w:cs="Times New Roman"/>
          </w:rPr>
          <w:t xml:space="preserve"> encode</w:t>
        </w:r>
      </w:ins>
      <w:ins w:id="728" w:author="Benton, Deon" w:date="2026-05-08T14:49:00Z" w16du:dateUtc="2026-05-08T19:49:00Z">
        <w:r w:rsidR="00137B43">
          <w:rPr>
            <w:rFonts w:ascii="Times New Roman" w:hAnsi="Times New Roman" w:cs="Times New Roman"/>
          </w:rPr>
          <w:t xml:space="preserve"> </w:t>
        </w:r>
      </w:ins>
      <w:ins w:id="729" w:author="Benton, Deon" w:date="2026-05-08T14:51:00Z" w16du:dateUtc="2026-05-08T19:51:00Z">
        <w:r w:rsidR="00840AB8">
          <w:rPr>
            <w:rFonts w:ascii="Times New Roman" w:hAnsi="Times New Roman" w:cs="Times New Roman"/>
          </w:rPr>
          <w:t>different kinds of motion in an action event</w:t>
        </w:r>
      </w:ins>
      <w:ins w:id="730" w:author="Benton, Deon" w:date="2026-05-08T14:47:00Z" w16du:dateUtc="2026-05-08T19:47:00Z">
        <w:r>
          <w:rPr>
            <w:rFonts w:ascii="Times New Roman" w:hAnsi="Times New Roman" w:cs="Times New Roman"/>
          </w:rPr>
          <w:t xml:space="preserve">, but they </w:t>
        </w:r>
      </w:ins>
      <w:ins w:id="731" w:author="Benton, Deon" w:date="2026-05-08T14:53:00Z" w16du:dateUtc="2026-05-08T19:53:00Z">
        <w:r w:rsidR="00840AB8">
          <w:rPr>
            <w:rFonts w:ascii="Times New Roman" w:hAnsi="Times New Roman" w:cs="Times New Roman"/>
          </w:rPr>
          <w:t>also come to capture the</w:t>
        </w:r>
      </w:ins>
      <w:ins w:id="732" w:author="Benton, Deon" w:date="2026-05-08T14:48:00Z" w16du:dateUtc="2026-05-08T19:48:00Z">
        <w:r>
          <w:rPr>
            <w:rFonts w:ascii="Times New Roman" w:hAnsi="Times New Roman" w:cs="Times New Roman"/>
          </w:rPr>
          <w:t xml:space="preserve"> various surface features</w:t>
        </w:r>
      </w:ins>
      <w:ins w:id="733" w:author="Benton, Deon" w:date="2026-05-08T14:53:00Z" w16du:dateUtc="2026-05-08T19:53:00Z">
        <w:r w:rsidR="00840AB8">
          <w:rPr>
            <w:rFonts w:ascii="Times New Roman" w:hAnsi="Times New Roman" w:cs="Times New Roman"/>
          </w:rPr>
          <w:t xml:space="preserve"> that </w:t>
        </w:r>
      </w:ins>
      <w:ins w:id="734" w:author="Benton, Deon" w:date="2026-05-08T14:54:00Z" w16du:dateUtc="2026-05-08T19:54:00Z">
        <w:r w:rsidR="0022301C">
          <w:rPr>
            <w:rFonts w:ascii="Times New Roman" w:hAnsi="Times New Roman" w:cs="Times New Roman"/>
          </w:rPr>
          <w:t xml:space="preserve">reliably co-occur in those events. Because </w:t>
        </w:r>
      </w:ins>
      <w:ins w:id="735" w:author="Benton, Deon" w:date="2026-05-08T14:27:00Z" w16du:dateUtc="2026-05-08T19:27:00Z">
        <w:r w:rsidR="0078102C" w:rsidRPr="0078102C">
          <w:rPr>
            <w:rFonts w:ascii="Times New Roman" w:hAnsi="Times New Roman" w:cs="Times New Roman"/>
          </w:rPr>
          <w:t xml:space="preserve">Curved Motion, Jump Height, and Barrier Height </w:t>
        </w:r>
      </w:ins>
      <w:ins w:id="736" w:author="Benton, Deon" w:date="2026-05-08T14:55:00Z" w16du:dateUtc="2026-05-08T19:55:00Z">
        <w:r w:rsidR="0022301C">
          <w:rPr>
            <w:rFonts w:ascii="Times New Roman" w:hAnsi="Times New Roman" w:cs="Times New Roman"/>
          </w:rPr>
          <w:t xml:space="preserve">are examples of features that appear frequently together, they will </w:t>
        </w:r>
      </w:ins>
      <w:ins w:id="737" w:author="Benton, Deon" w:date="2026-05-08T14:27:00Z" w16du:dateUtc="2026-05-08T19:27:00Z">
        <w:r w:rsidR="0078102C" w:rsidRPr="0078102C">
          <w:rPr>
            <w:rFonts w:ascii="Times New Roman" w:hAnsi="Times New Roman" w:cs="Times New Roman"/>
          </w:rPr>
          <w:t xml:space="preserve">become indirectly </w:t>
        </w:r>
      </w:ins>
      <w:ins w:id="738" w:author="Benton, Deon" w:date="2026-05-08T14:55:00Z" w16du:dateUtc="2026-05-08T19:55:00Z">
        <w:r w:rsidR="0022301C">
          <w:rPr>
            <w:rFonts w:ascii="Times New Roman" w:hAnsi="Times New Roman" w:cs="Times New Roman"/>
          </w:rPr>
          <w:t>associated via the shared hidden-layer representation</w:t>
        </w:r>
      </w:ins>
      <w:ins w:id="739" w:author="Benton, Deon" w:date="2026-05-08T14:27:00Z" w16du:dateUtc="2026-05-08T19:27:00Z">
        <w:r w:rsidR="0078102C" w:rsidRPr="0078102C">
          <w:rPr>
            <w:rFonts w:ascii="Times New Roman" w:hAnsi="Times New Roman" w:cs="Times New Roman"/>
          </w:rPr>
          <w:t xml:space="preserve">. </w:t>
        </w:r>
      </w:ins>
      <w:ins w:id="740"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741" w:author="Benton, Deon" w:date="2026-05-08T14:57:00Z" w16du:dateUtc="2026-05-08T19:57:00Z">
        <w:r w:rsidR="00B028F4">
          <w:rPr>
            <w:rFonts w:ascii="Times New Roman" w:hAnsi="Times New Roman" w:cs="Times New Roman"/>
          </w:rPr>
          <w:t>e strength of these associations is sufficiently robust,</w:t>
        </w:r>
      </w:ins>
      <w:ins w:id="742"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743" w:author="Benton, Deon" w:date="2026-05-08T14:57:00Z" w16du:dateUtc="2026-05-08T19:57:00Z">
        <w:r w:rsidR="00B028F4">
          <w:rPr>
            <w:rFonts w:ascii="Times New Roman" w:hAnsi="Times New Roman" w:cs="Times New Roman"/>
          </w:rPr>
          <w:t xml:space="preserve"> either during pretraining or habituation</w:t>
        </w:r>
      </w:ins>
      <w:ins w:id="744" w:author="Benton, Deon" w:date="2026-05-08T14:27:00Z" w16du:dateUtc="2026-05-08T19:27:00Z">
        <w:r w:rsidR="0078102C" w:rsidRPr="0078102C">
          <w:rPr>
            <w:rFonts w:ascii="Times New Roman" w:hAnsi="Times New Roman" w:cs="Times New Roman"/>
          </w:rPr>
          <w:t xml:space="preserve">. </w:t>
        </w:r>
      </w:ins>
      <w:ins w:id="745" w:author="Benton, Deon" w:date="2026-05-08T14:57:00Z" w16du:dateUtc="2026-05-08T19:57:00Z">
        <w:r w:rsidR="00B028F4">
          <w:rPr>
            <w:rFonts w:ascii="Times New Roman" w:hAnsi="Times New Roman" w:cs="Times New Roman"/>
          </w:rPr>
          <w:t>It will turn out that t</w:t>
        </w:r>
      </w:ins>
      <w:ins w:id="746" w:author="Benton, Deon" w:date="2026-05-08T14:27:00Z" w16du:dateUtc="2026-05-08T19:27:00Z">
        <w:r w:rsidR="0078102C" w:rsidRPr="0078102C">
          <w:rPr>
            <w:rFonts w:ascii="Times New Roman" w:hAnsi="Times New Roman" w:cs="Times New Roman"/>
          </w:rPr>
          <w:t xml:space="preserve">his reactivation process </w:t>
        </w:r>
      </w:ins>
      <w:ins w:id="747" w:author="Benton, Deon" w:date="2026-05-08T14:57:00Z" w16du:dateUtc="2026-05-08T19:57:00Z">
        <w:r w:rsidR="00B028F4">
          <w:rPr>
            <w:rFonts w:ascii="Times New Roman" w:hAnsi="Times New Roman" w:cs="Times New Roman"/>
          </w:rPr>
          <w:t xml:space="preserve">is vital to understand </w:t>
        </w:r>
      </w:ins>
      <w:ins w:id="748" w:author="Benton, Deon" w:date="2026-05-08T14:58:00Z" w16du:dateUtc="2026-05-08T19:58:00Z">
        <w:r w:rsidR="00B028F4">
          <w:rPr>
            <w:rFonts w:ascii="Times New Roman" w:hAnsi="Times New Roman" w:cs="Times New Roman"/>
          </w:rPr>
          <w:t>the</w:t>
        </w:r>
      </w:ins>
      <w:ins w:id="749" w:author="Benton, Deon" w:date="2026-05-08T14:27:00Z" w16du:dateUtc="2026-05-08T19:27:00Z">
        <w:r w:rsidR="0078102C" w:rsidRPr="0078102C">
          <w:rPr>
            <w:rFonts w:ascii="Times New Roman" w:hAnsi="Times New Roman" w:cs="Times New Roman"/>
          </w:rPr>
          <w:t xml:space="preserve"> network’s </w:t>
        </w:r>
      </w:ins>
      <w:ins w:id="750" w:author="Benton, Deon" w:date="2026-05-08T14:58:00Z" w16du:dateUtc="2026-05-08T19:58:00Z">
        <w:r w:rsidR="00B028F4">
          <w:rPr>
            <w:rFonts w:ascii="Times New Roman" w:hAnsi="Times New Roman" w:cs="Times New Roman"/>
          </w:rPr>
          <w:t xml:space="preserve">test </w:t>
        </w:r>
      </w:ins>
      <w:ins w:id="751"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752" w:author="Benton, Deon" w:date="2026-05-08T14:27:00Z" w16du:dateUtc="2026-05-08T19:27:00Z"/>
          <w:rFonts w:ascii="Times New Roman" w:hAnsi="Times New Roman" w:cs="Times New Roman"/>
        </w:rPr>
      </w:pPr>
      <w:ins w:id="753" w:author="Benton, Deon" w:date="2026-05-08T15:02:00Z" w16du:dateUtc="2026-05-08T20:02:00Z">
        <w:r>
          <w:rPr>
            <w:rFonts w:ascii="Times New Roman" w:hAnsi="Times New Roman" w:cs="Times New Roman"/>
          </w:rPr>
          <w:t>To illustrate, c</w:t>
        </w:r>
      </w:ins>
      <w:ins w:id="754" w:author="Benton, Deon" w:date="2026-05-08T14:27:00Z" w16du:dateUtc="2026-05-08T19:27:00Z">
        <w:r w:rsidR="0078102C" w:rsidRPr="0078102C">
          <w:rPr>
            <w:rFonts w:ascii="Times New Roman" w:hAnsi="Times New Roman" w:cs="Times New Roman"/>
          </w:rPr>
          <w:t xml:space="preserve">onsider the Experimental condition in </w:t>
        </w:r>
      </w:ins>
      <w:ins w:id="755" w:author="Benton, Deon" w:date="2026-05-08T15:02:00Z" w16du:dateUtc="2026-05-08T20:02:00Z">
        <w:r w:rsidR="006D5C46">
          <w:rPr>
            <w:rFonts w:ascii="Times New Roman" w:hAnsi="Times New Roman" w:cs="Times New Roman"/>
          </w:rPr>
          <w:t>the first simulation</w:t>
        </w:r>
      </w:ins>
      <w:ins w:id="756" w:author="Benton, Deon" w:date="2026-05-08T14:27:00Z" w16du:dateUtc="2026-05-08T19:27:00Z">
        <w:r w:rsidR="0078102C" w:rsidRPr="0078102C">
          <w:rPr>
            <w:rFonts w:ascii="Times New Roman" w:hAnsi="Times New Roman" w:cs="Times New Roman"/>
          </w:rPr>
          <w:t>.</w:t>
        </w:r>
      </w:ins>
      <w:ins w:id="757" w:author="Benton, Deon" w:date="2026-05-08T15:03:00Z" w16du:dateUtc="2026-05-08T20:03:00Z">
        <w:r w:rsidR="00CB4724">
          <w:rPr>
            <w:rFonts w:ascii="Times New Roman" w:hAnsi="Times New Roman" w:cs="Times New Roman"/>
          </w:rPr>
          <w:t xml:space="preserve"> As was true for infants in this condition,</w:t>
        </w:r>
      </w:ins>
      <w:ins w:id="758" w:author="Benton, Deon" w:date="2026-05-08T14:27:00Z" w16du:dateUtc="2026-05-08T19:27:00Z">
        <w:r w:rsidR="0078102C" w:rsidRPr="0078102C">
          <w:rPr>
            <w:rFonts w:ascii="Times New Roman" w:hAnsi="Times New Roman" w:cs="Times New Roman"/>
          </w:rPr>
          <w:t xml:space="preserve"> </w:t>
        </w:r>
      </w:ins>
      <w:ins w:id="759" w:author="Benton, Deon" w:date="2026-05-08T15:03:00Z" w16du:dateUtc="2026-05-08T20:03:00Z">
        <w:r w:rsidR="00CB4724">
          <w:rPr>
            <w:rFonts w:ascii="Times New Roman" w:hAnsi="Times New Roman" w:cs="Times New Roman"/>
          </w:rPr>
          <w:t>networks were habituated to an</w:t>
        </w:r>
      </w:ins>
      <w:ins w:id="760" w:author="Benton, Deon" w:date="2026-05-08T14:27:00Z" w16du:dateUtc="2026-05-08T19:27:00Z">
        <w:r w:rsidR="0078102C" w:rsidRPr="0078102C">
          <w:rPr>
            <w:rFonts w:ascii="Times New Roman" w:hAnsi="Times New Roman" w:cs="Times New Roman"/>
          </w:rPr>
          <w:t xml:space="preserve"> event in which an animate-like object </w:t>
        </w:r>
      </w:ins>
      <w:ins w:id="761" w:author="Benton, Deon" w:date="2026-05-08T15:26:00Z" w16du:dateUtc="2026-05-08T20:26:00Z">
        <w:r w:rsidR="00495E0C">
          <w:rPr>
            <w:rFonts w:ascii="Times New Roman" w:hAnsi="Times New Roman" w:cs="Times New Roman"/>
          </w:rPr>
          <w:t xml:space="preserve">jumped </w:t>
        </w:r>
      </w:ins>
      <w:ins w:id="762" w:author="Benton, Deon" w:date="2026-05-08T14:27:00Z" w16du:dateUtc="2026-05-08T19:27:00Z">
        <w:r w:rsidR="0078102C" w:rsidRPr="0078102C">
          <w:rPr>
            <w:rFonts w:ascii="Times New Roman" w:hAnsi="Times New Roman" w:cs="Times New Roman"/>
          </w:rPr>
          <w:t>over a centrally located obstacle along a</w:t>
        </w:r>
      </w:ins>
      <w:ins w:id="763" w:author="Benton, Deon" w:date="2026-05-08T15:04:00Z" w16du:dateUtc="2026-05-08T20:04:00Z">
        <w:r w:rsidR="00CB4724">
          <w:rPr>
            <w:rFonts w:ascii="Times New Roman" w:hAnsi="Times New Roman" w:cs="Times New Roman"/>
          </w:rPr>
          <w:t xml:space="preserve">n </w:t>
        </w:r>
      </w:ins>
      <w:ins w:id="764" w:author="Benton, Deon" w:date="2026-05-08T14:27:00Z" w16du:dateUtc="2026-05-08T19:27:00Z">
        <w:r w:rsidR="0078102C" w:rsidRPr="0078102C">
          <w:rPr>
            <w:rFonts w:ascii="Times New Roman" w:hAnsi="Times New Roman" w:cs="Times New Roman"/>
          </w:rPr>
          <w:t>arced trajectory</w:t>
        </w:r>
      </w:ins>
      <w:ins w:id="765" w:author="Benton, Deon" w:date="2026-05-08T15:26:00Z" w16du:dateUtc="2026-05-08T20:26:00Z">
        <w:r w:rsidR="00495E0C">
          <w:rPr>
            <w:rFonts w:ascii="Times New Roman" w:hAnsi="Times New Roman" w:cs="Times New Roman"/>
          </w:rPr>
          <w:t>.</w:t>
        </w:r>
      </w:ins>
      <w:ins w:id="766" w:author="Benton, Deon" w:date="2026-05-08T15:04:00Z" w16du:dateUtc="2026-05-08T20:04:00Z">
        <w:r w:rsidR="00CB4724">
          <w:rPr>
            <w:rFonts w:ascii="Times New Roman" w:hAnsi="Times New Roman" w:cs="Times New Roman"/>
          </w:rPr>
          <w:t xml:space="preserve"> </w:t>
        </w:r>
      </w:ins>
      <w:ins w:id="767" w:author="Benton, Deon" w:date="2026-05-08T14:27:00Z" w16du:dateUtc="2026-05-08T19:27:00Z">
        <w:r w:rsidR="0078102C" w:rsidRPr="0078102C">
          <w:rPr>
            <w:rFonts w:ascii="Times New Roman" w:hAnsi="Times New Roman" w:cs="Times New Roman"/>
          </w:rPr>
          <w:t xml:space="preserve">Although some features of this event were novel </w:t>
        </w:r>
      </w:ins>
      <w:ins w:id="768" w:author="Benton, Deon" w:date="2026-05-08T15:26:00Z" w16du:dateUtc="2026-05-08T20:26:00Z">
        <w:r w:rsidR="00495E0C">
          <w:rPr>
            <w:rFonts w:ascii="Times New Roman" w:hAnsi="Times New Roman" w:cs="Times New Roman"/>
          </w:rPr>
          <w:t>relative to that experienced during the pretraining phase</w:t>
        </w:r>
      </w:ins>
      <w:ins w:id="769" w:author="Benton, Deon" w:date="2026-05-08T15:27:00Z" w16du:dateUtc="2026-05-08T20:27:00Z">
        <w:r w:rsidR="00495E0C">
          <w:rPr>
            <w:rFonts w:ascii="Times New Roman" w:hAnsi="Times New Roman" w:cs="Times New Roman"/>
          </w:rPr>
          <w:t xml:space="preserve">—for example, the </w:t>
        </w:r>
        <w:r w:rsidR="00495E0C">
          <w:rPr>
            <w:rFonts w:ascii="Times New Roman" w:hAnsi="Times New Roman" w:cs="Times New Roman"/>
          </w:rPr>
          <w:lastRenderedPageBreak/>
          <w:t>height of the jump as well as the barrier over which it occurred differed from that</w:t>
        </w:r>
        <w:r w:rsidR="002527A9">
          <w:rPr>
            <w:rFonts w:ascii="Times New Roman" w:hAnsi="Times New Roman" w:cs="Times New Roman"/>
          </w:rPr>
          <w:t xml:space="preserve"> encountered during pretraining—</w:t>
        </w:r>
      </w:ins>
      <w:ins w:id="770" w:author="Benton, Deon" w:date="2026-05-08T14:27:00Z" w16du:dateUtc="2026-05-08T19:27:00Z">
        <w:r w:rsidR="0078102C" w:rsidRPr="0078102C">
          <w:rPr>
            <w:rFonts w:ascii="Times New Roman" w:hAnsi="Times New Roman" w:cs="Times New Roman"/>
          </w:rPr>
          <w:t>many</w:t>
        </w:r>
      </w:ins>
      <w:ins w:id="771" w:author="Benton, Deon" w:date="2026-05-08T15:28:00Z" w16du:dateUtc="2026-05-08T20:28:00Z">
        <w:r w:rsidR="002527A9">
          <w:rPr>
            <w:rFonts w:ascii="Times New Roman" w:hAnsi="Times New Roman" w:cs="Times New Roman"/>
          </w:rPr>
          <w:t xml:space="preserve"> of these features were familiar</w:t>
        </w:r>
      </w:ins>
      <w:ins w:id="772" w:author="Benton, Deon" w:date="2026-05-08T15:08:00Z" w16du:dateUtc="2026-05-08T20:08:00Z">
        <w:r w:rsidR="00664F9B">
          <w:rPr>
            <w:rFonts w:ascii="Times New Roman" w:hAnsi="Times New Roman" w:cs="Times New Roman"/>
          </w:rPr>
          <w:t>.</w:t>
        </w:r>
      </w:ins>
      <w:ins w:id="773" w:author="Benton, Deon" w:date="2026-05-08T15:09:00Z" w16du:dateUtc="2026-05-08T20:09:00Z">
        <w:r w:rsidR="000C3E94">
          <w:rPr>
            <w:rFonts w:ascii="Times New Roman" w:hAnsi="Times New Roman" w:cs="Times New Roman"/>
          </w:rPr>
          <w:t xml:space="preserve"> C</w:t>
        </w:r>
      </w:ins>
      <w:ins w:id="774" w:author="Benton, Deon" w:date="2026-05-08T15:07:00Z" w16du:dateUtc="2026-05-08T20:07:00Z">
        <w:r w:rsidR="00664F9B">
          <w:rPr>
            <w:rFonts w:ascii="Times New Roman" w:hAnsi="Times New Roman" w:cs="Times New Roman"/>
          </w:rPr>
          <w:t xml:space="preserve">urved motion itself </w:t>
        </w:r>
      </w:ins>
      <w:ins w:id="775" w:author="Benton, Deon" w:date="2026-05-08T15:10:00Z" w16du:dateUtc="2026-05-08T20:10:00Z">
        <w:r w:rsidR="000C3E94">
          <w:rPr>
            <w:rFonts w:ascii="Times New Roman" w:hAnsi="Times New Roman" w:cs="Times New Roman"/>
          </w:rPr>
          <w:t>along with an</w:t>
        </w:r>
      </w:ins>
      <w:ins w:id="776" w:author="Benton, Deon" w:date="2026-05-08T15:07:00Z" w16du:dateUtc="2026-05-08T20:07:00Z">
        <w:r w:rsidR="00664F9B">
          <w:rPr>
            <w:rFonts w:ascii="Times New Roman" w:hAnsi="Times New Roman" w:cs="Times New Roman"/>
          </w:rPr>
          <w:t xml:space="preserve"> obstacle </w:t>
        </w:r>
      </w:ins>
      <w:ins w:id="777" w:author="Benton, Deon" w:date="2026-05-08T15:10:00Z" w16du:dateUtc="2026-05-08T20:10:00Z">
        <w:r w:rsidR="000C3E94">
          <w:rPr>
            <w:rFonts w:ascii="Times New Roman" w:hAnsi="Times New Roman" w:cs="Times New Roman"/>
          </w:rPr>
          <w:t>located</w:t>
        </w:r>
      </w:ins>
      <w:ins w:id="778" w:author="Benton, Deon" w:date="2026-05-08T15:08:00Z" w16du:dateUtc="2026-05-08T20:08:00Z">
        <w:r w:rsidR="00664F9B">
          <w:rPr>
            <w:rFonts w:ascii="Times New Roman" w:hAnsi="Times New Roman" w:cs="Times New Roman"/>
          </w:rPr>
          <w:t xml:space="preserve"> beneath</w:t>
        </w:r>
      </w:ins>
      <w:ins w:id="779" w:author="Benton, Deon" w:date="2026-05-08T15:10:00Z" w16du:dateUtc="2026-05-08T20:10:00Z">
        <w:r w:rsidR="000C3E94">
          <w:rPr>
            <w:rFonts w:ascii="Times New Roman" w:hAnsi="Times New Roman" w:cs="Times New Roman"/>
          </w:rPr>
          <w:t xml:space="preserve"> it</w:t>
        </w:r>
      </w:ins>
      <w:ins w:id="780" w:author="Benton, Deon" w:date="2026-05-08T15:08:00Z" w16du:dateUtc="2026-05-08T20:08:00Z">
        <w:r w:rsidR="00664F9B">
          <w:rPr>
            <w:rFonts w:ascii="Times New Roman" w:hAnsi="Times New Roman" w:cs="Times New Roman"/>
          </w:rPr>
          <w:t xml:space="preserve"> are two </w:t>
        </w:r>
      </w:ins>
      <w:ins w:id="781" w:author="Benton, Deon" w:date="2026-05-08T15:28:00Z" w16du:dateUtc="2026-05-08T20:28:00Z">
        <w:r w:rsidR="00E7568F">
          <w:rPr>
            <w:rFonts w:ascii="Times New Roman" w:hAnsi="Times New Roman" w:cs="Times New Roman"/>
          </w:rPr>
          <w:t>such features that were experienced during the pretraining p</w:t>
        </w:r>
      </w:ins>
      <w:ins w:id="782" w:author="Benton, Deon" w:date="2026-05-08T15:29:00Z" w16du:dateUtc="2026-05-08T20:29:00Z">
        <w:r w:rsidR="00E7568F">
          <w:rPr>
            <w:rFonts w:ascii="Times New Roman" w:hAnsi="Times New Roman" w:cs="Times New Roman"/>
          </w:rPr>
          <w:t>hase</w:t>
        </w:r>
      </w:ins>
      <w:ins w:id="783" w:author="Benton, Deon" w:date="2026-05-08T15:08:00Z" w16du:dateUtc="2026-05-08T20:08:00Z">
        <w:r w:rsidR="00664F9B">
          <w:rPr>
            <w:rFonts w:ascii="Times New Roman" w:hAnsi="Times New Roman" w:cs="Times New Roman"/>
          </w:rPr>
          <w:t xml:space="preserve">. </w:t>
        </w:r>
      </w:ins>
      <w:ins w:id="784" w:author="Benton, Deon" w:date="2026-05-08T15:11:00Z" w16du:dateUtc="2026-05-08T20:11:00Z">
        <w:r w:rsidR="000C3E94">
          <w:rPr>
            <w:rFonts w:ascii="Times New Roman" w:hAnsi="Times New Roman" w:cs="Times New Roman"/>
          </w:rPr>
          <w:t>Given that the obstacle</w:t>
        </w:r>
      </w:ins>
      <w:ins w:id="785" w:author="Benton, Deon" w:date="2026-05-08T14:27:00Z" w16du:dateUtc="2026-05-08T19:27:00Z">
        <w:r w:rsidR="0078102C" w:rsidRPr="0078102C">
          <w:rPr>
            <w:rFonts w:ascii="Times New Roman" w:hAnsi="Times New Roman" w:cs="Times New Roman"/>
          </w:rPr>
          <w:t xml:space="preserve"> was </w:t>
        </w:r>
      </w:ins>
      <w:ins w:id="786"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787" w:author="Benton, Deon" w:date="2026-05-08T15:12:00Z" w16du:dateUtc="2026-05-08T20:12:00Z">
        <w:r w:rsidR="00266A26">
          <w:rPr>
            <w:rFonts w:ascii="Times New Roman" w:hAnsi="Times New Roman" w:cs="Times New Roman"/>
          </w:rPr>
          <w:t>, the</w:t>
        </w:r>
      </w:ins>
      <w:ins w:id="788"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789" w:author="Benton, Deon" w:date="2026-05-08T15:29:00Z" w16du:dateUtc="2026-05-08T20:29:00Z">
        <w:r w:rsidR="00C10154">
          <w:rPr>
            <w:rFonts w:ascii="Times New Roman" w:hAnsi="Times New Roman" w:cs="Times New Roman"/>
          </w:rPr>
          <w:t xml:space="preserve"> obstacles and the</w:t>
        </w:r>
      </w:ins>
      <w:ins w:id="790" w:author="Benton, Deon" w:date="2026-05-08T15:20:00Z" w16du:dateUtc="2026-05-08T20:20:00Z">
        <w:r w:rsidR="00114C92">
          <w:rPr>
            <w:rFonts w:ascii="Times New Roman" w:hAnsi="Times New Roman" w:cs="Times New Roman"/>
          </w:rPr>
          <w:t xml:space="preserve"> arced motion </w:t>
        </w:r>
      </w:ins>
      <w:ins w:id="791" w:author="Benton, Deon" w:date="2026-05-08T15:30:00Z" w16du:dateUtc="2026-05-08T20:30:00Z">
        <w:r w:rsidR="00C10154">
          <w:rPr>
            <w:rFonts w:ascii="Times New Roman" w:hAnsi="Times New Roman" w:cs="Times New Roman"/>
          </w:rPr>
          <w:t>occurs over it. This means that the only</w:t>
        </w:r>
      </w:ins>
      <w:ins w:id="792" w:author="Benton, Deon" w:date="2026-05-08T15:21:00Z" w16du:dateUtc="2026-05-08T20:21:00Z">
        <w:r w:rsidR="00114C92">
          <w:rPr>
            <w:rFonts w:ascii="Times New Roman" w:hAnsi="Times New Roman" w:cs="Times New Roman"/>
          </w:rPr>
          <w:t xml:space="preserve"> truly</w:t>
        </w:r>
      </w:ins>
      <w:ins w:id="793" w:author="Benton, Deon" w:date="2026-05-08T15:14:00Z" w16du:dateUtc="2026-05-08T20:14:00Z">
        <w:r w:rsidR="007B2461">
          <w:rPr>
            <w:rFonts w:ascii="Times New Roman" w:hAnsi="Times New Roman" w:cs="Times New Roman"/>
          </w:rPr>
          <w:t xml:space="preserve"> </w:t>
        </w:r>
      </w:ins>
      <w:ins w:id="794" w:author="Benton, Deon" w:date="2026-05-08T15:15:00Z" w16du:dateUtc="2026-05-08T20:15:00Z">
        <w:r w:rsidR="007B2461">
          <w:rPr>
            <w:rFonts w:ascii="Times New Roman" w:hAnsi="Times New Roman" w:cs="Times New Roman"/>
          </w:rPr>
          <w:t xml:space="preserve">new </w:t>
        </w:r>
      </w:ins>
      <w:ins w:id="795" w:author="Benton, Deon" w:date="2026-05-08T15:14:00Z" w16du:dateUtc="2026-05-08T20:14:00Z">
        <w:r w:rsidR="007B2461">
          <w:rPr>
            <w:rFonts w:ascii="Times New Roman" w:hAnsi="Times New Roman" w:cs="Times New Roman"/>
          </w:rPr>
          <w:t>information that</w:t>
        </w:r>
      </w:ins>
      <w:ins w:id="796" w:author="Benton, Deon" w:date="2026-05-08T15:12:00Z" w16du:dateUtc="2026-05-08T20:12:00Z">
        <w:r w:rsidR="00266A26">
          <w:rPr>
            <w:rFonts w:ascii="Times New Roman" w:hAnsi="Times New Roman" w:cs="Times New Roman"/>
          </w:rPr>
          <w:t xml:space="preserve"> </w:t>
        </w:r>
      </w:ins>
      <w:ins w:id="797" w:author="Benton, Deon" w:date="2026-05-08T15:16:00Z" w16du:dateUtc="2026-05-08T20:16:00Z">
        <w:r w:rsidR="007B2461">
          <w:rPr>
            <w:rFonts w:ascii="Times New Roman" w:hAnsi="Times New Roman" w:cs="Times New Roman"/>
          </w:rPr>
          <w:t xml:space="preserve">needed to be incorporated into the </w:t>
        </w:r>
      </w:ins>
      <w:ins w:id="798" w:author="Benton, Deon" w:date="2026-05-08T15:12:00Z" w16du:dateUtc="2026-05-08T20:12:00Z">
        <w:r w:rsidR="00266A26">
          <w:rPr>
            <w:rFonts w:ascii="Times New Roman" w:hAnsi="Times New Roman" w:cs="Times New Roman"/>
          </w:rPr>
          <w:t>model’s hidden representation</w:t>
        </w:r>
      </w:ins>
      <w:ins w:id="799" w:author="Benton, Deon" w:date="2026-05-08T15:14:00Z" w16du:dateUtc="2026-05-08T20:14:00Z">
        <w:r w:rsidR="007B2461">
          <w:rPr>
            <w:rFonts w:ascii="Times New Roman" w:hAnsi="Times New Roman" w:cs="Times New Roman"/>
          </w:rPr>
          <w:t xml:space="preserve"> </w:t>
        </w:r>
      </w:ins>
      <w:ins w:id="800" w:author="Benton, Deon" w:date="2026-05-08T15:30:00Z" w16du:dateUtc="2026-05-08T20:30:00Z">
        <w:r w:rsidR="00C10154">
          <w:rPr>
            <w:rFonts w:ascii="Times New Roman" w:hAnsi="Times New Roman" w:cs="Times New Roman"/>
          </w:rPr>
          <w:t xml:space="preserve">during the habituation phase </w:t>
        </w:r>
      </w:ins>
      <w:ins w:id="801" w:author="Benton, Deon" w:date="2026-05-08T15:14:00Z" w16du:dateUtc="2026-05-08T20:14:00Z">
        <w:r w:rsidR="007B2461">
          <w:rPr>
            <w:rFonts w:ascii="Times New Roman" w:hAnsi="Times New Roman" w:cs="Times New Roman"/>
          </w:rPr>
          <w:t xml:space="preserve">was </w:t>
        </w:r>
      </w:ins>
      <w:ins w:id="802" w:author="Benton, Deon" w:date="2026-05-08T15:12:00Z" w16du:dateUtc="2026-05-08T20:12:00Z">
        <w:r w:rsidR="00266A26">
          <w:rPr>
            <w:rFonts w:ascii="Times New Roman" w:hAnsi="Times New Roman" w:cs="Times New Roman"/>
          </w:rPr>
          <w:t xml:space="preserve">the novel jump and barrier </w:t>
        </w:r>
      </w:ins>
      <w:ins w:id="803" w:author="Benton, Deon" w:date="2026-05-08T15:13:00Z" w16du:dateUtc="2026-05-08T20:13:00Z">
        <w:r w:rsidR="00266A26">
          <w:rPr>
            <w:rFonts w:ascii="Times New Roman" w:hAnsi="Times New Roman" w:cs="Times New Roman"/>
          </w:rPr>
          <w:t>height</w:t>
        </w:r>
      </w:ins>
      <w:ins w:id="804" w:author="Benton, Deon" w:date="2026-05-08T15:19:00Z" w16du:dateUtc="2026-05-08T20:19:00Z">
        <w:r w:rsidR="00114C92">
          <w:rPr>
            <w:rFonts w:ascii="Times New Roman" w:hAnsi="Times New Roman" w:cs="Times New Roman"/>
          </w:rPr>
          <w:t xml:space="preserve">s. </w:t>
        </w:r>
      </w:ins>
      <w:ins w:id="805" w:author="Benton, Deon" w:date="2026-05-08T15:40:00Z" w16du:dateUtc="2026-05-08T20:40:00Z">
        <w:r w:rsidR="00F10AD1">
          <w:rPr>
            <w:rFonts w:ascii="Times New Roman" w:hAnsi="Times New Roman" w:cs="Times New Roman"/>
          </w:rPr>
          <w:t>A consequence of this is that when</w:t>
        </w:r>
      </w:ins>
      <w:ins w:id="806" w:author="Benton, Deon" w:date="2026-05-08T15:34:00Z" w16du:dateUtc="2026-05-08T20:34:00Z">
        <w:r w:rsidR="00A17002">
          <w:rPr>
            <w:rFonts w:ascii="Times New Roman" w:hAnsi="Times New Roman" w:cs="Times New Roman"/>
          </w:rPr>
          <w:t xml:space="preserve"> networks </w:t>
        </w:r>
      </w:ins>
      <w:ins w:id="807" w:author="Benton, Deon" w:date="2026-05-08T15:40:00Z" w16du:dateUtc="2026-05-08T20:40:00Z">
        <w:r w:rsidR="00F10AD1">
          <w:rPr>
            <w:rFonts w:ascii="Times New Roman" w:hAnsi="Times New Roman" w:cs="Times New Roman"/>
          </w:rPr>
          <w:t xml:space="preserve">are later shown </w:t>
        </w:r>
      </w:ins>
      <w:ins w:id="808" w:author="Benton, Deon" w:date="2026-05-08T15:36:00Z" w16du:dateUtc="2026-05-08T20:36:00Z">
        <w:r w:rsidR="004E278D">
          <w:rPr>
            <w:rFonts w:ascii="Times New Roman" w:hAnsi="Times New Roman" w:cs="Times New Roman"/>
          </w:rPr>
          <w:t xml:space="preserve">a </w:t>
        </w:r>
      </w:ins>
      <w:ins w:id="809" w:author="Benton, Deon" w:date="2026-05-08T15:34:00Z" w16du:dateUtc="2026-05-08T20:34:00Z">
        <w:r w:rsidR="00A17002">
          <w:rPr>
            <w:rFonts w:ascii="Times New Roman" w:hAnsi="Times New Roman" w:cs="Times New Roman"/>
          </w:rPr>
          <w:t>high</w:t>
        </w:r>
      </w:ins>
      <w:ins w:id="810" w:author="Benton, Deon" w:date="2026-05-08T15:36:00Z" w16du:dateUtc="2026-05-08T20:36:00Z">
        <w:r w:rsidR="004E278D">
          <w:rPr>
            <w:rFonts w:ascii="Times New Roman" w:hAnsi="Times New Roman" w:cs="Times New Roman"/>
          </w:rPr>
          <w:t>, curved</w:t>
        </w:r>
      </w:ins>
      <w:ins w:id="811"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812" w:author="Benton, Deon" w:date="2026-05-08T15:41:00Z" w16du:dateUtc="2026-05-08T20:41:00Z">
        <w:r w:rsidR="00F10AD1">
          <w:rPr>
            <w:rFonts w:ascii="Times New Roman" w:hAnsi="Times New Roman" w:cs="Times New Roman"/>
          </w:rPr>
          <w:t>,</w:t>
        </w:r>
      </w:ins>
      <w:ins w:id="813"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814" w:author="Benton, Deon" w:date="2026-05-08T15:36:00Z" w16du:dateUtc="2026-05-08T20:36:00Z">
        <w:r w:rsidR="004E278D">
          <w:rPr>
            <w:rFonts w:ascii="Times New Roman" w:hAnsi="Times New Roman" w:cs="Times New Roman"/>
          </w:rPr>
          <w:t>that became associated with it</w:t>
        </w:r>
      </w:ins>
      <w:ins w:id="815"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816" w:author="Benton, Deon" w:date="2026-05-08T15:41:00Z" w16du:dateUtc="2026-05-08T20:41:00Z">
        <w:r w:rsidR="00F10AD1">
          <w:rPr>
            <w:rFonts w:ascii="Times New Roman" w:hAnsi="Times New Roman" w:cs="Times New Roman"/>
          </w:rPr>
          <w:t>phase is reactivated</w:t>
        </w:r>
      </w:ins>
      <w:ins w:id="817" w:author="Benton, Deon" w:date="2026-05-08T15:34:00Z" w16du:dateUtc="2026-05-08T20:34:00Z">
        <w:r w:rsidR="00A17002" w:rsidRPr="00A17002">
          <w:rPr>
            <w:rFonts w:ascii="Times New Roman" w:hAnsi="Times New Roman" w:cs="Times New Roman"/>
          </w:rPr>
          <w:t>.</w:t>
        </w:r>
      </w:ins>
      <w:ins w:id="818" w:author="Benton, Deon" w:date="2026-05-08T15:41:00Z" w16du:dateUtc="2026-05-08T20:41:00Z">
        <w:r w:rsidR="002B77BD">
          <w:rPr>
            <w:rFonts w:ascii="Times New Roman" w:hAnsi="Times New Roman" w:cs="Times New Roman"/>
          </w:rPr>
          <w:t xml:space="preserve"> However, because no</w:t>
        </w:r>
      </w:ins>
      <w:ins w:id="819" w:author="Benton, Deon" w:date="2026-05-08T15:39:00Z" w16du:dateUtc="2026-05-08T20:39:00Z">
        <w:r w:rsidR="00F10AD1">
          <w:rPr>
            <w:rFonts w:ascii="Times New Roman" w:hAnsi="Times New Roman" w:cs="Times New Roman"/>
          </w:rPr>
          <w:t xml:space="preserve"> actual barrier appeared during this event</w:t>
        </w:r>
      </w:ins>
      <w:ins w:id="820" w:author="Benton, Deon" w:date="2026-05-08T15:38:00Z" w16du:dateUtc="2026-05-08T20:38:00Z">
        <w:r w:rsidR="00E0555B">
          <w:rPr>
            <w:rFonts w:ascii="Times New Roman" w:hAnsi="Times New Roman" w:cs="Times New Roman"/>
          </w:rPr>
          <w:t xml:space="preserve">—despite </w:t>
        </w:r>
      </w:ins>
      <w:ins w:id="821" w:author="Benton, Deon" w:date="2026-05-08T15:39:00Z" w16du:dateUtc="2026-05-08T20:39:00Z">
        <w:r w:rsidR="00F10AD1">
          <w:rPr>
            <w:rFonts w:ascii="Times New Roman" w:hAnsi="Times New Roman" w:cs="Times New Roman"/>
          </w:rPr>
          <w:t xml:space="preserve">its </w:t>
        </w:r>
      </w:ins>
      <w:ins w:id="822" w:author="Benton, Deon" w:date="2026-05-08T15:38:00Z" w16du:dateUtc="2026-05-08T20:38:00Z">
        <w:r w:rsidR="00E0555B">
          <w:rPr>
            <w:rFonts w:ascii="Times New Roman" w:hAnsi="Times New Roman" w:cs="Times New Roman"/>
          </w:rPr>
          <w:t xml:space="preserve">representation </w:t>
        </w:r>
      </w:ins>
      <w:ins w:id="823" w:author="Benton, Deon" w:date="2026-05-08T15:39:00Z" w16du:dateUtc="2026-05-08T20:39:00Z">
        <w:r w:rsidR="00F10AD1">
          <w:rPr>
            <w:rFonts w:ascii="Times New Roman" w:hAnsi="Times New Roman" w:cs="Times New Roman"/>
          </w:rPr>
          <w:t>being active during it</w:t>
        </w:r>
      </w:ins>
      <w:ins w:id="824" w:author="Benton, Deon" w:date="2026-05-08T15:38:00Z" w16du:dateUtc="2026-05-08T20:38:00Z">
        <w:r w:rsidR="00E0555B">
          <w:rPr>
            <w:rFonts w:ascii="Times New Roman" w:hAnsi="Times New Roman" w:cs="Times New Roman"/>
          </w:rPr>
          <w:t>—</w:t>
        </w:r>
      </w:ins>
      <w:ins w:id="825" w:author="Benton, Deon" w:date="2026-05-08T15:42:00Z" w16du:dateUtc="2026-05-08T20:42:00Z">
        <w:r w:rsidR="002B77BD">
          <w:rPr>
            <w:rFonts w:ascii="Times New Roman" w:hAnsi="Times New Roman" w:cs="Times New Roman"/>
          </w:rPr>
          <w:t xml:space="preserve">the network </w:t>
        </w:r>
      </w:ins>
      <w:ins w:id="826" w:author="Benton, Deon" w:date="2026-05-08T15:38:00Z" w16du:dateUtc="2026-05-08T20:38:00Z">
        <w:r w:rsidR="00E0555B">
          <w:rPr>
            <w:rFonts w:ascii="Times New Roman" w:hAnsi="Times New Roman" w:cs="Times New Roman"/>
          </w:rPr>
          <w:t>produced a huge spike in error</w:t>
        </w:r>
      </w:ins>
      <w:ins w:id="827" w:author="Benton, Deon" w:date="2026-05-08T14:27:00Z" w16du:dateUtc="2026-05-08T19:27:00Z">
        <w:r w:rsidR="0078102C" w:rsidRPr="0078102C">
          <w:rPr>
            <w:rFonts w:ascii="Times New Roman" w:hAnsi="Times New Roman" w:cs="Times New Roman"/>
          </w:rPr>
          <w:t>. By contrast,</w:t>
        </w:r>
      </w:ins>
      <w:ins w:id="828"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829" w:author="Benton, Deon" w:date="2026-05-08T15:43:00Z" w16du:dateUtc="2026-05-08T20:43:00Z">
        <w:r w:rsidR="002B77BD">
          <w:rPr>
            <w:rFonts w:ascii="Times New Roman" w:hAnsi="Times New Roman" w:cs="Times New Roman"/>
          </w:rPr>
          <w:t>that</w:t>
        </w:r>
      </w:ins>
      <w:ins w:id="830" w:author="Benton, Deon" w:date="2026-05-08T15:24:00Z" w16du:dateUtc="2026-05-08T20:24:00Z">
        <w:r w:rsidR="00394891">
          <w:rPr>
            <w:rFonts w:ascii="Times New Roman" w:hAnsi="Times New Roman" w:cs="Times New Roman"/>
          </w:rPr>
          <w:t xml:space="preserve"> networks had repeatedly experienced during pretr</w:t>
        </w:r>
      </w:ins>
      <w:ins w:id="831" w:author="Benton, Deon" w:date="2026-05-08T15:25:00Z" w16du:dateUtc="2026-05-08T20:25:00Z">
        <w:r w:rsidR="00394891">
          <w:rPr>
            <w:rFonts w:ascii="Times New Roman" w:hAnsi="Times New Roman" w:cs="Times New Roman"/>
          </w:rPr>
          <w:t>aining,</w:t>
        </w:r>
      </w:ins>
      <w:ins w:id="832" w:author="Benton, Deon" w:date="2026-05-08T14:27:00Z" w16du:dateUtc="2026-05-08T19:27:00Z">
        <w:r w:rsidR="0078102C" w:rsidRPr="0078102C">
          <w:rPr>
            <w:rFonts w:ascii="Times New Roman" w:hAnsi="Times New Roman" w:cs="Times New Roman"/>
          </w:rPr>
          <w:t xml:space="preserve"> </w:t>
        </w:r>
      </w:ins>
      <w:ins w:id="833" w:author="Benton, Deon" w:date="2026-05-08T15:43:00Z" w16du:dateUtc="2026-05-08T20:43:00Z">
        <w:r w:rsidR="002B77BD">
          <w:rPr>
            <w:rFonts w:ascii="Times New Roman" w:hAnsi="Times New Roman" w:cs="Times New Roman"/>
          </w:rPr>
          <w:t>the spike in error was much less substantial</w:t>
        </w:r>
      </w:ins>
      <w:ins w:id="834" w:author="Benton, Deon" w:date="2026-05-08T15:23:00Z" w16du:dateUtc="2026-05-08T20:23:00Z">
        <w:r w:rsidR="00394891">
          <w:rPr>
            <w:rFonts w:ascii="Times New Roman" w:hAnsi="Times New Roman" w:cs="Times New Roman"/>
          </w:rPr>
          <w:t xml:space="preserve">. </w:t>
        </w:r>
      </w:ins>
      <w:ins w:id="835"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836" w:author="Benton, Deon" w:date="2026-05-08T14:27:00Z" w16du:dateUtc="2026-05-08T19:27:00Z"/>
          <w:rFonts w:ascii="Times New Roman" w:hAnsi="Times New Roman" w:cs="Times New Roman"/>
        </w:rPr>
      </w:pPr>
      <w:ins w:id="837" w:author="Benton, Deon" w:date="2026-05-08T15:43:00Z" w16du:dateUtc="2026-05-08T20:43:00Z">
        <w:r>
          <w:rPr>
            <w:rFonts w:ascii="Times New Roman" w:hAnsi="Times New Roman" w:cs="Times New Roman"/>
          </w:rPr>
          <w:t xml:space="preserve">These same associative ideas can also </w:t>
        </w:r>
      </w:ins>
      <w:ins w:id="838" w:author="Benton, Deon" w:date="2026-05-08T15:44:00Z" w16du:dateUtc="2026-05-08T20:44:00Z">
        <w:r>
          <w:rPr>
            <w:rFonts w:ascii="Times New Roman" w:hAnsi="Times New Roman" w:cs="Times New Roman"/>
          </w:rPr>
          <w:t>explain</w:t>
        </w:r>
      </w:ins>
      <w:ins w:id="839" w:author="Benton, Deon" w:date="2026-05-08T14:27:00Z" w16du:dateUtc="2026-05-08T19:27:00Z">
        <w:r w:rsidR="0078102C" w:rsidRPr="0078102C">
          <w:rPr>
            <w:rFonts w:ascii="Times New Roman" w:hAnsi="Times New Roman" w:cs="Times New Roman"/>
          </w:rPr>
          <w:t xml:space="preserve"> </w:t>
        </w:r>
      </w:ins>
      <w:ins w:id="840" w:author="Benton, Deon" w:date="2026-05-08T15:43:00Z" w16du:dateUtc="2026-05-08T20:43:00Z">
        <w:r>
          <w:rPr>
            <w:rFonts w:ascii="Times New Roman" w:hAnsi="Times New Roman" w:cs="Times New Roman"/>
          </w:rPr>
          <w:t>how, mechanistically, networks</w:t>
        </w:r>
      </w:ins>
      <w:ins w:id="841" w:author="Benton, Deon" w:date="2026-05-08T14:27:00Z" w16du:dateUtc="2026-05-08T19:27:00Z">
        <w:r w:rsidR="0078102C" w:rsidRPr="0078102C">
          <w:rPr>
            <w:rFonts w:ascii="Times New Roman" w:hAnsi="Times New Roman" w:cs="Times New Roman"/>
          </w:rPr>
          <w:t xml:space="preserve"> in the Control condition </w:t>
        </w:r>
      </w:ins>
      <w:ins w:id="842" w:author="Benton, Deon" w:date="2026-05-08T15:43:00Z" w16du:dateUtc="2026-05-08T20:43:00Z">
        <w:r>
          <w:rPr>
            <w:rFonts w:ascii="Times New Roman" w:hAnsi="Times New Roman" w:cs="Times New Roman"/>
          </w:rPr>
          <w:t xml:space="preserve">came to look </w:t>
        </w:r>
      </w:ins>
      <w:ins w:id="843" w:author="Benton, Deon" w:date="2026-05-08T14:27:00Z" w16du:dateUtc="2026-05-08T19:27:00Z">
        <w:r w:rsidR="0078102C" w:rsidRPr="0078102C">
          <w:rPr>
            <w:rFonts w:ascii="Times New Roman" w:hAnsi="Times New Roman" w:cs="Times New Roman"/>
          </w:rPr>
          <w:t xml:space="preserve">about equally long at both test events. </w:t>
        </w:r>
      </w:ins>
      <w:ins w:id="844"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845" w:author="Benton, Deon" w:date="2026-05-08T17:11:00Z" w16du:dateUtc="2026-05-08T22:11:00Z">
        <w:r w:rsidR="00202BB9">
          <w:rPr>
            <w:rFonts w:ascii="Times New Roman" w:hAnsi="Times New Roman" w:cs="Times New Roman"/>
          </w:rPr>
          <w:t>given that the present account assumes that</w:t>
        </w:r>
      </w:ins>
      <w:ins w:id="846"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847" w:author="Benton, Deon" w:date="2026-05-08T16:44:00Z" w16du:dateUtc="2026-05-08T21:44:00Z">
        <w:r w:rsidR="00B6689F">
          <w:rPr>
            <w:rFonts w:ascii="Times New Roman" w:hAnsi="Times New Roman" w:cs="Times New Roman"/>
          </w:rPr>
          <w:t xml:space="preserve"> Ultimately, th</w:t>
        </w:r>
      </w:ins>
      <w:ins w:id="848"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849" w:author="Benton, Deon" w:date="2026-05-08T16:38:00Z" w16du:dateUtc="2026-05-08T21:38:00Z">
        <w:r w:rsidR="00DE47EF">
          <w:rPr>
            <w:rFonts w:ascii="Times New Roman" w:hAnsi="Times New Roman" w:cs="Times New Roman"/>
          </w:rPr>
          <w:t>.</w:t>
        </w:r>
      </w:ins>
      <w:ins w:id="850" w:author="Benton, Deon" w:date="2026-05-08T16:37:00Z" w16du:dateUtc="2026-05-08T21:37:00Z">
        <w:r w:rsidR="00DE47EF">
          <w:rPr>
            <w:rFonts w:ascii="Times New Roman" w:hAnsi="Times New Roman" w:cs="Times New Roman"/>
          </w:rPr>
          <w:t xml:space="preserve"> </w:t>
        </w:r>
      </w:ins>
      <w:ins w:id="851" w:author="Benton, Deon" w:date="2026-05-08T16:45:00Z" w16du:dateUtc="2026-05-08T21:45:00Z">
        <w:r w:rsidR="00210734">
          <w:rPr>
            <w:rFonts w:ascii="Times New Roman" w:hAnsi="Times New Roman" w:cs="Times New Roman"/>
          </w:rPr>
          <w:t xml:space="preserve">A corollary of this is that the model showed comparable </w:t>
        </w:r>
      </w:ins>
      <w:ins w:id="852" w:author="Benton, Deon" w:date="2026-05-08T16:46:00Z" w16du:dateUtc="2026-05-08T21:46:00Z">
        <w:r w:rsidR="00210734">
          <w:rPr>
            <w:rFonts w:ascii="Times New Roman" w:hAnsi="Times New Roman" w:cs="Times New Roman"/>
          </w:rPr>
          <w:t>error</w:t>
        </w:r>
      </w:ins>
      <w:ins w:id="853"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854" w:author="Benton, Deon" w:date="2026-05-08T13:49:00Z" w16du:dateUtc="2026-05-08T18:49:00Z"/>
          <w:rFonts w:ascii="Times New Roman" w:hAnsi="Times New Roman" w:cs="Times New Roman"/>
        </w:rPr>
      </w:pPr>
      <w:ins w:id="855" w:author="Benton, Deon" w:date="2026-05-08T14:27:00Z" w16du:dateUtc="2026-05-08T19:27:00Z">
        <w:r w:rsidRPr="0078102C">
          <w:rPr>
            <w:rFonts w:ascii="Times New Roman" w:hAnsi="Times New Roman" w:cs="Times New Roman"/>
          </w:rPr>
          <w:lastRenderedPageBreak/>
          <w:t xml:space="preserve">In sum, </w:t>
        </w:r>
      </w:ins>
      <w:ins w:id="856" w:author="Benton, Deon" w:date="2026-05-08T16:47:00Z" w16du:dateUtc="2026-05-08T21:47:00Z">
        <w:r w:rsidR="00C26E65">
          <w:rPr>
            <w:rFonts w:ascii="Times New Roman" w:hAnsi="Times New Roman" w:cs="Times New Roman"/>
          </w:rPr>
          <w:t>the reason netwo</w:t>
        </w:r>
      </w:ins>
      <w:ins w:id="857" w:author="Benton, Deon" w:date="2026-05-08T16:48:00Z" w16du:dateUtc="2026-05-08T21:48:00Z">
        <w:r w:rsidR="00C26E65">
          <w:rPr>
            <w:rFonts w:ascii="Times New Roman" w:hAnsi="Times New Roman" w:cs="Times New Roman"/>
          </w:rPr>
          <w:t>rks looked longer</w:t>
        </w:r>
      </w:ins>
      <w:ins w:id="858" w:author="Benton, Deon" w:date="2026-05-08T14:27:00Z" w16du:dateUtc="2026-05-08T19:27:00Z">
        <w:r w:rsidRPr="0078102C">
          <w:rPr>
            <w:rFonts w:ascii="Times New Roman" w:hAnsi="Times New Roman" w:cs="Times New Roman"/>
          </w:rPr>
          <w:t xml:space="preserve"> at the Inefficient test event</w:t>
        </w:r>
      </w:ins>
      <w:ins w:id="859" w:author="Benton, Deon" w:date="2026-05-08T16:48:00Z" w16du:dateUtc="2026-05-08T21:48:00Z">
        <w:r w:rsidR="00C26E65">
          <w:rPr>
            <w:rFonts w:ascii="Times New Roman" w:hAnsi="Times New Roman" w:cs="Times New Roman"/>
          </w:rPr>
          <w:t xml:space="preserve"> than at the Efficient test event</w:t>
        </w:r>
      </w:ins>
      <w:ins w:id="860" w:author="Benton, Deon" w:date="2026-05-08T14:27:00Z" w16du:dateUtc="2026-05-08T19:27:00Z">
        <w:r w:rsidRPr="0078102C">
          <w:rPr>
            <w:rFonts w:ascii="Times New Roman" w:hAnsi="Times New Roman" w:cs="Times New Roman"/>
          </w:rPr>
          <w:t xml:space="preserve"> in the Experimental condition </w:t>
        </w:r>
      </w:ins>
      <w:ins w:id="861" w:author="Benton, Deon" w:date="2026-05-08T16:48:00Z" w16du:dateUtc="2026-05-08T21:48:00Z">
        <w:r w:rsidR="00C26E65">
          <w:rPr>
            <w:rFonts w:ascii="Times New Roman" w:hAnsi="Times New Roman" w:cs="Times New Roman"/>
          </w:rPr>
          <w:t xml:space="preserve">is </w:t>
        </w:r>
      </w:ins>
      <w:ins w:id="862" w:author="Benton, Deon" w:date="2026-05-08T14:27:00Z" w16du:dateUtc="2026-05-08T19:27:00Z">
        <w:r w:rsidRPr="0078102C">
          <w:rPr>
            <w:rFonts w:ascii="Times New Roman" w:hAnsi="Times New Roman" w:cs="Times New Roman"/>
          </w:rPr>
          <w:t xml:space="preserve">because the </w:t>
        </w:r>
      </w:ins>
      <w:ins w:id="863" w:author="Benton, Deon" w:date="2026-05-08T16:48:00Z" w16du:dateUtc="2026-05-08T21:48:00Z">
        <w:r w:rsidR="00C26E65">
          <w:rPr>
            <w:rFonts w:ascii="Times New Roman" w:hAnsi="Times New Roman" w:cs="Times New Roman"/>
          </w:rPr>
          <w:t>association that was formed between</w:t>
        </w:r>
      </w:ins>
      <w:ins w:id="864" w:author="Benton, Deon" w:date="2026-05-08T14:27:00Z" w16du:dateUtc="2026-05-08T19:27:00Z">
        <w:r w:rsidRPr="0078102C">
          <w:rPr>
            <w:rFonts w:ascii="Times New Roman" w:hAnsi="Times New Roman" w:cs="Times New Roman"/>
          </w:rPr>
          <w:t xml:space="preserve"> curved motion and obstacle-related information</w:t>
        </w:r>
      </w:ins>
      <w:ins w:id="865" w:author="Benton, Deon" w:date="2026-05-08T16:48:00Z" w16du:dateUtc="2026-05-08T21:48:00Z">
        <w:r w:rsidR="00C26E65">
          <w:rPr>
            <w:rFonts w:ascii="Times New Roman" w:hAnsi="Times New Roman" w:cs="Times New Roman"/>
          </w:rPr>
          <w:t xml:space="preserve"> during pretraining—and that was subsequently reinforced duri</w:t>
        </w:r>
      </w:ins>
      <w:ins w:id="866" w:author="Benton, Deon" w:date="2026-05-08T16:49:00Z" w16du:dateUtc="2026-05-08T21:49:00Z">
        <w:r w:rsidR="00C26E65">
          <w:rPr>
            <w:rFonts w:ascii="Times New Roman" w:hAnsi="Times New Roman" w:cs="Times New Roman"/>
          </w:rPr>
          <w:t>ng the habituation phase—</w:t>
        </w:r>
      </w:ins>
      <w:ins w:id="867"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868" w:author="Benton, Deon" w:date="2026-05-08T16:49:00Z" w16du:dateUtc="2026-05-08T21:49:00Z">
        <w:r w:rsidR="00C26E65">
          <w:rPr>
            <w:rFonts w:ascii="Times New Roman" w:hAnsi="Times New Roman" w:cs="Times New Roman"/>
          </w:rPr>
          <w:t xml:space="preserve"> the reason</w:t>
        </w:r>
      </w:ins>
      <w:ins w:id="869"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870" w:author="Benton, Deon" w:date="2026-05-08T16:49:00Z" w16du:dateUtc="2026-05-08T21:49:00Z">
        <w:r w:rsidR="00C26E65">
          <w:rPr>
            <w:rFonts w:ascii="Times New Roman" w:hAnsi="Times New Roman" w:cs="Times New Roman"/>
          </w:rPr>
          <w:t xml:space="preserve"> is</w:t>
        </w:r>
      </w:ins>
      <w:ins w:id="871"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872" w:author="Benton, Deon" w:date="2026-05-08T16:50:00Z" w16du:dateUtc="2026-05-08T21:50:00Z">
        <w:r w:rsidR="004A732C">
          <w:rPr>
            <w:rFonts w:ascii="Times New Roman" w:hAnsi="Times New Roman" w:cs="Times New Roman"/>
          </w:rPr>
          <w:t>plained</w:t>
        </w:r>
      </w:ins>
      <w:ins w:id="873" w:author="Benton, Deon" w:date="2026-05-08T14:27:00Z" w16du:dateUtc="2026-05-08T19:27:00Z">
        <w:r w:rsidRPr="0078102C">
          <w:rPr>
            <w:rFonts w:ascii="Times New Roman" w:hAnsi="Times New Roman" w:cs="Times New Roman"/>
          </w:rPr>
          <w:t xml:space="preserve"> in terms of learned associations among perceptual features</w:t>
        </w:r>
      </w:ins>
      <w:ins w:id="874" w:author="Benton, Deon" w:date="2026-05-08T16:50:00Z" w16du:dateUtc="2026-05-08T21:50:00Z">
        <w:r w:rsidR="004A732C">
          <w:rPr>
            <w:rFonts w:ascii="Times New Roman" w:hAnsi="Times New Roman" w:cs="Times New Roman"/>
          </w:rPr>
          <w:t xml:space="preserve"> combined with assumptions about the visual salience of those features.</w:t>
        </w:r>
      </w:ins>
      <w:ins w:id="875" w:author="Benton, Deon" w:date="2026-05-08T14:27:00Z" w16du:dateUtc="2026-05-08T19:27:00Z">
        <w:r w:rsidRPr="0078102C">
          <w:rPr>
            <w:rFonts w:ascii="Times New Roman" w:hAnsi="Times New Roman" w:cs="Times New Roman"/>
          </w:rPr>
          <w:t xml:space="preserve"> </w:t>
        </w:r>
      </w:ins>
      <w:ins w:id="876"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877" w:author="Benton, Deon" w:date="2026-05-08T17:04:00Z" w16du:dateUtc="2026-05-08T22:04:00Z">
        <w:r w:rsidR="00000938">
          <w:rPr>
            <w:rFonts w:ascii="Times New Roman" w:hAnsi="Times New Roman" w:cs="Times New Roman"/>
          </w:rPr>
          <w:t>operate</w:t>
        </w:r>
      </w:ins>
      <w:ins w:id="878"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879" w:author="Benton, Deon" w:date="2026-05-08T13:49:00Z" w16du:dateUtc="2026-05-08T18:49:00Z">
        <w:r>
          <w:rPr>
            <w:rFonts w:ascii="Times New Roman" w:hAnsi="Times New Roman" w:cs="Times New Roman"/>
          </w:rPr>
          <w:t xml:space="preserve"> </w:t>
        </w:r>
      </w:ins>
      <w:ins w:id="880" w:author="Benton, Deon" w:date="2026-05-08T17:05:00Z" w16du:dateUtc="2026-05-08T22:05:00Z">
        <w:r w:rsidR="00000938">
          <w:rPr>
            <w:rFonts w:ascii="Times New Roman" w:eastAsia="Times New Roman" w:hAnsi="Times New Roman" w:cs="Times New Roman"/>
          </w:rPr>
          <w:t>Although the current results</w:t>
        </w:r>
      </w:ins>
      <w:ins w:id="881" w:author="Benton, Deon" w:date="2026-05-08T14:15:00Z" w16du:dateUtc="2026-05-08T19:15:00Z">
        <w:r w:rsidR="00A150EF">
          <w:rPr>
            <w:rFonts w:ascii="Times New Roman" w:eastAsia="Times New Roman" w:hAnsi="Times New Roman" w:cs="Times New Roman"/>
          </w:rPr>
          <w:t xml:space="preserve"> challenge the </w:t>
        </w:r>
      </w:ins>
      <w:ins w:id="882" w:author="Benton, Deon" w:date="2026-05-08T14:17:00Z" w16du:dateUtc="2026-05-08T19:17:00Z">
        <w:r w:rsidR="00A150EF">
          <w:rPr>
            <w:rFonts w:ascii="Times New Roman" w:eastAsia="Times New Roman" w:hAnsi="Times New Roman" w:cs="Times New Roman"/>
          </w:rPr>
          <w:t>claim</w:t>
        </w:r>
      </w:ins>
      <w:ins w:id="883" w:author="Benton, Deon" w:date="2026-05-08T14:15:00Z" w16du:dateUtc="2026-05-08T19:15:00Z">
        <w:r w:rsidR="00A150EF">
          <w:rPr>
            <w:rFonts w:ascii="Times New Roman" w:eastAsia="Times New Roman" w:hAnsi="Times New Roman" w:cs="Times New Roman"/>
          </w:rPr>
          <w:t xml:space="preserve"> that </w:t>
        </w:r>
      </w:ins>
      <w:ins w:id="884" w:author="Benton, Deon" w:date="2026-05-08T14:17:00Z" w16du:dateUtc="2026-05-08T19:17:00Z">
        <w:r w:rsidR="00A150EF">
          <w:rPr>
            <w:rFonts w:ascii="Times New Roman" w:eastAsia="Times New Roman" w:hAnsi="Times New Roman" w:cs="Times New Roman"/>
          </w:rPr>
          <w:t>infants</w:t>
        </w:r>
      </w:ins>
      <w:ins w:id="885" w:author="Benton, Deon" w:date="2026-05-08T14:15:00Z" w16du:dateUtc="2026-05-08T19:15:00Z">
        <w:r w:rsidR="00A150EF">
          <w:rPr>
            <w:rFonts w:ascii="Times New Roman" w:eastAsia="Times New Roman" w:hAnsi="Times New Roman" w:cs="Times New Roman"/>
          </w:rPr>
          <w:t xml:space="preserve"> </w:t>
        </w:r>
      </w:ins>
      <w:ins w:id="886" w:author="Benton, Deon" w:date="2026-05-08T14:17:00Z" w16du:dateUtc="2026-05-08T19:17:00Z">
        <w:r w:rsidR="00A150EF">
          <w:rPr>
            <w:rFonts w:ascii="Times New Roman" w:eastAsia="Times New Roman" w:hAnsi="Times New Roman" w:cs="Times New Roman"/>
          </w:rPr>
          <w:t>possess</w:t>
        </w:r>
      </w:ins>
      <w:ins w:id="887" w:author="Benton, Deon" w:date="2026-05-08T14:19:00Z" w16du:dateUtc="2026-05-08T19:19:00Z">
        <w:r w:rsidR="000615BE">
          <w:rPr>
            <w:rFonts w:ascii="Times New Roman" w:eastAsia="Times New Roman" w:hAnsi="Times New Roman" w:cs="Times New Roman"/>
          </w:rPr>
          <w:t xml:space="preserve"> a domain-specific syst</w:t>
        </w:r>
      </w:ins>
      <w:ins w:id="888"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889" w:author="Benton, Deon" w:date="2026-05-08T14:21:00Z" w16du:dateUtc="2026-05-08T19:21:00Z">
        <w:r w:rsidR="009F5C22">
          <w:rPr>
            <w:rFonts w:ascii="Times New Roman" w:eastAsia="Times New Roman" w:hAnsi="Times New Roman" w:cs="Times New Roman"/>
          </w:rPr>
          <w:t xml:space="preserve"> their efficiency and rationality</w:t>
        </w:r>
      </w:ins>
      <w:ins w:id="890" w:author="Benton, Deon" w:date="2026-05-08T17:06:00Z" w16du:dateUtc="2026-05-08T22:06:00Z">
        <w:r w:rsidR="00000938">
          <w:rPr>
            <w:rFonts w:ascii="Times New Roman" w:eastAsia="Times New Roman" w:hAnsi="Times New Roman" w:cs="Times New Roman"/>
          </w:rPr>
          <w:t>,</w:t>
        </w:r>
      </w:ins>
      <w:ins w:id="891" w:author="Benton, Deon" w:date="2026-05-08T17:10:00Z" w16du:dateUtc="2026-05-08T22:10:00Z">
        <w:r w:rsidR="003A67F7">
          <w:rPr>
            <w:rFonts w:ascii="Times New Roman" w:eastAsia="Times New Roman" w:hAnsi="Times New Roman" w:cs="Times New Roman"/>
          </w:rPr>
          <w:t xml:space="preserve"> they nevertheless raise one potential concern:</w:t>
        </w:r>
      </w:ins>
      <w:ins w:id="892" w:author="Benton, Deon" w:date="2026-05-08T17:06:00Z" w16du:dateUtc="2026-05-08T22:06:00Z">
        <w:r w:rsidR="00000938">
          <w:rPr>
            <w:rFonts w:ascii="Times New Roman" w:eastAsia="Times New Roman" w:hAnsi="Times New Roman" w:cs="Times New Roman"/>
          </w:rPr>
          <w:t xml:space="preserve"> </w:t>
        </w:r>
      </w:ins>
      <w:ins w:id="893" w:author="Benton, Deon" w:date="2026-05-08T17:10:00Z" w16du:dateUtc="2026-05-08T22:10:00Z">
        <w:r w:rsidR="003A67F7">
          <w:rPr>
            <w:rFonts w:ascii="Times New Roman" w:eastAsia="Times New Roman" w:hAnsi="Times New Roman" w:cs="Times New Roman"/>
          </w:rPr>
          <w:t>This is that</w:t>
        </w:r>
      </w:ins>
      <w:ins w:id="894"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895" w:author="Benton, Deon" w:date="2026-05-08T17:07:00Z" w16du:dateUtc="2026-05-08T22:07:00Z">
        <w:r w:rsidR="009774E2">
          <w:rPr>
            <w:rFonts w:ascii="Times New Roman" w:eastAsia="Times New Roman" w:hAnsi="Times New Roman" w:cs="Times New Roman"/>
          </w:rPr>
          <w:t xml:space="preserve"> may have been </w:t>
        </w:r>
      </w:ins>
      <w:ins w:id="896" w:author="Benton, Deon" w:date="2026-05-08T17:08:00Z" w16du:dateUtc="2026-05-08T22:08:00Z">
        <w:r w:rsidR="009774E2">
          <w:rPr>
            <w:rFonts w:ascii="Times New Roman" w:eastAsia="Times New Roman" w:hAnsi="Times New Roman" w:cs="Times New Roman"/>
          </w:rPr>
          <w:t>much purer than that</w:t>
        </w:r>
      </w:ins>
      <w:ins w:id="897" w:author="Benton, Deon" w:date="2026-05-08T17:07:00Z" w16du:dateUtc="2026-05-08T22:07:00Z">
        <w:r w:rsidR="009774E2">
          <w:rPr>
            <w:rFonts w:ascii="Times New Roman" w:eastAsia="Times New Roman" w:hAnsi="Times New Roman" w:cs="Times New Roman"/>
          </w:rPr>
          <w:t xml:space="preserve"> of infants</w:t>
        </w:r>
      </w:ins>
      <w:ins w:id="898" w:author="Benton, Deon" w:date="2026-05-08T17:08:00Z" w16du:dateUtc="2026-05-08T22:08:00Z">
        <w:r w:rsidR="009774E2">
          <w:rPr>
            <w:rFonts w:ascii="Times New Roman" w:eastAsia="Times New Roman" w:hAnsi="Times New Roman" w:cs="Times New Roman"/>
          </w:rPr>
          <w:t xml:space="preserve">. The </w:t>
        </w:r>
      </w:ins>
      <w:ins w:id="899"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900" w:author="Benton, Deon" w:date="2026-05-08T17:09:00Z" w16du:dateUtc="2026-05-08T22:09:00Z">
        <w:r w:rsidR="003A67F7">
          <w:rPr>
            <w:rFonts w:ascii="Times New Roman" w:eastAsia="Times New Roman" w:hAnsi="Times New Roman" w:cs="Times New Roman"/>
          </w:rPr>
          <w:t>By contrast</w:t>
        </w:r>
      </w:ins>
      <w:ins w:id="901"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w:t>
      </w:r>
      <w:r w:rsidR="004C38F1">
        <w:rPr>
          <w:rFonts w:ascii="Times New Roman" w:eastAsia="Times New Roman" w:hAnsi="Times New Roman" w:cs="Times New Roman"/>
        </w:rPr>
        <w:lastRenderedPageBreak/>
        <w:t xml:space="preserve">performance in </w:t>
      </w:r>
      <w:ins w:id="902"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 xml:space="preserve">served as a direct replication of </w:t>
      </w:r>
      <w:r w:rsidR="00585C9B">
        <w:rPr>
          <w:rFonts w:ascii="Times New Roman" w:eastAsia="Times New Roman" w:hAnsi="Times New Roman" w:cs="Times New Roman"/>
        </w:rPr>
        <w:lastRenderedPageBreak/>
        <w:t>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903"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w:t>
      </w:r>
      <w:r w:rsidR="00AD4C5C" w:rsidRPr="00AD2FB8">
        <w:rPr>
          <w:rFonts w:ascii="Times New Roman" w:hAnsi="Times New Roman" w:cs="Times New Roman"/>
          <w:color w:val="000000" w:themeColor="text1"/>
        </w:rPr>
        <w:lastRenderedPageBreak/>
        <w:t xml:space="preserve">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904"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905"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lastRenderedPageBreak/>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906"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907" w:author="Benton, Deon" w:date="2026-05-08T22:31:00Z" w16du:dateUtc="2026-05-09T03:31:00Z">
        <w:r w:rsidR="008A3B04">
          <w:rPr>
            <w:rFonts w:ascii="Times New Roman" w:hAnsi="Times New Roman" w:cs="Times New Roman"/>
          </w:rPr>
          <w:t xml:space="preserve">provides a veridical account of infant </w:t>
        </w:r>
      </w:ins>
      <w:ins w:id="908" w:author="Benton, Deon" w:date="2026-05-16T15:39:00Z" w16du:dateUtc="2026-05-16T20:39:00Z">
        <w:r w:rsidR="00DB0881">
          <w:rPr>
            <w:rFonts w:ascii="Times New Roman" w:hAnsi="Times New Roman" w:cs="Times New Roman"/>
          </w:rPr>
          <w:t>action efficiency understanding</w:t>
        </w:r>
      </w:ins>
      <w:ins w:id="909" w:author="Benton, Deon" w:date="2026-05-08T22:32:00Z" w16du:dateUtc="2026-05-09T03:32:00Z">
        <w:r w:rsidR="008A3B04">
          <w:rPr>
            <w:rFonts w:ascii="Times New Roman" w:hAnsi="Times New Roman" w:cs="Times New Roman"/>
          </w:rPr>
          <w:t>.</w:t>
        </w:r>
      </w:ins>
      <w:ins w:id="910" w:author="Benton, Deon" w:date="2026-05-08T22:33:00Z" w16du:dateUtc="2026-05-09T03:33:00Z">
        <w:r w:rsidR="008A3B04">
          <w:rPr>
            <w:rFonts w:ascii="Times New Roman" w:hAnsi="Times New Roman" w:cs="Times New Roman"/>
          </w:rPr>
          <w:t xml:space="preserve"> One way to address this issue is to show that ALIAS can capture </w:t>
        </w:r>
      </w:ins>
      <w:ins w:id="911"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912"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913"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914"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915"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916" w:author="Benton, Deon" w:date="2026-05-10T15:26:00Z" w16du:dateUtc="2026-05-10T20:26:00Z">
        <w:r w:rsidR="00E2240B" w:rsidDel="00680F6C">
          <w:rPr>
            <w:rFonts w:ascii="Times New Roman" w:eastAsia="Times New Roman" w:hAnsi="Times New Roman" w:cs="Times New Roman"/>
          </w:rPr>
          <w:delText>B</w:delText>
        </w:r>
      </w:del>
      <w:ins w:id="917"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918"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919"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920"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921"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922"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923"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924" w:author="Benton, Deon" w:date="2026-05-08T22:39:00Z" w16du:dateUtc="2026-05-09T03:39:00Z">
        <w:r w:rsidR="003A4C4D">
          <w:rPr>
            <w:rFonts w:ascii="Times New Roman" w:eastAsia="Times New Roman" w:hAnsi="Times New Roman" w:cs="Times New Roman"/>
          </w:rPr>
          <w:t>—</w:t>
        </w:r>
      </w:ins>
      <w:ins w:id="925"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926" w:author="Benton, Deon" w:date="2026-05-10T15:27:00Z" w16du:dateUtc="2026-05-10T20:27:00Z">
        <w:r w:rsidR="000D3453">
          <w:rPr>
            <w:rFonts w:ascii="Times New Roman" w:eastAsia="Times New Roman" w:hAnsi="Times New Roman" w:cs="Times New Roman"/>
          </w:rPr>
          <w:t>OM10 and OM10-2’s inability</w:t>
        </w:r>
      </w:ins>
      <w:ins w:id="927" w:author="Benton, Deon" w:date="2026-05-10T15:38:00Z" w16du:dateUtc="2026-05-10T20:38:00Z">
        <w:r w:rsidR="00D500FD">
          <w:rPr>
            <w:rFonts w:ascii="Times New Roman" w:eastAsia="Times New Roman" w:hAnsi="Times New Roman" w:cs="Times New Roman"/>
          </w:rPr>
          <w:t xml:space="preserve"> to represent the surface featur</w:t>
        </w:r>
      </w:ins>
      <w:ins w:id="928" w:author="Benton, Deon" w:date="2026-05-10T15:39:00Z" w16du:dateUtc="2026-05-10T20:39:00Z">
        <w:r w:rsidR="00D500FD">
          <w:rPr>
            <w:rFonts w:ascii="Times New Roman" w:eastAsia="Times New Roman" w:hAnsi="Times New Roman" w:cs="Times New Roman"/>
          </w:rPr>
          <w:t>es of different kinds of entities</w:t>
        </w:r>
      </w:ins>
      <w:ins w:id="929"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930"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931"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t>
      </w:r>
      <w:r w:rsidR="00B66B6C">
        <w:rPr>
          <w:rFonts w:ascii="Times New Roman" w:hAnsi="Times New Roman" w:cs="Times New Roman"/>
        </w:rPr>
        <w:lastRenderedPageBreak/>
        <w:t xml:space="preserve">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w:t>
      </w:r>
      <w:r w:rsidR="008F3FD0">
        <w:rPr>
          <w:rFonts w:ascii="Times New Roman" w:hAnsi="Times New Roman" w:cs="Times New Roman"/>
        </w:rPr>
        <w:lastRenderedPageBreak/>
        <w:t>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932"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w:t>
      </w:r>
      <w:r w:rsidR="00D17834">
        <w:rPr>
          <w:rFonts w:ascii="Times New Roman" w:hAnsi="Times New Roman" w:cs="Times New Roman"/>
        </w:rPr>
        <w:lastRenderedPageBreak/>
        <w:t>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933"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934"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w:t>
      </w:r>
      <w:r w:rsidR="00EC3B66">
        <w:rPr>
          <w:rFonts w:ascii="Times New Roman" w:hAnsi="Times New Roman" w:cs="Times New Roman"/>
        </w:rPr>
        <w:lastRenderedPageBreak/>
        <w:t xml:space="preserve">Incongruent test event—in which the first object failed to stop next to the first one—than to the Congruent test event—in which the first object came to rest next to the first one. </w:t>
      </w:r>
      <w:ins w:id="935" w:author="Benton, Deon" w:date="2026-05-15T23:56:00Z" w16du:dateUtc="2026-05-16T04:56:00Z">
        <w:r w:rsidR="007207DC">
          <w:rPr>
            <w:rFonts w:ascii="Times New Roman" w:hAnsi="Times New Roman" w:cs="Times New Roman"/>
          </w:rPr>
          <w:t xml:space="preserve">The </w:t>
        </w:r>
      </w:ins>
      <w:ins w:id="936" w:author="Benton, Deon" w:date="2026-05-16T00:08:00Z" w16du:dateUtc="2026-05-16T05:08:00Z">
        <w:r w:rsidR="00AE768C">
          <w:rPr>
            <w:rFonts w:ascii="Times New Roman" w:hAnsi="Times New Roman" w:cs="Times New Roman"/>
          </w:rPr>
          <w:t xml:space="preserve">mechanistic </w:t>
        </w:r>
      </w:ins>
      <w:ins w:id="937" w:author="Benton, Deon" w:date="2026-05-15T23:56:00Z" w16du:dateUtc="2026-05-16T04:56:00Z">
        <w:r w:rsidR="007207DC">
          <w:rPr>
            <w:rFonts w:ascii="Times New Roman" w:hAnsi="Times New Roman" w:cs="Times New Roman"/>
          </w:rPr>
          <w:t>reason</w:t>
        </w:r>
      </w:ins>
      <w:ins w:id="938" w:author="Benton, Deon" w:date="2026-05-15T23:57:00Z" w16du:dateUtc="2026-05-16T04:57:00Z">
        <w:r w:rsidR="007207DC">
          <w:rPr>
            <w:rFonts w:ascii="Times New Roman" w:hAnsi="Times New Roman" w:cs="Times New Roman"/>
          </w:rPr>
          <w:t xml:space="preserve"> for </w:t>
        </w:r>
      </w:ins>
      <w:ins w:id="939" w:author="Benton, Deon" w:date="2026-05-16T00:23:00Z" w16du:dateUtc="2026-05-16T05:23:00Z">
        <w:r w:rsidR="009D5B76">
          <w:rPr>
            <w:rFonts w:ascii="Times New Roman" w:hAnsi="Times New Roman" w:cs="Times New Roman"/>
          </w:rPr>
          <w:t>how netw</w:t>
        </w:r>
      </w:ins>
      <w:ins w:id="940"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941" w:author="Benton, Deon" w:date="2026-05-15T23:57:00Z" w16du:dateUtc="2026-05-16T04:57:00Z">
        <w:r w:rsidR="007207DC">
          <w:rPr>
            <w:rFonts w:ascii="Times New Roman" w:hAnsi="Times New Roman" w:cs="Times New Roman"/>
          </w:rPr>
          <w:t>: Th</w:t>
        </w:r>
      </w:ins>
      <w:ins w:id="942" w:author="Benton, Deon" w:date="2026-05-15T23:58:00Z" w16du:dateUtc="2026-05-16T04:58:00Z">
        <w:r w:rsidR="007207DC">
          <w:rPr>
            <w:rFonts w:ascii="Times New Roman" w:hAnsi="Times New Roman" w:cs="Times New Roman"/>
          </w:rPr>
          <w:t xml:space="preserve">e </w:t>
        </w:r>
      </w:ins>
      <w:ins w:id="943" w:author="Benton, Deon" w:date="2026-05-16T00:07:00Z" w16du:dateUtc="2026-05-16T05:07:00Z">
        <w:r w:rsidR="00AE768C">
          <w:rPr>
            <w:rFonts w:ascii="Times New Roman" w:hAnsi="Times New Roman" w:cs="Times New Roman"/>
          </w:rPr>
          <w:t xml:space="preserve">input </w:t>
        </w:r>
      </w:ins>
      <w:ins w:id="944" w:author="Benton, Deon" w:date="2026-05-16T00:24:00Z" w16du:dateUtc="2026-05-16T05:24:00Z">
        <w:r w:rsidR="00A048A3">
          <w:rPr>
            <w:rFonts w:ascii="Times New Roman" w:hAnsi="Times New Roman" w:cs="Times New Roman"/>
          </w:rPr>
          <w:t xml:space="preserve">to the network during the Incongruent test event </w:t>
        </w:r>
      </w:ins>
      <w:ins w:id="945" w:author="Benton, Deon" w:date="2026-05-16T00:01:00Z" w16du:dateUtc="2026-05-16T05:01:00Z">
        <w:r w:rsidR="00AE768C">
          <w:rPr>
            <w:rFonts w:ascii="Times New Roman" w:hAnsi="Times New Roman" w:cs="Times New Roman"/>
          </w:rPr>
          <w:t xml:space="preserve">(e.g., </w:t>
        </w:r>
      </w:ins>
      <w:ins w:id="946" w:author="Benton, Deon" w:date="2026-05-16T00:05:00Z" w16du:dateUtc="2026-05-16T05:05:00Z">
        <w:r w:rsidR="00AE768C">
          <w:rPr>
            <w:rFonts w:ascii="Times New Roman" w:hAnsi="Times New Roman" w:cs="Times New Roman"/>
          </w:rPr>
          <w:t xml:space="preserve">curved motion, small barrier, low </w:t>
        </w:r>
      </w:ins>
      <w:ins w:id="947" w:author="Benton, Deon" w:date="2026-05-16T00:06:00Z" w16du:dateUtc="2026-05-16T05:06:00Z">
        <w:r w:rsidR="00AE768C">
          <w:rPr>
            <w:rFonts w:ascii="Times New Roman" w:hAnsi="Times New Roman" w:cs="Times New Roman"/>
          </w:rPr>
          <w:t xml:space="preserve">jump, </w:t>
        </w:r>
      </w:ins>
      <w:ins w:id="948" w:author="Benton, Deon" w:date="2026-05-16T00:24:00Z" w16du:dateUtc="2026-05-16T05:24:00Z">
        <w:r w:rsidR="00A048A3">
          <w:rPr>
            <w:rFonts w:ascii="Times New Roman" w:hAnsi="Times New Roman" w:cs="Times New Roman"/>
          </w:rPr>
          <w:t xml:space="preserve">spatial </w:t>
        </w:r>
      </w:ins>
      <w:ins w:id="949" w:author="Benton, Deon" w:date="2026-05-16T00:26:00Z" w16du:dateUtc="2026-05-16T05:26:00Z">
        <w:r w:rsidR="00A048A3">
          <w:rPr>
            <w:rFonts w:ascii="Times New Roman" w:hAnsi="Times New Roman" w:cs="Times New Roman"/>
          </w:rPr>
          <w:t>noncontiguity</w:t>
        </w:r>
      </w:ins>
      <w:ins w:id="950" w:author="Benton, Deon" w:date="2026-05-16T00:24:00Z" w16du:dateUtc="2026-05-16T05:24:00Z">
        <w:r w:rsidR="00A048A3">
          <w:rPr>
            <w:rFonts w:ascii="Times New Roman" w:hAnsi="Times New Roman" w:cs="Times New Roman"/>
          </w:rPr>
          <w:t xml:space="preserve"> between an</w:t>
        </w:r>
      </w:ins>
      <w:ins w:id="951" w:author="Benton, Deon" w:date="2026-05-16T00:25:00Z" w16du:dateUtc="2026-05-16T05:25:00Z">
        <w:r w:rsidR="00A048A3">
          <w:rPr>
            <w:rFonts w:ascii="Times New Roman" w:hAnsi="Times New Roman" w:cs="Times New Roman"/>
          </w:rPr>
          <w:t xml:space="preserve"> agent and its goal</w:t>
        </w:r>
      </w:ins>
      <w:ins w:id="952" w:author="Benton, Deon" w:date="2026-05-16T00:06:00Z" w16du:dateUtc="2026-05-16T05:06:00Z">
        <w:r w:rsidR="00AE768C">
          <w:rPr>
            <w:rFonts w:ascii="Times New Roman" w:hAnsi="Times New Roman" w:cs="Times New Roman"/>
          </w:rPr>
          <w:t>)</w:t>
        </w:r>
      </w:ins>
      <w:ins w:id="953"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954" w:author="Benton, Deon" w:date="2026-05-15T23:59:00Z" w16du:dateUtc="2026-05-16T04:59:00Z">
        <w:r w:rsidR="00AE768C">
          <w:rPr>
            <w:rFonts w:ascii="Times New Roman" w:hAnsi="Times New Roman" w:cs="Times New Roman"/>
          </w:rPr>
          <w:t>ining phase between this</w:t>
        </w:r>
      </w:ins>
      <w:ins w:id="955" w:author="Benton, Deon" w:date="2026-05-16T00:08:00Z" w16du:dateUtc="2026-05-16T05:08:00Z">
        <w:r w:rsidR="00AE768C">
          <w:rPr>
            <w:rFonts w:ascii="Times New Roman" w:hAnsi="Times New Roman" w:cs="Times New Roman"/>
          </w:rPr>
          <w:t xml:space="preserve"> visual</w:t>
        </w:r>
      </w:ins>
      <w:ins w:id="956" w:author="Benton, Deon" w:date="2026-05-15T23:59:00Z" w16du:dateUtc="2026-05-16T04:59:00Z">
        <w:r w:rsidR="00AE768C">
          <w:rPr>
            <w:rFonts w:ascii="Times New Roman" w:hAnsi="Times New Roman" w:cs="Times New Roman"/>
          </w:rPr>
          <w:t xml:space="preserve"> information and </w:t>
        </w:r>
      </w:ins>
      <w:ins w:id="957"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958" w:author="Benton, Deon" w:date="2026-05-16T00:10:00Z" w16du:dateUtc="2026-05-16T05:10:00Z">
        <w:r w:rsidR="00953F2D">
          <w:rPr>
            <w:rFonts w:ascii="Times New Roman" w:hAnsi="Times New Roman" w:cs="Times New Roman"/>
          </w:rPr>
          <w:t>xt to its goal, the two were spatially contiguous</w:t>
        </w:r>
      </w:ins>
      <w:ins w:id="959" w:author="Benton, Deon" w:date="2026-05-15T23:59:00Z" w16du:dateUtc="2026-05-16T04:59:00Z">
        <w:r w:rsidR="00AE768C">
          <w:rPr>
            <w:rFonts w:ascii="Times New Roman" w:hAnsi="Times New Roman" w:cs="Times New Roman"/>
          </w:rPr>
          <w:t xml:space="preserve">. </w:t>
        </w:r>
      </w:ins>
      <w:ins w:id="960" w:author="Benton, Deon" w:date="2026-05-16T00:23:00Z" w16du:dateUtc="2026-05-16T05:23:00Z">
        <w:r w:rsidR="00023160">
          <w:rPr>
            <w:rFonts w:ascii="Times New Roman" w:hAnsi="Times New Roman" w:cs="Times New Roman"/>
          </w:rPr>
          <w:t>No such violation occurred for the Congruent event</w:t>
        </w:r>
      </w:ins>
      <w:ins w:id="961" w:author="Benton, Deon" w:date="2026-05-16T00:27:00Z" w16du:dateUtc="2026-05-16T05:27:00Z">
        <w:r w:rsidR="00A048A3">
          <w:rPr>
            <w:rFonts w:ascii="Times New Roman" w:hAnsi="Times New Roman" w:cs="Times New Roman"/>
          </w:rPr>
          <w:t>; the input to the network during this event was consiste</w:t>
        </w:r>
      </w:ins>
      <w:ins w:id="962" w:author="Benton, Deon" w:date="2026-05-16T00:28:00Z" w16du:dateUtc="2026-05-16T05:28:00Z">
        <w:r w:rsidR="00A048A3">
          <w:rPr>
            <w:rFonts w:ascii="Times New Roman" w:hAnsi="Times New Roman" w:cs="Times New Roman"/>
          </w:rPr>
          <w:t>nt with that encountered during the pretraining phase.</w:t>
        </w:r>
      </w:ins>
      <w:ins w:id="963"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964"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965"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966"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events—that is, information about obstacles and goals—were </w:t>
      </w:r>
      <w:ins w:id="967"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968"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969" w:author="Benton, Deon" w:date="2026-05-16T00:21:00Z" w16du:dateUtc="2026-05-16T05:21:00Z">
        <w:r w:rsidR="00771028">
          <w:rPr>
            <w:rFonts w:ascii="Times New Roman" w:hAnsi="Times New Roman" w:cs="Times New Roman"/>
          </w:rPr>
          <w:t>Here, networks looked longer at the</w:t>
        </w:r>
      </w:ins>
      <w:ins w:id="970" w:author="Benton, Deon" w:date="2026-05-16T00:10:00Z" w16du:dateUtc="2026-05-16T05:10:00Z">
        <w:r w:rsidR="00466B42">
          <w:rPr>
            <w:rFonts w:ascii="Times New Roman" w:hAnsi="Times New Roman" w:cs="Times New Roman"/>
          </w:rPr>
          <w:t xml:space="preserve"> </w:t>
        </w:r>
      </w:ins>
      <w:ins w:id="971" w:author="Benton, Deon" w:date="2026-05-16T00:11:00Z" w16du:dateUtc="2026-05-16T05:11:00Z">
        <w:r w:rsidR="00466B42">
          <w:rPr>
            <w:rFonts w:ascii="Times New Roman" w:hAnsi="Times New Roman" w:cs="Times New Roman"/>
          </w:rPr>
          <w:t xml:space="preserve">No-Obstacle test event than at the Obstacle one </w:t>
        </w:r>
      </w:ins>
      <w:ins w:id="972" w:author="Benton, Deon" w:date="2026-05-16T00:21:00Z" w16du:dateUtc="2026-05-16T05:21:00Z">
        <w:r w:rsidR="00771028">
          <w:rPr>
            <w:rFonts w:ascii="Times New Roman" w:hAnsi="Times New Roman" w:cs="Times New Roman"/>
          </w:rPr>
          <w:t>because the</w:t>
        </w:r>
      </w:ins>
      <w:ins w:id="973" w:author="Benton, Deon" w:date="2026-05-16T00:11:00Z" w16du:dateUtc="2026-05-16T05:11:00Z">
        <w:r w:rsidR="00466B42">
          <w:rPr>
            <w:rFonts w:ascii="Times New Roman" w:hAnsi="Times New Roman" w:cs="Times New Roman"/>
          </w:rPr>
          <w:t xml:space="preserve"> presence of curved motion in the absence of an obstacle</w:t>
        </w:r>
      </w:ins>
      <w:ins w:id="974" w:author="Benton, Deon" w:date="2026-05-16T00:21:00Z" w16du:dateUtc="2026-05-16T05:21:00Z">
        <w:r w:rsidR="00771028">
          <w:rPr>
            <w:rFonts w:ascii="Times New Roman" w:hAnsi="Times New Roman" w:cs="Times New Roman"/>
          </w:rPr>
          <w:t xml:space="preserve"> in the No-O</w:t>
        </w:r>
      </w:ins>
      <w:ins w:id="975" w:author="Benton, Deon" w:date="2026-05-16T00:22:00Z" w16du:dateUtc="2026-05-16T05:22:00Z">
        <w:r w:rsidR="00771028">
          <w:rPr>
            <w:rFonts w:ascii="Times New Roman" w:hAnsi="Times New Roman" w:cs="Times New Roman"/>
          </w:rPr>
          <w:t>bstacle event</w:t>
        </w:r>
      </w:ins>
      <w:ins w:id="976" w:author="Benton, Deon" w:date="2026-05-16T00:11:00Z" w16du:dateUtc="2026-05-16T05:11:00Z">
        <w:r w:rsidR="00466B42">
          <w:rPr>
            <w:rFonts w:ascii="Times New Roman" w:hAnsi="Times New Roman" w:cs="Times New Roman"/>
          </w:rPr>
          <w:t xml:space="preserve"> violated a</w:t>
        </w:r>
      </w:ins>
      <w:ins w:id="977"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978"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w:t>
      </w:r>
      <w:r w:rsidR="003C2506">
        <w:rPr>
          <w:rFonts w:ascii="Times New Roman" w:hAnsi="Times New Roman" w:cs="Times New Roman"/>
        </w:rPr>
        <w:lastRenderedPageBreak/>
        <w:t>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w:t>
      </w:r>
      <w:r w:rsidR="007F617E">
        <w:rPr>
          <w:rFonts w:ascii="Times New Roman" w:hAnsi="Times New Roman" w:cs="Times New Roman"/>
        </w:rPr>
        <w:lastRenderedPageBreak/>
        <w:t>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w:t>
      </w:r>
      <w:r w:rsidR="00EC79AC">
        <w:rPr>
          <w:rFonts w:ascii="Times New Roman" w:hAnsi="Times New Roman" w:cs="Times New Roman"/>
        </w:rPr>
        <w:lastRenderedPageBreak/>
        <w:t xml:space="preserve">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w:t>
      </w:r>
      <w:ins w:id="979"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980"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 xml:space="preserve">a domain-general associative </w:t>
      </w:r>
      <w:r w:rsidR="0007750A">
        <w:rPr>
          <w:rFonts w:ascii="Times New Roman" w:hAnsi="Times New Roman" w:cs="Times New Roman"/>
        </w:rPr>
        <w:lastRenderedPageBreak/>
        <w:t>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98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98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983" w:author="Benton, Deon" w:date="2026-04-28T15:48:00Z" w16du:dateUtc="2026-04-28T20:48:00Z">
        <w:r w:rsidR="00747CCB">
          <w:rPr>
            <w:rFonts w:ascii="Times New Roman" w:hAnsi="Times New Roman" w:cs="Times New Roman"/>
          </w:rPr>
          <w:t xml:space="preserve"> These infants were then tested on two events</w:t>
        </w:r>
      </w:ins>
      <w:ins w:id="98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985" w:author="Benton, Deon" w:date="2026-05-16T01:04:00Z" w16du:dateUtc="2026-05-16T06:04:00Z">
        <w:r w:rsidR="00C727CC">
          <w:rPr>
            <w:rFonts w:ascii="Times New Roman" w:hAnsi="Times New Roman" w:cs="Times New Roman"/>
          </w:rPr>
          <w:t>Low, efficient</w:t>
        </w:r>
      </w:ins>
      <w:ins w:id="986"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987" w:author="Benton, Deon" w:date="2026-05-16T01:04:00Z" w16du:dateUtc="2026-05-16T06:04:00Z">
        <w:r w:rsidR="00C727CC">
          <w:rPr>
            <w:rFonts w:ascii="Times New Roman" w:hAnsi="Times New Roman" w:cs="Times New Roman"/>
          </w:rPr>
          <w:t>H</w:t>
        </w:r>
      </w:ins>
      <w:ins w:id="988"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989"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990"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991" w:author="Benton, Deon" w:date="2026-04-28T15:49:00Z" w16du:dateUtc="2026-04-28T20:49:00Z">
        <w:r w:rsidR="00227F52">
          <w:rPr>
            <w:rFonts w:ascii="Times New Roman" w:hAnsi="Times New Roman" w:cs="Times New Roman"/>
          </w:rPr>
          <w:t xml:space="preserve"> and tested on the same </w:t>
        </w:r>
      </w:ins>
      <w:ins w:id="992" w:author="Benton, Deon" w:date="2026-04-28T15:50:00Z" w16du:dateUtc="2026-04-28T20:50:00Z">
        <w:r w:rsidR="00227F52">
          <w:rPr>
            <w:rFonts w:ascii="Times New Roman" w:hAnsi="Times New Roman" w:cs="Times New Roman"/>
          </w:rPr>
          <w:t xml:space="preserve">events except that the barrier was located peripherally. </w:t>
        </w:r>
      </w:ins>
      <w:ins w:id="993" w:author="Benton, Deon" w:date="2026-04-28T15:52:00Z" w16du:dateUtc="2026-04-28T20:52:00Z">
        <w:r w:rsidR="008050B6">
          <w:rPr>
            <w:rFonts w:ascii="Times New Roman" w:hAnsi="Times New Roman" w:cs="Times New Roman"/>
          </w:rPr>
          <w:t xml:space="preserve">Liu and Spelke (2017) found that only when the barrier was located beneath the curved motion did infants look longer at the </w:t>
        </w:r>
      </w:ins>
      <w:ins w:id="994" w:author="Benton, Deon" w:date="2026-05-16T01:08:00Z" w16du:dateUtc="2026-05-16T06:08:00Z">
        <w:r w:rsidR="00DD3452">
          <w:rPr>
            <w:rFonts w:ascii="Times New Roman" w:hAnsi="Times New Roman" w:cs="Times New Roman"/>
          </w:rPr>
          <w:t>H</w:t>
        </w:r>
      </w:ins>
      <w:ins w:id="995" w:author="Benton, Deon" w:date="2026-04-28T15:52:00Z" w16du:dateUtc="2026-04-28T20:52:00Z">
        <w:r w:rsidR="008050B6">
          <w:rPr>
            <w:rFonts w:ascii="Times New Roman" w:hAnsi="Times New Roman" w:cs="Times New Roman"/>
          </w:rPr>
          <w:t xml:space="preserve">igh, inefficient test event than at the </w:t>
        </w:r>
      </w:ins>
      <w:ins w:id="996" w:author="Benton, Deon" w:date="2026-05-16T01:08:00Z" w16du:dateUtc="2026-05-16T06:08:00Z">
        <w:r w:rsidR="00DD3452">
          <w:rPr>
            <w:rFonts w:ascii="Times New Roman" w:hAnsi="Times New Roman" w:cs="Times New Roman"/>
          </w:rPr>
          <w:t>L</w:t>
        </w:r>
      </w:ins>
      <w:ins w:id="997" w:author="Benton, Deon" w:date="2026-04-28T15:52:00Z" w16du:dateUtc="2026-04-28T20:52:00Z">
        <w:r w:rsidR="008050B6">
          <w:rPr>
            <w:rFonts w:ascii="Times New Roman" w:hAnsi="Times New Roman" w:cs="Times New Roman"/>
          </w:rPr>
          <w:t>ow, inefficient one; infants in Experiment 2 looked</w:t>
        </w:r>
      </w:ins>
      <w:ins w:id="998" w:author="Benton, Deon" w:date="2026-04-28T15:53:00Z" w16du:dateUtc="2026-04-28T20:53:00Z">
        <w:r w:rsidR="008050B6">
          <w:rPr>
            <w:rFonts w:ascii="Times New Roman" w:hAnsi="Times New Roman" w:cs="Times New Roman"/>
          </w:rPr>
          <w:t xml:space="preserve"> </w:t>
        </w:r>
      </w:ins>
      <w:ins w:id="999" w:author="Benton, Deon" w:date="2026-04-28T15:54:00Z" w16du:dateUtc="2026-04-28T20:54:00Z">
        <w:r w:rsidR="008050B6">
          <w:rPr>
            <w:rFonts w:ascii="Times New Roman" w:hAnsi="Times New Roman" w:cs="Times New Roman"/>
          </w:rPr>
          <w:t xml:space="preserve">about equally long at both test events. If anything, </w:t>
        </w:r>
      </w:ins>
      <w:ins w:id="1000" w:author="Benton, Deon" w:date="2026-04-28T15:53:00Z" w16du:dateUtc="2026-04-28T20:53:00Z">
        <w:r w:rsidR="008050B6">
          <w:rPr>
            <w:rFonts w:ascii="Times New Roman" w:hAnsi="Times New Roman" w:cs="Times New Roman"/>
          </w:rPr>
          <w:t>there was a</w:t>
        </w:r>
      </w:ins>
      <w:ins w:id="1001" w:author="Benton, Deon" w:date="2026-04-28T15:54:00Z" w16du:dateUtc="2026-04-28T20:54:00Z">
        <w:r w:rsidR="008050B6">
          <w:rPr>
            <w:rFonts w:ascii="Times New Roman" w:hAnsi="Times New Roman" w:cs="Times New Roman"/>
          </w:rPr>
          <w:t xml:space="preserve"> numerical, but still</w:t>
        </w:r>
      </w:ins>
      <w:ins w:id="1002" w:author="Benton, Deon" w:date="2026-04-28T15:53:00Z" w16du:dateUtc="2026-04-28T20:53:00Z">
        <w:r w:rsidR="008050B6">
          <w:rPr>
            <w:rFonts w:ascii="Times New Roman" w:hAnsi="Times New Roman" w:cs="Times New Roman"/>
          </w:rPr>
          <w:t xml:space="preserve"> non</w:t>
        </w:r>
      </w:ins>
      <w:ins w:id="1003" w:author="Benton, Deon" w:date="2026-04-28T15:55:00Z" w16du:dateUtc="2026-04-28T20:55:00Z">
        <w:r w:rsidR="008050B6">
          <w:rPr>
            <w:rFonts w:ascii="Times New Roman" w:hAnsi="Times New Roman" w:cs="Times New Roman"/>
          </w:rPr>
          <w:t>-significant,</w:t>
        </w:r>
      </w:ins>
      <w:ins w:id="1004" w:author="Benton, Deon" w:date="2026-04-28T15:53:00Z" w16du:dateUtc="2026-04-28T20:53:00Z">
        <w:r w:rsidR="008050B6">
          <w:rPr>
            <w:rFonts w:ascii="Times New Roman" w:hAnsi="Times New Roman" w:cs="Times New Roman"/>
          </w:rPr>
          <w:t xml:space="preserve"> tendency for</w:t>
        </w:r>
      </w:ins>
      <w:ins w:id="1005" w:author="Benton, Deon" w:date="2026-04-28T15:54:00Z" w16du:dateUtc="2026-04-28T20:54:00Z">
        <w:r w:rsidR="008050B6">
          <w:rPr>
            <w:rFonts w:ascii="Times New Roman" w:hAnsi="Times New Roman" w:cs="Times New Roman"/>
          </w:rPr>
          <w:t xml:space="preserve"> </w:t>
        </w:r>
      </w:ins>
      <w:ins w:id="1006" w:author="Benton, Deon" w:date="2026-04-28T16:00:00Z" w16du:dateUtc="2026-04-28T21:00:00Z">
        <w:r w:rsidR="003C325C">
          <w:rPr>
            <w:rFonts w:ascii="Times New Roman" w:hAnsi="Times New Roman" w:cs="Times New Roman"/>
          </w:rPr>
          <w:t>infants in Experiment 2</w:t>
        </w:r>
      </w:ins>
      <w:ins w:id="1007" w:author="Benton, Deon" w:date="2026-04-28T15:54:00Z" w16du:dateUtc="2026-04-28T20:54:00Z">
        <w:r w:rsidR="008050B6">
          <w:rPr>
            <w:rFonts w:ascii="Times New Roman" w:hAnsi="Times New Roman" w:cs="Times New Roman"/>
          </w:rPr>
          <w:t xml:space="preserve"> to look longer at the </w:t>
        </w:r>
      </w:ins>
      <w:ins w:id="1008" w:author="Benton, Deon" w:date="2026-05-16T01:04:00Z" w16du:dateUtc="2026-05-16T06:04:00Z">
        <w:r w:rsidR="00C727CC">
          <w:rPr>
            <w:rFonts w:ascii="Times New Roman" w:hAnsi="Times New Roman" w:cs="Times New Roman"/>
          </w:rPr>
          <w:t>L</w:t>
        </w:r>
      </w:ins>
      <w:ins w:id="1009" w:author="Benton, Deon" w:date="2026-04-28T15:54:00Z" w16du:dateUtc="2026-04-28T20:54:00Z">
        <w:r w:rsidR="008050B6">
          <w:rPr>
            <w:rFonts w:ascii="Times New Roman" w:hAnsi="Times New Roman" w:cs="Times New Roman"/>
          </w:rPr>
          <w:t>ow, efficient event than at the high on</w:t>
        </w:r>
      </w:ins>
      <w:ins w:id="1010" w:author="Benton, Deon" w:date="2026-04-28T15:55:00Z" w16du:dateUtc="2026-04-28T20:55:00Z">
        <w:r w:rsidR="008050B6">
          <w:rPr>
            <w:rFonts w:ascii="Times New Roman" w:hAnsi="Times New Roman" w:cs="Times New Roman"/>
          </w:rPr>
          <w:t>e</w:t>
        </w:r>
      </w:ins>
      <w:ins w:id="1011"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012" w:author="Benton, Deon" w:date="2026-04-28T15:50:00Z" w16du:dateUtc="2026-04-28T20:50:00Z">
        <w:r>
          <w:rPr>
            <w:rFonts w:ascii="Times New Roman" w:hAnsi="Times New Roman" w:cs="Times New Roman"/>
          </w:rPr>
          <w:t>One question that these studies raised was whether</w:t>
        </w:r>
      </w:ins>
      <w:ins w:id="1013" w:author="Benton, Deon" w:date="2026-04-28T15:55:00Z" w16du:dateUtc="2026-04-28T20:55:00Z">
        <w:r w:rsidR="00801EFC">
          <w:rPr>
            <w:rFonts w:ascii="Times New Roman" w:hAnsi="Times New Roman" w:cs="Times New Roman"/>
          </w:rPr>
          <w:t xml:space="preserve"> infants expect agents that </w:t>
        </w:r>
      </w:ins>
      <w:ins w:id="1014" w:author="Benton, Deon" w:date="2026-04-28T15:56:00Z" w16du:dateUtc="2026-04-28T20:56:00Z">
        <w:r w:rsidR="00801EFC">
          <w:rPr>
            <w:rFonts w:ascii="Times New Roman" w:hAnsi="Times New Roman" w:cs="Times New Roman"/>
          </w:rPr>
          <w:t>engage</w:t>
        </w:r>
      </w:ins>
      <w:ins w:id="1015" w:author="Benton, Deon" w:date="2026-04-28T16:00:00Z" w16du:dateUtc="2026-04-28T21:00:00Z">
        <w:r w:rsidR="001534A0">
          <w:rPr>
            <w:rFonts w:ascii="Times New Roman" w:hAnsi="Times New Roman" w:cs="Times New Roman"/>
          </w:rPr>
          <w:t>d</w:t>
        </w:r>
      </w:ins>
      <w:ins w:id="1016" w:author="Benton, Deon" w:date="2026-04-28T15:56:00Z" w16du:dateUtc="2026-04-28T20:56:00Z">
        <w:r w:rsidR="00801EFC">
          <w:rPr>
            <w:rFonts w:ascii="Times New Roman" w:hAnsi="Times New Roman" w:cs="Times New Roman"/>
          </w:rPr>
          <w:t xml:space="preserve"> in </w:t>
        </w:r>
      </w:ins>
      <w:ins w:id="1017" w:author="Benton, Deon" w:date="2026-04-28T16:00:00Z" w16du:dateUtc="2026-04-28T21:00:00Z">
        <w:r w:rsidR="001534A0">
          <w:rPr>
            <w:rFonts w:ascii="Times New Roman" w:hAnsi="Times New Roman" w:cs="Times New Roman"/>
          </w:rPr>
          <w:t>inefficient and costly</w:t>
        </w:r>
      </w:ins>
      <w:ins w:id="1018" w:author="Benton, Deon" w:date="2026-04-28T15:56:00Z" w16du:dateUtc="2026-04-28T20:56:00Z">
        <w:r w:rsidR="00801EFC">
          <w:rPr>
            <w:rFonts w:ascii="Times New Roman" w:hAnsi="Times New Roman" w:cs="Times New Roman"/>
          </w:rPr>
          <w:t xml:space="preserve"> actions in the past to continue to do so in a new situation</w:t>
        </w:r>
      </w:ins>
      <w:ins w:id="1019" w:author="Benton, Deon" w:date="2026-04-28T16:00:00Z" w16du:dateUtc="2026-04-28T21:00:00Z">
        <w:r w:rsidR="00E35595">
          <w:rPr>
            <w:rFonts w:ascii="Times New Roman" w:hAnsi="Times New Roman" w:cs="Times New Roman"/>
          </w:rPr>
          <w:t xml:space="preserve"> with a different set of constraints</w:t>
        </w:r>
      </w:ins>
      <w:ins w:id="1020" w:author="Benton, Deon" w:date="2026-04-28T15:50:00Z" w16du:dateUtc="2026-04-28T20:50:00Z">
        <w:r>
          <w:rPr>
            <w:rFonts w:ascii="Times New Roman" w:hAnsi="Times New Roman" w:cs="Times New Roman"/>
          </w:rPr>
          <w:t xml:space="preserve">. To address this question, Liu and Spelke (2017) </w:t>
        </w:r>
      </w:ins>
      <w:ins w:id="1021" w:author="Benton, Deon" w:date="2026-04-28T15:51:00Z" w16du:dateUtc="2026-04-28T20:51:00Z">
        <w:r>
          <w:rPr>
            <w:rFonts w:ascii="Times New Roman" w:hAnsi="Times New Roman" w:cs="Times New Roman"/>
          </w:rPr>
          <w:t xml:space="preserve">habituated </w:t>
        </w:r>
      </w:ins>
      <w:ins w:id="1022" w:author="Benton, Deon" w:date="2026-04-28T15:57:00Z" w16du:dateUtc="2026-04-28T20:57:00Z">
        <w:r w:rsidR="00801EFC">
          <w:rPr>
            <w:rFonts w:ascii="Times New Roman" w:hAnsi="Times New Roman" w:cs="Times New Roman"/>
          </w:rPr>
          <w:t xml:space="preserve">a third set of </w:t>
        </w:r>
        <w:r w:rsidR="00801EFC">
          <w:rPr>
            <w:rFonts w:ascii="Times New Roman" w:hAnsi="Times New Roman" w:cs="Times New Roman"/>
          </w:rPr>
          <w:lastRenderedPageBreak/>
          <w:t xml:space="preserve">infants to the </w:t>
        </w:r>
      </w:ins>
      <w:ins w:id="1023" w:author="Benton, Deon" w:date="2026-04-28T16:01:00Z" w16du:dateUtc="2026-04-28T21:01:00Z">
        <w:r w:rsidR="007B5F29">
          <w:rPr>
            <w:rFonts w:ascii="Times New Roman" w:hAnsi="Times New Roman" w:cs="Times New Roman"/>
          </w:rPr>
          <w:t>habituation event used in Experiment 2</w:t>
        </w:r>
      </w:ins>
      <w:ins w:id="1024" w:author="Benton, Deon" w:date="2026-04-28T15:57:00Z" w16du:dateUtc="2026-04-28T20:57:00Z">
        <w:r w:rsidR="00801EFC">
          <w:rPr>
            <w:rFonts w:ascii="Times New Roman" w:hAnsi="Times New Roman" w:cs="Times New Roman"/>
          </w:rPr>
          <w:t>.</w:t>
        </w:r>
      </w:ins>
      <w:ins w:id="102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026" w:author="Benton, Deon" w:date="2026-04-28T16:02:00Z" w16du:dateUtc="2026-04-28T21:02:00Z">
        <w:r w:rsidR="007B5F29">
          <w:rPr>
            <w:rFonts w:ascii="Times New Roman" w:hAnsi="Times New Roman" w:cs="Times New Roman"/>
          </w:rPr>
          <w:t xml:space="preserve"> a barrier, however, these</w:t>
        </w:r>
      </w:ins>
      <w:ins w:id="1027" w:author="Benton, Deon" w:date="2026-04-28T15:57:00Z" w16du:dateUtc="2026-04-28T20:57:00Z">
        <w:r w:rsidR="00801EFC">
          <w:rPr>
            <w:rFonts w:ascii="Times New Roman" w:hAnsi="Times New Roman" w:cs="Times New Roman"/>
          </w:rPr>
          <w:t xml:space="preserve"> </w:t>
        </w:r>
      </w:ins>
      <w:ins w:id="1028" w:author="Benton, Deon" w:date="2026-04-28T16:02:00Z" w16du:dateUtc="2026-04-28T21:02:00Z">
        <w:r w:rsidR="007B5F29">
          <w:rPr>
            <w:rFonts w:ascii="Times New Roman" w:hAnsi="Times New Roman" w:cs="Times New Roman"/>
          </w:rPr>
          <w:t>infants</w:t>
        </w:r>
      </w:ins>
      <w:ins w:id="1029" w:author="Benton, Deon" w:date="2026-04-28T15:57:00Z" w16du:dateUtc="2026-04-28T20:57:00Z">
        <w:r w:rsidR="00801EFC">
          <w:rPr>
            <w:rFonts w:ascii="Times New Roman" w:hAnsi="Times New Roman" w:cs="Times New Roman"/>
          </w:rPr>
          <w:t xml:space="preserve"> were </w:t>
        </w:r>
      </w:ins>
      <w:ins w:id="1030" w:author="Benton, Deon" w:date="2026-04-28T16:02:00Z" w16du:dateUtc="2026-04-28T21:02:00Z">
        <w:r w:rsidR="007B5F29">
          <w:rPr>
            <w:rFonts w:ascii="Times New Roman" w:hAnsi="Times New Roman" w:cs="Times New Roman"/>
          </w:rPr>
          <w:t xml:space="preserve">tested on the test events used in Experiment 1, </w:t>
        </w:r>
      </w:ins>
      <w:ins w:id="1031" w:author="Benton, Deon" w:date="2026-04-28T15:57:00Z" w16du:dateUtc="2026-04-28T20:57:00Z">
        <w:r w:rsidR="00801EFC">
          <w:rPr>
            <w:rFonts w:ascii="Times New Roman" w:hAnsi="Times New Roman" w:cs="Times New Roman"/>
          </w:rPr>
          <w:t>which the barrier was located beneath the arced motion.</w:t>
        </w:r>
      </w:ins>
      <w:ins w:id="1032" w:author="Benton, Deon" w:date="2026-04-28T15:58:00Z" w16du:dateUtc="2026-04-28T20:58:00Z">
        <w:r w:rsidR="003C325C">
          <w:rPr>
            <w:rFonts w:ascii="Times New Roman" w:hAnsi="Times New Roman" w:cs="Times New Roman"/>
          </w:rPr>
          <w:t xml:space="preserve"> </w:t>
        </w:r>
      </w:ins>
      <w:ins w:id="1033"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034" w:author="Benton, Deon" w:date="2026-05-16T01:08:00Z" w16du:dateUtc="2026-05-16T06:08:00Z">
        <w:r w:rsidR="00DD3452">
          <w:rPr>
            <w:rFonts w:ascii="Times New Roman" w:hAnsi="Times New Roman" w:cs="Times New Roman"/>
          </w:rPr>
          <w:t>H</w:t>
        </w:r>
      </w:ins>
      <w:ins w:id="1035" w:author="Benton, Deon" w:date="2026-04-28T16:03:00Z" w16du:dateUtc="2026-04-28T21:03:00Z">
        <w:r w:rsidR="007B5F29">
          <w:rPr>
            <w:rFonts w:ascii="Times New Roman" w:hAnsi="Times New Roman" w:cs="Times New Roman"/>
          </w:rPr>
          <w:t xml:space="preserve">igh, inefficient test event than at the </w:t>
        </w:r>
      </w:ins>
      <w:ins w:id="1036" w:author="Benton, Deon" w:date="2026-05-16T01:04:00Z" w16du:dateUtc="2026-05-16T06:04:00Z">
        <w:r w:rsidR="00C727CC">
          <w:rPr>
            <w:rFonts w:ascii="Times New Roman" w:hAnsi="Times New Roman" w:cs="Times New Roman"/>
          </w:rPr>
          <w:t>L</w:t>
        </w:r>
      </w:ins>
      <w:ins w:id="1037" w:author="Benton, Deon" w:date="2026-04-28T16:03:00Z" w16du:dateUtc="2026-04-28T21:03:00Z">
        <w:r w:rsidR="007B5F29">
          <w:rPr>
            <w:rFonts w:ascii="Times New Roman" w:hAnsi="Times New Roman" w:cs="Times New Roman"/>
          </w:rPr>
          <w:t>ow, efficient one.</w:t>
        </w:r>
      </w:ins>
      <w:ins w:id="1038" w:author="Benton, Deon" w:date="2026-04-28T16:02:00Z" w16du:dateUtc="2026-04-28T21:02:00Z">
        <w:r w:rsidR="007B5F29">
          <w:rPr>
            <w:rFonts w:ascii="Times New Roman" w:hAnsi="Times New Roman" w:cs="Times New Roman"/>
          </w:rPr>
          <w:t xml:space="preserve"> </w:t>
        </w:r>
      </w:ins>
      <w:ins w:id="1039"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040"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041" w:author="Benton, Deon" w:date="2026-04-28T16:06:00Z" w16du:dateUtc="2026-04-28T21:06:00Z">
        <w:r w:rsidR="00D26DDC">
          <w:rPr>
            <w:rFonts w:ascii="Times New Roman" w:hAnsi="Times New Roman" w:cs="Times New Roman"/>
          </w:rPr>
          <w:t xml:space="preserve">Second, if the </w:t>
        </w:r>
      </w:ins>
      <w:ins w:id="1042" w:author="Benton, Deon" w:date="2026-04-28T16:07:00Z" w16du:dateUtc="2026-04-28T21:07:00Z">
        <w:r w:rsidR="00D26DDC">
          <w:rPr>
            <w:rFonts w:ascii="Times New Roman" w:hAnsi="Times New Roman" w:cs="Times New Roman"/>
          </w:rPr>
          <w:t>environmental</w:t>
        </w:r>
      </w:ins>
      <w:ins w:id="1043" w:author="Benton, Deon" w:date="2026-04-28T16:06:00Z" w16du:dateUtc="2026-04-28T21:06:00Z">
        <w:r w:rsidR="00D26DDC">
          <w:rPr>
            <w:rFonts w:ascii="Times New Roman" w:hAnsi="Times New Roman" w:cs="Times New Roman"/>
          </w:rPr>
          <w:t xml:space="preserve"> context does not change, infants no longer expect agents to behave </w:t>
        </w:r>
      </w:ins>
      <w:ins w:id="1044"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045" w:author="Benton, Deon" w:date="2026-04-28T16:08:00Z" w16du:dateUtc="2026-04-28T21:08:00Z">
        <w:r w:rsidR="00C543EB">
          <w:rPr>
            <w:rFonts w:ascii="Times New Roman" w:hAnsi="Times New Roman" w:cs="Times New Roman"/>
          </w:rPr>
          <w:t xml:space="preserve"> a new situation that differs from the old one.</w:t>
        </w:r>
      </w:ins>
      <w:ins w:id="1046"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ins w:id="1047"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1048" w:author="Benton, Deon" w:date="2026-04-28T16:10:00Z" w16du:dateUtc="2026-04-28T21:10:00Z">
        <w:r w:rsidR="00B503E5">
          <w:rPr>
            <w:rFonts w:ascii="Times New Roman" w:hAnsi="Times New Roman" w:cs="Times New Roman"/>
          </w:rPr>
          <w:t xml:space="preserve">ing account of these data. This is because </w:t>
        </w:r>
      </w:ins>
      <w:ins w:id="1049" w:author="Benton, Deon" w:date="2026-04-29T21:23:00Z" w16du:dateUtc="2026-04-30T02:23:00Z">
        <w:r w:rsidR="009351FD">
          <w:rPr>
            <w:rFonts w:ascii="Times New Roman" w:hAnsi="Times New Roman" w:cs="Times New Roman"/>
          </w:rPr>
          <w:t xml:space="preserve">it might be thought that </w:t>
        </w:r>
      </w:ins>
      <w:ins w:id="1050"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051"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052" w:author="Benton, Deon" w:date="2026-04-29T21:23:00Z" w16du:dateUtc="2026-04-30T02:23:00Z">
        <w:r w:rsidR="009351FD">
          <w:rPr>
            <w:rFonts w:ascii="Times New Roman" w:hAnsi="Times New Roman" w:cs="Times New Roman"/>
          </w:rPr>
          <w:t>are</w:t>
        </w:r>
      </w:ins>
      <w:ins w:id="1053"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054"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055" w:author="Benton, Deon" w:date="2026-04-28T16:11:00Z" w16du:dateUtc="2026-04-28T21:11:00Z">
        <w:r w:rsidR="00B503E5">
          <w:rPr>
            <w:rFonts w:ascii="Times New Roman" w:hAnsi="Times New Roman" w:cs="Times New Roman"/>
          </w:rPr>
          <w:t xml:space="preserve">infants should show an equivalent increase in looking </w:t>
        </w:r>
      </w:ins>
      <w:ins w:id="1056" w:author="Benton, Deon" w:date="2026-04-28T16:12:00Z" w16du:dateUtc="2026-04-28T21:12:00Z">
        <w:r w:rsidR="00CE3B81">
          <w:rPr>
            <w:rFonts w:ascii="Times New Roman" w:hAnsi="Times New Roman" w:cs="Times New Roman"/>
          </w:rPr>
          <w:t>at</w:t>
        </w:r>
      </w:ins>
      <w:ins w:id="1057"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058"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059" w:author="Benton, Deon" w:date="2026-04-28T16:13:00Z" w16du:dateUtc="2026-04-28T21:13:00Z">
        <w:r w:rsidR="00CE3B81">
          <w:rPr>
            <w:rFonts w:ascii="Times New Roman" w:hAnsi="Times New Roman" w:cs="Times New Roman"/>
          </w:rPr>
          <w:t xml:space="preserve">a barrier </w:t>
        </w:r>
      </w:ins>
      <w:ins w:id="1060" w:author="Benton, Deon" w:date="2026-04-28T16:12:00Z" w16du:dateUtc="2026-04-28T21:12:00Z">
        <w:r w:rsidR="00CE3B81">
          <w:rPr>
            <w:rFonts w:ascii="Times New Roman" w:hAnsi="Times New Roman" w:cs="Times New Roman"/>
          </w:rPr>
          <w:t>and arced motio</w:t>
        </w:r>
      </w:ins>
      <w:ins w:id="1061"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062"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063"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064" w:author="Benton, Deon" w:date="2026-05-16T01:04:00Z" w16du:dateUtc="2026-05-16T06:04:00Z">
        <w:r w:rsidR="00730EFA" w:rsidDel="00C727CC">
          <w:rPr>
            <w:rFonts w:ascii="Times New Roman" w:hAnsi="Times New Roman" w:cs="Times New Roman"/>
          </w:rPr>
          <w:delText>low</w:delText>
        </w:r>
      </w:del>
      <w:ins w:id="1065"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066" w:author="Benton, Deon" w:date="2026-05-16T01:04:00Z" w16du:dateUtc="2026-05-16T06:04:00Z">
        <w:r w:rsidR="00730EFA" w:rsidDel="00C727CC">
          <w:rPr>
            <w:rFonts w:ascii="Times New Roman" w:hAnsi="Times New Roman" w:cs="Times New Roman"/>
          </w:rPr>
          <w:delText>high</w:delText>
        </w:r>
      </w:del>
      <w:ins w:id="1067"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068" w:author="Benton, Deon" w:date="2026-04-28T16:15:00Z" w16du:dateUtc="2026-04-28T21:15:00Z">
        <w:r w:rsidR="009E16A8">
          <w:rPr>
            <w:rFonts w:ascii="Times New Roman" w:hAnsi="Times New Roman" w:cs="Times New Roman"/>
          </w:rPr>
          <w:t xml:space="preserve">; the </w:t>
        </w:r>
      </w:ins>
      <w:ins w:id="1069" w:author="Benton, Deon" w:date="2026-05-16T01:04:00Z" w16du:dateUtc="2026-05-16T06:04:00Z">
        <w:r w:rsidR="007E04BC">
          <w:rPr>
            <w:rFonts w:ascii="Times New Roman" w:hAnsi="Times New Roman" w:cs="Times New Roman"/>
          </w:rPr>
          <w:t>L</w:t>
        </w:r>
      </w:ins>
      <w:ins w:id="1070" w:author="Benton, Deon" w:date="2026-04-28T16:15:00Z" w16du:dateUtc="2026-04-28T21:15:00Z">
        <w:r w:rsidR="009E16A8">
          <w:rPr>
            <w:rFonts w:ascii="Times New Roman" w:hAnsi="Times New Roman" w:cs="Times New Roman"/>
          </w:rPr>
          <w:t>ow, efficient event involves two changes relative to that seen during habituation</w:t>
        </w:r>
      </w:ins>
      <w:ins w:id="10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072" w:author="Benton, Deon" w:date="2026-04-28T16:15:00Z" w16du:dateUtc="2026-04-28T21:15:00Z">
        <w:r w:rsidR="009E16A8">
          <w:rPr>
            <w:rFonts w:ascii="Times New Roman" w:hAnsi="Times New Roman" w:cs="Times New Roman"/>
          </w:rPr>
          <w:t xml:space="preserve">, whereas the </w:t>
        </w:r>
      </w:ins>
      <w:ins w:id="1073" w:author="Benton, Deon" w:date="2026-05-16T01:04:00Z" w16du:dateUtc="2026-05-16T06:04:00Z">
        <w:r w:rsidR="007E04BC">
          <w:rPr>
            <w:rFonts w:ascii="Times New Roman" w:hAnsi="Times New Roman" w:cs="Times New Roman"/>
          </w:rPr>
          <w:t>H</w:t>
        </w:r>
      </w:ins>
      <w:ins w:id="1074" w:author="Benton, Deon" w:date="2026-04-28T16:15:00Z" w16du:dateUtc="2026-04-28T21:15:00Z">
        <w:r w:rsidR="009E16A8">
          <w:rPr>
            <w:rFonts w:ascii="Times New Roman" w:hAnsi="Times New Roman" w:cs="Times New Roman"/>
          </w:rPr>
          <w:t>igh, inefficient event involve</w:t>
        </w:r>
      </w:ins>
      <w:ins w:id="1075" w:author="Benton, Deon" w:date="2026-04-28T16:16:00Z" w16du:dateUtc="2026-04-28T21:16:00Z">
        <w:r w:rsidR="009E16A8">
          <w:rPr>
            <w:rFonts w:ascii="Times New Roman" w:hAnsi="Times New Roman" w:cs="Times New Roman"/>
          </w:rPr>
          <w:t xml:space="preserve">s only a single change (i.e., a change to </w:t>
        </w:r>
        <w:r w:rsidR="009E16A8">
          <w:rPr>
            <w:rFonts w:ascii="Times New Roman" w:hAnsi="Times New Roman" w:cs="Times New Roman"/>
          </w:rPr>
          <w:lastRenderedPageBreak/>
          <w:t>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076"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077"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078" w:author="Benton, Deon" w:date="2026-05-16T01:09:00Z" w16du:dateUtc="2026-05-16T06:09:00Z">
        <w:r w:rsidR="00ED360E" w:rsidDel="00DD3452">
          <w:rPr>
            <w:rFonts w:ascii="Times New Roman" w:hAnsi="Times New Roman" w:cs="Times New Roman"/>
          </w:rPr>
          <w:delText>high</w:delText>
        </w:r>
      </w:del>
      <w:ins w:id="1079"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Spelke (2017) in which an agent follows an unnecessarily </w:t>
      </w:r>
      <w:del w:id="1080" w:author="Benton, Deon" w:date="2026-05-16T01:09:00Z" w16du:dateUtc="2026-05-16T06:09:00Z">
        <w:r w:rsidR="00ED360E" w:rsidDel="00DD3452">
          <w:rPr>
            <w:rFonts w:ascii="Times New Roman" w:hAnsi="Times New Roman" w:cs="Times New Roman"/>
          </w:rPr>
          <w:delText>high</w:delText>
        </w:r>
      </w:del>
      <w:ins w:id="1081"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082" w:author="Benton, Deon" w:date="2026-05-16T01:09:00Z" w16du:dateUtc="2026-05-16T06:09:00Z">
        <w:r w:rsidR="00244494" w:rsidDel="00DD3452">
          <w:rPr>
            <w:rFonts w:ascii="Times New Roman" w:hAnsi="Times New Roman" w:cs="Times New Roman"/>
          </w:rPr>
          <w:delText>high</w:delText>
        </w:r>
      </w:del>
      <w:ins w:id="1083"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5F289D7B" w14:textId="3AB7070D" w:rsidR="00717832" w:rsidRDefault="00524642" w:rsidP="00747493">
      <w:pPr>
        <w:spacing w:line="480" w:lineRule="auto"/>
        <w:ind w:firstLine="720"/>
        <w:contextualSpacing/>
        <w:rPr>
          <w:ins w:id="1084"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085" w:author="Benton, Deon" w:date="2026-04-27T16:14:00Z" w16du:dateUtc="2026-04-27T21:14:00Z">
        <w:r w:rsidR="00184AC3">
          <w:rPr>
            <w:rFonts w:ascii="Times New Roman" w:eastAsia="Times New Roman" w:hAnsi="Times New Roman" w:cs="Times New Roman"/>
          </w:rPr>
          <w:t xml:space="preserve"> </w:t>
        </w:r>
      </w:ins>
      <w:ins w:id="1086"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w:t>
      </w:r>
      <w:r>
        <w:rPr>
          <w:rFonts w:ascii="Times New Roman" w:eastAsia="Times New Roman" w:hAnsi="Times New Roman" w:cs="Times New Roman"/>
        </w:rPr>
        <w:lastRenderedPageBreak/>
        <w:t xml:space="preserve">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087" w:author="Benton, Deon" w:date="2026-04-27T16:13:00Z" w16du:dateUtc="2026-04-27T21:13:00Z">
        <w:r w:rsidR="00184AC3">
          <w:rPr>
            <w:rFonts w:ascii="Times New Roman" w:hAnsi="Times New Roman" w:cs="Times New Roman"/>
          </w:rPr>
          <w:t xml:space="preserve"> </w:t>
        </w:r>
      </w:ins>
      <w:ins w:id="1088" w:author="Benton, Deon" w:date="2026-04-27T16:16:00Z" w16du:dateUtc="2026-04-27T21:16:00Z">
        <w:r w:rsidR="001B35E7">
          <w:rPr>
            <w:rFonts w:ascii="Times New Roman" w:hAnsi="Times New Roman" w:cs="Times New Roman"/>
          </w:rPr>
          <w:t xml:space="preserve">These events were implemented in an identical manner </w:t>
        </w:r>
      </w:ins>
      <w:ins w:id="1089"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090"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091" w:author="Benton, Deon" w:date="2026-05-17T00:37:00Z" w16du:dateUtc="2026-05-17T05:37:00Z">
        <w:r w:rsidR="00747493">
          <w:rPr>
            <w:rFonts w:ascii="Times New Roman" w:hAnsi="Times New Roman" w:cs="Times New Roman"/>
          </w:rPr>
          <w:t xml:space="preserve"> for ALIAS and ALIAS-2 was shortened to 450 epochs. Additionally, the </w:t>
        </w:r>
      </w:ins>
      <w:del w:id="1092"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learning rate and number of hidden units were  reduced to 0.0875</w:t>
      </w:r>
      <w:ins w:id="1093"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094"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095" w:author="Benton, Deon" w:date="2026-05-17T00:41:00Z" w16du:dateUtc="2026-05-17T05:41:00Z"/>
          <w:rFonts w:ascii="Times New Roman" w:hAnsi="Times New Roman" w:cs="Times New Roman"/>
        </w:rPr>
      </w:pPr>
      <w:ins w:id="1096" w:author="Benton, Deon" w:date="2026-05-16T23:31:00Z" w16du:dateUtc="2026-05-17T04:31:00Z">
        <w:r>
          <w:rPr>
            <w:rFonts w:ascii="Times New Roman" w:hAnsi="Times New Roman" w:cs="Times New Roman"/>
          </w:rPr>
          <w:t xml:space="preserve">Unlike the previous simulation, however, </w:t>
        </w:r>
      </w:ins>
      <w:ins w:id="1097"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098"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099"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Spelke’s (2017) experiments</w:t>
      </w:r>
      <w:ins w:id="1100" w:author="Benton, Deon" w:date="2026-05-17T00:27:00Z" w16du:dateUtc="2026-05-17T05:27:00Z">
        <w:r w:rsidR="00413771">
          <w:rPr>
            <w:rFonts w:ascii="Times New Roman" w:hAnsi="Times New Roman" w:cs="Times New Roman"/>
          </w:rPr>
          <w:t>.</w:t>
        </w:r>
      </w:ins>
      <w:ins w:id="1101" w:author="Benton, Deon" w:date="2026-05-16T23:32:00Z" w16du:dateUtc="2026-05-17T04:32:00Z">
        <w:r w:rsidR="00AB7EA0">
          <w:rPr>
            <w:rFonts w:ascii="Times New Roman" w:hAnsi="Times New Roman" w:cs="Times New Roman"/>
          </w:rPr>
          <w:t xml:space="preserve"> </w:t>
        </w:r>
      </w:ins>
      <w:ins w:id="1102" w:author="Benton, Deon" w:date="2026-05-17T00:27:00Z" w16du:dateUtc="2026-05-17T05:27:00Z">
        <w:r w:rsidR="00413771">
          <w:rPr>
            <w:rFonts w:ascii="Times New Roman" w:hAnsi="Times New Roman" w:cs="Times New Roman"/>
          </w:rPr>
          <w:t>The manipulation in question relates</w:t>
        </w:r>
      </w:ins>
      <w:del w:id="1103" w:author="Benton, Deon" w:date="2026-05-17T00:27:00Z" w16du:dateUtc="2026-05-17T05:27:00Z">
        <w:r w:rsidRPr="00717832" w:rsidDel="00413771">
          <w:rPr>
            <w:rFonts w:ascii="Times New Roman" w:hAnsi="Times New Roman" w:cs="Times New Roman"/>
          </w:rPr>
          <w:delText xml:space="preserve">. </w:delText>
        </w:r>
      </w:del>
      <w:ins w:id="1104"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differently sized barriers during the habituation and test phases of the experiments reported in that paper. </w:t>
        </w:r>
      </w:ins>
      <w:ins w:id="1105" w:author="Benton, Deon" w:date="2026-05-16T23:27:00Z" w16du:dateUtc="2026-05-17T04:27:00Z">
        <w:r>
          <w:rPr>
            <w:rFonts w:ascii="Times New Roman" w:hAnsi="Times New Roman" w:cs="Times New Roman"/>
          </w:rPr>
          <w:t xml:space="preserve">Although </w:t>
        </w:r>
      </w:ins>
      <w:ins w:id="1106" w:author="Benton, Deon" w:date="2026-05-16T23:29:00Z" w16du:dateUtc="2026-05-17T04:29:00Z">
        <w:r>
          <w:rPr>
            <w:rFonts w:ascii="Times New Roman" w:hAnsi="Times New Roman" w:cs="Times New Roman"/>
          </w:rPr>
          <w:t>OM10</w:t>
        </w:r>
      </w:ins>
      <w:ins w:id="1107" w:author="Benton, Deon" w:date="2026-05-16T23:27:00Z" w16du:dateUtc="2026-05-17T04:27:00Z">
        <w:r>
          <w:rPr>
            <w:rFonts w:ascii="Times New Roman" w:hAnsi="Times New Roman" w:cs="Times New Roman"/>
          </w:rPr>
          <w:t xml:space="preserve"> simulates the presence of barriers during habituation, this model omits </w:t>
        </w:r>
      </w:ins>
      <w:ins w:id="1108" w:author="Benton, Deon" w:date="2026-05-16T23:26:00Z" w16du:dateUtc="2026-05-17T04:26:00Z">
        <w:r w:rsidRPr="006F4BF4">
          <w:rPr>
            <w:rFonts w:ascii="Times New Roman" w:hAnsi="Times New Roman" w:cs="Times New Roman"/>
          </w:rPr>
          <w:t xml:space="preserve">barriers during the </w:t>
        </w:r>
      </w:ins>
      <w:ins w:id="1109" w:author="Benton, Deon" w:date="2026-05-17T00:28:00Z" w16du:dateUtc="2026-05-17T05:28:00Z">
        <w:r w:rsidR="00413771">
          <w:rPr>
            <w:rFonts w:ascii="Times New Roman" w:hAnsi="Times New Roman" w:cs="Times New Roman"/>
          </w:rPr>
          <w:t>prediction or test</w:t>
        </w:r>
      </w:ins>
      <w:ins w:id="1110" w:author="Benton, Deon" w:date="2026-05-16T23:26:00Z" w16du:dateUtc="2026-05-17T04:26:00Z">
        <w:r w:rsidRPr="006F4BF4">
          <w:rPr>
            <w:rFonts w:ascii="Times New Roman" w:hAnsi="Times New Roman" w:cs="Times New Roman"/>
          </w:rPr>
          <w:t xml:space="preserve"> phase </w:t>
        </w:r>
      </w:ins>
      <w:ins w:id="1111" w:author="Benton, Deon" w:date="2026-05-17T00:28:00Z" w16du:dateUtc="2026-05-17T05:28:00Z">
        <w:r w:rsidR="00413771">
          <w:rPr>
            <w:rFonts w:ascii="Times New Roman" w:hAnsi="Times New Roman" w:cs="Times New Roman"/>
          </w:rPr>
          <w:t xml:space="preserve">for networks in </w:t>
        </w:r>
      </w:ins>
      <w:ins w:id="1112" w:author="Benton, Deon" w:date="2026-05-17T00:29:00Z" w16du:dateUtc="2026-05-17T05:29:00Z">
        <w:r w:rsidR="00413771">
          <w:rPr>
            <w:rFonts w:ascii="Times New Roman" w:hAnsi="Times New Roman" w:cs="Times New Roman"/>
          </w:rPr>
          <w:t>the Experimental</w:t>
        </w:r>
      </w:ins>
      <w:ins w:id="1113" w:author="Benton, Deon" w:date="2026-05-17T00:28:00Z" w16du:dateUtc="2026-05-17T05:28:00Z">
        <w:r w:rsidR="00413771">
          <w:rPr>
            <w:rFonts w:ascii="Times New Roman" w:hAnsi="Times New Roman" w:cs="Times New Roman"/>
          </w:rPr>
          <w:t xml:space="preserve"> and Control conditions</w:t>
        </w:r>
      </w:ins>
      <w:ins w:id="1114" w:author="Benton, Deon" w:date="2026-05-16T23:26:00Z" w16du:dateUtc="2026-05-17T04:26:00Z">
        <w:r w:rsidRPr="006F4BF4">
          <w:rPr>
            <w:rFonts w:ascii="Times New Roman" w:hAnsi="Times New Roman" w:cs="Times New Roman"/>
          </w:rPr>
          <w:t>.</w:t>
        </w:r>
      </w:ins>
      <w:ins w:id="1115" w:author="Benton, Deon" w:date="2026-05-16T23:29:00Z" w16du:dateUtc="2026-05-17T04:29:00Z">
        <w:r>
          <w:rPr>
            <w:rFonts w:ascii="Times New Roman" w:hAnsi="Times New Roman" w:cs="Times New Roman"/>
          </w:rPr>
          <w:t xml:space="preserve"> </w:t>
        </w:r>
      </w:ins>
      <w:ins w:id="1116" w:author="Benton, Deon" w:date="2026-05-16T23:26:00Z" w16du:dateUtc="2026-05-17T04:26:00Z">
        <w:r w:rsidRPr="006F4BF4">
          <w:rPr>
            <w:rFonts w:ascii="Times New Roman" w:hAnsi="Times New Roman" w:cs="Times New Roman"/>
          </w:rPr>
          <w:t xml:space="preserve">This feature of the model—which </w:t>
        </w:r>
      </w:ins>
      <w:ins w:id="1117" w:author="Benton, Deon" w:date="2026-05-17T00:28:00Z" w16du:dateUtc="2026-05-17T05:28:00Z">
        <w:r w:rsidR="00413771">
          <w:rPr>
            <w:rFonts w:ascii="Times New Roman" w:hAnsi="Times New Roman" w:cs="Times New Roman"/>
          </w:rPr>
          <w:t xml:space="preserve">here </w:t>
        </w:r>
      </w:ins>
      <w:ins w:id="1118"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119" w:author="Benton, Deon" w:date="2026-05-17T00:29:00Z" w16du:dateUtc="2026-05-17T05:29:00Z">
        <w:r w:rsidR="00413771">
          <w:rPr>
            <w:rFonts w:ascii="Times New Roman" w:hAnsi="Times New Roman" w:cs="Times New Roman"/>
          </w:rPr>
          <w:t>cannot</w:t>
        </w:r>
      </w:ins>
      <w:ins w:id="1120" w:author="Benton, Deon" w:date="2026-05-16T23:26:00Z" w16du:dateUtc="2026-05-17T04:26:00Z">
        <w:r w:rsidRPr="006F4BF4">
          <w:rPr>
            <w:rFonts w:ascii="Times New Roman" w:hAnsi="Times New Roman" w:cs="Times New Roman"/>
          </w:rPr>
          <w:t xml:space="preserve"> simulate Liu and Spelke’s (2017) </w:t>
        </w:r>
      </w:ins>
      <w:ins w:id="1121" w:author="Benton, Deon" w:date="2026-05-17T00:30:00Z" w16du:dateUtc="2026-05-17T05:30:00Z">
        <w:r w:rsidR="00413771">
          <w:rPr>
            <w:rFonts w:ascii="Times New Roman" w:hAnsi="Times New Roman" w:cs="Times New Roman"/>
          </w:rPr>
          <w:t>experimental set-up</w:t>
        </w:r>
      </w:ins>
      <w:ins w:id="1122" w:author="Benton, Deon" w:date="2026-05-16T23:26:00Z" w16du:dateUtc="2026-05-17T04:26:00Z">
        <w:r w:rsidRPr="006F4BF4">
          <w:rPr>
            <w:rFonts w:ascii="Times New Roman" w:hAnsi="Times New Roman" w:cs="Times New Roman"/>
          </w:rPr>
          <w:t>.</w:t>
        </w:r>
      </w:ins>
      <w:ins w:id="1123" w:author="Benton, Deon" w:date="2026-05-17T00:30:00Z" w16du:dateUtc="2026-05-17T05:30:00Z">
        <w:r w:rsidR="00413771">
          <w:rPr>
            <w:rFonts w:ascii="Times New Roman" w:hAnsi="Times New Roman" w:cs="Times New Roman"/>
          </w:rPr>
          <w:t xml:space="preserve"> </w:t>
        </w:r>
      </w:ins>
      <w:ins w:id="1124" w:author="Benton, Deon" w:date="2026-05-17T00:32:00Z" w16du:dateUtc="2026-05-17T05:32:00Z">
        <w:r w:rsidR="00413771">
          <w:rPr>
            <w:rFonts w:ascii="Times New Roman" w:hAnsi="Times New Roman" w:cs="Times New Roman"/>
          </w:rPr>
          <w:lastRenderedPageBreak/>
          <w:t>Note that this</w:t>
        </w:r>
      </w:ins>
      <w:ins w:id="1125" w:author="Benton, Deon" w:date="2026-05-17T00:31:00Z" w16du:dateUtc="2026-05-17T05:31:00Z">
        <w:r w:rsidR="00413771">
          <w:rPr>
            <w:rFonts w:ascii="Times New Roman" w:hAnsi="Times New Roman" w:cs="Times New Roman"/>
          </w:rPr>
          <w:t xml:space="preserve"> </w:t>
        </w:r>
      </w:ins>
      <w:ins w:id="1126" w:author="Benton, Deon" w:date="2026-05-17T00:33:00Z" w16du:dateUtc="2026-05-17T05:33:00Z">
        <w:r w:rsidR="00413771">
          <w:rPr>
            <w:rFonts w:ascii="Times New Roman" w:hAnsi="Times New Roman" w:cs="Times New Roman"/>
          </w:rPr>
          <w:t>is not an</w:t>
        </w:r>
      </w:ins>
      <w:ins w:id="1127" w:author="Benton, Deon" w:date="2026-05-17T00:31:00Z" w16du:dateUtc="2026-05-17T05:31:00Z">
        <w:r w:rsidR="00413771">
          <w:rPr>
            <w:rFonts w:ascii="Times New Roman" w:hAnsi="Times New Roman" w:cs="Times New Roman"/>
          </w:rPr>
          <w:t xml:space="preserve"> in-principle limitation</w:t>
        </w:r>
      </w:ins>
      <w:ins w:id="1128" w:author="Benton, Deon" w:date="2026-05-17T00:33:00Z" w16du:dateUtc="2026-05-17T05:33:00Z">
        <w:r w:rsidR="00413771">
          <w:rPr>
            <w:rFonts w:ascii="Times New Roman" w:hAnsi="Times New Roman" w:cs="Times New Roman"/>
          </w:rPr>
          <w:t xml:space="preserve"> of this model; it is straightforward to</w:t>
        </w:r>
      </w:ins>
      <w:ins w:id="1129" w:author="Benton, Deon" w:date="2026-05-17T00:31:00Z" w16du:dateUtc="2026-05-17T05:31:00Z">
        <w:r w:rsidR="00413771">
          <w:rPr>
            <w:rFonts w:ascii="Times New Roman" w:hAnsi="Times New Roman" w:cs="Times New Roman"/>
          </w:rPr>
          <w:t xml:space="preserve"> </w:t>
        </w:r>
      </w:ins>
      <w:ins w:id="1130"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131" w:author="Benton, Deon" w:date="2026-05-17T00:33:00Z" w16du:dateUtc="2026-05-17T05:33:00Z">
        <w:r w:rsidR="00413771">
          <w:rPr>
            <w:rFonts w:ascii="Times New Roman" w:hAnsi="Times New Roman" w:cs="Times New Roman"/>
          </w:rPr>
          <w:t xml:space="preserve"> However, doing</w:t>
        </w:r>
      </w:ins>
      <w:ins w:id="1132" w:author="Benton, Deon" w:date="2026-05-16T23:26:00Z" w16du:dateUtc="2026-05-17T04:26:00Z">
        <w:r w:rsidRPr="006F4BF4">
          <w:rPr>
            <w:rFonts w:ascii="Times New Roman" w:hAnsi="Times New Roman" w:cs="Times New Roman"/>
          </w:rPr>
          <w:t xml:space="preserve"> so would </w:t>
        </w:r>
      </w:ins>
      <w:ins w:id="1133" w:author="Benton, Deon" w:date="2026-05-17T00:33:00Z" w16du:dateUtc="2026-05-17T05:33:00Z">
        <w:r w:rsidR="003E19F0">
          <w:rPr>
            <w:rFonts w:ascii="Times New Roman" w:hAnsi="Times New Roman" w:cs="Times New Roman"/>
          </w:rPr>
          <w:t>be</w:t>
        </w:r>
      </w:ins>
      <w:ins w:id="1134"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l departure from how the model was originally conceived by Overwalle (2010) and how it was implemented in the previous simulation</w:t>
        </w:r>
      </w:ins>
      <w:ins w:id="1135" w:author="Benton, Deon" w:date="2026-05-17T00:32:00Z" w16du:dateUtc="2026-05-17T05:32:00Z">
        <w:r w:rsidR="00413771">
          <w:rPr>
            <w:rFonts w:ascii="Times New Roman" w:hAnsi="Times New Roman" w:cs="Times New Roman"/>
          </w:rPr>
          <w:t>s</w:t>
        </w:r>
      </w:ins>
      <w:ins w:id="1136" w:author="Benton, Deon" w:date="2026-05-16T23:26:00Z" w16du:dateUtc="2026-05-17T04:26:00Z">
        <w:r w:rsidRPr="006F4BF4">
          <w:rPr>
            <w:rFonts w:ascii="Times New Roman" w:hAnsi="Times New Roman" w:cs="Times New Roman"/>
          </w:rPr>
          <w:t>.</w:t>
        </w:r>
      </w:ins>
      <w:ins w:id="1137" w:author="Benton, Deon" w:date="2026-05-17T00:40:00Z" w16du:dateUtc="2026-05-17T05:40:00Z">
        <w:r w:rsidR="00747493">
          <w:rPr>
            <w:rFonts w:ascii="Times New Roman" w:hAnsi="Times New Roman" w:cs="Times New Roman"/>
          </w:rPr>
          <w:t xml:space="preserve"> OM10-2 </w:t>
        </w:r>
      </w:ins>
      <w:ins w:id="1138" w:author="Benton, Deon" w:date="2026-05-17T00:43:00Z" w16du:dateUtc="2026-05-17T05:43:00Z">
        <w:r w:rsidR="00747493">
          <w:rPr>
            <w:rFonts w:ascii="Times New Roman" w:hAnsi="Times New Roman" w:cs="Times New Roman"/>
          </w:rPr>
          <w:t xml:space="preserve">was thus the only version of </w:t>
        </w:r>
      </w:ins>
      <w:ins w:id="1139" w:author="Benton, Deon" w:date="2026-05-17T00:45:00Z" w16du:dateUtc="2026-05-17T05:45:00Z">
        <w:r w:rsidR="00747493">
          <w:rPr>
            <w:rFonts w:ascii="Times New Roman" w:hAnsi="Times New Roman" w:cs="Times New Roman"/>
          </w:rPr>
          <w:t xml:space="preserve">the </w:t>
        </w:r>
      </w:ins>
      <w:ins w:id="1140" w:author="Benton, Deon" w:date="2026-05-17T00:43:00Z" w16du:dateUtc="2026-05-17T05:43:00Z">
        <w:r w:rsidR="00747493">
          <w:rPr>
            <w:rFonts w:ascii="Times New Roman" w:hAnsi="Times New Roman" w:cs="Times New Roman"/>
          </w:rPr>
          <w:t>OM10 models</w:t>
        </w:r>
      </w:ins>
      <w:ins w:id="1141" w:author="Benton, Deon" w:date="2026-05-17T00:45:00Z" w16du:dateUtc="2026-05-17T05:45:00Z">
        <w:r w:rsidR="00747493">
          <w:rPr>
            <w:rFonts w:ascii="Times New Roman" w:hAnsi="Times New Roman" w:cs="Times New Roman"/>
          </w:rPr>
          <w:t xml:space="preserve"> presented here</w:t>
        </w:r>
      </w:ins>
      <w:ins w:id="1142" w:author="Benton, Deon" w:date="2026-05-17T00:43:00Z" w16du:dateUtc="2026-05-17T05:43:00Z">
        <w:r w:rsidR="00747493">
          <w:rPr>
            <w:rFonts w:ascii="Times New Roman" w:hAnsi="Times New Roman" w:cs="Times New Roman"/>
          </w:rPr>
          <w:t xml:space="preserve"> that </w:t>
        </w:r>
      </w:ins>
      <w:ins w:id="1143" w:author="Benton, Deon" w:date="2026-05-17T00:44:00Z" w16du:dateUtc="2026-05-17T05:44:00Z">
        <w:r w:rsidR="00747493">
          <w:rPr>
            <w:rFonts w:ascii="Times New Roman" w:hAnsi="Times New Roman" w:cs="Times New Roman"/>
          </w:rPr>
          <w:t>w</w:t>
        </w:r>
      </w:ins>
      <w:ins w:id="1144" w:author="Benton, Deon" w:date="2026-05-17T00:45:00Z" w16du:dateUtc="2026-05-17T05:45:00Z">
        <w:r w:rsidR="00747493">
          <w:rPr>
            <w:rFonts w:ascii="Times New Roman" w:hAnsi="Times New Roman" w:cs="Times New Roman"/>
          </w:rPr>
          <w:t>as</w:t>
        </w:r>
      </w:ins>
      <w:ins w:id="1145" w:author="Benton, Deon" w:date="2026-05-17T00:43:00Z" w16du:dateUtc="2026-05-17T05:43:00Z">
        <w:r w:rsidR="00747493">
          <w:rPr>
            <w:rFonts w:ascii="Times New Roman" w:hAnsi="Times New Roman" w:cs="Times New Roman"/>
          </w:rPr>
          <w:t xml:space="preserve"> used to simulate Liu and Spelke (2017). This </w:t>
        </w:r>
      </w:ins>
      <w:ins w:id="1146" w:author="Benton, Deon" w:date="2026-05-17T00:45:00Z" w16du:dateUtc="2026-05-17T05:45:00Z">
        <w:r w:rsidR="00747493">
          <w:rPr>
            <w:rFonts w:ascii="Times New Roman" w:hAnsi="Times New Roman" w:cs="Times New Roman"/>
          </w:rPr>
          <w:t>directly followed from the</w:t>
        </w:r>
      </w:ins>
      <w:ins w:id="1147" w:author="Benton, Deon" w:date="2026-05-17T00:43:00Z" w16du:dateUtc="2026-05-17T05:43:00Z">
        <w:r w:rsidR="00747493">
          <w:rPr>
            <w:rFonts w:ascii="Times New Roman" w:hAnsi="Times New Roman" w:cs="Times New Roman"/>
          </w:rPr>
          <w:t xml:space="preserve"> fact that this model was developed</w:t>
        </w:r>
      </w:ins>
      <w:ins w:id="1148" w:author="Benton, Deon" w:date="2026-05-17T00:45:00Z" w16du:dateUtc="2026-05-17T05:45:00Z">
        <w:r w:rsidR="00747493">
          <w:rPr>
            <w:rFonts w:ascii="Times New Roman" w:hAnsi="Times New Roman" w:cs="Times New Roman"/>
          </w:rPr>
          <w:t xml:space="preserve"> </w:t>
        </w:r>
      </w:ins>
      <w:ins w:id="1149" w:author="Benton, Deon" w:date="2026-05-17T00:46:00Z" w16du:dateUtc="2026-05-17T05:46:00Z">
        <w:r w:rsidR="00747493">
          <w:rPr>
            <w:rFonts w:ascii="Times New Roman" w:hAnsi="Times New Roman" w:cs="Times New Roman"/>
          </w:rPr>
          <w:t>explicitly</w:t>
        </w:r>
      </w:ins>
      <w:ins w:id="1150" w:author="Benton, Deon" w:date="2026-05-17T00:43:00Z" w16du:dateUtc="2026-05-17T05:43:00Z">
        <w:r w:rsidR="00747493">
          <w:rPr>
            <w:rFonts w:ascii="Times New Roman" w:hAnsi="Times New Roman" w:cs="Times New Roman"/>
          </w:rPr>
          <w:t xml:space="preserve"> to address the </w:t>
        </w:r>
      </w:ins>
      <w:ins w:id="1151" w:author="Benton, Deon" w:date="2026-05-17T00:40:00Z" w16du:dateUtc="2026-05-17T05:40:00Z">
        <w:r w:rsidR="00747493">
          <w:rPr>
            <w:rFonts w:ascii="Times New Roman" w:hAnsi="Times New Roman" w:cs="Times New Roman"/>
          </w:rPr>
          <w:t>limitations of</w:t>
        </w:r>
      </w:ins>
      <w:ins w:id="1152" w:author="Benton, Deon" w:date="2026-05-17T00:34:00Z" w16du:dateUtc="2026-05-17T05:34:00Z">
        <w:r w:rsidR="003E19F0">
          <w:rPr>
            <w:rFonts w:ascii="Times New Roman" w:hAnsi="Times New Roman" w:cs="Times New Roman"/>
          </w:rPr>
          <w:t xml:space="preserve"> </w:t>
        </w:r>
      </w:ins>
      <w:ins w:id="1153" w:author="Benton, Deon" w:date="2026-05-17T00:40:00Z" w16du:dateUtc="2026-05-17T05:40:00Z">
        <w:r w:rsidR="00747493">
          <w:rPr>
            <w:rFonts w:ascii="Times New Roman" w:hAnsi="Times New Roman" w:cs="Times New Roman"/>
          </w:rPr>
          <w:t>OM10</w:t>
        </w:r>
      </w:ins>
      <w:ins w:id="1154" w:author="Benton, Deon" w:date="2026-05-17T00:46:00Z" w16du:dateUtc="2026-05-17T05:46:00Z">
        <w:r w:rsidR="00747493">
          <w:rPr>
            <w:rFonts w:ascii="Times New Roman" w:hAnsi="Times New Roman" w:cs="Times New Roman"/>
          </w:rPr>
          <w:t xml:space="preserve">. </w:t>
        </w:r>
      </w:ins>
      <w:ins w:id="1155" w:author="Benton, Deon" w:date="2026-05-17T00:41:00Z" w16du:dateUtc="2026-05-17T05:41:00Z">
        <w:r w:rsidR="00747493">
          <w:rPr>
            <w:rFonts w:ascii="Times New Roman" w:hAnsi="Times New Roman" w:cs="Times New Roman"/>
          </w:rPr>
          <w:t>At the same time,</w:t>
        </w:r>
      </w:ins>
      <w:ins w:id="1156"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157" w:author="Benton, Deon" w:date="2026-05-17T00:46:00Z" w16du:dateUtc="2026-05-17T05:46:00Z">
        <w:r w:rsidR="00EF73D4">
          <w:rPr>
            <w:rFonts w:ascii="Times New Roman" w:hAnsi="Times New Roman" w:cs="Times New Roman"/>
          </w:rPr>
          <w:t xml:space="preserve">was not simulated </w:t>
        </w:r>
      </w:ins>
      <w:ins w:id="1158" w:author="Benton, Deon" w:date="2026-05-17T00:44:00Z" w16du:dateUtc="2026-05-17T05:44:00Z">
        <w:r w:rsidR="00747493">
          <w:rPr>
            <w:rFonts w:ascii="Times New Roman" w:hAnsi="Times New Roman" w:cs="Times New Roman"/>
          </w:rPr>
          <w:t xml:space="preserve">with this model. </w:t>
        </w:r>
      </w:ins>
      <w:ins w:id="1159"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160"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161"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162"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163"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164"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165"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166"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167"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168"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169"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Spelke (2017).</w:t>
      </w:r>
    </w:p>
    <w:p w14:paraId="19B1429A" w14:textId="77777777" w:rsidR="001540F3" w:rsidRDefault="001540F3" w:rsidP="00524642">
      <w:pPr>
        <w:spacing w:line="480" w:lineRule="auto"/>
        <w:contextualSpacing/>
        <w:rPr>
          <w:ins w:id="1170"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171" w:author="Benton, Deon" w:date="2026-04-28T16:29:00Z" w16du:dateUtc="2026-04-28T21:29:00Z"/>
          <w:rFonts w:ascii="Times New Roman" w:hAnsi="Times New Roman" w:cs="Times New Roman"/>
        </w:rPr>
      </w:pPr>
      <w:ins w:id="1172"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173" w:author="Benton, Deon" w:date="2026-04-28T16:19:00Z" w16du:dateUtc="2026-04-28T21:19:00Z">
        <w:r w:rsidR="00156837">
          <w:rPr>
            <w:rFonts w:ascii="Times New Roman" w:hAnsi="Times New Roman" w:cs="Times New Roman"/>
          </w:rPr>
          <w:t>High</w:t>
        </w:r>
      </w:ins>
      <w:ins w:id="1174" w:author="Benton, Deon" w:date="2026-05-16T01:01:00Z" w16du:dateUtc="2026-05-16T06:01:00Z">
        <w:r w:rsidR="005C3B08">
          <w:rPr>
            <w:rFonts w:ascii="Times New Roman" w:hAnsi="Times New Roman" w:cs="Times New Roman"/>
          </w:rPr>
          <w:t>, inefficient</w:t>
        </w:r>
      </w:ins>
      <w:ins w:id="1175" w:author="Benton, Deon" w:date="2026-04-28T16:19:00Z" w16du:dateUtc="2026-04-28T21:19:00Z">
        <w:r w:rsidR="00156837">
          <w:rPr>
            <w:rFonts w:ascii="Times New Roman" w:hAnsi="Times New Roman" w:cs="Times New Roman"/>
          </w:rPr>
          <w:t xml:space="preserve"> test event than to the </w:t>
        </w:r>
      </w:ins>
      <w:ins w:id="1176" w:author="Benton, Deon" w:date="2026-05-16T01:01:00Z" w16du:dateUtc="2026-05-16T06:01:00Z">
        <w:r w:rsidR="005C3B08">
          <w:rPr>
            <w:rFonts w:ascii="Times New Roman" w:hAnsi="Times New Roman" w:cs="Times New Roman"/>
          </w:rPr>
          <w:t>Low, efficient</w:t>
        </w:r>
      </w:ins>
      <w:ins w:id="1177"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178" w:author="Benton, Deon" w:date="2026-04-28T16:20:00Z" w16du:dateUtc="2026-04-28T21:20:00Z">
        <w:r w:rsidR="00156837">
          <w:rPr>
            <w:rFonts w:ascii="Times New Roman" w:hAnsi="Times New Roman" w:cs="Times New Roman"/>
          </w:rPr>
          <w:t xml:space="preserve">hose in Liu and Spelke (2017). As was true for </w:t>
        </w:r>
      </w:ins>
      <w:ins w:id="1179" w:author="Benton, Deon" w:date="2026-04-28T16:22:00Z" w16du:dateUtc="2026-04-28T21:22:00Z">
        <w:r w:rsidR="00C25EF4">
          <w:rPr>
            <w:rFonts w:ascii="Times New Roman" w:hAnsi="Times New Roman" w:cs="Times New Roman"/>
          </w:rPr>
          <w:t>infants in Experiment</w:t>
        </w:r>
      </w:ins>
      <w:ins w:id="1180" w:author="Benton, Deon" w:date="2026-04-28T16:24:00Z" w16du:dateUtc="2026-04-28T21:24:00Z">
        <w:r w:rsidR="004C293F">
          <w:rPr>
            <w:rFonts w:ascii="Times New Roman" w:hAnsi="Times New Roman" w:cs="Times New Roman"/>
          </w:rPr>
          <w:t>s</w:t>
        </w:r>
      </w:ins>
      <w:ins w:id="1181" w:author="Benton, Deon" w:date="2026-04-28T16:22:00Z" w16du:dateUtc="2026-04-28T21:22:00Z">
        <w:r w:rsidR="00C25EF4">
          <w:rPr>
            <w:rFonts w:ascii="Times New Roman" w:hAnsi="Times New Roman" w:cs="Times New Roman"/>
          </w:rPr>
          <w:t xml:space="preserve"> 1</w:t>
        </w:r>
      </w:ins>
      <w:ins w:id="1182" w:author="Benton, Deon" w:date="2026-04-28T16:24:00Z" w16du:dateUtc="2026-04-28T21:24:00Z">
        <w:r w:rsidR="004C293F">
          <w:rPr>
            <w:rFonts w:ascii="Times New Roman" w:hAnsi="Times New Roman" w:cs="Times New Roman"/>
          </w:rPr>
          <w:t xml:space="preserve"> and 3</w:t>
        </w:r>
      </w:ins>
      <w:ins w:id="1183" w:author="Benton, Deon" w:date="2026-04-28T16:22:00Z" w16du:dateUtc="2026-04-28T21:22:00Z">
        <w:r w:rsidR="00C25EF4">
          <w:rPr>
            <w:rFonts w:ascii="Times New Roman" w:hAnsi="Times New Roman" w:cs="Times New Roman"/>
          </w:rPr>
          <w:t xml:space="preserve"> of</w:t>
        </w:r>
      </w:ins>
      <w:ins w:id="1184" w:author="Benton, Deon" w:date="2026-04-28T16:20:00Z" w16du:dateUtc="2026-04-28T21:20:00Z">
        <w:r w:rsidR="00156837">
          <w:rPr>
            <w:rFonts w:ascii="Times New Roman" w:hAnsi="Times New Roman" w:cs="Times New Roman"/>
          </w:rPr>
          <w:t xml:space="preserve"> that study, networks in </w:t>
        </w:r>
      </w:ins>
      <w:ins w:id="1185" w:author="Benton, Deon" w:date="2026-04-28T16:25:00Z" w16du:dateUtc="2026-04-28T21:25:00Z">
        <w:r w:rsidR="004C293F">
          <w:rPr>
            <w:rFonts w:ascii="Times New Roman" w:hAnsi="Times New Roman" w:cs="Times New Roman"/>
          </w:rPr>
          <w:t xml:space="preserve">the </w:t>
        </w:r>
      </w:ins>
      <w:ins w:id="1186" w:author="Benton, Deon" w:date="2026-04-28T16:22:00Z" w16du:dateUtc="2026-04-28T21:22:00Z">
        <w:r w:rsidR="00C25EF4">
          <w:rPr>
            <w:rFonts w:ascii="Times New Roman" w:hAnsi="Times New Roman" w:cs="Times New Roman"/>
          </w:rPr>
          <w:t xml:space="preserve">simulation analogue of </w:t>
        </w:r>
      </w:ins>
      <w:ins w:id="1187" w:author="Benton, Deon" w:date="2026-04-28T16:24:00Z" w16du:dateUtc="2026-04-28T21:24:00Z">
        <w:r w:rsidR="004C293F">
          <w:rPr>
            <w:rFonts w:ascii="Times New Roman" w:hAnsi="Times New Roman" w:cs="Times New Roman"/>
          </w:rPr>
          <w:t>these experiments</w:t>
        </w:r>
      </w:ins>
      <w:ins w:id="1188" w:author="Benton, Deon" w:date="2026-04-28T16:20:00Z" w16du:dateUtc="2026-04-28T21:20:00Z">
        <w:r w:rsidR="00156837">
          <w:rPr>
            <w:rFonts w:ascii="Times New Roman" w:hAnsi="Times New Roman" w:cs="Times New Roman"/>
          </w:rPr>
          <w:t xml:space="preserve"> looked </w:t>
        </w:r>
      </w:ins>
      <w:ins w:id="1189" w:author="Benton, Deon" w:date="2026-04-28T16:22:00Z" w16du:dateUtc="2026-04-28T21:22:00Z">
        <w:r w:rsidR="00C25EF4">
          <w:rPr>
            <w:rFonts w:ascii="Times New Roman" w:hAnsi="Times New Roman" w:cs="Times New Roman"/>
          </w:rPr>
          <w:t>longer at—</w:t>
        </w:r>
      </w:ins>
      <w:ins w:id="1190" w:author="Benton, Deon" w:date="2026-04-28T16:20:00Z" w16du:dateUtc="2026-04-28T21:20:00Z">
        <w:r w:rsidR="00156837">
          <w:rPr>
            <w:rFonts w:ascii="Times New Roman" w:hAnsi="Times New Roman" w:cs="Times New Roman"/>
          </w:rPr>
          <w:t xml:space="preserve">that is, produced greater error to—the </w:t>
        </w:r>
      </w:ins>
      <w:ins w:id="1191" w:author="Benton, Deon" w:date="2026-05-16T01:01:00Z" w16du:dateUtc="2026-05-16T06:01:00Z">
        <w:r w:rsidR="00340CFD">
          <w:rPr>
            <w:rFonts w:ascii="Times New Roman" w:hAnsi="Times New Roman" w:cs="Times New Roman"/>
          </w:rPr>
          <w:t>High, inefficient</w:t>
        </w:r>
      </w:ins>
      <w:ins w:id="1192" w:author="Benton, Deon" w:date="2026-04-28T16:20:00Z" w16du:dateUtc="2026-04-28T21:20:00Z">
        <w:r w:rsidR="00156837">
          <w:rPr>
            <w:rFonts w:ascii="Times New Roman" w:hAnsi="Times New Roman" w:cs="Times New Roman"/>
          </w:rPr>
          <w:t xml:space="preserve"> test event than to the </w:t>
        </w:r>
      </w:ins>
      <w:ins w:id="1193" w:author="Benton, Deon" w:date="2026-05-16T01:05:00Z" w16du:dateUtc="2026-05-16T06:05:00Z">
        <w:r w:rsidR="00DD3452">
          <w:rPr>
            <w:rFonts w:ascii="Times New Roman" w:hAnsi="Times New Roman" w:cs="Times New Roman"/>
          </w:rPr>
          <w:t>L</w:t>
        </w:r>
      </w:ins>
      <w:ins w:id="1194" w:author="Benton, Deon" w:date="2026-04-28T16:20:00Z" w16du:dateUtc="2026-04-28T21:20:00Z">
        <w:r w:rsidR="00156837">
          <w:rPr>
            <w:rFonts w:ascii="Times New Roman" w:hAnsi="Times New Roman" w:cs="Times New Roman"/>
          </w:rPr>
          <w:t xml:space="preserve">ow, efficient </w:t>
        </w:r>
      </w:ins>
      <w:ins w:id="1195" w:author="Benton, Deon" w:date="2026-04-28T16:21:00Z" w16du:dateUtc="2026-04-28T21:21:00Z">
        <w:r w:rsidR="00156837">
          <w:rPr>
            <w:rFonts w:ascii="Times New Roman" w:hAnsi="Times New Roman" w:cs="Times New Roman"/>
          </w:rPr>
          <w:t>event</w:t>
        </w:r>
      </w:ins>
      <w:ins w:id="1196"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197"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198" w:author="Benton, Deon" w:date="2026-04-28T16:22:00Z" w16du:dateUtc="2026-04-28T21:22:00Z">
        <w:r w:rsidR="00C25EF4">
          <w:rPr>
            <w:rFonts w:ascii="Times New Roman" w:hAnsi="Times New Roman" w:cs="Times New Roman"/>
          </w:rPr>
          <w:t xml:space="preserve"> In</w:t>
        </w:r>
      </w:ins>
      <w:ins w:id="1199" w:author="Benton, Deon" w:date="2026-04-28T16:21:00Z" w16du:dateUtc="2026-04-28T21:21:00Z">
        <w:r w:rsidR="00C25EF4">
          <w:rPr>
            <w:rFonts w:ascii="Times New Roman" w:hAnsi="Times New Roman" w:cs="Times New Roman"/>
          </w:rPr>
          <w:t xml:space="preserve"> contrast, networks in Experiment 2</w:t>
        </w:r>
      </w:ins>
      <w:ins w:id="1200" w:author="Benton, Deon" w:date="2026-04-28T16:22:00Z" w16du:dateUtc="2026-04-28T21:22:00Z">
        <w:r w:rsidR="00C25EF4">
          <w:rPr>
            <w:rFonts w:ascii="Times New Roman" w:hAnsi="Times New Roman" w:cs="Times New Roman"/>
          </w:rPr>
          <w:t>—like infants in</w:t>
        </w:r>
      </w:ins>
      <w:ins w:id="1201" w:author="Benton, Deon" w:date="2026-04-28T16:23:00Z" w16du:dateUtc="2026-04-28T21:23:00Z">
        <w:r w:rsidR="00C25EF4">
          <w:rPr>
            <w:rFonts w:ascii="Times New Roman" w:hAnsi="Times New Roman" w:cs="Times New Roman"/>
          </w:rPr>
          <w:t xml:space="preserve"> the corresponding behavioral experiment—</w:t>
        </w:r>
      </w:ins>
      <w:ins w:id="1202" w:author="Benton, Deon" w:date="2026-04-28T16:21:00Z" w16du:dateUtc="2026-04-28T21:21:00Z">
        <w:r w:rsidR="00C25EF4">
          <w:rPr>
            <w:rFonts w:ascii="Times New Roman" w:hAnsi="Times New Roman" w:cs="Times New Roman"/>
          </w:rPr>
          <w:t>looked about equally long at both test events</w:t>
        </w:r>
      </w:ins>
      <w:ins w:id="1203" w:author="Benton, Deon" w:date="2026-04-28T16:23:00Z" w16du:dateUtc="2026-04-28T21:23:00Z">
        <w:r w:rsidR="004C293F">
          <w:rPr>
            <w:rFonts w:ascii="Times New Roman" w:hAnsi="Times New Roman" w:cs="Times New Roman"/>
          </w:rPr>
          <w:t xml:space="preserve">. </w:t>
        </w:r>
      </w:ins>
      <w:ins w:id="1204" w:author="Benton, Deon" w:date="2026-04-28T16:26:00Z" w16du:dateUtc="2026-04-28T21:26:00Z">
        <w:r w:rsidR="004707E2">
          <w:rPr>
            <w:rFonts w:ascii="Times New Roman" w:hAnsi="Times New Roman" w:cs="Times New Roman"/>
          </w:rPr>
          <w:t>As</w:t>
        </w:r>
      </w:ins>
      <w:ins w:id="1205" w:author="Benton, Deon" w:date="2026-04-28T16:23:00Z" w16du:dateUtc="2026-04-28T21:23:00Z">
        <w:r w:rsidR="004C293F">
          <w:rPr>
            <w:rFonts w:ascii="Times New Roman" w:hAnsi="Times New Roman" w:cs="Times New Roman"/>
          </w:rPr>
          <w:t xml:space="preserve"> was</w:t>
        </w:r>
      </w:ins>
      <w:ins w:id="1206" w:author="Benton, Deon" w:date="2026-04-28T16:26:00Z" w16du:dateUtc="2026-04-28T21:26:00Z">
        <w:r w:rsidR="004707E2">
          <w:rPr>
            <w:rFonts w:ascii="Times New Roman" w:hAnsi="Times New Roman" w:cs="Times New Roman"/>
          </w:rPr>
          <w:t xml:space="preserve"> also</w:t>
        </w:r>
      </w:ins>
      <w:ins w:id="1207" w:author="Benton, Deon" w:date="2026-04-28T16:23:00Z" w16du:dateUtc="2026-04-28T21:23:00Z">
        <w:r w:rsidR="004C293F">
          <w:rPr>
            <w:rFonts w:ascii="Times New Roman" w:hAnsi="Times New Roman" w:cs="Times New Roman"/>
          </w:rPr>
          <w:t xml:space="preserve"> true for infants</w:t>
        </w:r>
      </w:ins>
      <w:ins w:id="1208"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209" w:author="Benton, Deon" w:date="2026-04-28T16:23:00Z" w16du:dateUtc="2026-04-28T21:23:00Z">
        <w:r w:rsidR="004C293F">
          <w:rPr>
            <w:rFonts w:ascii="Times New Roman" w:hAnsi="Times New Roman" w:cs="Times New Roman"/>
          </w:rPr>
          <w:t xml:space="preserve">, </w:t>
        </w:r>
      </w:ins>
      <w:ins w:id="1210" w:author="Benton, Deon" w:date="2026-04-28T16:26:00Z" w16du:dateUtc="2026-04-28T21:26:00Z">
        <w:r w:rsidR="004707E2">
          <w:rPr>
            <w:rFonts w:ascii="Times New Roman" w:hAnsi="Times New Roman" w:cs="Times New Roman"/>
          </w:rPr>
          <w:t>networks in the simulation analogue of it showed a</w:t>
        </w:r>
      </w:ins>
      <w:ins w:id="1211" w:author="Benton, Deon" w:date="2026-04-28T16:23:00Z" w16du:dateUtc="2026-04-28T21:23:00Z">
        <w:r w:rsidR="004C293F">
          <w:rPr>
            <w:rFonts w:ascii="Times New Roman" w:hAnsi="Times New Roman" w:cs="Times New Roman"/>
          </w:rPr>
          <w:t xml:space="preserve"> slight numerica</w:t>
        </w:r>
      </w:ins>
      <w:ins w:id="1212" w:author="Benton, Deon" w:date="2026-04-28T16:24:00Z" w16du:dateUtc="2026-04-28T21:24:00Z">
        <w:r w:rsidR="004C293F">
          <w:rPr>
            <w:rFonts w:ascii="Times New Roman" w:hAnsi="Times New Roman" w:cs="Times New Roman"/>
          </w:rPr>
          <w:t>l</w:t>
        </w:r>
      </w:ins>
      <w:ins w:id="1213" w:author="Benton, Deon" w:date="2026-04-28T16:23:00Z" w16du:dateUtc="2026-04-28T21:23:00Z">
        <w:r w:rsidR="004C293F">
          <w:rPr>
            <w:rFonts w:ascii="Times New Roman" w:hAnsi="Times New Roman" w:cs="Times New Roman"/>
          </w:rPr>
          <w:t xml:space="preserve"> tendency to look longer</w:t>
        </w:r>
      </w:ins>
      <w:ins w:id="1214" w:author="Benton, Deon" w:date="2026-04-28T16:18:00Z" w16du:dateUtc="2026-04-28T21:18:00Z">
        <w:r>
          <w:rPr>
            <w:rFonts w:ascii="Times New Roman" w:hAnsi="Times New Roman" w:cs="Times New Roman"/>
          </w:rPr>
          <w:t xml:space="preserve"> </w:t>
        </w:r>
      </w:ins>
      <w:ins w:id="1215" w:author="Benton, Deon" w:date="2026-04-28T16:24:00Z" w16du:dateUtc="2026-04-28T21:24:00Z">
        <w:r w:rsidR="004C293F">
          <w:rPr>
            <w:rFonts w:ascii="Times New Roman" w:hAnsi="Times New Roman" w:cs="Times New Roman"/>
          </w:rPr>
          <w:t xml:space="preserve">at the </w:t>
        </w:r>
      </w:ins>
      <w:ins w:id="1216" w:author="Benton, Deon" w:date="2026-05-16T01:05:00Z" w16du:dateUtc="2026-05-16T06:05:00Z">
        <w:r w:rsidR="00DD3452">
          <w:rPr>
            <w:rFonts w:ascii="Times New Roman" w:hAnsi="Times New Roman" w:cs="Times New Roman"/>
          </w:rPr>
          <w:t>L</w:t>
        </w:r>
      </w:ins>
      <w:ins w:id="1217" w:author="Benton, Deon" w:date="2026-04-28T16:24:00Z" w16du:dateUtc="2026-04-28T21:24:00Z">
        <w:r w:rsidR="004C293F">
          <w:rPr>
            <w:rFonts w:ascii="Times New Roman" w:hAnsi="Times New Roman" w:cs="Times New Roman"/>
          </w:rPr>
          <w:t xml:space="preserve">ow, efficient test event than at the </w:t>
        </w:r>
      </w:ins>
      <w:ins w:id="1218" w:author="Benton, Deon" w:date="2026-05-16T01:02:00Z" w16du:dateUtc="2026-05-16T06:02:00Z">
        <w:r w:rsidR="00340CFD">
          <w:rPr>
            <w:rFonts w:ascii="Times New Roman" w:hAnsi="Times New Roman" w:cs="Times New Roman"/>
          </w:rPr>
          <w:t>High, inefficient</w:t>
        </w:r>
      </w:ins>
      <w:ins w:id="1219"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w:t>
      </w:r>
      <w:r w:rsidR="00E13303">
        <w:rPr>
          <w:rFonts w:ascii="Times New Roman" w:hAnsi="Times New Roman" w:cs="Times New Roman"/>
        </w:rPr>
        <w:lastRenderedPageBreak/>
        <w:t xml:space="preserve">bit of caution given that </w:t>
      </w:r>
      <w:ins w:id="1220"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Spelke (2017)</w:t>
      </w:r>
      <w:ins w:id="1221" w:author="Benton, Deon" w:date="2026-05-15T21:03:00Z" w16du:dateUtc="2026-05-16T02:03:00Z">
        <w:r w:rsidR="00B8241C">
          <w:rPr>
            <w:rFonts w:ascii="Times New Roman" w:hAnsi="Times New Roman" w:cs="Times New Roman"/>
          </w:rPr>
          <w:t>; the numerical difference here, however, would like</w:t>
        </w:r>
      </w:ins>
      <w:ins w:id="1222" w:author="Benton, Deon" w:date="2026-05-16T01:10:00Z" w16du:dateUtc="2026-05-16T06:10:00Z">
        <w:r w:rsidR="00DD3452">
          <w:rPr>
            <w:rFonts w:ascii="Times New Roman" w:hAnsi="Times New Roman" w:cs="Times New Roman"/>
          </w:rPr>
          <w:t>ly</w:t>
        </w:r>
      </w:ins>
      <w:ins w:id="1223"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224" w:author="Benton, Deon" w:date="2026-05-16T01:09:00Z" w16du:dateUtc="2026-05-16T06:09:00Z">
        <w:r w:rsidR="00DD3452">
          <w:rPr>
            <w:rFonts w:ascii="Times New Roman" w:hAnsi="Times New Roman" w:cs="Times New Roman"/>
          </w:rPr>
          <w:t>that a</w:t>
        </w:r>
      </w:ins>
      <w:ins w:id="1225"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226"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227" w:author="Benton, Deon" w:date="2026-04-28T16:27:00Z" w16du:dateUtc="2026-04-28T21:27:00Z">
        <w:r w:rsidR="00676E55">
          <w:rPr>
            <w:rFonts w:ascii="Times New Roman" w:hAnsi="Times New Roman" w:cs="Times New Roman"/>
          </w:rPr>
          <w:t xml:space="preserve">utility can </w:t>
        </w:r>
      </w:ins>
      <w:ins w:id="1228" w:author="Benton, Deon" w:date="2026-04-28T16:30:00Z" w16du:dateUtc="2026-04-28T21:30:00Z">
        <w:r w:rsidR="00A8046D">
          <w:rPr>
            <w:rFonts w:ascii="Times New Roman" w:hAnsi="Times New Roman" w:cs="Times New Roman"/>
          </w:rPr>
          <w:t xml:space="preserve">nonetheless </w:t>
        </w:r>
      </w:ins>
      <w:ins w:id="1229" w:author="Benton, Deon" w:date="2026-04-28T16:27:00Z" w16du:dateUtc="2026-04-28T21:27:00Z">
        <w:r w:rsidR="00676E55">
          <w:rPr>
            <w:rFonts w:ascii="Times New Roman" w:hAnsi="Times New Roman" w:cs="Times New Roman"/>
          </w:rPr>
          <w:t>qualitatively reproduce infants’ looking behaviors</w:t>
        </w:r>
      </w:ins>
      <w:ins w:id="1230" w:author="Benton, Deon" w:date="2026-04-28T16:28:00Z" w16du:dateUtc="2026-04-28T21:28:00Z">
        <w:r w:rsidR="009C5E1C">
          <w:rPr>
            <w:rFonts w:ascii="Times New Roman" w:hAnsi="Times New Roman" w:cs="Times New Roman"/>
          </w:rPr>
          <w:t xml:space="preserve"> lends additional support to </w:t>
        </w:r>
      </w:ins>
      <w:ins w:id="1231" w:author="Benton, Deon" w:date="2026-05-15T21:04:00Z" w16du:dateUtc="2026-05-16T02:04:00Z">
        <w:r w:rsidR="00B8241C">
          <w:rPr>
            <w:rFonts w:ascii="Times New Roman" w:hAnsi="Times New Roman" w:cs="Times New Roman"/>
          </w:rPr>
          <w:t>the notion that such</w:t>
        </w:r>
      </w:ins>
      <w:ins w:id="1232" w:author="Benton, Deon" w:date="2026-04-28T16:28:00Z" w16du:dateUtc="2026-04-28T21:28:00Z">
        <w:r w:rsidR="009C5E1C">
          <w:rPr>
            <w:rFonts w:ascii="Times New Roman" w:hAnsi="Times New Roman" w:cs="Times New Roman"/>
          </w:rPr>
          <w:t xml:space="preserve"> concepts are not necessary to explain</w:t>
        </w:r>
      </w:ins>
      <w:ins w:id="1233" w:author="Benton, Deon" w:date="2026-04-28T16:30:00Z" w16du:dateUtc="2026-04-28T21:30:00Z">
        <w:r w:rsidR="00A8046D">
          <w:rPr>
            <w:rFonts w:ascii="Times New Roman" w:hAnsi="Times New Roman" w:cs="Times New Roman"/>
          </w:rPr>
          <w:t xml:space="preserve"> </w:t>
        </w:r>
      </w:ins>
      <w:ins w:id="1234" w:author="Benton, Deon" w:date="2026-05-15T21:04:00Z" w16du:dateUtc="2026-05-16T02:04:00Z">
        <w:r w:rsidR="00B8241C">
          <w:rPr>
            <w:rFonts w:ascii="Times New Roman" w:hAnsi="Times New Roman" w:cs="Times New Roman"/>
          </w:rPr>
          <w:t>infants’</w:t>
        </w:r>
      </w:ins>
      <w:ins w:id="1235" w:author="Benton, Deon" w:date="2026-04-28T16:30:00Z" w16du:dateUtc="2026-04-28T21:30:00Z">
        <w:r w:rsidR="00A8046D">
          <w:rPr>
            <w:rFonts w:ascii="Times New Roman" w:hAnsi="Times New Roman" w:cs="Times New Roman"/>
          </w:rPr>
          <w:t xml:space="preserve"> looking; associative learning </w:t>
        </w:r>
      </w:ins>
      <w:ins w:id="1236" w:author="Benton, Deon" w:date="2026-05-15T21:04:00Z" w16du:dateUtc="2026-05-16T02:04:00Z">
        <w:r w:rsidR="009528A9">
          <w:rPr>
            <w:rFonts w:ascii="Times New Roman" w:hAnsi="Times New Roman" w:cs="Times New Roman"/>
          </w:rPr>
          <w:t>is</w:t>
        </w:r>
      </w:ins>
      <w:ins w:id="1237" w:author="Benton, Deon" w:date="2026-04-28T16:30:00Z" w16du:dateUtc="2026-04-28T21:30:00Z">
        <w:r w:rsidR="00A8046D">
          <w:rPr>
            <w:rFonts w:ascii="Times New Roman" w:hAnsi="Times New Roman" w:cs="Times New Roman"/>
          </w:rPr>
          <w:t xml:space="preserve"> be sufficient.</w:t>
        </w:r>
      </w:ins>
      <w:ins w:id="1238"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239"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240"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41"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Spelke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242" w:author="Benton, Deon" w:date="2026-05-17T01:02:00Z" w16du:dateUtc="2026-05-17T06:02:00Z"/>
          <w:rFonts w:ascii="Times New Roman" w:hAnsi="Times New Roman" w:cs="Times New Roman"/>
        </w:rPr>
      </w:pPr>
      <w:ins w:id="1243" w:author="Benton, Deon" w:date="2026-05-17T00:51:00Z" w16du:dateUtc="2026-05-17T05:51:00Z">
        <w:r>
          <w:rPr>
            <w:rFonts w:ascii="Times New Roman" w:hAnsi="Times New Roman" w:cs="Times New Roman"/>
          </w:rPr>
          <w:t xml:space="preserve">OM10-2’s performance is shown in Figure </w:t>
        </w:r>
      </w:ins>
      <w:ins w:id="1244" w:author="Benton, Deon" w:date="2026-05-17T00:55:00Z" w16du:dateUtc="2026-05-17T05:55:00Z">
        <w:r>
          <w:rPr>
            <w:rFonts w:ascii="Times New Roman" w:hAnsi="Times New Roman" w:cs="Times New Roman"/>
          </w:rPr>
          <w:t xml:space="preserve">15. </w:t>
        </w:r>
      </w:ins>
      <w:ins w:id="1245"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246"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247"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248"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249"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is, the </w:t>
      </w:r>
      <w:r w:rsidR="00B42A6F">
        <w:rPr>
          <w:rFonts w:ascii="Times New Roman" w:hAnsi="Times New Roman" w:cs="Times New Roman"/>
        </w:rPr>
        <w:lastRenderedPageBreak/>
        <w:t>critical units</w:t>
      </w:r>
      <w:r w:rsidR="005B2D7A">
        <w:rPr>
          <w:rFonts w:ascii="Times New Roman" w:hAnsi="Times New Roman" w:cs="Times New Roman"/>
        </w:rPr>
        <w:t xml:space="preserve"> were activated to a greater extent during the High</w:t>
      </w:r>
      <w:ins w:id="1250"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251"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252"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Spelke (2017) </w:t>
      </w:r>
      <w:ins w:id="1253"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254" w:author="Benton, Deon" w:date="2026-05-17T01:01:00Z" w16du:dateUtc="2026-05-17T06:01:00Z">
        <w:r w:rsidR="00294E8B">
          <w:rPr>
            <w:rFonts w:ascii="Times New Roman" w:hAnsi="Times New Roman" w:cs="Times New Roman"/>
          </w:rPr>
          <w:t xml:space="preserve">This failure </w:t>
        </w:r>
      </w:ins>
      <w:ins w:id="1255" w:author="Benton, Deon" w:date="2026-05-17T01:03:00Z" w16du:dateUtc="2026-05-17T06:03:00Z">
        <w:r w:rsidR="00B94578">
          <w:rPr>
            <w:rFonts w:ascii="Times New Roman" w:hAnsi="Times New Roman" w:cs="Times New Roman"/>
          </w:rPr>
          <w:t xml:space="preserve">may instead </w:t>
        </w:r>
      </w:ins>
      <w:ins w:id="1256"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257"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258" w:author="Benton, Deon" w:date="2026-05-17T00:53:00Z" w16du:dateUtc="2026-05-17T05:53:00Z">
        <w:r w:rsidR="00014507">
          <w:rPr>
            <w:rFonts w:ascii="Times New Roman" w:hAnsi="Times New Roman" w:cs="Times New Roman"/>
            <w:b/>
            <w:bCs/>
            <w:i w:val="0"/>
            <w:iCs w:val="0"/>
            <w:noProof/>
            <w:color w:val="auto"/>
            <w:sz w:val="24"/>
            <w:szCs w:val="24"/>
          </w:rPr>
          <w:t>16</w:t>
        </w:r>
      </w:ins>
      <w:del w:id="1259"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260"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261"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These experiments correspond to those in Liu and Spelke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262" w:author="Benton, Deon" w:date="2026-05-15T21:09:00Z" w16du:dateUtc="2026-05-16T02:09:00Z"/>
          <w:rFonts w:ascii="Times New Roman" w:hAnsi="Times New Roman" w:cs="Times New Roman"/>
        </w:rPr>
      </w:pPr>
      <w:r>
        <w:rPr>
          <w:rFonts w:ascii="Times New Roman" w:hAnsi="Times New Roman" w:cs="Times New Roman"/>
        </w:rPr>
        <w:t xml:space="preserve">The fact that ALIAS succeeded in reproducing infants’ looking responses across the three experiments in Liu and Spelke (2017) </w:t>
      </w:r>
      <w:ins w:id="1263"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264"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ALIAS-2—</w:t>
      </w:r>
      <w:r w:rsidR="007B0151">
        <w:rPr>
          <w:rFonts w:ascii="Times New Roman" w:hAnsi="Times New Roman" w:cs="Times New Roman"/>
        </w:rPr>
        <w:t>which</w:t>
      </w:r>
      <w:r w:rsidR="000D755C">
        <w:rPr>
          <w:rFonts w:ascii="Times New Roman" w:hAnsi="Times New Roman" w:cs="Times New Roman"/>
        </w:rPr>
        <w:t xml:space="preserve"> omits </w:t>
      </w:r>
      <w:r w:rsidR="000D755C">
        <w:rPr>
          <w:rFonts w:ascii="Times New Roman" w:hAnsi="Times New Roman" w:cs="Times New Roman"/>
        </w:rPr>
        <w:lastRenderedPageBreak/>
        <w:t>differential barrier salience—was</w:t>
      </w:r>
      <w:ins w:id="1265"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266" w:author="Benton, Deon" w:date="2026-05-17T01:04:00Z" w16du:dateUtc="2026-05-17T06:04:00Z">
        <w:r w:rsidR="00274863">
          <w:rPr>
            <w:rFonts w:ascii="Times New Roman" w:hAnsi="Times New Roman" w:cs="Times New Roman"/>
          </w:rPr>
          <w:t xml:space="preserve">The model’s performance here is clear: </w:t>
        </w:r>
      </w:ins>
      <w:r w:rsidR="00E92E04">
        <w:rPr>
          <w:rFonts w:ascii="Times New Roman" w:hAnsi="Times New Roman" w:cs="Times New Roman"/>
        </w:rPr>
        <w:t xml:space="preserve"> Networks in Experiments 1 and 3 produced greater error to the High</w:t>
      </w:r>
      <w:ins w:id="1267"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268"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269" w:author="Benton, Deon" w:date="2026-05-17T01:04:00Z" w16du:dateUtc="2026-05-17T06:04:00Z">
        <w:r w:rsidR="00274863">
          <w:rPr>
            <w:rFonts w:ascii="Times New Roman" w:hAnsi="Times New Roman" w:cs="Times New Roman"/>
          </w:rPr>
          <w:t>, efficient one</w:t>
        </w:r>
      </w:ins>
      <w:ins w:id="1270"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271"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error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272"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273"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account for infants’ looking responses across in Liu and Spelke (2017)</w:t>
      </w:r>
      <w:r w:rsidR="00150C8F">
        <w:rPr>
          <w:rFonts w:ascii="Times New Roman" w:hAnsi="Times New Roman" w:cs="Times New Roman"/>
        </w:rPr>
        <w:t xml:space="preserve">; </w:t>
      </w:r>
      <w:ins w:id="1274"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275"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276" w:author="Benton, Deon" w:date="2026-04-28T16:18:00Z" w16du:dateUtc="2026-04-28T21:18:00Z"/>
          <w:rFonts w:ascii="Times New Roman" w:hAnsi="Times New Roman" w:cs="Times New Roman"/>
        </w:rPr>
      </w:pPr>
      <w:ins w:id="1277" w:author="Benton, Deon" w:date="2026-05-15T21:09:00Z" w16du:dateUtc="2026-05-16T02:09:00Z">
        <w:r>
          <w:rPr>
            <w:rFonts w:ascii="Times New Roman" w:hAnsi="Times New Roman" w:cs="Times New Roman"/>
          </w:rPr>
          <w:t>Understanding the basis of ALIAS’s and ALIAS-2’s behavior</w:t>
        </w:r>
      </w:ins>
      <w:ins w:id="1278" w:author="Benton, Deon" w:date="2026-05-17T01:10:00Z" w16du:dateUtc="2026-05-17T06:10:00Z">
        <w:r w:rsidR="00B16064">
          <w:rPr>
            <w:rFonts w:ascii="Times New Roman" w:hAnsi="Times New Roman" w:cs="Times New Roman"/>
          </w:rPr>
          <w:t xml:space="preserve"> in this simulation</w:t>
        </w:r>
      </w:ins>
      <w:ins w:id="1279" w:author="Benton, Deon" w:date="2026-05-15T21:09:00Z" w16du:dateUtc="2026-05-16T02:09:00Z">
        <w:r>
          <w:rPr>
            <w:rFonts w:ascii="Times New Roman" w:hAnsi="Times New Roman" w:cs="Times New Roman"/>
          </w:rPr>
          <w:t xml:space="preserve">—that is, </w:t>
        </w:r>
      </w:ins>
      <w:ins w:id="1280" w:author="Benton, Deon" w:date="2026-05-15T21:10:00Z" w16du:dateUtc="2026-05-16T02:10:00Z">
        <w:r>
          <w:rPr>
            <w:rFonts w:ascii="Times New Roman" w:hAnsi="Times New Roman" w:cs="Times New Roman"/>
          </w:rPr>
          <w:t xml:space="preserve">through what mechanism did networks come to </w:t>
        </w:r>
      </w:ins>
      <w:ins w:id="1281" w:author="Benton, Deon" w:date="2026-05-17T01:07:00Z" w16du:dateUtc="2026-05-17T06:07:00Z">
        <w:r w:rsidR="00B16064">
          <w:rPr>
            <w:rFonts w:ascii="Times New Roman" w:hAnsi="Times New Roman" w:cs="Times New Roman"/>
          </w:rPr>
          <w:t xml:space="preserve">look longer at (i.e., produce greater error to) </w:t>
        </w:r>
      </w:ins>
      <w:ins w:id="1282" w:author="Benton, Deon" w:date="2026-05-15T21:10:00Z" w16du:dateUtc="2026-05-16T02:10:00Z">
        <w:r>
          <w:rPr>
            <w:rFonts w:ascii="Times New Roman" w:hAnsi="Times New Roman" w:cs="Times New Roman"/>
          </w:rPr>
          <w:t xml:space="preserve">the High, </w:t>
        </w:r>
      </w:ins>
      <w:ins w:id="1283"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284" w:author="Benton, Deon" w:date="2026-05-15T21:12:00Z" w16du:dateUtc="2026-05-16T02:12:00Z">
        <w:r w:rsidR="00301EEB">
          <w:rPr>
            <w:rFonts w:ascii="Times New Roman" w:hAnsi="Times New Roman" w:cs="Times New Roman"/>
          </w:rPr>
          <w:t xml:space="preserve">—is straightforward. </w:t>
        </w:r>
      </w:ins>
      <w:ins w:id="1285" w:author="Benton, Deon" w:date="2026-05-15T21:13:00Z" w16du:dateUtc="2026-05-16T02:13:00Z">
        <w:r w:rsidR="003A21FB">
          <w:rPr>
            <w:rFonts w:ascii="Times New Roman" w:hAnsi="Times New Roman" w:cs="Times New Roman"/>
          </w:rPr>
          <w:t xml:space="preserve">The High, inefficient </w:t>
        </w:r>
      </w:ins>
      <w:ins w:id="1286"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287" w:author="Benton, Deon" w:date="2026-05-17T01:10:00Z" w16du:dateUtc="2026-05-17T06:10:00Z">
        <w:r w:rsidR="008C2756">
          <w:rPr>
            <w:rFonts w:ascii="Times New Roman" w:hAnsi="Times New Roman" w:cs="Times New Roman"/>
          </w:rPr>
          <w:t>that this event presented infants with</w:t>
        </w:r>
      </w:ins>
      <w:ins w:id="1288" w:author="Benton, Deon" w:date="2026-05-15T21:17:00Z" w16du:dateUtc="2026-05-16T02:17:00Z">
        <w:r w:rsidR="003A21FB">
          <w:rPr>
            <w:rFonts w:ascii="Times New Roman" w:hAnsi="Times New Roman" w:cs="Times New Roman"/>
          </w:rPr>
          <w:t xml:space="preserve"> conflicted with some of the </w:t>
        </w:r>
      </w:ins>
      <w:ins w:id="1289" w:author="Benton, Deon" w:date="2026-05-17T01:11:00Z" w16du:dateUtc="2026-05-17T06:11:00Z">
        <w:r w:rsidR="008866C0">
          <w:rPr>
            <w:rFonts w:ascii="Times New Roman" w:hAnsi="Times New Roman" w:cs="Times New Roman"/>
          </w:rPr>
          <w:t>associations that were learned during the pretraining phase</w:t>
        </w:r>
      </w:ins>
      <w:ins w:id="1290" w:author="Benton, Deon" w:date="2026-05-15T21:17:00Z" w16du:dateUtc="2026-05-16T02:17:00Z">
        <w:r w:rsidR="003A21FB">
          <w:rPr>
            <w:rFonts w:ascii="Times New Roman" w:hAnsi="Times New Roman" w:cs="Times New Roman"/>
          </w:rPr>
          <w:t xml:space="preserve"> to a greater extent than </w:t>
        </w:r>
      </w:ins>
      <w:ins w:id="1291" w:author="Benton, Deon" w:date="2026-05-17T01:11:00Z" w16du:dateUtc="2026-05-17T06:11:00Z">
        <w:r w:rsidR="00590EC1">
          <w:rPr>
            <w:rFonts w:ascii="Times New Roman" w:hAnsi="Times New Roman" w:cs="Times New Roman"/>
          </w:rPr>
          <w:t>that</w:t>
        </w:r>
      </w:ins>
      <w:ins w:id="1292" w:author="Benton, Deon" w:date="2026-05-15T21:18:00Z" w16du:dateUtc="2026-05-16T02:18:00Z">
        <w:r w:rsidR="003A21FB">
          <w:rPr>
            <w:rFonts w:ascii="Times New Roman" w:hAnsi="Times New Roman" w:cs="Times New Roman"/>
          </w:rPr>
          <w:t xml:space="preserve"> in the Low, efficient event.</w:t>
        </w:r>
      </w:ins>
      <w:ins w:id="1293"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294" w:author="Benton, Deon" w:date="2026-05-15T21:20:00Z" w16du:dateUtc="2026-05-16T02:20:00Z">
        <w:r w:rsidR="001852EF">
          <w:rPr>
            <w:rFonts w:ascii="Times New Roman" w:hAnsi="Times New Roman" w:cs="Times New Roman"/>
          </w:rPr>
          <w:t>among a small barrier, small vertical clearance, and a low jump.</w:t>
        </w:r>
      </w:ins>
      <w:ins w:id="1295"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296" w:author="Benton, Deon" w:date="2026-05-17T01:12:00Z" w16du:dateUtc="2026-05-17T06:12:00Z">
        <w:r w:rsidR="00590EC1">
          <w:rPr>
            <w:rFonts w:ascii="Times New Roman" w:hAnsi="Times New Roman" w:cs="Times New Roman"/>
          </w:rPr>
          <w:t xml:space="preserve"> </w:t>
        </w:r>
      </w:ins>
      <w:ins w:id="1297" w:author="Benton, Deon" w:date="2026-05-15T21:21:00Z" w16du:dateUtc="2026-05-16T02:21:00Z">
        <w:r w:rsidR="001852EF" w:rsidRPr="001852EF">
          <w:rPr>
            <w:rFonts w:ascii="Times New Roman" w:hAnsi="Times New Roman" w:cs="Times New Roman"/>
          </w:rPr>
          <w:t>whenever barriers were present</w:t>
        </w:r>
      </w:ins>
      <w:ins w:id="1298" w:author="Benton, Deon" w:date="2026-05-17T01:12:00Z" w16du:dateUtc="2026-05-17T06:12:00Z">
        <w:r w:rsidR="00590EC1">
          <w:rPr>
            <w:rFonts w:ascii="Times New Roman" w:hAnsi="Times New Roman" w:cs="Times New Roman"/>
          </w:rPr>
          <w:t xml:space="preserve"> during the pretraining phase,</w:t>
        </w:r>
      </w:ins>
      <w:ins w:id="1299" w:author="Benton, Deon" w:date="2026-05-15T21:21:00Z" w16du:dateUtc="2026-05-16T02:21:00Z">
        <w:r w:rsidR="001852EF" w:rsidRPr="001852EF">
          <w:rPr>
            <w:rFonts w:ascii="Times New Roman" w:hAnsi="Times New Roman" w:cs="Times New Roman"/>
          </w:rPr>
          <w:t xml:space="preserve"> </w:t>
        </w:r>
      </w:ins>
      <w:ins w:id="1300" w:author="Benton, Deon" w:date="2026-05-15T21:22:00Z" w16du:dateUtc="2026-05-16T02:22:00Z">
        <w:r w:rsidR="00756E4C">
          <w:rPr>
            <w:rFonts w:ascii="Times New Roman" w:hAnsi="Times New Roman" w:cs="Times New Roman"/>
          </w:rPr>
          <w:t>not</w:t>
        </w:r>
      </w:ins>
      <w:ins w:id="1301" w:author="Benton, Deon" w:date="2026-05-15T21:21:00Z" w16du:dateUtc="2026-05-16T02:21:00Z">
        <w:r w:rsidR="001852EF" w:rsidRPr="001852EF">
          <w:rPr>
            <w:rFonts w:ascii="Times New Roman" w:hAnsi="Times New Roman" w:cs="Times New Roman"/>
          </w:rPr>
          <w:t xml:space="preserve"> only were they </w:t>
        </w:r>
      </w:ins>
      <w:ins w:id="1302" w:author="Benton, Deon" w:date="2026-05-15T21:23:00Z" w16du:dateUtc="2026-05-16T02:23:00Z">
        <w:r w:rsidR="00756E4C">
          <w:rPr>
            <w:rFonts w:ascii="Times New Roman" w:hAnsi="Times New Roman" w:cs="Times New Roman"/>
          </w:rPr>
          <w:t>small,</w:t>
        </w:r>
      </w:ins>
      <w:ins w:id="1303" w:author="Benton, Deon" w:date="2026-05-15T21:22:00Z" w16du:dateUtc="2026-05-16T02:22:00Z">
        <w:r w:rsidR="00756E4C">
          <w:rPr>
            <w:rFonts w:ascii="Times New Roman" w:hAnsi="Times New Roman" w:cs="Times New Roman"/>
          </w:rPr>
          <w:t xml:space="preserve"> </w:t>
        </w:r>
      </w:ins>
      <w:ins w:id="1304" w:author="Benton, Deon" w:date="2026-05-15T21:21:00Z" w16du:dateUtc="2026-05-16T02:21:00Z">
        <w:r w:rsidR="001852EF" w:rsidRPr="001852EF">
          <w:rPr>
            <w:rFonts w:ascii="Times New Roman" w:hAnsi="Times New Roman" w:cs="Times New Roman"/>
          </w:rPr>
          <w:t>but they were associated with</w:t>
        </w:r>
      </w:ins>
      <w:ins w:id="1305" w:author="Benton, Deon" w:date="2026-05-15T21:23:00Z" w16du:dateUtc="2026-05-16T02:23:00Z">
        <w:r w:rsidR="00756E4C">
          <w:rPr>
            <w:rFonts w:ascii="Times New Roman" w:hAnsi="Times New Roman" w:cs="Times New Roman"/>
          </w:rPr>
          <w:t xml:space="preserve"> a low jump,</w:t>
        </w:r>
      </w:ins>
      <w:ins w:id="1306" w:author="Benton, Deon" w:date="2026-05-15T21:21:00Z" w16du:dateUtc="2026-05-16T02:21:00Z">
        <w:r w:rsidR="001852EF" w:rsidRPr="001852EF">
          <w:rPr>
            <w:rFonts w:ascii="Times New Roman" w:hAnsi="Times New Roman" w:cs="Times New Roman"/>
          </w:rPr>
          <w:t xml:space="preserve"> curved motion</w:t>
        </w:r>
      </w:ins>
      <w:ins w:id="1307" w:author="Benton, Deon" w:date="2026-05-15T21:23:00Z" w16du:dateUtc="2026-05-16T02:23:00Z">
        <w:r w:rsidR="00756E4C">
          <w:rPr>
            <w:rFonts w:ascii="Times New Roman" w:hAnsi="Times New Roman" w:cs="Times New Roman"/>
          </w:rPr>
          <w:t>, and small vertical clearance</w:t>
        </w:r>
      </w:ins>
      <w:ins w:id="1308" w:author="Benton, Deon" w:date="2026-05-15T21:21:00Z" w16du:dateUtc="2026-05-16T02:21:00Z">
        <w:r w:rsidR="001852EF" w:rsidRPr="001852EF">
          <w:rPr>
            <w:rFonts w:ascii="Times New Roman" w:hAnsi="Times New Roman" w:cs="Times New Roman"/>
          </w:rPr>
          <w:t>.</w:t>
        </w:r>
      </w:ins>
      <w:ins w:id="1309" w:author="Benton, Deon" w:date="2026-05-15T21:23:00Z" w16du:dateUtc="2026-05-16T02:23:00Z">
        <w:r w:rsidR="00756E4C">
          <w:rPr>
            <w:rFonts w:ascii="Times New Roman" w:hAnsi="Times New Roman" w:cs="Times New Roman"/>
          </w:rPr>
          <w:t xml:space="preserve"> </w:t>
        </w:r>
      </w:ins>
      <w:ins w:id="1310" w:author="Benton, Deon" w:date="2026-05-15T21:27:00Z" w16du:dateUtc="2026-05-16T02:27:00Z">
        <w:r w:rsidR="00756E4C">
          <w:rPr>
            <w:rFonts w:ascii="Times New Roman" w:hAnsi="Times New Roman" w:cs="Times New Roman"/>
          </w:rPr>
          <w:t>This expectation</w:t>
        </w:r>
      </w:ins>
      <w:ins w:id="1311" w:author="Benton, Deon" w:date="2026-05-15T21:25:00Z" w16du:dateUtc="2026-05-16T02:25:00Z">
        <w:r w:rsidR="00756E4C">
          <w:rPr>
            <w:rFonts w:ascii="Times New Roman" w:hAnsi="Times New Roman" w:cs="Times New Roman"/>
          </w:rPr>
          <w:t>, however</w:t>
        </w:r>
      </w:ins>
      <w:ins w:id="1312" w:author="Benton, Deon" w:date="2026-05-15T21:26:00Z" w16du:dateUtc="2026-05-16T02:26:00Z">
        <w:r w:rsidR="00756E4C">
          <w:rPr>
            <w:rFonts w:ascii="Times New Roman" w:hAnsi="Times New Roman" w:cs="Times New Roman"/>
          </w:rPr>
          <w:t>,</w:t>
        </w:r>
      </w:ins>
      <w:ins w:id="1313" w:author="Benton, Deon" w:date="2026-05-15T21:25:00Z" w16du:dateUtc="2026-05-16T02:25:00Z">
        <w:r w:rsidR="00756E4C">
          <w:rPr>
            <w:rFonts w:ascii="Times New Roman" w:hAnsi="Times New Roman" w:cs="Times New Roman"/>
          </w:rPr>
          <w:t xml:space="preserve"> </w:t>
        </w:r>
      </w:ins>
      <w:ins w:id="1314" w:author="Benton, Deon" w:date="2026-05-15T21:23:00Z" w16du:dateUtc="2026-05-16T02:23:00Z">
        <w:r w:rsidR="00756E4C" w:rsidRPr="00756E4C">
          <w:rPr>
            <w:rFonts w:ascii="Times New Roman" w:hAnsi="Times New Roman" w:cs="Times New Roman"/>
          </w:rPr>
          <w:t xml:space="preserve">conflicted with the </w:t>
        </w:r>
      </w:ins>
      <w:ins w:id="1315" w:author="Benton, Deon" w:date="2026-05-15T21:24:00Z" w16du:dateUtc="2026-05-16T02:24:00Z">
        <w:r w:rsidR="00756E4C">
          <w:rPr>
            <w:rFonts w:ascii="Times New Roman" w:hAnsi="Times New Roman" w:cs="Times New Roman"/>
          </w:rPr>
          <w:t>small obstacle,</w:t>
        </w:r>
      </w:ins>
      <w:ins w:id="1316" w:author="Benton, Deon" w:date="2026-05-15T21:23:00Z" w16du:dateUtc="2026-05-16T02:23:00Z">
        <w:r w:rsidR="00756E4C" w:rsidRPr="00756E4C">
          <w:rPr>
            <w:rFonts w:ascii="Times New Roman" w:hAnsi="Times New Roman" w:cs="Times New Roman"/>
          </w:rPr>
          <w:t xml:space="preserve"> high jump</w:t>
        </w:r>
      </w:ins>
      <w:ins w:id="1317" w:author="Benton, Deon" w:date="2026-05-15T21:24:00Z" w16du:dateUtc="2026-05-16T02:24:00Z">
        <w:r w:rsidR="00756E4C">
          <w:rPr>
            <w:rFonts w:ascii="Times New Roman" w:hAnsi="Times New Roman" w:cs="Times New Roman"/>
          </w:rPr>
          <w:t>, curved motion,</w:t>
        </w:r>
      </w:ins>
      <w:ins w:id="1318" w:author="Benton, Deon" w:date="2026-05-15T21:23:00Z" w16du:dateUtc="2026-05-16T02:23:00Z">
        <w:r w:rsidR="00756E4C" w:rsidRPr="00756E4C">
          <w:rPr>
            <w:rFonts w:ascii="Times New Roman" w:hAnsi="Times New Roman" w:cs="Times New Roman"/>
          </w:rPr>
          <w:t xml:space="preserve"> </w:t>
        </w:r>
      </w:ins>
      <w:ins w:id="1319" w:author="Benton, Deon" w:date="2026-05-15T21:24:00Z" w16du:dateUtc="2026-05-16T02:24:00Z">
        <w:r w:rsidR="00756E4C">
          <w:rPr>
            <w:rFonts w:ascii="Times New Roman" w:hAnsi="Times New Roman" w:cs="Times New Roman"/>
          </w:rPr>
          <w:t>and substantial vertical clearance</w:t>
        </w:r>
      </w:ins>
      <w:ins w:id="1320" w:author="Benton, Deon" w:date="2026-05-17T01:14:00Z" w16du:dateUtc="2026-05-17T06:14:00Z">
        <w:r w:rsidR="00897040">
          <w:rPr>
            <w:rFonts w:ascii="Times New Roman" w:hAnsi="Times New Roman" w:cs="Times New Roman"/>
          </w:rPr>
          <w:t xml:space="preserve"> that networks observed in the High, inefficient test event</w:t>
        </w:r>
      </w:ins>
      <w:ins w:id="1321" w:author="Benton, Deon" w:date="2026-05-15T21:28:00Z" w16du:dateUtc="2026-05-16T02:28:00Z">
        <w:r w:rsidR="00756E4C">
          <w:rPr>
            <w:rFonts w:ascii="Times New Roman" w:hAnsi="Times New Roman" w:cs="Times New Roman"/>
          </w:rPr>
          <w:t>. The</w:t>
        </w:r>
      </w:ins>
      <w:ins w:id="1322" w:author="Benton, Deon" w:date="2026-05-15T21:27:00Z" w16du:dateUtc="2026-05-16T02:27:00Z">
        <w:r w:rsidR="00756E4C">
          <w:rPr>
            <w:rFonts w:ascii="Times New Roman" w:hAnsi="Times New Roman" w:cs="Times New Roman"/>
          </w:rPr>
          <w:t xml:space="preserve"> small obstacle and curved motion</w:t>
        </w:r>
      </w:ins>
      <w:ins w:id="1323" w:author="Benton, Deon" w:date="2026-05-15T21:28:00Z" w16du:dateUtc="2026-05-16T02:28:00Z">
        <w:r w:rsidR="00756E4C">
          <w:rPr>
            <w:rFonts w:ascii="Times New Roman" w:hAnsi="Times New Roman" w:cs="Times New Roman"/>
          </w:rPr>
          <w:t xml:space="preserve"> features were</w:t>
        </w:r>
      </w:ins>
      <w:ins w:id="1324"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325" w:author="Benton, Deon" w:date="2026-05-15T21:28:00Z" w16du:dateUtc="2026-05-16T02:28:00Z">
        <w:r w:rsidR="00756E4C">
          <w:rPr>
            <w:rFonts w:ascii="Times New Roman" w:hAnsi="Times New Roman" w:cs="Times New Roman"/>
          </w:rPr>
          <w:t>ge jump were not.</w:t>
        </w:r>
      </w:ins>
      <w:ins w:id="1326"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327" w:author="Benton, Deon" w:date="2026-05-17T01:14:00Z" w16du:dateUtc="2026-05-17T06:14:00Z">
        <w:r w:rsidR="00282A7A">
          <w:rPr>
            <w:rFonts w:ascii="Times New Roman" w:hAnsi="Times New Roman" w:cs="Times New Roman"/>
          </w:rPr>
          <w:t xml:space="preserve">with </w:t>
        </w:r>
      </w:ins>
      <w:ins w:id="1328" w:author="Benton, Deon" w:date="2026-05-15T21:29:00Z" w16du:dateUtc="2026-05-16T02:29:00Z">
        <w:r w:rsidR="00756E4C">
          <w:rPr>
            <w:rFonts w:ascii="Times New Roman" w:hAnsi="Times New Roman" w:cs="Times New Roman"/>
          </w:rPr>
          <w:t>was largely consistent with networks</w:t>
        </w:r>
      </w:ins>
      <w:ins w:id="1329" w:author="Benton, Deon" w:date="2026-05-15T21:30:00Z" w16du:dateUtc="2026-05-16T02:30:00Z">
        <w:r w:rsidR="00756E4C">
          <w:rPr>
            <w:rFonts w:ascii="Times New Roman" w:hAnsi="Times New Roman" w:cs="Times New Roman"/>
          </w:rPr>
          <w:t xml:space="preserve">’ </w:t>
        </w:r>
      </w:ins>
      <w:ins w:id="1330" w:author="Benton, Deon" w:date="2026-05-15T21:29:00Z" w16du:dateUtc="2026-05-16T02:29:00Z">
        <w:r w:rsidR="00756E4C">
          <w:rPr>
            <w:rFonts w:ascii="Times New Roman" w:hAnsi="Times New Roman" w:cs="Times New Roman"/>
          </w:rPr>
          <w:t xml:space="preserve">prior experience. </w:t>
        </w:r>
      </w:ins>
      <w:ins w:id="1331" w:author="Benton, Deon" w:date="2026-05-15T21:30:00Z" w16du:dateUtc="2026-05-16T02:30:00Z">
        <w:r w:rsidR="00756E4C">
          <w:rPr>
            <w:rFonts w:ascii="Times New Roman" w:hAnsi="Times New Roman" w:cs="Times New Roman"/>
          </w:rPr>
          <w:t xml:space="preserve">Specifically, </w:t>
        </w:r>
      </w:ins>
      <w:ins w:id="1332" w:author="Benton, Deon" w:date="2026-05-15T21:31:00Z" w16du:dateUtc="2026-05-16T02:31:00Z">
        <w:r w:rsidR="00756E4C">
          <w:rPr>
            <w:rFonts w:ascii="Times New Roman" w:hAnsi="Times New Roman" w:cs="Times New Roman"/>
          </w:rPr>
          <w:t xml:space="preserve">this event </w:t>
        </w:r>
        <w:r w:rsidR="00756E4C">
          <w:rPr>
            <w:rFonts w:ascii="Times New Roman" w:hAnsi="Times New Roman" w:cs="Times New Roman"/>
          </w:rPr>
          <w:lastRenderedPageBreak/>
          <w:t xml:space="preserve">presented networks with a small obstacle, low jump, low vertical clearance, and </w:t>
        </w:r>
      </w:ins>
      <w:ins w:id="1333" w:author="Benton, Deon" w:date="2026-05-17T01:15:00Z" w16du:dateUtc="2026-05-17T06:15:00Z">
        <w:r w:rsidR="00282A7A">
          <w:rPr>
            <w:rFonts w:ascii="Times New Roman" w:hAnsi="Times New Roman" w:cs="Times New Roman"/>
          </w:rPr>
          <w:t>curved</w:t>
        </w:r>
      </w:ins>
      <w:ins w:id="1334" w:author="Benton, Deon" w:date="2026-05-15T21:31:00Z" w16du:dateUtc="2026-05-16T02:31:00Z">
        <w:r w:rsidR="00756E4C">
          <w:rPr>
            <w:rFonts w:ascii="Times New Roman" w:hAnsi="Times New Roman" w:cs="Times New Roman"/>
          </w:rPr>
          <w:t xml:space="preserve"> motion</w:t>
        </w:r>
      </w:ins>
      <w:ins w:id="1335" w:author="Benton, Deon" w:date="2026-05-15T21:32:00Z" w16du:dateUtc="2026-05-16T02:32:00Z">
        <w:r w:rsidR="00FD18C8">
          <w:rPr>
            <w:rFonts w:ascii="Times New Roman" w:hAnsi="Times New Roman" w:cs="Times New Roman"/>
          </w:rPr>
          <w:t xml:space="preserve">. </w:t>
        </w:r>
      </w:ins>
      <w:ins w:id="1336" w:author="Benton, Deon" w:date="2026-05-15T21:29:00Z" w16du:dateUtc="2026-05-16T02:29:00Z">
        <w:r w:rsidR="00756E4C">
          <w:rPr>
            <w:rFonts w:ascii="Times New Roman" w:hAnsi="Times New Roman" w:cs="Times New Roman"/>
          </w:rPr>
          <w:t>As such, this event produced much less error</w:t>
        </w:r>
      </w:ins>
      <w:ins w:id="1337" w:author="Benton, Deon" w:date="2026-05-15T21:32:00Z" w16du:dateUtc="2026-05-16T02:32:00Z">
        <w:r w:rsidR="00FD18C8">
          <w:rPr>
            <w:rFonts w:ascii="Times New Roman" w:hAnsi="Times New Roman" w:cs="Times New Roman"/>
          </w:rPr>
          <w:t xml:space="preserve"> than the High, inefficient one</w:t>
        </w:r>
      </w:ins>
      <w:ins w:id="1338"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Spelke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Spelke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339"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340"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341"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all of the data in this </w:t>
      </w:r>
      <w:ins w:id="1342" w:author="Benton, Deon" w:date="2026-05-17T01:16:00Z" w16du:dateUtc="2026-05-17T06:16:00Z">
        <w:r w:rsidR="00FA481C">
          <w:rPr>
            <w:rFonts w:ascii="Times New Roman" w:hAnsi="Times New Roman" w:cs="Times New Roman"/>
          </w:rPr>
          <w:t>Liu and Spelke (2017)</w:t>
        </w:r>
      </w:ins>
      <w:r w:rsidR="00CF3BF7" w:rsidRPr="00CF3BF7">
        <w:rPr>
          <w:rFonts w:ascii="Times New Roman" w:hAnsi="Times New Roman" w:cs="Times New Roman"/>
        </w:rPr>
        <w:t xml:space="preserve">. </w:t>
      </w:r>
      <w:ins w:id="1343"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344"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345" w:author="Benton, Deon" w:date="2026-05-17T01:17:00Z" w16du:dateUtc="2026-05-17T06:17:00Z">
        <w:r w:rsidR="008D5215">
          <w:rPr>
            <w:rFonts w:ascii="Times New Roman" w:hAnsi="Times New Roman" w:cs="Times New Roman"/>
          </w:rPr>
          <w:lastRenderedPageBreak/>
          <w:t>those key assum</w:t>
        </w:r>
      </w:ins>
      <w:ins w:id="1346"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347"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348"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349"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350"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351"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352" w:author="Benton, Deon" w:date="2026-05-17T01:21:00Z" w16du:dateUtc="2026-05-17T06:21:00Z">
        <w:r w:rsidR="00486D75">
          <w:rPr>
            <w:rFonts w:ascii="Times New Roman" w:hAnsi="Times New Roman" w:cs="Times New Roman"/>
          </w:rPr>
          <w:t>conclude that</w:t>
        </w:r>
      </w:ins>
      <w:ins w:id="1353" w:author="Benton, Deon" w:date="2026-05-17T01:19:00Z" w16du:dateUtc="2026-05-17T06:19:00Z">
        <w:r w:rsidR="00486D75">
          <w:rPr>
            <w:rFonts w:ascii="Times New Roman" w:hAnsi="Times New Roman" w:cs="Times New Roman"/>
          </w:rPr>
          <w:t xml:space="preserve"> ALIAS</w:t>
        </w:r>
      </w:ins>
      <w:ins w:id="1354" w:author="Benton, Deon" w:date="2026-05-17T01:20:00Z" w16du:dateUtc="2026-05-17T06:20:00Z">
        <w:r w:rsidR="00486D75">
          <w:rPr>
            <w:rFonts w:ascii="Times New Roman" w:hAnsi="Times New Roman" w:cs="Times New Roman"/>
          </w:rPr>
          <w:t xml:space="preserve"> provides a</w:t>
        </w:r>
      </w:ins>
      <w:ins w:id="1355" w:author="Benton, Deon" w:date="2026-05-17T01:22:00Z" w16du:dateUtc="2026-05-17T06:22:00Z">
        <w:r w:rsidR="00486D75">
          <w:rPr>
            <w:rFonts w:ascii="Times New Roman" w:hAnsi="Times New Roman" w:cs="Times New Roman"/>
          </w:rPr>
          <w:t xml:space="preserve"> fully</w:t>
        </w:r>
      </w:ins>
      <w:ins w:id="1356" w:author="Benton, Deon" w:date="2026-05-17T01:20:00Z" w16du:dateUtc="2026-05-17T06:20:00Z">
        <w:r w:rsidR="00486D75">
          <w:rPr>
            <w:rFonts w:ascii="Times New Roman" w:hAnsi="Times New Roman" w:cs="Times New Roman"/>
          </w:rPr>
          <w:t xml:space="preserve"> general account of infants’ looking responses in studies </w:t>
        </w:r>
      </w:ins>
      <w:ins w:id="1357" w:author="Benton, Deon" w:date="2026-05-17T01:22:00Z" w16du:dateUtc="2026-05-17T06:22:00Z">
        <w:r w:rsidR="00486D75">
          <w:rPr>
            <w:rFonts w:ascii="Times New Roman" w:hAnsi="Times New Roman" w:cs="Times New Roman"/>
          </w:rPr>
          <w:t>eval</w:t>
        </w:r>
      </w:ins>
      <w:ins w:id="1358" w:author="Benton, Deon" w:date="2026-05-17T01:23:00Z" w16du:dateUtc="2026-05-17T06:23:00Z">
        <w:r w:rsidR="00486D75">
          <w:rPr>
            <w:rFonts w:ascii="Times New Roman" w:hAnsi="Times New Roman" w:cs="Times New Roman"/>
          </w:rPr>
          <w:t>uating</w:t>
        </w:r>
      </w:ins>
      <w:ins w:id="1359"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360"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361" w:author="Benton, Deon" w:date="2026-05-17T01:21:00Z" w16du:dateUtc="2026-05-17T06:21:00Z">
        <w:r w:rsidR="00486D75">
          <w:rPr>
            <w:rFonts w:ascii="Times New Roman" w:hAnsi="Times New Roman" w:cs="Times New Roman"/>
          </w:rPr>
          <w:t>be shown that this model can reproduce</w:t>
        </w:r>
      </w:ins>
      <w:ins w:id="1362" w:author="Benton, Deon" w:date="2026-05-17T01:24:00Z" w16du:dateUtc="2026-05-17T06:24:00Z">
        <w:r w:rsidR="00495E68">
          <w:rPr>
            <w:rFonts w:ascii="Times New Roman" w:hAnsi="Times New Roman" w:cs="Times New Roman"/>
          </w:rPr>
          <w:t xml:space="preserve"> the finding that much younger</w:t>
        </w:r>
      </w:ins>
      <w:ins w:id="1363"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364"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 xml:space="preserve">Skerry et al. (2013) </w:t>
      </w:r>
      <w:ins w:id="1365" w:author="Benton, Deon" w:date="2026-05-17T01:26:00Z" w16du:dateUtc="2026-05-17T06:26:00Z">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366" w:author="Benton, Deon" w:date="2026-05-17T01:27:00Z" w16du:dateUtc="2026-05-17T06:27:00Z">
        <w:r w:rsidR="002912FC">
          <w:rPr>
            <w:rFonts w:ascii="Times New Roman" w:hAnsi="Times New Roman" w:cs="Times New Roman"/>
          </w:rPr>
          <w:t xml:space="preserve"> providing 3-month-olds direct reaching experience</w:t>
        </w:r>
      </w:ins>
      <w:ins w:id="1367" w:author="Benton, Deon" w:date="2026-05-17T01:28:00Z" w16du:dateUtc="2026-05-17T06:28:00Z">
        <w:r w:rsidR="00FC317D">
          <w:rPr>
            <w:rFonts w:ascii="Times New Roman" w:hAnsi="Times New Roman" w:cs="Times New Roman"/>
          </w:rPr>
          <w:t xml:space="preserve">—via sticky mittens—was sufficient </w:t>
        </w:r>
      </w:ins>
      <w:ins w:id="1368" w:author="Benton, Deon" w:date="2026-05-17T01:30:00Z" w16du:dateUtc="2026-05-17T06:30:00Z">
        <w:r w:rsidR="00FC317D">
          <w:rPr>
            <w:rFonts w:ascii="Times New Roman" w:hAnsi="Times New Roman" w:cs="Times New Roman"/>
          </w:rPr>
          <w:t>for them to engage in a pattern of looking across events that resem</w:t>
        </w:r>
      </w:ins>
      <w:ins w:id="1369" w:author="Benton, Deon" w:date="2026-05-17T01:31:00Z" w16du:dateUtc="2026-05-17T06:31:00Z">
        <w:r w:rsidR="00FC317D">
          <w:rPr>
            <w:rFonts w:ascii="Times New Roman" w:hAnsi="Times New Roman" w:cs="Times New Roman"/>
          </w:rPr>
          <w:t xml:space="preserve">bled that of older infants. </w:t>
        </w:r>
      </w:ins>
      <w:del w:id="1370" w:author="Benton, Deon" w:date="2026-05-17T01:30:00Z" w16du:dateUtc="2026-05-17T06:30:00Z">
        <w:r w:rsidR="0094338E" w:rsidRPr="0094338E" w:rsidDel="00FC317D">
          <w:rPr>
            <w:rFonts w:ascii="Times New Roman" w:hAnsi="Times New Roman" w:cs="Times New Roman"/>
          </w:rPr>
          <w:delText xml:space="preserve"> </w:delText>
        </w:r>
      </w:del>
      <w:del w:id="1371"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372"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373"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374"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375"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376" w:author="Benton, Deon" w:date="2026-05-01T21:03:00Z" w16du:dateUtc="2026-05-02T02:03:00Z">
        <w:r w:rsidR="00B4247F">
          <w:rPr>
            <w:rFonts w:ascii="Times New Roman" w:hAnsi="Times New Roman" w:cs="Times New Roman"/>
          </w:rPr>
          <w:t xml:space="preserve"> surface features of </w:t>
        </w:r>
      </w:ins>
      <w:ins w:id="1377"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378"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w:t>
      </w:r>
      <w:r w:rsidRPr="00FD1459">
        <w:rPr>
          <w:rFonts w:ascii="Times New Roman" w:hAnsi="Times New Roman" w:cs="Times New Roman"/>
        </w:rPr>
        <w:lastRenderedPageBreak/>
        <w:t>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379"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380"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381"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382" w:author="Benton, Deon" w:date="2026-05-01T21:07:00Z" w16du:dateUtc="2026-05-02T02:07:00Z">
        <w:r w:rsidR="00B4247F">
          <w:rPr>
            <w:rFonts w:ascii="Times New Roman" w:hAnsi="Times New Roman" w:cs="Times New Roman"/>
          </w:rPr>
          <w:t>It i</w:t>
        </w:r>
      </w:ins>
      <w:ins w:id="1383" w:author="Benton, Deon" w:date="2026-05-01T21:08:00Z" w16du:dateUtc="2026-05-02T02:08:00Z">
        <w:r w:rsidR="00B4247F">
          <w:rPr>
            <w:rFonts w:ascii="Times New Roman" w:hAnsi="Times New Roman" w:cs="Times New Roman"/>
          </w:rPr>
          <w:t>s worth noting that because</w:t>
        </w:r>
      </w:ins>
      <w:ins w:id="1384" w:author="Benton, Deon" w:date="2026-05-01T21:09:00Z" w16du:dateUtc="2026-05-02T02:09:00Z">
        <w:r w:rsidR="00F61EFC">
          <w:rPr>
            <w:rFonts w:ascii="Times New Roman" w:hAnsi="Times New Roman" w:cs="Times New Roman"/>
          </w:rPr>
          <w:t xml:space="preserve"> there is no way to model developmental age with</w:t>
        </w:r>
      </w:ins>
      <w:ins w:id="1385" w:author="Benton, Deon" w:date="2026-05-01T21:08:00Z" w16du:dateUtc="2026-05-02T02:08:00Z">
        <w:r w:rsidR="00B4247F">
          <w:rPr>
            <w:rFonts w:ascii="Times New Roman" w:hAnsi="Times New Roman" w:cs="Times New Roman"/>
          </w:rPr>
          <w:t xml:space="preserve"> OM10</w:t>
        </w:r>
      </w:ins>
      <w:ins w:id="1386" w:author="Benton, Deon" w:date="2026-05-01T21:10:00Z" w16du:dateUtc="2026-05-02T02:10:00Z">
        <w:r w:rsidR="00F61EFC">
          <w:rPr>
            <w:rFonts w:ascii="Times New Roman" w:hAnsi="Times New Roman" w:cs="Times New Roman"/>
          </w:rPr>
          <w:t xml:space="preserve">, the performance of ALIAS </w:t>
        </w:r>
      </w:ins>
      <w:ins w:id="1387" w:author="Benton, Deon" w:date="2026-05-01T21:11:00Z" w16du:dateUtc="2026-05-02T02:11:00Z">
        <w:r w:rsidR="00F61EFC">
          <w:rPr>
            <w:rFonts w:ascii="Times New Roman" w:hAnsi="Times New Roman" w:cs="Times New Roman"/>
          </w:rPr>
          <w:t>and ALIAS-2 was not compared to that of OM10 or OM10-2.</w:t>
        </w:r>
      </w:ins>
      <w:ins w:id="1388" w:author="Benton, Deon" w:date="2026-05-01T21:12:00Z" w16du:dateUtc="2026-05-02T02:12:00Z">
        <w:r w:rsidR="00F61EFC">
          <w:rPr>
            <w:rFonts w:ascii="Times New Roman" w:hAnsi="Times New Roman" w:cs="Times New Roman"/>
          </w:rPr>
          <w:t xml:space="preserve"> </w:t>
        </w:r>
      </w:ins>
      <w:ins w:id="1389" w:author="Benton, Deon" w:date="2026-05-01T21:08:00Z" w16du:dateUtc="2026-05-02T02:08:00Z">
        <w:r w:rsidR="00B4247F">
          <w:rPr>
            <w:rFonts w:ascii="Times New Roman" w:hAnsi="Times New Roman" w:cs="Times New Roman"/>
          </w:rPr>
          <w:t xml:space="preserve"> </w:t>
        </w:r>
      </w:ins>
      <w:ins w:id="1390" w:author="Benton, Deon" w:date="2026-05-01T21:21:00Z" w16du:dateUtc="2026-05-02T02:21:00Z">
        <w:r w:rsidR="009A111D">
          <w:rPr>
            <w:rFonts w:ascii="Times New Roman" w:hAnsi="Times New Roman" w:cs="Times New Roman"/>
          </w:rPr>
          <w:t xml:space="preserve">In general, </w:t>
        </w:r>
      </w:ins>
      <w:ins w:id="1391" w:author="Benton, Deon" w:date="2026-05-01T21:19:00Z" w16du:dateUtc="2026-05-02T02:19:00Z">
        <w:r w:rsidR="009A111D">
          <w:rPr>
            <w:rFonts w:ascii="Times New Roman" w:hAnsi="Times New Roman" w:cs="Times New Roman"/>
          </w:rPr>
          <w:t>OM10</w:t>
        </w:r>
      </w:ins>
      <w:ins w:id="1392" w:author="Benton, Deon" w:date="2026-05-01T21:21:00Z" w16du:dateUtc="2026-05-02T02:21:00Z">
        <w:r w:rsidR="009A111D">
          <w:rPr>
            <w:rFonts w:ascii="Times New Roman" w:hAnsi="Times New Roman" w:cs="Times New Roman"/>
          </w:rPr>
          <w:t>’s inability to simulate age</w:t>
        </w:r>
      </w:ins>
      <w:ins w:id="1393" w:author="Benton, Deon" w:date="2026-05-01T21:23:00Z" w16du:dateUtc="2026-05-02T02:23:00Z">
        <w:r w:rsidR="00B83463">
          <w:rPr>
            <w:rFonts w:ascii="Times New Roman" w:hAnsi="Times New Roman" w:cs="Times New Roman"/>
          </w:rPr>
          <w:t xml:space="preserve"> represents </w:t>
        </w:r>
      </w:ins>
      <w:ins w:id="1394" w:author="Benton, Deon" w:date="2026-05-01T21:15:00Z" w16du:dateUtc="2026-05-02T02:15:00Z">
        <w:r w:rsidR="00236C94">
          <w:rPr>
            <w:rFonts w:ascii="Times New Roman" w:hAnsi="Times New Roman" w:cs="Times New Roman"/>
          </w:rPr>
          <w:t>a significant limitation because it means that this model cannot b</w:t>
        </w:r>
      </w:ins>
      <w:ins w:id="1395" w:author="Benton, Deon" w:date="2026-05-01T21:16:00Z" w16du:dateUtc="2026-05-02T02:16:00Z">
        <w:r w:rsidR="00236C94">
          <w:rPr>
            <w:rFonts w:ascii="Times New Roman" w:hAnsi="Times New Roman" w:cs="Times New Roman"/>
          </w:rPr>
          <w:t xml:space="preserve">e </w:t>
        </w:r>
      </w:ins>
      <w:ins w:id="1396" w:author="Benton, Deon" w:date="2026-05-01T21:20:00Z" w16du:dateUtc="2026-05-02T02:20:00Z">
        <w:r w:rsidR="009A111D">
          <w:rPr>
            <w:rFonts w:ascii="Times New Roman" w:hAnsi="Times New Roman" w:cs="Times New Roman"/>
          </w:rPr>
          <w:t>used</w:t>
        </w:r>
      </w:ins>
      <w:ins w:id="1397"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398"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399"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400" w:author="Benton, Deon" w:date="2026-05-04T10:39:00Z" w16du:dateUtc="2026-05-04T15:39:00Z"/>
          <w:rFonts w:ascii="Times New Roman" w:eastAsia="Times New Roman" w:hAnsi="Times New Roman" w:cs="Times New Roman"/>
        </w:rPr>
      </w:pPr>
      <w:ins w:id="1401"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402" w:author="Benton, Deon" w:date="2026-05-02T10:02:00Z" w16du:dateUtc="2026-05-02T15:02:00Z">
        <w:r w:rsidR="00BA4878">
          <w:rPr>
            <w:rFonts w:ascii="Times New Roman" w:eastAsia="Times New Roman" w:hAnsi="Times New Roman" w:cs="Times New Roman"/>
          </w:rPr>
          <w:t xml:space="preserve"> To simulate </w:t>
        </w:r>
      </w:ins>
      <w:ins w:id="1403"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404"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405" w:author="Benton, Deon" w:date="2026-05-02T10:06:00Z" w16du:dateUtc="2026-05-02T15:06:00Z">
        <w:r w:rsidR="00BA4878">
          <w:rPr>
            <w:rFonts w:ascii="Times New Roman" w:eastAsia="Times New Roman" w:hAnsi="Times New Roman" w:cs="Times New Roman"/>
          </w:rPr>
          <w:t xml:space="preserve">450 and 900 epochs in Simulations 1-4. Here, </w:t>
        </w:r>
      </w:ins>
      <w:ins w:id="1406"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407"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408" w:author="Benton, Deon" w:date="2026-05-02T10:09:00Z" w16du:dateUtc="2026-05-02T15:09:00Z">
        <w:r w:rsidR="00BA4878">
          <w:rPr>
            <w:rFonts w:ascii="Times New Roman" w:eastAsia="Times New Roman" w:hAnsi="Times New Roman" w:cs="Times New Roman"/>
          </w:rPr>
          <w:t xml:space="preserve"> units</w:t>
        </w:r>
      </w:ins>
      <w:ins w:id="1409" w:author="Benton, Deon" w:date="2026-05-02T10:10:00Z" w16du:dateUtc="2026-05-02T15:10:00Z">
        <w:r w:rsidR="00907380">
          <w:rPr>
            <w:rFonts w:ascii="Times New Roman" w:eastAsia="Times New Roman" w:hAnsi="Times New Roman" w:cs="Times New Roman"/>
          </w:rPr>
          <w:t xml:space="preserve"> to 10; Simulations 1-4 </w:t>
        </w:r>
      </w:ins>
      <w:ins w:id="1410" w:author="Benton, Deon" w:date="2026-05-02T10:17:00Z" w16du:dateUtc="2026-05-02T15:17:00Z">
        <w:r w:rsidR="00907380">
          <w:rPr>
            <w:rFonts w:ascii="Times New Roman" w:eastAsia="Times New Roman" w:hAnsi="Times New Roman" w:cs="Times New Roman"/>
          </w:rPr>
          <w:t xml:space="preserve">used </w:t>
        </w:r>
      </w:ins>
      <w:ins w:id="1411" w:author="Benton, Deon" w:date="2026-05-02T10:10:00Z" w16du:dateUtc="2026-05-02T15:10:00Z">
        <w:r w:rsidR="00907380">
          <w:rPr>
            <w:rFonts w:ascii="Times New Roman" w:eastAsia="Times New Roman" w:hAnsi="Times New Roman" w:cs="Times New Roman"/>
          </w:rPr>
          <w:t>between</w:t>
        </w:r>
      </w:ins>
      <w:ins w:id="1412" w:author="Benton, Deon" w:date="2026-05-02T10:13:00Z" w16du:dateUtc="2026-05-02T15:13:00Z">
        <w:r w:rsidR="00907380">
          <w:rPr>
            <w:rFonts w:ascii="Times New Roman" w:eastAsia="Times New Roman" w:hAnsi="Times New Roman" w:cs="Times New Roman"/>
          </w:rPr>
          <w:t xml:space="preserve"> 30 and 50</w:t>
        </w:r>
      </w:ins>
      <w:ins w:id="1413" w:author="Benton, Deon" w:date="2026-05-02T10:18:00Z" w16du:dateUtc="2026-05-02T15:18:00Z">
        <w:r w:rsidR="00907380">
          <w:rPr>
            <w:rFonts w:ascii="Times New Roman" w:eastAsia="Times New Roman" w:hAnsi="Times New Roman" w:cs="Times New Roman"/>
          </w:rPr>
          <w:t xml:space="preserve"> hidden units</w:t>
        </w:r>
      </w:ins>
      <w:ins w:id="1414" w:author="Benton, Deon" w:date="2026-05-02T10:09:00Z" w16du:dateUtc="2026-05-02T15:09:00Z">
        <w:r w:rsidR="00BA4878">
          <w:rPr>
            <w:rFonts w:ascii="Times New Roman" w:eastAsia="Times New Roman" w:hAnsi="Times New Roman" w:cs="Times New Roman"/>
          </w:rPr>
          <w:t>.</w:t>
        </w:r>
      </w:ins>
      <w:ins w:id="1415" w:author="Benton, Deon" w:date="2026-05-02T10:10:00Z" w16du:dateUtc="2026-05-02T15:10:00Z">
        <w:r w:rsidR="00907380">
          <w:rPr>
            <w:rFonts w:ascii="Times New Roman" w:eastAsia="Times New Roman" w:hAnsi="Times New Roman" w:cs="Times New Roman"/>
          </w:rPr>
          <w:t xml:space="preserve"> As discussed earlier</w:t>
        </w:r>
      </w:ins>
      <w:ins w:id="1416" w:author="Benton, Deon" w:date="2026-05-02T10:11:00Z" w16du:dateUtc="2026-05-02T15:11:00Z">
        <w:r w:rsidR="00907380">
          <w:rPr>
            <w:rFonts w:ascii="Times New Roman" w:eastAsia="Times New Roman" w:hAnsi="Times New Roman" w:cs="Times New Roman"/>
          </w:rPr>
          <w:t xml:space="preserve">, </w:t>
        </w:r>
      </w:ins>
      <w:ins w:id="1417" w:author="Benton, Deon" w:date="2026-05-03T20:50:00Z" w16du:dateUtc="2026-05-04T01:50:00Z">
        <w:r w:rsidR="00693966">
          <w:rPr>
            <w:rFonts w:ascii="Times New Roman" w:eastAsia="Times New Roman" w:hAnsi="Times New Roman" w:cs="Times New Roman"/>
          </w:rPr>
          <w:t>this is a</w:t>
        </w:r>
      </w:ins>
      <w:ins w:id="1418" w:author="Benton, Deon" w:date="2026-05-03T20:42:00Z" w16du:dateUtc="2026-05-04T01:42:00Z">
        <w:r w:rsidR="00880864">
          <w:rPr>
            <w:rFonts w:ascii="Times New Roman" w:eastAsia="Times New Roman" w:hAnsi="Times New Roman" w:cs="Times New Roman"/>
          </w:rPr>
          <w:t xml:space="preserve"> </w:t>
        </w:r>
      </w:ins>
      <w:ins w:id="1419" w:author="Benton, Deon" w:date="2026-05-03T20:51:00Z" w16du:dateUtc="2026-05-04T01:51:00Z">
        <w:r w:rsidR="00693966">
          <w:rPr>
            <w:rFonts w:ascii="Times New Roman" w:eastAsia="Times New Roman" w:hAnsi="Times New Roman" w:cs="Times New Roman"/>
          </w:rPr>
          <w:t>hyper</w:t>
        </w:r>
      </w:ins>
      <w:ins w:id="1420" w:author="Benton, Deon" w:date="2026-05-03T20:42:00Z" w16du:dateUtc="2026-05-04T01:42:00Z">
        <w:r w:rsidR="00880864">
          <w:rPr>
            <w:rFonts w:ascii="Times New Roman" w:eastAsia="Times New Roman" w:hAnsi="Times New Roman" w:cs="Times New Roman"/>
          </w:rPr>
          <w:t>parameter that</w:t>
        </w:r>
      </w:ins>
      <w:ins w:id="1421" w:author="Benton, Deon" w:date="2026-05-02T10:13:00Z" w16du:dateUtc="2026-05-02T15:13:00Z">
        <w:r w:rsidR="00907380">
          <w:rPr>
            <w:rFonts w:ascii="Times New Roman" w:eastAsia="Times New Roman" w:hAnsi="Times New Roman" w:cs="Times New Roman"/>
          </w:rPr>
          <w:t xml:space="preserve"> </w:t>
        </w:r>
      </w:ins>
      <w:ins w:id="1422" w:author="Benton, Deon" w:date="2026-05-03T20:43:00Z" w16du:dateUtc="2026-05-04T01:43:00Z">
        <w:r w:rsidR="00880864">
          <w:rPr>
            <w:rFonts w:ascii="Times New Roman" w:eastAsia="Times New Roman" w:hAnsi="Times New Roman" w:cs="Times New Roman"/>
          </w:rPr>
          <w:t>corresponds to</w:t>
        </w:r>
      </w:ins>
      <w:ins w:id="1423" w:author="Benton, Deon" w:date="2026-05-02T10:11:00Z" w16du:dateUtc="2026-05-02T15:11:00Z">
        <w:r w:rsidR="00907380">
          <w:rPr>
            <w:rFonts w:ascii="Times New Roman" w:eastAsia="Times New Roman" w:hAnsi="Times New Roman" w:cs="Times New Roman"/>
          </w:rPr>
          <w:t xml:space="preserve"> </w:t>
        </w:r>
      </w:ins>
      <w:ins w:id="1424" w:author="Benton, Deon" w:date="2026-05-03T20:51:00Z" w16du:dateUtc="2026-05-04T01:51:00Z">
        <w:r w:rsidR="00693966">
          <w:rPr>
            <w:rFonts w:ascii="Times New Roman" w:eastAsia="Times New Roman" w:hAnsi="Times New Roman" w:cs="Times New Roman"/>
          </w:rPr>
          <w:t>a network’s</w:t>
        </w:r>
      </w:ins>
      <w:ins w:id="1425" w:author="Benton, Deon" w:date="2026-05-02T10:14:00Z" w16du:dateUtc="2026-05-02T15:14:00Z">
        <w:r w:rsidR="00907380">
          <w:rPr>
            <w:rFonts w:ascii="Times New Roman" w:eastAsia="Times New Roman" w:hAnsi="Times New Roman" w:cs="Times New Roman"/>
          </w:rPr>
          <w:t xml:space="preserve"> storage </w:t>
        </w:r>
      </w:ins>
      <w:ins w:id="1426" w:author="Benton, Deon" w:date="2026-05-02T10:12:00Z" w16du:dateUtc="2026-05-02T15:12:00Z">
        <w:r w:rsidR="00907380">
          <w:rPr>
            <w:rFonts w:ascii="Times New Roman" w:eastAsia="Times New Roman" w:hAnsi="Times New Roman" w:cs="Times New Roman"/>
          </w:rPr>
          <w:t xml:space="preserve">capacity; more hidden units </w:t>
        </w:r>
      </w:ins>
      <w:ins w:id="1427" w:author="Benton, Deon" w:date="2026-05-03T20:43:00Z" w16du:dateUtc="2026-05-04T01:43:00Z">
        <w:r w:rsidR="00880864">
          <w:rPr>
            <w:rFonts w:ascii="Times New Roman" w:eastAsia="Times New Roman" w:hAnsi="Times New Roman" w:cs="Times New Roman"/>
          </w:rPr>
          <w:t>translates to</w:t>
        </w:r>
      </w:ins>
      <w:ins w:id="1428" w:author="Benton, Deon" w:date="2026-05-02T10:12:00Z" w16du:dateUtc="2026-05-02T15:12:00Z">
        <w:r w:rsidR="00907380">
          <w:rPr>
            <w:rFonts w:ascii="Times New Roman" w:eastAsia="Times New Roman" w:hAnsi="Times New Roman" w:cs="Times New Roman"/>
          </w:rPr>
          <w:t xml:space="preserve"> greater storage.</w:t>
        </w:r>
      </w:ins>
      <w:ins w:id="1429" w:author="Benton, Deon" w:date="2026-05-02T10:09:00Z" w16du:dateUtc="2026-05-02T15:09:00Z">
        <w:r w:rsidR="00BA4878">
          <w:rPr>
            <w:rFonts w:ascii="Times New Roman" w:eastAsia="Times New Roman" w:hAnsi="Times New Roman" w:cs="Times New Roman"/>
          </w:rPr>
          <w:t xml:space="preserve"> The final change related </w:t>
        </w:r>
      </w:ins>
      <w:ins w:id="1430"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431" w:author="Benton, Deon" w:date="2026-05-02T10:28:00Z" w16du:dateUtc="2026-05-02T15:28:00Z">
        <w:r w:rsidR="001A7034">
          <w:rPr>
            <w:rFonts w:ascii="Times New Roman" w:eastAsia="Times New Roman" w:hAnsi="Times New Roman" w:cs="Times New Roman"/>
          </w:rPr>
          <w:t>fo</w:t>
        </w:r>
      </w:ins>
      <w:ins w:id="1432" w:author="Benton, Deon" w:date="2026-05-02T10:18:00Z" w16du:dateUtc="2026-05-02T15:18:00Z">
        <w:r w:rsidR="007A780F">
          <w:rPr>
            <w:rFonts w:ascii="Times New Roman" w:eastAsia="Times New Roman" w:hAnsi="Times New Roman" w:cs="Times New Roman"/>
          </w:rPr>
          <w:t>llowed</w:t>
        </w:r>
      </w:ins>
      <w:ins w:id="1433" w:author="Benton, Deon" w:date="2026-05-02T10:19:00Z" w16du:dateUtc="2026-05-02T15:19:00Z">
        <w:r w:rsidR="007A780F">
          <w:rPr>
            <w:rFonts w:ascii="Times New Roman" w:eastAsia="Times New Roman" w:hAnsi="Times New Roman" w:cs="Times New Roman"/>
          </w:rPr>
          <w:t xml:space="preserve"> </w:t>
        </w:r>
        <w:r w:rsidR="007A780F">
          <w:rPr>
            <w:rFonts w:ascii="Times New Roman" w:eastAsia="Times New Roman" w:hAnsi="Times New Roman" w:cs="Times New Roman"/>
          </w:rPr>
          <w:lastRenderedPageBreak/>
          <w:t>the pretraining phase.</w:t>
        </w:r>
        <w:r w:rsidR="004D60FC">
          <w:rPr>
            <w:rFonts w:ascii="Times New Roman" w:eastAsia="Times New Roman" w:hAnsi="Times New Roman" w:cs="Times New Roman"/>
          </w:rPr>
          <w:t xml:space="preserve"> In the current simulation, an action phase immediately followed the pretraining phase</w:t>
        </w:r>
      </w:ins>
      <w:ins w:id="1434"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435" w:author="Benton, Deon" w:date="2026-05-04T10:43:00Z" w16du:dateUtc="2026-05-04T15:43:00Z">
        <w:r w:rsidR="00EC7F17">
          <w:rPr>
            <w:rFonts w:ascii="Times New Roman" w:eastAsia="Times New Roman" w:hAnsi="Times New Roman" w:cs="Times New Roman"/>
          </w:rPr>
          <w:t xml:space="preserve">. </w:t>
        </w:r>
      </w:ins>
      <w:ins w:id="1436"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437" w:author="Benton, Deon" w:date="2026-05-03T20:43:00Z" w16du:dateUtc="2026-05-04T01:43:00Z"/>
          <w:rFonts w:ascii="Times New Roman" w:eastAsia="Times New Roman" w:hAnsi="Times New Roman" w:cs="Times New Roman"/>
        </w:rPr>
      </w:pPr>
      <w:ins w:id="1438" w:author="Benton, Deon" w:date="2026-05-04T10:39:00Z" w16du:dateUtc="2026-05-04T15:39:00Z">
        <w:r>
          <w:rPr>
            <w:rFonts w:ascii="Times New Roman" w:eastAsia="Times New Roman" w:hAnsi="Times New Roman" w:cs="Times New Roman"/>
          </w:rPr>
          <w:t>In terms of the length of this phase, it</w:t>
        </w:r>
      </w:ins>
      <w:ins w:id="1439" w:author="Benton, Deon" w:date="2026-05-04T10:08:00Z" w16du:dateUtc="2026-05-04T15:08:00Z">
        <w:r w:rsidR="00C305AF">
          <w:rPr>
            <w:rFonts w:ascii="Times New Roman" w:eastAsia="Times New Roman" w:hAnsi="Times New Roman" w:cs="Times New Roman"/>
          </w:rPr>
          <w:t>—like the habituation phase—</w:t>
        </w:r>
      </w:ins>
      <w:ins w:id="1440" w:author="Benton, Deon" w:date="2026-05-04T10:07:00Z" w16du:dateUtc="2026-05-04T15:07:00Z">
        <w:r w:rsidR="00C305AF">
          <w:rPr>
            <w:rFonts w:ascii="Times New Roman" w:eastAsia="Times New Roman" w:hAnsi="Times New Roman" w:cs="Times New Roman"/>
          </w:rPr>
          <w:t xml:space="preserve">ranged </w:t>
        </w:r>
      </w:ins>
      <w:ins w:id="1441" w:author="Benton, Deon" w:date="2026-05-04T10:39:00Z" w16du:dateUtc="2026-05-04T15:39:00Z">
        <w:r>
          <w:rPr>
            <w:rFonts w:ascii="Times New Roman" w:eastAsia="Times New Roman" w:hAnsi="Times New Roman" w:cs="Times New Roman"/>
          </w:rPr>
          <w:t>from</w:t>
        </w:r>
      </w:ins>
      <w:ins w:id="1442"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443" w:author="Benton, Deon" w:date="2026-05-04T10:27:00Z" w16du:dateUtc="2026-05-04T15:27:00Z">
        <w:r w:rsidR="005A2397">
          <w:rPr>
            <w:rFonts w:ascii="Times New Roman" w:eastAsia="Times New Roman" w:hAnsi="Times New Roman" w:cs="Times New Roman"/>
          </w:rPr>
          <w:t xml:space="preserve">A range </w:t>
        </w:r>
      </w:ins>
      <w:ins w:id="1444" w:author="Benton, Deon" w:date="2026-05-04T10:45:00Z" w16du:dateUtc="2026-05-04T15:45:00Z">
        <w:r w:rsidR="00F37CAD">
          <w:rPr>
            <w:rFonts w:ascii="Times New Roman" w:eastAsia="Times New Roman" w:hAnsi="Times New Roman" w:cs="Times New Roman"/>
          </w:rPr>
          <w:t>of values were used</w:t>
        </w:r>
      </w:ins>
      <w:ins w:id="1445" w:author="Benton, Deon" w:date="2026-05-04T10:27:00Z" w16du:dateUtc="2026-05-04T15:27:00Z">
        <w:r w:rsidR="005A2397">
          <w:rPr>
            <w:rFonts w:ascii="Times New Roman" w:eastAsia="Times New Roman" w:hAnsi="Times New Roman" w:cs="Times New Roman"/>
          </w:rPr>
          <w:t xml:space="preserve"> rather </w:t>
        </w:r>
      </w:ins>
      <w:ins w:id="1446" w:author="Benton, Deon" w:date="2026-05-04T10:45:00Z" w16du:dateUtc="2026-05-04T15:45:00Z">
        <w:r w:rsidR="00F37CAD">
          <w:rPr>
            <w:rFonts w:ascii="Times New Roman" w:eastAsia="Times New Roman" w:hAnsi="Times New Roman" w:cs="Times New Roman"/>
          </w:rPr>
          <w:t>than one specific value</w:t>
        </w:r>
      </w:ins>
      <w:ins w:id="1447" w:author="Benton, Deon" w:date="2026-05-04T10:27:00Z" w16du:dateUtc="2026-05-04T15:27:00Z">
        <w:r w:rsidR="005A2397">
          <w:rPr>
            <w:rFonts w:ascii="Times New Roman" w:eastAsia="Times New Roman" w:hAnsi="Times New Roman" w:cs="Times New Roman"/>
          </w:rPr>
          <w:t xml:space="preserve"> because the original report did not specify </w:t>
        </w:r>
      </w:ins>
      <w:ins w:id="1448" w:author="Benton, Deon" w:date="2026-05-04T10:28:00Z" w16du:dateUtc="2026-05-04T15:28:00Z">
        <w:r w:rsidR="005A2397">
          <w:rPr>
            <w:rFonts w:ascii="Times New Roman" w:eastAsia="Times New Roman" w:hAnsi="Times New Roman" w:cs="Times New Roman"/>
          </w:rPr>
          <w:t>the duration of the action phase.</w:t>
        </w:r>
      </w:ins>
      <w:ins w:id="1449" w:author="Benton, Deon" w:date="2026-05-04T10:30:00Z" w16du:dateUtc="2026-05-04T15:30:00Z">
        <w:r w:rsidR="00994946">
          <w:rPr>
            <w:rFonts w:ascii="Times New Roman" w:eastAsia="Times New Roman" w:hAnsi="Times New Roman" w:cs="Times New Roman"/>
          </w:rPr>
          <w:t xml:space="preserve"> Although </w:t>
        </w:r>
      </w:ins>
      <w:ins w:id="1450" w:author="Benton, Deon" w:date="2026-05-04T10:33:00Z" w16du:dateUtc="2026-05-04T15:33:00Z">
        <w:r w:rsidR="00D92D32">
          <w:rPr>
            <w:rFonts w:ascii="Times New Roman" w:eastAsia="Times New Roman" w:hAnsi="Times New Roman" w:cs="Times New Roman"/>
          </w:rPr>
          <w:t xml:space="preserve">this </w:t>
        </w:r>
      </w:ins>
      <w:ins w:id="1451" w:author="Benton, Deon" w:date="2026-05-04T10:48:00Z" w16du:dateUtc="2026-05-04T15:48:00Z">
        <w:r w:rsidR="00CD3B31">
          <w:rPr>
            <w:rFonts w:ascii="Times New Roman" w:eastAsia="Times New Roman" w:hAnsi="Times New Roman" w:cs="Times New Roman"/>
          </w:rPr>
          <w:t>meant that</w:t>
        </w:r>
      </w:ins>
      <w:ins w:id="1452" w:author="Benton, Deon" w:date="2026-05-04T10:33:00Z" w16du:dateUtc="2026-05-04T15:33:00Z">
        <w:r w:rsidR="00D92D32">
          <w:rPr>
            <w:rFonts w:ascii="Times New Roman" w:eastAsia="Times New Roman" w:hAnsi="Times New Roman" w:cs="Times New Roman"/>
          </w:rPr>
          <w:t xml:space="preserve"> some liberties</w:t>
        </w:r>
      </w:ins>
      <w:ins w:id="1453" w:author="Benton, Deon" w:date="2026-05-04T10:35:00Z" w16du:dateUtc="2026-05-04T15:35:00Z">
        <w:r w:rsidR="00137079">
          <w:rPr>
            <w:rFonts w:ascii="Times New Roman" w:eastAsia="Times New Roman" w:hAnsi="Times New Roman" w:cs="Times New Roman"/>
          </w:rPr>
          <w:t xml:space="preserve"> </w:t>
        </w:r>
      </w:ins>
      <w:ins w:id="1454" w:author="Benton, Deon" w:date="2026-05-04T10:48:00Z" w16du:dateUtc="2026-05-04T15:48:00Z">
        <w:r w:rsidR="00CD3B31">
          <w:rPr>
            <w:rFonts w:ascii="Times New Roman" w:eastAsia="Times New Roman" w:hAnsi="Times New Roman" w:cs="Times New Roman"/>
          </w:rPr>
          <w:t>had to be taken to implement this</w:t>
        </w:r>
      </w:ins>
      <w:ins w:id="1455" w:author="Benton, Deon" w:date="2026-05-04T10:35:00Z" w16du:dateUtc="2026-05-04T15:35:00Z">
        <w:r w:rsidR="008F4FEB">
          <w:rPr>
            <w:rFonts w:ascii="Times New Roman" w:eastAsia="Times New Roman" w:hAnsi="Times New Roman" w:cs="Times New Roman"/>
          </w:rPr>
          <w:t xml:space="preserve"> aspect of the task</w:t>
        </w:r>
      </w:ins>
      <w:ins w:id="1456" w:author="Benton, Deon" w:date="2026-05-04T10:30:00Z" w16du:dateUtc="2026-05-04T15:30:00Z">
        <w:r w:rsidR="00994946">
          <w:rPr>
            <w:rFonts w:ascii="Times New Roman" w:eastAsia="Times New Roman" w:hAnsi="Times New Roman" w:cs="Times New Roman"/>
          </w:rPr>
          <w:t xml:space="preserve">, this range </w:t>
        </w:r>
      </w:ins>
      <w:ins w:id="1457" w:author="Benton, Deon" w:date="2026-05-04T10:35:00Z" w16du:dateUtc="2026-05-04T15:35:00Z">
        <w:r w:rsidR="0085192A">
          <w:rPr>
            <w:rFonts w:ascii="Times New Roman" w:eastAsia="Times New Roman" w:hAnsi="Times New Roman" w:cs="Times New Roman"/>
          </w:rPr>
          <w:t>reflected the</w:t>
        </w:r>
      </w:ins>
      <w:ins w:id="1458" w:author="Benton, Deon" w:date="2026-05-04T10:31:00Z" w16du:dateUtc="2026-05-04T15:31:00Z">
        <w:r w:rsidR="00D92D32">
          <w:rPr>
            <w:rFonts w:ascii="Times New Roman" w:eastAsia="Times New Roman" w:hAnsi="Times New Roman" w:cs="Times New Roman"/>
          </w:rPr>
          <w:t xml:space="preserve"> brief nature of a typical action phase.</w:t>
        </w:r>
      </w:ins>
      <w:ins w:id="1459" w:author="Benton, Deon" w:date="2026-05-04T10:27:00Z" w16du:dateUtc="2026-05-04T15:27:00Z">
        <w:r w:rsidR="005A2397">
          <w:rPr>
            <w:rFonts w:ascii="Times New Roman" w:eastAsia="Times New Roman" w:hAnsi="Times New Roman" w:cs="Times New Roman"/>
          </w:rPr>
          <w:t xml:space="preserve"> </w:t>
        </w:r>
      </w:ins>
      <w:ins w:id="1460"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461" w:author="Benton, Deon" w:date="2026-05-04T10:36:00Z" w16du:dateUtc="2026-05-04T15:36:00Z">
        <w:r w:rsidR="00586440">
          <w:rPr>
            <w:rFonts w:ascii="Times New Roman" w:eastAsia="Times New Roman" w:hAnsi="Times New Roman" w:cs="Times New Roman"/>
          </w:rPr>
          <w:t>the action and habituation phases</w:t>
        </w:r>
      </w:ins>
      <w:ins w:id="1462" w:author="Benton, Deon" w:date="2026-05-03T21:01:00Z" w16du:dateUtc="2026-05-04T02:01:00Z">
        <w:r w:rsidR="00666B57" w:rsidRPr="00666B57">
          <w:rPr>
            <w:rFonts w:ascii="Times New Roman" w:eastAsia="Times New Roman" w:hAnsi="Times New Roman" w:cs="Times New Roman"/>
          </w:rPr>
          <w:t xml:space="preserve"> were identical. </w:t>
        </w:r>
      </w:ins>
      <w:ins w:id="1463" w:author="Benton, Deon" w:date="2026-05-04T10:49:00Z" w16du:dateUtc="2026-05-04T15:49:00Z">
        <w:r w:rsidR="00CD3B31">
          <w:rPr>
            <w:rFonts w:ascii="Times New Roman" w:eastAsia="Times New Roman" w:hAnsi="Times New Roman" w:cs="Times New Roman"/>
          </w:rPr>
          <w:t>Thus,</w:t>
        </w:r>
      </w:ins>
      <w:ins w:id="1464" w:author="Benton, Deon" w:date="2026-05-04T10:36:00Z" w16du:dateUtc="2026-05-04T15:36:00Z">
        <w:r w:rsidR="000F5624">
          <w:rPr>
            <w:rFonts w:ascii="Times New Roman" w:eastAsia="Times New Roman" w:hAnsi="Times New Roman" w:cs="Times New Roman"/>
          </w:rPr>
          <w:t xml:space="preserve"> if the</w:t>
        </w:r>
      </w:ins>
      <w:ins w:id="1465" w:author="Benton, Deon" w:date="2026-05-03T21:01:00Z" w16du:dateUtc="2026-05-04T02:01:00Z">
        <w:r w:rsidR="00666B57" w:rsidRPr="00666B57">
          <w:rPr>
            <w:rFonts w:ascii="Times New Roman" w:eastAsia="Times New Roman" w:hAnsi="Times New Roman" w:cs="Times New Roman"/>
          </w:rPr>
          <w:t xml:space="preserve"> habituation phase </w:t>
        </w:r>
      </w:ins>
      <w:ins w:id="1466" w:author="Benton, Deon" w:date="2026-05-04T10:36:00Z" w16du:dateUtc="2026-05-04T15:36:00Z">
        <w:r w:rsidR="000F5624">
          <w:rPr>
            <w:rFonts w:ascii="Times New Roman" w:eastAsia="Times New Roman" w:hAnsi="Times New Roman" w:cs="Times New Roman"/>
          </w:rPr>
          <w:t>was 9 epochs in length during</w:t>
        </w:r>
      </w:ins>
      <w:ins w:id="1467" w:author="Benton, Deon" w:date="2026-05-03T21:01:00Z" w16du:dateUtc="2026-05-04T02:01:00Z">
        <w:r w:rsidR="00666B57" w:rsidRPr="00666B57">
          <w:rPr>
            <w:rFonts w:ascii="Times New Roman" w:eastAsia="Times New Roman" w:hAnsi="Times New Roman" w:cs="Times New Roman"/>
          </w:rPr>
          <w:t xml:space="preserve"> a given run</w:t>
        </w:r>
      </w:ins>
      <w:ins w:id="1468" w:author="Benton, Deon" w:date="2026-05-04T10:36:00Z" w16du:dateUtc="2026-05-04T15:36:00Z">
        <w:r w:rsidR="000F5624">
          <w:rPr>
            <w:rFonts w:ascii="Times New Roman" w:eastAsia="Times New Roman" w:hAnsi="Times New Roman" w:cs="Times New Roman"/>
          </w:rPr>
          <w:t xml:space="preserve"> of the model</w:t>
        </w:r>
      </w:ins>
      <w:ins w:id="1469" w:author="Benton, Deon" w:date="2026-05-03T21:01:00Z" w16du:dateUtc="2026-05-04T02:01:00Z">
        <w:r w:rsidR="00666B57" w:rsidRPr="00666B57">
          <w:rPr>
            <w:rFonts w:ascii="Times New Roman" w:eastAsia="Times New Roman" w:hAnsi="Times New Roman" w:cs="Times New Roman"/>
          </w:rPr>
          <w:t xml:space="preserve">, the action phase </w:t>
        </w:r>
      </w:ins>
      <w:ins w:id="1470" w:author="Benton, Deon" w:date="2026-05-04T10:36:00Z" w16du:dateUtc="2026-05-04T15:36:00Z">
        <w:r w:rsidR="000F5624">
          <w:rPr>
            <w:rFonts w:ascii="Times New Roman" w:eastAsia="Times New Roman" w:hAnsi="Times New Roman" w:cs="Times New Roman"/>
          </w:rPr>
          <w:t xml:space="preserve">was also 9 epochs </w:t>
        </w:r>
      </w:ins>
      <w:ins w:id="1471" w:author="Benton, Deon" w:date="2026-05-04T10:37:00Z" w16du:dateUtc="2026-05-04T15:37:00Z">
        <w:r w:rsidR="000F5624">
          <w:rPr>
            <w:rFonts w:ascii="Times New Roman" w:eastAsia="Times New Roman" w:hAnsi="Times New Roman" w:cs="Times New Roman"/>
          </w:rPr>
          <w:t>in length</w:t>
        </w:r>
      </w:ins>
      <w:ins w:id="1472"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473" w:author="Benton, Deon" w:date="2026-05-01T21:33:00Z" w16du:dateUtc="2026-05-02T02:33:00Z"/>
          <w:rFonts w:ascii="Times New Roman" w:eastAsia="Times New Roman" w:hAnsi="Times New Roman" w:cs="Times New Roman"/>
        </w:rPr>
      </w:pPr>
      <w:ins w:id="1474" w:author="Benton, Deon" w:date="2026-05-03T21:01:00Z" w16du:dateUtc="2026-05-04T02:01:00Z">
        <w:r>
          <w:rPr>
            <w:rFonts w:ascii="Times New Roman" w:eastAsia="Times New Roman" w:hAnsi="Times New Roman" w:cs="Times New Roman"/>
          </w:rPr>
          <w:t xml:space="preserve">As was true </w:t>
        </w:r>
      </w:ins>
      <w:ins w:id="1475" w:author="Benton, Deon" w:date="2026-05-04T10:00:00Z" w16du:dateUtc="2026-05-04T15:00:00Z">
        <w:r w:rsidR="00E56AA3">
          <w:rPr>
            <w:rFonts w:ascii="Times New Roman" w:eastAsia="Times New Roman" w:hAnsi="Times New Roman" w:cs="Times New Roman"/>
          </w:rPr>
          <w:t>for</w:t>
        </w:r>
      </w:ins>
      <w:ins w:id="1476" w:author="Benton, Deon" w:date="2026-05-03T21:01:00Z" w16du:dateUtc="2026-05-04T02:01:00Z">
        <w:r>
          <w:rPr>
            <w:rFonts w:ascii="Times New Roman" w:eastAsia="Times New Roman" w:hAnsi="Times New Roman" w:cs="Times New Roman"/>
          </w:rPr>
          <w:t xml:space="preserve"> infants in Skerry et al. (2013), n</w:t>
        </w:r>
      </w:ins>
      <w:ins w:id="1477" w:author="Benton, Deon" w:date="2026-05-02T10:36:00Z" w16du:dateUtc="2026-05-02T15:36:00Z">
        <w:r w:rsidR="00A02814">
          <w:rPr>
            <w:rFonts w:ascii="Times New Roman" w:eastAsia="Times New Roman" w:hAnsi="Times New Roman" w:cs="Times New Roman"/>
          </w:rPr>
          <w:t>etwork</w:t>
        </w:r>
      </w:ins>
      <w:ins w:id="1478" w:author="Benton, Deon" w:date="2026-05-04T10:00:00Z" w16du:dateUtc="2026-05-04T15:00:00Z">
        <w:r w:rsidR="00E56AA3">
          <w:rPr>
            <w:rFonts w:ascii="Times New Roman" w:eastAsia="Times New Roman" w:hAnsi="Times New Roman" w:cs="Times New Roman"/>
          </w:rPr>
          <w:t>s</w:t>
        </w:r>
      </w:ins>
      <w:ins w:id="1479" w:author="Benton, Deon" w:date="2026-05-03T21:01:00Z" w16du:dateUtc="2026-05-04T02:01:00Z">
        <w:r w:rsidR="00BC40DC">
          <w:rPr>
            <w:rFonts w:ascii="Times New Roman" w:eastAsia="Times New Roman" w:hAnsi="Times New Roman" w:cs="Times New Roman"/>
          </w:rPr>
          <w:t xml:space="preserve"> </w:t>
        </w:r>
      </w:ins>
      <w:ins w:id="1480" w:author="Benton, Deon" w:date="2026-05-02T10:36:00Z" w16du:dateUtc="2026-05-02T15:36:00Z">
        <w:r w:rsidR="00A02814">
          <w:rPr>
            <w:rFonts w:ascii="Times New Roman" w:eastAsia="Times New Roman" w:hAnsi="Times New Roman" w:cs="Times New Roman"/>
          </w:rPr>
          <w:t xml:space="preserve">were assigned </w:t>
        </w:r>
      </w:ins>
      <w:ins w:id="1481" w:author="Benton, Deon" w:date="2026-05-04T13:20:00Z" w16du:dateUtc="2026-05-04T18:20:00Z">
        <w:r w:rsidR="003F2A08">
          <w:rPr>
            <w:rFonts w:ascii="Times New Roman" w:eastAsia="Times New Roman" w:hAnsi="Times New Roman" w:cs="Times New Roman"/>
          </w:rPr>
          <w:t>to one of three conditions:</w:t>
        </w:r>
      </w:ins>
      <w:ins w:id="1482" w:author="Benton, Deon" w:date="2026-05-02T10:36:00Z" w16du:dateUtc="2026-05-02T15:36:00Z">
        <w:r w:rsidR="00A02814">
          <w:rPr>
            <w:rFonts w:ascii="Times New Roman" w:eastAsia="Times New Roman" w:hAnsi="Times New Roman" w:cs="Times New Roman"/>
          </w:rPr>
          <w:t xml:space="preserve"> Effective Action</w:t>
        </w:r>
      </w:ins>
      <w:ins w:id="1483" w:author="Benton, Deon" w:date="2026-05-04T13:20:00Z" w16du:dateUtc="2026-05-04T18:20:00Z">
        <w:r w:rsidR="003F2A08">
          <w:rPr>
            <w:rFonts w:ascii="Times New Roman" w:eastAsia="Times New Roman" w:hAnsi="Times New Roman" w:cs="Times New Roman"/>
          </w:rPr>
          <w:t xml:space="preserve">, </w:t>
        </w:r>
      </w:ins>
      <w:ins w:id="1484" w:author="Benton, Deon" w:date="2026-05-02T10:36:00Z" w16du:dateUtc="2026-05-02T15:36:00Z">
        <w:r w:rsidR="00A02814">
          <w:rPr>
            <w:rFonts w:ascii="Times New Roman" w:eastAsia="Times New Roman" w:hAnsi="Times New Roman" w:cs="Times New Roman"/>
          </w:rPr>
          <w:t>Ineffective Action</w:t>
        </w:r>
      </w:ins>
      <w:ins w:id="1485" w:author="Benton, Deon" w:date="2026-05-04T13:20:00Z" w16du:dateUtc="2026-05-04T18:20:00Z">
        <w:r w:rsidR="003F2A08">
          <w:rPr>
            <w:rFonts w:ascii="Times New Roman" w:eastAsia="Times New Roman" w:hAnsi="Times New Roman" w:cs="Times New Roman"/>
          </w:rPr>
          <w:t>, or No Training</w:t>
        </w:r>
      </w:ins>
      <w:ins w:id="1486" w:author="Benton, Deon" w:date="2026-05-02T10:36:00Z" w16du:dateUtc="2026-05-02T15:36:00Z">
        <w:r w:rsidR="00A02814">
          <w:rPr>
            <w:rFonts w:ascii="Times New Roman" w:eastAsia="Times New Roman" w:hAnsi="Times New Roman" w:cs="Times New Roman"/>
          </w:rPr>
          <w:t>.</w:t>
        </w:r>
      </w:ins>
      <w:ins w:id="1487"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488" w:author="Benton, Deon" w:date="2026-05-04T11:24:00Z" w16du:dateUtc="2026-05-04T16:24:00Z">
        <w:r w:rsidR="00E21A3E">
          <w:rPr>
            <w:rFonts w:ascii="Times New Roman" w:eastAsia="Times New Roman" w:hAnsi="Times New Roman" w:cs="Times New Roman"/>
          </w:rPr>
          <w:t>The</w:t>
        </w:r>
      </w:ins>
      <w:ins w:id="1489" w:author="Benton, Deon" w:date="2026-05-04T11:22:00Z" w16du:dateUtc="2026-05-04T16:22:00Z">
        <w:r w:rsidR="00592DAE">
          <w:rPr>
            <w:rFonts w:ascii="Times New Roman" w:eastAsia="Times New Roman" w:hAnsi="Times New Roman" w:cs="Times New Roman"/>
          </w:rPr>
          <w:t xml:space="preserve"> assumption </w:t>
        </w:r>
      </w:ins>
      <w:ins w:id="1490" w:author="Benton, Deon" w:date="2026-05-04T11:24:00Z" w16du:dateUtc="2026-05-04T16:24:00Z">
        <w:r w:rsidR="00592DAE">
          <w:rPr>
            <w:rFonts w:ascii="Times New Roman" w:eastAsia="Times New Roman" w:hAnsi="Times New Roman" w:cs="Times New Roman"/>
          </w:rPr>
          <w:t xml:space="preserve">that </w:t>
        </w:r>
      </w:ins>
      <w:ins w:id="1491" w:author="Benton, Deon" w:date="2026-05-04T11:25:00Z" w16du:dateUtc="2026-05-04T16:25:00Z">
        <w:r w:rsidR="00E21A3E">
          <w:rPr>
            <w:rFonts w:ascii="Times New Roman" w:eastAsia="Times New Roman" w:hAnsi="Times New Roman" w:cs="Times New Roman"/>
          </w:rPr>
          <w:t xml:space="preserve">effective rather than ineffective </w:t>
        </w:r>
      </w:ins>
      <w:ins w:id="1492" w:author="Benton, Deon" w:date="2026-05-04T11:24:00Z" w16du:dateUtc="2026-05-04T16:24:00Z">
        <w:r w:rsidR="00592DAE">
          <w:rPr>
            <w:rFonts w:ascii="Times New Roman" w:eastAsia="Times New Roman" w:hAnsi="Times New Roman" w:cs="Times New Roman"/>
          </w:rPr>
          <w:t xml:space="preserve">sticky-mittens experience </w:t>
        </w:r>
      </w:ins>
      <w:ins w:id="1493" w:author="Benton, Deon" w:date="2026-05-04T11:25:00Z" w16du:dateUtc="2026-05-04T16:25:00Z">
        <w:r w:rsidR="00E21A3E">
          <w:rPr>
            <w:rFonts w:ascii="Times New Roman" w:eastAsia="Times New Roman" w:hAnsi="Times New Roman" w:cs="Times New Roman"/>
          </w:rPr>
          <w:t>heightens</w:t>
        </w:r>
      </w:ins>
      <w:ins w:id="1494" w:author="Benton, Deon" w:date="2026-05-04T11:23:00Z" w16du:dateUtc="2026-05-04T16:23:00Z">
        <w:r w:rsidR="00592DAE">
          <w:rPr>
            <w:rFonts w:ascii="Times New Roman" w:eastAsia="Times New Roman" w:hAnsi="Times New Roman" w:cs="Times New Roman"/>
          </w:rPr>
          <w:t xml:space="preserve"> </w:t>
        </w:r>
      </w:ins>
      <w:ins w:id="1495" w:author="Benton, Deon" w:date="2026-05-04T11:24:00Z" w16du:dateUtc="2026-05-04T16:24:00Z">
        <w:r w:rsidR="00592DAE">
          <w:rPr>
            <w:rFonts w:ascii="Times New Roman" w:eastAsia="Times New Roman" w:hAnsi="Times New Roman" w:cs="Times New Roman"/>
          </w:rPr>
          <w:t xml:space="preserve">infants’ </w:t>
        </w:r>
      </w:ins>
      <w:ins w:id="1496" w:author="Benton, Deon" w:date="2026-05-04T11:23:00Z" w16du:dateUtc="2026-05-04T16:23:00Z">
        <w:r w:rsidR="00592DAE">
          <w:rPr>
            <w:rFonts w:ascii="Times New Roman" w:eastAsia="Times New Roman" w:hAnsi="Times New Roman" w:cs="Times New Roman"/>
          </w:rPr>
          <w:t>attention</w:t>
        </w:r>
      </w:ins>
      <w:ins w:id="1497"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498" w:author="Benton, Deon" w:date="2026-05-04T11:25:00Z" w16du:dateUtc="2026-05-04T16:25:00Z">
        <w:r w:rsidR="00E21A3E">
          <w:rPr>
            <w:rFonts w:ascii="Times New Roman" w:eastAsia="Times New Roman" w:hAnsi="Times New Roman" w:cs="Times New Roman"/>
          </w:rPr>
          <w:t xml:space="preserve"> for </w:t>
        </w:r>
      </w:ins>
      <w:ins w:id="1499" w:author="Benton, Deon" w:date="2026-05-04T11:26:00Z" w16du:dateUtc="2026-05-04T16:26:00Z">
        <w:r w:rsidR="00E21A3E">
          <w:rPr>
            <w:rFonts w:ascii="Times New Roman" w:eastAsia="Times New Roman" w:hAnsi="Times New Roman" w:cs="Times New Roman"/>
          </w:rPr>
          <w:t xml:space="preserve">networks </w:t>
        </w:r>
      </w:ins>
      <w:ins w:id="1500" w:author="Benton, Deon" w:date="2026-05-04T11:27:00Z" w16du:dateUtc="2026-05-04T16:27:00Z">
        <w:r w:rsidR="00CB44E1">
          <w:rPr>
            <w:rFonts w:ascii="Times New Roman" w:eastAsia="Times New Roman" w:hAnsi="Times New Roman" w:cs="Times New Roman"/>
          </w:rPr>
          <w:t>in the</w:t>
        </w:r>
      </w:ins>
      <w:ins w:id="1501" w:author="Benton, Deon" w:date="2026-05-04T11:26:00Z" w16du:dateUtc="2026-05-04T16:26:00Z">
        <w:r w:rsidR="00E21A3E">
          <w:rPr>
            <w:rFonts w:ascii="Times New Roman" w:eastAsia="Times New Roman" w:hAnsi="Times New Roman" w:cs="Times New Roman"/>
          </w:rPr>
          <w:t xml:space="preserve"> Effective Action condition</w:t>
        </w:r>
      </w:ins>
      <w:ins w:id="1502" w:author="Benton, Deon" w:date="2026-05-04T11:28:00Z" w16du:dateUtc="2026-05-04T16:28:00Z">
        <w:r w:rsidR="008B237A">
          <w:rPr>
            <w:rFonts w:ascii="Times New Roman" w:eastAsia="Times New Roman" w:hAnsi="Times New Roman" w:cs="Times New Roman"/>
          </w:rPr>
          <w:t xml:space="preserve">. A lower learning rate was </w:t>
        </w:r>
      </w:ins>
      <w:ins w:id="1503" w:author="Benton, Deon" w:date="2026-05-04T12:30:00Z" w16du:dateUtc="2026-05-04T17:30:00Z">
        <w:r w:rsidR="00394185">
          <w:rPr>
            <w:rFonts w:ascii="Times New Roman" w:eastAsia="Times New Roman" w:hAnsi="Times New Roman" w:cs="Times New Roman"/>
          </w:rPr>
          <w:t>used</w:t>
        </w:r>
      </w:ins>
      <w:ins w:id="1504" w:author="Benton, Deon" w:date="2026-05-04T11:28:00Z" w16du:dateUtc="2026-05-04T16:28:00Z">
        <w:r w:rsidR="008B237A">
          <w:rPr>
            <w:rFonts w:ascii="Times New Roman" w:eastAsia="Times New Roman" w:hAnsi="Times New Roman" w:cs="Times New Roman"/>
          </w:rPr>
          <w:t xml:space="preserve"> during </w:t>
        </w:r>
      </w:ins>
      <w:ins w:id="1505" w:author="Benton, Deon" w:date="2026-05-04T11:29:00Z" w16du:dateUtc="2026-05-04T16:29:00Z">
        <w:r w:rsidR="008B237A">
          <w:rPr>
            <w:rFonts w:ascii="Times New Roman" w:eastAsia="Times New Roman" w:hAnsi="Times New Roman" w:cs="Times New Roman"/>
          </w:rPr>
          <w:t>the pretraining phase than that used</w:t>
        </w:r>
      </w:ins>
      <w:ins w:id="1506"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507"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508"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509" w:author="Benton, Deon" w:date="2026-05-04T11:40:00Z" w16du:dateUtc="2026-05-04T16:40:00Z">
        <w:r w:rsidR="00A53D96">
          <w:rPr>
            <w:rFonts w:ascii="Times New Roman" w:eastAsia="Times New Roman" w:hAnsi="Times New Roman" w:cs="Times New Roman"/>
          </w:rPr>
          <w:t xml:space="preserve"> </w:t>
        </w:r>
      </w:ins>
      <w:ins w:id="1510" w:author="Benton, Deon" w:date="2026-05-04T12:31:00Z" w16du:dateUtc="2026-05-04T17:31:00Z">
        <w:r w:rsidR="00394185">
          <w:rPr>
            <w:rFonts w:ascii="Times New Roman" w:eastAsia="Times New Roman" w:hAnsi="Times New Roman" w:cs="Times New Roman"/>
          </w:rPr>
          <w:t>this attentional boost is short-lived</w:t>
        </w:r>
      </w:ins>
      <w:ins w:id="1511" w:author="Benton, Deon" w:date="2026-05-04T11:29:00Z" w16du:dateUtc="2026-05-04T16:29:00Z">
        <w:r w:rsidR="008B237A">
          <w:rPr>
            <w:rFonts w:ascii="Times New Roman" w:eastAsia="Times New Roman" w:hAnsi="Times New Roman" w:cs="Times New Roman"/>
          </w:rPr>
          <w:t xml:space="preserve"> </w:t>
        </w:r>
      </w:ins>
      <w:ins w:id="1512" w:author="Benton, Deon" w:date="2026-05-04T11:30:00Z" w16du:dateUtc="2026-05-04T16:30:00Z">
        <w:r w:rsidR="008B237A">
          <w:rPr>
            <w:rFonts w:ascii="Times New Roman" w:eastAsia="Times New Roman" w:hAnsi="Times New Roman" w:cs="Times New Roman"/>
          </w:rPr>
          <w:t xml:space="preserve">was implemented by </w:t>
        </w:r>
      </w:ins>
      <w:ins w:id="1513" w:author="Benton, Deon" w:date="2026-05-04T11:32:00Z" w16du:dateUtc="2026-05-04T16:32:00Z">
        <w:r w:rsidR="004E3A37">
          <w:rPr>
            <w:rFonts w:ascii="Times New Roman" w:eastAsia="Times New Roman" w:hAnsi="Times New Roman" w:cs="Times New Roman"/>
          </w:rPr>
          <w:t>resetting</w:t>
        </w:r>
      </w:ins>
      <w:ins w:id="1514"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515" w:author="Benton, Deon" w:date="2026-05-04T11:31:00Z" w16du:dateUtc="2026-05-04T16:31:00Z">
        <w:r w:rsidR="004E3A37">
          <w:rPr>
            <w:rFonts w:ascii="Times New Roman" w:eastAsia="Times New Roman" w:hAnsi="Times New Roman" w:cs="Times New Roman"/>
          </w:rPr>
          <w:t>. Th</w:t>
        </w:r>
      </w:ins>
      <w:ins w:id="1516" w:author="Benton, Deon" w:date="2026-05-04T11:32:00Z" w16du:dateUtc="2026-05-04T16:32:00Z">
        <w:r w:rsidR="004E3A37">
          <w:rPr>
            <w:rFonts w:ascii="Times New Roman" w:eastAsia="Times New Roman" w:hAnsi="Times New Roman" w:cs="Times New Roman"/>
          </w:rPr>
          <w:t>e</w:t>
        </w:r>
      </w:ins>
      <w:ins w:id="1517" w:author="Benton, Deon" w:date="2026-05-04T11:33:00Z" w16du:dateUtc="2026-05-04T16:33:00Z">
        <w:r w:rsidR="004E3A37">
          <w:rPr>
            <w:rFonts w:ascii="Times New Roman" w:eastAsia="Times New Roman" w:hAnsi="Times New Roman" w:cs="Times New Roman"/>
          </w:rPr>
          <w:t xml:space="preserve"> </w:t>
        </w:r>
        <w:r w:rsidR="004E3A37">
          <w:rPr>
            <w:rFonts w:ascii="Times New Roman" w:eastAsia="Times New Roman" w:hAnsi="Times New Roman" w:cs="Times New Roman"/>
          </w:rPr>
          <w:lastRenderedPageBreak/>
          <w:t xml:space="preserve">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518" w:author="Benton, Deon" w:date="2026-05-04T11:34:00Z" w16du:dateUtc="2026-05-04T16:34:00Z">
        <w:r w:rsidR="00682AFF">
          <w:rPr>
            <w:rFonts w:ascii="Times New Roman" w:eastAsia="Times New Roman" w:hAnsi="Times New Roman" w:cs="Times New Roman"/>
          </w:rPr>
          <w:t>Action condition.</w:t>
        </w:r>
      </w:ins>
      <w:ins w:id="1519" w:author="Benton, Deon" w:date="2026-05-04T11:32:00Z" w16du:dateUtc="2026-05-04T16:32:00Z">
        <w:r w:rsidR="004E3A37">
          <w:rPr>
            <w:rFonts w:ascii="Times New Roman" w:eastAsia="Times New Roman" w:hAnsi="Times New Roman" w:cs="Times New Roman"/>
          </w:rPr>
          <w:t xml:space="preserve"> </w:t>
        </w:r>
      </w:ins>
      <w:ins w:id="1520" w:author="Benton, Deon" w:date="2026-05-04T11:36:00Z" w16du:dateUtc="2026-05-04T16:36:00Z">
        <w:r w:rsidR="00C90E65">
          <w:rPr>
            <w:rFonts w:ascii="Times New Roman" w:eastAsia="Times New Roman" w:hAnsi="Times New Roman" w:cs="Times New Roman"/>
          </w:rPr>
          <w:t xml:space="preserve">In all other </w:t>
        </w:r>
      </w:ins>
      <w:ins w:id="1521" w:author="Benton, Deon" w:date="2026-05-04T12:07:00Z" w16du:dateUtc="2026-05-04T17:07:00Z">
        <w:r w:rsidR="00F94E6F">
          <w:rPr>
            <w:rFonts w:ascii="Times New Roman" w:eastAsia="Times New Roman" w:hAnsi="Times New Roman" w:cs="Times New Roman"/>
          </w:rPr>
          <w:t>respect</w:t>
        </w:r>
      </w:ins>
      <w:ins w:id="1522" w:author="Benton, Deon" w:date="2026-05-04T11:36:00Z" w16du:dateUtc="2026-05-04T16:36:00Z">
        <w:r w:rsidR="00C90E65">
          <w:rPr>
            <w:rFonts w:ascii="Times New Roman" w:eastAsia="Times New Roman" w:hAnsi="Times New Roman" w:cs="Times New Roman"/>
          </w:rPr>
          <w:t>s, these two conditions were identical</w:t>
        </w:r>
      </w:ins>
      <w:ins w:id="1523" w:author="Benton, Deon" w:date="2026-05-04T12:07:00Z" w16du:dateUtc="2026-05-04T17:07:00Z">
        <w:r w:rsidR="00F94E6F">
          <w:rPr>
            <w:rFonts w:ascii="Times New Roman" w:eastAsia="Times New Roman" w:hAnsi="Times New Roman" w:cs="Times New Roman"/>
          </w:rPr>
          <w:t xml:space="preserve"> to one another</w:t>
        </w:r>
      </w:ins>
      <w:ins w:id="1524" w:author="Benton, Deon" w:date="2026-05-04T11:36:00Z" w16du:dateUtc="2026-05-04T16:36:00Z">
        <w:r w:rsidR="00C90E65">
          <w:rPr>
            <w:rFonts w:ascii="Times New Roman" w:eastAsia="Times New Roman" w:hAnsi="Times New Roman" w:cs="Times New Roman"/>
          </w:rPr>
          <w:t>.</w:t>
        </w:r>
      </w:ins>
      <w:ins w:id="1525" w:author="Benton, Deon" w:date="2026-05-04T13:16:00Z" w16du:dateUtc="2026-05-04T18:16:00Z">
        <w:r w:rsidR="008239C6">
          <w:rPr>
            <w:rFonts w:ascii="Times New Roman" w:eastAsia="Times New Roman" w:hAnsi="Times New Roman" w:cs="Times New Roman"/>
          </w:rPr>
          <w:t xml:space="preserve"> Specifically, within </w:t>
        </w:r>
      </w:ins>
      <w:ins w:id="1526" w:author="Benton, Deon" w:date="2026-05-04T13:47:00Z" w16du:dateUtc="2026-05-04T18:47:00Z">
        <w:r w:rsidR="00F913E8">
          <w:rPr>
            <w:rFonts w:ascii="Times New Roman" w:eastAsia="Times New Roman" w:hAnsi="Times New Roman" w:cs="Times New Roman"/>
          </w:rPr>
          <w:t xml:space="preserve">the </w:t>
        </w:r>
      </w:ins>
      <w:ins w:id="1527" w:author="Benton, Deon" w:date="2026-05-04T13:48:00Z" w16du:dateUtc="2026-05-04T18:48:00Z">
        <w:r w:rsidR="00F913E8">
          <w:rPr>
            <w:rFonts w:ascii="Times New Roman" w:eastAsia="Times New Roman" w:hAnsi="Times New Roman" w:cs="Times New Roman"/>
          </w:rPr>
          <w:t>Effective Action condition</w:t>
        </w:r>
      </w:ins>
      <w:ins w:id="1528"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529" w:author="Benton, Deon" w:date="2026-05-04T13:52:00Z" w16du:dateUtc="2026-05-04T18:52:00Z">
        <w:r w:rsidR="00857299">
          <w:rPr>
            <w:rFonts w:ascii="Times New Roman" w:eastAsia="Times New Roman" w:hAnsi="Times New Roman" w:cs="Times New Roman"/>
          </w:rPr>
          <w:t>sub-</w:t>
        </w:r>
      </w:ins>
      <w:ins w:id="1530" w:author="Benton, Deon" w:date="2026-05-04T13:16:00Z" w16du:dateUtc="2026-05-04T18:16:00Z">
        <w:r w:rsidR="008239C6">
          <w:rPr>
            <w:rFonts w:ascii="Times New Roman" w:eastAsia="Times New Roman" w:hAnsi="Times New Roman" w:cs="Times New Roman"/>
          </w:rPr>
          <w:t>condition or to</w:t>
        </w:r>
      </w:ins>
      <w:ins w:id="1531" w:author="Benton, Deon" w:date="2026-05-04T13:17:00Z" w16du:dateUtc="2026-05-04T18:17:00Z">
        <w:r w:rsidR="008239C6">
          <w:rPr>
            <w:rFonts w:ascii="Times New Roman" w:eastAsia="Times New Roman" w:hAnsi="Times New Roman" w:cs="Times New Roman"/>
          </w:rPr>
          <w:t xml:space="preserve"> the Control </w:t>
        </w:r>
      </w:ins>
      <w:ins w:id="1532" w:author="Benton, Deon" w:date="2026-05-04T13:52:00Z" w16du:dateUtc="2026-05-04T18:52:00Z">
        <w:r w:rsidR="00857299">
          <w:rPr>
            <w:rFonts w:ascii="Times New Roman" w:eastAsia="Times New Roman" w:hAnsi="Times New Roman" w:cs="Times New Roman"/>
          </w:rPr>
          <w:t>sub-</w:t>
        </w:r>
      </w:ins>
      <w:ins w:id="1533"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534" w:author="Benton, Deon" w:date="2026-05-04T13:19:00Z" w16du:dateUtc="2026-05-04T18:19:00Z">
        <w:r w:rsidR="003F2A08">
          <w:rPr>
            <w:rFonts w:ascii="Times New Roman" w:eastAsia="Times New Roman" w:hAnsi="Times New Roman" w:cs="Times New Roman"/>
          </w:rPr>
          <w:t xml:space="preserve">Skerry et al.’s (2013) </w:t>
        </w:r>
      </w:ins>
      <w:ins w:id="1535" w:author="Benton, Deon" w:date="2026-05-04T13:17:00Z" w16du:dateUtc="2026-05-04T18:17:00Z">
        <w:r w:rsidR="008239C6">
          <w:rPr>
            <w:rFonts w:ascii="Times New Roman" w:eastAsia="Times New Roman" w:hAnsi="Times New Roman" w:cs="Times New Roman"/>
          </w:rPr>
          <w:t>Experiments 1 and 4 in Skerry et al. (2013), whereas the Con</w:t>
        </w:r>
      </w:ins>
      <w:ins w:id="1536" w:author="Benton, Deon" w:date="2026-05-04T13:18:00Z" w16du:dateUtc="2026-05-04T18:18:00Z">
        <w:r w:rsidR="008239C6">
          <w:rPr>
            <w:rFonts w:ascii="Times New Roman" w:eastAsia="Times New Roman" w:hAnsi="Times New Roman" w:cs="Times New Roman"/>
          </w:rPr>
          <w:t xml:space="preserve">trol condition corresponded to </w:t>
        </w:r>
      </w:ins>
      <w:ins w:id="1537" w:author="Benton, Deon" w:date="2026-05-04T13:19:00Z" w16du:dateUtc="2026-05-04T18:19:00Z">
        <w:r w:rsidR="003F2A08">
          <w:rPr>
            <w:rFonts w:ascii="Times New Roman" w:eastAsia="Times New Roman" w:hAnsi="Times New Roman" w:cs="Times New Roman"/>
          </w:rPr>
          <w:t xml:space="preserve">their </w:t>
        </w:r>
      </w:ins>
      <w:ins w:id="1538"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539" w:author="Benton, Deon" w:date="2026-05-04T13:19:00Z" w16du:dateUtc="2026-05-04T18:19:00Z">
        <w:r w:rsidR="003F2A08">
          <w:rPr>
            <w:rFonts w:ascii="Times New Roman" w:eastAsia="Times New Roman" w:hAnsi="Times New Roman" w:cs="Times New Roman"/>
          </w:rPr>
          <w:t xml:space="preserve"> </w:t>
        </w:r>
      </w:ins>
      <w:ins w:id="1540" w:author="Benton, Deon" w:date="2026-05-04T13:48:00Z" w16du:dateUtc="2026-05-04T18:48:00Z">
        <w:r w:rsidR="00F913E8">
          <w:rPr>
            <w:rFonts w:ascii="Times New Roman" w:eastAsia="Times New Roman" w:hAnsi="Times New Roman" w:cs="Times New Roman"/>
          </w:rPr>
          <w:t xml:space="preserve"> Given that </w:t>
        </w:r>
      </w:ins>
      <w:ins w:id="1541" w:author="Benton, Deon" w:date="2026-05-04T13:50:00Z" w16du:dateUtc="2026-05-04T18:50:00Z">
        <w:r w:rsidR="00261000">
          <w:rPr>
            <w:rFonts w:ascii="Times New Roman" w:eastAsia="Times New Roman" w:hAnsi="Times New Roman" w:cs="Times New Roman"/>
          </w:rPr>
          <w:t xml:space="preserve">the </w:t>
        </w:r>
      </w:ins>
      <w:ins w:id="1542" w:author="Benton, Deon" w:date="2026-05-04T13:48:00Z" w16du:dateUtc="2026-05-04T18:48:00Z">
        <w:r w:rsidR="00F913E8">
          <w:rPr>
            <w:rFonts w:ascii="Times New Roman" w:eastAsia="Times New Roman" w:hAnsi="Times New Roman" w:cs="Times New Roman"/>
          </w:rPr>
          <w:t xml:space="preserve">Ineffective </w:t>
        </w:r>
      </w:ins>
      <w:ins w:id="1543" w:author="Benton, Deon" w:date="2026-05-04T13:45:00Z" w16du:dateUtc="2026-05-04T18:45:00Z">
        <w:r w:rsidR="00894DE7">
          <w:rPr>
            <w:rFonts w:ascii="Times New Roman" w:eastAsia="Times New Roman" w:hAnsi="Times New Roman" w:cs="Times New Roman"/>
          </w:rPr>
          <w:t>A</w:t>
        </w:r>
      </w:ins>
      <w:ins w:id="1544" w:author="Benton, Deon" w:date="2026-05-04T13:49:00Z" w16du:dateUtc="2026-05-04T18:49:00Z">
        <w:r w:rsidR="00F913E8">
          <w:rPr>
            <w:rFonts w:ascii="Times New Roman" w:eastAsia="Times New Roman" w:hAnsi="Times New Roman" w:cs="Times New Roman"/>
          </w:rPr>
          <w:t>ction condition</w:t>
        </w:r>
      </w:ins>
      <w:ins w:id="1545" w:author="Benton, Deon" w:date="2026-05-04T13:50:00Z" w16du:dateUtc="2026-05-04T18:50:00Z">
        <w:r w:rsidR="00261000">
          <w:rPr>
            <w:rFonts w:ascii="Times New Roman" w:eastAsia="Times New Roman" w:hAnsi="Times New Roman" w:cs="Times New Roman"/>
          </w:rPr>
          <w:t xml:space="preserve"> did not include a Control </w:t>
        </w:r>
      </w:ins>
      <w:ins w:id="1546" w:author="Benton, Deon" w:date="2026-05-04T13:51:00Z" w16du:dateUtc="2026-05-04T18:51:00Z">
        <w:r w:rsidR="00261000">
          <w:rPr>
            <w:rFonts w:ascii="Times New Roman" w:eastAsia="Times New Roman" w:hAnsi="Times New Roman" w:cs="Times New Roman"/>
          </w:rPr>
          <w:t>sub-</w:t>
        </w:r>
      </w:ins>
      <w:ins w:id="1547" w:author="Benton, Deon" w:date="2026-05-04T13:50:00Z" w16du:dateUtc="2026-05-04T18:50:00Z">
        <w:r w:rsidR="00261000">
          <w:rPr>
            <w:rFonts w:ascii="Times New Roman" w:eastAsia="Times New Roman" w:hAnsi="Times New Roman" w:cs="Times New Roman"/>
          </w:rPr>
          <w:t xml:space="preserve">condition in Skerry et al. </w:t>
        </w:r>
      </w:ins>
      <w:ins w:id="1548" w:author="Benton, Deon" w:date="2026-05-04T13:51:00Z" w16du:dateUtc="2026-05-04T18:51:00Z">
        <w:r w:rsidR="00261000">
          <w:rPr>
            <w:rFonts w:ascii="Times New Roman" w:eastAsia="Times New Roman" w:hAnsi="Times New Roman" w:cs="Times New Roman"/>
          </w:rPr>
          <w:t>(2012)</w:t>
        </w:r>
      </w:ins>
      <w:ins w:id="1549"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550" w:author="Benton, Deon" w:date="2026-05-04T13:51:00Z" w16du:dateUtc="2026-05-04T18:51:00Z">
        <w:r w:rsidR="00261000">
          <w:rPr>
            <w:rFonts w:ascii="Times New Roman" w:eastAsia="Times New Roman" w:hAnsi="Times New Roman" w:cs="Times New Roman"/>
          </w:rPr>
          <w:t>sub-</w:t>
        </w:r>
      </w:ins>
      <w:ins w:id="1551" w:author="Benton, Deon" w:date="2026-05-04T13:50:00Z" w16du:dateUtc="2026-05-04T18:50:00Z">
        <w:r w:rsidR="00261000">
          <w:rPr>
            <w:rFonts w:ascii="Times New Roman" w:eastAsia="Times New Roman" w:hAnsi="Times New Roman" w:cs="Times New Roman"/>
          </w:rPr>
          <w:t>condition</w:t>
        </w:r>
      </w:ins>
      <w:ins w:id="1552" w:author="Benton, Deon" w:date="2026-05-04T13:54:00Z" w16du:dateUtc="2026-05-04T18:54:00Z">
        <w:r w:rsidR="0060782C">
          <w:rPr>
            <w:rFonts w:ascii="Times New Roman" w:eastAsia="Times New Roman" w:hAnsi="Times New Roman" w:cs="Times New Roman"/>
          </w:rPr>
          <w:t>; that is, networks in this condition were habituated to an eve</w:t>
        </w:r>
      </w:ins>
      <w:ins w:id="1553" w:author="Benton, Deon" w:date="2026-05-04T13:55:00Z" w16du:dateUtc="2026-05-04T18:55:00Z">
        <w:r w:rsidR="0060782C">
          <w:rPr>
            <w:rFonts w:ascii="Times New Roman" w:eastAsia="Times New Roman" w:hAnsi="Times New Roman" w:cs="Times New Roman"/>
          </w:rPr>
          <w:t>nt in which</w:t>
        </w:r>
      </w:ins>
      <w:ins w:id="1554" w:author="Benton, Deon" w:date="2026-05-04T13:51:00Z" w16du:dateUtc="2026-05-04T18:51:00Z">
        <w:r w:rsidR="00857299">
          <w:rPr>
            <w:rFonts w:ascii="Times New Roman" w:eastAsia="Times New Roman" w:hAnsi="Times New Roman" w:cs="Times New Roman"/>
          </w:rPr>
          <w:t xml:space="preserve"> </w:t>
        </w:r>
      </w:ins>
      <w:ins w:id="1555" w:author="Benton, Deon" w:date="2026-05-04T13:50:00Z" w16du:dateUtc="2026-05-04T18:50:00Z">
        <w:r w:rsidR="00261000">
          <w:rPr>
            <w:rFonts w:ascii="Times New Roman" w:eastAsia="Times New Roman" w:hAnsi="Times New Roman" w:cs="Times New Roman"/>
          </w:rPr>
          <w:t>arced motion occurred over rather than besides the obstacle.</w:t>
        </w:r>
      </w:ins>
      <w:ins w:id="1556" w:author="Benton, Deon" w:date="2026-05-04T13:45:00Z" w16du:dateUtc="2026-05-04T18:45:00Z">
        <w:r w:rsidR="00894DE7">
          <w:rPr>
            <w:rFonts w:ascii="Times New Roman" w:eastAsia="Times New Roman" w:hAnsi="Times New Roman" w:cs="Times New Roman"/>
          </w:rPr>
          <w:t xml:space="preserve"> </w:t>
        </w:r>
      </w:ins>
      <w:ins w:id="1557" w:author="Benton, Deon" w:date="2026-05-04T13:52:00Z" w16du:dateUtc="2026-05-04T18:52:00Z">
        <w:r w:rsidR="00857299">
          <w:rPr>
            <w:rFonts w:ascii="Times New Roman" w:eastAsia="Times New Roman" w:hAnsi="Times New Roman" w:cs="Times New Roman"/>
          </w:rPr>
          <w:t>Th</w:t>
        </w:r>
      </w:ins>
      <w:ins w:id="1558"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559" w:author="Benton, Deon" w:date="2026-05-04T13:55:00Z" w16du:dateUtc="2026-05-04T18:55:00Z">
        <w:r w:rsidR="0060782C">
          <w:rPr>
            <w:rFonts w:ascii="Times New Roman" w:eastAsia="Times New Roman" w:hAnsi="Times New Roman" w:cs="Times New Roman"/>
          </w:rPr>
          <w:t xml:space="preserve"> (2013)</w:t>
        </w:r>
      </w:ins>
      <w:ins w:id="1560"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561"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562" w:author="Benton, Deon" w:date="2026-05-04T13:55:00Z" w16du:dateUtc="2026-05-04T18:55:00Z"/>
          <w:rFonts w:ascii="Times New Roman" w:eastAsia="Times New Roman" w:hAnsi="Times New Roman" w:cs="Times New Roman"/>
          <w:b/>
          <w:bCs/>
        </w:rPr>
      </w:pPr>
      <w:ins w:id="1563"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564"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565"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566"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567"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568" w:author="Benton, Deon" w:date="2026-05-04T21:43:00Z" w16du:dateUtc="2026-05-05T02:43:00Z">
        <w:r>
          <w:rPr>
            <w:rFonts w:ascii="Times New Roman" w:eastAsia="Times New Roman" w:hAnsi="Times New Roman" w:cs="Times New Roman"/>
          </w:rPr>
          <w:t xml:space="preserve">Figure 18 shows the performance of </w:t>
        </w:r>
      </w:ins>
      <w:ins w:id="1569"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570" w:author="Benton, Deon" w:date="2026-05-04T21:44:00Z" w16du:dateUtc="2026-05-05T02:44:00Z">
        <w:r>
          <w:rPr>
            <w:rFonts w:ascii="Times New Roman" w:eastAsia="Times New Roman" w:hAnsi="Times New Roman" w:cs="Times New Roman"/>
          </w:rPr>
          <w:t xml:space="preserve"> across habituation epochs and overall.</w:t>
        </w:r>
      </w:ins>
      <w:ins w:id="1571"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572" w:author="Benton, Deon" w:date="2026-05-07T13:48:00Z" w16du:dateUtc="2026-05-07T18:48:00Z">
        <w:r w:rsidR="00FD21A1">
          <w:rPr>
            <w:rFonts w:ascii="Times New Roman" w:eastAsia="Times New Roman" w:hAnsi="Times New Roman" w:cs="Times New Roman"/>
          </w:rPr>
          <w:t>;</w:t>
        </w:r>
      </w:ins>
      <w:ins w:id="1573"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produced greater error to (or look longer</w:t>
      </w:r>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In particular, </w:t>
      </w:r>
      <w:r w:rsidR="00BD73A3">
        <w:rPr>
          <w:rFonts w:ascii="Times New Roman" w:eastAsia="Times New Roman" w:hAnsi="Times New Roman" w:cs="Times New Roman"/>
        </w:rPr>
        <w:t>networks’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574"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57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No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576"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577"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578"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the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579"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58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Performance of ALIAS in the Effective Action condition. (Left) Overall error produced to the Efficient and Inefficient test events for networks in the Experimental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581"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582" w:author="Benton, Deon" w:date="2026-05-07T15:33:00Z" w16du:dateUtc="2026-05-07T20:33:00Z">
        <w:r w:rsidR="009754B6">
          <w:rPr>
            <w:rFonts w:ascii="Times New Roman" w:eastAsia="Times New Roman" w:hAnsi="Times New Roman" w:cs="Times New Roman"/>
          </w:rPr>
          <w:t>al</w:t>
        </w:r>
      </w:ins>
      <w:ins w:id="1583" w:author="Benton, Deon" w:date="2026-05-07T13:51:00Z" w16du:dateUtc="2026-05-07T18:51:00Z">
        <w:r w:rsidR="00DF3EF3">
          <w:rPr>
            <w:rFonts w:ascii="Times New Roman" w:eastAsia="Times New Roman" w:hAnsi="Times New Roman" w:cs="Times New Roman"/>
          </w:rPr>
          <w:t xml:space="preserve"> boost that networks experience </w:t>
        </w:r>
      </w:ins>
      <w:ins w:id="1584"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585" w:author="Benton, Deon" w:date="2026-05-07T13:51:00Z" w16du:dateUtc="2026-05-07T18:51:00Z">
        <w:r w:rsidR="00DF3EF3">
          <w:rPr>
            <w:rFonts w:ascii="Times New Roman" w:eastAsia="Times New Roman" w:hAnsi="Times New Roman" w:cs="Times New Roman"/>
          </w:rPr>
          <w:t xml:space="preserve">? </w:t>
        </w:r>
      </w:ins>
      <w:ins w:id="1586"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587"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depend on a short-lived attentional boost</w:t>
      </w:r>
      <w:r w:rsidR="000943B0">
        <w:rPr>
          <w:rFonts w:ascii="Times New Roman" w:eastAsia="Times New Roman" w:hAnsi="Times New Roman" w:cs="Times New Roman"/>
        </w:rPr>
        <w:t>.</w:t>
      </w:r>
      <w:ins w:id="1588" w:author="Benton, Deon" w:date="2026-05-07T15:35:00Z" w16du:dateUtc="2026-05-07T20:35:00Z">
        <w:r w:rsidR="000446CE">
          <w:rPr>
            <w:rFonts w:ascii="Times New Roman" w:eastAsia="Times New Roman" w:hAnsi="Times New Roman" w:cs="Times New Roman"/>
          </w:rPr>
          <w:t xml:space="preserve"> </w:t>
        </w:r>
      </w:ins>
      <w:ins w:id="1589" w:author="Benton, Deon" w:date="2026-05-07T15:38:00Z" w16du:dateUtc="2026-05-07T20:38:00Z">
        <w:r w:rsidR="008A4328">
          <w:rPr>
            <w:rFonts w:ascii="Times New Roman" w:eastAsia="Times New Roman" w:hAnsi="Times New Roman" w:cs="Times New Roman"/>
          </w:rPr>
          <w:t xml:space="preserve">To </w:t>
        </w:r>
      </w:ins>
      <w:ins w:id="1590" w:author="Benton, Deon" w:date="2026-05-07T15:39:00Z" w16du:dateUtc="2026-05-07T20:39:00Z">
        <w:r w:rsidR="008A4328">
          <w:rPr>
            <w:rFonts w:ascii="Times New Roman" w:eastAsia="Times New Roman" w:hAnsi="Times New Roman" w:cs="Times New Roman"/>
          </w:rPr>
          <w:t xml:space="preserve">evaluate this question, a new set </w:t>
        </w:r>
      </w:ins>
      <w:ins w:id="1591" w:author="Benton, Deon" w:date="2026-05-07T15:50:00Z" w16du:dateUtc="2026-05-07T20:50:00Z">
        <w:r w:rsidR="009E22D9">
          <w:rPr>
            <w:rFonts w:ascii="Times New Roman" w:eastAsia="Times New Roman" w:hAnsi="Times New Roman" w:cs="Times New Roman"/>
          </w:rPr>
          <w:t xml:space="preserve">of </w:t>
        </w:r>
      </w:ins>
      <w:ins w:id="1592"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593"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594"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r w:rsidR="00455517">
        <w:rPr>
          <w:rFonts w:ascii="Times New Roman" w:eastAsia="Times New Roman" w:hAnsi="Times New Roman" w:cs="Times New Roman"/>
        </w:rPr>
        <w:t xml:space="preserve"> = 100; </w:t>
      </w:r>
      <w:ins w:id="1595" w:author="Benton, Deon" w:date="2026-05-07T15:40:00Z" w16du:dateUtc="2026-05-07T20:40:00Z">
        <w:r w:rsidR="008A4328">
          <w:rPr>
            <w:rFonts w:ascii="Times New Roman" w:eastAsia="Times New Roman" w:hAnsi="Times New Roman" w:cs="Times New Roman"/>
          </w:rPr>
          <w:t xml:space="preserve"> </w:t>
        </w:r>
      </w:ins>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596"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597"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598" w:author="Benton, Deon" w:date="2026-05-07T15:40:00Z" w16du:dateUtc="2026-05-07T20:40:00Z">
        <w:r w:rsidR="008A4328">
          <w:rPr>
            <w:rFonts w:ascii="Times New Roman" w:eastAsia="Times New Roman" w:hAnsi="Times New Roman" w:cs="Times New Roman"/>
          </w:rPr>
          <w:t>the Effective Action condition.</w:t>
        </w:r>
      </w:ins>
      <w:ins w:id="1599" w:author="Benton, Deon" w:date="2026-05-07T15:41:00Z" w16du:dateUtc="2026-05-07T20:41:00Z">
        <w:r w:rsidR="008A4328">
          <w:rPr>
            <w:rFonts w:ascii="Times New Roman" w:eastAsia="Times New Roman" w:hAnsi="Times New Roman" w:cs="Times New Roman"/>
          </w:rPr>
          <w:t xml:space="preserve"> </w:t>
        </w:r>
      </w:ins>
      <w:ins w:id="1600"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601"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602"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603"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604" w:author="Benton, Deon" w:date="2026-05-07T15:47:00Z" w16du:dateUtc="2026-05-07T20:47:00Z">
        <w:r w:rsidR="00DF1082">
          <w:rPr>
            <w:rFonts w:ascii="Times New Roman" w:eastAsia="Times New Roman" w:hAnsi="Times New Roman" w:cs="Times New Roman"/>
          </w:rPr>
          <w:t xml:space="preserve">simply that the present account assumes that </w:t>
        </w:r>
      </w:ins>
      <w:ins w:id="1605" w:author="Benton, Deon" w:date="2026-05-07T15:45:00Z" w16du:dateUtc="2026-05-07T20:45:00Z">
        <w:r w:rsidR="00E91E3F">
          <w:rPr>
            <w:rFonts w:ascii="Times New Roman" w:eastAsia="Times New Roman" w:hAnsi="Times New Roman" w:cs="Times New Roman"/>
          </w:rPr>
          <w:t>to the ext</w:t>
        </w:r>
      </w:ins>
      <w:ins w:id="1606"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607" w:author="Benton, Deon" w:date="2026-05-07T15:47:00Z" w16du:dateUtc="2026-05-07T20:47:00Z">
        <w:r w:rsidR="00DF1082">
          <w:rPr>
            <w:rFonts w:ascii="Times New Roman" w:eastAsia="Times New Roman" w:hAnsi="Times New Roman" w:cs="Times New Roman"/>
          </w:rPr>
          <w:t>such a boost occurred</w:t>
        </w:r>
      </w:ins>
      <w:ins w:id="1608" w:author="Benton, Deon" w:date="2026-05-07T15:46:00Z" w16du:dateUtc="2026-05-07T20:46:00Z">
        <w:r w:rsidR="00E91E3F">
          <w:rPr>
            <w:rFonts w:ascii="Times New Roman" w:eastAsia="Times New Roman" w:hAnsi="Times New Roman" w:cs="Times New Roman"/>
          </w:rPr>
          <w:t xml:space="preserve"> in the Effective Action condition. </w:t>
        </w:r>
      </w:ins>
      <w:ins w:id="1609"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610"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event—which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2C360D4C">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611"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612"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613"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614" w:author="Benton, Deon" w:date="2026-05-07T13:49:00Z" w16du:dateUtc="2026-05-07T18:49:00Z">
        <w:r w:rsidR="002024D6">
          <w:rPr>
            <w:rFonts w:ascii="Times New Roman" w:eastAsia="Times New Roman" w:hAnsi="Times New Roman" w:cs="Times New Roman"/>
          </w:rPr>
          <w:t>relative spatial position.</w:t>
        </w:r>
      </w:ins>
      <w:ins w:id="1615"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616"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617"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r w:rsidR="00750DFD">
        <w:rPr>
          <w:rFonts w:ascii="Times New Roman" w:eastAsia="Times New Roman" w:hAnsi="Times New Roman" w:cs="Times New Roman"/>
        </w:rPr>
        <w:t>all of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618"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619" w:author="Benton, Deon" w:date="2026-05-11T13:23:00Z" w16du:dateUtc="2026-05-11T18:23:00Z"/>
          <w:rFonts w:ascii="Times New Roman" w:eastAsia="Times New Roman" w:hAnsi="Times New Roman" w:cs="Times New Roman"/>
        </w:rPr>
      </w:pPr>
      <w:ins w:id="1620" w:author="Benton, Deon" w:date="2026-05-10T16:42:00Z" w16du:dateUtc="2026-05-10T21:42:00Z">
        <w:r>
          <w:rPr>
            <w:rFonts w:ascii="Times New Roman" w:eastAsia="Times New Roman" w:hAnsi="Times New Roman" w:cs="Times New Roman"/>
          </w:rPr>
          <w:t>A longstanding assumption in the deve</w:t>
        </w:r>
      </w:ins>
      <w:ins w:id="1621" w:author="Benton, Deon" w:date="2026-05-10T16:43:00Z" w16du:dateUtc="2026-05-10T21:43:00Z">
        <w:r>
          <w:rPr>
            <w:rFonts w:ascii="Times New Roman" w:eastAsia="Times New Roman" w:hAnsi="Times New Roman" w:cs="Times New Roman"/>
          </w:rPr>
          <w:t>lopmental cognitive sciences is that infants</w:t>
        </w:r>
      </w:ins>
      <w:ins w:id="1622"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623" w:author="Benton, Deon" w:date="2026-05-10T16:50:00Z" w16du:dateUtc="2026-05-10T21:50:00Z">
        <w:r w:rsidR="00F546D6">
          <w:rPr>
            <w:rFonts w:ascii="Times New Roman" w:eastAsia="Times New Roman" w:hAnsi="Times New Roman" w:cs="Times New Roman"/>
          </w:rPr>
          <w:t xml:space="preserve"> them</w:t>
        </w:r>
      </w:ins>
      <w:ins w:id="1624" w:author="Benton, Deon" w:date="2026-05-10T16:49:00Z" w16du:dateUtc="2026-05-10T21:49:00Z">
        <w:r w:rsidR="00F546D6">
          <w:rPr>
            <w:rFonts w:ascii="Times New Roman" w:eastAsia="Times New Roman" w:hAnsi="Times New Roman" w:cs="Times New Roman"/>
          </w:rPr>
          <w:t xml:space="preserve"> to reason about</w:t>
        </w:r>
      </w:ins>
      <w:ins w:id="1625" w:author="Benton, Deon" w:date="2026-05-10T16:50:00Z" w16du:dateUtc="2026-05-10T21:50:00Z">
        <w:r w:rsidR="00F546D6">
          <w:rPr>
            <w:rFonts w:ascii="Times New Roman" w:eastAsia="Times New Roman" w:hAnsi="Times New Roman" w:cs="Times New Roman"/>
          </w:rPr>
          <w:t xml:space="preserve"> </w:t>
        </w:r>
      </w:ins>
      <w:ins w:id="1626" w:author="Benton, Deon" w:date="2026-05-10T16:49:00Z" w16du:dateUtc="2026-05-10T21:49:00Z">
        <w:r w:rsidR="00F546D6">
          <w:rPr>
            <w:rFonts w:ascii="Times New Roman" w:eastAsia="Times New Roman" w:hAnsi="Times New Roman" w:cs="Times New Roman"/>
          </w:rPr>
          <w:t>actions</w:t>
        </w:r>
      </w:ins>
      <w:ins w:id="1627" w:author="Benton, Deon" w:date="2026-05-10T16:47:00Z" w16du:dateUtc="2026-05-10T21:47:00Z">
        <w:r>
          <w:rPr>
            <w:rFonts w:ascii="Times New Roman" w:eastAsia="Times New Roman" w:hAnsi="Times New Roman" w:cs="Times New Roman"/>
          </w:rPr>
          <w:t xml:space="preserve"> </w:t>
        </w:r>
      </w:ins>
      <w:ins w:id="1628" w:author="Benton, Deon" w:date="2026-05-10T16:48:00Z" w16du:dateUtc="2026-05-10T21:48:00Z">
        <w:r>
          <w:rPr>
            <w:rFonts w:ascii="Times New Roman" w:eastAsia="Times New Roman" w:hAnsi="Times New Roman" w:cs="Times New Roman"/>
          </w:rPr>
          <w:t xml:space="preserve">in terms of </w:t>
        </w:r>
      </w:ins>
      <w:ins w:id="1629" w:author="Benton, Deon" w:date="2026-05-10T16:50:00Z" w16du:dateUtc="2026-05-10T21:50:00Z">
        <w:r w:rsidR="00F546D6">
          <w:rPr>
            <w:rFonts w:ascii="Times New Roman" w:eastAsia="Times New Roman" w:hAnsi="Times New Roman" w:cs="Times New Roman"/>
          </w:rPr>
          <w:t>their</w:t>
        </w:r>
      </w:ins>
      <w:ins w:id="1630" w:author="Benton, Deon" w:date="2026-05-10T16:46:00Z" w16du:dateUtc="2026-05-10T21:46:00Z">
        <w:r>
          <w:rPr>
            <w:rFonts w:ascii="Times New Roman" w:eastAsia="Times New Roman" w:hAnsi="Times New Roman" w:cs="Times New Roman"/>
          </w:rPr>
          <w:t xml:space="preserve"> efficiency, cost, and subjective utility.</w:t>
        </w:r>
      </w:ins>
      <w:ins w:id="1631" w:author="Benton, Deon" w:date="2026-05-10T16:51:00Z" w16du:dateUtc="2026-05-10T21:51:00Z">
        <w:r w:rsidR="00F546D6">
          <w:rPr>
            <w:rFonts w:ascii="Times New Roman" w:eastAsia="Times New Roman" w:hAnsi="Times New Roman" w:cs="Times New Roman"/>
          </w:rPr>
          <w:t xml:space="preserve"> </w:t>
        </w:r>
      </w:ins>
      <w:ins w:id="1632" w:author="Benton, Deon" w:date="2026-05-10T17:12:00Z" w16du:dateUtc="2026-05-10T22:12:00Z">
        <w:r w:rsidR="00474C41">
          <w:rPr>
            <w:rFonts w:ascii="Times New Roman" w:eastAsia="Times New Roman" w:hAnsi="Times New Roman" w:cs="Times New Roman"/>
          </w:rPr>
          <w:t>The</w:t>
        </w:r>
      </w:ins>
      <w:ins w:id="1633" w:author="Benton, Deon" w:date="2026-05-10T17:11:00Z" w16du:dateUtc="2026-05-10T22:11:00Z">
        <w:r w:rsidR="00474C41">
          <w:rPr>
            <w:rFonts w:ascii="Times New Roman" w:eastAsia="Times New Roman" w:hAnsi="Times New Roman" w:cs="Times New Roman"/>
          </w:rPr>
          <w:t xml:space="preserve"> teleological stance, </w:t>
        </w:r>
      </w:ins>
      <w:ins w:id="1634" w:author="Benton, Deon" w:date="2026-05-10T17:13:00Z" w16du:dateUtc="2026-05-10T22:13:00Z">
        <w:r w:rsidR="00474C41">
          <w:rPr>
            <w:rFonts w:ascii="Times New Roman" w:eastAsia="Times New Roman" w:hAnsi="Times New Roman" w:cs="Times New Roman"/>
          </w:rPr>
          <w:t>naïve utility calculus,</w:t>
        </w:r>
      </w:ins>
      <w:ins w:id="1635" w:author="Benton, Deon" w:date="2026-05-11T12:47:00Z" w16du:dateUtc="2026-05-11T17:47:00Z">
        <w:r w:rsidR="0072578D">
          <w:rPr>
            <w:rFonts w:ascii="Times New Roman" w:eastAsia="Times New Roman" w:hAnsi="Times New Roman" w:cs="Times New Roman"/>
          </w:rPr>
          <w:t xml:space="preserve"> a</w:t>
        </w:r>
      </w:ins>
      <w:ins w:id="1636" w:author="Benton, Deon" w:date="2026-05-11T12:48:00Z" w16du:dateUtc="2026-05-11T17:48:00Z">
        <w:r w:rsidR="0072578D">
          <w:rPr>
            <w:rFonts w:ascii="Times New Roman" w:eastAsia="Times New Roman" w:hAnsi="Times New Roman" w:cs="Times New Roman"/>
          </w:rPr>
          <w:t>nd a proposal by Liu et al. (2026)</w:t>
        </w:r>
      </w:ins>
      <w:ins w:id="1637" w:author="Benton, Deon" w:date="2026-05-10T17:13:00Z" w16du:dateUtc="2026-05-10T22:13:00Z">
        <w:r w:rsidR="00474C41">
          <w:rPr>
            <w:rFonts w:ascii="Times New Roman" w:eastAsia="Times New Roman" w:hAnsi="Times New Roman" w:cs="Times New Roman"/>
          </w:rPr>
          <w:t xml:space="preserve"> are three examples.</w:t>
        </w:r>
      </w:ins>
      <w:ins w:id="1638"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639" w:author="Benton, Deon" w:date="2026-05-10T17:28:00Z" w16du:dateUtc="2026-05-10T22:28:00Z">
        <w:r w:rsidR="00F16C69">
          <w:rPr>
            <w:rFonts w:ascii="Times New Roman" w:eastAsia="Times New Roman" w:hAnsi="Times New Roman" w:cs="Times New Roman"/>
          </w:rPr>
          <w:t xml:space="preserve">each of these </w:t>
        </w:r>
      </w:ins>
      <w:ins w:id="1640" w:author="Benton, Deon" w:date="2026-05-10T17:45:00Z" w16du:dateUtc="2026-05-10T22:45:00Z">
        <w:r w:rsidR="00511E70">
          <w:rPr>
            <w:rFonts w:ascii="Times New Roman" w:eastAsia="Times New Roman" w:hAnsi="Times New Roman" w:cs="Times New Roman"/>
          </w:rPr>
          <w:t>perspectives</w:t>
        </w:r>
      </w:ins>
      <w:ins w:id="1641" w:author="Benton, Deon" w:date="2026-05-10T17:28:00Z" w16du:dateUtc="2026-05-10T22:28:00Z">
        <w:r w:rsidR="00F16C69">
          <w:rPr>
            <w:rFonts w:ascii="Times New Roman" w:eastAsia="Times New Roman" w:hAnsi="Times New Roman" w:cs="Times New Roman"/>
          </w:rPr>
          <w:t xml:space="preserve"> has </w:t>
        </w:r>
      </w:ins>
      <w:ins w:id="1642" w:author="Benton, Deon" w:date="2026-05-10T17:23:00Z" w16du:dateUtc="2026-05-10T22:23:00Z">
        <w:r w:rsidR="00F16C69">
          <w:rPr>
            <w:rFonts w:ascii="Times New Roman" w:eastAsia="Times New Roman" w:hAnsi="Times New Roman" w:cs="Times New Roman"/>
          </w:rPr>
          <w:t xml:space="preserve">empirical support </w:t>
        </w:r>
      </w:ins>
      <w:ins w:id="1643" w:author="Benton, Deon" w:date="2026-05-10T17:28:00Z" w16du:dateUtc="2026-05-10T22:28:00Z">
        <w:r w:rsidR="00F16C69">
          <w:rPr>
            <w:rFonts w:ascii="Times New Roman" w:eastAsia="Times New Roman" w:hAnsi="Times New Roman" w:cs="Times New Roman"/>
          </w:rPr>
          <w:t xml:space="preserve">and </w:t>
        </w:r>
      </w:ins>
      <w:ins w:id="1644" w:author="Benton, Deon" w:date="2026-05-10T17:34:00Z" w16du:dateUtc="2026-05-10T22:34:00Z">
        <w:r w:rsidR="00EE0F83">
          <w:rPr>
            <w:rFonts w:ascii="Times New Roman" w:eastAsia="Times New Roman" w:hAnsi="Times New Roman" w:cs="Times New Roman"/>
          </w:rPr>
          <w:t>intuitive appea</w:t>
        </w:r>
      </w:ins>
      <w:ins w:id="1645" w:author="Benton, Deon" w:date="2026-05-11T12:48:00Z" w16du:dateUtc="2026-05-11T17:48:00Z">
        <w:r w:rsidR="009964B5">
          <w:rPr>
            <w:rFonts w:ascii="Times New Roman" w:eastAsia="Times New Roman" w:hAnsi="Times New Roman" w:cs="Times New Roman"/>
          </w:rPr>
          <w:t xml:space="preserve">l, </w:t>
        </w:r>
      </w:ins>
      <w:ins w:id="1646" w:author="Benton, Deon" w:date="2026-05-10T17:46:00Z" w16du:dateUtc="2026-05-10T22:46:00Z">
        <w:r w:rsidR="00511E70">
          <w:rPr>
            <w:rFonts w:ascii="Times New Roman" w:eastAsia="Times New Roman" w:hAnsi="Times New Roman" w:cs="Times New Roman"/>
          </w:rPr>
          <w:t>I argue</w:t>
        </w:r>
      </w:ins>
      <w:ins w:id="1647" w:author="Benton, Deon" w:date="2026-05-11T12:48:00Z" w16du:dateUtc="2026-05-11T17:48:00Z">
        <w:r w:rsidR="009964B5">
          <w:rPr>
            <w:rFonts w:ascii="Times New Roman" w:eastAsia="Times New Roman" w:hAnsi="Times New Roman" w:cs="Times New Roman"/>
          </w:rPr>
          <w:t>d</w:t>
        </w:r>
      </w:ins>
      <w:ins w:id="1648" w:author="Benton, Deon" w:date="2026-05-10T17:46:00Z" w16du:dateUtc="2026-05-10T22:46:00Z">
        <w:r w:rsidR="00511E70">
          <w:rPr>
            <w:rFonts w:ascii="Times New Roman" w:eastAsia="Times New Roman" w:hAnsi="Times New Roman" w:cs="Times New Roman"/>
          </w:rPr>
          <w:t xml:space="preserve"> here that </w:t>
        </w:r>
      </w:ins>
      <w:ins w:id="1649" w:author="Benton, Deon" w:date="2026-05-10T17:42:00Z" w16du:dateUtc="2026-05-10T22:42:00Z">
        <w:r w:rsidR="00511E70">
          <w:rPr>
            <w:rFonts w:ascii="Times New Roman" w:eastAsia="Times New Roman" w:hAnsi="Times New Roman" w:cs="Times New Roman"/>
          </w:rPr>
          <w:t xml:space="preserve">infants’ behaviors </w:t>
        </w:r>
      </w:ins>
      <w:ins w:id="1650" w:author="Benton, Deon" w:date="2026-05-10T17:43:00Z" w16du:dateUtc="2026-05-10T22:43:00Z">
        <w:r w:rsidR="00511E70">
          <w:rPr>
            <w:rFonts w:ascii="Times New Roman" w:eastAsia="Times New Roman" w:hAnsi="Times New Roman" w:cs="Times New Roman"/>
          </w:rPr>
          <w:t xml:space="preserve">in </w:t>
        </w:r>
      </w:ins>
      <w:ins w:id="1651" w:author="Benton, Deon" w:date="2026-05-16T15:39:00Z" w16du:dateUtc="2026-05-16T20:39:00Z">
        <w:r w:rsidR="00DB0881">
          <w:rPr>
            <w:rFonts w:ascii="Times New Roman" w:eastAsia="Times New Roman" w:hAnsi="Times New Roman" w:cs="Times New Roman"/>
          </w:rPr>
          <w:t>action efficiency understanding</w:t>
        </w:r>
      </w:ins>
      <w:ins w:id="1652" w:author="Benton, Deon" w:date="2026-05-10T17:46:00Z" w16du:dateUtc="2026-05-10T22:46:00Z">
        <w:r w:rsidR="00511E70">
          <w:rPr>
            <w:rFonts w:ascii="Times New Roman" w:eastAsia="Times New Roman" w:hAnsi="Times New Roman" w:cs="Times New Roman"/>
          </w:rPr>
          <w:t xml:space="preserve"> studies </w:t>
        </w:r>
      </w:ins>
      <w:ins w:id="1653" w:author="Benton, Deon" w:date="2026-05-10T17:43:00Z" w16du:dateUtc="2026-05-10T22:43:00Z">
        <w:r w:rsidR="00511E70">
          <w:rPr>
            <w:rFonts w:ascii="Times New Roman" w:eastAsia="Times New Roman" w:hAnsi="Times New Roman" w:cs="Times New Roman"/>
          </w:rPr>
          <w:t xml:space="preserve">can be explained without </w:t>
        </w:r>
      </w:ins>
      <w:ins w:id="1654" w:author="Benton, Deon" w:date="2026-05-11T12:48:00Z" w16du:dateUtc="2026-05-11T17:48:00Z">
        <w:r w:rsidR="004F52C1">
          <w:rPr>
            <w:rFonts w:ascii="Times New Roman" w:eastAsia="Times New Roman" w:hAnsi="Times New Roman" w:cs="Times New Roman"/>
          </w:rPr>
          <w:t>appealing to them. I showed that a model</w:t>
        </w:r>
      </w:ins>
      <w:ins w:id="1655"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656" w:author="Benton, Deon" w:date="2026-05-10T17:45:00Z" w16du:dateUtc="2026-05-10T22:45:00Z">
        <w:r w:rsidR="00511E70">
          <w:rPr>
            <w:rFonts w:ascii="Times New Roman" w:eastAsia="Times New Roman" w:hAnsi="Times New Roman" w:cs="Times New Roman"/>
          </w:rPr>
          <w:t xml:space="preserve"> peripherally located obstacles have reduced </w:t>
        </w:r>
      </w:ins>
      <w:ins w:id="1657" w:author="Benton, Deon" w:date="2026-05-11T12:49:00Z" w16du:dateUtc="2026-05-11T17:49:00Z">
        <w:r w:rsidR="00370A5A">
          <w:rPr>
            <w:rFonts w:ascii="Times New Roman" w:eastAsia="Times New Roman" w:hAnsi="Times New Roman" w:cs="Times New Roman"/>
          </w:rPr>
          <w:t>sa</w:t>
        </w:r>
      </w:ins>
      <w:ins w:id="1658"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659" w:author="Benton, Deon" w:date="2026-05-11T12:52:00Z" w16du:dateUtc="2026-05-11T17:52:00Z">
        <w:r w:rsidR="006779F0">
          <w:rPr>
            <w:rFonts w:ascii="Times New Roman" w:eastAsia="Times New Roman" w:hAnsi="Times New Roman" w:cs="Times New Roman"/>
          </w:rPr>
          <w:t xml:space="preserve"> also</w:t>
        </w:r>
      </w:ins>
      <w:ins w:id="1660" w:author="Benton, Deon" w:date="2026-05-11T12:50:00Z" w16du:dateUtc="2026-05-11T17:50:00Z">
        <w:r w:rsidR="00370A5A">
          <w:rPr>
            <w:rFonts w:ascii="Times New Roman" w:eastAsia="Times New Roman" w:hAnsi="Times New Roman" w:cs="Times New Roman"/>
          </w:rPr>
          <w:t xml:space="preserve"> </w:t>
        </w:r>
      </w:ins>
      <w:ins w:id="1661"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662" w:author="Benton, Deon" w:date="2026-05-11T12:52:00Z" w16du:dateUtc="2026-05-11T17:52:00Z">
        <w:r w:rsidR="006779F0">
          <w:rPr>
            <w:rFonts w:ascii="Times New Roman" w:eastAsia="Times New Roman" w:hAnsi="Times New Roman" w:cs="Times New Roman"/>
          </w:rPr>
          <w:t>it</w:t>
        </w:r>
      </w:ins>
      <w:ins w:id="1663" w:author="Benton, Deon" w:date="2026-05-11T12:51:00Z" w16du:dateUtc="2026-05-11T17:51:00Z">
        <w:r w:rsidR="006779F0">
          <w:rPr>
            <w:rFonts w:ascii="Times New Roman" w:eastAsia="Times New Roman" w:hAnsi="Times New Roman" w:cs="Times New Roman"/>
          </w:rPr>
          <w:t xml:space="preserve"> that omit</w:t>
        </w:r>
      </w:ins>
      <w:ins w:id="1664" w:author="Benton, Deon" w:date="2026-05-11T12:52:00Z" w16du:dateUtc="2026-05-11T17:52:00Z">
        <w:r w:rsidR="006779F0">
          <w:rPr>
            <w:rFonts w:ascii="Times New Roman" w:eastAsia="Times New Roman" w:hAnsi="Times New Roman" w:cs="Times New Roman"/>
          </w:rPr>
          <w:t>ted</w:t>
        </w:r>
      </w:ins>
      <w:ins w:id="1665" w:author="Benton, Deon" w:date="2026-05-11T12:51:00Z" w16du:dateUtc="2026-05-11T17:51:00Z">
        <w:r w:rsidR="006779F0">
          <w:rPr>
            <w:rFonts w:ascii="Times New Roman" w:eastAsia="Times New Roman" w:hAnsi="Times New Roman" w:cs="Times New Roman"/>
          </w:rPr>
          <w:t xml:space="preserve"> differential obstacle salience and</w:t>
        </w:r>
      </w:ins>
      <w:ins w:id="1666" w:author="Benton, Deon" w:date="2026-05-11T12:52:00Z" w16du:dateUtc="2026-05-11T17:52:00Z">
        <w:r w:rsidR="006779F0">
          <w:rPr>
            <w:rFonts w:ascii="Times New Roman" w:eastAsia="Times New Roman" w:hAnsi="Times New Roman" w:cs="Times New Roman"/>
          </w:rPr>
          <w:t xml:space="preserve"> even</w:t>
        </w:r>
      </w:ins>
      <w:ins w:id="1667" w:author="Benton, Deon" w:date="2026-05-11T12:51:00Z" w16du:dateUtc="2026-05-11T17:51:00Z">
        <w:r w:rsidR="006779F0">
          <w:rPr>
            <w:rFonts w:ascii="Times New Roman" w:eastAsia="Times New Roman" w:hAnsi="Times New Roman" w:cs="Times New Roman"/>
          </w:rPr>
          <w:t xml:space="preserve"> outperform</w:t>
        </w:r>
      </w:ins>
      <w:ins w:id="1668" w:author="Benton, Deon" w:date="2026-05-11T12:52:00Z" w16du:dateUtc="2026-05-11T17:52:00Z">
        <w:r w:rsidR="006779F0">
          <w:rPr>
            <w:rFonts w:ascii="Times New Roman" w:eastAsia="Times New Roman" w:hAnsi="Times New Roman" w:cs="Times New Roman"/>
          </w:rPr>
          <w:t>ed</w:t>
        </w:r>
      </w:ins>
      <w:ins w:id="1669" w:author="Benton, Deon" w:date="2026-05-11T12:51:00Z" w16du:dateUtc="2026-05-11T17:51:00Z">
        <w:r w:rsidR="006779F0">
          <w:rPr>
            <w:rFonts w:ascii="Times New Roman" w:eastAsia="Times New Roman" w:hAnsi="Times New Roman" w:cs="Times New Roman"/>
          </w:rPr>
          <w:t xml:space="preserve"> alternative</w:t>
        </w:r>
      </w:ins>
      <w:ins w:id="1670"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r w:rsidR="0037083D">
          <w:rPr>
            <w:rFonts w:ascii="Times New Roman" w:eastAsia="Times New Roman" w:hAnsi="Times New Roman" w:cs="Times New Roman"/>
          </w:rPr>
          <w:t>Overwalle (2010).</w:t>
        </w:r>
      </w:ins>
      <w:ins w:id="1671" w:author="Benton, Deon" w:date="2026-05-11T12:52:00Z" w16du:dateUtc="2026-05-11T17:52:00Z">
        <w:r w:rsidR="006779F0">
          <w:rPr>
            <w:rFonts w:ascii="Times New Roman" w:eastAsia="Times New Roman" w:hAnsi="Times New Roman" w:cs="Times New Roman"/>
          </w:rPr>
          <w:t xml:space="preserve"> This </w:t>
        </w:r>
      </w:ins>
      <w:ins w:id="1672" w:author="Benton, Deon" w:date="2026-05-11T12:53:00Z" w16du:dateUtc="2026-05-11T17:53:00Z">
        <w:r w:rsidR="006779F0">
          <w:rPr>
            <w:rFonts w:ascii="Times New Roman" w:eastAsia="Times New Roman" w:hAnsi="Times New Roman" w:cs="Times New Roman"/>
          </w:rPr>
          <w:t>suggests that ALIAS may be a</w:t>
        </w:r>
      </w:ins>
      <w:ins w:id="1673" w:author="Benton, Deon" w:date="2026-05-11T12:52:00Z" w16du:dateUtc="2026-05-11T17:52:00Z">
        <w:r w:rsidR="006779F0">
          <w:rPr>
            <w:rFonts w:ascii="Times New Roman" w:eastAsia="Times New Roman" w:hAnsi="Times New Roman" w:cs="Times New Roman"/>
          </w:rPr>
          <w:t xml:space="preserve"> viable cont</w:t>
        </w:r>
      </w:ins>
      <w:ins w:id="1674" w:author="Benton, Deon" w:date="2026-05-11T12:53:00Z" w16du:dateUtc="2026-05-11T17:53:00Z">
        <w:r w:rsidR="006779F0">
          <w:rPr>
            <w:rFonts w:ascii="Times New Roman" w:eastAsia="Times New Roman" w:hAnsi="Times New Roman" w:cs="Times New Roman"/>
          </w:rPr>
          <w:t>ender to</w:t>
        </w:r>
      </w:ins>
      <w:ins w:id="1675" w:author="Benton, Deon" w:date="2026-05-11T12:54:00Z" w16du:dateUtc="2026-05-11T17:54:00Z">
        <w:r w:rsidR="0049469B">
          <w:rPr>
            <w:rFonts w:ascii="Times New Roman" w:eastAsia="Times New Roman" w:hAnsi="Times New Roman" w:cs="Times New Roman"/>
          </w:rPr>
          <w:t xml:space="preserve"> existing domain-specific accounts of infants’ </w:t>
        </w:r>
      </w:ins>
      <w:ins w:id="1676" w:author="Benton, Deon" w:date="2026-05-16T15:39:00Z" w16du:dateUtc="2026-05-16T20:39:00Z">
        <w:r w:rsidR="00DB0881">
          <w:rPr>
            <w:rFonts w:ascii="Times New Roman" w:eastAsia="Times New Roman" w:hAnsi="Times New Roman" w:cs="Times New Roman"/>
          </w:rPr>
          <w:t>action efficiency understanding</w:t>
        </w:r>
      </w:ins>
      <w:ins w:id="1677" w:author="Benton, Deon" w:date="2026-05-11T12:54:00Z" w16du:dateUtc="2026-05-11T17:54:00Z">
        <w:r w:rsidR="0049469B">
          <w:rPr>
            <w:rFonts w:ascii="Times New Roman" w:eastAsia="Times New Roman" w:hAnsi="Times New Roman" w:cs="Times New Roman"/>
          </w:rPr>
          <w:t>.</w:t>
        </w:r>
      </w:ins>
      <w:ins w:id="1678"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679" w:author="Benton, Deon" w:date="2026-05-10T17:31:00Z" w16du:dateUtc="2026-05-10T22:31:00Z"/>
          <w:rFonts w:ascii="Times New Roman" w:eastAsia="Times New Roman" w:hAnsi="Times New Roman" w:cs="Times New Roman"/>
        </w:rPr>
      </w:pPr>
      <w:ins w:id="1680"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681" w:author="Benton, Deon" w:date="2026-05-16T15:39:00Z" w16du:dateUtc="2026-05-16T20:39:00Z">
        <w:r w:rsidR="00DB0881">
          <w:rPr>
            <w:rFonts w:ascii="Times New Roman" w:eastAsia="Times New Roman" w:hAnsi="Times New Roman" w:cs="Times New Roman"/>
          </w:rPr>
          <w:t>action efficiency understanding</w:t>
        </w:r>
      </w:ins>
      <w:ins w:id="1682"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ins w:id="1683" w:author="Benton, Deon" w:date="2026-05-11T13:49:00Z" w16du:dateUtc="2026-05-11T18:49:00Z">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ins>
      <w:ins w:id="1684" w:author="Benton, Deon" w:date="2026-05-11T13:47:00Z" w16du:dateUtc="2026-05-11T18:47:00Z">
        <w:r w:rsidRPr="000A4069">
          <w:rPr>
            <w:rFonts w:ascii="Times New Roman" w:eastAsia="Times New Roman" w:hAnsi="Times New Roman" w:cs="Times New Roman"/>
          </w:rPr>
          <w:t xml:space="preserve">and its </w:t>
        </w:r>
      </w:ins>
      <w:ins w:id="1685" w:author="Benton, Deon" w:date="2026-05-11T13:48:00Z" w16du:dateUtc="2026-05-11T18:48:00Z">
        <w:r w:rsidR="000B65F9">
          <w:rPr>
            <w:rFonts w:ascii="Times New Roman" w:eastAsia="Times New Roman" w:hAnsi="Times New Roman" w:cs="Times New Roman"/>
          </w:rPr>
          <w:t xml:space="preserve">resulting </w:t>
        </w:r>
      </w:ins>
      <w:ins w:id="1686" w:author="Benton, Deon" w:date="2026-05-11T13:49:00Z" w16du:dateUtc="2026-05-11T18:49:00Z">
        <w:r w:rsidR="000B65F9">
          <w:rPr>
            <w:rFonts w:ascii="Times New Roman" w:eastAsia="Times New Roman" w:hAnsi="Times New Roman" w:cs="Times New Roman"/>
          </w:rPr>
          <w:t xml:space="preserve">behaviors </w:t>
        </w:r>
      </w:ins>
      <w:ins w:id="1687"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688" w:author="Benton, Deon" w:date="2026-05-16T15:39:00Z" w16du:dateUtc="2026-05-16T20:39:00Z">
        <w:r w:rsidR="00DB0881">
          <w:rPr>
            <w:rFonts w:ascii="Times New Roman" w:eastAsia="Times New Roman" w:hAnsi="Times New Roman" w:cs="Times New Roman"/>
          </w:rPr>
          <w:t>action efficiency understanding</w:t>
        </w:r>
      </w:ins>
      <w:ins w:id="1689"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690"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691" w:author="Benton, Deon" w:date="2026-05-11T13:49:00Z" w16du:dateUtc="2026-05-11T18:49:00Z"/>
          <w:rFonts w:ascii="Times New Roman" w:eastAsia="Times New Roman" w:hAnsi="Times New Roman" w:cs="Times New Roman"/>
          <w:b/>
          <w:bCs/>
        </w:rPr>
      </w:pPr>
      <w:ins w:id="1692"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693" w:author="Benton, Deon" w:date="2026-05-11T16:16:00Z" w16du:dateUtc="2026-05-11T21:16:00Z"/>
          <w:rFonts w:ascii="Times New Roman" w:eastAsia="Times New Roman" w:hAnsi="Times New Roman" w:cs="Times New Roman"/>
        </w:rPr>
      </w:pPr>
      <w:ins w:id="1694" w:author="Benton, Deon" w:date="2026-05-11T15:12:00Z" w16du:dateUtc="2026-05-11T20:12:00Z">
        <w:r>
          <w:rPr>
            <w:rFonts w:ascii="Times New Roman" w:eastAsia="Times New Roman" w:hAnsi="Times New Roman" w:cs="Times New Roman"/>
          </w:rPr>
          <w:t xml:space="preserve">Computational modeling </w:t>
        </w:r>
      </w:ins>
      <w:ins w:id="1695"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696" w:author="Benton, Deon" w:date="2026-05-11T15:12:00Z" w16du:dateUtc="2026-05-11T20:12:00Z">
        <w:r>
          <w:rPr>
            <w:rFonts w:ascii="Times New Roman" w:eastAsia="Times New Roman" w:hAnsi="Times New Roman" w:cs="Times New Roman"/>
          </w:rPr>
          <w:t xml:space="preserve">. One is that </w:t>
        </w:r>
      </w:ins>
      <w:ins w:id="1697" w:author="Benton, Deon" w:date="2026-05-11T15:30:00Z" w16du:dateUtc="2026-05-11T20:30:00Z">
        <w:r w:rsidR="00D52E07">
          <w:rPr>
            <w:rFonts w:ascii="Times New Roman" w:eastAsia="Times New Roman" w:hAnsi="Times New Roman" w:cs="Times New Roman"/>
          </w:rPr>
          <w:t>they force</w:t>
        </w:r>
      </w:ins>
      <w:ins w:id="1698" w:author="Benton, Deon" w:date="2026-05-11T15:13:00Z" w16du:dateUtc="2026-05-11T20:13:00Z">
        <w:r w:rsidR="00E3067B">
          <w:rPr>
            <w:rFonts w:ascii="Times New Roman" w:eastAsia="Times New Roman" w:hAnsi="Times New Roman" w:cs="Times New Roman"/>
          </w:rPr>
          <w:t xml:space="preserve"> researchers to be explicit about</w:t>
        </w:r>
      </w:ins>
      <w:ins w:id="1699"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700" w:author="Benton, Deon" w:date="2026-05-11T15:32:00Z" w16du:dateUtc="2026-05-11T20:32:00Z">
        <w:r w:rsidR="0010402B">
          <w:rPr>
            <w:rFonts w:ascii="Times New Roman" w:eastAsia="Times New Roman" w:hAnsi="Times New Roman" w:cs="Times New Roman"/>
          </w:rPr>
          <w:t xml:space="preserve">model </w:t>
        </w:r>
      </w:ins>
      <w:ins w:id="1701" w:author="Benton, Deon" w:date="2026-05-11T15:15:00Z" w16du:dateUtc="2026-05-11T20:15:00Z">
        <w:r w:rsidR="00E3067B">
          <w:rPr>
            <w:rFonts w:ascii="Times New Roman" w:eastAsia="Times New Roman" w:hAnsi="Times New Roman" w:cs="Times New Roman"/>
          </w:rPr>
          <w:t>of some developmental phenomenon, theorists must be</w:t>
        </w:r>
      </w:ins>
      <w:ins w:id="1702" w:author="Benton, Deon" w:date="2026-05-11T15:16:00Z" w16du:dateUtc="2026-05-11T20:16:00Z">
        <w:r w:rsidR="009B0432">
          <w:rPr>
            <w:rFonts w:ascii="Times New Roman" w:eastAsia="Times New Roman" w:hAnsi="Times New Roman" w:cs="Times New Roman"/>
          </w:rPr>
          <w:t xml:space="preserve"> explicit about how</w:t>
        </w:r>
      </w:ins>
      <w:ins w:id="1703" w:author="Benton, Deon" w:date="2026-05-11T15:17:00Z" w16du:dateUtc="2026-05-11T20:17:00Z">
        <w:r w:rsidR="009B0432">
          <w:rPr>
            <w:rFonts w:ascii="Times New Roman" w:eastAsia="Times New Roman" w:hAnsi="Times New Roman" w:cs="Times New Roman"/>
          </w:rPr>
          <w:t xml:space="preserve"> external events are </w:t>
        </w:r>
      </w:ins>
      <w:ins w:id="1704" w:author="Benton, Deon" w:date="2026-05-11T15:18:00Z" w16du:dateUtc="2026-05-11T20:18:00Z">
        <w:r w:rsidR="007F1AA9">
          <w:rPr>
            <w:rFonts w:ascii="Times New Roman" w:eastAsia="Times New Roman" w:hAnsi="Times New Roman" w:cs="Times New Roman"/>
          </w:rPr>
          <w:t>represented, what</w:t>
        </w:r>
      </w:ins>
      <w:ins w:id="1705"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706"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707"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708"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709" w:author="Benton, Deon" w:date="2026-05-11T15:19:00Z" w16du:dateUtc="2026-05-11T20:19:00Z">
        <w:r w:rsidR="007F1AA9">
          <w:rPr>
            <w:rFonts w:ascii="Times New Roman" w:eastAsia="Times New Roman" w:hAnsi="Times New Roman" w:cs="Times New Roman"/>
          </w:rPr>
          <w:t xml:space="preserve"> (e.g., Benton</w:t>
        </w:r>
      </w:ins>
      <w:ins w:id="1710" w:author="Benton, Deon" w:date="2026-05-11T15:21:00Z" w16du:dateUtc="2026-05-11T20:21:00Z">
        <w:r w:rsidR="00D72801">
          <w:rPr>
            <w:rFonts w:ascii="Times New Roman" w:eastAsia="Times New Roman" w:hAnsi="Times New Roman" w:cs="Times New Roman"/>
          </w:rPr>
          <w:t>, 2022, 2023</w:t>
        </w:r>
      </w:ins>
      <w:ins w:id="1711" w:author="Benton, Deon" w:date="2026-05-11T15:19:00Z" w16du:dateUtc="2026-05-11T20:19:00Z">
        <w:r w:rsidR="007F1AA9">
          <w:rPr>
            <w:rFonts w:ascii="Times New Roman" w:eastAsia="Times New Roman" w:hAnsi="Times New Roman" w:cs="Times New Roman"/>
          </w:rPr>
          <w:t>;</w:t>
        </w:r>
      </w:ins>
      <w:ins w:id="1712" w:author="Benton, Deon" w:date="2026-05-11T15:22:00Z" w16du:dateUtc="2026-05-11T20:22:00Z">
        <w:r w:rsidR="004525F4">
          <w:rPr>
            <w:rFonts w:ascii="Times New Roman" w:eastAsia="Times New Roman" w:hAnsi="Times New Roman" w:cs="Times New Roman"/>
          </w:rPr>
          <w:t xml:space="preserve"> Mareschal &amp; Thomas, 2007;</w:t>
        </w:r>
      </w:ins>
      <w:ins w:id="1713" w:author="Benton, Deon" w:date="2026-05-11T15:19:00Z" w16du:dateUtc="2026-05-11T20:19:00Z">
        <w:r w:rsidR="007F1AA9">
          <w:rPr>
            <w:rFonts w:ascii="Times New Roman" w:eastAsia="Times New Roman" w:hAnsi="Times New Roman" w:cs="Times New Roman"/>
          </w:rPr>
          <w:t xml:space="preserve"> </w:t>
        </w:r>
      </w:ins>
      <w:ins w:id="1714" w:author="Benton, Deon" w:date="2026-05-11T15:21:00Z" w16du:dateUtc="2026-05-11T20:21:00Z">
        <w:r w:rsidR="00D72801">
          <w:rPr>
            <w:rFonts w:ascii="Times New Roman" w:eastAsia="Times New Roman" w:hAnsi="Times New Roman" w:cs="Times New Roman"/>
          </w:rPr>
          <w:t xml:space="preserve">Munakata et al., 2003; </w:t>
        </w:r>
      </w:ins>
      <w:ins w:id="1715" w:author="Benton, Deon" w:date="2026-05-11T15:19:00Z" w16du:dateUtc="2026-05-11T20:19:00Z">
        <w:r w:rsidR="007F1AA9">
          <w:rPr>
            <w:rFonts w:ascii="Times New Roman" w:eastAsia="Times New Roman" w:hAnsi="Times New Roman" w:cs="Times New Roman"/>
          </w:rPr>
          <w:t>Singh et al., 20</w:t>
        </w:r>
      </w:ins>
      <w:ins w:id="1716" w:author="Benton, Deon" w:date="2026-05-11T15:20:00Z" w16du:dateUtc="2026-05-11T20:20:00Z">
        <w:r w:rsidR="00D72801">
          <w:rPr>
            <w:rFonts w:ascii="Times New Roman" w:eastAsia="Times New Roman" w:hAnsi="Times New Roman" w:cs="Times New Roman"/>
          </w:rPr>
          <w:t>25; Yermolayeva &amp; Rakison, 2014)</w:t>
        </w:r>
      </w:ins>
      <w:ins w:id="1717"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718"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719"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72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721"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722"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723"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724"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725" w:author="Benton, Deon" w:date="2026-05-11T15:51:00Z" w16du:dateUtc="2026-05-11T20:51:00Z">
        <w:r w:rsidR="00D71F2D">
          <w:rPr>
            <w:rFonts w:ascii="Times New Roman" w:eastAsia="Times New Roman" w:hAnsi="Times New Roman" w:cs="Times New Roman"/>
          </w:rPr>
          <w:t xml:space="preserve"> a potentially interesting question concerns</w:t>
        </w:r>
      </w:ins>
      <w:ins w:id="1726"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727" w:author="Benton, Deon" w:date="2026-05-11T15:53:00Z" w16du:dateUtc="2026-05-11T20:53:00Z">
        <w:r w:rsidR="00D71F2D">
          <w:rPr>
            <w:rFonts w:ascii="Times New Roman" w:eastAsia="Times New Roman" w:hAnsi="Times New Roman" w:cs="Times New Roman"/>
          </w:rPr>
          <w:t xml:space="preserve"> that is</w:t>
        </w:r>
      </w:ins>
      <w:ins w:id="1728" w:author="Benton, Deon" w:date="2026-05-11T15:50:00Z" w16du:dateUtc="2026-05-11T20:50:00Z">
        <w:r w:rsidRPr="003773A2">
          <w:rPr>
            <w:rFonts w:ascii="Times New Roman" w:eastAsia="Times New Roman" w:hAnsi="Times New Roman" w:cs="Times New Roman"/>
          </w:rPr>
          <w:t xml:space="preserve"> tethered to the ground</w:t>
        </w:r>
      </w:ins>
      <w:ins w:id="1729" w:author="Benton, Deon" w:date="2026-05-11T15:53:00Z" w16du:dateUtc="2026-05-11T20:53:00Z">
        <w:r w:rsidR="00D71F2D">
          <w:rPr>
            <w:rFonts w:ascii="Times New Roman" w:eastAsia="Times New Roman" w:hAnsi="Times New Roman" w:cs="Times New Roman"/>
          </w:rPr>
          <w:t xml:space="preserve"> as is typical in these studies</w:t>
        </w:r>
      </w:ins>
      <w:ins w:id="1730"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731"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1732" w:author="Benton, Deon" w:date="2026-05-16T15:39:00Z" w16du:dateUtc="2026-05-16T20:39:00Z">
        <w:r w:rsidR="00DB0881">
          <w:rPr>
            <w:rFonts w:ascii="Times New Roman" w:eastAsia="Times New Roman" w:hAnsi="Times New Roman" w:cs="Times New Roman"/>
          </w:rPr>
          <w:t>action efficiency understanding</w:t>
        </w:r>
      </w:ins>
      <w:ins w:id="1733"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1734"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735" w:author="Benton, Deon" w:date="2026-05-11T16:03:00Z" w16du:dateUtc="2026-05-11T21:03:00Z">
        <w:r w:rsidR="007B31A4">
          <w:rPr>
            <w:rFonts w:ascii="Times New Roman" w:eastAsia="Times New Roman" w:hAnsi="Times New Roman" w:cs="Times New Roman"/>
          </w:rPr>
          <w:t>critical factor determining</w:t>
        </w:r>
      </w:ins>
      <w:ins w:id="1736" w:author="Benton, Deon" w:date="2026-05-11T16:01:00Z" w16du:dateUtc="2026-05-11T21:01:00Z">
        <w:r w:rsidR="009D7B9A">
          <w:rPr>
            <w:rFonts w:ascii="Times New Roman" w:eastAsia="Times New Roman" w:hAnsi="Times New Roman" w:cs="Times New Roman"/>
          </w:rPr>
          <w:t xml:space="preserve"> whether a </w:t>
        </w:r>
      </w:ins>
      <w:ins w:id="1737" w:author="Benton, Deon" w:date="2026-05-11T16:03:00Z" w16du:dateUtc="2026-05-11T21:03:00Z">
        <w:r w:rsidR="007B31A4">
          <w:rPr>
            <w:rFonts w:ascii="Times New Roman" w:eastAsia="Times New Roman" w:hAnsi="Times New Roman" w:cs="Times New Roman"/>
          </w:rPr>
          <w:t xml:space="preserve">strong </w:t>
        </w:r>
      </w:ins>
      <w:ins w:id="1738"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1739"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1740" w:author="Benton, Deon" w:date="2026-05-11T16:00:00Z" w16du:dateUtc="2026-05-11T21:00:00Z">
        <w:r w:rsidR="009D7B9A" w:rsidRPr="009D7B9A">
          <w:rPr>
            <w:rFonts w:ascii="Times New Roman" w:eastAsia="Times New Roman" w:hAnsi="Times New Roman" w:cs="Times New Roman"/>
          </w:rPr>
          <w:t>.</w:t>
        </w:r>
      </w:ins>
      <w:ins w:id="1741"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infants’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742"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743"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used,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all of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744"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745"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746"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747" w:author="Benton, Deon" w:date="2026-05-11T16:15:00Z" w16du:dateUtc="2026-05-11T21:15:00Z">
        <w:r w:rsidR="006A350C" w:rsidRPr="006A350C">
          <w:rPr>
            <w:rFonts w:ascii="Times New Roman" w:eastAsia="Times New Roman" w:hAnsi="Times New Roman" w:cs="Times New Roman"/>
          </w:rPr>
          <w:t xml:space="preserve">. </w:t>
        </w:r>
      </w:ins>
      <w:ins w:id="1748"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749"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750"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751"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1752"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1753"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1754"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755"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many different kinds of events have been used in</w:t>
      </w:r>
      <w:ins w:id="1756" w:author="Benton, Deon" w:date="2026-05-12T11:22:00Z" w16du:dateUtc="2026-05-12T16:22:00Z">
        <w:r>
          <w:rPr>
            <w:rFonts w:ascii="Times New Roman" w:eastAsia="Times New Roman" w:hAnsi="Times New Roman" w:cs="Times New Roman"/>
          </w:rPr>
          <w:t xml:space="preserve"> </w:t>
        </w:r>
      </w:ins>
      <w:ins w:id="1757" w:author="Benton, Deon" w:date="2026-05-16T15:39:00Z" w16du:dateUtc="2026-05-16T20:39:00Z">
        <w:r w:rsidR="00DB0881">
          <w:rPr>
            <w:rFonts w:ascii="Times New Roman" w:eastAsia="Times New Roman" w:hAnsi="Times New Roman" w:cs="Times New Roman"/>
          </w:rPr>
          <w:t>action efficiency understanding</w:t>
        </w:r>
      </w:ins>
      <w:ins w:id="1758"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1759" w:author="Benton, Deon" w:date="2026-05-12T11:22:00Z" w16du:dateUtc="2026-05-12T16:22:00Z">
        <w:r>
          <w:rPr>
            <w:rFonts w:ascii="Times New Roman" w:eastAsia="Times New Roman" w:hAnsi="Times New Roman" w:cs="Times New Roman"/>
          </w:rPr>
          <w:t>, another interesting question that might be asked</w:t>
        </w:r>
      </w:ins>
      <w:ins w:id="1760" w:author="Benton, Deon" w:date="2026-05-12T14:23:00Z" w16du:dateUtc="2026-05-12T19:23:00Z">
        <w:r w:rsidR="00CC107C">
          <w:rPr>
            <w:rFonts w:ascii="Times New Roman" w:eastAsia="Times New Roman" w:hAnsi="Times New Roman" w:cs="Times New Roman"/>
          </w:rPr>
          <w:t xml:space="preserve"> concerns </w:t>
        </w:r>
      </w:ins>
      <w:ins w:id="1761" w:author="Benton, Deon" w:date="2026-05-12T14:24:00Z" w16du:dateUtc="2026-05-12T19:24:00Z">
        <w:r w:rsidR="00CC107C">
          <w:rPr>
            <w:rFonts w:ascii="Times New Roman" w:eastAsia="Times New Roman" w:hAnsi="Times New Roman" w:cs="Times New Roman"/>
          </w:rPr>
          <w:t xml:space="preserve">ALIAS’s performance </w:t>
        </w:r>
      </w:ins>
      <w:ins w:id="1762"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763" w:author="Benton, Deon" w:date="2026-05-12T11:38:00Z" w16du:dateUtc="2026-05-12T16:38:00Z">
        <w:r w:rsidR="00771092">
          <w:rPr>
            <w:rFonts w:ascii="Times New Roman" w:eastAsia="Times New Roman" w:hAnsi="Times New Roman" w:cs="Times New Roman"/>
          </w:rPr>
          <w:t>inefficient test</w:t>
        </w:r>
      </w:ins>
      <w:ins w:id="1764" w:author="Benton, Deon" w:date="2026-05-12T11:23:00Z" w16du:dateUtc="2026-05-12T16:23:00Z">
        <w:r>
          <w:rPr>
            <w:rFonts w:ascii="Times New Roman" w:eastAsia="Times New Roman" w:hAnsi="Times New Roman" w:cs="Times New Roman"/>
          </w:rPr>
          <w:t xml:space="preserve"> events</w:t>
        </w:r>
      </w:ins>
      <w:ins w:id="1765" w:author="Benton, Deon" w:date="2026-05-12T14:27:00Z" w16du:dateUtc="2026-05-12T19:27:00Z">
        <w:r w:rsidR="006F0305">
          <w:rPr>
            <w:rFonts w:ascii="Times New Roman" w:eastAsia="Times New Roman" w:hAnsi="Times New Roman" w:cs="Times New Roman"/>
          </w:rPr>
          <w:t xml:space="preserve"> or two different efficient events</w:t>
        </w:r>
      </w:ins>
      <w:ins w:id="1766"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767" w:author="Benton, Deon" w:date="2026-05-12T11:39:00Z" w16du:dateUtc="2026-05-12T16:39:00Z">
        <w:r w:rsidR="00D75744">
          <w:rPr>
            <w:rFonts w:ascii="Times New Roman" w:eastAsia="Times New Roman" w:hAnsi="Times New Roman" w:cs="Times New Roman"/>
          </w:rPr>
          <w:t xml:space="preserve"> were tested on</w:t>
        </w:r>
      </w:ins>
      <w:ins w:id="1768" w:author="Benton, Deon" w:date="2026-05-12T13:30:00Z" w16du:dateUtc="2026-05-12T18:30:00Z">
        <w:r w:rsidR="00CB1ED7">
          <w:rPr>
            <w:rFonts w:ascii="Times New Roman" w:eastAsia="Times New Roman" w:hAnsi="Times New Roman" w:cs="Times New Roman"/>
          </w:rPr>
          <w:t xml:space="preserve"> Liu and Spelke’s (2017)</w:t>
        </w:r>
      </w:ins>
      <w:ins w:id="1769" w:author="Benton, Deon" w:date="2026-05-12T11:39:00Z" w16du:dateUtc="2026-05-12T16:39:00Z">
        <w:r w:rsidR="00D75744">
          <w:rPr>
            <w:rFonts w:ascii="Times New Roman" w:eastAsia="Times New Roman" w:hAnsi="Times New Roman" w:cs="Times New Roman"/>
          </w:rPr>
          <w:t xml:space="preserve"> </w:t>
        </w:r>
      </w:ins>
      <w:ins w:id="1770" w:author="Benton, Deon" w:date="2026-05-12T14:28:00Z" w16du:dateUtc="2026-05-12T19:28:00Z">
        <w:r w:rsidR="006F0305">
          <w:rPr>
            <w:rFonts w:ascii="Times New Roman" w:eastAsia="Times New Roman" w:hAnsi="Times New Roman" w:cs="Times New Roman"/>
          </w:rPr>
          <w:t>Low</w:t>
        </w:r>
      </w:ins>
      <w:ins w:id="1771" w:author="Benton, Deon" w:date="2026-05-12T13:29:00Z" w16du:dateUtc="2026-05-12T18:29:00Z">
        <w:r w:rsidR="00CB1ED7">
          <w:rPr>
            <w:rFonts w:ascii="Times New Roman" w:eastAsia="Times New Roman" w:hAnsi="Times New Roman" w:cs="Times New Roman"/>
          </w:rPr>
          <w:t>, efficient test event</w:t>
        </w:r>
      </w:ins>
      <w:ins w:id="1772" w:author="Benton, Deon" w:date="2026-05-12T13:30:00Z" w16du:dateUtc="2026-05-12T18:30:00Z">
        <w:r w:rsidR="00CB1ED7">
          <w:rPr>
            <w:rFonts w:ascii="Times New Roman" w:eastAsia="Times New Roman" w:hAnsi="Times New Roman" w:cs="Times New Roman"/>
          </w:rPr>
          <w:t xml:space="preserve"> and Gerge</w:t>
        </w:r>
      </w:ins>
      <w:ins w:id="1773" w:author="Benton, Deon" w:date="2026-05-12T13:31:00Z" w16du:dateUtc="2026-05-12T18:31:00Z">
        <w:r w:rsidR="00CB1ED7">
          <w:rPr>
            <w:rFonts w:ascii="Times New Roman" w:eastAsia="Times New Roman" w:hAnsi="Times New Roman" w:cs="Times New Roman"/>
          </w:rPr>
          <w:t xml:space="preserve">ly et al.’s (1995) </w:t>
        </w:r>
      </w:ins>
      <w:ins w:id="1774" w:author="Benton, Deon" w:date="2026-05-12T14:25:00Z" w16du:dateUtc="2026-05-12T19:25:00Z">
        <w:r w:rsidR="00AC5A5D">
          <w:rPr>
            <w:rFonts w:ascii="Times New Roman" w:eastAsia="Times New Roman" w:hAnsi="Times New Roman" w:cs="Times New Roman"/>
          </w:rPr>
          <w:t xml:space="preserve">barrierless </w:t>
        </w:r>
      </w:ins>
      <w:ins w:id="1775" w:author="Benton, Deon" w:date="2026-05-12T14:28:00Z" w16du:dateUtc="2026-05-12T19:28:00Z">
        <w:r w:rsidR="006F0305">
          <w:rPr>
            <w:rFonts w:ascii="Times New Roman" w:eastAsia="Times New Roman" w:hAnsi="Times New Roman" w:cs="Times New Roman"/>
          </w:rPr>
          <w:t>efficient</w:t>
        </w:r>
      </w:ins>
      <w:ins w:id="1776" w:author="Benton, Deon" w:date="2026-05-12T13:31:00Z" w16du:dateUtc="2026-05-12T18:31:00Z">
        <w:r w:rsidR="00CB1ED7">
          <w:rPr>
            <w:rFonts w:ascii="Times New Roman" w:eastAsia="Times New Roman" w:hAnsi="Times New Roman" w:cs="Times New Roman"/>
          </w:rPr>
          <w:t xml:space="preserve"> test event</w:t>
        </w:r>
      </w:ins>
      <w:ins w:id="1777" w:author="Benton, Deon" w:date="2026-05-12T14:26:00Z" w16du:dateUtc="2026-05-12T19:26:00Z">
        <w:r w:rsidR="006F0305">
          <w:rPr>
            <w:rFonts w:ascii="Times New Roman" w:eastAsia="Times New Roman" w:hAnsi="Times New Roman" w:cs="Times New Roman"/>
          </w:rPr>
          <w:t xml:space="preserve">? </w:t>
        </w:r>
      </w:ins>
      <w:ins w:id="1778"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779"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780" w:author="Benton, Deon" w:date="2026-05-12T14:31:00Z" w16du:dateUtc="2026-05-12T19:31:00Z">
        <w:r w:rsidR="007443EE">
          <w:rPr>
            <w:rFonts w:ascii="Times New Roman" w:eastAsia="Times New Roman" w:hAnsi="Times New Roman" w:cs="Times New Roman"/>
          </w:rPr>
          <w:t xml:space="preserve"> </w:t>
        </w:r>
      </w:ins>
      <w:ins w:id="1781"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782" w:author="Benton, Deon" w:date="2026-05-12T14:37:00Z" w16du:dateUtc="2026-05-12T19:37:00Z">
        <w:r w:rsidR="00EA7895">
          <w:rPr>
            <w:rFonts w:ascii="Times New Roman" w:eastAsia="Times New Roman" w:hAnsi="Times New Roman" w:cs="Times New Roman"/>
          </w:rPr>
          <w:t>the</w:t>
        </w:r>
      </w:ins>
      <w:ins w:id="1783" w:author="Benton, Deon" w:date="2026-05-12T14:36:00Z" w16du:dateUtc="2026-05-12T19:36:00Z">
        <w:r w:rsidR="00EA7895">
          <w:rPr>
            <w:rFonts w:ascii="Times New Roman" w:eastAsia="Times New Roman" w:hAnsi="Times New Roman" w:cs="Times New Roman"/>
          </w:rPr>
          <w:t xml:space="preserve"> High, inefficient</w:t>
        </w:r>
      </w:ins>
      <w:ins w:id="1784" w:author="Benton, Deon" w:date="2026-05-12T14:48:00Z" w16du:dateUtc="2026-05-12T19:48:00Z">
        <w:r w:rsidR="00E10A8D">
          <w:rPr>
            <w:rFonts w:ascii="Times New Roman" w:eastAsia="Times New Roman" w:hAnsi="Times New Roman" w:cs="Times New Roman"/>
          </w:rPr>
          <w:t xml:space="preserve"> </w:t>
        </w:r>
      </w:ins>
      <w:ins w:id="1785" w:author="Benton, Deon" w:date="2026-05-12T14:51:00Z" w16du:dateUtc="2026-05-12T19:51:00Z">
        <w:r w:rsidR="00B854F3">
          <w:rPr>
            <w:rFonts w:ascii="Times New Roman" w:eastAsia="Times New Roman" w:hAnsi="Times New Roman" w:cs="Times New Roman"/>
          </w:rPr>
          <w:t>test event from</w:t>
        </w:r>
      </w:ins>
      <w:ins w:id="1786" w:author="Benton, Deon" w:date="2026-05-12T14:48:00Z" w16du:dateUtc="2026-05-12T19:48:00Z">
        <w:r w:rsidR="00E10A8D">
          <w:rPr>
            <w:rFonts w:ascii="Times New Roman" w:eastAsia="Times New Roman" w:hAnsi="Times New Roman" w:cs="Times New Roman"/>
          </w:rPr>
          <w:t xml:space="preserve"> Simulation 4a</w:t>
        </w:r>
      </w:ins>
      <w:ins w:id="1787" w:author="Benton, Deon" w:date="2026-05-12T14:37:00Z" w16du:dateUtc="2026-05-12T19:37:00Z">
        <w:r w:rsidR="00EA7895">
          <w:rPr>
            <w:rFonts w:ascii="Times New Roman" w:eastAsia="Times New Roman" w:hAnsi="Times New Roman" w:cs="Times New Roman"/>
          </w:rPr>
          <w:t xml:space="preserve"> and</w:t>
        </w:r>
      </w:ins>
      <w:ins w:id="1788" w:author="Benton, Deon" w:date="2026-05-12T14:48:00Z" w16du:dateUtc="2026-05-12T19:48:00Z">
        <w:r w:rsidR="00E10A8D">
          <w:rPr>
            <w:rFonts w:ascii="Times New Roman" w:eastAsia="Times New Roman" w:hAnsi="Times New Roman" w:cs="Times New Roman"/>
          </w:rPr>
          <w:t xml:space="preserve"> the</w:t>
        </w:r>
      </w:ins>
      <w:ins w:id="1789" w:author="Benton, Deon" w:date="2026-05-12T14:37:00Z" w16du:dateUtc="2026-05-12T19:37:00Z">
        <w:r w:rsidR="00EA7895">
          <w:rPr>
            <w:rFonts w:ascii="Times New Roman" w:eastAsia="Times New Roman" w:hAnsi="Times New Roman" w:cs="Times New Roman"/>
          </w:rPr>
          <w:t xml:space="preserve"> inefficient</w:t>
        </w:r>
      </w:ins>
      <w:ins w:id="1790"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791" w:author="Benton, Deon" w:date="2026-05-12T14:51:00Z" w16du:dateUtc="2026-05-12T19:51:00Z">
        <w:r w:rsidR="00B854F3">
          <w:rPr>
            <w:rFonts w:ascii="Times New Roman" w:eastAsia="Times New Roman" w:hAnsi="Times New Roman" w:cs="Times New Roman"/>
          </w:rPr>
          <w:t>from</w:t>
        </w:r>
      </w:ins>
      <w:ins w:id="1792" w:author="Benton, Deon" w:date="2026-05-12T14:48:00Z" w16du:dateUtc="2026-05-12T19:48:00Z">
        <w:r w:rsidR="00E10A8D">
          <w:rPr>
            <w:rFonts w:ascii="Times New Roman" w:eastAsia="Times New Roman" w:hAnsi="Times New Roman" w:cs="Times New Roman"/>
          </w:rPr>
          <w:t xml:space="preserve"> Sim</w:t>
        </w:r>
      </w:ins>
      <w:ins w:id="1793" w:author="Benton, Deon" w:date="2026-05-12T14:49:00Z" w16du:dateUtc="2026-05-12T19:49:00Z">
        <w:r w:rsidR="00E10A8D">
          <w:rPr>
            <w:rFonts w:ascii="Times New Roman" w:eastAsia="Times New Roman" w:hAnsi="Times New Roman" w:cs="Times New Roman"/>
          </w:rPr>
          <w:t>ulation 1a</w:t>
        </w:r>
      </w:ins>
      <w:ins w:id="1794"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795"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796"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797"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798" w:author="Benton, Deon" w:date="2026-05-15T21:34:00Z" w16du:dateUtc="2026-05-16T02:34:00Z">
        <w:r w:rsidR="00FD18C8">
          <w:rPr>
            <w:rFonts w:ascii="Times New Roman" w:eastAsia="Times New Roman" w:hAnsi="Times New Roman" w:cs="Times New Roman"/>
          </w:rPr>
          <w:t>here</w:t>
        </w:r>
      </w:ins>
      <w:ins w:id="1799"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800" w:author="Benton, Deon" w:date="2026-05-15T21:34:00Z" w16du:dateUtc="2026-05-16T02:34:00Z">
        <w:r w:rsidR="00FD18C8">
          <w:rPr>
            <w:rFonts w:ascii="Times New Roman" w:eastAsia="Times New Roman" w:hAnsi="Times New Roman" w:cs="Times New Roman"/>
          </w:rPr>
          <w:t xml:space="preserve"> because</w:t>
        </w:r>
      </w:ins>
      <w:ins w:id="1801" w:author="Benton, Deon" w:date="2026-05-12T17:00:00Z" w16du:dateUtc="2026-05-12T22:00:00Z">
        <w:r w:rsidR="0045705D" w:rsidRPr="0045705D">
          <w:rPr>
            <w:rFonts w:ascii="Times New Roman" w:eastAsia="Times New Roman" w:hAnsi="Times New Roman" w:cs="Times New Roman"/>
          </w:rPr>
          <w:t xml:space="preserve"> </w:t>
        </w:r>
      </w:ins>
      <w:ins w:id="1802" w:author="Benton, Deon" w:date="2026-05-13T10:55:00Z" w16du:dateUtc="2026-05-13T15:55:00Z">
        <w:r w:rsidR="00AA5ADC">
          <w:rPr>
            <w:rFonts w:ascii="Times New Roman" w:eastAsia="Times New Roman" w:hAnsi="Times New Roman" w:cs="Times New Roman"/>
          </w:rPr>
          <w:t>some of the</w:t>
        </w:r>
      </w:ins>
      <w:ins w:id="1803"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804" w:author="Benton, Deon" w:date="2026-05-15T21:34:00Z" w16du:dateUtc="2026-05-16T02:34:00Z">
        <w:r w:rsidR="00FD18C8">
          <w:rPr>
            <w:rFonts w:ascii="Times New Roman" w:eastAsia="Times New Roman" w:hAnsi="Times New Roman" w:cs="Times New Roman"/>
          </w:rPr>
          <w:t>is event</w:t>
        </w:r>
      </w:ins>
      <w:ins w:id="1805" w:author="Benton, Deon" w:date="2026-05-13T10:57:00Z" w16du:dateUtc="2026-05-13T15:57:00Z">
        <w:r w:rsidR="00B71065">
          <w:rPr>
            <w:rFonts w:ascii="Times New Roman" w:eastAsia="Times New Roman" w:hAnsi="Times New Roman" w:cs="Times New Roman"/>
          </w:rPr>
          <w:t>—</w:t>
        </w:r>
      </w:ins>
      <w:ins w:id="1806" w:author="Benton, Deon" w:date="2026-05-13T18:44:00Z" w16du:dateUtc="2026-05-13T23:44:00Z">
        <w:r w:rsidR="005C059E">
          <w:rPr>
            <w:rFonts w:ascii="Times New Roman" w:eastAsia="Times New Roman" w:hAnsi="Times New Roman" w:cs="Times New Roman"/>
          </w:rPr>
          <w:t>specifically that</w:t>
        </w:r>
      </w:ins>
      <w:ins w:id="1807" w:author="Benton, Deon" w:date="2026-05-13T10:57:00Z" w16du:dateUtc="2026-05-13T15:57:00Z">
        <w:r w:rsidR="00B71065">
          <w:rPr>
            <w:rFonts w:ascii="Times New Roman" w:eastAsia="Times New Roman" w:hAnsi="Times New Roman" w:cs="Times New Roman"/>
          </w:rPr>
          <w:t xml:space="preserve"> pertaining to </w:t>
        </w:r>
      </w:ins>
      <w:ins w:id="1808" w:author="Benton, Deon" w:date="2026-05-13T18:44:00Z" w16du:dateUtc="2026-05-13T23:44:00Z">
        <w:r w:rsidR="00903C7F">
          <w:rPr>
            <w:rFonts w:ascii="Times New Roman" w:eastAsia="Times New Roman" w:hAnsi="Times New Roman" w:cs="Times New Roman"/>
          </w:rPr>
          <w:t>a now absent obstacle</w:t>
        </w:r>
      </w:ins>
      <w:ins w:id="1809" w:author="Benton, Deon" w:date="2026-05-13T10:57:00Z" w16du:dateUtc="2026-05-13T15:57:00Z">
        <w:r w:rsidR="00B71065">
          <w:rPr>
            <w:rFonts w:ascii="Times New Roman" w:eastAsia="Times New Roman" w:hAnsi="Times New Roman" w:cs="Times New Roman"/>
          </w:rPr>
          <w:t>—</w:t>
        </w:r>
      </w:ins>
      <w:ins w:id="1810" w:author="Benton, Deon" w:date="2026-05-12T17:00:00Z" w16du:dateUtc="2026-05-12T22:00:00Z">
        <w:r w:rsidR="0045705D" w:rsidRPr="0045705D">
          <w:rPr>
            <w:rFonts w:ascii="Times New Roman" w:eastAsia="Times New Roman" w:hAnsi="Times New Roman" w:cs="Times New Roman"/>
          </w:rPr>
          <w:t>strongly activated a</w:t>
        </w:r>
      </w:ins>
      <w:ins w:id="1811" w:author="Benton, Deon" w:date="2026-05-13T10:58:00Z" w16du:dateUtc="2026-05-13T15:58:00Z">
        <w:r w:rsidR="00CA6849">
          <w:rPr>
            <w:rFonts w:ascii="Times New Roman" w:eastAsia="Times New Roman" w:hAnsi="Times New Roman" w:cs="Times New Roman"/>
          </w:rPr>
          <w:t>n</w:t>
        </w:r>
      </w:ins>
      <w:ins w:id="1812"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813" w:author="Benton, Deon" w:date="2026-05-13T10:52:00Z" w16du:dateUtc="2026-05-13T15:52:00Z">
        <w:r w:rsidR="00782CD9">
          <w:rPr>
            <w:rFonts w:ascii="Times New Roman" w:eastAsia="Times New Roman" w:hAnsi="Times New Roman" w:cs="Times New Roman"/>
          </w:rPr>
          <w:t xml:space="preserve">. </w:t>
        </w:r>
      </w:ins>
      <w:ins w:id="1814" w:author="Benton, Deon" w:date="2026-05-13T18:45:00Z" w16du:dateUtc="2026-05-13T23:45:00Z">
        <w:r w:rsidR="000A32AC">
          <w:rPr>
            <w:rFonts w:ascii="Times New Roman" w:eastAsia="Times New Roman" w:hAnsi="Times New Roman" w:cs="Times New Roman"/>
          </w:rPr>
          <w:t>T</w:t>
        </w:r>
      </w:ins>
      <w:ins w:id="1815" w:author="Benton, Deon" w:date="2026-05-13T18:46:00Z" w16du:dateUtc="2026-05-13T23:46:00Z">
        <w:r w:rsidR="000A32AC">
          <w:rPr>
            <w:rFonts w:ascii="Times New Roman" w:eastAsia="Times New Roman" w:hAnsi="Times New Roman" w:cs="Times New Roman"/>
          </w:rPr>
          <w:t xml:space="preserve">he </w:t>
        </w:r>
      </w:ins>
      <w:ins w:id="1816" w:author="Benton, Deon" w:date="2026-05-13T18:47:00Z" w16du:dateUtc="2026-05-13T23:47:00Z">
        <w:r w:rsidR="000A32AC">
          <w:rPr>
            <w:rFonts w:ascii="Times New Roman" w:eastAsia="Times New Roman" w:hAnsi="Times New Roman" w:cs="Times New Roman"/>
          </w:rPr>
          <w:t>reason for this is that the motion that corresponded to</w:t>
        </w:r>
      </w:ins>
      <w:ins w:id="1817" w:author="Benton, Deon" w:date="2026-05-13T18:50:00Z" w16du:dateUtc="2026-05-13T23:50:00Z">
        <w:r w:rsidR="00FC61E6">
          <w:rPr>
            <w:rFonts w:ascii="Times New Roman" w:eastAsia="Times New Roman" w:hAnsi="Times New Roman" w:cs="Times New Roman"/>
          </w:rPr>
          <w:t xml:space="preserve">, </w:t>
        </w:r>
      </w:ins>
      <w:ins w:id="1818" w:author="Benton, Deon" w:date="2026-05-13T18:47:00Z" w16du:dateUtc="2026-05-13T23:47:00Z">
        <w:r w:rsidR="000A32AC">
          <w:rPr>
            <w:rFonts w:ascii="Times New Roman" w:eastAsia="Times New Roman" w:hAnsi="Times New Roman" w:cs="Times New Roman"/>
          </w:rPr>
          <w:t>and was associated with,</w:t>
        </w:r>
      </w:ins>
      <w:ins w:id="1819" w:author="Benton, Deon" w:date="2026-05-13T18:46:00Z" w16du:dateUtc="2026-05-13T23:46:00Z">
        <w:r w:rsidR="000A32AC">
          <w:rPr>
            <w:rFonts w:ascii="Times New Roman" w:eastAsia="Times New Roman" w:hAnsi="Times New Roman" w:cs="Times New Roman"/>
          </w:rPr>
          <w:t xml:space="preserve"> such missing information during </w:t>
        </w:r>
      </w:ins>
      <w:ins w:id="1820" w:author="Benton, Deon" w:date="2026-05-13T18:47:00Z" w16du:dateUtc="2026-05-13T23:47:00Z">
        <w:r w:rsidR="000A32AC">
          <w:rPr>
            <w:rFonts w:ascii="Times New Roman" w:eastAsia="Times New Roman" w:hAnsi="Times New Roman" w:cs="Times New Roman"/>
          </w:rPr>
          <w:t>pretraining was a straight trajectory</w:t>
        </w:r>
      </w:ins>
      <w:ins w:id="1821"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822" w:author="Benton, Deon" w:date="2026-05-13T18:47:00Z" w16du:dateUtc="2026-05-13T23:47:00Z">
        <w:r w:rsidR="000A32AC">
          <w:rPr>
            <w:rFonts w:ascii="Times New Roman" w:eastAsia="Times New Roman" w:hAnsi="Times New Roman" w:cs="Times New Roman"/>
          </w:rPr>
          <w:t xml:space="preserve">. </w:t>
        </w:r>
      </w:ins>
      <w:ins w:id="1823" w:author="Benton, Deon" w:date="2026-05-13T18:48:00Z" w16du:dateUtc="2026-05-13T23:48:00Z">
        <w:r w:rsidR="000A32AC">
          <w:rPr>
            <w:rFonts w:ascii="Times New Roman" w:eastAsia="Times New Roman" w:hAnsi="Times New Roman" w:cs="Times New Roman"/>
          </w:rPr>
          <w:t>Ultimately, however, this</w:t>
        </w:r>
      </w:ins>
      <w:ins w:id="1824" w:author="Benton, Deon" w:date="2026-05-13T18:50:00Z" w16du:dateUtc="2026-05-13T23:50:00Z">
        <w:r w:rsidR="00FC61E6">
          <w:rPr>
            <w:rFonts w:ascii="Times New Roman" w:eastAsia="Times New Roman" w:hAnsi="Times New Roman" w:cs="Times New Roman"/>
          </w:rPr>
          <w:t xml:space="preserve"> learned association</w:t>
        </w:r>
      </w:ins>
      <w:ins w:id="1825" w:author="Benton, Deon" w:date="2026-05-13T18:48:00Z" w16du:dateUtc="2026-05-13T23:48:00Z">
        <w:r w:rsidR="000A32AC">
          <w:rPr>
            <w:rFonts w:ascii="Times New Roman" w:eastAsia="Times New Roman" w:hAnsi="Times New Roman" w:cs="Times New Roman"/>
          </w:rPr>
          <w:t xml:space="preserve"> was at</w:t>
        </w:r>
      </w:ins>
      <w:ins w:id="1826" w:author="Benton, Deon" w:date="2026-05-12T17:00:00Z" w16du:dateUtc="2026-05-12T22:00:00Z">
        <w:r w:rsidR="0045705D" w:rsidRPr="0045705D">
          <w:rPr>
            <w:rFonts w:ascii="Times New Roman" w:eastAsia="Times New Roman" w:hAnsi="Times New Roman" w:cs="Times New Roman"/>
          </w:rPr>
          <w:t xml:space="preserve"> odds with the</w:t>
        </w:r>
      </w:ins>
      <w:ins w:id="1827" w:author="Benton, Deon" w:date="2026-05-13T18:53:00Z" w16du:dateUtc="2026-05-13T23:53:00Z">
        <w:r w:rsidR="00C14E54">
          <w:rPr>
            <w:rFonts w:ascii="Times New Roman" w:eastAsia="Times New Roman" w:hAnsi="Times New Roman" w:cs="Times New Roman"/>
          </w:rPr>
          <w:t xml:space="preserve"> </w:t>
        </w:r>
      </w:ins>
      <w:ins w:id="1828" w:author="Benton, Deon" w:date="2026-05-15T21:36:00Z" w16du:dateUtc="2026-05-16T02:36:00Z">
        <w:r w:rsidR="00060832">
          <w:rPr>
            <w:rFonts w:ascii="Times New Roman" w:eastAsia="Times New Roman" w:hAnsi="Times New Roman" w:cs="Times New Roman"/>
          </w:rPr>
          <w:t xml:space="preserve">visual </w:t>
        </w:r>
      </w:ins>
      <w:ins w:id="1829" w:author="Benton, Deon" w:date="2026-05-13T18:53:00Z" w16du:dateUtc="2026-05-13T23:53:00Z">
        <w:r w:rsidR="00C14E54">
          <w:rPr>
            <w:rFonts w:ascii="Times New Roman" w:eastAsia="Times New Roman" w:hAnsi="Times New Roman" w:cs="Times New Roman"/>
          </w:rPr>
          <w:t>information presented in</w:t>
        </w:r>
      </w:ins>
      <w:ins w:id="1830" w:author="Benton, Deon" w:date="2026-05-12T17:00:00Z" w16du:dateUtc="2026-05-12T22:00:00Z">
        <w:r w:rsidR="0045705D" w:rsidRPr="0045705D">
          <w:rPr>
            <w:rFonts w:ascii="Times New Roman" w:eastAsia="Times New Roman" w:hAnsi="Times New Roman" w:cs="Times New Roman"/>
          </w:rPr>
          <w:t xml:space="preserve"> the </w:t>
        </w:r>
      </w:ins>
      <w:ins w:id="1831" w:author="Benton, Deon" w:date="2026-05-13T18:48:00Z" w16du:dateUtc="2026-05-13T23:48:00Z">
        <w:r w:rsidR="00FC61E6">
          <w:rPr>
            <w:rFonts w:ascii="Times New Roman" w:eastAsia="Times New Roman" w:hAnsi="Times New Roman" w:cs="Times New Roman"/>
          </w:rPr>
          <w:t>Inconsistent test event</w:t>
        </w:r>
      </w:ins>
      <w:ins w:id="1832" w:author="Benton, Deon" w:date="2026-05-13T18:54:00Z" w16du:dateUtc="2026-05-13T23:54:00Z">
        <w:r w:rsidR="00C14E54">
          <w:rPr>
            <w:rFonts w:ascii="Times New Roman" w:eastAsia="Times New Roman" w:hAnsi="Times New Roman" w:cs="Times New Roman"/>
          </w:rPr>
          <w:t>—</w:t>
        </w:r>
      </w:ins>
      <w:ins w:id="1833" w:author="Benton, Deon" w:date="2026-05-13T18:56:00Z" w16du:dateUtc="2026-05-13T23:56:00Z">
        <w:r w:rsidR="00C14E54">
          <w:rPr>
            <w:rFonts w:ascii="Times New Roman" w:eastAsia="Times New Roman" w:hAnsi="Times New Roman" w:cs="Times New Roman"/>
          </w:rPr>
          <w:t xml:space="preserve">this event presented networks </w:t>
        </w:r>
      </w:ins>
      <w:ins w:id="1834" w:author="Benton, Deon" w:date="2026-05-13T18:58:00Z" w16du:dateUtc="2026-05-13T23:58:00Z">
        <w:r w:rsidR="00C14E54">
          <w:rPr>
            <w:rFonts w:ascii="Times New Roman" w:eastAsia="Times New Roman" w:hAnsi="Times New Roman" w:cs="Times New Roman"/>
          </w:rPr>
          <w:t>with barrierless</w:t>
        </w:r>
      </w:ins>
      <w:ins w:id="1835" w:author="Benton, Deon" w:date="2026-05-12T17:00:00Z" w16du:dateUtc="2026-05-12T22:00:00Z">
        <w:r w:rsidR="0045705D" w:rsidRPr="0045705D">
          <w:rPr>
            <w:rFonts w:ascii="Times New Roman" w:eastAsia="Times New Roman" w:hAnsi="Times New Roman" w:cs="Times New Roman"/>
          </w:rPr>
          <w:t xml:space="preserve"> curved motion. </w:t>
        </w:r>
      </w:ins>
      <w:ins w:id="1836"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837" w:author="Benton, Deon" w:date="2026-05-13T18:58:00Z" w16du:dateUtc="2026-05-13T23:58:00Z">
        <w:r w:rsidR="00C14E54">
          <w:rPr>
            <w:rFonts w:ascii="Times New Roman" w:eastAsia="Times New Roman" w:hAnsi="Times New Roman" w:cs="Times New Roman"/>
          </w:rPr>
          <w:t xml:space="preserve"> expected</w:t>
        </w:r>
      </w:ins>
      <w:ins w:id="1838" w:author="Benton, Deon" w:date="2026-05-15T21:37:00Z" w16du:dateUtc="2026-05-16T02:37:00Z">
        <w:r w:rsidR="00880C9B">
          <w:rPr>
            <w:rFonts w:ascii="Times New Roman" w:eastAsia="Times New Roman" w:hAnsi="Times New Roman" w:cs="Times New Roman"/>
          </w:rPr>
          <w:t>, in turn,</w:t>
        </w:r>
      </w:ins>
      <w:ins w:id="1839" w:author="Benton, Deon" w:date="2026-05-12T17:00:00Z" w16du:dateUtc="2026-05-12T22:00:00Z">
        <w:r w:rsidR="0045705D" w:rsidRPr="0045705D">
          <w:rPr>
            <w:rFonts w:ascii="Times New Roman" w:eastAsia="Times New Roman" w:hAnsi="Times New Roman" w:cs="Times New Roman"/>
          </w:rPr>
          <w:t xml:space="preserve"> </w:t>
        </w:r>
      </w:ins>
      <w:ins w:id="1840" w:author="Benton, Deon" w:date="2026-05-15T21:36:00Z" w16du:dateUtc="2026-05-16T02:36:00Z">
        <w:r w:rsidR="00880C9B">
          <w:rPr>
            <w:rFonts w:ascii="Times New Roman" w:eastAsia="Times New Roman" w:hAnsi="Times New Roman" w:cs="Times New Roman"/>
          </w:rPr>
          <w:t>resulted</w:t>
        </w:r>
      </w:ins>
      <w:ins w:id="1841" w:author="Benton, Deon" w:date="2026-05-12T17:00:00Z" w16du:dateUtc="2026-05-12T22:00:00Z">
        <w:r w:rsidR="0045705D" w:rsidRPr="0045705D">
          <w:rPr>
            <w:rFonts w:ascii="Times New Roman" w:eastAsia="Times New Roman" w:hAnsi="Times New Roman" w:cs="Times New Roman"/>
          </w:rPr>
          <w:t xml:space="preserve"> </w:t>
        </w:r>
      </w:ins>
      <w:ins w:id="1842" w:author="Benton, Deon" w:date="2026-05-15T21:37:00Z" w16du:dateUtc="2026-05-16T02:37:00Z">
        <w:r w:rsidR="002824DD">
          <w:rPr>
            <w:rFonts w:ascii="Times New Roman" w:eastAsia="Times New Roman" w:hAnsi="Times New Roman" w:cs="Times New Roman"/>
          </w:rPr>
          <w:t xml:space="preserve">in </w:t>
        </w:r>
      </w:ins>
      <w:ins w:id="1843" w:author="Benton, Deon" w:date="2026-05-12T17:00:00Z" w16du:dateUtc="2026-05-12T22:00:00Z">
        <w:r w:rsidR="0045705D" w:rsidRPr="0045705D">
          <w:rPr>
            <w:rFonts w:ascii="Times New Roman" w:eastAsia="Times New Roman" w:hAnsi="Times New Roman" w:cs="Times New Roman"/>
          </w:rPr>
          <w:t>multiple sources of error.</w:t>
        </w:r>
      </w:ins>
      <w:ins w:id="1844" w:author="Benton, Deon" w:date="2026-05-13T19:00:00Z" w16du:dateUtc="2026-05-14T00:00:00Z">
        <w:r w:rsidR="00C14E54">
          <w:rPr>
            <w:rFonts w:ascii="Times New Roman" w:eastAsia="Times New Roman" w:hAnsi="Times New Roman" w:cs="Times New Roman"/>
          </w:rPr>
          <w:t xml:space="preserve"> One </w:t>
        </w:r>
      </w:ins>
      <w:ins w:id="1845" w:author="Benton, Deon" w:date="2026-05-13T19:03:00Z" w16du:dateUtc="2026-05-14T00:03:00Z">
        <w:r w:rsidR="007C0E1B">
          <w:rPr>
            <w:rFonts w:ascii="Times New Roman" w:eastAsia="Times New Roman" w:hAnsi="Times New Roman" w:cs="Times New Roman"/>
          </w:rPr>
          <w:t>source</w:t>
        </w:r>
      </w:ins>
      <w:ins w:id="1846" w:author="Benton, Deon" w:date="2026-05-13T19:00:00Z" w16du:dateUtc="2026-05-14T00:00:00Z">
        <w:r w:rsidR="00C14E54">
          <w:rPr>
            <w:rFonts w:ascii="Times New Roman" w:eastAsia="Times New Roman" w:hAnsi="Times New Roman" w:cs="Times New Roman"/>
          </w:rPr>
          <w:t xml:space="preserve"> of error </w:t>
        </w:r>
      </w:ins>
      <w:ins w:id="1847" w:author="Benton, Deon" w:date="2026-05-15T21:38:00Z" w16du:dateUtc="2026-05-16T02:38:00Z">
        <w:r w:rsidR="00DF2953">
          <w:rPr>
            <w:rFonts w:ascii="Times New Roman" w:eastAsia="Times New Roman" w:hAnsi="Times New Roman" w:cs="Times New Roman"/>
          </w:rPr>
          <w:t>was networks’ erroneous</w:t>
        </w:r>
      </w:ins>
      <w:ins w:id="1848" w:author="Benton, Deon" w:date="2026-05-12T17:00:00Z" w16du:dateUtc="2026-05-12T22:00:00Z">
        <w:r w:rsidR="0045705D" w:rsidRPr="0045705D">
          <w:rPr>
            <w:rFonts w:ascii="Times New Roman" w:eastAsia="Times New Roman" w:hAnsi="Times New Roman" w:cs="Times New Roman"/>
          </w:rPr>
          <w:t xml:space="preserve"> </w:t>
        </w:r>
      </w:ins>
      <w:ins w:id="1849" w:author="Benton, Deon" w:date="2026-05-15T21:38:00Z" w16du:dateUtc="2026-05-16T02:38:00Z">
        <w:r w:rsidR="00DF2953">
          <w:rPr>
            <w:rFonts w:ascii="Times New Roman" w:eastAsia="Times New Roman" w:hAnsi="Times New Roman" w:cs="Times New Roman"/>
          </w:rPr>
          <w:t>prediction of straight</w:t>
        </w:r>
      </w:ins>
      <w:ins w:id="1850" w:author="Benton, Deon" w:date="2026-05-15T21:40:00Z" w16du:dateUtc="2026-05-16T02:40:00Z">
        <w:r w:rsidR="00C201B3">
          <w:rPr>
            <w:rFonts w:ascii="Times New Roman" w:eastAsia="Times New Roman" w:hAnsi="Times New Roman" w:cs="Times New Roman"/>
          </w:rPr>
          <w:t xml:space="preserve"> motion—due to the fact that an obstacle was missing in this event—</w:t>
        </w:r>
      </w:ins>
      <w:ins w:id="1851" w:author="Benton, Deon" w:date="2026-05-12T17:00:00Z" w16du:dateUtc="2026-05-12T22:00:00Z">
        <w:r w:rsidR="0045705D" w:rsidRPr="0045705D">
          <w:rPr>
            <w:rFonts w:ascii="Times New Roman" w:eastAsia="Times New Roman" w:hAnsi="Times New Roman" w:cs="Times New Roman"/>
          </w:rPr>
          <w:t>r</w:t>
        </w:r>
      </w:ins>
      <w:ins w:id="1852" w:author="Benton, Deon" w:date="2026-05-15T21:40:00Z" w16du:dateUtc="2026-05-16T02:40:00Z">
        <w:r w:rsidR="00C201B3">
          <w:rPr>
            <w:rFonts w:ascii="Times New Roman" w:eastAsia="Times New Roman" w:hAnsi="Times New Roman" w:cs="Times New Roman"/>
          </w:rPr>
          <w:t>a</w:t>
        </w:r>
      </w:ins>
      <w:ins w:id="1853" w:author="Benton, Deon" w:date="2026-05-12T17:00:00Z" w16du:dateUtc="2026-05-12T22:00:00Z">
        <w:r w:rsidR="0045705D" w:rsidRPr="0045705D">
          <w:rPr>
            <w:rFonts w:ascii="Times New Roman" w:eastAsia="Times New Roman" w:hAnsi="Times New Roman" w:cs="Times New Roman"/>
          </w:rPr>
          <w:t xml:space="preserve">ther than </w:t>
        </w:r>
      </w:ins>
      <w:ins w:id="1854" w:author="Benton, Deon" w:date="2026-05-15T21:38:00Z" w16du:dateUtc="2026-05-16T02:38:00Z">
        <w:r w:rsidR="00D129C2">
          <w:rPr>
            <w:rFonts w:ascii="Times New Roman" w:eastAsia="Times New Roman" w:hAnsi="Times New Roman" w:cs="Times New Roman"/>
          </w:rPr>
          <w:t xml:space="preserve">the </w:t>
        </w:r>
      </w:ins>
      <w:ins w:id="1855" w:author="Benton, Deon" w:date="2026-05-13T19:03:00Z" w16du:dateUtc="2026-05-14T00:03:00Z">
        <w:r w:rsidR="007C0E1B">
          <w:rPr>
            <w:rFonts w:ascii="Times New Roman" w:eastAsia="Times New Roman" w:hAnsi="Times New Roman" w:cs="Times New Roman"/>
          </w:rPr>
          <w:t xml:space="preserve">observed </w:t>
        </w:r>
      </w:ins>
      <w:ins w:id="1856" w:author="Benton, Deon" w:date="2026-05-12T17:00:00Z" w16du:dateUtc="2026-05-12T22:00:00Z">
        <w:r w:rsidR="0045705D" w:rsidRPr="0045705D">
          <w:rPr>
            <w:rFonts w:ascii="Times New Roman" w:eastAsia="Times New Roman" w:hAnsi="Times New Roman" w:cs="Times New Roman"/>
          </w:rPr>
          <w:t>curved motion</w:t>
        </w:r>
      </w:ins>
      <w:ins w:id="1857"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858" w:author="Benton, Deon" w:date="2026-05-15T21:39:00Z" w16du:dateUtc="2026-05-16T02:39:00Z">
        <w:r w:rsidR="00972845">
          <w:rPr>
            <w:rFonts w:ascii="Times New Roman" w:eastAsia="Times New Roman" w:hAnsi="Times New Roman" w:cs="Times New Roman"/>
          </w:rPr>
          <w:t>was</w:t>
        </w:r>
      </w:ins>
      <w:ins w:id="1859" w:author="Benton, Deon" w:date="2026-05-13T19:03:00Z" w16du:dateUtc="2026-05-14T00:03:00Z">
        <w:r w:rsidR="007C0E1B" w:rsidRPr="007C0E1B">
          <w:rPr>
            <w:rFonts w:ascii="Times New Roman" w:eastAsia="Times New Roman" w:hAnsi="Times New Roman" w:cs="Times New Roman"/>
          </w:rPr>
          <w:t xml:space="preserve"> </w:t>
        </w:r>
      </w:ins>
      <w:ins w:id="1860" w:author="Benton, Deon" w:date="2026-05-13T19:08:00Z" w16du:dateUtc="2026-05-14T00:08:00Z">
        <w:r w:rsidR="007C0E1B">
          <w:rPr>
            <w:rFonts w:ascii="Times New Roman" w:eastAsia="Times New Roman" w:hAnsi="Times New Roman" w:cs="Times New Roman"/>
          </w:rPr>
          <w:t xml:space="preserve">networks’ </w:t>
        </w:r>
      </w:ins>
      <w:ins w:id="1861" w:author="Benton, Deon" w:date="2026-05-15T21:39:00Z" w16du:dateUtc="2026-05-16T02:39:00Z">
        <w:r w:rsidR="00972845">
          <w:rPr>
            <w:rFonts w:ascii="Times New Roman" w:eastAsia="Times New Roman" w:hAnsi="Times New Roman" w:cs="Times New Roman"/>
          </w:rPr>
          <w:t>mistaken</w:t>
        </w:r>
      </w:ins>
      <w:ins w:id="1862" w:author="Benton, Deon" w:date="2026-05-13T19:09:00Z" w16du:dateUtc="2026-05-14T00:09:00Z">
        <w:r w:rsidR="007C0E1B">
          <w:rPr>
            <w:rFonts w:ascii="Times New Roman" w:eastAsia="Times New Roman" w:hAnsi="Times New Roman" w:cs="Times New Roman"/>
          </w:rPr>
          <w:t xml:space="preserve"> prediction of</w:t>
        </w:r>
      </w:ins>
      <w:ins w:id="1863" w:author="Benton, Deon" w:date="2026-05-13T19:06:00Z" w16du:dateUtc="2026-05-14T00:06:00Z">
        <w:r w:rsidR="007C0E1B">
          <w:rPr>
            <w:rFonts w:ascii="Times New Roman" w:eastAsia="Times New Roman" w:hAnsi="Times New Roman" w:cs="Times New Roman"/>
          </w:rPr>
          <w:t xml:space="preserve"> no vertical clearance</w:t>
        </w:r>
      </w:ins>
      <w:ins w:id="1864" w:author="Benton, Deon" w:date="2026-05-13T19:07:00Z" w16du:dateUtc="2026-05-14T00:07:00Z">
        <w:r w:rsidR="007C0E1B">
          <w:rPr>
            <w:rFonts w:ascii="Times New Roman" w:eastAsia="Times New Roman" w:hAnsi="Times New Roman" w:cs="Times New Roman"/>
          </w:rPr>
          <w:t xml:space="preserve">—due to </w:t>
        </w:r>
      </w:ins>
      <w:ins w:id="1865" w:author="Benton, Deon" w:date="2026-05-13T19:09:00Z" w16du:dateUtc="2026-05-14T00:09:00Z">
        <w:r w:rsidR="007C0E1B">
          <w:rPr>
            <w:rFonts w:ascii="Times New Roman" w:eastAsia="Times New Roman" w:hAnsi="Times New Roman" w:cs="Times New Roman"/>
          </w:rPr>
          <w:t>an expectation of</w:t>
        </w:r>
      </w:ins>
      <w:ins w:id="1866" w:author="Benton, Deon" w:date="2026-05-13T19:07:00Z" w16du:dateUtc="2026-05-14T00:07:00Z">
        <w:r w:rsidR="007C0E1B">
          <w:rPr>
            <w:rFonts w:ascii="Times New Roman" w:eastAsia="Times New Roman" w:hAnsi="Times New Roman" w:cs="Times New Roman"/>
          </w:rPr>
          <w:t xml:space="preserve"> straight motion—rather than </w:t>
        </w:r>
      </w:ins>
      <w:ins w:id="1867" w:author="Benton, Deon" w:date="2026-05-13T19:09:00Z" w16du:dateUtc="2026-05-14T00:09:00Z">
        <w:r w:rsidR="007C0E1B">
          <w:rPr>
            <w:rFonts w:ascii="Times New Roman" w:eastAsia="Times New Roman" w:hAnsi="Times New Roman" w:cs="Times New Roman"/>
          </w:rPr>
          <w:t xml:space="preserve">of </w:t>
        </w:r>
      </w:ins>
      <w:ins w:id="1868" w:author="Benton, Deon" w:date="2026-05-13T19:10:00Z" w16du:dateUtc="2026-05-14T00:10:00Z">
        <w:r w:rsidR="007C0E1B">
          <w:rPr>
            <w:rFonts w:ascii="Times New Roman" w:eastAsia="Times New Roman" w:hAnsi="Times New Roman" w:cs="Times New Roman"/>
          </w:rPr>
          <w:t xml:space="preserve">the </w:t>
        </w:r>
      </w:ins>
      <w:ins w:id="1869" w:author="Benton, Deon" w:date="2026-05-13T19:07:00Z" w16du:dateUtc="2026-05-14T00:07:00Z">
        <w:r w:rsidR="007C0E1B">
          <w:rPr>
            <w:rFonts w:ascii="Times New Roman" w:eastAsia="Times New Roman" w:hAnsi="Times New Roman" w:cs="Times New Roman"/>
          </w:rPr>
          <w:t xml:space="preserve">large vertical clearance that </w:t>
        </w:r>
      </w:ins>
      <w:ins w:id="1870" w:author="Benton, Deon" w:date="2026-05-13T19:10:00Z" w16du:dateUtc="2026-05-14T00:10:00Z">
        <w:r w:rsidR="007C0E1B">
          <w:rPr>
            <w:rFonts w:ascii="Times New Roman" w:eastAsia="Times New Roman" w:hAnsi="Times New Roman" w:cs="Times New Roman"/>
          </w:rPr>
          <w:t xml:space="preserve">networks actually observed. </w:t>
        </w:r>
      </w:ins>
      <w:ins w:id="1871"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872" w:author="Benton, Deon" w:date="2026-05-14T18:44:00Z" w16du:dateUtc="2026-05-14T23:44:00Z"/>
          <w:rFonts w:ascii="Times New Roman" w:eastAsia="Times New Roman" w:hAnsi="Times New Roman" w:cs="Times New Roman"/>
        </w:rPr>
      </w:pPr>
      <w:ins w:id="1873" w:author="Benton, Deon" w:date="2026-05-13T19:10:00Z" w16du:dateUtc="2026-05-14T00:10:00Z">
        <w:r>
          <w:rPr>
            <w:rFonts w:ascii="Times New Roman" w:eastAsia="Times New Roman" w:hAnsi="Times New Roman" w:cs="Times New Roman"/>
          </w:rPr>
          <w:t>The reason the</w:t>
        </w:r>
      </w:ins>
      <w:ins w:id="1874"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error </w:t>
        </w:r>
      </w:ins>
      <w:ins w:id="1875" w:author="Benton, Deon" w:date="2026-05-13T19:10:00Z" w16du:dateUtc="2026-05-14T00:10:00Z">
        <w:r>
          <w:rPr>
            <w:rFonts w:ascii="Times New Roman" w:eastAsia="Times New Roman" w:hAnsi="Times New Roman" w:cs="Times New Roman"/>
          </w:rPr>
          <w:t xml:space="preserve">was </w:t>
        </w:r>
      </w:ins>
      <w:ins w:id="1876" w:author="Benton, Deon" w:date="2026-05-12T17:00:00Z" w16du:dateUtc="2026-05-12T22:00:00Z">
        <w:r w:rsidR="0045705D" w:rsidRPr="0045705D">
          <w:rPr>
            <w:rFonts w:ascii="Times New Roman" w:eastAsia="Times New Roman" w:hAnsi="Times New Roman" w:cs="Times New Roman"/>
          </w:rPr>
          <w:t xml:space="preserve">because </w:t>
        </w:r>
      </w:ins>
      <w:ins w:id="1877" w:author="Benton, Deon" w:date="2026-05-13T19:10:00Z" w16du:dateUtc="2026-05-14T00:10:00Z">
        <w:r>
          <w:rPr>
            <w:rFonts w:ascii="Times New Roman" w:eastAsia="Times New Roman" w:hAnsi="Times New Roman" w:cs="Times New Roman"/>
          </w:rPr>
          <w:t>the input information associated w</w:t>
        </w:r>
      </w:ins>
      <w:ins w:id="1878" w:author="Benton, Deon" w:date="2026-05-13T19:11:00Z" w16du:dateUtc="2026-05-14T00:11:00Z">
        <w:r>
          <w:rPr>
            <w:rFonts w:ascii="Times New Roman" w:eastAsia="Times New Roman" w:hAnsi="Times New Roman" w:cs="Times New Roman"/>
          </w:rPr>
          <w:t xml:space="preserve">ith this event </w:t>
        </w:r>
      </w:ins>
      <w:ins w:id="1879" w:author="Benton, Deon" w:date="2026-05-12T17:00:00Z" w16du:dateUtc="2026-05-12T22:00:00Z">
        <w:r w:rsidR="0045705D" w:rsidRPr="0045705D">
          <w:rPr>
            <w:rFonts w:ascii="Times New Roman" w:eastAsia="Times New Roman" w:hAnsi="Times New Roman" w:cs="Times New Roman"/>
          </w:rPr>
          <w:t>was</w:t>
        </w:r>
      </w:ins>
      <w:ins w:id="1880" w:author="Benton, Deon" w:date="2026-05-13T19:11:00Z" w16du:dateUtc="2026-05-14T00:11:00Z">
        <w:r>
          <w:rPr>
            <w:rFonts w:ascii="Times New Roman" w:eastAsia="Times New Roman" w:hAnsi="Times New Roman" w:cs="Times New Roman"/>
          </w:rPr>
          <w:t xml:space="preserve"> much more</w:t>
        </w:r>
      </w:ins>
      <w:ins w:id="1881" w:author="Benton, Deon" w:date="2026-05-12T17:00:00Z" w16du:dateUtc="2026-05-12T22:00:00Z">
        <w:r w:rsidR="0045705D" w:rsidRPr="0045705D">
          <w:rPr>
            <w:rFonts w:ascii="Times New Roman" w:eastAsia="Times New Roman" w:hAnsi="Times New Roman" w:cs="Times New Roman"/>
          </w:rPr>
          <w:t xml:space="preserve"> consistent with</w:t>
        </w:r>
      </w:ins>
      <w:ins w:id="1882"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1883" w:author="Benton, Deon" w:date="2026-05-13T19:13:00Z" w16du:dateUtc="2026-05-14T00:13:00Z">
        <w:r w:rsidR="00870BB3" w:rsidRPr="00870BB3">
          <w:rPr>
            <w:rFonts w:ascii="Times New Roman" w:eastAsia="Times New Roman" w:hAnsi="Times New Roman" w:cs="Times New Roman"/>
          </w:rPr>
          <w:t xml:space="preserve">. </w:t>
        </w:r>
      </w:ins>
      <w:ins w:id="1884" w:author="Benton, Deon" w:date="2026-05-15T21:41:00Z" w16du:dateUtc="2026-05-16T02:41:00Z">
        <w:r w:rsidR="00645AFD">
          <w:rPr>
            <w:rFonts w:ascii="Times New Roman" w:eastAsia="Times New Roman" w:hAnsi="Times New Roman" w:cs="Times New Roman"/>
          </w:rPr>
          <w:t>As such, there were fewer c</w:t>
        </w:r>
      </w:ins>
      <w:ins w:id="1885"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1886" w:author="Benton, Deon" w:date="2026-05-13T19:13:00Z" w16du:dateUtc="2026-05-14T00:13:00Z">
        <w:r w:rsidR="00870BB3" w:rsidRPr="00870BB3">
          <w:rPr>
            <w:rFonts w:ascii="Times New Roman" w:eastAsia="Times New Roman" w:hAnsi="Times New Roman" w:cs="Times New Roman"/>
          </w:rPr>
          <w:t xml:space="preserve"> </w:t>
        </w:r>
      </w:ins>
      <w:ins w:id="1887" w:author="Benton, Deon" w:date="2026-05-15T21:41:00Z" w16du:dateUtc="2026-05-16T02:41:00Z">
        <w:r w:rsidR="00645AFD">
          <w:rPr>
            <w:rFonts w:ascii="Times New Roman" w:eastAsia="Times New Roman" w:hAnsi="Times New Roman" w:cs="Times New Roman"/>
          </w:rPr>
          <w:t xml:space="preserve">The </w:t>
        </w:r>
      </w:ins>
      <w:ins w:id="1888" w:author="Benton, Deon" w:date="2026-05-15T21:42:00Z" w16du:dateUtc="2026-05-16T02:42:00Z">
        <w:r w:rsidR="007146A4">
          <w:rPr>
            <w:rFonts w:ascii="Times New Roman" w:eastAsia="Times New Roman" w:hAnsi="Times New Roman" w:cs="Times New Roman"/>
          </w:rPr>
          <w:t xml:space="preserve">contributors </w:t>
        </w:r>
      </w:ins>
      <w:ins w:id="1889" w:author="Benton, Deon" w:date="2026-05-15T21:41:00Z" w16du:dateUtc="2026-05-16T02:41:00Z">
        <w:r w:rsidR="00645AFD">
          <w:rPr>
            <w:rFonts w:ascii="Times New Roman" w:eastAsia="Times New Roman" w:hAnsi="Times New Roman" w:cs="Times New Roman"/>
          </w:rPr>
          <w:t xml:space="preserve">for this event were discussed in Simulation 4. </w:t>
        </w:r>
      </w:ins>
      <w:ins w:id="1890"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1891" w:author="Benton, Deon" w:date="2026-05-15T18:51:00Z" w16du:dateUtc="2026-05-15T23:51:00Z"/>
          <w:rFonts w:ascii="Times New Roman" w:eastAsia="Times New Roman" w:hAnsi="Times New Roman" w:cs="Times New Roman"/>
        </w:rPr>
      </w:pPr>
      <w:ins w:id="1892"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1893" w:author="Benton, Deon" w:date="2026-05-15T18:08:00Z" w16du:dateUtc="2026-05-15T23:08:00Z">
        <w:r>
          <w:rPr>
            <w:rFonts w:ascii="Times New Roman" w:eastAsia="Times New Roman" w:hAnsi="Times New Roman" w:cs="Times New Roman"/>
          </w:rPr>
          <w:t>these result</w:t>
        </w:r>
      </w:ins>
      <w:ins w:id="1894" w:author="Benton, Deon" w:date="2026-05-15T18:09:00Z" w16du:dateUtc="2026-05-15T23:09:00Z">
        <w:r>
          <w:rPr>
            <w:rFonts w:ascii="Times New Roman" w:eastAsia="Times New Roman" w:hAnsi="Times New Roman" w:cs="Times New Roman"/>
          </w:rPr>
          <w:t xml:space="preserve">s are potentially theoretically significant because they are </w:t>
        </w:r>
      </w:ins>
      <w:ins w:id="1895"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1896" w:author="Benton, Deon" w:date="2026-05-15T18:09:00Z" w16du:dateUtc="2026-05-15T23:09:00Z">
        <w:r>
          <w:rPr>
            <w:rFonts w:ascii="Times New Roman" w:eastAsia="Times New Roman" w:hAnsi="Times New Roman" w:cs="Times New Roman"/>
          </w:rPr>
          <w:t xml:space="preserve"> those predicted by any of the </w:t>
        </w:r>
      </w:ins>
      <w:ins w:id="1897" w:author="Benton, Deon" w:date="2026-05-15T18:13:00Z" w16du:dateUtc="2026-05-15T23:13:00Z">
        <w:r w:rsidR="00D144A5">
          <w:rPr>
            <w:rFonts w:ascii="Times New Roman" w:eastAsia="Times New Roman" w:hAnsi="Times New Roman" w:cs="Times New Roman"/>
          </w:rPr>
          <w:t xml:space="preserve">present </w:t>
        </w:r>
      </w:ins>
      <w:ins w:id="1898" w:author="Benton, Deon" w:date="2026-05-15T18:09:00Z" w16du:dateUtc="2026-05-15T23:09:00Z">
        <w:r>
          <w:rPr>
            <w:rFonts w:ascii="Times New Roman" w:eastAsia="Times New Roman" w:hAnsi="Times New Roman" w:cs="Times New Roman"/>
          </w:rPr>
          <w:t xml:space="preserve">domain-specific proposals for the same </w:t>
        </w:r>
      </w:ins>
      <w:ins w:id="1899"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1900" w:author="Benton, Deon" w:date="2026-05-15T18:14:00Z" w16du:dateUtc="2026-05-15T23:14:00Z">
        <w:r w:rsidR="00D144A5">
          <w:rPr>
            <w:rFonts w:ascii="Times New Roman" w:eastAsia="Times New Roman" w:hAnsi="Times New Roman" w:cs="Times New Roman"/>
          </w:rPr>
          <w:t>I</w:t>
        </w:r>
      </w:ins>
      <w:ins w:id="1901"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1902" w:author="Benton, Deon" w:date="2026-05-15T18:16:00Z" w16du:dateUtc="2026-05-15T23:16:00Z">
        <w:r w:rsidR="00AA2ECA">
          <w:rPr>
            <w:rFonts w:ascii="Times New Roman" w:eastAsia="Times New Roman" w:hAnsi="Times New Roman" w:cs="Times New Roman"/>
          </w:rPr>
          <w:t xml:space="preserve">This is because not only </w:t>
        </w:r>
      </w:ins>
      <w:ins w:id="1903"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1904" w:author="Benton, Deon" w:date="2026-05-15T18:37:00Z" w16du:dateUtc="2026-05-15T23:37:00Z">
        <w:r w:rsidR="004175EF">
          <w:rPr>
            <w:rFonts w:ascii="Times New Roman" w:eastAsia="Times New Roman" w:hAnsi="Times New Roman" w:cs="Times New Roman"/>
          </w:rPr>
          <w:t>inefficient,</w:t>
        </w:r>
      </w:ins>
      <w:ins w:id="1905" w:author="Benton, Deon" w:date="2026-05-15T18:17:00Z" w16du:dateUtc="2026-05-15T23:17:00Z">
        <w:r w:rsidR="00AA2ECA">
          <w:rPr>
            <w:rFonts w:ascii="Times New Roman" w:eastAsia="Times New Roman" w:hAnsi="Times New Roman" w:cs="Times New Roman"/>
          </w:rPr>
          <w:t xml:space="preserve"> but</w:t>
        </w:r>
      </w:ins>
      <w:ins w:id="1906" w:author="Benton, Deon" w:date="2026-05-15T18:37:00Z" w16du:dateUtc="2026-05-15T23:37:00Z">
        <w:r w:rsidR="004175EF">
          <w:rPr>
            <w:rFonts w:ascii="Times New Roman" w:eastAsia="Times New Roman" w:hAnsi="Times New Roman" w:cs="Times New Roman"/>
          </w:rPr>
          <w:t xml:space="preserve"> it is also the case that</w:t>
        </w:r>
      </w:ins>
      <w:ins w:id="1907" w:author="Benton, Deon" w:date="2026-05-15T18:17:00Z" w16du:dateUtc="2026-05-15T23:17:00Z">
        <w:r w:rsidR="00AA2ECA">
          <w:rPr>
            <w:rFonts w:ascii="Times New Roman" w:eastAsia="Times New Roman" w:hAnsi="Times New Roman" w:cs="Times New Roman"/>
          </w:rPr>
          <w:t xml:space="preserve"> the</w:t>
        </w:r>
      </w:ins>
      <w:ins w:id="1908" w:author="Benton, Deon" w:date="2026-05-15T18:18:00Z" w16du:dateUtc="2026-05-15T23:18:00Z">
        <w:r w:rsidR="00AA2ECA">
          <w:rPr>
            <w:rFonts w:ascii="Times New Roman" w:eastAsia="Times New Roman" w:hAnsi="Times New Roman" w:cs="Times New Roman"/>
          </w:rPr>
          <w:t xml:space="preserve"> actions themselves are equally costly. </w:t>
        </w:r>
      </w:ins>
      <w:ins w:id="1909" w:author="Benton, Deon" w:date="2026-05-15T18:37:00Z" w16du:dateUtc="2026-05-15T23:37:00Z">
        <w:r w:rsidR="004175EF">
          <w:rPr>
            <w:rFonts w:ascii="Times New Roman" w:eastAsia="Times New Roman" w:hAnsi="Times New Roman" w:cs="Times New Roman"/>
          </w:rPr>
          <w:t xml:space="preserve">This stems from the fact that the </w:t>
        </w:r>
      </w:ins>
      <w:ins w:id="1910" w:author="Benton, Deon" w:date="2026-05-15T18:38:00Z" w16du:dateUtc="2026-05-15T23:38:00Z">
        <w:r w:rsidR="004175EF">
          <w:rPr>
            <w:rFonts w:ascii="Times New Roman" w:eastAsia="Times New Roman" w:hAnsi="Times New Roman" w:cs="Times New Roman"/>
          </w:rPr>
          <w:t>agent jumps to the same height</w:t>
        </w:r>
      </w:ins>
      <w:ins w:id="1911" w:author="Benton, Deon" w:date="2026-05-15T18:39:00Z" w16du:dateUtc="2026-05-15T23:39:00Z">
        <w:r w:rsidR="004175EF">
          <w:rPr>
            <w:rFonts w:ascii="Times New Roman" w:eastAsia="Times New Roman" w:hAnsi="Times New Roman" w:cs="Times New Roman"/>
          </w:rPr>
          <w:t>—</w:t>
        </w:r>
      </w:ins>
      <w:ins w:id="1912" w:author="Benton, Deon" w:date="2026-05-15T18:38:00Z" w16du:dateUtc="2026-05-15T23:38:00Z">
        <w:r w:rsidR="004175EF">
          <w:rPr>
            <w:rFonts w:ascii="Times New Roman" w:eastAsia="Times New Roman" w:hAnsi="Times New Roman" w:cs="Times New Roman"/>
          </w:rPr>
          <w:t>and</w:t>
        </w:r>
      </w:ins>
      <w:ins w:id="1913" w:author="Benton, Deon" w:date="2026-05-15T18:39:00Z" w16du:dateUtc="2026-05-15T23:39:00Z">
        <w:r w:rsidR="004175EF">
          <w:rPr>
            <w:rFonts w:ascii="Times New Roman" w:eastAsia="Times New Roman" w:hAnsi="Times New Roman" w:cs="Times New Roman"/>
          </w:rPr>
          <w:t xml:space="preserve"> therefore incurs the same cost</w:t>
        </w:r>
      </w:ins>
      <w:ins w:id="1914" w:author="Benton, Deon" w:date="2026-05-15T18:41:00Z" w16du:dateUtc="2026-05-15T23:41:00Z">
        <w:r w:rsidR="00F430BB">
          <w:rPr>
            <w:rFonts w:ascii="Times New Roman" w:eastAsia="Times New Roman" w:hAnsi="Times New Roman" w:cs="Times New Roman"/>
          </w:rPr>
          <w:t>—</w:t>
        </w:r>
      </w:ins>
      <w:ins w:id="1915" w:author="Benton, Deon" w:date="2026-05-15T18:39:00Z" w16du:dateUtc="2026-05-15T23:39:00Z">
        <w:r w:rsidR="004175EF">
          <w:rPr>
            <w:rFonts w:ascii="Times New Roman" w:eastAsia="Times New Roman" w:hAnsi="Times New Roman" w:cs="Times New Roman"/>
          </w:rPr>
          <w:t>in both</w:t>
        </w:r>
      </w:ins>
      <w:ins w:id="1916" w:author="Benton, Deon" w:date="2026-05-15T18:37:00Z" w16du:dateUtc="2026-05-15T23:37:00Z">
        <w:r w:rsidR="004175EF">
          <w:rPr>
            <w:rFonts w:ascii="Times New Roman" w:eastAsia="Times New Roman" w:hAnsi="Times New Roman" w:cs="Times New Roman"/>
          </w:rPr>
          <w:t xml:space="preserve"> test events. </w:t>
        </w:r>
      </w:ins>
      <w:ins w:id="1917" w:author="Benton, Deon" w:date="2026-05-15T18:19:00Z" w16du:dateUtc="2026-05-15T23:19:00Z">
        <w:r w:rsidR="00AA2ECA">
          <w:rPr>
            <w:rFonts w:ascii="Times New Roman" w:eastAsia="Times New Roman" w:hAnsi="Times New Roman" w:cs="Times New Roman"/>
          </w:rPr>
          <w:t xml:space="preserve"> </w:t>
        </w:r>
      </w:ins>
      <w:ins w:id="1918" w:author="Benton, Deon" w:date="2026-05-15T18:39:00Z" w16du:dateUtc="2026-05-15T23:39:00Z">
        <w:r w:rsidR="00F430BB">
          <w:rPr>
            <w:rFonts w:ascii="Times New Roman" w:eastAsia="Times New Roman" w:hAnsi="Times New Roman" w:cs="Times New Roman"/>
          </w:rPr>
          <w:t>Importantly, t</w:t>
        </w:r>
      </w:ins>
      <w:ins w:id="1919" w:author="Benton, Deon" w:date="2026-05-15T18:40:00Z" w16du:dateUtc="2026-05-15T23:40:00Z">
        <w:r w:rsidR="00F430BB">
          <w:rPr>
            <w:rFonts w:ascii="Times New Roman" w:eastAsia="Times New Roman" w:hAnsi="Times New Roman" w:cs="Times New Roman"/>
          </w:rPr>
          <w:t>h</w:t>
        </w:r>
      </w:ins>
      <w:ins w:id="1920" w:author="Benton, Deon" w:date="2026-05-15T18:39:00Z" w16du:dateUtc="2026-05-15T23:39:00Z">
        <w:r w:rsidR="00F430BB">
          <w:rPr>
            <w:rFonts w:ascii="Times New Roman" w:eastAsia="Times New Roman" w:hAnsi="Times New Roman" w:cs="Times New Roman"/>
          </w:rPr>
          <w:t xml:space="preserve">is conclusion is not without basis. </w:t>
        </w:r>
      </w:ins>
      <w:ins w:id="1921" w:author="Benton, Deon" w:date="2026-05-15T18:42:00Z" w16du:dateUtc="2026-05-15T23:42:00Z">
        <w:r w:rsidR="00F430BB">
          <w:rPr>
            <w:rFonts w:ascii="Times New Roman" w:eastAsia="Times New Roman" w:hAnsi="Times New Roman" w:cs="Times New Roman"/>
          </w:rPr>
          <w:t>Th</w:t>
        </w:r>
      </w:ins>
      <w:ins w:id="1922"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1923" w:author="Benton, Deon" w:date="2026-05-15T18:45:00Z" w16du:dateUtc="2026-05-15T23:45:00Z">
        <w:r w:rsidR="00F430BB">
          <w:rPr>
            <w:rFonts w:ascii="Times New Roman" w:eastAsia="Times New Roman" w:hAnsi="Times New Roman" w:cs="Times New Roman"/>
          </w:rPr>
          <w:t xml:space="preserve"> (for that information, see </w:t>
        </w:r>
      </w:ins>
      <w:ins w:id="1924" w:author="Benton, Deon" w:date="2026-05-15T18:46:00Z" w16du:dateUtc="2026-05-15T23:46:00Z">
        <w:r w:rsidR="00B44489">
          <w:rPr>
            <w:rFonts w:ascii="Times New Roman" w:eastAsia="Times New Roman" w:hAnsi="Times New Roman" w:cs="Times New Roman"/>
          </w:rPr>
          <w:t>Jara-Ettinger et al., 2016</w:t>
        </w:r>
      </w:ins>
      <w:ins w:id="1925" w:author="Benton, Deon" w:date="2026-05-15T18:47:00Z" w16du:dateUtc="2026-05-15T23:47:00Z">
        <w:r w:rsidR="00B44489">
          <w:rPr>
            <w:rFonts w:ascii="Times New Roman" w:eastAsia="Times New Roman" w:hAnsi="Times New Roman" w:cs="Times New Roman"/>
          </w:rPr>
          <w:t>; Jara-Etttinger et al., 2020</w:t>
        </w:r>
      </w:ins>
      <w:ins w:id="1926" w:author="Benton, Deon" w:date="2026-05-15T18:46:00Z" w16du:dateUtc="2026-05-15T23:46:00Z">
        <w:r w:rsidR="00B44489">
          <w:rPr>
            <w:rFonts w:ascii="Times New Roman" w:eastAsia="Times New Roman" w:hAnsi="Times New Roman" w:cs="Times New Roman"/>
          </w:rPr>
          <w:t>)</w:t>
        </w:r>
      </w:ins>
      <w:ins w:id="1927" w:author="Benton, Deon" w:date="2026-05-15T18:43:00Z" w16du:dateUtc="2026-05-15T23:43:00Z">
        <w:r w:rsidR="00F430BB">
          <w:rPr>
            <w:rFonts w:ascii="Times New Roman" w:eastAsia="Times New Roman" w:hAnsi="Times New Roman" w:cs="Times New Roman"/>
          </w:rPr>
          <w:t xml:space="preserve">, </w:t>
        </w:r>
      </w:ins>
      <w:ins w:id="1928" w:author="Benton, Deon" w:date="2026-05-15T18:44:00Z" w16du:dateUtc="2026-05-15T23:44:00Z">
        <w:r w:rsidR="00F430BB">
          <w:rPr>
            <w:rFonts w:ascii="Times New Roman" w:eastAsia="Times New Roman" w:hAnsi="Times New Roman" w:cs="Times New Roman"/>
          </w:rPr>
          <w:t xml:space="preserve">an aspect of this model that is </w:t>
        </w:r>
      </w:ins>
      <w:ins w:id="1929" w:author="Benton, Deon" w:date="2026-05-15T18:47:00Z" w16du:dateUtc="2026-05-15T23:47:00Z">
        <w:r w:rsidR="00B44489">
          <w:rPr>
            <w:rFonts w:ascii="Times New Roman" w:eastAsia="Times New Roman" w:hAnsi="Times New Roman" w:cs="Times New Roman"/>
          </w:rPr>
          <w:t>worth highlighting here is</w:t>
        </w:r>
      </w:ins>
      <w:ins w:id="1930" w:author="Benton, Deon" w:date="2026-05-15T18:44:00Z" w16du:dateUtc="2026-05-15T23:44:00Z">
        <w:r w:rsidR="00F430BB">
          <w:rPr>
            <w:rFonts w:ascii="Times New Roman" w:eastAsia="Times New Roman" w:hAnsi="Times New Roman" w:cs="Times New Roman"/>
          </w:rPr>
          <w:t xml:space="preserve"> that </w:t>
        </w:r>
      </w:ins>
      <w:ins w:id="1931" w:author="Benton, Deon" w:date="2026-05-15T18:48:00Z" w16du:dateUtc="2026-05-15T23:48:00Z">
        <w:r w:rsidR="00B44489">
          <w:rPr>
            <w:rFonts w:ascii="Times New Roman" w:eastAsia="Times New Roman" w:hAnsi="Times New Roman" w:cs="Times New Roman"/>
          </w:rPr>
          <w:t xml:space="preserve">in the model </w:t>
        </w:r>
      </w:ins>
      <w:ins w:id="1932" w:author="Benton, Deon" w:date="2026-05-15T18:44:00Z" w16du:dateUtc="2026-05-15T23:44:00Z">
        <w:r w:rsidR="00F430BB">
          <w:rPr>
            <w:rFonts w:ascii="Times New Roman" w:eastAsia="Times New Roman" w:hAnsi="Times New Roman" w:cs="Times New Roman"/>
          </w:rPr>
          <w:t>cost is defined in terms o</w:t>
        </w:r>
      </w:ins>
      <w:ins w:id="1933" w:author="Benton, Deon" w:date="2026-05-15T18:45:00Z" w16du:dateUtc="2026-05-15T23:45:00Z">
        <w:r w:rsidR="00F430BB">
          <w:rPr>
            <w:rFonts w:ascii="Times New Roman" w:eastAsia="Times New Roman" w:hAnsi="Times New Roman" w:cs="Times New Roman"/>
          </w:rPr>
          <w:t>f an agent’s actions (or more formally, its policy</w:t>
        </w:r>
      </w:ins>
      <w:ins w:id="1934" w:author="Benton, Deon" w:date="2026-05-15T18:48:00Z" w16du:dateUtc="2026-05-15T23:48:00Z">
        <w:r w:rsidR="00B44489">
          <w:rPr>
            <w:rFonts w:ascii="Times New Roman" w:eastAsia="Times New Roman" w:hAnsi="Times New Roman" w:cs="Times New Roman"/>
          </w:rPr>
          <w:t>)</w:t>
        </w:r>
      </w:ins>
      <w:ins w:id="1935" w:author="Benton, Deon" w:date="2026-05-15T18:26:00Z" w16du:dateUtc="2026-05-15T23:26:00Z">
        <w:r w:rsidR="00DE305C">
          <w:rPr>
            <w:rFonts w:ascii="Times New Roman" w:eastAsia="Times New Roman" w:hAnsi="Times New Roman" w:cs="Times New Roman"/>
          </w:rPr>
          <w:t>—</w:t>
        </w:r>
      </w:ins>
      <w:ins w:id="1936" w:author="Benton, Deon" w:date="2026-05-15T18:36:00Z" w16du:dateUtc="2026-05-15T23:36:00Z">
        <w:r w:rsidR="00500F56">
          <w:rPr>
            <w:rFonts w:ascii="Times New Roman" w:eastAsia="Times New Roman" w:hAnsi="Times New Roman" w:cs="Times New Roman"/>
          </w:rPr>
          <w:t>this policy is equivalent</w:t>
        </w:r>
      </w:ins>
      <w:ins w:id="1937"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1938" w:author="Benton, Deon" w:date="2026-05-15T19:21:00Z" w16du:dateUtc="2026-05-16T00:21:00Z"/>
          <w:rFonts w:ascii="Times New Roman" w:eastAsia="Times New Roman" w:hAnsi="Times New Roman" w:cs="Times New Roman"/>
        </w:rPr>
      </w:pPr>
      <w:ins w:id="1939" w:author="Benton, Deon" w:date="2026-05-15T18:52:00Z" w16du:dateUtc="2026-05-15T23:52:00Z">
        <w:r>
          <w:rPr>
            <w:rFonts w:ascii="Times New Roman" w:eastAsia="Times New Roman" w:hAnsi="Times New Roman" w:cs="Times New Roman"/>
          </w:rPr>
          <w:t>In addition to testing the first prediction</w:t>
        </w:r>
      </w:ins>
      <w:ins w:id="1940" w:author="Benton, Deon" w:date="2026-05-15T18:53:00Z" w16du:dateUtc="2026-05-15T23:53:00Z">
        <w:r>
          <w:rPr>
            <w:rFonts w:ascii="Times New Roman" w:eastAsia="Times New Roman" w:hAnsi="Times New Roman" w:cs="Times New Roman"/>
          </w:rPr>
          <w:t xml:space="preserve"> </w:t>
        </w:r>
      </w:ins>
      <w:ins w:id="1941" w:author="Benton, Deon" w:date="2026-05-15T18:54:00Z" w16du:dateUtc="2026-05-15T23:54:00Z">
        <w:r w:rsidR="005B7892">
          <w:rPr>
            <w:rFonts w:ascii="Times New Roman" w:eastAsia="Times New Roman" w:hAnsi="Times New Roman" w:cs="Times New Roman"/>
          </w:rPr>
          <w:t xml:space="preserve">of </w:t>
        </w:r>
      </w:ins>
      <w:ins w:id="1942"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1943" w:author="Benton, Deon" w:date="2026-05-15T18:52:00Z" w16du:dateUtc="2026-05-15T23:52:00Z">
        <w:r>
          <w:rPr>
            <w:rFonts w:ascii="Times New Roman" w:eastAsia="Times New Roman" w:hAnsi="Times New Roman" w:cs="Times New Roman"/>
          </w:rPr>
          <w:t xml:space="preserve">, </w:t>
        </w:r>
      </w:ins>
      <w:ins w:id="1944" w:author="Benton, Deon" w:date="2026-05-15T18:55:00Z" w16du:dateUtc="2026-05-15T23:55:00Z">
        <w:r w:rsidR="005B7892">
          <w:rPr>
            <w:rFonts w:ascii="Times New Roman" w:eastAsia="Times New Roman" w:hAnsi="Times New Roman" w:cs="Times New Roman"/>
          </w:rPr>
          <w:t xml:space="preserve">it will also be important in future research </w:t>
        </w:r>
      </w:ins>
      <w:ins w:id="1945" w:author="Benton, Deon" w:date="2026-05-15T18:52:00Z" w16du:dateUtc="2026-05-15T23:52:00Z">
        <w:r>
          <w:rPr>
            <w:rFonts w:ascii="Times New Roman" w:eastAsia="Times New Roman" w:hAnsi="Times New Roman" w:cs="Times New Roman"/>
          </w:rPr>
          <w:t>to</w:t>
        </w:r>
      </w:ins>
      <w:ins w:id="1946" w:author="Benton, Deon" w:date="2026-05-15T18:53:00Z" w16du:dateUtc="2026-05-15T23:53:00Z">
        <w:r>
          <w:rPr>
            <w:rFonts w:ascii="Times New Roman" w:eastAsia="Times New Roman" w:hAnsi="Times New Roman" w:cs="Times New Roman"/>
          </w:rPr>
          <w:t xml:space="preserve"> test th</w:t>
        </w:r>
      </w:ins>
      <w:ins w:id="1947" w:author="Benton, Deon" w:date="2026-05-15T18:54:00Z" w16du:dateUtc="2026-05-15T23:54:00Z">
        <w:r w:rsidR="005B7892">
          <w:rPr>
            <w:rFonts w:ascii="Times New Roman" w:eastAsia="Times New Roman" w:hAnsi="Times New Roman" w:cs="Times New Roman"/>
          </w:rPr>
          <w:t xml:space="preserve">e predictions </w:t>
        </w:r>
      </w:ins>
      <w:ins w:id="1948"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1949" w:author="Benton, Deon" w:date="2026-05-15T18:54:00Z" w16du:dateUtc="2026-05-15T23:54:00Z">
        <w:r w:rsidR="005B7892">
          <w:rPr>
            <w:rFonts w:ascii="Times New Roman" w:eastAsia="Times New Roman" w:hAnsi="Times New Roman" w:cs="Times New Roman"/>
          </w:rPr>
          <w:t xml:space="preserve"> The current account would be supported if </w:t>
        </w:r>
      </w:ins>
      <w:ins w:id="1950" w:author="Benton, Deon" w:date="2026-05-15T18:52:00Z" w16du:dateUtc="2026-05-15T23:52:00Z">
        <w:r>
          <w:rPr>
            <w:rFonts w:ascii="Times New Roman" w:eastAsia="Times New Roman" w:hAnsi="Times New Roman" w:cs="Times New Roman"/>
          </w:rPr>
          <w:t xml:space="preserve"> </w:t>
        </w:r>
      </w:ins>
      <w:ins w:id="1951" w:author="Benton, Deon" w:date="2026-05-15T18:55:00Z" w16du:dateUtc="2026-05-15T23:55:00Z">
        <w:r w:rsidR="008E49B9">
          <w:rPr>
            <w:rFonts w:ascii="Times New Roman" w:eastAsia="Times New Roman" w:hAnsi="Times New Roman" w:cs="Times New Roman"/>
          </w:rPr>
          <w:t>infants’ looking behaviors aligns</w:t>
        </w:r>
      </w:ins>
      <w:ins w:id="1952"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1953" w:author="Benton, Deon" w:date="2026-05-15T18:57:00Z" w16du:dateUtc="2026-05-15T23:57:00Z">
        <w:r w:rsidR="00147883">
          <w:rPr>
            <w:rFonts w:ascii="Times New Roman" w:eastAsia="Times New Roman" w:hAnsi="Times New Roman" w:cs="Times New Roman"/>
          </w:rPr>
          <w:t>two simulations presented in this section</w:t>
        </w:r>
      </w:ins>
      <w:ins w:id="1954" w:author="Benton, Deon" w:date="2026-05-15T18:58:00Z" w16du:dateUtc="2026-05-15T23:58:00Z">
        <w:r w:rsidR="00147883">
          <w:rPr>
            <w:rFonts w:ascii="Times New Roman" w:eastAsia="Times New Roman" w:hAnsi="Times New Roman" w:cs="Times New Roman"/>
          </w:rPr>
          <w:t xml:space="preserve">; </w:t>
        </w:r>
      </w:ins>
      <w:ins w:id="1955"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1956" w:author="Benton, Deon" w:date="2026-05-15T19:00:00Z" w16du:dateUtc="2026-05-16T00:00:00Z">
        <w:r w:rsidR="00147883">
          <w:rPr>
            <w:rFonts w:ascii="Times New Roman" w:eastAsia="Times New Roman" w:hAnsi="Times New Roman" w:cs="Times New Roman"/>
          </w:rPr>
          <w:t>sufficiently powered study, infants look equally long at</w:t>
        </w:r>
      </w:ins>
      <w:ins w:id="1957" w:author="Benton, Deon" w:date="2026-05-15T19:01:00Z" w16du:dateUtc="2026-05-16T00:01:00Z">
        <w:r w:rsidR="00147883">
          <w:rPr>
            <w:rFonts w:ascii="Times New Roman" w:eastAsia="Times New Roman" w:hAnsi="Times New Roman" w:cs="Times New Roman"/>
          </w:rPr>
          <w:t xml:space="preserve"> the</w:t>
        </w:r>
      </w:ins>
      <w:ins w:id="1958" w:author="Benton, Deon" w:date="2026-05-15T19:00:00Z" w16du:dateUtc="2026-05-16T00:00:00Z">
        <w:r w:rsidR="00147883">
          <w:rPr>
            <w:rFonts w:ascii="Times New Roman" w:eastAsia="Times New Roman" w:hAnsi="Times New Roman" w:cs="Times New Roman"/>
          </w:rPr>
          <w:t xml:space="preserve"> test events corresponding to those in </w:t>
        </w:r>
      </w:ins>
      <w:ins w:id="1959" w:author="Benton, Deon" w:date="2026-05-15T19:01:00Z" w16du:dateUtc="2026-05-16T00:01:00Z">
        <w:r w:rsidR="00147883">
          <w:rPr>
            <w:rFonts w:ascii="Times New Roman" w:eastAsia="Times New Roman" w:hAnsi="Times New Roman" w:cs="Times New Roman"/>
          </w:rPr>
          <w:t>both of the simulations reported here</w:t>
        </w:r>
      </w:ins>
      <w:ins w:id="1960" w:author="Benton, Deon" w:date="2026-05-15T18:56:00Z" w16du:dateUtc="2026-05-15T23:56:00Z">
        <w:r w:rsidR="00147883">
          <w:rPr>
            <w:rFonts w:ascii="Times New Roman" w:eastAsia="Times New Roman" w:hAnsi="Times New Roman" w:cs="Times New Roman"/>
          </w:rPr>
          <w:t>.</w:t>
        </w:r>
      </w:ins>
      <w:ins w:id="1961"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1962" w:author="Benton, Deon" w:date="2026-05-15T19:04:00Z" w16du:dateUtc="2026-05-16T00:04:00Z">
        <w:r w:rsidR="00147883">
          <w:rPr>
            <w:rFonts w:ascii="Times New Roman" w:eastAsia="Times New Roman" w:hAnsi="Times New Roman" w:cs="Times New Roman"/>
          </w:rPr>
          <w:t>analogue</w:t>
        </w:r>
      </w:ins>
      <w:ins w:id="1963"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1964" w:author="Benton, Deon" w:date="2026-05-15T19:04:00Z" w16du:dateUtc="2026-05-16T00:04:00Z">
        <w:r w:rsidR="00147883">
          <w:rPr>
            <w:rFonts w:ascii="Times New Roman" w:eastAsia="Times New Roman" w:hAnsi="Times New Roman" w:cs="Times New Roman"/>
          </w:rPr>
          <w:t>the domain-specific proposals</w:t>
        </w:r>
      </w:ins>
      <w:ins w:id="1965" w:author="Benton, Deon" w:date="2026-05-15T19:07:00Z" w16du:dateUtc="2026-05-16T00:07:00Z">
        <w:r w:rsidR="0067797E">
          <w:rPr>
            <w:rFonts w:ascii="Times New Roman" w:eastAsia="Times New Roman" w:hAnsi="Times New Roman" w:cs="Times New Roman"/>
          </w:rPr>
          <w:t xml:space="preserve"> may</w:t>
        </w:r>
      </w:ins>
      <w:ins w:id="1966" w:author="Benton, Deon" w:date="2026-05-15T19:04:00Z" w16du:dateUtc="2026-05-16T00:04:00Z">
        <w:r w:rsidR="00147883">
          <w:rPr>
            <w:rFonts w:ascii="Times New Roman" w:eastAsia="Times New Roman" w:hAnsi="Times New Roman" w:cs="Times New Roman"/>
          </w:rPr>
          <w:t xml:space="preserve"> be</w:t>
        </w:r>
      </w:ins>
      <w:ins w:id="1967" w:author="Benton, Deon" w:date="2026-05-15T19:07:00Z" w16du:dateUtc="2026-05-16T00:07:00Z">
        <w:r w:rsidR="0067797E">
          <w:rPr>
            <w:rFonts w:ascii="Times New Roman" w:eastAsia="Times New Roman" w:hAnsi="Times New Roman" w:cs="Times New Roman"/>
          </w:rPr>
          <w:t xml:space="preserve">tter </w:t>
        </w:r>
      </w:ins>
      <w:ins w:id="1968"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1969" w:author="Benton, Deon" w:date="2026-05-15T19:04:00Z" w16du:dateUtc="2026-05-16T00:04:00Z">
        <w:r w:rsidR="00147883">
          <w:rPr>
            <w:rFonts w:ascii="Times New Roman" w:eastAsia="Times New Roman" w:hAnsi="Times New Roman" w:cs="Times New Roman"/>
          </w:rPr>
          <w:t>’ responses in a behavioral analogue</w:t>
        </w:r>
      </w:ins>
      <w:ins w:id="1970" w:author="Benton, Deon" w:date="2026-05-15T19:05:00Z" w16du:dateUtc="2026-05-16T00:05:00Z">
        <w:r w:rsidR="00147883">
          <w:rPr>
            <w:rFonts w:ascii="Times New Roman" w:eastAsia="Times New Roman" w:hAnsi="Times New Roman" w:cs="Times New Roman"/>
          </w:rPr>
          <w:t xml:space="preserve"> of the other simulation</w:t>
        </w:r>
      </w:ins>
      <w:ins w:id="1971"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1972" w:author="Benton, Deon" w:date="2026-05-15T19:07:00Z" w16du:dateUtc="2026-05-16T00:07:00Z">
        <w:r w:rsidR="0067797E">
          <w:rPr>
            <w:rFonts w:ascii="Times New Roman" w:eastAsia="Times New Roman" w:hAnsi="Times New Roman" w:cs="Times New Roman"/>
          </w:rPr>
          <w:t>people’s</w:t>
        </w:r>
      </w:ins>
      <w:ins w:id="1973" w:author="Benton, Deon" w:date="2026-05-15T19:03:00Z" w16du:dateUtc="2026-05-16T00:03:00Z">
        <w:r w:rsidR="00147883">
          <w:rPr>
            <w:rFonts w:ascii="Times New Roman" w:eastAsia="Times New Roman" w:hAnsi="Times New Roman" w:cs="Times New Roman"/>
          </w:rPr>
          <w:t xml:space="preserve"> actions</w:t>
        </w:r>
      </w:ins>
      <w:ins w:id="1974" w:author="Benton, Deon" w:date="2026-05-15T19:14:00Z" w16du:dateUtc="2026-05-16T00:14:00Z">
        <w:r w:rsidR="0067797E">
          <w:rPr>
            <w:rFonts w:ascii="Times New Roman" w:eastAsia="Times New Roman" w:hAnsi="Times New Roman" w:cs="Times New Roman"/>
          </w:rPr>
          <w:t>. Such a finding would also</w:t>
        </w:r>
      </w:ins>
      <w:ins w:id="1975" w:author="Benton, Deon" w:date="2026-05-15T19:05:00Z" w16du:dateUtc="2026-05-16T00:05:00Z">
        <w:r w:rsidR="00147883">
          <w:rPr>
            <w:rFonts w:ascii="Times New Roman" w:eastAsia="Times New Roman" w:hAnsi="Times New Roman" w:cs="Times New Roman"/>
          </w:rPr>
          <w:t xml:space="preserve"> with recent work s</w:t>
        </w:r>
      </w:ins>
      <w:ins w:id="1976" w:author="Benton, Deon" w:date="2026-05-15T19:07:00Z" w16du:dateUtc="2026-05-16T00:07:00Z">
        <w:r w:rsidR="0067797E">
          <w:rPr>
            <w:rFonts w:ascii="Times New Roman" w:eastAsia="Times New Roman" w:hAnsi="Times New Roman" w:cs="Times New Roman"/>
          </w:rPr>
          <w:t>uggesting</w:t>
        </w:r>
      </w:ins>
      <w:ins w:id="1977" w:author="Benton, Deon" w:date="2026-05-15T19:05:00Z" w16du:dateUtc="2026-05-16T00:05:00Z">
        <w:r w:rsidR="00147883">
          <w:rPr>
            <w:rFonts w:ascii="Times New Roman" w:eastAsia="Times New Roman" w:hAnsi="Times New Roman" w:cs="Times New Roman"/>
          </w:rPr>
          <w:t xml:space="preserve"> that</w:t>
        </w:r>
      </w:ins>
      <w:ins w:id="1978"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1979" w:author="Benton, Deon" w:date="2026-05-15T19:14:00Z" w16du:dateUtc="2026-05-16T00:14:00Z">
        <w:r w:rsidR="0067797E">
          <w:rPr>
            <w:rFonts w:ascii="Times New Roman" w:eastAsia="Times New Roman" w:hAnsi="Times New Roman" w:cs="Times New Roman"/>
          </w:rPr>
          <w:t>(</w:t>
        </w:r>
      </w:ins>
      <w:ins w:id="1980" w:author="Benton, Deon" w:date="2026-05-15T19:11:00Z" w16du:dateUtc="2026-05-16T00:11:00Z">
        <w:r w:rsidR="0067797E">
          <w:rPr>
            <w:rFonts w:ascii="Times New Roman" w:eastAsia="Times New Roman" w:hAnsi="Times New Roman" w:cs="Times New Roman"/>
          </w:rPr>
          <w:t>Slone &amp; Johnson, 201</w:t>
        </w:r>
      </w:ins>
      <w:ins w:id="1981" w:author="Benton, Deon" w:date="2026-05-15T19:12:00Z" w16du:dateUtc="2026-05-16T00:12:00Z">
        <w:r w:rsidR="0067797E">
          <w:rPr>
            <w:rFonts w:ascii="Times New Roman" w:eastAsia="Times New Roman" w:hAnsi="Times New Roman" w:cs="Times New Roman"/>
          </w:rPr>
          <w:t xml:space="preserve">8) may be governed by </w:t>
        </w:r>
      </w:ins>
      <w:ins w:id="1982" w:author="Benton, Deon" w:date="2026-05-15T19:05:00Z" w16du:dateUtc="2026-05-16T00:05:00Z">
        <w:r w:rsidR="00147883">
          <w:rPr>
            <w:rFonts w:ascii="Times New Roman" w:eastAsia="Times New Roman" w:hAnsi="Times New Roman" w:cs="Times New Roman"/>
          </w:rPr>
          <w:t>multiple</w:t>
        </w:r>
      </w:ins>
      <w:ins w:id="1983" w:author="Benton, Deon" w:date="2026-05-15T19:12:00Z" w16du:dateUtc="2026-05-16T00:12:00Z">
        <w:r w:rsidR="0067797E">
          <w:rPr>
            <w:rFonts w:ascii="Times New Roman" w:eastAsia="Times New Roman" w:hAnsi="Times New Roman" w:cs="Times New Roman"/>
          </w:rPr>
          <w:t xml:space="preserve"> cognitive</w:t>
        </w:r>
      </w:ins>
      <w:ins w:id="1984" w:author="Benton, Deon" w:date="2026-05-15T19:05:00Z" w16du:dateUtc="2026-05-16T00:05:00Z">
        <w:r w:rsidR="00147883">
          <w:rPr>
            <w:rFonts w:ascii="Times New Roman" w:eastAsia="Times New Roman" w:hAnsi="Times New Roman" w:cs="Times New Roman"/>
          </w:rPr>
          <w:t xml:space="preserve"> </w:t>
        </w:r>
      </w:ins>
      <w:ins w:id="1985" w:author="Benton, Deon" w:date="2026-05-15T19:07:00Z" w16du:dateUtc="2026-05-16T00:07:00Z">
        <w:r w:rsidR="0067797E">
          <w:rPr>
            <w:rFonts w:ascii="Times New Roman" w:eastAsia="Times New Roman" w:hAnsi="Times New Roman" w:cs="Times New Roman"/>
          </w:rPr>
          <w:t>mechanisms</w:t>
        </w:r>
      </w:ins>
      <w:ins w:id="1986" w:author="Benton, Deon" w:date="2026-05-15T18:56:00Z" w16du:dateUtc="2026-05-15T23:56:00Z">
        <w:r w:rsidR="00147883">
          <w:rPr>
            <w:rFonts w:ascii="Times New Roman" w:eastAsia="Times New Roman" w:hAnsi="Times New Roman" w:cs="Times New Roman"/>
          </w:rPr>
          <w:t xml:space="preserve">. </w:t>
        </w:r>
      </w:ins>
      <w:ins w:id="1987" w:author="Benton, Deon" w:date="2026-05-15T19:19:00Z" w16du:dateUtc="2026-05-16T00:19:00Z">
        <w:r w:rsidR="0049541C">
          <w:rPr>
            <w:rFonts w:ascii="Times New Roman" w:eastAsia="Times New Roman" w:hAnsi="Times New Roman" w:cs="Times New Roman"/>
          </w:rPr>
          <w:t>Only by testing the</w:t>
        </w:r>
      </w:ins>
      <w:ins w:id="1988" w:author="Benton, Deon" w:date="2026-05-15T19:20:00Z" w16du:dateUtc="2026-05-16T00:20:00Z">
        <w:r w:rsidR="0049541C">
          <w:rPr>
            <w:rFonts w:ascii="Times New Roman" w:eastAsia="Times New Roman" w:hAnsi="Times New Roman" w:cs="Times New Roman"/>
          </w:rPr>
          <w:t xml:space="preserve"> current</w:t>
        </w:r>
      </w:ins>
      <w:ins w:id="1989" w:author="Benton, Deon" w:date="2026-05-15T19:19:00Z" w16du:dateUtc="2026-05-16T00:19:00Z">
        <w:r w:rsidR="0049541C">
          <w:rPr>
            <w:rFonts w:ascii="Times New Roman" w:eastAsia="Times New Roman" w:hAnsi="Times New Roman" w:cs="Times New Roman"/>
          </w:rPr>
          <w:t xml:space="preserve"> predictions in</w:t>
        </w:r>
      </w:ins>
      <w:ins w:id="1990" w:author="Benton, Deon" w:date="2026-05-15T19:20:00Z" w16du:dateUtc="2026-05-16T00:20:00Z">
        <w:r w:rsidR="0049541C">
          <w:rPr>
            <w:rFonts w:ascii="Times New Roman" w:eastAsia="Times New Roman" w:hAnsi="Times New Roman" w:cs="Times New Roman"/>
          </w:rPr>
          <w:t xml:space="preserve"> future</w:t>
        </w:r>
      </w:ins>
      <w:ins w:id="1991" w:author="Benton, Deon" w:date="2026-05-15T19:19:00Z" w16du:dateUtc="2026-05-16T00:19:00Z">
        <w:r w:rsidR="0049541C">
          <w:rPr>
            <w:rFonts w:ascii="Times New Roman" w:eastAsia="Times New Roman" w:hAnsi="Times New Roman" w:cs="Times New Roman"/>
          </w:rPr>
          <w:t xml:space="preserve"> </w:t>
        </w:r>
      </w:ins>
      <w:ins w:id="1992" w:author="Benton, Deon" w:date="2026-05-15T19:20:00Z" w16du:dateUtc="2026-05-16T00:20:00Z">
        <w:r w:rsidR="0049541C">
          <w:rPr>
            <w:rFonts w:ascii="Times New Roman" w:eastAsia="Times New Roman" w:hAnsi="Times New Roman" w:cs="Times New Roman"/>
          </w:rPr>
          <w:t>behavioral</w:t>
        </w:r>
      </w:ins>
      <w:ins w:id="1993" w:author="Benton, Deon" w:date="2026-05-15T19:19:00Z" w16du:dateUtc="2026-05-16T00:19:00Z">
        <w:r w:rsidR="0049541C">
          <w:rPr>
            <w:rFonts w:ascii="Times New Roman" w:eastAsia="Times New Roman" w:hAnsi="Times New Roman" w:cs="Times New Roman"/>
          </w:rPr>
          <w:t xml:space="preserve"> experiment</w:t>
        </w:r>
      </w:ins>
      <w:ins w:id="1994" w:author="Benton, Deon" w:date="2026-05-15T19:20:00Z" w16du:dateUtc="2026-05-16T00:20:00Z">
        <w:r w:rsidR="0049541C">
          <w:rPr>
            <w:rFonts w:ascii="Times New Roman" w:eastAsia="Times New Roman" w:hAnsi="Times New Roman" w:cs="Times New Roman"/>
          </w:rPr>
          <w:t>s</w:t>
        </w:r>
      </w:ins>
      <w:ins w:id="1995" w:author="Benton, Deon" w:date="2026-05-15T19:19:00Z" w16du:dateUtc="2026-05-16T00:19:00Z">
        <w:r w:rsidR="0049541C">
          <w:rPr>
            <w:rFonts w:ascii="Times New Roman" w:eastAsia="Times New Roman" w:hAnsi="Times New Roman" w:cs="Times New Roman"/>
          </w:rPr>
          <w:t xml:space="preserve"> can</w:t>
        </w:r>
      </w:ins>
      <w:ins w:id="1996"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1997"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1998"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1999"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000"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001"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Csibra &amp; Gergely, 1998; Gergely &amp; Csibra, 2003; </w:t>
      </w:r>
      <w:ins w:id="2002"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003"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004"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005"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006" w:author="Benton, Deon" w:date="2026-05-16T16:03:00Z" w16du:dateUtc="2026-05-16T21:03:00Z">
        <w:r w:rsidR="008D00E0">
          <w:rPr>
            <w:rFonts w:ascii="Times New Roman" w:eastAsia="Times New Roman" w:hAnsi="Times New Roman" w:cs="Times New Roman"/>
          </w:rPr>
          <w:t xml:space="preserve">—of which studies assessing infants’ </w:t>
        </w:r>
      </w:ins>
      <w:ins w:id="2007"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008"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009" w:author="Benton, Deon" w:date="2026-05-16T16:04:00Z" w16du:dateUtc="2026-05-16T21:04:00Z">
        <w:r w:rsidR="008D00E0">
          <w:rPr>
            <w:rFonts w:ascii="Times New Roman" w:eastAsia="Times New Roman" w:hAnsi="Times New Roman" w:cs="Times New Roman"/>
          </w:rPr>
          <w:t xml:space="preserve"> </w:t>
        </w:r>
      </w:ins>
      <w:ins w:id="2010"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5F39EA">
        <w:rPr>
          <w:rFonts w:ascii="Times New Roman" w:eastAsia="Times New Roman" w:hAnsi="Times New Roman" w:cs="Times New Roman"/>
        </w:rPr>
        <w:t>)</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011"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0190E236" w14:textId="3390792D" w:rsidR="004620D0" w:rsidRDefault="004B23E6" w:rsidP="00107506">
      <w:pPr>
        <w:spacing w:line="480" w:lineRule="auto"/>
        <w:ind w:firstLine="720"/>
        <w:contextualSpacing/>
        <w:rPr>
          <w:rFonts w:ascii="Times New Roman" w:eastAsia="Times New Roman" w:hAnsi="Times New Roman" w:cs="Times New Roman"/>
        </w:rPr>
      </w:pPr>
      <w:ins w:id="2012"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013"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014" w:author="Benton, Deon" w:date="2026-05-16T16:11:00Z" w16du:dateUtc="2026-05-16T21:11:00Z">
        <w:r w:rsidRPr="004B23E6">
          <w:rPr>
            <w:rFonts w:ascii="Times New Roman" w:eastAsia="Times New Roman" w:hAnsi="Times New Roman" w:cs="Times New Roman"/>
          </w:rPr>
          <w:t xml:space="preserve"> surface features</w:t>
        </w:r>
      </w:ins>
      <w:ins w:id="2015"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016"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017" w:author="Benton, Deon" w:date="2026-05-16T16:11:00Z" w16du:dateUtc="2026-05-16T21:11:00Z">
        <w:r w:rsidRPr="004B23E6">
          <w:rPr>
            <w:rFonts w:ascii="Times New Roman" w:eastAsia="Times New Roman" w:hAnsi="Times New Roman" w:cs="Times New Roman"/>
          </w:rPr>
          <w:t xml:space="preserve"> and infants’ real-world action experience.</w:t>
        </w:r>
      </w:ins>
      <w:ins w:id="2018" w:author="Benton, Deon" w:date="2026-05-16T16:14:00Z" w16du:dateUtc="2026-05-16T21:14:00Z">
        <w:r>
          <w:rPr>
            <w:rFonts w:ascii="Times New Roman" w:eastAsia="Times New Roman" w:hAnsi="Times New Roman" w:cs="Times New Roman"/>
          </w:rPr>
          <w:t xml:space="preserve"> The central goal of the current paper was to determine</w:t>
        </w:r>
      </w:ins>
      <w:ins w:id="2019" w:author="Benton, Deon" w:date="2026-05-16T16:15:00Z" w16du:dateUtc="2026-05-16T21:15:00Z">
        <w:r>
          <w:rPr>
            <w:rFonts w:ascii="Times New Roman" w:eastAsia="Times New Roman" w:hAnsi="Times New Roman" w:cs="Times New Roman"/>
          </w:rPr>
          <w:t xml:space="preserve"> whether this proposal was sufficient to capture a range of key findings in this literature. </w:t>
        </w:r>
      </w:ins>
      <w:ins w:id="2020" w:author="Benton, Deon" w:date="2026-05-16T16:18:00Z" w16du:dateUtc="2026-05-16T21:18:00Z">
        <w:r>
          <w:rPr>
            <w:rFonts w:ascii="Times New Roman" w:eastAsia="Times New Roman" w:hAnsi="Times New Roman" w:cs="Times New Roman"/>
          </w:rPr>
          <w:t>I showed that when this proposal was</w:t>
        </w:r>
      </w:ins>
      <w:ins w:id="2021" w:author="Benton, Deon" w:date="2026-05-16T16:15:00Z" w16du:dateUtc="2026-05-16T21:15:00Z">
        <w:r>
          <w:rPr>
            <w:rFonts w:ascii="Times New Roman" w:eastAsia="Times New Roman" w:hAnsi="Times New Roman" w:cs="Times New Roman"/>
          </w:rPr>
          <w:t xml:space="preserve"> instantiated in a </w:t>
        </w:r>
      </w:ins>
      <w:ins w:id="2022" w:author="Benton, Deon" w:date="2026-05-16T16:18:00Z" w16du:dateUtc="2026-05-16T21:18:00Z">
        <w:r>
          <w:rPr>
            <w:rFonts w:ascii="Times New Roman" w:eastAsia="Times New Roman" w:hAnsi="Times New Roman" w:cs="Times New Roman"/>
          </w:rPr>
          <w:t xml:space="preserve">new </w:t>
        </w:r>
      </w:ins>
      <w:ins w:id="2023" w:author="Benton, Deon" w:date="2026-05-16T16:15:00Z" w16du:dateUtc="2026-05-16T21:15:00Z">
        <w:r>
          <w:rPr>
            <w:rFonts w:ascii="Times New Roman" w:eastAsia="Times New Roman" w:hAnsi="Times New Roman" w:cs="Times New Roman"/>
          </w:rPr>
          <w:t xml:space="preserve">connectionist model called </w:t>
        </w:r>
      </w:ins>
      <w:ins w:id="2024" w:author="Benton, Deon" w:date="2026-05-16T16:18:00Z" w16du:dateUtc="2026-05-16T21:18:00Z">
        <w:r>
          <w:rPr>
            <w:rFonts w:ascii="Times New Roman" w:eastAsia="Times New Roman" w:hAnsi="Times New Roman" w:cs="Times New Roman"/>
          </w:rPr>
          <w:t>ALIAS, not only was</w:t>
        </w:r>
      </w:ins>
      <w:ins w:id="2025" w:author="Benton, Deon" w:date="2026-05-16T16:16:00Z" w16du:dateUtc="2026-05-16T21:16:00Z">
        <w:r>
          <w:rPr>
            <w:rFonts w:ascii="Times New Roman" w:eastAsia="Times New Roman" w:hAnsi="Times New Roman" w:cs="Times New Roman"/>
          </w:rPr>
          <w:t xml:space="preserve"> the model </w:t>
        </w:r>
      </w:ins>
      <w:ins w:id="2026" w:author="Benton, Deon" w:date="2026-05-16T16:18:00Z" w16du:dateUtc="2026-05-16T21:18:00Z">
        <w:r>
          <w:rPr>
            <w:rFonts w:ascii="Times New Roman" w:eastAsia="Times New Roman" w:hAnsi="Times New Roman" w:cs="Times New Roman"/>
          </w:rPr>
          <w:t xml:space="preserve">able to account for these </w:t>
        </w:r>
      </w:ins>
      <w:ins w:id="2027" w:author="Benton, Deon" w:date="2026-05-16T16:16:00Z" w16du:dateUtc="2026-05-16T21:16:00Z">
        <w:r>
          <w:rPr>
            <w:rFonts w:ascii="Times New Roman" w:eastAsia="Times New Roman" w:hAnsi="Times New Roman" w:cs="Times New Roman"/>
          </w:rPr>
          <w:t xml:space="preserve">findings but </w:t>
        </w:r>
      </w:ins>
      <w:ins w:id="2028" w:author="Benton, Deon" w:date="2026-05-16T16:17:00Z" w16du:dateUtc="2026-05-16T21:17:00Z">
        <w:r>
          <w:rPr>
            <w:rFonts w:ascii="Times New Roman" w:eastAsia="Times New Roman" w:hAnsi="Times New Roman" w:cs="Times New Roman"/>
          </w:rPr>
          <w:t xml:space="preserve">it </w:t>
        </w:r>
      </w:ins>
      <w:ins w:id="2029" w:author="Benton, Deon" w:date="2026-05-16T16:19:00Z" w16du:dateUtc="2026-05-16T21:19:00Z">
        <w:r>
          <w:rPr>
            <w:rFonts w:ascii="Times New Roman" w:eastAsia="Times New Roman" w:hAnsi="Times New Roman" w:cs="Times New Roman"/>
          </w:rPr>
          <w:t>better captured them</w:t>
        </w:r>
      </w:ins>
      <w:ins w:id="2030"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 in which differential obstacle salience was removed</w:t>
        </w:r>
        <w:r w:rsidR="006C2BEB">
          <w:rPr>
            <w:rFonts w:ascii="Times New Roman" w:eastAsia="Times New Roman" w:hAnsi="Times New Roman" w:cs="Times New Roman"/>
          </w:rPr>
          <w:t xml:space="preserve"> called ALIAS-2</w:t>
        </w:r>
        <w:r w:rsidR="006C2BEB" w:rsidRPr="006C2BEB">
          <w:rPr>
            <w:rFonts w:ascii="Times New Roman" w:eastAsia="Times New Roman" w:hAnsi="Times New Roman" w:cs="Times New Roman"/>
          </w:rPr>
          <w:t xml:space="preserve">, the only other existing connectionist model </w:t>
        </w:r>
      </w:ins>
      <w:ins w:id="2031" w:author="Benton, Deon" w:date="2026-05-16T20:03:00Z" w16du:dateUtc="2026-05-17T01:03:00Z">
        <w:r w:rsidR="00985A4A">
          <w:rPr>
            <w:rFonts w:ascii="Times New Roman" w:eastAsia="Times New Roman" w:hAnsi="Times New Roman" w:cs="Times New Roman"/>
          </w:rPr>
          <w:t xml:space="preserve">of action efficiency </w:t>
        </w:r>
      </w:ins>
      <w:ins w:id="2032" w:author="Benton, Deon" w:date="2026-05-16T20:04:00Z" w16du:dateUtc="2026-05-17T01:04:00Z">
        <w:r w:rsidR="00985A4A">
          <w:rPr>
            <w:rFonts w:ascii="Times New Roman" w:eastAsia="Times New Roman" w:hAnsi="Times New Roman" w:cs="Times New Roman"/>
          </w:rPr>
          <w:t>understanding in infants</w:t>
        </w:r>
      </w:ins>
      <w:ins w:id="2033"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(Overwalle, 2010)</w:t>
      </w:r>
      <w:ins w:id="2034" w:author="Benton, Deon" w:date="2026-05-16T16:21:00Z" w16du:dateUtc="2026-05-16T21:21:00Z">
        <w:r w:rsidR="006C2BEB" w:rsidRPr="006C2BEB">
          <w:rPr>
            <w:rFonts w:ascii="Times New Roman" w:eastAsia="Times New Roman" w:hAnsi="Times New Roman" w:cs="Times New Roman"/>
          </w:rPr>
          <w:t>, or an extended version of that model</w:t>
        </w:r>
      </w:ins>
      <w:ins w:id="2035" w:author="Benton, Deon" w:date="2026-05-16T16:22:00Z" w16du:dateUtc="2026-05-16T21:22:00Z">
        <w:r w:rsidR="006C2BEB">
          <w:rPr>
            <w:rFonts w:ascii="Times New Roman" w:eastAsia="Times New Roman" w:hAnsi="Times New Roman" w:cs="Times New Roman"/>
          </w:rPr>
          <w:t xml:space="preserve"> called OM10-2.</w:t>
        </w:r>
      </w:ins>
      <w:ins w:id="2036"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1—which </w:t>
      </w:r>
      <w:ins w:id="2037" w:author="Benton, Deon" w:date="2026-05-16T19:56:00Z" w16du:dateUtc="2026-05-17T00:56:00Z">
        <w:r w:rsidR="00985A4A">
          <w:rPr>
            <w:rFonts w:ascii="Times New Roman" w:eastAsia="Times New Roman" w:hAnsi="Times New Roman" w:cs="Times New Roman"/>
          </w:rPr>
          <w:t xml:space="preserve">shows </w:t>
        </w:r>
      </w:ins>
      <w:ins w:id="2038" w:author="Benton, Deon" w:date="2026-05-16T19:57:00Z" w16du:dateUtc="2026-05-17T00:57:00Z">
        <w:r w:rsidR="00985A4A">
          <w:rPr>
            <w:rFonts w:ascii="Times New Roman" w:eastAsia="Times New Roman" w:hAnsi="Times New Roman" w:cs="Times New Roman"/>
          </w:rPr>
          <w:t xml:space="preserve">the qualitative fits of </w:t>
        </w:r>
      </w:ins>
      <w:ins w:id="2039" w:author="Benton, Deon" w:date="2026-05-16T20:04:00Z" w16du:dateUtc="2026-05-17T01:04:00Z">
        <w:r w:rsidR="004620D0">
          <w:rPr>
            <w:rFonts w:ascii="Times New Roman" w:eastAsia="Times New Roman" w:hAnsi="Times New Roman" w:cs="Times New Roman"/>
          </w:rPr>
          <w:t>each of</w:t>
        </w:r>
      </w:ins>
      <w:ins w:id="2040" w:author="Benton, Deon" w:date="2026-05-16T19:57:00Z" w16du:dateUtc="2026-05-17T00:57:00Z">
        <w:r w:rsidR="00985A4A">
          <w:rPr>
            <w:rFonts w:ascii="Times New Roman" w:eastAsia="Times New Roman" w:hAnsi="Times New Roman" w:cs="Times New Roman"/>
          </w:rPr>
          <w:t xml:space="preserve"> </w:t>
        </w:r>
      </w:ins>
      <w:ins w:id="2041" w:author="Benton, Deon" w:date="2026-05-16T20:04:00Z" w16du:dateUtc="2026-05-17T01:04:00Z">
        <w:r w:rsidR="00254310">
          <w:rPr>
            <w:rFonts w:ascii="Times New Roman" w:eastAsia="Times New Roman" w:hAnsi="Times New Roman" w:cs="Times New Roman"/>
          </w:rPr>
          <w:t>these models to the five target findings</w:t>
        </w:r>
      </w:ins>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The table shows that ALIAS successfully captured all five target findings as well as the more specific findings associated with each illustrative paradigm.</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 speaks to its explanatory scope and suggests that a domain-general associative learning mechanism operating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lastRenderedPageBreak/>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042"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043"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044" w:author="Benton, Deon" w:date="2026-05-16T16:21:00Z" w16du:dateUtc="2026-05-16T21:21:00Z"/>
          <w:rFonts w:ascii="Times New Roman" w:eastAsia="Times New Roman" w:hAnsi="Times New Roman" w:cs="Times New Roman"/>
        </w:rPr>
      </w:pPr>
    </w:p>
    <w:p w14:paraId="68B008DD" w14:textId="347BBD13" w:rsidR="00F21664" w:rsidRDefault="004B23E6" w:rsidP="004B23E6">
      <w:pPr>
        <w:spacing w:line="480" w:lineRule="auto"/>
        <w:ind w:firstLine="720"/>
        <w:contextualSpacing/>
        <w:rPr>
          <w:rFonts w:ascii="Times New Roman" w:eastAsia="Times New Roman" w:hAnsi="Times New Roman" w:cs="Times New Roman"/>
        </w:rPr>
      </w:pPr>
      <w:ins w:id="2045" w:author="Benton, Deon" w:date="2026-05-16T16:19:00Z" w16du:dateUtc="2026-05-16T21:19:00Z">
        <w:r>
          <w:rPr>
            <w:rFonts w:ascii="Times New Roman" w:eastAsia="Times New Roman" w:hAnsi="Times New Roman" w:cs="Times New Roman"/>
          </w:rPr>
          <w:t xml:space="preserve"> than </w:t>
        </w:r>
      </w:ins>
      <w:ins w:id="2046" w:author="Benton, Deon" w:date="2026-05-16T16:17:00Z" w16du:dateUtc="2026-05-16T21:17:00Z">
        <w:r>
          <w:rPr>
            <w:rFonts w:ascii="Times New Roman" w:eastAsia="Times New Roman" w:hAnsi="Times New Roman" w:cs="Times New Roman"/>
          </w:rPr>
          <w:t>a version of this model that remove</w:t>
        </w:r>
      </w:ins>
      <w:ins w:id="2047" w:author="Benton, Deon" w:date="2026-05-16T16:19:00Z" w16du:dateUtc="2026-05-16T21:19:00Z">
        <w:r>
          <w:rPr>
            <w:rFonts w:ascii="Times New Roman" w:eastAsia="Times New Roman" w:hAnsi="Times New Roman" w:cs="Times New Roman"/>
          </w:rPr>
          <w:t>d</w:t>
        </w:r>
      </w:ins>
      <w:ins w:id="2048" w:author="Benton, Deon" w:date="2026-05-16T16:17:00Z" w16du:dateUtc="2026-05-16T21:17:00Z">
        <w:r>
          <w:rPr>
            <w:rFonts w:ascii="Times New Roman" w:eastAsia="Times New Roman" w:hAnsi="Times New Roman" w:cs="Times New Roman"/>
          </w:rPr>
          <w:t xml:space="preserve"> differential obstacle </w:t>
        </w:r>
      </w:ins>
      <w:ins w:id="2049" w:author="Benton, Deon" w:date="2026-05-16T16:19:00Z" w16du:dateUtc="2026-05-16T21:19:00Z">
        <w:r>
          <w:rPr>
            <w:rFonts w:ascii="Times New Roman" w:eastAsia="Times New Roman" w:hAnsi="Times New Roman" w:cs="Times New Roman"/>
          </w:rPr>
          <w:t>or than</w:t>
        </w:r>
      </w:ins>
      <w:ins w:id="2050" w:author="Benton, Deon" w:date="2026-05-16T16:17:00Z" w16du:dateUtc="2026-05-16T21:17:00Z">
        <w:r>
          <w:rPr>
            <w:rFonts w:ascii="Times New Roman" w:eastAsia="Times New Roman" w:hAnsi="Times New Roman" w:cs="Times New Roman"/>
          </w:rPr>
          <w:t xml:space="preserve"> the only other existing connectionist model called </w:t>
        </w:r>
      </w:ins>
      <w:ins w:id="2051" w:author="Benton, Deon" w:date="2026-05-16T16:19:00Z" w16du:dateUtc="2026-05-16T21:19:00Z">
        <w:r w:rsidR="006C2BEB">
          <w:rPr>
            <w:rFonts w:ascii="Times New Roman" w:eastAsia="Times New Roman" w:hAnsi="Times New Roman" w:cs="Times New Roman"/>
          </w:rPr>
          <w:t>as well as an extended version of it called OM10-2.</w:t>
        </w:r>
      </w:ins>
      <w:ins w:id="2052" w:author="Benton, Deon" w:date="2026-05-16T16:16:00Z" w16du:dateUtc="2026-05-16T21:16:00Z">
        <w:r>
          <w:rPr>
            <w:rFonts w:ascii="Times New Roman" w:eastAsia="Times New Roman" w:hAnsi="Times New Roman" w:cs="Times New Roman"/>
          </w:rPr>
          <w:t xml:space="preserve"> </w:t>
        </w:r>
      </w:ins>
      <w:ins w:id="2053" w:author="Benton, Deon" w:date="2026-05-16T16:11:00Z" w16du:dateUtc="2026-05-16T21:11:00Z">
        <w:r>
          <w:rPr>
            <w:rFonts w:ascii="Times New Roman" w:eastAsia="Times New Roman" w:hAnsi="Times New Roman" w:cs="Times New Roman"/>
          </w:rPr>
          <w:t xml:space="preserve"> </w:t>
        </w:r>
      </w:ins>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ins w:id="2054" w:author="Benton, Deon" w:date="2026-05-16T16:12:00Z" w16du:dateUtc="2026-05-16T21:12:00Z">
        <w:r>
          <w:rPr>
            <w:rFonts w:ascii="Times New Roman" w:eastAsia="Times New Roman" w:hAnsi="Times New Roman" w:cs="Times New Roman"/>
          </w:rPr>
          <w:t xml:space="preserve"> called ALIAS</w:t>
        </w:r>
      </w:ins>
      <w:del w:id="2055" w:author="Benton, Deon" w:date="2026-05-16T16:12:00Z" w16du:dateUtc="2026-05-16T21:12:00Z">
        <w:r w:rsidR="00BD2E2A" w:rsidDel="004B23E6">
          <w:rPr>
            <w:rFonts w:ascii="Times New Roman" w:eastAsia="Times New Roman" w:hAnsi="Times New Roman" w:cs="Times New Roman"/>
          </w:rPr>
          <w:delText>,</w:delText>
        </w:r>
      </w:del>
      <w:ins w:id="2056" w:author="Benton, Deon" w:date="2026-05-16T16:13:00Z" w16du:dateUtc="2026-05-16T21:13:00Z">
        <w:r>
          <w:rPr>
            <w:rFonts w:ascii="Times New Roman" w:eastAsia="Times New Roman" w:hAnsi="Times New Roman" w:cs="Times New Roman"/>
          </w:rPr>
          <w:t xml:space="preserve"> not only was it able to account for  arrange of key findings in this literature but it provided </w:t>
        </w:r>
      </w:ins>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5CC716DF"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lastRenderedPageBreak/>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 xml:space="preserve">can also account for infant </w:t>
      </w:r>
      <w:del w:id="2057" w:author="Benton, Deon" w:date="2026-05-16T15:39:00Z" w16du:dateUtc="2026-05-16T20:39:00Z">
        <w:r w:rsidR="00A66E38" w:rsidDel="00DB0881">
          <w:rPr>
            <w:rFonts w:ascii="Times New Roman" w:eastAsia="Times New Roman" w:hAnsi="Times New Roman" w:cs="Times New Roman"/>
          </w:rPr>
          <w:delText>action understan</w:delText>
        </w:r>
        <w:r w:rsidR="00D56C35" w:rsidDel="00DB0881">
          <w:rPr>
            <w:rFonts w:ascii="Times New Roman" w:eastAsia="Times New Roman" w:hAnsi="Times New Roman" w:cs="Times New Roman"/>
          </w:rPr>
          <w:delText>ding</w:delText>
        </w:r>
      </w:del>
      <w:ins w:id="2058" w:author="Benton, Deon" w:date="2026-05-16T15:39:00Z" w16du:dateUtc="2026-05-16T20:39:00Z">
        <w:r w:rsidR="00DB0881">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5CC55834"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w:t>
      </w:r>
      <w:del w:id="2059" w:author="Benton, Deon" w:date="2026-05-16T15:39:00Z" w16du:dateUtc="2026-05-16T20:39:00Z">
        <w:r w:rsidR="00F21664" w:rsidRPr="00F21664" w:rsidDel="00DB0881">
          <w:rPr>
            <w:rFonts w:ascii="Times New Roman" w:eastAsia="Times New Roman" w:hAnsi="Times New Roman" w:cs="Times New Roman"/>
          </w:rPr>
          <w:delText>action understanding</w:delText>
        </w:r>
      </w:del>
      <w:ins w:id="2060" w:author="Benton, Deon" w:date="2026-05-16T15:39:00Z" w16du:dateUtc="2026-05-16T20:39:00Z">
        <w:r w:rsidR="00DB0881">
          <w:rPr>
            <w:rFonts w:ascii="Times New Roman" w:eastAsia="Times New Roman" w:hAnsi="Times New Roman" w:cs="Times New Roman"/>
          </w:rPr>
          <w:t>action efficiency understanding</w:t>
        </w:r>
      </w:ins>
      <w:r w:rsidR="00F21664" w:rsidRPr="00F21664">
        <w:rPr>
          <w:rFonts w:ascii="Times New Roman" w:eastAsia="Times New Roman" w:hAnsi="Times New Roman" w:cs="Times New Roman"/>
        </w:rPr>
        <w:t xml:space="preserve"> studies</w:t>
      </w:r>
      <w:r w:rsidR="00D72751">
        <w:rPr>
          <w:rFonts w:ascii="Times New Roman" w:eastAsia="Times New Roman" w:hAnsi="Times New Roman" w:cs="Times New Roman"/>
        </w:rPr>
        <w:t xml:space="preserve"> can emerge from purely bottom-up </w:t>
      </w:r>
      <w:r w:rsidR="00D72751">
        <w:rPr>
          <w:rFonts w:ascii="Times New Roman" w:eastAsia="Times New Roman" w:hAnsi="Times New Roman" w:cs="Times New Roman"/>
        </w:rPr>
        <w:lastRenderedPageBreak/>
        <w:t>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19D5B203"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 xml:space="preserve">for advancing theories of infant </w:t>
      </w:r>
      <w:del w:id="2061" w:author="Benton, Deon" w:date="2026-05-16T15:39:00Z" w16du:dateUtc="2026-05-16T20:39:00Z">
        <w:r w:rsidRPr="00EC33BD" w:rsidDel="00DB0881">
          <w:rPr>
            <w:rFonts w:ascii="Times New Roman" w:eastAsia="Times New Roman" w:hAnsi="Times New Roman" w:cs="Times New Roman"/>
          </w:rPr>
          <w:delText>action understanding</w:delText>
        </w:r>
      </w:del>
      <w:ins w:id="2062" w:author="Benton, Deon" w:date="2026-05-16T15:39:00Z" w16du:dateUtc="2026-05-16T20:39:00Z">
        <w:r w:rsidR="00DB0881">
          <w:rPr>
            <w:rFonts w:ascii="Times New Roman" w:eastAsia="Times New Roman" w:hAnsi="Times New Roman" w:cs="Times New Roman"/>
          </w:rPr>
          <w:t>action efficiency understanding</w:t>
        </w:r>
      </w:ins>
      <w:r w:rsidRPr="00EC33BD">
        <w:rPr>
          <w:rFonts w:ascii="Times New Roman" w:eastAsia="Times New Roman" w:hAnsi="Times New Roman" w:cs="Times New Roman"/>
        </w:rPr>
        <w:t>.</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3FE523A6"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del w:id="2063" w:author="Benton, Deon" w:date="2026-05-16T15:39:00Z" w16du:dateUtc="2026-05-16T20:39:00Z">
        <w:r w:rsidRPr="00BA2B35" w:rsidDel="00DB0881">
          <w:rPr>
            <w:rFonts w:ascii="Times New Roman" w:eastAsia="Times New Roman" w:hAnsi="Times New Roman" w:cs="Times New Roman"/>
          </w:rPr>
          <w:delText>action understanding</w:delText>
        </w:r>
      </w:del>
      <w:ins w:id="2064"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w:t>
      </w:r>
      <w:del w:id="2065" w:author="Benton, Deon" w:date="2026-05-16T15:39:00Z" w16du:dateUtc="2026-05-16T20:39:00Z">
        <w:r w:rsidR="00C64BA7" w:rsidDel="00DB0881">
          <w:rPr>
            <w:rFonts w:ascii="Times New Roman" w:eastAsia="Times New Roman" w:hAnsi="Times New Roman" w:cs="Times New Roman"/>
          </w:rPr>
          <w:delText>action understanding</w:delText>
        </w:r>
      </w:del>
      <w:ins w:id="2066" w:author="Benton, Deon" w:date="2026-05-16T15:39:00Z" w16du:dateUtc="2026-05-16T20:39:00Z">
        <w:r w:rsidR="00DB0881">
          <w:rPr>
            <w:rFonts w:ascii="Times New Roman" w:eastAsia="Times New Roman" w:hAnsi="Times New Roman" w:cs="Times New Roman"/>
          </w:rPr>
          <w:t>action efficiency understanding</w:t>
        </w:r>
      </w:ins>
      <w:r w:rsidR="00C64BA7">
        <w:rPr>
          <w:rFonts w:ascii="Times New Roman" w:eastAsia="Times New Roman" w:hAnsi="Times New Roman" w:cs="Times New Roman"/>
        </w:rPr>
        <w:t xml:space="preserve">. </w:t>
      </w:r>
    </w:p>
    <w:p w14:paraId="562093AB" w14:textId="7AC39B8D"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del w:id="2067" w:author="Benton, Deon" w:date="2026-05-16T15:39:00Z" w16du:dateUtc="2026-05-16T20:39:00Z">
        <w:r w:rsidR="004E60B7" w:rsidDel="00DB0881">
          <w:rPr>
            <w:rFonts w:ascii="Times New Roman" w:eastAsia="Times New Roman" w:hAnsi="Times New Roman" w:cs="Times New Roman"/>
          </w:rPr>
          <w:delText>action understanding</w:delText>
        </w:r>
      </w:del>
      <w:ins w:id="2068" w:author="Benton, Deon" w:date="2026-05-16T15:39:00Z" w16du:dateUtc="2026-05-16T20:39:00Z">
        <w:r w:rsidR="00DB0881">
          <w:rPr>
            <w:rFonts w:ascii="Times New Roman" w:eastAsia="Times New Roman" w:hAnsi="Times New Roman" w:cs="Times New Roman"/>
          </w:rPr>
          <w:t>action efficiency understanding</w:t>
        </w:r>
      </w:ins>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w:t>
      </w:r>
      <w:del w:id="2069" w:author="Benton, Deon" w:date="2026-05-16T15:39:00Z" w16du:dateUtc="2026-05-16T20:39:00Z">
        <w:r w:rsidR="000702EB" w:rsidDel="00DB0881">
          <w:rPr>
            <w:rFonts w:ascii="Times New Roman" w:eastAsia="Times New Roman" w:hAnsi="Times New Roman" w:cs="Times New Roman"/>
          </w:rPr>
          <w:delText>action understanding</w:delText>
        </w:r>
      </w:del>
      <w:ins w:id="2070" w:author="Benton, Deon" w:date="2026-05-16T15:39:00Z" w16du:dateUtc="2026-05-16T20:39:00Z">
        <w:r w:rsidR="00DB0881">
          <w:rPr>
            <w:rFonts w:ascii="Times New Roman" w:eastAsia="Times New Roman" w:hAnsi="Times New Roman" w:cs="Times New Roman"/>
          </w:rPr>
          <w:t>action efficiency understanding</w:t>
        </w:r>
      </w:ins>
      <w:r w:rsidR="000702EB">
        <w:rPr>
          <w:rFonts w:ascii="Times New Roman" w:eastAsia="Times New Roman" w:hAnsi="Times New Roman" w:cs="Times New Roman"/>
        </w:rPr>
        <w:t xml:space="preserve">.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w:t>
      </w:r>
      <w:r w:rsidRPr="00B05A5B">
        <w:rPr>
          <w:rFonts w:ascii="Times New Roman" w:eastAsia="Times New Roman" w:hAnsi="Times New Roman" w:cs="Times New Roman"/>
        </w:rPr>
        <w:lastRenderedPageBreak/>
        <w:t>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w:t>
      </w:r>
      <w:del w:id="2071" w:author="Benton, Deon" w:date="2026-05-16T15:39:00Z" w16du:dateUtc="2026-05-16T20:39:00Z">
        <w:r w:rsidDel="00DB0881">
          <w:rPr>
            <w:rFonts w:ascii="Times New Roman" w:eastAsia="Times New Roman" w:hAnsi="Times New Roman" w:cs="Times New Roman"/>
          </w:rPr>
          <w:delText>action understanding</w:delText>
        </w:r>
      </w:del>
      <w:ins w:id="2072" w:author="Benton, Deon" w:date="2026-05-16T15:39:00Z" w16du:dateUtc="2026-05-16T20:39:00Z">
        <w:r w:rsidR="00DB0881">
          <w:rPr>
            <w:rFonts w:ascii="Times New Roman" w:eastAsia="Times New Roman" w:hAnsi="Times New Roman" w:cs="Times New Roman"/>
          </w:rPr>
          <w:t>action efficiency understanding</w:t>
        </w:r>
      </w:ins>
      <w:r>
        <w:rPr>
          <w:rFonts w:ascii="Times New Roman" w:eastAsia="Times New Roman" w:hAnsi="Times New Roman" w:cs="Times New Roman"/>
        </w:rPr>
        <w:t xml:space="preserve"> in terms of the Gergely paradigm to determine whether the current model can explain an even wider range of findings. </w:t>
      </w:r>
    </w:p>
    <w:p w14:paraId="3C07CBAD" w14:textId="79B79F85"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w:t>
      </w:r>
      <w:del w:id="2073" w:author="Benton, Deon" w:date="2026-05-16T15:39:00Z" w16du:dateUtc="2026-05-16T20:39:00Z">
        <w:r w:rsidR="00D41B3E" w:rsidDel="00DB0881">
          <w:rPr>
            <w:rFonts w:ascii="Times New Roman" w:eastAsia="Times New Roman" w:hAnsi="Times New Roman" w:cs="Times New Roman"/>
          </w:rPr>
          <w:delText>action understanding</w:delText>
        </w:r>
      </w:del>
      <w:ins w:id="2074" w:author="Benton, Deon" w:date="2026-05-16T15:39:00Z" w16du:dateUtc="2026-05-16T20:39:00Z">
        <w:r w:rsidR="00DB0881">
          <w:rPr>
            <w:rFonts w:ascii="Times New Roman" w:eastAsia="Times New Roman" w:hAnsi="Times New Roman" w:cs="Times New Roman"/>
          </w:rPr>
          <w:t>action efficiency understanding</w:t>
        </w:r>
      </w:ins>
      <w:r w:rsidR="00D41B3E">
        <w:rPr>
          <w:rFonts w:ascii="Times New Roman" w:eastAsia="Times New Roman" w:hAnsi="Times New Roman" w:cs="Times New Roman"/>
        </w:rPr>
        <w:t xml:space="preserve">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 xml:space="preserve">a wider range of </w:t>
      </w:r>
      <w:del w:id="2075" w:author="Benton, Deon" w:date="2026-05-16T15:39:00Z" w16du:dateUtc="2026-05-16T20:39:00Z">
        <w:r w:rsidR="00E47ED1" w:rsidDel="00DB0881">
          <w:rPr>
            <w:rFonts w:ascii="Times New Roman" w:eastAsia="Times New Roman" w:hAnsi="Times New Roman" w:cs="Times New Roman"/>
          </w:rPr>
          <w:delText>action understanding</w:delText>
        </w:r>
      </w:del>
      <w:ins w:id="2076" w:author="Benton, Deon" w:date="2026-05-16T15:39:00Z" w16du:dateUtc="2026-05-16T20:39:00Z">
        <w:r w:rsidR="00DB0881">
          <w:rPr>
            <w:rFonts w:ascii="Times New Roman" w:eastAsia="Times New Roman" w:hAnsi="Times New Roman" w:cs="Times New Roman"/>
          </w:rPr>
          <w:t>action efficiency understanding</w:t>
        </w:r>
      </w:ins>
      <w:r w:rsidR="00E47ED1">
        <w:rPr>
          <w:rFonts w:ascii="Times New Roman" w:eastAsia="Times New Roman" w:hAnsi="Times New Roman" w:cs="Times New Roman"/>
        </w:rPr>
        <w:t xml:space="preserve">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146F989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 xml:space="preserve">theoretical account of infants’ </w:t>
      </w:r>
      <w:del w:id="2077" w:author="Benton, Deon" w:date="2026-05-16T15:39:00Z" w16du:dateUtc="2026-05-16T20:39:00Z">
        <w:r w:rsidR="00EF10E4" w:rsidDel="00DB0881">
          <w:rPr>
            <w:rFonts w:ascii="Times New Roman" w:eastAsia="Times New Roman" w:hAnsi="Times New Roman" w:cs="Times New Roman"/>
          </w:rPr>
          <w:delText>action understanding</w:delText>
        </w:r>
      </w:del>
      <w:ins w:id="2078" w:author="Benton, Deon" w:date="2026-05-16T15:39:00Z" w16du:dateUtc="2026-05-16T20:39:00Z">
        <w:r w:rsidR="00DB0881">
          <w:rPr>
            <w:rFonts w:ascii="Times New Roman" w:eastAsia="Times New Roman" w:hAnsi="Times New Roman" w:cs="Times New Roman"/>
          </w:rPr>
          <w:t>action efficiency understanding</w:t>
        </w:r>
      </w:ins>
      <w:r w:rsidR="00EF10E4">
        <w:rPr>
          <w:rFonts w:ascii="Times New Roman" w:eastAsia="Times New Roman" w:hAnsi="Times New Roman" w:cs="Times New Roman"/>
        </w:rPr>
        <w:t xml:space="preserve">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 xml:space="preserve">builds on </w:t>
      </w:r>
      <w:r w:rsidR="00265A92">
        <w:rPr>
          <w:rFonts w:ascii="Times New Roman" w:eastAsia="Times New Roman" w:hAnsi="Times New Roman" w:cs="Times New Roman"/>
        </w:rPr>
        <w:lastRenderedPageBreak/>
        <w:t>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17E4" w14:textId="77777777" w:rsidR="00BF1FCC" w:rsidRDefault="00BF1FCC" w:rsidP="00391C7E">
      <w:pPr>
        <w:spacing w:after="0" w:line="240" w:lineRule="auto"/>
      </w:pPr>
      <w:r>
        <w:separator/>
      </w:r>
    </w:p>
  </w:endnote>
  <w:endnote w:type="continuationSeparator" w:id="0">
    <w:p w14:paraId="35E544A1" w14:textId="77777777" w:rsidR="00BF1FCC" w:rsidRDefault="00BF1FCC"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23AB" w14:textId="77777777" w:rsidR="00BF1FCC" w:rsidRDefault="00BF1FCC" w:rsidP="00391C7E">
      <w:pPr>
        <w:spacing w:after="0" w:line="240" w:lineRule="auto"/>
      </w:pPr>
      <w:r>
        <w:separator/>
      </w:r>
    </w:p>
  </w:footnote>
  <w:footnote w:type="continuationSeparator" w:id="0">
    <w:p w14:paraId="5A451E36" w14:textId="77777777" w:rsidR="00BF1FCC" w:rsidRDefault="00BF1FCC"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1"/>
  </w:num>
  <w:num w:numId="2" w16cid:durableId="80031146">
    <w:abstractNumId w:val="2"/>
  </w:num>
  <w:num w:numId="3" w16cid:durableId="12001215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AB"/>
    <w:rsid w:val="000520C5"/>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D55"/>
    <w:rsid w:val="000B3F0A"/>
    <w:rsid w:val="000B4399"/>
    <w:rsid w:val="000B4DD6"/>
    <w:rsid w:val="000B4ECF"/>
    <w:rsid w:val="000B510B"/>
    <w:rsid w:val="000B5F63"/>
    <w:rsid w:val="000B60E2"/>
    <w:rsid w:val="000B6458"/>
    <w:rsid w:val="000B65F9"/>
    <w:rsid w:val="000B67D6"/>
    <w:rsid w:val="000B7017"/>
    <w:rsid w:val="000B75DA"/>
    <w:rsid w:val="000B7DDA"/>
    <w:rsid w:val="000B7E28"/>
    <w:rsid w:val="000C0869"/>
    <w:rsid w:val="000C1789"/>
    <w:rsid w:val="000C18C9"/>
    <w:rsid w:val="000C20B8"/>
    <w:rsid w:val="000C2552"/>
    <w:rsid w:val="000C307E"/>
    <w:rsid w:val="000C31FB"/>
    <w:rsid w:val="000C3312"/>
    <w:rsid w:val="000C3566"/>
    <w:rsid w:val="000C3BCB"/>
    <w:rsid w:val="000C3E94"/>
    <w:rsid w:val="000C5A1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55C"/>
    <w:rsid w:val="000D78BD"/>
    <w:rsid w:val="000E0198"/>
    <w:rsid w:val="000E08AF"/>
    <w:rsid w:val="000E090D"/>
    <w:rsid w:val="000E0A20"/>
    <w:rsid w:val="000E0E36"/>
    <w:rsid w:val="000E0FAD"/>
    <w:rsid w:val="000E1851"/>
    <w:rsid w:val="000E2038"/>
    <w:rsid w:val="000E2DC0"/>
    <w:rsid w:val="000E337A"/>
    <w:rsid w:val="000E3F68"/>
    <w:rsid w:val="000E4248"/>
    <w:rsid w:val="000E43E7"/>
    <w:rsid w:val="000E440C"/>
    <w:rsid w:val="000E4F2E"/>
    <w:rsid w:val="000E4FA5"/>
    <w:rsid w:val="000E5528"/>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142"/>
    <w:rsid w:val="00111B8C"/>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AF"/>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FD"/>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F4D"/>
    <w:rsid w:val="00411010"/>
    <w:rsid w:val="00411887"/>
    <w:rsid w:val="004119A0"/>
    <w:rsid w:val="00411C2E"/>
    <w:rsid w:val="00411D5D"/>
    <w:rsid w:val="004126A0"/>
    <w:rsid w:val="004129D6"/>
    <w:rsid w:val="00413032"/>
    <w:rsid w:val="004130B2"/>
    <w:rsid w:val="00413766"/>
    <w:rsid w:val="00413771"/>
    <w:rsid w:val="00413C32"/>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C7"/>
    <w:rsid w:val="00457D05"/>
    <w:rsid w:val="00457D74"/>
    <w:rsid w:val="0046026A"/>
    <w:rsid w:val="0046083C"/>
    <w:rsid w:val="0046105A"/>
    <w:rsid w:val="00461154"/>
    <w:rsid w:val="00461A8D"/>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550"/>
    <w:rsid w:val="0049469B"/>
    <w:rsid w:val="00494CB3"/>
    <w:rsid w:val="00494DAB"/>
    <w:rsid w:val="004951EC"/>
    <w:rsid w:val="0049541C"/>
    <w:rsid w:val="004958D3"/>
    <w:rsid w:val="00495A2C"/>
    <w:rsid w:val="00495A8A"/>
    <w:rsid w:val="00495E0C"/>
    <w:rsid w:val="00495E68"/>
    <w:rsid w:val="00496A43"/>
    <w:rsid w:val="00496FAE"/>
    <w:rsid w:val="00497398"/>
    <w:rsid w:val="004979E4"/>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2B4A"/>
    <w:rsid w:val="004F3228"/>
    <w:rsid w:val="004F32E8"/>
    <w:rsid w:val="004F434D"/>
    <w:rsid w:val="004F4FC0"/>
    <w:rsid w:val="004F52C1"/>
    <w:rsid w:val="004F5A03"/>
    <w:rsid w:val="004F629A"/>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981"/>
    <w:rsid w:val="00580C32"/>
    <w:rsid w:val="00580F17"/>
    <w:rsid w:val="00582434"/>
    <w:rsid w:val="00582C9C"/>
    <w:rsid w:val="0058342C"/>
    <w:rsid w:val="005839CC"/>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5D2"/>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C012B"/>
    <w:rsid w:val="006C0589"/>
    <w:rsid w:val="006C05D7"/>
    <w:rsid w:val="006C0A30"/>
    <w:rsid w:val="006C0AA7"/>
    <w:rsid w:val="006C277B"/>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AB"/>
    <w:rsid w:val="006C6ADB"/>
    <w:rsid w:val="006C6E3E"/>
    <w:rsid w:val="006C7667"/>
    <w:rsid w:val="006C7DCD"/>
    <w:rsid w:val="006D000D"/>
    <w:rsid w:val="006D007E"/>
    <w:rsid w:val="006D0E50"/>
    <w:rsid w:val="006D11B0"/>
    <w:rsid w:val="006D17D2"/>
    <w:rsid w:val="006D18D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6448"/>
    <w:rsid w:val="006D7406"/>
    <w:rsid w:val="006D7DD0"/>
    <w:rsid w:val="006E0465"/>
    <w:rsid w:val="006E0957"/>
    <w:rsid w:val="006E0B30"/>
    <w:rsid w:val="006E16CE"/>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495"/>
    <w:rsid w:val="007064D7"/>
    <w:rsid w:val="00707240"/>
    <w:rsid w:val="00707469"/>
    <w:rsid w:val="0070789A"/>
    <w:rsid w:val="007079FE"/>
    <w:rsid w:val="00707D57"/>
    <w:rsid w:val="00710203"/>
    <w:rsid w:val="007109FF"/>
    <w:rsid w:val="00710E81"/>
    <w:rsid w:val="00711837"/>
    <w:rsid w:val="007120F6"/>
    <w:rsid w:val="00713513"/>
    <w:rsid w:val="00713BAD"/>
    <w:rsid w:val="00714074"/>
    <w:rsid w:val="00714257"/>
    <w:rsid w:val="007142FC"/>
    <w:rsid w:val="007146A4"/>
    <w:rsid w:val="00714977"/>
    <w:rsid w:val="00715713"/>
    <w:rsid w:val="007158A0"/>
    <w:rsid w:val="00715AB2"/>
    <w:rsid w:val="00715DDD"/>
    <w:rsid w:val="00716327"/>
    <w:rsid w:val="0071635A"/>
    <w:rsid w:val="007166EB"/>
    <w:rsid w:val="00716B1F"/>
    <w:rsid w:val="00716C50"/>
    <w:rsid w:val="00717832"/>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E0A"/>
    <w:rsid w:val="007930E7"/>
    <w:rsid w:val="0079351C"/>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80F"/>
    <w:rsid w:val="007A7B41"/>
    <w:rsid w:val="007A7E19"/>
    <w:rsid w:val="007B0151"/>
    <w:rsid w:val="007B0E03"/>
    <w:rsid w:val="007B0ECD"/>
    <w:rsid w:val="007B1477"/>
    <w:rsid w:val="007B1572"/>
    <w:rsid w:val="007B18A4"/>
    <w:rsid w:val="007B196B"/>
    <w:rsid w:val="007B2167"/>
    <w:rsid w:val="007B2461"/>
    <w:rsid w:val="007B24D7"/>
    <w:rsid w:val="007B256C"/>
    <w:rsid w:val="007B31A4"/>
    <w:rsid w:val="007B3347"/>
    <w:rsid w:val="007B43AC"/>
    <w:rsid w:val="007B44B6"/>
    <w:rsid w:val="007B4BB9"/>
    <w:rsid w:val="007B5240"/>
    <w:rsid w:val="007B5F29"/>
    <w:rsid w:val="007B5FC1"/>
    <w:rsid w:val="007B60E9"/>
    <w:rsid w:val="007B6696"/>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58F"/>
    <w:rsid w:val="00812620"/>
    <w:rsid w:val="00812D19"/>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9EA"/>
    <w:rsid w:val="008A014D"/>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3092"/>
    <w:rsid w:val="008F3601"/>
    <w:rsid w:val="008F37AD"/>
    <w:rsid w:val="008F3FD0"/>
    <w:rsid w:val="008F453A"/>
    <w:rsid w:val="008F4E2B"/>
    <w:rsid w:val="008F4FE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202A3"/>
    <w:rsid w:val="009208EF"/>
    <w:rsid w:val="00920922"/>
    <w:rsid w:val="00920B59"/>
    <w:rsid w:val="00920D2C"/>
    <w:rsid w:val="0092101F"/>
    <w:rsid w:val="00921772"/>
    <w:rsid w:val="00921E01"/>
    <w:rsid w:val="00922807"/>
    <w:rsid w:val="00922D45"/>
    <w:rsid w:val="0092396B"/>
    <w:rsid w:val="009242D3"/>
    <w:rsid w:val="009248A1"/>
    <w:rsid w:val="00924A39"/>
    <w:rsid w:val="00925285"/>
    <w:rsid w:val="00926560"/>
    <w:rsid w:val="0092661E"/>
    <w:rsid w:val="00926A43"/>
    <w:rsid w:val="00926A9B"/>
    <w:rsid w:val="00926B08"/>
    <w:rsid w:val="00926D5F"/>
    <w:rsid w:val="00927A1E"/>
    <w:rsid w:val="00927EE5"/>
    <w:rsid w:val="00930298"/>
    <w:rsid w:val="009309A1"/>
    <w:rsid w:val="00930D6E"/>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380"/>
    <w:rsid w:val="009964B5"/>
    <w:rsid w:val="009967C3"/>
    <w:rsid w:val="00997087"/>
    <w:rsid w:val="00997292"/>
    <w:rsid w:val="009975B0"/>
    <w:rsid w:val="0099779C"/>
    <w:rsid w:val="00997C20"/>
    <w:rsid w:val="009A00AB"/>
    <w:rsid w:val="009A00F6"/>
    <w:rsid w:val="009A0315"/>
    <w:rsid w:val="009A0566"/>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3194"/>
    <w:rsid w:val="00A131A1"/>
    <w:rsid w:val="00A131E8"/>
    <w:rsid w:val="00A13863"/>
    <w:rsid w:val="00A13E84"/>
    <w:rsid w:val="00A13EC2"/>
    <w:rsid w:val="00A145E9"/>
    <w:rsid w:val="00A145F9"/>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49C6"/>
    <w:rsid w:val="00A65073"/>
    <w:rsid w:val="00A66922"/>
    <w:rsid w:val="00A66C83"/>
    <w:rsid w:val="00A66DA7"/>
    <w:rsid w:val="00A66E38"/>
    <w:rsid w:val="00A66FFF"/>
    <w:rsid w:val="00A670EC"/>
    <w:rsid w:val="00A674A1"/>
    <w:rsid w:val="00A6761E"/>
    <w:rsid w:val="00A67926"/>
    <w:rsid w:val="00A67D28"/>
    <w:rsid w:val="00A67E7E"/>
    <w:rsid w:val="00A703F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4F3"/>
    <w:rsid w:val="00B85B22"/>
    <w:rsid w:val="00B85EAA"/>
    <w:rsid w:val="00B86741"/>
    <w:rsid w:val="00B867E0"/>
    <w:rsid w:val="00B86AE9"/>
    <w:rsid w:val="00B87F57"/>
    <w:rsid w:val="00B9047B"/>
    <w:rsid w:val="00B90810"/>
    <w:rsid w:val="00B9118A"/>
    <w:rsid w:val="00B91DBE"/>
    <w:rsid w:val="00B91F1D"/>
    <w:rsid w:val="00B9268C"/>
    <w:rsid w:val="00B9402D"/>
    <w:rsid w:val="00B9407D"/>
    <w:rsid w:val="00B9424D"/>
    <w:rsid w:val="00B94578"/>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EF2"/>
    <w:rsid w:val="00D42C65"/>
    <w:rsid w:val="00D42F21"/>
    <w:rsid w:val="00D441B3"/>
    <w:rsid w:val="00D447B4"/>
    <w:rsid w:val="00D45295"/>
    <w:rsid w:val="00D452F1"/>
    <w:rsid w:val="00D45C7C"/>
    <w:rsid w:val="00D45F4C"/>
    <w:rsid w:val="00D470F2"/>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ED3"/>
    <w:rsid w:val="00DF52FA"/>
    <w:rsid w:val="00DF5335"/>
    <w:rsid w:val="00DF5681"/>
    <w:rsid w:val="00DF58F0"/>
    <w:rsid w:val="00DF590B"/>
    <w:rsid w:val="00DF5FE5"/>
    <w:rsid w:val="00DF62EE"/>
    <w:rsid w:val="00DF6D9E"/>
    <w:rsid w:val="00E007B3"/>
    <w:rsid w:val="00E00C7A"/>
    <w:rsid w:val="00E00D62"/>
    <w:rsid w:val="00E016FD"/>
    <w:rsid w:val="00E024EB"/>
    <w:rsid w:val="00E030EC"/>
    <w:rsid w:val="00E03AE1"/>
    <w:rsid w:val="00E03CC8"/>
    <w:rsid w:val="00E03DD5"/>
    <w:rsid w:val="00E040F9"/>
    <w:rsid w:val="00E0420F"/>
    <w:rsid w:val="00E0430E"/>
    <w:rsid w:val="00E046D2"/>
    <w:rsid w:val="00E04704"/>
    <w:rsid w:val="00E04DFE"/>
    <w:rsid w:val="00E0555B"/>
    <w:rsid w:val="00E06D25"/>
    <w:rsid w:val="00E06F55"/>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B51"/>
    <w:rsid w:val="00E83F16"/>
    <w:rsid w:val="00E8413C"/>
    <w:rsid w:val="00E84C42"/>
    <w:rsid w:val="00E84D6E"/>
    <w:rsid w:val="00E8536C"/>
    <w:rsid w:val="00E863FA"/>
    <w:rsid w:val="00E86C0A"/>
    <w:rsid w:val="00E86DAC"/>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52C"/>
    <w:rsid w:val="00EF2B5E"/>
    <w:rsid w:val="00EF41A5"/>
    <w:rsid w:val="00EF4342"/>
    <w:rsid w:val="00EF48B2"/>
    <w:rsid w:val="00EF4AD6"/>
    <w:rsid w:val="00EF4B25"/>
    <w:rsid w:val="00EF4CD4"/>
    <w:rsid w:val="00EF5636"/>
    <w:rsid w:val="00EF571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7777"/>
    <w:rsid w:val="00FC031C"/>
    <w:rsid w:val="00FC0858"/>
    <w:rsid w:val="00FC192C"/>
    <w:rsid w:val="00FC1A1E"/>
    <w:rsid w:val="00FC1B2A"/>
    <w:rsid w:val="00FC1B56"/>
    <w:rsid w:val="00FC1B9A"/>
    <w:rsid w:val="00FC1CA5"/>
    <w:rsid w:val="00FC216C"/>
    <w:rsid w:val="00FC274F"/>
    <w:rsid w:val="00FC2F2A"/>
    <w:rsid w:val="00FC2FE4"/>
    <w:rsid w:val="00FC305F"/>
    <w:rsid w:val="00FC317D"/>
    <w:rsid w:val="00FC3319"/>
    <w:rsid w:val="00FC3B3E"/>
    <w:rsid w:val="00FC438F"/>
    <w:rsid w:val="00FC4725"/>
    <w:rsid w:val="00FC4ACD"/>
    <w:rsid w:val="00FC5BDD"/>
    <w:rsid w:val="00FC5CD7"/>
    <w:rsid w:val="00FC5D4F"/>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128</Pages>
  <Words>34633</Words>
  <Characters>197412</Characters>
  <Application>Microsoft Office Word</Application>
  <DocSecurity>0</DocSecurity>
  <Lines>1645</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26</cp:revision>
  <dcterms:created xsi:type="dcterms:W3CDTF">2026-05-17T16:14:00Z</dcterms:created>
  <dcterms:modified xsi:type="dcterms:W3CDTF">2026-05-17T18:08:00Z</dcterms:modified>
</cp:coreProperties>
</file>