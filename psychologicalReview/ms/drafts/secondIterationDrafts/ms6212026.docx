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4FE5E05"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w:t>
      </w:r>
      <w:ins w:id="54" w:author="Benton, Deon" w:date="2026-06-19T15:17:00Z" w16du:dateUtc="2026-06-19T20:17:00Z">
        <w:r w:rsidR="00F438FE">
          <w:rPr>
            <w:rFonts w:ascii="Times New Roman" w:hAnsi="Times New Roman" w:cs="Times New Roman"/>
          </w:rPr>
          <w:t xml:space="preserve">this method, infants are tested on events </w:t>
        </w:r>
      </w:ins>
      <w:ins w:id="55" w:author="Benton, Deon" w:date="2026-06-19T15:18:00Z" w16du:dateUtc="2026-06-19T20:18:00Z">
        <w:r w:rsidR="00F438FE">
          <w:rPr>
            <w:rFonts w:ascii="Times New Roman" w:hAnsi="Times New Roman" w:cs="Times New Roman"/>
          </w:rPr>
          <w:t xml:space="preserve">either </w:t>
        </w:r>
      </w:ins>
      <w:ins w:id="56" w:author="Benton, Deon" w:date="2026-06-19T15:17:00Z" w16du:dateUtc="2026-06-19T20:17:00Z">
        <w:r w:rsidR="00F438FE">
          <w:rPr>
            <w:rFonts w:ascii="Times New Roman" w:hAnsi="Times New Roman" w:cs="Times New Roman"/>
          </w:rPr>
          <w:t>conforming to or violating expectations establis</w:t>
        </w:r>
      </w:ins>
      <w:ins w:id="57" w:author="Benton, Deon" w:date="2026-06-19T15:18:00Z" w16du:dateUtc="2026-06-19T20:18:00Z">
        <w:r w:rsidR="00F438FE">
          <w:rPr>
            <w:rFonts w:ascii="Times New Roman" w:hAnsi="Times New Roman" w:cs="Times New Roman"/>
          </w:rPr>
          <w:t>hed during habituation</w:t>
        </w:r>
      </w:ins>
      <w:r w:rsidR="0094054E">
        <w:rPr>
          <w:rFonts w:ascii="Times New Roman" w:hAnsi="Times New Roman" w:cs="Times New Roman"/>
        </w:rPr>
        <w:t xml:space="preserve"> </w:t>
      </w:r>
      <w:ins w:id="58"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9" w:author="Benton, Deon" w:date="2026-06-11T15:59:00Z" w16du:dateUtc="2026-06-11T20:59:00Z">
        <w:r w:rsidR="0094054E">
          <w:rPr>
            <w:rFonts w:ascii="Times New Roman" w:hAnsi="Times New Roman" w:cs="Times New Roman"/>
          </w:rPr>
          <w:t xml:space="preserve"> </w:t>
        </w:r>
      </w:ins>
      <w:ins w:id="60" w:author="Benton, Deon" w:date="2026-06-19T15:18:00Z" w16du:dateUtc="2026-06-19T20:18:00Z">
        <w:r w:rsidR="00F438FE">
          <w:rPr>
            <w:rFonts w:ascii="Times New Roman" w:hAnsi="Times New Roman" w:cs="Times New Roman"/>
          </w:rPr>
          <w:t>In action efficiency understanding studies that use this method,</w:t>
        </w:r>
      </w:ins>
      <w:ins w:id="61" w:author="Benton, Deon" w:date="2026-06-11T15:59:00Z" w16du:dateUtc="2026-06-11T20:59:00Z">
        <w:r w:rsidR="0094054E">
          <w:rPr>
            <w:rFonts w:ascii="Times New Roman" w:hAnsi="Times New Roman" w:cs="Times New Roman"/>
          </w:rPr>
          <w:t xml:space="preserve"> infants </w:t>
        </w:r>
      </w:ins>
      <w:ins w:id="62" w:author="Benton, Deon" w:date="2026-06-19T15:19:00Z" w16du:dateUtc="2026-06-19T20:19:00Z">
        <w:r w:rsidR="00F438FE">
          <w:rPr>
            <w:rFonts w:ascii="Times New Roman" w:hAnsi="Times New Roman" w:cs="Times New Roman"/>
          </w:rPr>
          <w:t xml:space="preserve">are habituated to an event in which an </w:t>
        </w:r>
      </w:ins>
      <w:ins w:id="63"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4"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w:t>
      </w:r>
      <w:ins w:id="65" w:author="Benton, Deon" w:date="2026-06-19T15:19:00Z" w16du:dateUtc="2026-06-19T20:19:00Z">
        <w:r w:rsidR="00F438FE">
          <w:rPr>
            <w:rFonts w:ascii="Times New Roman" w:hAnsi="Times New Roman" w:cs="Times New Roman"/>
          </w:rPr>
          <w:t>another one</w:t>
        </w:r>
      </w:ins>
      <w:ins w:id="66" w:author="Benton, Deon" w:date="2026-06-11T16:02:00Z" w16du:dateUtc="2026-06-11T21:02:00Z">
        <w:r w:rsidR="00152D01">
          <w:rPr>
            <w:rFonts w:ascii="Times New Roman" w:hAnsi="Times New Roman" w:cs="Times New Roman"/>
          </w:rPr>
          <w:t xml:space="preserve"> and then </w:t>
        </w:r>
      </w:ins>
      <w:ins w:id="67" w:author="Benton, Deon" w:date="2026-06-19T15:19:00Z" w16du:dateUtc="2026-06-19T20:19:00Z">
        <w:r w:rsidR="00F438FE">
          <w:rPr>
            <w:rFonts w:ascii="Times New Roman" w:hAnsi="Times New Roman" w:cs="Times New Roman"/>
          </w:rPr>
          <w:t>tested</w:t>
        </w:r>
      </w:ins>
      <w:ins w:id="68" w:author="Benton, Deon" w:date="2026-06-11T16:02:00Z" w16du:dateUtc="2026-06-11T21:02:00Z">
        <w:r w:rsidR="00152D01">
          <w:rPr>
            <w:rFonts w:ascii="Times New Roman" w:hAnsi="Times New Roman" w:cs="Times New Roman"/>
          </w:rPr>
          <w:t xml:space="preserve"> on events </w:t>
        </w:r>
      </w:ins>
      <w:ins w:id="69" w:author="Benton, Deon" w:date="2026-06-11T16:04:00Z" w16du:dateUtc="2026-06-11T21:04:00Z">
        <w:r w:rsidR="006801C9">
          <w:rPr>
            <w:rFonts w:ascii="Times New Roman" w:hAnsi="Times New Roman" w:cs="Times New Roman"/>
          </w:rPr>
          <w:t>that differ in their efficiency</w:t>
        </w:r>
      </w:ins>
      <w:ins w:id="70" w:author="Benton, Deon" w:date="2026-06-19T15:20:00Z" w16du:dateUtc="2026-06-19T20:20:00Z">
        <w:r w:rsidR="00F438FE">
          <w:rPr>
            <w:rFonts w:ascii="Times New Roman" w:hAnsi="Times New Roman" w:cs="Times New Roman"/>
          </w:rPr>
          <w:t xml:space="preserve"> (see Figure 1)</w:t>
        </w:r>
      </w:ins>
      <w:ins w:id="71" w:author="Benton, Deon" w:date="2026-06-11T16:04:00Z" w16du:dateUtc="2026-06-11T21:04:00Z">
        <w:r w:rsidR="006801C9">
          <w:rPr>
            <w:rFonts w:ascii="Times New Roman" w:hAnsi="Times New Roman" w:cs="Times New Roman"/>
          </w:rPr>
          <w:t xml:space="preserve">. </w:t>
        </w:r>
      </w:ins>
      <w:ins w:id="72" w:author="Benton, Deon" w:date="2026-06-19T15:20:00Z" w16du:dateUtc="2026-06-19T20:20:00Z">
        <w:r w:rsidR="00F438FE">
          <w:rPr>
            <w:rFonts w:ascii="Times New Roman" w:hAnsi="Times New Roman" w:cs="Times New Roman"/>
          </w:rPr>
          <w:t xml:space="preserve">In </w:t>
        </w:r>
      </w:ins>
      <w:ins w:id="73" w:author="Benton, Deon" w:date="2026-06-11T16:04:00Z" w16du:dateUtc="2026-06-11T21:04:00Z">
        <w:r w:rsidR="006801C9">
          <w:rPr>
            <w:rFonts w:ascii="Times New Roman" w:hAnsi="Times New Roman" w:cs="Times New Roman"/>
          </w:rPr>
          <w:t xml:space="preserve">the so-called efficient event, </w:t>
        </w:r>
      </w:ins>
      <w:ins w:id="74" w:author="Benton, Deon" w:date="2026-06-19T15:20:00Z" w16du:dateUtc="2026-06-19T20:20:00Z">
        <w:r w:rsidR="00F438FE">
          <w:rPr>
            <w:rFonts w:ascii="Times New Roman" w:hAnsi="Times New Roman" w:cs="Times New Roman"/>
          </w:rPr>
          <w:t xml:space="preserve">the </w:t>
        </w:r>
      </w:ins>
      <w:ins w:id="75" w:author="Benton, Deon" w:date="2026-06-11T16:05:00Z" w16du:dateUtc="2026-06-11T21:05:00Z">
        <w:r w:rsidR="00804831">
          <w:rPr>
            <w:rFonts w:ascii="Times New Roman" w:hAnsi="Times New Roman" w:cs="Times New Roman"/>
          </w:rPr>
          <w:t>first object</w:t>
        </w:r>
      </w:ins>
      <w:ins w:id="76"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7" w:author="Benton, Deon" w:date="2026-06-11T16:05:00Z" w16du:dateUtc="2026-06-11T21:05:00Z">
        <w:r w:rsidR="00804831">
          <w:rPr>
            <w:rFonts w:ascii="Times New Roman" w:hAnsi="Times New Roman" w:cs="Times New Roman"/>
          </w:rPr>
          <w:t>s</w:t>
        </w:r>
      </w:ins>
      <w:ins w:id="78"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9" w:author="Benton, Deon" w:date="2026-06-11T16:05:00Z" w16du:dateUtc="2026-06-11T21:05:00Z">
        <w:r w:rsidR="00804831">
          <w:rPr>
            <w:rFonts w:ascii="Times New Roman" w:hAnsi="Times New Roman" w:cs="Times New Roman"/>
          </w:rPr>
          <w:t>the second object</w:t>
        </w:r>
      </w:ins>
      <w:ins w:id="80" w:author="Benton, Deon" w:date="2026-06-11T16:04:00Z" w16du:dateUtc="2026-06-11T21:04:00Z">
        <w:r w:rsidR="00804831" w:rsidRPr="004C0C81">
          <w:rPr>
            <w:rFonts w:ascii="Times New Roman" w:hAnsi="Times New Roman" w:cs="Times New Roman"/>
          </w:rPr>
          <w:t>.</w:t>
        </w:r>
      </w:ins>
      <w:ins w:id="81" w:author="Benton, Deon" w:date="2026-06-11T16:05:00Z" w16du:dateUtc="2026-06-11T21:05:00Z">
        <w:r w:rsidR="00804831">
          <w:rPr>
            <w:rFonts w:ascii="Times New Roman" w:hAnsi="Times New Roman" w:cs="Times New Roman"/>
          </w:rPr>
          <w:t xml:space="preserve"> </w:t>
        </w:r>
      </w:ins>
      <w:ins w:id="82" w:author="Benton, Deon" w:date="2026-06-11T16:13:00Z" w16du:dateUtc="2026-06-11T21:13:00Z">
        <w:r w:rsidR="00533A5A">
          <w:rPr>
            <w:rFonts w:ascii="Times New Roman" w:hAnsi="Times New Roman" w:cs="Times New Roman"/>
          </w:rPr>
          <w:t>In the</w:t>
        </w:r>
      </w:ins>
      <w:ins w:id="83" w:author="Benton, Deon" w:date="2026-06-11T16:14:00Z" w16du:dateUtc="2026-06-11T21:14:00Z">
        <w:r w:rsidR="00ED120C">
          <w:rPr>
            <w:rFonts w:ascii="Times New Roman" w:hAnsi="Times New Roman" w:cs="Times New Roman"/>
          </w:rPr>
          <w:t xml:space="preserve"> so-called</w:t>
        </w:r>
      </w:ins>
      <w:ins w:id="84" w:author="Benton, Deon" w:date="2026-06-11T16:13:00Z" w16du:dateUtc="2026-06-11T21:13:00Z">
        <w:r w:rsidR="00533A5A">
          <w:rPr>
            <w:rFonts w:ascii="Times New Roman" w:hAnsi="Times New Roman" w:cs="Times New Roman"/>
          </w:rPr>
          <w:t xml:space="preserve"> inefficient event,</w:t>
        </w:r>
      </w:ins>
      <w:ins w:id="85"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6" w:author="Benton, Deon" w:date="2026-06-11T16:05:00Z" w16du:dateUtc="2026-06-11T21:05:00Z">
        <w:r w:rsidR="00804831">
          <w:rPr>
            <w:rFonts w:ascii="Times New Roman" w:hAnsi="Times New Roman" w:cs="Times New Roman"/>
          </w:rPr>
          <w:t xml:space="preserve"> object </w:t>
        </w:r>
      </w:ins>
      <w:ins w:id="87" w:author="Benton, Deon" w:date="2026-06-11T16:06:00Z" w16du:dateUtc="2026-06-11T21:06:00Z">
        <w:r w:rsidR="00804831">
          <w:rPr>
            <w:rFonts w:ascii="Times New Roman" w:hAnsi="Times New Roman" w:cs="Times New Roman"/>
          </w:rPr>
          <w:t>continues</w:t>
        </w:r>
      </w:ins>
      <w:ins w:id="88" w:author="Benton, Deon" w:date="2026-06-11T16:05:00Z" w16du:dateUtc="2026-06-11T21:05:00Z">
        <w:r w:rsidR="00804831">
          <w:rPr>
            <w:rFonts w:ascii="Times New Roman" w:hAnsi="Times New Roman" w:cs="Times New Roman"/>
          </w:rPr>
          <w:t xml:space="preserve"> to move along the familiar</w:t>
        </w:r>
      </w:ins>
      <w:r w:rsidR="00152D01">
        <w:rPr>
          <w:rFonts w:ascii="Times New Roman" w:hAnsi="Times New Roman" w:cs="Times New Roman"/>
        </w:rPr>
        <w:t>, but now inefficient,</w:t>
      </w:r>
      <w:ins w:id="89"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90"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91"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17711C02"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567787">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92"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93" w:author="Benton, Deon" w:date="2026-06-11T16:06:00Z" w16du:dateUtc="2026-06-11T21:06:00Z"/>
          <w:rFonts w:ascii="Times New Roman" w:hAnsi="Times New Roman" w:cs="Times New Roman"/>
        </w:rPr>
      </w:pPr>
    </w:p>
    <w:p w14:paraId="37D40616" w14:textId="396603BF" w:rsidR="00885219" w:rsidRDefault="00233DCE" w:rsidP="00885219">
      <w:pPr>
        <w:spacing w:line="480" w:lineRule="auto"/>
        <w:ind w:firstLine="720"/>
        <w:contextualSpacing/>
        <w:rPr>
          <w:ins w:id="94" w:author="Benton, Deon" w:date="2026-06-12T15:04:00Z" w16du:dateUtc="2026-06-12T20:04:00Z"/>
          <w:rFonts w:ascii="Times New Roman" w:hAnsi="Times New Roman" w:cs="Times New Roman"/>
        </w:rPr>
      </w:pPr>
      <w:ins w:id="95" w:author="Benton, Deon" w:date="2026-06-11T16:06:00Z" w16du:dateUtc="2026-06-11T21:06:00Z">
        <w:r>
          <w:rPr>
            <w:rFonts w:ascii="Times New Roman" w:hAnsi="Times New Roman" w:cs="Times New Roman"/>
          </w:rPr>
          <w:t>A number of important findings</w:t>
        </w:r>
      </w:ins>
      <w:ins w:id="96" w:author="Benton, Deon" w:date="2026-06-12T16:34:00Z" w16du:dateUtc="2026-06-12T21:34:00Z">
        <w:r w:rsidR="005F477E">
          <w:rPr>
            <w:rFonts w:ascii="Times New Roman" w:hAnsi="Times New Roman" w:cs="Times New Roman"/>
          </w:rPr>
          <w:t>—which serve as targets for the present series of simulations—</w:t>
        </w:r>
      </w:ins>
      <w:ins w:id="97"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8"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9" w:author="Benton, Deon" w:date="2026-06-11T16:09:00Z" w16du:dateUtc="2026-06-11T21:09:00Z">
        <w:r w:rsidR="00CE5E41">
          <w:rPr>
            <w:rFonts w:ascii="Times New Roman" w:hAnsi="Times New Roman" w:cs="Times New Roman"/>
          </w:rPr>
          <w:t xml:space="preserve"> </w:t>
        </w:r>
      </w:ins>
      <w:ins w:id="100" w:author="Benton, Deon" w:date="2026-06-11T17:33:00Z" w16du:dateUtc="2026-06-11T22:33:00Z">
        <w:r w:rsidR="00B84A3B">
          <w:rPr>
            <w:rFonts w:ascii="Times New Roman" w:hAnsi="Times New Roman" w:cs="Times New Roman"/>
          </w:rPr>
          <w:t>9- to 12-month-olds</w:t>
        </w:r>
      </w:ins>
      <w:ins w:id="101" w:author="Benton, Deon" w:date="2026-06-11T16:09:00Z" w16du:dateUtc="2026-06-11T21:09:00Z">
        <w:r w:rsidR="00CE5E41">
          <w:rPr>
            <w:rFonts w:ascii="Times New Roman" w:hAnsi="Times New Roman" w:cs="Times New Roman"/>
          </w:rPr>
          <w:t xml:space="preserve"> look longer at the inefficient test event than at the efficient one</w:t>
        </w:r>
      </w:ins>
      <w:ins w:id="102" w:author="Benton, Deon" w:date="2026-06-11T16:50:00Z" w16du:dateUtc="2026-06-11T21:50:00Z">
        <w:r w:rsidR="00F2555C">
          <w:rPr>
            <w:rFonts w:ascii="Times New Roman" w:hAnsi="Times New Roman" w:cs="Times New Roman"/>
          </w:rPr>
          <w:t xml:space="preserve"> but</w:t>
        </w:r>
      </w:ins>
      <w:ins w:id="103" w:author="Benton, Deon" w:date="2026-06-11T16:09:00Z" w16du:dateUtc="2026-06-11T21:09:00Z">
        <w:r w:rsidR="00CE5E41">
          <w:rPr>
            <w:rFonts w:ascii="Times New Roman" w:hAnsi="Times New Roman" w:cs="Times New Roman"/>
          </w:rPr>
          <w:t xml:space="preserve"> only if the first</w:t>
        </w:r>
      </w:ins>
      <w:ins w:id="104" w:author="Benton, Deon" w:date="2026-06-11T16:11:00Z" w16du:dateUtc="2026-06-11T21:11:00Z">
        <w:r w:rsidR="00487805">
          <w:rPr>
            <w:rFonts w:ascii="Times New Roman" w:hAnsi="Times New Roman" w:cs="Times New Roman"/>
          </w:rPr>
          <w:t xml:space="preserve"> </w:t>
        </w:r>
      </w:ins>
      <w:ins w:id="105" w:author="Benton, Deon" w:date="2026-06-11T16:12:00Z" w16du:dateUtc="2026-06-11T21:12:00Z">
        <w:r w:rsidR="00487805">
          <w:rPr>
            <w:rFonts w:ascii="Times New Roman" w:hAnsi="Times New Roman" w:cs="Times New Roman"/>
          </w:rPr>
          <w:t>object’s</w:t>
        </w:r>
      </w:ins>
      <w:ins w:id="106" w:author="Benton, Deon" w:date="2026-06-11T16:11:00Z" w16du:dateUtc="2026-06-11T21:11:00Z">
        <w:r w:rsidR="00487805">
          <w:rPr>
            <w:rFonts w:ascii="Times New Roman" w:hAnsi="Times New Roman" w:cs="Times New Roman"/>
          </w:rPr>
          <w:t xml:space="preserve"> movement during habituation was constrained</w:t>
        </w:r>
      </w:ins>
      <w:ins w:id="107" w:author="Benton, Deon" w:date="2026-06-11T16:12:00Z" w16du:dateUtc="2026-06-11T21:12:00Z">
        <w:r w:rsidR="00487805">
          <w:rPr>
            <w:rFonts w:ascii="Times New Roman" w:hAnsi="Times New Roman" w:cs="Times New Roman"/>
          </w:rPr>
          <w:t xml:space="preserve"> (i.e., it occurred over a barrier)</w:t>
        </w:r>
      </w:ins>
      <w:ins w:id="108" w:author="Benton, Deon" w:date="2026-06-11T16:51:00Z" w16du:dateUtc="2026-06-11T21:51:00Z">
        <w:r w:rsidR="00F2555C">
          <w:rPr>
            <w:rFonts w:ascii="Times New Roman" w:hAnsi="Times New Roman" w:cs="Times New Roman"/>
          </w:rPr>
          <w:t>; infants look equally long at both events if its</w:t>
        </w:r>
      </w:ins>
      <w:ins w:id="109" w:author="Benton, Deon" w:date="2026-06-11T16:11:00Z" w16du:dateUtc="2026-06-11T21:11:00Z">
        <w:r w:rsidR="00487805">
          <w:rPr>
            <w:rFonts w:ascii="Times New Roman" w:hAnsi="Times New Roman" w:cs="Times New Roman"/>
          </w:rPr>
          <w:t xml:space="preserve"> </w:t>
        </w:r>
      </w:ins>
      <w:ins w:id="110" w:author="Benton, Deon" w:date="2026-06-11T16:51:00Z" w16du:dateUtc="2026-06-11T21:51:00Z">
        <w:r w:rsidR="00F2555C">
          <w:rPr>
            <w:rFonts w:ascii="Times New Roman" w:hAnsi="Times New Roman" w:cs="Times New Roman"/>
          </w:rPr>
          <w:t>movement was</w:t>
        </w:r>
      </w:ins>
      <w:ins w:id="111" w:author="Benton, Deon" w:date="2026-06-11T16:11:00Z" w16du:dateUtc="2026-06-11T21:11:00Z">
        <w:r w:rsidR="00487805">
          <w:rPr>
            <w:rFonts w:ascii="Times New Roman" w:hAnsi="Times New Roman" w:cs="Times New Roman"/>
          </w:rPr>
          <w:t xml:space="preserve"> unconstrained</w:t>
        </w:r>
      </w:ins>
      <w:ins w:id="112"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13" w:author="Benton, Deon" w:date="2026-06-11T16:12:00Z" w16du:dateUtc="2026-06-11T21:12:00Z">
        <w:r w:rsidR="00487805">
          <w:rPr>
            <w:rFonts w:ascii="Times New Roman" w:hAnsi="Times New Roman" w:cs="Times New Roman"/>
          </w:rPr>
          <w:t>i.e., it occurred beside a barrier</w:t>
        </w:r>
      </w:ins>
      <w:ins w:id="11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Phillips &amp; Wellman, 2005; Schwier et al., 2006; Sodian et al., 2004; Woodward &amp; Sommerville, 2000</w:t>
      </w:r>
      <w:ins w:id="115" w:author="Benton, Deon" w:date="2026-06-11T16:12:00Z" w16du:dateUtc="2026-06-11T21:12:00Z">
        <w:r w:rsidR="00487805">
          <w:rPr>
            <w:rFonts w:ascii="Times New Roman" w:hAnsi="Times New Roman" w:cs="Times New Roman"/>
          </w:rPr>
          <w:t>)</w:t>
        </w:r>
      </w:ins>
      <w:ins w:id="116" w:author="Benton, Deon" w:date="2026-06-11T16:11:00Z" w16du:dateUtc="2026-06-11T21:11:00Z">
        <w:r w:rsidR="00487805">
          <w:rPr>
            <w:rFonts w:ascii="Times New Roman" w:hAnsi="Times New Roman" w:cs="Times New Roman"/>
          </w:rPr>
          <w:t>.</w:t>
        </w:r>
      </w:ins>
      <w:ins w:id="117" w:author="Benton, Deon" w:date="2026-06-11T17:58:00Z" w16du:dateUtc="2026-06-11T22:58:00Z">
        <w:r w:rsidR="00117FAE">
          <w:rPr>
            <w:rFonts w:ascii="Times New Roman" w:hAnsi="Times New Roman" w:cs="Times New Roman"/>
          </w:rPr>
          <w:t xml:space="preserve"> </w:t>
        </w:r>
      </w:ins>
      <w:ins w:id="118" w:author="Benton, Deon" w:date="2026-06-11T18:00:00Z" w16du:dateUtc="2026-06-11T23:00:00Z">
        <w:r w:rsidR="008C03FA">
          <w:rPr>
            <w:rFonts w:ascii="Times New Roman" w:hAnsi="Times New Roman" w:cs="Times New Roman"/>
          </w:rPr>
          <w:t>Another is that infants</w:t>
        </w:r>
      </w:ins>
      <w:ins w:id="119" w:author="Benton, Deon" w:date="2026-06-19T15:55:00Z" w16du:dateUtc="2026-06-19T20:55:00Z">
        <w:r w:rsidR="00297E4A">
          <w:rPr>
            <w:rFonts w:ascii="Times New Roman" w:hAnsi="Times New Roman" w:cs="Times New Roman"/>
          </w:rPr>
          <w:t xml:space="preserve"> show the same pattern whether the moving entity is animate or </w:t>
        </w:r>
      </w:ins>
      <w:ins w:id="120" w:author="Benton, Deon" w:date="2026-06-19T15:56:00Z" w16du:dateUtc="2026-06-19T20:56:00Z">
        <w:r w:rsidR="00297E4A">
          <w:rPr>
            <w:rFonts w:ascii="Times New Roman" w:hAnsi="Times New Roman" w:cs="Times New Roman"/>
          </w:rPr>
          <w:t>inert</w:t>
        </w:r>
      </w:ins>
      <w:ins w:id="121" w:author="Benton, Deon" w:date="2026-06-11T18:04:00Z" w16du:dateUtc="2026-06-11T23:04:00Z">
        <w:r w:rsidR="0022501C">
          <w:rPr>
            <w:rFonts w:ascii="Times New Roman" w:hAnsi="Times New Roman" w:cs="Times New Roman"/>
          </w:rPr>
          <w:t xml:space="preserve"> (</w:t>
        </w:r>
      </w:ins>
      <w:ins w:id="122" w:author="Benton, Deon" w:date="2026-06-13T22:17:00Z" w16du:dateUtc="2026-06-14T03:17:00Z">
        <w:r w:rsidR="00363BCE">
          <w:rPr>
            <w:rFonts w:ascii="Times New Roman" w:hAnsi="Times New Roman" w:cs="Times New Roman"/>
          </w:rPr>
          <w:t xml:space="preserve">Figure </w:t>
        </w:r>
      </w:ins>
      <w:ins w:id="123" w:author="Benton, Deon" w:date="2026-06-13T22:18:00Z" w16du:dateUtc="2026-06-14T03:18:00Z">
        <w:r w:rsidR="00363BCE">
          <w:rPr>
            <w:rFonts w:ascii="Times New Roman" w:hAnsi="Times New Roman" w:cs="Times New Roman"/>
          </w:rPr>
          <w:t xml:space="preserve">2A; </w:t>
        </w:r>
      </w:ins>
      <w:ins w:id="124" w:author="Benton, Deon" w:date="2026-06-11T18:04:00Z" w16du:dateUtc="2026-06-11T23:04:00Z">
        <w:r w:rsidR="0022501C">
          <w:rPr>
            <w:rFonts w:ascii="Times New Roman" w:hAnsi="Times New Roman" w:cs="Times New Roman"/>
          </w:rPr>
          <w:t>e.g., Csibra et al., 1999</w:t>
        </w:r>
      </w:ins>
      <w:r w:rsidR="00AF18DD">
        <w:rPr>
          <w:rFonts w:ascii="Times New Roman" w:hAnsi="Times New Roman" w:cs="Times New Roman"/>
        </w:rPr>
        <w:t>; Kamewari et al., 2005</w:t>
      </w:r>
      <w:ins w:id="125" w:author="Benton, Deon" w:date="2026-06-11T18:04:00Z" w16du:dateUtc="2026-06-11T23:04:00Z">
        <w:r w:rsidR="0022501C">
          <w:rPr>
            <w:rFonts w:ascii="Times New Roman" w:hAnsi="Times New Roman" w:cs="Times New Roman"/>
          </w:rPr>
          <w:t>)</w:t>
        </w:r>
      </w:ins>
      <w:ins w:id="126" w:author="Benton, Deon" w:date="2026-06-11T18:02:00Z" w16du:dateUtc="2026-06-11T23:02:00Z">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7"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2ECD4E89"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567787">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8"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whereas open </w:t>
        </w:r>
      </w:ins>
      <w:ins w:id="129"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ins w:id="130" w:author="Benton, Deon" w:date="2026-06-11T18:22:00Z" w16du:dateUtc="2026-06-11T23:22: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31"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ins w:id="132"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3"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4"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5" w:author="Benton, Deon" w:date="2026-06-11T17:44:00Z" w16du:dateUtc="2026-06-11T22:44:00Z">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6" w:author="Benton, Deon" w:date="2026-06-11T17:45:00Z" w16du:dateUtc="2026-06-11T22:45:00Z">
        <w:r w:rsidR="00DB2735">
          <w:rPr>
            <w:rFonts w:ascii="Times New Roman" w:hAnsi="Times New Roman" w:cs="Times New Roman"/>
          </w:rPr>
          <w:t>’</w:t>
        </w:r>
      </w:ins>
      <w:ins w:id="137" w:author="Benton, Deon" w:date="2026-06-11T17:44:00Z" w16du:dateUtc="2026-06-11T22:44:00Z">
        <w:r w:rsidR="00DB2735" w:rsidRPr="00DB2735">
          <w:rPr>
            <w:rFonts w:ascii="Times New Roman" w:hAnsi="Times New Roman" w:cs="Times New Roman"/>
          </w:rPr>
          <w:t>s goal and actions to infer the presence of environmental constraints.</w:t>
        </w:r>
      </w:ins>
      <w:ins w:id="138" w:author="Benton, Deon" w:date="2026-06-19T16:01:00Z" w16du:dateUtc="2026-06-19T21:01:00Z">
        <w:r w:rsidR="00E85BC2">
          <w:rPr>
            <w:rFonts w:ascii="Times New Roman" w:hAnsi="Times New Roman" w:cs="Times New Roman"/>
          </w:rPr>
          <w:t xml:space="preserve"> Infants looked longer at the test events that violated these inferred relations. </w:t>
        </w:r>
      </w:ins>
      <w:ins w:id="139" w:author="Benton, Deon" w:date="2026-06-19T16:03:00Z" w16du:dateUtc="2026-06-19T21:03:00Z">
        <w:r w:rsidR="00E85BC2">
          <w:rPr>
            <w:rFonts w:ascii="Times New Roman" w:hAnsi="Times New Roman" w:cs="Times New Roman"/>
          </w:rPr>
          <w:t>Finally, infants appear sensitive to graded differences in action efficiency.</w:t>
        </w:r>
      </w:ins>
      <w:ins w:id="140" w:author="Benton, Deon" w:date="2026-06-11T17:43:00Z" w16du:dateUtc="2026-06-11T22:43:00Z">
        <w:r w:rsidR="00683378">
          <w:rPr>
            <w:rFonts w:ascii="Times New Roman" w:hAnsi="Times New Roman" w:cs="Times New Roman"/>
          </w:rPr>
          <w:t xml:space="preserve"> </w:t>
        </w:r>
      </w:ins>
      <w:ins w:id="141" w:author="Benton, Deon" w:date="2026-06-19T16:04:00Z">
        <w:r w:rsidR="00E85BC2" w:rsidRPr="00E85BC2">
          <w:rPr>
            <w:rFonts w:ascii="Times New Roman" w:hAnsi="Times New Roman" w:cs="Times New Roman"/>
          </w:rPr>
          <w:t xml:space="preserve">Liu and Spelke (2017) found that infants </w:t>
        </w:r>
      </w:ins>
      <w:ins w:id="142" w:author="Benton, Deon" w:date="2026-06-19T16:04:00Z" w16du:dateUtc="2026-06-19T21:04:00Z">
        <w:r w:rsidR="00E85BC2">
          <w:rPr>
            <w:rFonts w:ascii="Times New Roman" w:hAnsi="Times New Roman" w:cs="Times New Roman"/>
          </w:rPr>
          <w:t>showed heightened looking to test events that were substantially inefficient compared to events that were</w:t>
        </w:r>
      </w:ins>
      <w:ins w:id="143" w:author="Benton, Deon" w:date="2026-06-19T16:04:00Z">
        <w:r w:rsidR="00E85BC2" w:rsidRPr="00E85BC2">
          <w:rPr>
            <w:rFonts w:ascii="Times New Roman" w:hAnsi="Times New Roman" w:cs="Times New Roman"/>
          </w:rPr>
          <w:t xml:space="preserve"> only mildly inefficient</w:t>
        </w:r>
      </w:ins>
      <w:ins w:id="144" w:author="Benton, Deon" w:date="2026-06-19T16:05:00Z" w16du:dateUtc="2026-06-19T21:05:00Z">
        <w:r w:rsidR="00E85BC2">
          <w:rPr>
            <w:rFonts w:ascii="Times New Roman" w:hAnsi="Times New Roman" w:cs="Times New Roman"/>
          </w:rPr>
          <w:t xml:space="preserve">, </w:t>
        </w:r>
      </w:ins>
      <w:ins w:id="145" w:author="Benton, Deon" w:date="2026-06-19T16:04:00Z">
        <w:r w:rsidR="00E85BC2" w:rsidRPr="00E85BC2">
          <w:rPr>
            <w:rFonts w:ascii="Times New Roman" w:hAnsi="Times New Roman" w:cs="Times New Roman"/>
          </w:rPr>
          <w:t xml:space="preserve">and </w:t>
        </w:r>
      </w:ins>
      <w:ins w:id="146" w:author="Benton, Deon" w:date="2026-06-19T16:05:00Z" w16du:dateUtc="2026-06-19T21:05:00Z">
        <w:r w:rsidR="00E85BC2">
          <w:rPr>
            <w:rFonts w:ascii="Times New Roman" w:hAnsi="Times New Roman" w:cs="Times New Roman"/>
          </w:rPr>
          <w:t xml:space="preserve">they </w:t>
        </w:r>
      </w:ins>
      <w:ins w:id="147" w:author="Benton, Deon" w:date="2026-06-19T16:04:00Z">
        <w:r w:rsidR="00E85BC2" w:rsidRPr="00E85BC2">
          <w:rPr>
            <w:rFonts w:ascii="Times New Roman" w:hAnsi="Times New Roman" w:cs="Times New Roman"/>
          </w:rPr>
          <w:t>generalized these expectations across changes in environmental constraints (Figure 2C).</w:t>
        </w:r>
      </w:ins>
      <w:ins w:id="148" w:author="Benton, Deon" w:date="2026-06-19T16:04:00Z" w16du:dateUtc="2026-06-19T21:04:00Z">
        <w:r w:rsidR="00E85BC2">
          <w:rPr>
            <w:rFonts w:ascii="Times New Roman" w:hAnsi="Times New Roman" w:cs="Times New Roman"/>
          </w:rPr>
          <w:t xml:space="preserve"> </w:t>
        </w:r>
      </w:ins>
    </w:p>
    <w:p w14:paraId="271A1480" w14:textId="7CD0FB69" w:rsidR="00524642" w:rsidRDefault="00245684" w:rsidP="00FD1B0A">
      <w:pPr>
        <w:spacing w:line="480" w:lineRule="auto"/>
        <w:ind w:firstLine="720"/>
        <w:contextualSpacing/>
        <w:rPr>
          <w:rFonts w:ascii="Times New Roman" w:hAnsi="Times New Roman" w:cs="Times New Roman"/>
        </w:rPr>
      </w:pPr>
      <w:ins w:id="149" w:author="Benton, Deon" w:date="2026-06-11T18:27:00Z" w16du:dateUtc="2026-06-11T23:27:00Z">
        <w:r w:rsidRPr="00245684">
          <w:rPr>
            <w:rFonts w:ascii="Times New Roman" w:hAnsi="Times New Roman" w:cs="Times New Roman"/>
          </w:rPr>
          <w:t xml:space="preserve">A final </w:t>
        </w:r>
      </w:ins>
      <w:ins w:id="150" w:author="Benton, Deon" w:date="2026-06-12T14:48:00Z" w16du:dateUtc="2026-06-12T19:48:00Z">
        <w:r w:rsidR="00CE5D87">
          <w:rPr>
            <w:rFonts w:ascii="Times New Roman" w:hAnsi="Times New Roman" w:cs="Times New Roman"/>
          </w:rPr>
          <w:t>notable finding is</w:t>
        </w:r>
      </w:ins>
      <w:ins w:id="151" w:author="Benton, Deon" w:date="2026-06-11T18:27:00Z" w16du:dateUtc="2026-06-11T23:27:00Z">
        <w:r w:rsidRPr="00245684">
          <w:rPr>
            <w:rFonts w:ascii="Times New Roman" w:hAnsi="Times New Roman" w:cs="Times New Roman"/>
          </w:rPr>
          <w:t xml:space="preserve"> that pre-reaching infants—that is, infants </w:t>
        </w:r>
      </w:ins>
      <w:ins w:id="152" w:author="Benton, Deon" w:date="2026-06-12T14:49:00Z" w16du:dateUtc="2026-06-12T19:49:00Z">
        <w:r w:rsidR="0059707B">
          <w:rPr>
            <w:rFonts w:ascii="Times New Roman" w:hAnsi="Times New Roman" w:cs="Times New Roman"/>
          </w:rPr>
          <w:t xml:space="preserve">with </w:t>
        </w:r>
      </w:ins>
      <w:ins w:id="153" w:author="Benton, Deon" w:date="2026-06-11T18:32:00Z" w16du:dateUtc="2026-06-11T23:32:00Z">
        <w:r w:rsidR="00BD5CD5">
          <w:rPr>
            <w:rFonts w:ascii="Times New Roman" w:hAnsi="Times New Roman" w:cs="Times New Roman"/>
          </w:rPr>
          <w:t>little firsthand</w:t>
        </w:r>
      </w:ins>
      <w:ins w:id="154"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55"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56" w:author="Benton, Deon" w:date="2026-06-19T16:07:00Z" w16du:dateUtc="2026-06-19T21:07:00Z">
        <w:r w:rsidR="006712E4">
          <w:rPr>
            <w:rFonts w:ascii="Times New Roman" w:hAnsi="Times New Roman" w:cs="Times New Roman"/>
          </w:rPr>
          <w:t>hold a</w:t>
        </w:r>
      </w:ins>
      <w:ins w:id="157"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158" w:author="Benton, Deon" w:date="2026-06-13T22:16:00Z" w16du:dateUtc="2026-06-14T03:16:00Z">
        <w:r w:rsidR="00736B41">
          <w:rPr>
            <w:rFonts w:ascii="Times New Roman" w:hAnsi="Times New Roman" w:cs="Times New Roman"/>
          </w:rPr>
          <w:t xml:space="preserve"> (F</w:t>
        </w:r>
      </w:ins>
      <w:ins w:id="159" w:author="Benton, Deon" w:date="2026-06-13T22:17:00Z" w16du:dateUtc="2026-06-14T03:17:00Z">
        <w:r w:rsidR="00736B41">
          <w:rPr>
            <w:rFonts w:ascii="Times New Roman" w:hAnsi="Times New Roman" w:cs="Times New Roman"/>
          </w:rPr>
          <w:t>igure 2D)</w:t>
        </w:r>
      </w:ins>
      <w:ins w:id="160" w:author="Benton, Deon" w:date="2026-06-11T18:23:00Z" w16du:dateUtc="2026-06-11T23:23:00Z">
        <w:r w:rsidR="00821C5B" w:rsidRPr="00821C5B">
          <w:rPr>
            <w:rFonts w:ascii="Times New Roman" w:hAnsi="Times New Roman" w:cs="Times New Roman"/>
          </w:rPr>
          <w:t xml:space="preserve">. </w:t>
        </w:r>
      </w:ins>
      <w:ins w:id="161" w:author="Benton, Deon" w:date="2026-06-11T18:35:00Z" w16du:dateUtc="2026-06-11T23:35:00Z">
        <w:r w:rsidR="00070BBC" w:rsidRPr="00070BBC">
          <w:rPr>
            <w:rFonts w:ascii="Times New Roman" w:hAnsi="Times New Roman" w:cs="Times New Roman"/>
          </w:rPr>
          <w:t>Skerry et al. (2013) found that</w:t>
        </w:r>
      </w:ins>
      <w:ins w:id="162" w:author="Benton, Deon" w:date="2026-06-19T16:07:00Z" w16du:dateUtc="2026-06-19T21:07:00Z">
        <w:r w:rsidR="006712E4">
          <w:rPr>
            <w:rFonts w:ascii="Times New Roman" w:hAnsi="Times New Roman" w:cs="Times New Roman"/>
          </w:rPr>
          <w:t xml:space="preserve"> only infants habituated to a constrained action event—in 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ins>
      <w:ins w:id="163" w:author="Benton, Deon" w:date="2026-06-19T16:08:00Z" w16du:dateUtc="2026-06-19T21:08:00Z">
        <w:r w:rsidR="006712E4">
          <w:rPr>
            <w:rFonts w:ascii="Times New Roman" w:hAnsi="Times New Roman" w:cs="Times New Roman"/>
          </w:rPr>
          <w:t xml:space="preserve">—looked longer when the </w:t>
        </w:r>
      </w:ins>
      <w:ins w:id="164" w:author="Benton, Deon" w:date="2026-06-11T18:35:00Z" w16du:dateUtc="2026-06-11T23:35:00Z">
        <w:r w:rsidR="00070BBC" w:rsidRPr="00070BBC">
          <w:rPr>
            <w:rFonts w:ascii="Times New Roman" w:hAnsi="Times New Roman" w:cs="Times New Roman"/>
          </w:rPr>
          <w:t xml:space="preserve">actor followed the familiar arced path </w:t>
        </w:r>
      </w:ins>
      <w:ins w:id="165" w:author="Benton, Deon" w:date="2026-06-19T16:08:00Z" w16du:dateUtc="2026-06-19T21:08:00Z">
        <w:r w:rsidR="006712E4">
          <w:rPr>
            <w:rFonts w:ascii="Times New Roman" w:hAnsi="Times New Roman" w:cs="Times New Roman"/>
          </w:rPr>
          <w:t xml:space="preserve">than a novel straight one when the obstacle was removed.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3278526D"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ins w:id="166" w:author="Benton, Deon" w:date="2026-06-19T01:33:00Z" w16du:dateUtc="2026-06-19T06:33:00Z">
        <w:r w:rsidR="00F45B07">
          <w:rPr>
            <w:rFonts w:ascii="Times New Roman" w:hAnsi="Times New Roman" w:cs="Times New Roman"/>
          </w:rPr>
          <w:t>Accounts of the mechanistic basis</w:t>
        </w:r>
      </w:ins>
      <w:ins w:id="167" w:author="Benton, Deon" w:date="2026-06-19T01:32:00Z" w16du:dateUtc="2026-06-19T06:32:00Z">
        <w:r w:rsidR="00F45B07">
          <w:rPr>
            <w:rFonts w:ascii="Times New Roman" w:hAnsi="Times New Roman" w:cs="Times New Roman"/>
          </w:rPr>
          <w:t xml:space="preserve"> of </w:t>
        </w:r>
      </w:ins>
      <w:ins w:id="168" w:author="Benton, Deon" w:date="2026-06-19T01:33:00Z" w16du:dateUtc="2026-06-19T06:33:00Z">
        <w:r w:rsidR="00F45B07">
          <w:rPr>
            <w:rFonts w:ascii="Times New Roman" w:hAnsi="Times New Roman" w:cs="Times New Roman"/>
          </w:rPr>
          <w:t>infants’ looking</w:t>
        </w:r>
      </w:ins>
      <w:del w:id="169" w:author="Benton, Deon" w:date="2026-06-19T01:33:00Z" w16du:dateUtc="2026-06-19T06:33:00Z">
        <w:r w:rsidR="00557E8E" w:rsidDel="00F45B07">
          <w:rPr>
            <w:rFonts w:ascii="Times New Roman" w:hAnsi="Times New Roman" w:cs="Times New Roman"/>
          </w:rPr>
          <w:delText xml:space="preserve"> </w:delText>
        </w:r>
      </w:del>
      <w:ins w:id="170" w:author="Benton, Deon" w:date="2026-06-19T01:33:00Z" w16du:dateUtc="2026-06-19T06:33:00Z">
        <w:r w:rsidR="00F45B07">
          <w:rPr>
            <w:rFonts w:ascii="Times New Roman" w:hAnsi="Times New Roman" w:cs="Times New Roman"/>
          </w:rPr>
          <w:t xml:space="preserve"> </w:t>
        </w:r>
      </w:ins>
      <w:r w:rsidR="00E326A7">
        <w:rPr>
          <w:rFonts w:ascii="Times New Roman" w:hAnsi="Times New Roman" w:cs="Times New Roman"/>
        </w:rPr>
        <w:t xml:space="preserve">into </w:t>
      </w:r>
      <w:r w:rsidR="00CF07BC">
        <w:rPr>
          <w:rFonts w:ascii="Times New Roman" w:hAnsi="Times New Roman" w:cs="Times New Roman"/>
        </w:rPr>
        <w:t>two classes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ins w:id="171" w:author="Benton, Deon" w:date="2026-06-19T01:34:00Z" w16du:dateUtc="2026-06-19T06:34:00Z">
        <w:r w:rsidR="00F45B07">
          <w:rPr>
            <w:rFonts w:ascii="Times New Roman" w:hAnsi="Times New Roman" w:cs="Times New Roman"/>
          </w:rPr>
          <w:t>Rich proposals maintain that</w:t>
        </w:r>
      </w:ins>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ins w:id="172" w:author="Benton, Deon" w:date="2026-06-19T12:48:00Z" w16du:dateUtc="2026-06-19T17:48:00Z">
        <w:r w:rsidR="00123608">
          <w:rPr>
            <w:rFonts w:ascii="Times New Roman" w:hAnsi="Times New Roman" w:cs="Times New Roman"/>
          </w:rPr>
          <w:t>,</w:t>
        </w:r>
      </w:ins>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w:t>
      </w:r>
      <w:r w:rsidR="005E4A7C">
        <w:rPr>
          <w:rFonts w:ascii="Times New Roman" w:hAnsi="Times New Roman" w:cs="Times New Roman"/>
        </w:rPr>
        <w:lastRenderedPageBreak/>
        <w:t xml:space="preserve">the world behave and act. </w:t>
      </w:r>
      <w:ins w:id="173" w:author="Benton, Deon" w:date="2026-06-19T01:35:00Z" w16du:dateUtc="2026-06-19T06:35:00Z">
        <w:r w:rsidR="00F45B07">
          <w:rPr>
            <w:rFonts w:ascii="Times New Roman" w:hAnsi="Times New Roman" w:cs="Times New Roman"/>
          </w:rPr>
          <w:t>For example,</w:t>
        </w:r>
      </w:ins>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ins w:id="174" w:author="Benton, Deon" w:date="2026-06-19T01:35:00Z" w16du:dateUtc="2026-06-19T06:35:00Z">
        <w:r w:rsidR="00F45B07">
          <w:rPr>
            <w:rFonts w:ascii="Times New Roman" w:hAnsi="Times New Roman" w:cs="Times New Roman"/>
          </w:rPr>
          <w:t xml:space="preserve"> holds that</w:t>
        </w:r>
      </w:ins>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175" w:author="Benton, Deon" w:date="2026-06-13T17:33:00Z" w16du:dateUtc="2026-06-13T22:33:00Z">
        <w:r w:rsidR="00B57D78">
          <w:rPr>
            <w:rFonts w:ascii="Times New Roman" w:hAnsi="Times New Roman" w:cs="Times New Roman"/>
          </w:rPr>
          <w:t>then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176" w:author="Benton, Deon" w:date="2026-06-19T01:42:00Z" w16du:dateUtc="2026-06-19T06:42:00Z">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ins>
      <w:ins w:id="177" w:author="Benton, Deon" w:date="2026-06-19T01:36:00Z" w16du:dateUtc="2026-06-19T06:36:00Z">
        <w:r w:rsidR="00F45B07">
          <w:rPr>
            <w:rFonts w:ascii="Times New Roman" w:hAnsi="Times New Roman" w:cs="Times New Roman"/>
          </w:rPr>
          <w:t xml:space="preserve"> </w:t>
        </w:r>
      </w:ins>
      <w:ins w:id="178" w:author="Benton, Deon" w:date="2026-06-19T01:43:00Z" w16du:dateUtc="2026-06-19T06:43:00Z">
        <w:r w:rsidR="009403F1">
          <w:rPr>
            <w:rFonts w:ascii="Times New Roman" w:hAnsi="Times New Roman" w:cs="Times New Roman"/>
          </w:rPr>
          <w:t xml:space="preserve">casts this </w:t>
        </w:r>
      </w:ins>
      <w:ins w:id="179" w:author="Benton, Deon" w:date="2026-06-19T01:36:00Z" w16du:dateUtc="2026-06-19T06:36:00Z">
        <w:r w:rsidR="00F45B07">
          <w:rPr>
            <w:rFonts w:ascii="Times New Roman" w:hAnsi="Times New Roman" w:cs="Times New Roman"/>
          </w:rPr>
          <w:t>in Bayesian terms</w:t>
        </w:r>
      </w:ins>
      <w:ins w:id="180" w:author="Benton, Deon" w:date="2026-06-19T01:43:00Z" w16du:dateUtc="2026-06-19T06:43:00Z">
        <w:r w:rsidR="009403F1">
          <w:rPr>
            <w:rFonts w:ascii="Times New Roman" w:hAnsi="Times New Roman" w:cs="Times New Roman"/>
          </w:rPr>
          <w:t xml:space="preserve"> </w:t>
        </w:r>
      </w:ins>
      <w:ins w:id="181" w:author="Benton, Deon" w:date="2026-06-19T01:43:00Z">
        <w:r w:rsidR="009403F1" w:rsidRPr="009403F1">
          <w:rPr>
            <w:rFonts w:ascii="Times New Roman" w:hAnsi="Times New Roman" w:cs="Times New Roman"/>
          </w:rPr>
          <w:t>(Jara-Ettinger et al., 2016, 2020)</w:t>
        </w:r>
      </w:ins>
      <w:ins w:id="182" w:author="Benton, Deon" w:date="2026-06-19T01:37:00Z" w16du:dateUtc="2026-06-19T06:37:00Z">
        <w:r w:rsidR="00F45B07">
          <w:rPr>
            <w:rFonts w:ascii="Times New Roman" w:hAnsi="Times New Roman" w:cs="Times New Roman"/>
          </w:rPr>
          <w:t>: agents choose actions that minimize costs</w:t>
        </w:r>
      </w:ins>
      <w:ins w:id="183" w:author="Benton, Deon" w:date="2026-06-19T01:38:00Z" w16du:dateUtc="2026-06-19T06:38:00Z">
        <w:r w:rsidR="00F45B07">
          <w:rPr>
            <w:rFonts w:ascii="Times New Roman" w:hAnsi="Times New Roman" w:cs="Times New Roman"/>
          </w:rPr>
          <w:t>.</w:t>
        </w:r>
      </w:ins>
      <w:ins w:id="184" w:author="Benton, Deon" w:date="2026-06-19T01:43:00Z" w16du:dateUtc="2026-06-19T06:43:00Z">
        <w:r w:rsidR="009403F1">
          <w:rPr>
            <w:rFonts w:ascii="Times New Roman" w:hAnsi="Times New Roman" w:cs="Times New Roman"/>
          </w:rPr>
          <w:t xml:space="preserve"> Mo</w:t>
        </w:r>
      </w:ins>
      <w:ins w:id="185" w:author="Benton, Deon" w:date="2026-06-19T12:49:00Z" w16du:dateUtc="2026-06-19T17:49:00Z">
        <w:r w:rsidR="00123608">
          <w:rPr>
            <w:rFonts w:ascii="Times New Roman" w:hAnsi="Times New Roman" w:cs="Times New Roman"/>
          </w:rPr>
          <w:t>re</w:t>
        </w:r>
      </w:ins>
      <w:ins w:id="186" w:author="Benton, Deon" w:date="2026-06-19T01:43:00Z" w16du:dateUtc="2026-06-19T06:43:00Z">
        <w:r w:rsidR="009403F1">
          <w:rPr>
            <w:rFonts w:ascii="Times New Roman" w:hAnsi="Times New Roman" w:cs="Times New Roman"/>
          </w:rPr>
          <w:t xml:space="preserve"> recently, </w:t>
        </w:r>
      </w:ins>
      <w:ins w:id="187" w:author="Benton, Deon" w:date="2026-06-19T01:44:00Z" w16du:dateUtc="2026-06-19T06:44:00Z">
        <w:r w:rsidR="009403F1">
          <w:rPr>
            <w:rFonts w:ascii="Times New Roman" w:hAnsi="Times New Roman" w:cs="Times New Roman"/>
          </w:rPr>
          <w:t>Liu et al. (2026) argue</w:t>
        </w:r>
      </w:ins>
      <w:ins w:id="188" w:author="Benton, Deon" w:date="2026-06-19T12:49:00Z" w16du:dateUtc="2026-06-19T17:49:00Z">
        <w:r w:rsidR="00123608">
          <w:rPr>
            <w:rFonts w:ascii="Times New Roman" w:hAnsi="Times New Roman" w:cs="Times New Roman"/>
          </w:rPr>
          <w:t>d</w:t>
        </w:r>
      </w:ins>
      <w:ins w:id="189" w:author="Benton, Deon" w:date="2026-06-19T01:44:00Z" w16du:dateUtc="2026-06-19T06:44:00Z">
        <w:r w:rsidR="009403F1">
          <w:rPr>
            <w:rFonts w:ascii="Times New Roman" w:hAnsi="Times New Roman" w:cs="Times New Roman"/>
          </w:rPr>
          <w:t xml:space="preserve"> that action efficiency understanding emerges from</w:t>
        </w:r>
      </w:ins>
      <w:ins w:id="190" w:author="Benton, Deon" w:date="2026-06-19T01:38:00Z" w16du:dateUtc="2026-06-19T06:38:00Z">
        <w:r w:rsidR="00F45B07">
          <w:rPr>
            <w:rFonts w:ascii="Times New Roman" w:hAnsi="Times New Roman" w:cs="Times New Roman"/>
          </w:rPr>
          <w:t xml:space="preserve"> </w:t>
        </w:r>
      </w:ins>
      <w:ins w:id="191" w:author="Benton, Deon" w:date="2026-06-19T01:45:00Z" w16du:dateUtc="2026-06-19T06:45:00Z">
        <w:r w:rsidR="009403F1">
          <w:rPr>
            <w:rFonts w:ascii="Times New Roman" w:hAnsi="Times New Roman" w:cs="Times New Roman"/>
          </w:rPr>
          <w:t xml:space="preserve">a </w:t>
        </w:r>
      </w:ins>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d="192" w:author="Benton, Deon" w:date="2026-06-19T01:46:00Z" w16du:dateUtc="2026-06-19T06:46:00Z">
        <w:r w:rsidR="009403F1">
          <w:rPr>
            <w:rFonts w:ascii="Times New Roman" w:hAnsi="Times New Roman" w:cs="Times New Roman"/>
          </w:rPr>
          <w:t xml:space="preserve">(in which agents are represented as goal-directed reward-maximizers) </w:t>
        </w:r>
      </w:ins>
      <w:ins w:id="193" w:author="Benton, Deon" w:date="2026-06-19T01:45:00Z" w16du:dateUtc="2026-06-19T06:45:00Z">
        <w:r w:rsidR="009403F1">
          <w:rPr>
            <w:rFonts w:ascii="Times New Roman" w:hAnsi="Times New Roman" w:cs="Times New Roman"/>
          </w:rPr>
          <w:t>that</w:t>
        </w:r>
      </w:ins>
      <w:r w:rsidR="0031611D">
        <w:rPr>
          <w:rFonts w:ascii="Times New Roman" w:hAnsi="Times New Roman" w:cs="Times New Roman"/>
        </w:rPr>
        <w:t xml:space="preserve"> receives input from</w:t>
      </w:r>
      <w:ins w:id="194" w:author="Benton, Deon" w:date="2026-06-19T01:45:00Z" w16du:dateUtc="2026-06-19T06:45:00Z">
        <w:r w:rsidR="009403F1">
          <w:rPr>
            <w:rFonts w:ascii="Times New Roman" w:hAnsi="Times New Roman" w:cs="Times New Roman"/>
          </w:rPr>
          <w:t xml:space="preserve"> a</w:t>
        </w:r>
      </w:ins>
      <w:r w:rsidR="002C108B">
        <w:rPr>
          <w:rFonts w:ascii="Times New Roman" w:hAnsi="Times New Roman" w:cs="Times New Roman"/>
        </w:rPr>
        <w:t xml:space="preserve"> naïve physics system</w:t>
      </w:r>
      <w:ins w:id="195" w:author="Benton, Deon" w:date="2026-06-19T01:46:00Z" w16du:dateUtc="2026-06-19T06:46:00Z">
        <w:r w:rsidR="009403F1">
          <w:rPr>
            <w:rFonts w:ascii="Times New Roman" w:hAnsi="Times New Roman" w:cs="Times New Roman"/>
          </w:rPr>
          <w:t xml:space="preserve"> (in which objects are represented as bounded</w:t>
        </w:r>
      </w:ins>
      <w:ins w:id="196" w:author="Benton, Deon" w:date="2026-06-19T01:47:00Z" w16du:dateUtc="2026-06-19T06:47:00Z">
        <w:r w:rsidR="009403F1">
          <w:rPr>
            <w:rFonts w:ascii="Times New Roman" w:hAnsi="Times New Roman" w:cs="Times New Roman"/>
          </w:rPr>
          <w:t xml:space="preserve"> and solid)</w:t>
        </w:r>
      </w:ins>
      <w:r w:rsidR="002C108B">
        <w:rPr>
          <w:rFonts w:ascii="Times New Roman" w:hAnsi="Times New Roman" w:cs="Times New Roman"/>
        </w:rPr>
        <w:t xml:space="preserve">. </w:t>
      </w:r>
    </w:p>
    <w:p w14:paraId="0D732D48" w14:textId="111E5AFA" w:rsidR="00201A31" w:rsidRDefault="009403F1" w:rsidP="00337B96">
      <w:pPr>
        <w:spacing w:line="480" w:lineRule="auto"/>
        <w:ind w:firstLine="720"/>
        <w:contextualSpacing/>
        <w:rPr>
          <w:rFonts w:ascii="Times New Roman" w:hAnsi="Times New Roman" w:cs="Times New Roman"/>
        </w:rPr>
      </w:pPr>
      <w:ins w:id="197" w:author="Benton, Deon" w:date="2026-06-19T01:48:00Z" w16du:dateUtc="2026-06-19T06:48:00Z">
        <w:r>
          <w:rPr>
            <w:rFonts w:ascii="Times New Roman" w:hAnsi="Times New Roman" w:cs="Times New Roman"/>
          </w:rPr>
          <w:t xml:space="preserve">These perspectives have real strengths: </w:t>
        </w:r>
      </w:ins>
      <w:del w:id="198" w:author="Benton, Deon" w:date="2026-06-19T01:48:00Z" w16du:dateUtc="2026-06-19T06:48:00Z">
        <w:r w:rsidR="00052CF0" w:rsidDel="009403F1">
          <w:rPr>
            <w:rFonts w:ascii="Times New Roman" w:hAnsi="Times New Roman" w:cs="Times New Roman"/>
          </w:rPr>
          <w:delText xml:space="preserve"> </w:delText>
        </w:r>
      </w:del>
      <w:ins w:id="199" w:author="Benton, Deon" w:date="2026-06-19T01:49:00Z" w16du:dateUtc="2026-06-19T06:49:00Z">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ins>
      <w:ins w:id="200" w:author="Benton, Deon" w:date="2026-06-19T12:51:00Z" w16du:dateUtc="2026-06-19T17:51:00Z">
        <w:r w:rsidR="00123608">
          <w:rPr>
            <w:rFonts w:ascii="Times New Roman" w:hAnsi="Times New Roman" w:cs="Times New Roman"/>
          </w:rPr>
          <w:t xml:space="preserve">and </w:t>
        </w:r>
      </w:ins>
      <w:ins w:id="201" w:author="Benton, Deon" w:date="2026-06-19T01:49:00Z" w16du:dateUtc="2026-06-19T06:49:00Z">
        <w:r>
          <w:rPr>
            <w:rFonts w:ascii="Times New Roman" w:hAnsi="Times New Roman" w:cs="Times New Roman"/>
          </w:rPr>
          <w:t>enjoy some degree of</w:t>
        </w:r>
        <w:r w:rsidRPr="00C62E91">
          <w:rPr>
            <w:rFonts w:ascii="Times New Roman" w:hAnsi="Times New Roman" w:cs="Times New Roman"/>
          </w:rPr>
          <w:t xml:space="preserve"> empirical support</w:t>
        </w:r>
      </w:ins>
      <w:ins w:id="202" w:author="Benton, Deon" w:date="2026-06-19T12:51:00Z" w16du:dateUtc="2026-06-19T17:51:00Z">
        <w:r w:rsidR="00123608">
          <w:rPr>
            <w:rFonts w:ascii="Times New Roman" w:hAnsi="Times New Roman" w:cs="Times New Roman"/>
          </w:rPr>
          <w:t xml:space="preserve">. </w:t>
        </w:r>
      </w:ins>
      <w:ins w:id="203" w:author="Benton, Deon" w:date="2026-06-19T01:50:00Z" w16du:dateUtc="2026-06-19T06:50:00Z">
        <w:r>
          <w:rPr>
            <w:rFonts w:ascii="Times New Roman" w:hAnsi="Times New Roman" w:cs="Times New Roman"/>
          </w:rPr>
          <w:t xml:space="preserve">Yet, </w:t>
        </w:r>
      </w:ins>
      <w:ins w:id="204" w:author="Benton, Deon" w:date="2026-06-19T12:52:00Z" w16du:dateUtc="2026-06-19T17:52:00Z">
        <w:r w:rsidR="00637ED5">
          <w:rPr>
            <w:rFonts w:ascii="Times New Roman" w:hAnsi="Times New Roman" w:cs="Times New Roman"/>
          </w:rPr>
          <w:t>each share a common limitation:</w:t>
        </w:r>
      </w:ins>
      <w:ins w:id="205" w:author="Benton, Deon" w:date="2026-06-19T12:54:00Z" w16du:dateUtc="2026-06-19T17:54:00Z">
        <w:r w:rsidR="00637ED5">
          <w:rPr>
            <w:rFonts w:ascii="Times New Roman" w:hAnsi="Times New Roman" w:cs="Times New Roman"/>
          </w:rPr>
          <w:t xml:space="preserve"> None specify the origins of relevant primitives.</w:t>
        </w:r>
      </w:ins>
      <w:ins w:id="206" w:author="Benton, Deon" w:date="2026-06-19T12:55:00Z" w16du:dateUtc="2026-06-19T17:55:00Z">
        <w:r w:rsidR="00637ED5">
          <w:rPr>
            <w:rFonts w:ascii="Times New Roman" w:hAnsi="Times New Roman" w:cs="Times New Roman"/>
          </w:rPr>
          <w:t xml:space="preserve"> </w:t>
        </w:r>
      </w:ins>
      <w:ins w:id="207" w:author="Benton, Deon" w:date="2026-06-19T01:51:00Z" w16du:dateUtc="2026-06-19T06:51:00Z">
        <w:r>
          <w:rPr>
            <w:rFonts w:ascii="Times New Roman" w:hAnsi="Times New Roman" w:cs="Times New Roman"/>
          </w:rPr>
          <w:t>The</w:t>
        </w:r>
      </w:ins>
      <w:r w:rsidR="000651E9">
        <w:rPr>
          <w:rFonts w:ascii="Times New Roman" w:hAnsi="Times New Roman" w:cs="Times New Roman"/>
        </w:rPr>
        <w:t xml:space="preserve"> </w:t>
      </w:r>
      <w:r w:rsidR="0031611D">
        <w:rPr>
          <w:rFonts w:ascii="Times New Roman" w:hAnsi="Times New Roman" w:cs="Times New Roman"/>
        </w:rPr>
        <w:t xml:space="preserve">teleological stance </w:t>
      </w:r>
      <w:ins w:id="208" w:author="Benton, Deon" w:date="2026-06-19T12:56:00Z" w16du:dateUtc="2026-06-19T17:56:00Z">
        <w:r w:rsidR="00637ED5">
          <w:rPr>
            <w:rFonts w:ascii="Times New Roman" w:hAnsi="Times New Roman" w:cs="Times New Roman"/>
          </w:rPr>
          <w:t xml:space="preserve">does not explain </w:t>
        </w:r>
      </w:ins>
      <w:ins w:id="209" w:author="Benton, Deon" w:date="2026-06-19T12:57:00Z" w16du:dateUtc="2026-06-19T17:57:00Z">
        <w:r w:rsidR="00637ED5">
          <w:rPr>
            <w:rFonts w:ascii="Times New Roman" w:hAnsi="Times New Roman" w:cs="Times New Roman"/>
          </w:rPr>
          <w:t xml:space="preserve">from where notions such as </w:t>
        </w:r>
      </w:ins>
      <w:r w:rsidR="0031611D">
        <w:rPr>
          <w:rFonts w:ascii="Times New Roman" w:hAnsi="Times New Roman" w:cs="Times New Roman"/>
        </w:rPr>
        <w:t xml:space="preserve">goals, constraints, efficiency, </w:t>
      </w:r>
      <w:ins w:id="210" w:author="Benton, Deon" w:date="2026-06-19T12:57:00Z" w16du:dateUtc="2026-06-19T17:57:00Z">
        <w:r w:rsidR="00637ED5">
          <w:rPr>
            <w:rFonts w:ascii="Times New Roman" w:hAnsi="Times New Roman" w:cs="Times New Roman"/>
          </w:rPr>
          <w:t>or</w:t>
        </w:r>
      </w:ins>
      <w:ins w:id="211" w:author="Benton, Deon" w:date="2026-06-19T12:53:00Z" w16du:dateUtc="2026-06-19T17:53:00Z">
        <w:r w:rsidR="00637ED5">
          <w:rPr>
            <w:rFonts w:ascii="Times New Roman" w:hAnsi="Times New Roman" w:cs="Times New Roman"/>
          </w:rPr>
          <w:t xml:space="preserve"> </w:t>
        </w:r>
      </w:ins>
      <w:r w:rsidR="0031611D">
        <w:rPr>
          <w:rFonts w:ascii="Times New Roman" w:hAnsi="Times New Roman" w:cs="Times New Roman"/>
        </w:rPr>
        <w:t>rationality</w:t>
      </w:r>
      <w:ins w:id="212" w:author="Benton, Deon" w:date="2026-06-19T12:57:00Z" w16du:dateUtc="2026-06-19T17:57:00Z">
        <w:r w:rsidR="00637ED5">
          <w:rPr>
            <w:rFonts w:ascii="Times New Roman" w:hAnsi="Times New Roman" w:cs="Times New Roman"/>
          </w:rPr>
          <w:t xml:space="preserve"> originate</w:t>
        </w:r>
      </w:ins>
      <w:ins w:id="213" w:author="Benton, Deon" w:date="2026-06-19T01:52:00Z" w16du:dateUtc="2026-06-19T06:52:00Z">
        <w:r>
          <w:rPr>
            <w:rFonts w:ascii="Times New Roman" w:hAnsi="Times New Roman" w:cs="Times New Roman"/>
          </w:rPr>
          <w:t>.</w:t>
        </w:r>
      </w:ins>
      <w:ins w:id="214" w:author="Benton, Deon" w:date="2026-06-19T01:51:00Z" w16du:dateUtc="2026-06-19T06:51:00Z">
        <w:r>
          <w:rPr>
            <w:rFonts w:ascii="Times New Roman" w:hAnsi="Times New Roman" w:cs="Times New Roman"/>
          </w:rPr>
          <w:t xml:space="preserve"> </w:t>
        </w:r>
      </w:ins>
      <w:ins w:id="215" w:author="Benton, Deon" w:date="2026-06-19T01:52:00Z" w16du:dateUtc="2026-06-19T06:52:00Z">
        <w:r>
          <w:rPr>
            <w:rFonts w:ascii="Times New Roman" w:hAnsi="Times New Roman" w:cs="Times New Roman"/>
          </w:rPr>
          <w:t>The naïve utility calculus</w:t>
        </w:r>
      </w:ins>
      <w:ins w:id="216" w:author="Benton, Deon" w:date="2026-06-19T01:53:00Z" w16du:dateUtc="2026-06-19T06:53:00Z">
        <w:r w:rsidR="00227C6E">
          <w:rPr>
            <w:rFonts w:ascii="Times New Roman" w:hAnsi="Times New Roman" w:cs="Times New Roman"/>
          </w:rPr>
          <w:t xml:space="preserve"> </w:t>
        </w:r>
      </w:ins>
      <w:ins w:id="217" w:author="Benton, Deon" w:date="2026-06-19T15:21:00Z" w16du:dateUtc="2026-06-19T20:21:00Z">
        <w:r w:rsidR="00D664CB">
          <w:rPr>
            <w:rFonts w:ascii="Times New Roman" w:hAnsi="Times New Roman" w:cs="Times New Roman"/>
          </w:rPr>
          <w:t xml:space="preserve">is </w:t>
        </w:r>
      </w:ins>
      <w:ins w:id="218" w:author="Benton, Deon" w:date="2026-06-19T12:57:00Z" w16du:dateUtc="2026-06-19T17:57:00Z">
        <w:r w:rsidR="00637ED5">
          <w:rPr>
            <w:rFonts w:ascii="Times New Roman" w:hAnsi="Times New Roman" w:cs="Times New Roman"/>
          </w:rPr>
          <w:t>silent about the origins</w:t>
        </w:r>
      </w:ins>
      <w:r w:rsidR="005639C4">
        <w:rPr>
          <w:rFonts w:ascii="Times New Roman" w:hAnsi="Times New Roman" w:cs="Times New Roman"/>
        </w:rPr>
        <w:t xml:space="preserve"> of reward, cost, and subjective utility</w:t>
      </w:r>
      <w:ins w:id="219" w:author="Benton, Deon" w:date="2026-06-19T15:21:00Z" w16du:dateUtc="2026-06-19T20:21:00Z">
        <w:r w:rsidR="00D664CB">
          <w:rPr>
            <w:rFonts w:ascii="Times New Roman" w:hAnsi="Times New Roman" w:cs="Times New Roman"/>
          </w:rPr>
          <w:t xml:space="preserve"> and</w:t>
        </w:r>
      </w:ins>
      <w:ins w:id="220" w:author="Benton, Deon" w:date="2026-06-19T12:59:00Z" w16du:dateUtc="2026-06-19T17:59:00Z">
        <w:r w:rsidR="00637ED5">
          <w:rPr>
            <w:rFonts w:ascii="Times New Roman" w:hAnsi="Times New Roman" w:cs="Times New Roman"/>
          </w:rPr>
          <w:t xml:space="preserve"> </w:t>
        </w:r>
      </w:ins>
      <w:ins w:id="221" w:author="Benton, Deon" w:date="2026-06-19T01:56:00Z" w16du:dateUtc="2026-06-19T06:56:00Z">
        <w:r w:rsidR="00227C6E">
          <w:rPr>
            <w:rFonts w:ascii="Times New Roman" w:hAnsi="Times New Roman" w:cs="Times New Roman"/>
          </w:rPr>
          <w:t xml:space="preserve">does not address how </w:t>
        </w:r>
      </w:ins>
      <w:ins w:id="222" w:author="Benton, Deon" w:date="2026-06-19T01:58:00Z" w16du:dateUtc="2026-06-19T06:58:00Z">
        <w:r w:rsidR="00227C6E">
          <w:rPr>
            <w:rFonts w:ascii="Times New Roman" w:hAnsi="Times New Roman" w:cs="Times New Roman"/>
          </w:rPr>
          <w:t>the proposed</w:t>
        </w:r>
      </w:ins>
      <w:ins w:id="223" w:author="Benton, Deon" w:date="2026-06-19T01:56:00Z" w16du:dateUtc="2026-06-19T06:56:00Z">
        <w:r w:rsidR="00227C6E">
          <w:rPr>
            <w:rFonts w:ascii="Times New Roman" w:hAnsi="Times New Roman" w:cs="Times New Roman"/>
          </w:rPr>
          <w:t xml:space="preserve"> computations are implemented </w:t>
        </w:r>
      </w:ins>
      <w:ins w:id="224" w:author="Benton, Deon" w:date="2026-06-19T15:22:00Z" w16du:dateUtc="2026-06-19T20:22:00Z">
        <w:r w:rsidR="00D664CB">
          <w:rPr>
            <w:rFonts w:ascii="Times New Roman" w:hAnsi="Times New Roman" w:cs="Times New Roman"/>
          </w:rPr>
          <w:t>mechanistically</w:t>
        </w:r>
      </w:ins>
      <w:ins w:id="225" w:author="Benton, Deon" w:date="2026-06-19T01:56:00Z" w16du:dateUtc="2026-06-19T06:56:00Z">
        <w:r w:rsidR="00227C6E">
          <w:rPr>
            <w:rFonts w:ascii="Times New Roman" w:hAnsi="Times New Roman" w:cs="Times New Roman"/>
          </w:rPr>
          <w:t xml:space="preserve">. </w:t>
        </w:r>
      </w:ins>
      <w:ins w:id="226" w:author="Benton, Deon" w:date="2026-06-19T15:22:00Z" w16du:dateUtc="2026-06-19T20:22:00Z">
        <w:r w:rsidR="00D664CB">
          <w:rPr>
            <w:rFonts w:ascii="Times New Roman" w:hAnsi="Times New Roman" w:cs="Times New Roman"/>
          </w:rPr>
          <w:t>And</w:t>
        </w:r>
      </w:ins>
      <w:ins w:id="227" w:author="Benton, Deon" w:date="2026-06-19T12:59:00Z" w16du:dateUtc="2026-06-19T17:59:00Z">
        <w:r w:rsidR="00637ED5">
          <w:rPr>
            <w:rFonts w:ascii="Times New Roman" w:hAnsi="Times New Roman" w:cs="Times New Roman"/>
          </w:rPr>
          <w:t xml:space="preserve"> </w:t>
        </w:r>
      </w:ins>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ins w:id="228" w:author="Benton, Deon" w:date="2026-06-19T01:59:00Z" w16du:dateUtc="2026-06-19T06:59:00Z">
        <w:r w:rsidR="00227C6E">
          <w:rPr>
            <w:rFonts w:ascii="Times New Roman" w:hAnsi="Times New Roman" w:cs="Times New Roman"/>
          </w:rPr>
          <w:t>the very agent and object concep</w:t>
        </w:r>
      </w:ins>
      <w:ins w:id="229" w:author="Benton, Deon" w:date="2026-06-19T02:00:00Z" w16du:dateUtc="2026-06-19T07:00:00Z">
        <w:r w:rsidR="00227C6E">
          <w:rPr>
            <w:rFonts w:ascii="Times New Roman" w:hAnsi="Times New Roman" w:cs="Times New Roman"/>
          </w:rPr>
          <w:t>t it is meant to explain</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30" w:author="Benton, Deon" w:date="2026-06-14T15:45:00Z" w16du:dateUtc="2026-06-14T20:45:00Z"/>
          <w:rFonts w:ascii="Times New Roman" w:hAnsi="Times New Roman" w:cs="Times New Roman"/>
          <w:b/>
          <w:bCs/>
        </w:rPr>
      </w:pPr>
      <w:ins w:id="231" w:author="Benton, Deon" w:date="2026-06-14T15:45:00Z" w16du:dateUtc="2026-06-14T20:45:00Z">
        <w:r>
          <w:rPr>
            <w:rFonts w:ascii="Times New Roman" w:hAnsi="Times New Roman" w:cs="Times New Roman"/>
            <w:b/>
            <w:bCs/>
          </w:rPr>
          <w:t>Lean proposals for the origins of infant action efficiency understanding</w:t>
        </w:r>
      </w:ins>
    </w:p>
    <w:p w14:paraId="024F7213" w14:textId="7AD3EC90" w:rsidR="004F4B31" w:rsidRDefault="008B4A3B" w:rsidP="00F4387E">
      <w:pPr>
        <w:spacing w:line="480" w:lineRule="auto"/>
        <w:ind w:firstLine="720"/>
        <w:contextualSpacing/>
        <w:rPr>
          <w:ins w:id="232" w:author="Benton, Deon" w:date="2026-06-14T15:31:00Z" w16du:dateUtc="2026-06-14T20:31:00Z"/>
          <w:rFonts w:ascii="Times New Roman" w:hAnsi="Times New Roman" w:cs="Times New Roman"/>
        </w:rPr>
      </w:pPr>
      <w:ins w:id="233" w:author="Benton, Deon" w:date="2026-06-19T13:02:00Z" w16du:dateUtc="2026-06-19T18:02:00Z">
        <w:r>
          <w:rPr>
            <w:rFonts w:ascii="Times New Roman" w:hAnsi="Times New Roman" w:cs="Times New Roman"/>
          </w:rPr>
          <w:t>Lean proposals take a different tack: They explain infants’ looking beh</w:t>
        </w:r>
      </w:ins>
      <w:ins w:id="234" w:author="Benton, Deon" w:date="2026-06-19T13:03:00Z" w16du:dateUtc="2026-06-19T18:03:00Z">
        <w:r>
          <w:rPr>
            <w:rFonts w:ascii="Times New Roman" w:hAnsi="Times New Roman" w:cs="Times New Roman"/>
          </w:rPr>
          <w:t>aviors</w:t>
        </w:r>
      </w:ins>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ins w:id="235" w:author="Benton, Deon" w:date="2026-06-19T13:03:00Z" w16du:dateUtc="2026-06-19T18:03:00Z">
        <w:r>
          <w:rPr>
            <w:rFonts w:ascii="Times New Roman" w:hAnsi="Times New Roman" w:cs="Times New Roman"/>
          </w:rPr>
          <w:t>as emerging from</w:t>
        </w:r>
      </w:ins>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ins w:id="236" w:author="Benton, Deon" w:date="2026-06-19T13:05:00Z" w16du:dateUtc="2026-06-19T18:05:00Z">
        <w:r>
          <w:rPr>
            <w:rFonts w:ascii="Times New Roman" w:hAnsi="Times New Roman" w:cs="Times New Roman"/>
          </w:rPr>
          <w:t xml:space="preserve">, </w:t>
        </w:r>
      </w:ins>
      <w:r w:rsidR="00FC7624">
        <w:rPr>
          <w:rFonts w:ascii="Times New Roman" w:hAnsi="Times New Roman" w:cs="Times New Roman"/>
        </w:rPr>
        <w:t>etc.)</w:t>
      </w:r>
      <w:ins w:id="237" w:author="Benton, Deon" w:date="2026-06-19T13:03:00Z" w16du:dateUtc="2026-06-19T18:03:00Z">
        <w:r>
          <w:rPr>
            <w:rFonts w:ascii="Times New Roman" w:hAnsi="Times New Roman" w:cs="Times New Roman"/>
          </w:rPr>
          <w:t xml:space="preserve">. </w:t>
        </w:r>
      </w:ins>
      <w:ins w:id="238" w:author="Benton, Deon" w:date="2026-06-19T13:05:00Z" w16du:dateUtc="2026-06-19T18:05:00Z">
        <w:r>
          <w:rPr>
            <w:rFonts w:ascii="Times New Roman" w:hAnsi="Times New Roman" w:cs="Times New Roman"/>
          </w:rPr>
          <w:t xml:space="preserve">These </w:t>
        </w:r>
      </w:ins>
      <w:ins w:id="239" w:author="Benton, Deon" w:date="2026-06-19T13:06:00Z" w16du:dateUtc="2026-06-19T18:06:00Z">
        <w:r>
          <w:rPr>
            <w:rFonts w:ascii="Times New Roman" w:hAnsi="Times New Roman" w:cs="Times New Roman"/>
          </w:rPr>
          <w:t xml:space="preserve">“all purpose” </w:t>
        </w:r>
      </w:ins>
      <w:ins w:id="240" w:author="Benton, Deon" w:date="2026-06-19T15:23:00Z" w16du:dateUtc="2026-06-19T20:23:00Z">
        <w:r w:rsidR="00CA2B2E">
          <w:rPr>
            <w:rFonts w:ascii="Times New Roman" w:hAnsi="Times New Roman" w:cs="Times New Roman"/>
          </w:rPr>
          <w:t>processes</w:t>
        </w:r>
      </w:ins>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 xml:space="preserve">and that extract </w:t>
      </w:r>
      <w:r w:rsidR="008948F0">
        <w:rPr>
          <w:rFonts w:ascii="Times New Roman" w:hAnsi="Times New Roman" w:cs="Times New Roman"/>
        </w:rPr>
        <w:lastRenderedPageBreak/>
        <w:t>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ins w:id="241" w:author="Benton, Deon" w:date="2026-06-14T13:49:00Z" w16du:dateUtc="2026-06-14T18:49:00Z">
        <w:r w:rsidR="009C3DA5" w:rsidRPr="009C3DA5">
          <w:rPr>
            <w:rFonts w:ascii="Times New Roman" w:hAnsi="Times New Roman" w:cs="Times New Roman"/>
          </w:rPr>
          <w:t>.</w:t>
        </w:r>
      </w:ins>
      <w:r w:rsidR="00F4387E">
        <w:rPr>
          <w:rFonts w:ascii="Times New Roman" w:hAnsi="Times New Roman" w:cs="Times New Roman"/>
        </w:rPr>
        <w:t xml:space="preserve"> </w:t>
      </w:r>
      <w:r w:rsidR="00BC4C2E">
        <w:rPr>
          <w:rFonts w:ascii="Times New Roman" w:hAnsi="Times New Roman" w:cs="Times New Roman"/>
        </w:rPr>
        <w:t xml:space="preserve">Although lean proposals </w:t>
      </w:r>
      <w:ins w:id="242" w:author="Benton, Deon" w:date="2026-06-19T15:32:00Z" w16du:dateUtc="2026-06-19T20:32:00Z">
        <w:r w:rsidR="00882999">
          <w:rPr>
            <w:rFonts w:ascii="Times New Roman" w:hAnsi="Times New Roman" w:cs="Times New Roman"/>
          </w:rPr>
          <w:t>abound for a</w:t>
        </w:r>
      </w:ins>
      <w:ins w:id="243" w:author="Benton, Deon" w:date="2026-06-19T15:37:00Z" w16du:dateUtc="2026-06-19T20:37:00Z">
        <w:r w:rsidR="009F09B4">
          <w:rPr>
            <w:rFonts w:ascii="Times New Roman" w:hAnsi="Times New Roman" w:cs="Times New Roman"/>
          </w:rPr>
          <w:t xml:space="preserve"> </w:t>
        </w:r>
      </w:ins>
      <w:ins w:id="244" w:author="Benton, Deon" w:date="2026-06-19T15:31:00Z" w16du:dateUtc="2026-06-19T20:31:00Z">
        <w:r w:rsidR="00882999">
          <w:rPr>
            <w:rFonts w:ascii="Times New Roman" w:hAnsi="Times New Roman" w:cs="Times New Roman"/>
          </w:rPr>
          <w:t>range of cognitive</w:t>
        </w:r>
      </w:ins>
      <w:ins w:id="245" w:author="Benton, Deon" w:date="2026-06-19T15:23:00Z" w16du:dateUtc="2026-06-19T20:23:00Z">
        <w:r w:rsidR="00CA2B2E">
          <w:rPr>
            <w:rFonts w:ascii="Times New Roman" w:hAnsi="Times New Roman" w:cs="Times New Roman"/>
          </w:rPr>
          <w:t xml:space="preserve"> </w:t>
        </w:r>
      </w:ins>
      <w:r w:rsidR="00FD2210">
        <w:rPr>
          <w:rFonts w:ascii="Times New Roman" w:hAnsi="Times New Roman" w:cs="Times New Roman"/>
        </w:rPr>
        <w:t>capacities</w:t>
      </w:r>
      <w:ins w:id="246" w:author="Benton, Deon" w:date="2026-06-19T15:31:00Z" w16du:dateUtc="2026-06-19T20:31:00Z">
        <w:r w:rsidR="00882999">
          <w:rPr>
            <w:rFonts w:ascii="Times New Roman" w:hAnsi="Times New Roman" w:cs="Times New Roman"/>
          </w:rPr>
          <w:t xml:space="preserve"> (</w:t>
        </w:r>
      </w:ins>
      <w:ins w:id="247" w:author="Benton, Deon" w:date="2026-06-19T15:34:00Z" w16du:dateUtc="2026-06-19T20:34:00Z">
        <w:r w:rsidR="00882999">
          <w:rPr>
            <w:rFonts w:ascii="Times New Roman" w:hAnsi="Times New Roman" w:cs="Times New Roman"/>
          </w:rPr>
          <w:t xml:space="preserve">Benton, 2025; Benton &amp; Hoch, 2026; Benton &amp; Lapan, 2021; </w:t>
        </w:r>
      </w:ins>
      <w:ins w:id="248" w:author="Benton, Deon" w:date="2026-06-19T15:31:00Z" w16du:dateUtc="2026-06-19T20:31:00Z">
        <w:r w:rsidR="00882999" w:rsidRPr="000A329B">
          <w:rPr>
            <w:rFonts w:ascii="Times New Roman" w:hAnsi="Times New Roman" w:cs="Times New Roman"/>
          </w:rPr>
          <w:t>Berthiaume</w:t>
        </w:r>
        <w:r w:rsidR="00882999">
          <w:rPr>
            <w:rFonts w:ascii="Times New Roman" w:hAnsi="Times New Roman" w:cs="Times New Roman"/>
          </w:rPr>
          <w:t xml:space="preserve"> et al., 2013; </w:t>
        </w:r>
      </w:ins>
      <w:ins w:id="249" w:author="Benton, Deon" w:date="2026-06-19T15:35:00Z" w16du:dateUtc="2026-06-19T20:35:00Z">
        <w:r w:rsidR="00882999">
          <w:rPr>
            <w:rFonts w:ascii="Times New Roman" w:hAnsi="Times New Roman" w:cs="Times New Roman"/>
          </w:rPr>
          <w:t xml:space="preserve">Bogartz et al., 2000; Clearfield &amp; Mix, 1999; Cohen et al., 2002; Cohen &amp; Marks, 2002; </w:t>
        </w:r>
      </w:ins>
      <w:ins w:id="250" w:author="Benton, Deon" w:date="2026-06-19T15:32:00Z" w16du:dateUtc="2026-06-19T20:32:00Z">
        <w:r w:rsidR="00882999">
          <w:rPr>
            <w:rFonts w:ascii="Times New Roman" w:hAnsi="Times New Roman" w:cs="Times New Roman"/>
          </w:rPr>
          <w:t xml:space="preserve">McClelland &amp; Thompson, 2007; McMahon &amp; Isik, 2023; </w:t>
        </w:r>
      </w:ins>
      <w:ins w:id="251" w:author="Benton, Deon" w:date="2026-06-19T15:36:00Z" w16du:dateUtc="2026-06-19T20:36:00Z">
        <w:r w:rsidR="009F09B4">
          <w:rPr>
            <w:rFonts w:ascii="Times New Roman" w:hAnsi="Times New Roman" w:cs="Times New Roman"/>
          </w:rPr>
          <w:t xml:space="preserve">Munakata, 1998; </w:t>
        </w:r>
        <w:r w:rsidR="00882999">
          <w:rPr>
            <w:rFonts w:ascii="Times New Roman" w:hAnsi="Times New Roman" w:cs="Times New Roman"/>
          </w:rPr>
          <w:t xml:space="preserve">Munakata et al., 1997; </w:t>
        </w:r>
      </w:ins>
      <w:ins w:id="252" w:author="Benton, Deon" w:date="2026-06-19T15:35:00Z" w16du:dateUtc="2026-06-19T20:35:00Z">
        <w:r w:rsidR="00882999">
          <w:rPr>
            <w:rFonts w:ascii="Times New Roman" w:hAnsi="Times New Roman" w:cs="Times New Roman"/>
          </w:rPr>
          <w:t xml:space="preserve">Perner &amp; Ruffman, 2005; </w:t>
        </w:r>
      </w:ins>
      <w:ins w:id="253" w:author="Benton, Deon" w:date="2026-06-19T15:32:00Z" w16du:dateUtc="2026-06-19T20:32:00Z">
        <w:r w:rsidR="00882999">
          <w:rPr>
            <w:rFonts w:ascii="Times New Roman" w:hAnsi="Times New Roman" w:cs="Times New Roman"/>
          </w:rPr>
          <w:t xml:space="preserve">Scarf et al., 2012a, 2012b; </w:t>
        </w:r>
      </w:ins>
      <w:ins w:id="254" w:author="Benton, Deon" w:date="2026-06-19T15:33:00Z" w16du:dateUtc="2026-06-19T20:33:00Z">
        <w:r w:rsidR="00882999">
          <w:rPr>
            <w:rFonts w:ascii="Times New Roman" w:hAnsi="Times New Roman" w:cs="Times New Roman"/>
          </w:rPr>
          <w:t>Simon, 1997; Rakison &amp; Lupyan, 2008</w:t>
        </w:r>
      </w:ins>
      <w:ins w:id="255" w:author="Benton, Deon" w:date="2026-06-19T15:32:00Z" w16du:dateUtc="2026-06-19T20:32:00Z">
        <w:r w:rsidR="00882999">
          <w:rPr>
            <w:rFonts w:ascii="Times New Roman" w:hAnsi="Times New Roman" w:cs="Times New Roman"/>
          </w:rPr>
          <w:t>)</w:t>
        </w:r>
      </w:ins>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ins w:id="256" w:author="Benton, Deon" w:date="2026-06-19T13:44:00Z" w16du:dateUtc="2026-06-19T18:44:00Z">
        <w:r w:rsidR="00860AC9">
          <w:rPr>
            <w:rFonts w:ascii="Times New Roman" w:hAnsi="Times New Roman" w:cs="Times New Roman"/>
          </w:rPr>
          <w:t>action efficiency understanding studies</w:t>
        </w:r>
      </w:ins>
      <w:ins w:id="257" w:author="Benton, Deon" w:date="2026-06-19T13:45:00Z" w16du:dateUtc="2026-06-19T18:45:00Z">
        <w:r w:rsidR="00860AC9">
          <w:rPr>
            <w:rFonts w:ascii="Times New Roman" w:hAnsi="Times New Roman" w:cs="Times New Roman"/>
          </w:rPr>
          <w:t xml:space="preserve"> </w:t>
        </w:r>
      </w:ins>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0030D9BC" w:rsidR="00B95495" w:rsidRDefault="0000003E" w:rsidP="004F4B31">
      <w:pPr>
        <w:spacing w:line="480" w:lineRule="auto"/>
        <w:ind w:firstLine="720"/>
        <w:contextualSpacing/>
        <w:rPr>
          <w:rFonts w:ascii="Times New Roman" w:hAnsi="Times New Roman" w:cs="Times New Roman"/>
        </w:rPr>
      </w:pPr>
      <w:ins w:id="258" w:author="Benton, Deon" w:date="2026-06-12T14:40:00Z" w16du:dateUtc="2026-06-12T19:40:00Z">
        <w:r>
          <w:rPr>
            <w:rFonts w:ascii="Times New Roman" w:hAnsi="Times New Roman" w:cs="Times New Roman"/>
          </w:rPr>
          <w:t>Van Overwalle</w:t>
        </w:r>
      </w:ins>
      <w:r w:rsidR="00EC7604">
        <w:rPr>
          <w:rFonts w:ascii="Times New Roman" w:hAnsi="Times New Roman" w:cs="Times New Roman"/>
        </w:rPr>
        <w:t xml:space="preserve"> (2010</w:t>
      </w:r>
      <w:r w:rsidR="00F4387E">
        <w:rPr>
          <w:rFonts w:ascii="Times New Roman" w:hAnsi="Times New Roman" w:cs="Times New Roman"/>
        </w:rPr>
        <w:t>; hereafter, OM10</w:t>
      </w:r>
      <w:r w:rsidR="00EC7604">
        <w:rPr>
          <w:rFonts w:ascii="Times New Roman" w:hAnsi="Times New Roman" w:cs="Times New Roman"/>
        </w:rPr>
        <w:t>)</w:t>
      </w:r>
      <w:ins w:id="259" w:author="Benton, Deon" w:date="2026-06-19T15:37:00Z" w16du:dateUtc="2026-06-19T20:37:00Z">
        <w:r w:rsidR="009F09B4">
          <w:rPr>
            <w:rFonts w:ascii="Times New Roman" w:hAnsi="Times New Roman" w:cs="Times New Roman"/>
          </w:rPr>
          <w:t xml:space="preserve"> is an exception to this</w:t>
        </w:r>
      </w:ins>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ins w:id="260" w:author="Benton, Deon" w:date="2026-06-19T13:45:00Z" w16du:dateUtc="2026-06-19T18:45:00Z">
        <w:r w:rsidR="005C146E">
          <w:rPr>
            <w:rFonts w:ascii="Times New Roman" w:hAnsi="Times New Roman" w:cs="Times New Roman"/>
          </w:rPr>
          <w:t>argued that</w:t>
        </w:r>
      </w:ins>
      <w:r w:rsidR="0056623D">
        <w:rPr>
          <w:rFonts w:ascii="Times New Roman" w:hAnsi="Times New Roman" w:cs="Times New Roman"/>
        </w:rPr>
        <w:t xml:space="preserve"> </w:t>
      </w:r>
      <w:r w:rsidR="009934C6">
        <w:rPr>
          <w:rFonts w:ascii="Times New Roman" w:hAnsi="Times New Roman" w:cs="Times New Roman"/>
        </w:rPr>
        <w:t xml:space="preserve">infants </w:t>
      </w:r>
      <w:ins w:id="261" w:author="Benton, Deon" w:date="2026-06-19T15:38:00Z" w16du:dateUtc="2026-06-19T20:38:00Z">
        <w:r w:rsidR="00A22D6F">
          <w:rPr>
            <w:rFonts w:ascii="Times New Roman" w:hAnsi="Times New Roman" w:cs="Times New Roman"/>
          </w:rPr>
          <w:t xml:space="preserve">rely on a “forward model” to learn what makes actions </w:t>
        </w:r>
      </w:ins>
      <w:ins w:id="262" w:author="Benton, Deon" w:date="2026-06-19T15:39:00Z" w16du:dateUtc="2026-06-19T20:39:00Z">
        <w:r w:rsidR="00A22D6F">
          <w:rPr>
            <w:rFonts w:ascii="Times New Roman" w:hAnsi="Times New Roman" w:cs="Times New Roman"/>
          </w:rPr>
          <w:t xml:space="preserve">efficient: </w:t>
        </w:r>
      </w:ins>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ins w:id="263" w:author="Benton, Deon" w:date="2026-06-14T15:19:00Z" w16du:dateUtc="2026-06-14T20:19:00Z">
        <w:r w:rsidR="00966E4F">
          <w:rPr>
            <w:rFonts w:ascii="Times New Roman" w:hAnsi="Times New Roman" w:cs="Times New Roman"/>
          </w:rPr>
          <w:t xml:space="preserve"> </w:t>
        </w:r>
      </w:ins>
      <w:r w:rsidR="00F4387E">
        <w:rPr>
          <w:rFonts w:ascii="Times New Roman" w:hAnsi="Times New Roman" w:cs="Times New Roman"/>
        </w:rPr>
        <w:t xml:space="preserve">capture the visible state </w:t>
      </w:r>
      <w:ins w:id="264" w:author="Benton, Deon" w:date="2026-06-19T12:42:00Z" w16du:dateUtc="2026-06-19T17:42:00Z">
        <w:r w:rsidR="00B7644B">
          <w:rPr>
            <w:rFonts w:ascii="Times New Roman" w:hAnsi="Times New Roman" w:cs="Times New Roman"/>
          </w:rPr>
          <w:t>at points along the trajectory</w:t>
        </w:r>
      </w:ins>
      <w:ins w:id="265" w:author="Benton, Deon" w:date="2026-06-14T15:20:00Z" w16du:dateUtc="2026-06-14T20:20:00Z">
        <w:r w:rsidR="00966E4F">
          <w:rPr>
            <w:rFonts w:ascii="Times New Roman" w:hAnsi="Times New Roman" w:cs="Times New Roman"/>
          </w:rPr>
          <w:t>.</w:t>
        </w:r>
      </w:ins>
      <w:r w:rsidR="00861E76">
        <w:rPr>
          <w:rFonts w:ascii="Times New Roman" w:hAnsi="Times New Roman" w:cs="Times New Roman"/>
        </w:rPr>
        <w:t xml:space="preserve"> </w:t>
      </w:r>
      <w:ins w:id="266" w:author="Benton, Deon" w:date="2026-06-12T14:40:00Z" w16du:dateUtc="2026-06-12T19:40:00Z">
        <w:r>
          <w:rPr>
            <w:rFonts w:ascii="Times New Roman" w:hAnsi="Times New Roman" w:cs="Times New Roman"/>
          </w:rPr>
          <w:t>Van Overwalle</w:t>
        </w:r>
      </w:ins>
      <w:r w:rsidR="00B95495" w:rsidRPr="00B95495">
        <w:rPr>
          <w:rFonts w:ascii="Times New Roman" w:hAnsi="Times New Roman" w:cs="Times New Roman"/>
        </w:rPr>
        <w:t xml:space="preserve"> (2010)</w:t>
      </w:r>
      <w:ins w:id="267" w:author="Benton, Deon" w:date="2026-06-19T12:43:00Z" w16du:dateUtc="2026-06-19T17:43:00Z">
        <w:r w:rsidR="00123608">
          <w:rPr>
            <w:rFonts w:ascii="Times New Roman" w:hAnsi="Times New Roman" w:cs="Times New Roman"/>
          </w:rPr>
          <w:t xml:space="preserve"> </w:t>
        </w:r>
      </w:ins>
      <w:del w:id="268" w:author="Benton, Deon" w:date="2026-06-19T12:43:00Z" w16du:dateUtc="2026-06-19T17:43:00Z">
        <w:r w:rsidR="00B95495" w:rsidRPr="00B95495" w:rsidDel="00123608">
          <w:rPr>
            <w:rFonts w:ascii="Times New Roman" w:hAnsi="Times New Roman" w:cs="Times New Roman"/>
          </w:rPr>
          <w:delText xml:space="preserve"> </w:delText>
        </w:r>
      </w:del>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69"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ins w:id="270" w:author="Benton, Deon" w:date="2026-06-19T12:44:00Z" w16du:dateUtc="2026-06-19T17:44:00Z">
        <w:r w:rsidR="00123608">
          <w:rPr>
            <w:rFonts w:ascii="Times New Roman" w:hAnsi="Times New Roman" w:cs="Times New Roman"/>
          </w:rPr>
          <w:t xml:space="preserve">Habituation to constrained but not to unconstrained action produced longer looking to the inefficient </w:t>
        </w:r>
      </w:ins>
      <w:ins w:id="271" w:author="Benton, Deon" w:date="2026-06-19T12:45:00Z" w16du:dateUtc="2026-06-19T17:45:00Z">
        <w:r w:rsidR="00123608">
          <w:rPr>
            <w:rFonts w:ascii="Times New Roman" w:hAnsi="Times New Roman" w:cs="Times New Roman"/>
          </w:rPr>
          <w:t>than to the efficient test event</w:t>
        </w:r>
      </w:ins>
      <w:ins w:id="272" w:author="Benton, Deon" w:date="2026-06-19T12:44:00Z" w16du:dateUtc="2026-06-19T17:44:00Z">
        <w:r w:rsidR="00123608">
          <w:rPr>
            <w:rFonts w:ascii="Times New Roman" w:hAnsi="Times New Roman" w:cs="Times New Roman"/>
          </w:rPr>
          <w:t xml:space="preserve">. </w:t>
        </w:r>
      </w:ins>
    </w:p>
    <w:p w14:paraId="685FC961" w14:textId="4A91D8B7"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VOM10 i</w:t>
      </w:r>
      <w:ins w:id="273" w:author="Benton, Deon" w:date="2026-06-19T02:07:00Z" w16du:dateUtc="2026-06-19T07:07:00Z">
        <w:r>
          <w:rPr>
            <w:rFonts w:ascii="Times New Roman" w:hAnsi="Times New Roman" w:cs="Times New Roman"/>
          </w:rPr>
          <w:t xml:space="preserve">s nonetheless limited in </w:t>
        </w:r>
      </w:ins>
      <w:ins w:id="274" w:author="Benton, Deon" w:date="2026-06-19T13:46:00Z" w16du:dateUtc="2026-06-19T18:46:00Z">
        <w:r w:rsidR="00F3161E">
          <w:rPr>
            <w:rFonts w:ascii="Times New Roman" w:hAnsi="Times New Roman" w:cs="Times New Roman"/>
          </w:rPr>
          <w:t>a couple critical</w:t>
        </w:r>
      </w:ins>
      <w:ins w:id="275" w:author="Benton, Deon" w:date="2026-06-19T02:07:00Z" w16du:dateUtc="2026-06-19T07:07:00Z">
        <w:r>
          <w:rPr>
            <w:rFonts w:ascii="Times New Roman" w:hAnsi="Times New Roman" w:cs="Times New Roman"/>
          </w:rPr>
          <w:t xml:space="preserve"> respects</w:t>
        </w:r>
      </w:ins>
      <w:ins w:id="276" w:author="Benton, Deon" w:date="2026-06-19T12:45:00Z" w16du:dateUtc="2026-06-19T17:45:00Z">
        <w:r w:rsidR="00123608">
          <w:rPr>
            <w:rFonts w:ascii="Times New Roman" w:hAnsi="Times New Roman" w:cs="Times New Roman"/>
          </w:rPr>
          <w:t xml:space="preserve"> that bear directly on the present account</w:t>
        </w:r>
      </w:ins>
      <w:ins w:id="277" w:author="Benton, Deon" w:date="2026-06-19T02:08:00Z" w16du:dateUtc="2026-06-19T07:08:00Z">
        <w:r>
          <w:rPr>
            <w:rFonts w:ascii="Times New Roman" w:hAnsi="Times New Roman" w:cs="Times New Roman"/>
          </w:rPr>
          <w:t>. The</w:t>
        </w:r>
      </w:ins>
      <w:r w:rsidR="005F2CF5">
        <w:rPr>
          <w:rFonts w:ascii="Times New Roman" w:hAnsi="Times New Roman" w:cs="Times New Roman"/>
        </w:rPr>
        <w:t xml:space="preserve"> model</w:t>
      </w:r>
      <w:r w:rsidR="005E149F">
        <w:rPr>
          <w:rFonts w:ascii="Times New Roman" w:hAnsi="Times New Roman" w:cs="Times New Roman"/>
        </w:rPr>
        <w:t xml:space="preserve"> </w:t>
      </w:r>
      <w:ins w:id="278" w:author="Benton, Deon" w:date="2026-06-19T02:08:00Z" w16du:dateUtc="2026-06-19T07:08:00Z">
        <w:r>
          <w:rPr>
            <w:rFonts w:ascii="Times New Roman" w:hAnsi="Times New Roman" w:cs="Times New Roman"/>
          </w:rPr>
          <w:t>received no</w:t>
        </w:r>
      </w:ins>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ins w:id="279" w:author="Benton, Deon" w:date="2026-06-19T02:09:00Z" w16du:dateUtc="2026-06-19T07:09:00Z">
        <w:r>
          <w:rPr>
            <w:rFonts w:ascii="Times New Roman" w:hAnsi="Times New Roman" w:cs="Times New Roman"/>
          </w:rPr>
          <w:t>the simulated habituation phase</w:t>
        </w:r>
      </w:ins>
      <w:ins w:id="280" w:author="Benton, Deon" w:date="2026-06-19T19:33:00Z" w16du:dateUtc="2026-06-20T00:33:00Z">
        <w:r w:rsidR="006675AE">
          <w:rPr>
            <w:rFonts w:ascii="Times New Roman" w:hAnsi="Times New Roman" w:cs="Times New Roman"/>
          </w:rPr>
          <w:t xml:space="preserve"> a</w:t>
        </w:r>
      </w:ins>
      <w:ins w:id="281" w:author="Benton, Deon" w:date="2026-06-19T19:34:00Z" w16du:dateUtc="2026-06-20T00:34:00Z">
        <w:r w:rsidR="006675AE">
          <w:rPr>
            <w:rFonts w:ascii="Times New Roman" w:hAnsi="Times New Roman" w:cs="Times New Roman"/>
          </w:rPr>
          <w:t xml:space="preserve">nd thus could </w:t>
        </w:r>
      </w:ins>
      <w:ins w:id="282" w:author="Benton, Deon" w:date="2026-06-19T02:09:00Z" w16du:dateUtc="2026-06-19T07:09:00Z">
        <w:r>
          <w:rPr>
            <w:rFonts w:ascii="Times New Roman" w:hAnsi="Times New Roman" w:cs="Times New Roman"/>
          </w:rPr>
          <w:t>not draw on prior exposure the way Csibra et a</w:t>
        </w:r>
      </w:ins>
      <w:ins w:id="283" w:author="Benton, Deon" w:date="2026-06-19T02:10:00Z" w16du:dateUtc="2026-06-19T07:10:00Z">
        <w:r>
          <w:rPr>
            <w:rFonts w:ascii="Times New Roman" w:hAnsi="Times New Roman" w:cs="Times New Roman"/>
          </w:rPr>
          <w:t>l.</w:t>
        </w:r>
      </w:ins>
      <w:ins w:id="284" w:author="Benton, Deon" w:date="2026-06-19T13:47:00Z" w16du:dateUtc="2026-06-19T18:47:00Z">
        <w:r w:rsidR="00F3161E">
          <w:rPr>
            <w:rFonts w:ascii="Times New Roman" w:hAnsi="Times New Roman" w:cs="Times New Roman"/>
          </w:rPr>
          <w:t>’s</w:t>
        </w:r>
      </w:ins>
      <w:ins w:id="285" w:author="Benton, Deon" w:date="2026-06-19T02:10:00Z" w16du:dateUtc="2026-06-19T07:10:00Z">
        <w:r>
          <w:rPr>
            <w:rFonts w:ascii="Times New Roman" w:hAnsi="Times New Roman" w:cs="Times New Roman"/>
          </w:rPr>
          <w:t xml:space="preserve"> (2003) </w:t>
        </w:r>
      </w:ins>
      <w:ins w:id="286" w:author="Benton, Deon" w:date="2026-06-19T13:47:00Z" w16du:dateUtc="2026-06-19T18:47:00Z">
        <w:r w:rsidR="00F3161E">
          <w:rPr>
            <w:rFonts w:ascii="Times New Roman" w:hAnsi="Times New Roman" w:cs="Times New Roman"/>
          </w:rPr>
          <w:t xml:space="preserve">inference findings </w:t>
        </w:r>
      </w:ins>
      <w:ins w:id="287" w:author="Benton, Deon" w:date="2026-06-19T15:43:00Z" w16du:dateUtc="2026-06-19T20:43:00Z">
        <w:r w:rsidR="002A0B8F">
          <w:rPr>
            <w:rFonts w:ascii="Times New Roman" w:hAnsi="Times New Roman" w:cs="Times New Roman"/>
          </w:rPr>
          <w:t>requires</w:t>
        </w:r>
      </w:ins>
      <w:ins w:id="288" w:author="Benton, Deon" w:date="2026-06-19T02:10:00Z" w16du:dateUtc="2026-06-19T07:10:00Z">
        <w:r>
          <w:rPr>
            <w:rFonts w:ascii="Times New Roman" w:hAnsi="Times New Roman" w:cs="Times New Roman"/>
          </w:rPr>
          <w:t xml:space="preserve">. </w:t>
        </w:r>
      </w:ins>
      <w:r w:rsidR="005F2CF5">
        <w:rPr>
          <w:rFonts w:ascii="Times New Roman" w:hAnsi="Times New Roman" w:cs="Times New Roman"/>
        </w:rPr>
        <w:t xml:space="preserve"> </w:t>
      </w:r>
      <w:ins w:id="289" w:author="Benton, Deon" w:date="2026-06-19T13:50:00Z" w16du:dateUtc="2026-06-19T18:50:00Z">
        <w:r w:rsidR="006318BD">
          <w:rPr>
            <w:rFonts w:ascii="Times New Roman" w:hAnsi="Times New Roman" w:cs="Times New Roman"/>
          </w:rPr>
          <w:t>The model</w:t>
        </w:r>
      </w:ins>
      <w:ins w:id="290" w:author="Benton, Deon" w:date="2026-06-19T13:51:00Z" w16du:dateUtc="2026-06-19T18:51:00Z">
        <w:r w:rsidR="006318BD">
          <w:rPr>
            <w:rFonts w:ascii="Times New Roman" w:hAnsi="Times New Roman" w:cs="Times New Roman"/>
          </w:rPr>
          <w:t xml:space="preserve"> built in </w:t>
        </w:r>
      </w:ins>
      <w:ins w:id="291" w:author="Benton, Deon" w:date="2026-06-19T14:00:00Z" w16du:dateUtc="2026-06-19T19:00:00Z">
        <w:r w:rsidR="006318BD">
          <w:rPr>
            <w:rFonts w:ascii="Times New Roman" w:hAnsi="Times New Roman" w:cs="Times New Roman"/>
          </w:rPr>
          <w:t>the very c</w:t>
        </w:r>
      </w:ins>
      <w:ins w:id="292" w:author="Benton, Deon" w:date="2026-06-19T13:51:00Z" w16du:dateUtc="2026-06-19T18:51:00Z">
        <w:r w:rsidR="006318BD">
          <w:rPr>
            <w:rFonts w:ascii="Times New Roman" w:hAnsi="Times New Roman" w:cs="Times New Roman"/>
          </w:rPr>
          <w:t xml:space="preserve">oncepts that </w:t>
        </w:r>
      </w:ins>
      <w:ins w:id="293" w:author="Benton, Deon" w:date="2026-06-19T13:52:00Z" w16du:dateUtc="2026-06-19T18:52:00Z">
        <w:r w:rsidR="006318BD">
          <w:rPr>
            <w:rFonts w:ascii="Times New Roman" w:hAnsi="Times New Roman" w:cs="Times New Roman"/>
          </w:rPr>
          <w:t>lean accounts should explain by sti</w:t>
        </w:r>
      </w:ins>
      <w:ins w:id="294" w:author="Benton, Deon" w:date="2026-06-19T13:50:00Z" w16du:dateUtc="2026-06-19T18:50:00Z">
        <w:r w:rsidR="006318BD">
          <w:rPr>
            <w:rFonts w:ascii="Times New Roman" w:hAnsi="Times New Roman" w:cs="Times New Roman"/>
          </w:rPr>
          <w:t>pulat</w:t>
        </w:r>
      </w:ins>
      <w:ins w:id="295" w:author="Benton, Deon" w:date="2026-06-19T14:00:00Z" w16du:dateUtc="2026-06-19T19:00:00Z">
        <w:r w:rsidR="006318BD">
          <w:rPr>
            <w:rFonts w:ascii="Times New Roman" w:hAnsi="Times New Roman" w:cs="Times New Roman"/>
          </w:rPr>
          <w:t>ing</w:t>
        </w:r>
      </w:ins>
      <w:ins w:id="296" w:author="Benton, Deon" w:date="2026-06-19T13:50:00Z" w16du:dateUtc="2026-06-19T18:50:00Z">
        <w:r w:rsidR="006318BD">
          <w:rPr>
            <w:rFonts w:ascii="Times New Roman" w:hAnsi="Times New Roman" w:cs="Times New Roman"/>
          </w:rPr>
          <w:t xml:space="preserve"> units for agents and objects</w:t>
        </w:r>
      </w:ins>
      <w:ins w:id="297" w:author="Benton, Deon" w:date="2026-06-19T13:52:00Z" w16du:dateUtc="2026-06-19T18:52:00Z">
        <w:r w:rsidR="006318BD">
          <w:rPr>
            <w:rFonts w:ascii="Times New Roman" w:hAnsi="Times New Roman" w:cs="Times New Roman"/>
          </w:rPr>
          <w:t>.</w:t>
        </w:r>
      </w:ins>
      <w:ins w:id="298" w:author="Benton, Deon" w:date="2026-06-19T13:50:00Z" w16du:dateUtc="2026-06-19T18:50:00Z">
        <w:r w:rsidR="006318BD">
          <w:rPr>
            <w:rFonts w:ascii="Times New Roman" w:hAnsi="Times New Roman" w:cs="Times New Roman"/>
          </w:rPr>
          <w:t xml:space="preserve"> </w:t>
        </w:r>
      </w:ins>
      <w:ins w:id="299" w:author="Benton, Deon" w:date="2026-06-19T02:12:00Z" w16du:dateUtc="2026-06-19T07:12:00Z">
        <w:r>
          <w:rPr>
            <w:rFonts w:ascii="Times New Roman" w:hAnsi="Times New Roman" w:cs="Times New Roman"/>
          </w:rPr>
          <w:t xml:space="preserve">Finally, </w:t>
        </w:r>
      </w:ins>
      <w:ins w:id="300" w:author="Benton, Deon" w:date="2026-06-19T14:01:00Z" w16du:dateUtc="2026-06-19T19:01:00Z">
        <w:r w:rsidR="00D17908">
          <w:rPr>
            <w:rFonts w:ascii="Times New Roman" w:hAnsi="Times New Roman" w:cs="Times New Roman"/>
          </w:rPr>
          <w:t xml:space="preserve">VOM10 departed from </w:t>
        </w:r>
      </w:ins>
      <w:ins w:id="301" w:author="Benton, Deon" w:date="2026-06-19T02:14:00Z" w16du:dateUtc="2026-06-19T07:14:00Z">
        <w:r w:rsidR="00A74E00">
          <w:rPr>
            <w:rFonts w:ascii="Times New Roman" w:hAnsi="Times New Roman" w:cs="Times New Roman"/>
          </w:rPr>
          <w:t>Gergely et al.</w:t>
        </w:r>
      </w:ins>
      <w:ins w:id="302" w:author="Benton, Deon" w:date="2026-06-19T14:01:00Z" w16du:dateUtc="2026-06-19T19:01:00Z">
        <w:r w:rsidR="00D17908">
          <w:rPr>
            <w:rFonts w:ascii="Times New Roman" w:hAnsi="Times New Roman" w:cs="Times New Roman"/>
          </w:rPr>
          <w:t>’s</w:t>
        </w:r>
      </w:ins>
      <w:ins w:id="303" w:author="Benton, Deon" w:date="2026-06-19T02:14:00Z" w16du:dateUtc="2026-06-19T07:14:00Z">
        <w:r w:rsidR="00A74E00">
          <w:rPr>
            <w:rFonts w:ascii="Times New Roman" w:hAnsi="Times New Roman" w:cs="Times New Roman"/>
          </w:rPr>
          <w:t xml:space="preserve"> (1995) study in two crucial ways: It omitted the obstacle from the Control habituation event and the </w:t>
        </w:r>
      </w:ins>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04" w:author="Benton, Deon" w:date="2026-06-14T15:44:00Z" w16du:dateUtc="2026-06-14T20:44:00Z">
        <w:r w:rsidR="00B02DD6">
          <w:rPr>
            <w:rFonts w:ascii="Times New Roman" w:eastAsia="Times New Roman" w:hAnsi="Times New Roman" w:cs="Times New Roman"/>
          </w:rPr>
          <w:t xml:space="preserve">. </w:t>
        </w:r>
      </w:ins>
      <w:ins w:id="305" w:author="Benton, Deon" w:date="2026-06-19T20:45:00Z" w16du:dateUtc="2026-06-20T01:45:00Z">
        <w:r w:rsidR="003E6BDB">
          <w:rPr>
            <w:rFonts w:ascii="Times New Roman" w:eastAsia="Times New Roman" w:hAnsi="Times New Roman" w:cs="Times New Roman"/>
          </w:rPr>
          <w:t>These issues severely limit what can be</w:t>
        </w:r>
      </w:ins>
      <w:r w:rsidR="00AD1A72" w:rsidRPr="00AD1A72">
        <w:rPr>
          <w:rFonts w:ascii="Times New Roman" w:eastAsia="Times New Roman" w:hAnsi="Times New Roman" w:cs="Times New Roman"/>
        </w:rPr>
        <w:t xml:space="preserve"> concluded </w:t>
      </w:r>
      <w:ins w:id="306" w:author="Benton, Deon" w:date="2026-06-19T02:16:00Z" w16du:dateUtc="2026-06-19T07:16:00Z">
        <w:r w:rsidR="00A74E00">
          <w:rPr>
            <w:rFonts w:ascii="Times New Roman" w:eastAsia="Times New Roman" w:hAnsi="Times New Roman" w:cs="Times New Roman"/>
          </w:rPr>
          <w:t xml:space="preserve">from the model’s apparent success. </w:t>
        </w:r>
      </w:ins>
    </w:p>
    <w:p w14:paraId="6BEE43CD" w14:textId="48332863" w:rsidR="002450CA" w:rsidRDefault="00266F42" w:rsidP="00037EA9">
      <w:pPr>
        <w:spacing w:line="480" w:lineRule="auto"/>
        <w:ind w:firstLine="720"/>
        <w:contextualSpacing/>
        <w:rPr>
          <w:ins w:id="307" w:author="Benton, Deon" w:date="2026-06-14T15:45:00Z" w16du:dateUtc="2026-06-14T20:45:00Z"/>
          <w:rFonts w:ascii="Times New Roman" w:hAnsi="Times New Roman" w:cs="Times New Roman"/>
        </w:rPr>
      </w:pPr>
      <w:ins w:id="308" w:author="Benton, Deon" w:date="2026-06-19T15:44:00Z" w16du:dateUtc="2026-06-19T20:44:00Z">
        <w:r w:rsidRPr="00266F42">
          <w:rPr>
            <w:rFonts w:ascii="Times New Roman" w:eastAsia="Times New Roman" w:hAnsi="Times New Roman" w:cs="Times New Roman"/>
          </w:rPr>
          <w:lastRenderedPageBreak/>
          <w:t>The present paper develops an alternative lean account</w:t>
        </w:r>
      </w:ins>
      <w:ins w:id="309" w:author="Benton, Deon" w:date="2026-06-19T15:48:00Z" w16du:dateUtc="2026-06-19T20:48:00Z">
        <w:r w:rsidR="00D101D8">
          <w:rPr>
            <w:rFonts w:ascii="Times New Roman" w:eastAsia="Times New Roman" w:hAnsi="Times New Roman" w:cs="Times New Roman"/>
          </w:rPr>
          <w:t>—instantiated as a connectionist computational model—</w:t>
        </w:r>
      </w:ins>
      <w:ins w:id="310" w:author="Benton, Deon" w:date="2026-06-19T15:44:00Z" w16du:dateUtc="2026-06-19T20:44:00Z">
        <w:r w:rsidRPr="00266F42">
          <w:rPr>
            <w:rFonts w:ascii="Times New Roman" w:eastAsia="Times New Roman" w:hAnsi="Times New Roman" w:cs="Times New Roman"/>
          </w:rPr>
          <w:t>that captures Gergely et al.'s (1995) findings and the</w:t>
        </w:r>
      </w:ins>
      <w:ins w:id="311" w:author="Benton, Deon" w:date="2026-06-19T15:48:00Z" w16du:dateUtc="2026-06-19T20:48:00Z">
        <w:r w:rsidR="00D101D8">
          <w:rPr>
            <w:rFonts w:ascii="Times New Roman" w:eastAsia="Times New Roman" w:hAnsi="Times New Roman" w:cs="Times New Roman"/>
          </w:rPr>
          <w:t xml:space="preserve"> above</w:t>
        </w:r>
      </w:ins>
      <w:ins w:id="312" w:author="Benton, Deon" w:date="2026-06-19T15:44:00Z" w16du:dateUtc="2026-06-19T20:44:00Z">
        <w:r w:rsidRPr="00266F42">
          <w:rPr>
            <w:rFonts w:ascii="Times New Roman" w:eastAsia="Times New Roman" w:hAnsi="Times New Roman" w:cs="Times New Roman"/>
          </w:rPr>
          <w:t xml:space="preserve"> four target findings reviewed.</w:t>
        </w:r>
      </w:ins>
      <w:ins w:id="313" w:author="Benton, Deon" w:date="2026-06-19T15:45:00Z" w16du:dateUtc="2026-06-19T20:45:00Z">
        <w:r>
          <w:rPr>
            <w:rFonts w:ascii="Times New Roman" w:eastAsia="Times New Roman" w:hAnsi="Times New Roman" w:cs="Times New Roman"/>
          </w:rPr>
          <w:t xml:space="preserve"> </w:t>
        </w:r>
      </w:ins>
      <w:ins w:id="314" w:author="Benton, Deon" w:date="2026-06-19T15:48:00Z" w16du:dateUtc="2026-06-19T20:48:00Z">
        <w:r w:rsidR="00D101D8">
          <w:rPr>
            <w:rFonts w:ascii="Times New Roman" w:eastAsia="Times New Roman" w:hAnsi="Times New Roman" w:cs="Times New Roman"/>
          </w:rPr>
          <w:t>It is</w:t>
        </w:r>
      </w:ins>
      <w:ins w:id="315" w:author="Benton, Deon" w:date="2026-06-19T15:45:00Z" w16du:dateUtc="2026-06-19T20:45:00Z">
        <w:r>
          <w:rPr>
            <w:rFonts w:ascii="Times New Roman" w:eastAsia="Times New Roman" w:hAnsi="Times New Roman" w:cs="Times New Roman"/>
          </w:rPr>
          <w:t xml:space="preserve"> then compared to </w:t>
        </w:r>
      </w:ins>
      <w:ins w:id="316" w:author="Benton, Deon" w:date="2026-06-19T02:19:00Z" w16du:dateUtc="2026-06-19T07:19:00Z">
        <w:r w:rsidR="00A74E00">
          <w:rPr>
            <w:rFonts w:ascii="Times New Roman" w:hAnsi="Times New Roman" w:cs="Times New Roman"/>
          </w:rPr>
          <w:t xml:space="preserve">VOM10 and modified versions of both models. </w:t>
        </w:r>
      </w:ins>
    </w:p>
    <w:p w14:paraId="5BA2404B" w14:textId="77777777" w:rsidR="005F40ED" w:rsidRDefault="005F40ED" w:rsidP="005F40ED">
      <w:pPr>
        <w:spacing w:line="480" w:lineRule="auto"/>
        <w:contextualSpacing/>
        <w:rPr>
          <w:ins w:id="317"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18" w:author="Benton, Deon" w:date="2026-06-14T15:45:00Z" w16du:dateUtc="2026-06-14T20:45:00Z">
        <w:r>
          <w:rPr>
            <w:rFonts w:ascii="Times New Roman" w:hAnsi="Times New Roman" w:cs="Times New Roman"/>
            <w:b/>
            <w:bCs/>
          </w:rPr>
          <w:t>An experienced-based associative learning a</w:t>
        </w:r>
      </w:ins>
      <w:ins w:id="319"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20"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1"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41472A4B"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2"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3"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10700495" w:rsidR="002460C6" w:rsidRDefault="00A74E00" w:rsidP="00EF283F">
      <w:pPr>
        <w:spacing w:line="480" w:lineRule="auto"/>
        <w:ind w:firstLine="720"/>
        <w:contextualSpacing/>
        <w:rPr>
          <w:ins w:id="324" w:author="Benton, Deon" w:date="2026-06-14T17:37:00Z" w16du:dateUtc="2026-06-14T22:37:00Z"/>
          <w:rFonts w:ascii="Times New Roman" w:hAnsi="Times New Roman" w:cs="Times New Roman"/>
        </w:rPr>
      </w:pPr>
      <w:ins w:id="325" w:author="Benton, Deon" w:date="2026-06-19T02:20:00Z" w16du:dateUtc="2026-06-19T07:20:00Z">
        <w:r>
          <w:rPr>
            <w:rFonts w:ascii="Times New Roman" w:hAnsi="Times New Roman" w:cs="Times New Roman"/>
          </w:rPr>
          <w:t>The present</w:t>
        </w:r>
      </w:ins>
      <w:ins w:id="326" w:author="Benton, Deon" w:date="2026-06-14T16:37:00Z" w16du:dateUtc="2026-06-14T21:37:00Z">
        <w:r w:rsidR="005244A6" w:rsidRPr="005244A6">
          <w:rPr>
            <w:rFonts w:ascii="Times New Roman" w:hAnsi="Times New Roman" w:cs="Times New Roman"/>
          </w:rPr>
          <w:t xml:space="preserve"> account</w:t>
        </w:r>
      </w:ins>
      <w:ins w:id="327" w:author="Benton, Deon" w:date="2026-06-19T02:20:00Z" w16du:dateUtc="2026-06-19T07:20:00Z">
        <w:r>
          <w:rPr>
            <w:rFonts w:ascii="Times New Roman" w:hAnsi="Times New Roman" w:cs="Times New Roman"/>
          </w:rPr>
          <w:t>’s central proposal</w:t>
        </w:r>
      </w:ins>
      <w:ins w:id="328" w:author="Benton, Deon" w:date="2026-06-14T16:37:00Z" w16du:dateUtc="2026-06-14T21:37:00Z">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ins>
      <w:ins w:id="329" w:author="Benton, Deon" w:date="2026-06-19T02:22:00Z" w16du:dateUtc="2026-06-19T07:22:00Z">
        <w:r>
          <w:rPr>
            <w:rFonts w:ascii="Times New Roman" w:hAnsi="Times New Roman" w:cs="Times New Roman"/>
          </w:rPr>
          <w:t>This experience causes associations to form</w:t>
        </w:r>
      </w:ins>
      <w:ins w:id="330" w:author="Benton, Deon" w:date="2026-06-14T16:37:00Z" w16du:dateUtc="2026-06-14T21:37:00Z">
        <w:r w:rsidR="005244A6" w:rsidRPr="005244A6">
          <w:rPr>
            <w:rFonts w:ascii="Times New Roman" w:hAnsi="Times New Roman" w:cs="Times New Roman"/>
          </w:rPr>
          <w:t xml:space="preserve"> between arced motion and obstacles and between straight motion and the absence of obstacles</w:t>
        </w:r>
      </w:ins>
      <w:ins w:id="331" w:author="Benton, Deon" w:date="2026-06-14T17:40:00Z" w16du:dateUtc="2026-06-14T22:40:00Z">
        <w:r w:rsidR="00ED5049">
          <w:rPr>
            <w:rFonts w:ascii="Times New Roman" w:hAnsi="Times New Roman" w:cs="Times New Roman"/>
          </w:rPr>
          <w:t xml:space="preserve"> (Figure 3A)</w:t>
        </w:r>
      </w:ins>
      <w:ins w:id="332" w:author="Benton, Deon" w:date="2026-06-14T16:37:00Z" w16du:dateUtc="2026-06-14T21:37:00Z">
        <w:r w:rsidR="005244A6" w:rsidRPr="005244A6">
          <w:rPr>
            <w:rFonts w:ascii="Times New Roman" w:hAnsi="Times New Roman" w:cs="Times New Roman"/>
          </w:rPr>
          <w:t xml:space="preserve">. </w:t>
        </w:r>
      </w:ins>
      <w:ins w:id="333" w:author="Benton, Deon" w:date="2026-06-19T14:04:00Z" w16du:dateUtc="2026-06-19T19:04:00Z">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ins>
      <w:ins w:id="334" w:author="Benton, Deon" w:date="2026-06-19T02:24:00Z" w16du:dateUtc="2026-06-19T07:24:00Z">
        <w:r w:rsidR="006C0DA5">
          <w:rPr>
            <w:rFonts w:ascii="Times New Roman" w:hAnsi="Times New Roman" w:cs="Times New Roman"/>
          </w:rPr>
          <w:t xml:space="preserve"> association</w:t>
        </w:r>
      </w:ins>
      <w:ins w:id="335" w:author="Benton, Deon" w:date="2026-06-19T14:04:00Z" w16du:dateUtc="2026-06-19T19:04:00Z">
        <w:r w:rsidR="00132755">
          <w:rPr>
            <w:rFonts w:ascii="Times New Roman" w:hAnsi="Times New Roman" w:cs="Times New Roman"/>
          </w:rPr>
          <w:t>s become</w:t>
        </w:r>
      </w:ins>
      <w:ins w:id="336" w:author="Benton, Deon" w:date="2026-06-19T02:24:00Z" w16du:dateUtc="2026-06-19T07:24:00Z">
        <w:r w:rsidR="006C0DA5">
          <w:rPr>
            <w:rFonts w:ascii="Times New Roman" w:hAnsi="Times New Roman" w:cs="Times New Roman"/>
          </w:rPr>
          <w:t xml:space="preserve"> strong enough that </w:t>
        </w:r>
      </w:ins>
      <w:ins w:id="337" w:author="Benton, Deon" w:date="2026-06-19T14:04:00Z" w16du:dateUtc="2026-06-19T19:04:00Z">
        <w:r w:rsidR="00132755">
          <w:rPr>
            <w:rFonts w:ascii="Times New Roman" w:hAnsi="Times New Roman" w:cs="Times New Roman"/>
          </w:rPr>
          <w:t>presenting one component of a relat</w:t>
        </w:r>
      </w:ins>
      <w:ins w:id="338" w:author="Benton, Deon" w:date="2026-06-19T14:05:00Z" w16du:dateUtc="2026-06-19T19:05:00Z">
        <w:r w:rsidR="00132755">
          <w:rPr>
            <w:rFonts w:ascii="Times New Roman" w:hAnsi="Times New Roman" w:cs="Times New Roman"/>
          </w:rPr>
          <w:t>ion activates</w:t>
        </w:r>
      </w:ins>
      <w:ins w:id="339" w:author="Benton, Deon" w:date="2026-06-14T16:37:00Z" w16du:dateUtc="2026-06-14T21:37:00Z">
        <w:r w:rsidR="005244A6" w:rsidRPr="005244A6">
          <w:rPr>
            <w:rFonts w:ascii="Times New Roman" w:hAnsi="Times New Roman" w:cs="Times New Roman"/>
          </w:rPr>
          <w:t xml:space="preserve"> </w:t>
        </w:r>
      </w:ins>
      <w:ins w:id="340" w:author="Benton, Deon" w:date="2026-06-19T14:05:00Z" w16du:dateUtc="2026-06-19T19:05:00Z">
        <w:r w:rsidR="00132755">
          <w:rPr>
            <w:rFonts w:ascii="Times New Roman" w:hAnsi="Times New Roman" w:cs="Times New Roman"/>
          </w:rPr>
          <w:t>a</w:t>
        </w:r>
      </w:ins>
      <w:ins w:id="341" w:author="Benton, Deon" w:date="2026-06-14T16:37:00Z" w16du:dateUtc="2026-06-14T21:37:00Z">
        <w:r w:rsidR="005244A6" w:rsidRPr="005244A6">
          <w:rPr>
            <w:rFonts w:ascii="Times New Roman" w:hAnsi="Times New Roman" w:cs="Times New Roman"/>
          </w:rPr>
          <w:t xml:space="preserve"> representation of the other (for similar proposals in other domains see Rakison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ins>
    </w:p>
    <w:p w14:paraId="6498E897" w14:textId="53538D5F" w:rsidR="001129C8" w:rsidRDefault="006C0DA5" w:rsidP="00EF283F">
      <w:pPr>
        <w:spacing w:line="480" w:lineRule="auto"/>
        <w:ind w:firstLine="720"/>
        <w:contextualSpacing/>
        <w:rPr>
          <w:rFonts w:ascii="Times New Roman" w:hAnsi="Times New Roman" w:cs="Times New Roman"/>
        </w:rPr>
      </w:pPr>
      <w:ins w:id="342" w:author="Benton, Deon" w:date="2026-06-19T02:24:00Z" w16du:dateUtc="2026-06-19T07:24:00Z">
        <w:r>
          <w:rPr>
            <w:rFonts w:ascii="Times New Roman" w:hAnsi="Times New Roman" w:cs="Times New Roman"/>
          </w:rPr>
          <w:t>Two consequences follow from this account.</w:t>
        </w:r>
      </w:ins>
      <w:ins w:id="343" w:author="Benton, Deon" w:date="2026-06-19T14:05:00Z" w16du:dateUtc="2026-06-19T19:05:00Z">
        <w:r w:rsidR="00132755">
          <w:rPr>
            <w:rFonts w:ascii="Times New Roman" w:hAnsi="Times New Roman" w:cs="Times New Roman"/>
          </w:rPr>
          <w:t xml:space="preserve"> First, </w:t>
        </w:r>
      </w:ins>
      <w:ins w:id="344" w:author="Benton, Deon" w:date="2026-06-19T14:06:00Z" w16du:dateUtc="2026-06-19T19:06:00Z">
        <w:r w:rsidR="00132755">
          <w:rPr>
            <w:rFonts w:ascii="Times New Roman" w:hAnsi="Times New Roman" w:cs="Times New Roman"/>
          </w:rPr>
          <w:t xml:space="preserve">habituation events that align with prior experience reinforce </w:t>
        </w:r>
      </w:ins>
      <w:ins w:id="345" w:author="Benton, Deon" w:date="2026-06-19T14:05:00Z" w16du:dateUtc="2026-06-19T19:05:00Z">
        <w:r w:rsidR="00132755">
          <w:rPr>
            <w:rFonts w:ascii="Times New Roman" w:hAnsi="Times New Roman" w:cs="Times New Roman"/>
          </w:rPr>
          <w:t>these associations</w:t>
        </w:r>
      </w:ins>
      <w:ins w:id="346" w:author="Benton, Deon" w:date="2026-06-19T14:06:00Z" w16du:dateUtc="2026-06-19T19:06:00Z">
        <w:r w:rsidR="00132755">
          <w:rPr>
            <w:rFonts w:ascii="Times New Roman" w:hAnsi="Times New Roman" w:cs="Times New Roman"/>
          </w:rPr>
          <w:t xml:space="preserve">; misaligned habituation events weaken </w:t>
        </w:r>
      </w:ins>
      <w:ins w:id="347" w:author="Benton, Deon" w:date="2026-06-19T14:07:00Z" w16du:dateUtc="2026-06-19T19:07:00Z">
        <w:r w:rsidR="00132755">
          <w:rPr>
            <w:rFonts w:ascii="Times New Roman" w:hAnsi="Times New Roman" w:cs="Times New Roman"/>
          </w:rPr>
          <w:t>them</w:t>
        </w:r>
      </w:ins>
      <w:ins w:id="348" w:author="Benton, Deon" w:date="2026-06-19T14:06:00Z" w16du:dateUtc="2026-06-19T19:06:00Z">
        <w:r w:rsidR="00132755">
          <w:rPr>
            <w:rFonts w:ascii="Times New Roman" w:hAnsi="Times New Roman" w:cs="Times New Roman"/>
          </w:rPr>
          <w:t>.</w:t>
        </w:r>
      </w:ins>
      <w:ins w:id="349" w:author="Benton, Deon" w:date="2026-06-19T14:07:00Z" w16du:dateUtc="2026-06-19T19:07:00Z">
        <w:r w:rsidR="00C40F27">
          <w:rPr>
            <w:rFonts w:ascii="Times New Roman" w:hAnsi="Times New Roman" w:cs="Times New Roman"/>
          </w:rPr>
          <w:t xml:space="preserve"> Second, test events presenting only one component of a learned relation </w:t>
        </w:r>
      </w:ins>
      <w:ins w:id="350" w:author="Benton, Deon" w:date="2026-06-19T14:08:00Z" w16du:dateUtc="2026-06-19T19:08:00Z">
        <w:r w:rsidR="00C40F27">
          <w:rPr>
            <w:rFonts w:ascii="Times New Roman" w:hAnsi="Times New Roman" w:cs="Times New Roman"/>
          </w:rPr>
          <w:t xml:space="preserve">will evince longer looking that those presenting both components </w:t>
        </w:r>
      </w:ins>
      <w:ins w:id="351" w:author="Benton, Deon" w:date="2026-06-14T17:39:00Z" w16du:dateUtc="2026-06-14T22:39:00Z">
        <w:r w:rsidR="00F254E9">
          <w:rPr>
            <w:rFonts w:ascii="Times New Roman" w:hAnsi="Times New Roman" w:cs="Times New Roman"/>
          </w:rPr>
          <w:t>(Figure</w:t>
        </w:r>
      </w:ins>
      <w:ins w:id="352" w:author="Benton, Deon" w:date="2026-06-14T17:40:00Z" w16du:dateUtc="2026-06-14T22:40:00Z">
        <w:r w:rsidR="00F254E9">
          <w:rPr>
            <w:rFonts w:ascii="Times New Roman" w:hAnsi="Times New Roman" w:cs="Times New Roman"/>
          </w:rPr>
          <w:t>s</w:t>
        </w:r>
      </w:ins>
      <w:ins w:id="353" w:author="Benton, Deon" w:date="2026-06-14T17:39:00Z" w16du:dateUtc="2026-06-14T22:39:00Z">
        <w:r w:rsidR="00F254E9">
          <w:rPr>
            <w:rFonts w:ascii="Times New Roman" w:hAnsi="Times New Roman" w:cs="Times New Roman"/>
          </w:rPr>
          <w:t xml:space="preserve"> 3C and </w:t>
        </w:r>
      </w:ins>
      <w:ins w:id="354" w:author="Benton, Deon" w:date="2026-06-14T17:40:00Z" w16du:dateUtc="2026-06-14T22:40:00Z">
        <w:r w:rsidR="00F254E9">
          <w:rPr>
            <w:rFonts w:ascii="Times New Roman" w:hAnsi="Times New Roman" w:cs="Times New Roman"/>
          </w:rPr>
          <w:t>3</w:t>
        </w:r>
      </w:ins>
      <w:ins w:id="355" w:author="Benton, Deon" w:date="2026-06-14T17:39:00Z" w16du:dateUtc="2026-06-14T22:39:00Z">
        <w:r w:rsidR="00F254E9">
          <w:rPr>
            <w:rFonts w:ascii="Times New Roman" w:hAnsi="Times New Roman" w:cs="Times New Roman"/>
          </w:rPr>
          <w:t>D)</w:t>
        </w:r>
      </w:ins>
      <w:ins w:id="356" w:author="Benton, Deon" w:date="2026-06-14T17:37:00Z" w16du:dateUtc="2026-06-14T22:37:00Z">
        <w:r w:rsidR="002460C6" w:rsidRPr="002460C6">
          <w:rPr>
            <w:rFonts w:ascii="Times New Roman" w:hAnsi="Times New Roman" w:cs="Times New Roman"/>
          </w:rPr>
          <w:t xml:space="preserve">. Together, these principles explain why infants habituated to </w:t>
        </w:r>
      </w:ins>
      <w:ins w:id="357" w:author="Benton, Deon" w:date="2026-06-19T14:09:00Z" w16du:dateUtc="2026-06-19T19:09:00Z">
        <w:r w:rsidR="00E12FBD">
          <w:rPr>
            <w:rFonts w:ascii="Times New Roman" w:hAnsi="Times New Roman" w:cs="Times New Roman"/>
          </w:rPr>
          <w:t>constrai</w:t>
        </w:r>
      </w:ins>
      <w:ins w:id="358" w:author="Benton, Deon" w:date="2026-06-19T14:10:00Z" w16du:dateUtc="2026-06-19T19:10:00Z">
        <w:r w:rsidR="00E12FBD">
          <w:rPr>
            <w:rFonts w:ascii="Times New Roman" w:hAnsi="Times New Roman" w:cs="Times New Roman"/>
          </w:rPr>
          <w:t>ned action</w:t>
        </w:r>
      </w:ins>
      <w:ins w:id="359" w:author="Benton, Deon" w:date="2026-06-14T17:37:00Z" w16du:dateUtc="2026-06-14T22:37:00Z">
        <w:r w:rsidR="002460C6" w:rsidRPr="002460C6">
          <w:rPr>
            <w:rFonts w:ascii="Times New Roman" w:hAnsi="Times New Roman" w:cs="Times New Roman"/>
          </w:rPr>
          <w:t xml:space="preserve"> look longer at inefficient than at efficient </w:t>
        </w:r>
      </w:ins>
      <w:ins w:id="360" w:author="Benton, Deon" w:date="2026-06-19T14:10:00Z" w16du:dateUtc="2026-06-19T19:10:00Z">
        <w:r w:rsidR="00E12FBD">
          <w:rPr>
            <w:rFonts w:ascii="Times New Roman" w:hAnsi="Times New Roman" w:cs="Times New Roman"/>
          </w:rPr>
          <w:t>test events</w:t>
        </w:r>
      </w:ins>
      <w:ins w:id="361" w:author="Benton, Deon" w:date="2026-06-19T14:15:00Z" w16du:dateUtc="2026-06-19T19:15:00Z">
        <w:r w:rsidR="00476A94">
          <w:rPr>
            <w:rFonts w:ascii="Times New Roman" w:hAnsi="Times New Roman" w:cs="Times New Roman"/>
          </w:rPr>
          <w:t xml:space="preserve">: The </w:t>
        </w:r>
      </w:ins>
      <w:ins w:id="362" w:author="Benton, Deon" w:date="2026-06-19T14:12:00Z" w16du:dateUtc="2026-06-19T19:12:00Z">
        <w:r w:rsidR="00F0575D">
          <w:rPr>
            <w:rFonts w:ascii="Times New Roman" w:hAnsi="Times New Roman" w:cs="Times New Roman"/>
          </w:rPr>
          <w:t>inefficient test event violates th</w:t>
        </w:r>
      </w:ins>
      <w:ins w:id="363" w:author="Benton, Deon" w:date="2026-06-19T14:15:00Z" w16du:dateUtc="2026-06-19T19:15:00Z">
        <w:r w:rsidR="00476A94">
          <w:rPr>
            <w:rFonts w:ascii="Times New Roman" w:hAnsi="Times New Roman" w:cs="Times New Roman"/>
          </w:rPr>
          <w:t xml:space="preserve">e learned arced-motion-obstacle </w:t>
        </w:r>
      </w:ins>
      <w:ins w:id="364" w:author="Benton, Deon" w:date="2026-06-19T14:12:00Z" w16du:dateUtc="2026-06-19T19:12:00Z">
        <w:r w:rsidR="00F0575D">
          <w:rPr>
            <w:rFonts w:ascii="Times New Roman" w:hAnsi="Times New Roman" w:cs="Times New Roman"/>
          </w:rPr>
          <w:t>association</w:t>
        </w:r>
      </w:ins>
      <w:ins w:id="365" w:author="Benton, Deon" w:date="2026-06-19T14:15:00Z" w16du:dateUtc="2026-06-19T19:15:00Z">
        <w:r w:rsidR="00476A94">
          <w:rPr>
            <w:rFonts w:ascii="Times New Roman" w:hAnsi="Times New Roman" w:cs="Times New Roman"/>
          </w:rPr>
          <w:t>—reinforced during habituation</w:t>
        </w:r>
      </w:ins>
      <w:ins w:id="366" w:author="Benton, Deon" w:date="2026-06-19T14:16:00Z" w16du:dateUtc="2026-06-19T19:16:00Z">
        <w:r w:rsidR="00476A94">
          <w:rPr>
            <w:rFonts w:ascii="Times New Roman" w:hAnsi="Times New Roman" w:cs="Times New Roman"/>
          </w:rPr>
          <w:t>—</w:t>
        </w:r>
      </w:ins>
      <w:ins w:id="367" w:author="Benton, Deon" w:date="2026-06-19T14:12:00Z" w16du:dateUtc="2026-06-19T19:12:00Z">
        <w:r w:rsidR="00F0575D">
          <w:rPr>
            <w:rFonts w:ascii="Times New Roman" w:hAnsi="Times New Roman" w:cs="Times New Roman"/>
          </w:rPr>
          <w:t>by only presenting the first component of this relation</w:t>
        </w:r>
      </w:ins>
      <w:ins w:id="368" w:author="Benton, Deon" w:date="2026-06-19T14:17:00Z" w16du:dateUtc="2026-06-19T19:17:00Z">
        <w:r w:rsidR="00A22E90">
          <w:rPr>
            <w:rFonts w:ascii="Times New Roman" w:hAnsi="Times New Roman" w:cs="Times New Roman"/>
          </w:rPr>
          <w:t>;</w:t>
        </w:r>
      </w:ins>
      <w:ins w:id="369" w:author="Benton, Deon" w:date="2026-06-19T14:12:00Z" w16du:dateUtc="2026-06-19T19:12:00Z">
        <w:r w:rsidR="00F0575D">
          <w:rPr>
            <w:rFonts w:ascii="Times New Roman" w:hAnsi="Times New Roman" w:cs="Times New Roman"/>
          </w:rPr>
          <w:t xml:space="preserve"> the efficient test event preserves th</w:t>
        </w:r>
      </w:ins>
      <w:ins w:id="370" w:author="Benton, Deon" w:date="2026-06-19T14:13:00Z" w16du:dateUtc="2026-06-19T19:13:00Z">
        <w:r w:rsidR="00F0575D">
          <w:rPr>
            <w:rFonts w:ascii="Times New Roman" w:hAnsi="Times New Roman" w:cs="Times New Roman"/>
          </w:rPr>
          <w:t>e</w:t>
        </w:r>
      </w:ins>
      <w:ins w:id="371" w:author="Benton, Deon" w:date="2026-06-19T02:29:00Z" w16du:dateUtc="2026-06-19T07:29:00Z">
        <w:r>
          <w:rPr>
            <w:rFonts w:ascii="Times New Roman" w:hAnsi="Times New Roman" w:cs="Times New Roman"/>
          </w:rPr>
          <w:t xml:space="preserve"> learned </w:t>
        </w:r>
      </w:ins>
      <w:ins w:id="372" w:author="Benton, Deon" w:date="2026-06-14T17:37:00Z" w16du:dateUtc="2026-06-14T22:37:00Z">
        <w:r w:rsidR="002460C6" w:rsidRPr="002460C6">
          <w:rPr>
            <w:rFonts w:ascii="Times New Roman" w:hAnsi="Times New Roman" w:cs="Times New Roman"/>
          </w:rPr>
          <w:t>straight motion–</w:t>
        </w:r>
      </w:ins>
      <w:ins w:id="373" w:author="Benton, Deon" w:date="2026-06-19T02:29:00Z" w16du:dateUtc="2026-06-19T07:29:00Z">
        <w:r>
          <w:rPr>
            <w:rFonts w:ascii="Times New Roman" w:hAnsi="Times New Roman" w:cs="Times New Roman"/>
          </w:rPr>
          <w:t>no-obstacle</w:t>
        </w:r>
      </w:ins>
      <w:ins w:id="374" w:author="Benton, Deon" w:date="2026-06-14T17:37:00Z" w16du:dateUtc="2026-06-14T22:37:00Z">
        <w:r w:rsidR="002460C6" w:rsidRPr="002460C6">
          <w:rPr>
            <w:rFonts w:ascii="Times New Roman" w:hAnsi="Times New Roman" w:cs="Times New Roman"/>
          </w:rPr>
          <w:t xml:space="preserve"> association</w:t>
        </w:r>
      </w:ins>
      <w:ins w:id="375" w:author="Benton, Deon" w:date="2026-06-19T14:16:00Z" w16du:dateUtc="2026-06-19T19:16:00Z">
        <w:r w:rsidR="00A22E90">
          <w:rPr>
            <w:rFonts w:ascii="Times New Roman" w:hAnsi="Times New Roman" w:cs="Times New Roman"/>
          </w:rPr>
          <w:t xml:space="preserve"> and thus evokes minimal looking</w:t>
        </w:r>
      </w:ins>
      <w:ins w:id="376" w:author="Benton, Deon" w:date="2026-06-14T17:38:00Z" w16du:dateUtc="2026-06-14T22:38:00Z">
        <w:r w:rsidR="002460C6">
          <w:rPr>
            <w:rFonts w:ascii="Times New Roman" w:hAnsi="Times New Roman" w:cs="Times New Roman"/>
          </w:rPr>
          <w:t xml:space="preserve">. </w:t>
        </w:r>
      </w:ins>
    </w:p>
    <w:p w14:paraId="1A102FD8" w14:textId="4404D9B5" w:rsidR="00FC2555" w:rsidRDefault="00B17A8C" w:rsidP="006754D7">
      <w:pPr>
        <w:spacing w:line="480" w:lineRule="auto"/>
        <w:ind w:firstLine="720"/>
        <w:contextualSpacing/>
        <w:rPr>
          <w:ins w:id="377" w:author="Benton, Deon" w:date="2026-06-19T14:29:00Z" w16du:dateUtc="2026-06-19T19:29:00Z"/>
          <w:rFonts w:ascii="Times New Roman" w:hAnsi="Times New Roman" w:cs="Times New Roman"/>
        </w:rPr>
      </w:pPr>
      <w:ins w:id="378" w:author="Benton, Deon" w:date="2026-06-15T16:29:00Z" w16du:dateUtc="2026-06-15T21:29:00Z">
        <w:r>
          <w:rPr>
            <w:rFonts w:ascii="Times New Roman" w:hAnsi="Times New Roman" w:cs="Times New Roman"/>
          </w:rPr>
          <w:t>Yet, i</w:t>
        </w:r>
      </w:ins>
      <w:ins w:id="379" w:author="Benton, Deon" w:date="2026-06-14T19:06:00Z" w16du:dateUtc="2026-06-15T00:06:00Z">
        <w:r w:rsidR="00615D6F" w:rsidRPr="00615D6F">
          <w:rPr>
            <w:rFonts w:ascii="Times New Roman" w:hAnsi="Times New Roman" w:cs="Times New Roman"/>
          </w:rPr>
          <w:t xml:space="preserve">f associative learning is the basis of infants’ looking behaviors in </w:t>
        </w:r>
      </w:ins>
      <w:ins w:id="380" w:author="Benton, Deon" w:date="2026-06-19T14:18:00Z" w16du:dateUtc="2026-06-19T19:18:00Z">
        <w:r w:rsidR="00A22E90">
          <w:rPr>
            <w:rFonts w:ascii="Times New Roman" w:hAnsi="Times New Roman" w:cs="Times New Roman"/>
          </w:rPr>
          <w:t>these studies</w:t>
        </w:r>
      </w:ins>
      <w:ins w:id="381" w:author="Benton, Deon" w:date="2026-06-14T19:06:00Z" w16du:dateUtc="2026-06-15T00:06:00Z">
        <w:r w:rsidR="00615D6F" w:rsidRPr="00615D6F">
          <w:rPr>
            <w:rFonts w:ascii="Times New Roman" w:hAnsi="Times New Roman" w:cs="Times New Roman"/>
          </w:rPr>
          <w:t>, why</w:t>
        </w:r>
      </w:ins>
      <w:ins w:id="382" w:author="Benton, Deon" w:date="2026-06-19T02:30:00Z" w16du:dateUtc="2026-06-19T07:30:00Z">
        <w:r w:rsidR="006C0DA5">
          <w:rPr>
            <w:rFonts w:ascii="Times New Roman" w:hAnsi="Times New Roman" w:cs="Times New Roman"/>
          </w:rPr>
          <w:t xml:space="preserve"> </w:t>
        </w:r>
      </w:ins>
      <w:ins w:id="383" w:author="Benton, Deon" w:date="2026-06-19T02:33:00Z" w16du:dateUtc="2026-06-19T07:33:00Z">
        <w:r w:rsidR="006C0DA5">
          <w:rPr>
            <w:rFonts w:ascii="Times New Roman" w:hAnsi="Times New Roman" w:cs="Times New Roman"/>
          </w:rPr>
          <w:t xml:space="preserve">then </w:t>
        </w:r>
      </w:ins>
      <w:ins w:id="384" w:author="Benton, Deon" w:date="2026-06-19T02:30:00Z" w16du:dateUtc="2026-06-19T07:30:00Z">
        <w:r w:rsidR="006C0DA5">
          <w:rPr>
            <w:rFonts w:ascii="Times New Roman" w:hAnsi="Times New Roman" w:cs="Times New Roman"/>
          </w:rPr>
          <w:t>does</w:t>
        </w:r>
      </w:ins>
      <w:ins w:id="385" w:author="Benton, Deon" w:date="2026-06-14T19:06:00Z" w16du:dateUtc="2026-06-15T00:06:00Z">
        <w:r w:rsidR="00615D6F" w:rsidRPr="00615D6F">
          <w:rPr>
            <w:rFonts w:ascii="Times New Roman" w:hAnsi="Times New Roman" w:cs="Times New Roman"/>
          </w:rPr>
          <w:t xml:space="preserve"> habituat</w:t>
        </w:r>
      </w:ins>
      <w:ins w:id="386" w:author="Benton, Deon" w:date="2026-06-19T14:18:00Z" w16du:dateUtc="2026-06-19T19:18:00Z">
        <w:r w:rsidR="009B729B">
          <w:rPr>
            <w:rFonts w:ascii="Times New Roman" w:hAnsi="Times New Roman" w:cs="Times New Roman"/>
          </w:rPr>
          <w:t>ion</w:t>
        </w:r>
      </w:ins>
      <w:ins w:id="387" w:author="Benton, Deon" w:date="2026-06-14T19:06:00Z" w16du:dateUtc="2026-06-15T00:06:00Z">
        <w:r w:rsidR="00615D6F" w:rsidRPr="00615D6F">
          <w:rPr>
            <w:rFonts w:ascii="Times New Roman" w:hAnsi="Times New Roman" w:cs="Times New Roman"/>
          </w:rPr>
          <w:t xml:space="preserve"> to </w:t>
        </w:r>
      </w:ins>
      <w:ins w:id="388" w:author="Benton, Deon" w:date="2026-06-19T14:18:00Z" w16du:dateUtc="2026-06-19T19:18:00Z">
        <w:r w:rsidR="009B729B">
          <w:rPr>
            <w:rFonts w:ascii="Times New Roman" w:hAnsi="Times New Roman" w:cs="Times New Roman"/>
          </w:rPr>
          <w:t>unconstrained action</w:t>
        </w:r>
      </w:ins>
      <w:ins w:id="389" w:author="Benton, Deon" w:date="2026-06-14T19:06:00Z" w16du:dateUtc="2026-06-15T00:06:00Z">
        <w:r w:rsidR="00615D6F" w:rsidRPr="00615D6F">
          <w:rPr>
            <w:rFonts w:ascii="Times New Roman" w:hAnsi="Times New Roman" w:cs="Times New Roman"/>
          </w:rPr>
          <w:t xml:space="preserve"> </w:t>
        </w:r>
      </w:ins>
      <w:ins w:id="390" w:author="Benton, Deon" w:date="2026-06-19T02:30:00Z" w16du:dateUtc="2026-06-19T07:30:00Z">
        <w:r w:rsidR="006C0DA5">
          <w:rPr>
            <w:rFonts w:ascii="Times New Roman" w:hAnsi="Times New Roman" w:cs="Times New Roman"/>
          </w:rPr>
          <w:t>eliminate the effect?</w:t>
        </w:r>
      </w:ins>
      <w:ins w:id="391" w:author="Benton, Deon" w:date="2026-06-14T19:06:00Z" w16du:dateUtc="2026-06-15T00:06:00Z">
        <w:r w:rsidR="00615D6F" w:rsidRPr="00615D6F">
          <w:rPr>
            <w:rFonts w:ascii="Times New Roman" w:hAnsi="Times New Roman" w:cs="Times New Roman"/>
          </w:rPr>
          <w:t xml:space="preserve"> </w:t>
        </w:r>
      </w:ins>
      <w:ins w:id="392" w:author="Benton, Deon" w:date="2026-06-19T02:30:00Z" w16du:dateUtc="2026-06-19T07:30:00Z">
        <w:r w:rsidR="006C0DA5">
          <w:rPr>
            <w:rFonts w:ascii="Times New Roman" w:hAnsi="Times New Roman" w:cs="Times New Roman"/>
          </w:rPr>
          <w:t>The</w:t>
        </w:r>
      </w:ins>
      <w:ins w:id="393" w:author="Benton, Deon" w:date="2026-06-14T19:06:00Z" w16du:dateUtc="2026-06-15T00:06:00Z">
        <w:r w:rsidR="00615D6F" w:rsidRPr="00615D6F">
          <w:rPr>
            <w:rFonts w:ascii="Times New Roman" w:hAnsi="Times New Roman" w:cs="Times New Roman"/>
          </w:rPr>
          <w:t xml:space="preserve"> key is that arced motion occur</w:t>
        </w:r>
      </w:ins>
      <w:ins w:id="394" w:author="Benton, Deon" w:date="2026-06-15T16:29:00Z" w16du:dateUtc="2026-06-15T21:29:00Z">
        <w:r w:rsidR="00D23397">
          <w:rPr>
            <w:rFonts w:ascii="Times New Roman" w:hAnsi="Times New Roman" w:cs="Times New Roman"/>
          </w:rPr>
          <w:t>s</w:t>
        </w:r>
      </w:ins>
      <w:ins w:id="395"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w:t>
        </w:r>
      </w:ins>
      <w:ins w:id="396" w:author="Benton, Deon" w:date="2026-06-19T02:33:00Z" w16du:dateUtc="2026-06-19T07:33:00Z">
        <w:r w:rsidR="00820F9C">
          <w:rPr>
            <w:rFonts w:ascii="Times New Roman" w:hAnsi="Times New Roman" w:cs="Times New Roman"/>
          </w:rPr>
          <w:t xml:space="preserve"> </w:t>
        </w:r>
      </w:ins>
      <w:ins w:id="397" w:author="Benton, Deon" w:date="2026-06-19T14:30:00Z" w16du:dateUtc="2026-06-19T19:30:00Z">
        <w:r w:rsidR="00FC2555">
          <w:rPr>
            <w:rFonts w:ascii="Times New Roman" w:hAnsi="Times New Roman" w:cs="Times New Roman"/>
          </w:rPr>
          <w:t>Given that peripherally located obstacles are plausibly less salient</w:t>
        </w:r>
      </w:ins>
      <w:ins w:id="398" w:author="Benton, Deon" w:date="2026-06-19T14:31:00Z" w16du:dateUtc="2026-06-19T19:31:00Z">
        <w:r w:rsidR="00FC2555">
          <w:rPr>
            <w:rFonts w:ascii="Times New Roman" w:hAnsi="Times New Roman" w:cs="Times New Roman"/>
          </w:rPr>
          <w:t xml:space="preserve"> than centrally located ones, i</w:t>
        </w:r>
      </w:ins>
      <w:ins w:id="399" w:author="Benton, Deon" w:date="2026-06-19T14:29:00Z" w16du:dateUtc="2026-06-19T19:29:00Z">
        <w:r w:rsidR="00FC2555" w:rsidRPr="00615D6F">
          <w:rPr>
            <w:rFonts w:ascii="Times New Roman" w:hAnsi="Times New Roman" w:cs="Times New Roman"/>
          </w:rPr>
          <w:t xml:space="preserve">nfants may simply be less likely to notice obstacles in the latter configuration. </w:t>
        </w:r>
      </w:ins>
      <w:ins w:id="400" w:author="Benton, Deon" w:date="2026-06-19T14:31:00Z" w16du:dateUtc="2026-06-19T19:31:00Z">
        <w:r w:rsidR="00FC2555">
          <w:rPr>
            <w:rFonts w:ascii="Times New Roman" w:hAnsi="Times New Roman" w:cs="Times New Roman"/>
          </w:rPr>
          <w:t xml:space="preserve">This </w:t>
        </w:r>
      </w:ins>
      <w:ins w:id="401" w:author="Benton, Deon" w:date="2026-06-19T14:32:00Z" w16du:dateUtc="2026-06-19T19:32:00Z">
        <w:r w:rsidR="00FC2555">
          <w:rPr>
            <w:rFonts w:ascii="Times New Roman" w:hAnsi="Times New Roman" w:cs="Times New Roman"/>
          </w:rPr>
          <w:t>distinction, combined with</w:t>
        </w:r>
      </w:ins>
      <w:ins w:id="402" w:author="Benton, Deon" w:date="2026-06-19T14:34:00Z" w16du:dateUtc="2026-06-19T19:34:00Z">
        <w:r w:rsidR="00FC2555">
          <w:rPr>
            <w:rFonts w:ascii="Times New Roman" w:hAnsi="Times New Roman" w:cs="Times New Roman"/>
          </w:rPr>
          <w:t xml:space="preserve"> a</w:t>
        </w:r>
      </w:ins>
      <w:ins w:id="403" w:author="Benton, Deon" w:date="2026-06-19T14:32:00Z" w16du:dateUtc="2026-06-19T19:32:00Z">
        <w:r w:rsidR="00FC2555">
          <w:rPr>
            <w:rFonts w:ascii="Times New Roman" w:hAnsi="Times New Roman" w:cs="Times New Roman"/>
          </w:rPr>
          <w:t xml:space="preserve"> </w:t>
        </w:r>
      </w:ins>
      <w:ins w:id="404" w:author="Benton, Deon" w:date="2026-06-19T14:29:00Z" w16du:dateUtc="2026-06-19T19:29:00Z">
        <w:r w:rsidR="00FC2555" w:rsidRPr="00615D6F">
          <w:rPr>
            <w:rFonts w:ascii="Times New Roman" w:hAnsi="Times New Roman" w:cs="Times New Roman"/>
          </w:rPr>
          <w:t xml:space="preserve">preexisting bias </w:t>
        </w:r>
      </w:ins>
      <w:ins w:id="405" w:author="Benton, Deon" w:date="2026-06-19T14:32:00Z" w16du:dateUtc="2026-06-19T19:32:00Z">
        <w:r w:rsidR="00FC2555">
          <w:rPr>
            <w:rFonts w:ascii="Times New Roman" w:hAnsi="Times New Roman" w:cs="Times New Roman"/>
          </w:rPr>
          <w:t>for motion</w:t>
        </w:r>
      </w:ins>
      <w:ins w:id="406"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e.g., Slater, 1989; Vallortigara, Regolin, &amp; Marconato, 2005)</w:t>
        </w:r>
      </w:ins>
      <w:ins w:id="407" w:author="Benton, Deon" w:date="2026-06-19T14:32:00Z" w16du:dateUtc="2026-06-19T19:32:00Z">
        <w:r w:rsidR="00FC2555">
          <w:rPr>
            <w:rFonts w:ascii="Times New Roman" w:hAnsi="Times New Roman" w:cs="Times New Roman"/>
          </w:rPr>
          <w:t xml:space="preserve">, </w:t>
        </w:r>
      </w:ins>
      <w:ins w:id="408" w:author="Benton, Deon" w:date="2026-06-19T19:50:00Z" w16du:dateUtc="2026-06-20T00:50:00Z">
        <w:r w:rsidR="004D1116">
          <w:rPr>
            <w:rFonts w:ascii="Times New Roman" w:hAnsi="Times New Roman" w:cs="Times New Roman"/>
          </w:rPr>
          <w:t xml:space="preserve">could </w:t>
        </w:r>
      </w:ins>
      <w:ins w:id="409" w:author="Benton, Deon" w:date="2026-06-19T19:51:00Z" w16du:dateUtc="2026-06-20T00:51:00Z">
        <w:r w:rsidR="004D1116">
          <w:rPr>
            <w:rFonts w:ascii="Times New Roman" w:hAnsi="Times New Roman" w:cs="Times New Roman"/>
          </w:rPr>
          <w:t xml:space="preserve">elicit more </w:t>
        </w:r>
      </w:ins>
      <w:ins w:id="410" w:author="Benton, Deon" w:date="2026-06-19T19:53:00Z" w16du:dateUtc="2026-06-20T00:53:00Z">
        <w:r w:rsidR="00E643DA">
          <w:rPr>
            <w:rFonts w:ascii="Times New Roman" w:hAnsi="Times New Roman" w:cs="Times New Roman"/>
          </w:rPr>
          <w:t>looking at</w:t>
        </w:r>
      </w:ins>
      <w:ins w:id="411" w:author="Benton, Deon" w:date="2026-06-19T14:29:00Z" w16du:dateUtc="2026-06-19T19:29:00Z">
        <w:r w:rsidR="00FC2555" w:rsidRPr="00615D6F">
          <w:rPr>
            <w:rFonts w:ascii="Times New Roman" w:hAnsi="Times New Roman" w:cs="Times New Roman"/>
          </w:rPr>
          <w:t xml:space="preserve"> the moving object and its arced trajectory</w:t>
        </w:r>
        <w:r w:rsidR="00FC2555">
          <w:rPr>
            <w:rFonts w:ascii="Times New Roman" w:hAnsi="Times New Roman" w:cs="Times New Roman"/>
          </w:rPr>
          <w:t xml:space="preserve"> and </w:t>
        </w:r>
      </w:ins>
      <w:ins w:id="412" w:author="Benton, Deon" w:date="2026-06-19T14:33:00Z" w16du:dateUtc="2026-06-19T19:33:00Z">
        <w:r w:rsidR="00FC2555">
          <w:rPr>
            <w:rFonts w:ascii="Times New Roman" w:hAnsi="Times New Roman" w:cs="Times New Roman"/>
          </w:rPr>
          <w:t xml:space="preserve">comparatively less </w:t>
        </w:r>
      </w:ins>
      <w:ins w:id="413" w:author="Benton, Deon" w:date="2026-06-19T19:53:00Z" w16du:dateUtc="2026-06-20T00:53:00Z">
        <w:r w:rsidR="00E643DA">
          <w:rPr>
            <w:rFonts w:ascii="Times New Roman" w:hAnsi="Times New Roman" w:cs="Times New Roman"/>
          </w:rPr>
          <w:t>at</w:t>
        </w:r>
      </w:ins>
      <w:ins w:id="414" w:author="Benton, Deon" w:date="2026-06-19T14:29:00Z" w16du:dateUtc="2026-06-19T19:29:00Z">
        <w:r w:rsidR="00FC2555">
          <w:rPr>
            <w:rFonts w:ascii="Times New Roman" w:hAnsi="Times New Roman" w:cs="Times New Roman"/>
          </w:rPr>
          <w:t xml:space="preserve"> the stationary obstacle</w:t>
        </w:r>
        <w:r w:rsidR="00FC2555" w:rsidRPr="00615D6F">
          <w:rPr>
            <w:rFonts w:ascii="Times New Roman" w:hAnsi="Times New Roman" w:cs="Times New Roman"/>
          </w:rPr>
          <w:t xml:space="preserve">. If infants </w:t>
        </w:r>
      </w:ins>
      <w:ins w:id="415" w:author="Benton, Deon" w:date="2026-06-19T14:34:00Z" w16du:dateUtc="2026-06-19T19:34:00Z">
        <w:r w:rsidR="00FC2555">
          <w:rPr>
            <w:rFonts w:ascii="Times New Roman" w:hAnsi="Times New Roman" w:cs="Times New Roman"/>
          </w:rPr>
          <w:t xml:space="preserve">nevertheless </w:t>
        </w:r>
      </w:ins>
      <w:ins w:id="416" w:author="Benton, Deon" w:date="2026-06-19T14:29:00Z" w16du:dateUtc="2026-06-19T19:29:00Z">
        <w:r w:rsidR="00FC2555" w:rsidRPr="00615D6F">
          <w:rPr>
            <w:rFonts w:ascii="Times New Roman" w:hAnsi="Times New Roman" w:cs="Times New Roman"/>
          </w:rPr>
          <w:t>notice the obstac</w:t>
        </w:r>
      </w:ins>
      <w:ins w:id="417" w:author="Benton, Deon" w:date="2026-06-19T14:34:00Z" w16du:dateUtc="2026-06-19T19:34:00Z">
        <w:r w:rsidR="00FC2555">
          <w:rPr>
            <w:rFonts w:ascii="Times New Roman" w:hAnsi="Times New Roman" w:cs="Times New Roman"/>
          </w:rPr>
          <w:t>le</w:t>
        </w:r>
      </w:ins>
      <w:ins w:id="418" w:author="Benton, Deon" w:date="2026-06-19T14:29:00Z" w16du:dateUtc="2026-06-19T19:29:00Z">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located obstacles. </w:t>
        </w:r>
        <w:r w:rsidR="00FC2555">
          <w:rPr>
            <w:rFonts w:ascii="Times New Roman" w:hAnsi="Times New Roman" w:cs="Times New Roman"/>
          </w:rPr>
          <w:t xml:space="preserve">At </w:t>
        </w:r>
        <w:r w:rsidR="00FC2555">
          <w:rPr>
            <w:rFonts w:ascii="Times New Roman" w:hAnsi="Times New Roman" w:cs="Times New Roman"/>
          </w:rPr>
          <w:lastRenderedPageBreak/>
          <w:t>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ins>
      <w:ins w:id="419" w:author="Benton, Deon" w:date="2026-06-19T14:36:00Z" w16du:dateUtc="2026-06-19T19:36:00Z">
        <w:r w:rsidR="00FC2555">
          <w:rPr>
            <w:rFonts w:ascii="Times New Roman" w:hAnsi="Times New Roman" w:cs="Times New Roman"/>
          </w:rPr>
          <w:t xml:space="preserve"> Subsequent testing</w:t>
        </w:r>
      </w:ins>
      <w:ins w:id="420"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 the inefficient test event </w:t>
        </w:r>
      </w:ins>
      <w:ins w:id="421" w:author="Benton, Deon" w:date="2026-06-19T14:36:00Z" w16du:dateUtc="2026-06-19T19:36:00Z">
        <w:r w:rsidR="00FC2555">
          <w:rPr>
            <w:rFonts w:ascii="Times New Roman" w:hAnsi="Times New Roman" w:cs="Times New Roman"/>
          </w:rPr>
          <w:t>sh</w:t>
        </w:r>
      </w:ins>
      <w:ins w:id="422" w:author="Benton, Deon" w:date="2026-06-19T14:37:00Z" w16du:dateUtc="2026-06-19T19:37:00Z">
        <w:r w:rsidR="00FC2555">
          <w:rPr>
            <w:rFonts w:ascii="Times New Roman" w:hAnsi="Times New Roman" w:cs="Times New Roman"/>
          </w:rPr>
          <w:t xml:space="preserve">ould therefore produce </w:t>
        </w:r>
      </w:ins>
      <w:ins w:id="423" w:author="Benton, Deon" w:date="2026-06-19T14:38:00Z" w16du:dateUtc="2026-06-19T19:38:00Z">
        <w:r w:rsidR="00FC2555">
          <w:rPr>
            <w:rFonts w:ascii="Times New Roman" w:hAnsi="Times New Roman" w:cs="Times New Roman"/>
          </w:rPr>
          <w:t>equivalent looking to the</w:t>
        </w:r>
      </w:ins>
      <w:ins w:id="424" w:author="Benton, Deon" w:date="2026-06-19T14:37:00Z" w16du:dateUtc="2026-06-19T19:37:00Z">
        <w:r w:rsidR="00FC2555">
          <w:rPr>
            <w:rFonts w:ascii="Times New Roman" w:hAnsi="Times New Roman" w:cs="Times New Roman"/>
          </w:rPr>
          <w:t xml:space="preserve"> inefficient and efficient test events</w:t>
        </w:r>
      </w:ins>
      <w:ins w:id="425" w:author="Benton, Deon" w:date="2026-06-19T14:29:00Z" w16du:dateUtc="2026-06-19T19:29:00Z">
        <w:r w:rsidR="00FC2555" w:rsidRPr="00615D6F">
          <w:rPr>
            <w:rFonts w:ascii="Times New Roman" w:hAnsi="Times New Roman" w:cs="Times New Roman"/>
          </w:rPr>
          <w:t xml:space="preserve">. </w:t>
        </w:r>
      </w:ins>
    </w:p>
    <w:p w14:paraId="7FFC4B6D" w14:textId="03F0B885" w:rsidR="008B60F5" w:rsidRDefault="00820F9C" w:rsidP="006754D7">
      <w:pPr>
        <w:spacing w:line="480" w:lineRule="auto"/>
        <w:ind w:firstLine="720"/>
        <w:contextualSpacing/>
        <w:rPr>
          <w:rFonts w:ascii="Times New Roman" w:hAnsi="Times New Roman" w:cs="Times New Roman"/>
        </w:rPr>
      </w:pPr>
      <w:ins w:id="426" w:author="Benton, Deon" w:date="2026-06-19T02:39:00Z" w16du:dateUtc="2026-06-19T07:39:00Z">
        <w:r>
          <w:rPr>
            <w:rFonts w:ascii="Times New Roman" w:hAnsi="Times New Roman" w:cs="Times New Roman"/>
          </w:rPr>
          <w:t>The present account can also explain Skerry et al.’s (2013</w:t>
        </w:r>
      </w:ins>
      <w:ins w:id="427" w:author="Benton, Deon" w:date="2026-06-19T02:43:00Z" w16du:dateUtc="2026-06-19T07:43:00Z">
        <w:r>
          <w:rPr>
            <w:rFonts w:ascii="Times New Roman" w:hAnsi="Times New Roman" w:cs="Times New Roman"/>
          </w:rPr>
          <w:t>; see also Liu et al., 2019</w:t>
        </w:r>
      </w:ins>
      <w:ins w:id="428" w:author="Benton, Deon" w:date="2026-06-19T02:39:00Z" w16du:dateUtc="2026-06-19T07:39:00Z">
        <w:r>
          <w:rPr>
            <w:rFonts w:ascii="Times New Roman" w:hAnsi="Times New Roman" w:cs="Times New Roman"/>
          </w:rPr>
          <w:t>) find</w:t>
        </w:r>
      </w:ins>
      <w:ins w:id="429" w:author="Benton, Deon" w:date="2026-06-19T14:39:00Z" w16du:dateUtc="2026-06-19T19:39:00Z">
        <w:r w:rsidR="00714F6D">
          <w:rPr>
            <w:rFonts w:ascii="Times New Roman" w:hAnsi="Times New Roman" w:cs="Times New Roman"/>
          </w:rPr>
          <w:t>ing</w:t>
        </w:r>
      </w:ins>
      <w:ins w:id="430" w:author="Benton, Deon" w:date="2026-06-19T02:39:00Z" w16du:dateUtc="2026-06-19T07:39:00Z">
        <w:r>
          <w:rPr>
            <w:rFonts w:ascii="Times New Roman" w:hAnsi="Times New Roman" w:cs="Times New Roman"/>
          </w:rPr>
          <w:t xml:space="preserve"> that</w:t>
        </w:r>
      </w:ins>
      <w:ins w:id="431" w:author="Benton, Deon" w:date="2026-06-15T16:40:00Z" w16du:dateUtc="2026-06-15T21:40:00Z">
        <w:r w:rsidR="00B907B6">
          <w:rPr>
            <w:rFonts w:ascii="Times New Roman" w:hAnsi="Times New Roman" w:cs="Times New Roman"/>
          </w:rPr>
          <w:t xml:space="preserve"> </w:t>
        </w:r>
      </w:ins>
      <w:ins w:id="432" w:author="Benton, Deon" w:date="2026-06-19T02:40:00Z" w16du:dateUtc="2026-06-19T07:40:00Z">
        <w:r>
          <w:rPr>
            <w:rFonts w:ascii="Times New Roman" w:hAnsi="Times New Roman" w:cs="Times New Roman"/>
          </w:rPr>
          <w:t>pre-reaching 3-month-olds show the effect only after direct action ex</w:t>
        </w:r>
      </w:ins>
      <w:ins w:id="433" w:author="Benton, Deon" w:date="2026-06-19T02:42:00Z" w16du:dateUtc="2026-06-19T07:42:00Z">
        <w:r>
          <w:rPr>
            <w:rFonts w:ascii="Times New Roman" w:hAnsi="Times New Roman" w:cs="Times New Roman"/>
          </w:rPr>
          <w:t xml:space="preserve">perience. </w:t>
        </w:r>
      </w:ins>
      <w:ins w:id="434" w:author="Benton, Deon" w:date="2026-06-19T14:40:00Z" w16du:dateUtc="2026-06-19T19:40:00Z">
        <w:r w:rsidR="00714F6D">
          <w:rPr>
            <w:rFonts w:ascii="Times New Roman" w:hAnsi="Times New Roman" w:cs="Times New Roman"/>
          </w:rPr>
          <w:t>Such</w:t>
        </w:r>
      </w:ins>
      <w:ins w:id="435" w:author="Benton, Deon" w:date="2026-06-19T02:43:00Z" w16du:dateUtc="2026-06-19T07:43:00Z">
        <w:r w:rsidR="006754D7">
          <w:rPr>
            <w:rFonts w:ascii="Times New Roman" w:hAnsi="Times New Roman" w:cs="Times New Roman"/>
          </w:rPr>
          <w:t xml:space="preserve"> experience </w:t>
        </w:r>
      </w:ins>
      <w:ins w:id="436" w:author="Benton, Deon" w:date="2026-06-15T16:41:00Z" w16du:dateUtc="2026-06-15T21:41:00Z">
        <w:r w:rsidR="00B907B6">
          <w:rPr>
            <w:rFonts w:ascii="Times New Roman" w:hAnsi="Times New Roman" w:cs="Times New Roman"/>
          </w:rPr>
          <w:t>may</w:t>
        </w:r>
      </w:ins>
      <w:r w:rsidR="004B17E0">
        <w:rPr>
          <w:rFonts w:ascii="Times New Roman" w:hAnsi="Times New Roman" w:cs="Times New Roman"/>
        </w:rPr>
        <w:t xml:space="preserve"> </w:t>
      </w:r>
      <w:r w:rsidR="001572E6">
        <w:rPr>
          <w:rFonts w:ascii="Times New Roman" w:hAnsi="Times New Roman" w:cs="Times New Roman"/>
        </w:rPr>
        <w:t xml:space="preserve">temporarily </w:t>
      </w:r>
      <w:ins w:id="437" w:author="Benton, Deon" w:date="2026-06-19T19:56:00Z" w16du:dateUtc="2026-06-20T00:56:00Z">
        <w:r w:rsidR="00E643DA">
          <w:rPr>
            <w:rFonts w:ascii="Times New Roman" w:hAnsi="Times New Roman" w:cs="Times New Roman"/>
          </w:rPr>
          <w:t>boost</w:t>
        </w:r>
        <w:r w:rsidR="00E643DA" w:rsidRPr="00FD1459">
          <w:rPr>
            <w:rFonts w:ascii="Times New Roman" w:hAnsi="Times New Roman" w:cs="Times New Roman"/>
          </w:rPr>
          <w:t xml:space="preserve"> </w:t>
        </w:r>
      </w:ins>
      <w:r w:rsidR="0034312D" w:rsidRPr="00FD1459">
        <w:rPr>
          <w:rFonts w:ascii="Times New Roman" w:hAnsi="Times New Roman" w:cs="Times New Roman"/>
        </w:rPr>
        <w:t xml:space="preserve">infants’ encoding of </w:t>
      </w:r>
      <w:ins w:id="438" w:author="Benton, Deon" w:date="2026-06-19T02:44:00Z" w16du:dateUtc="2026-06-19T07:44:00Z">
        <w:r w:rsidR="006754D7">
          <w:rPr>
            <w:rFonts w:ascii="Times New Roman" w:hAnsi="Times New Roman" w:cs="Times New Roman"/>
          </w:rPr>
          <w:t xml:space="preserve">the </w:t>
        </w:r>
      </w:ins>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9" w:author="Benton, Deon" w:date="2026-06-19T14:47:00Z" w16du:dateUtc="2026-06-19T19:47:00Z">
        <w:r w:rsidR="00714F6D">
          <w:rPr>
            <w:rFonts w:ascii="Times New Roman" w:hAnsi="Times New Roman" w:cs="Times New Roman"/>
          </w:rPr>
          <w:t xml:space="preserve"> If s</w:t>
        </w:r>
      </w:ins>
      <w:ins w:id="440" w:author="Benton, Deon" w:date="2026-06-19T14:43:00Z" w16du:dateUtc="2026-06-19T19:43:00Z">
        <w:r w:rsidR="00714F6D">
          <w:rPr>
            <w:rFonts w:ascii="Times New Roman" w:hAnsi="Times New Roman" w:cs="Times New Roman"/>
          </w:rPr>
          <w:t xml:space="preserve">uccessful reaches </w:t>
        </w:r>
      </w:ins>
      <w:ins w:id="441" w:author="Benton, Deon" w:date="2026-06-19T20:02:00Z" w16du:dateUtc="2026-06-20T01:02:00Z">
        <w:r w:rsidR="00E643DA">
          <w:rPr>
            <w:rFonts w:ascii="Times New Roman" w:hAnsi="Times New Roman" w:cs="Times New Roman"/>
          </w:rPr>
          <w:t>approximate a</w:t>
        </w:r>
      </w:ins>
      <w:ins w:id="442" w:author="Benton, Deon" w:date="2026-06-19T14:43:00Z" w16du:dateUtc="2026-06-19T19:43:00Z">
        <w:r w:rsidR="00714F6D">
          <w:rPr>
            <w:rFonts w:ascii="Times New Roman" w:hAnsi="Times New Roman" w:cs="Times New Roman"/>
          </w:rPr>
          <w:t xml:space="preserve"> straight path</w:t>
        </w:r>
      </w:ins>
      <w:ins w:id="443" w:author="Benton, Deon" w:date="2026-06-19T14:47:00Z" w16du:dateUtc="2026-06-19T19:47:00Z">
        <w:r w:rsidR="00714F6D">
          <w:rPr>
            <w:rFonts w:ascii="Times New Roman" w:hAnsi="Times New Roman" w:cs="Times New Roman"/>
          </w:rPr>
          <w:t xml:space="preserve"> </w:t>
        </w:r>
      </w:ins>
      <w:ins w:id="444" w:author="Benton, Deon" w:date="2026-06-19T20:02:00Z" w16du:dateUtc="2026-06-20T01:02:00Z">
        <w:r w:rsidR="00E643DA">
          <w:rPr>
            <w:rFonts w:ascii="Times New Roman" w:hAnsi="Times New Roman" w:cs="Times New Roman"/>
          </w:rPr>
          <w:t xml:space="preserve"> on average and</w:t>
        </w:r>
      </w:ins>
      <w:ins w:id="445" w:author="Benton, Deon" w:date="2026-06-19T19:58:00Z" w16du:dateUtc="2026-06-20T00:58:00Z">
        <w:r w:rsidR="00E643DA">
          <w:rPr>
            <w:rFonts w:ascii="Times New Roman" w:hAnsi="Times New Roman" w:cs="Times New Roman"/>
          </w:rPr>
          <w:t xml:space="preserve"> </w:t>
        </w:r>
      </w:ins>
      <w:ins w:id="446" w:author="Benton, Deon" w:date="2026-06-19T14:49:00Z" w16du:dateUtc="2026-06-19T19:49:00Z">
        <w:r w:rsidR="00714F6D">
          <w:rPr>
            <w:rFonts w:ascii="Times New Roman" w:hAnsi="Times New Roman" w:cs="Times New Roman"/>
          </w:rPr>
          <w:t>produce</w:t>
        </w:r>
      </w:ins>
      <w:ins w:id="447" w:author="Benton, Deon" w:date="2026-06-19T14:47:00Z" w16du:dateUtc="2026-06-19T19:47:00Z">
        <w:r w:rsidR="00714F6D">
          <w:rPr>
            <w:rFonts w:ascii="Times New Roman" w:hAnsi="Times New Roman" w:cs="Times New Roman"/>
          </w:rPr>
          <w:t xml:space="preserve"> amodal</w:t>
        </w:r>
      </w:ins>
      <w:ins w:id="448" w:author="Benton, Deon" w:date="2026-06-19T19:58:00Z" w16du:dateUtc="2026-06-20T00:58:00Z">
        <w:r w:rsidR="00E643DA">
          <w:rPr>
            <w:rFonts w:ascii="Times New Roman" w:hAnsi="Times New Roman" w:cs="Times New Roman"/>
          </w:rPr>
          <w:t xml:space="preserve"> representations</w:t>
        </w:r>
      </w:ins>
      <w:ins w:id="449" w:author="Benton, Deon" w:date="2026-06-19T14:53:00Z" w16du:dateUtc="2026-06-19T19:53:00Z">
        <w:r w:rsidR="000D5099">
          <w:rPr>
            <w:rFonts w:ascii="Times New Roman" w:hAnsi="Times New Roman" w:cs="Times New Roman"/>
          </w:rPr>
          <w:t>—that is, abstract and identity-independent—</w:t>
        </w:r>
      </w:ins>
      <w:ins w:id="450" w:author="Benton, Deon" w:date="2026-06-19T14:47:00Z" w16du:dateUtc="2026-06-19T19:47:00Z">
        <w:r w:rsidR="00714F6D">
          <w:rPr>
            <w:rFonts w:ascii="Times New Roman" w:hAnsi="Times New Roman" w:cs="Times New Roman"/>
          </w:rPr>
          <w:t xml:space="preserve">capturing the geometry and trajectory of </w:t>
        </w:r>
      </w:ins>
      <w:ins w:id="451" w:author="Benton, Deon" w:date="2026-06-19T14:49:00Z" w16du:dateUtc="2026-06-19T19:49:00Z">
        <w:r w:rsidR="000D5099">
          <w:rPr>
            <w:rFonts w:ascii="Times New Roman" w:hAnsi="Times New Roman" w:cs="Times New Roman"/>
          </w:rPr>
          <w:t>those</w:t>
        </w:r>
      </w:ins>
      <w:ins w:id="452" w:author="Benton, Deon" w:date="2026-06-19T14:47:00Z" w16du:dateUtc="2026-06-19T19:47:00Z">
        <w:r w:rsidR="00714F6D">
          <w:rPr>
            <w:rFonts w:ascii="Times New Roman" w:hAnsi="Times New Roman" w:cs="Times New Roman"/>
          </w:rPr>
          <w:t xml:space="preserve"> reaches</w:t>
        </w:r>
      </w:ins>
      <w:ins w:id="453" w:author="Benton, Deon" w:date="2026-06-19T14:54:00Z" w16du:dateUtc="2026-06-19T19:54:00Z">
        <w:r w:rsidR="000D5099">
          <w:rPr>
            <w:rFonts w:ascii="Times New Roman" w:hAnsi="Times New Roman" w:cs="Times New Roman"/>
          </w:rPr>
          <w:t xml:space="preserve">, </w:t>
        </w:r>
      </w:ins>
      <w:ins w:id="454" w:author="Benton, Deon" w:date="2026-06-19T14:51:00Z" w16du:dateUtc="2026-06-19T19:51:00Z">
        <w:r w:rsidR="000D5099">
          <w:rPr>
            <w:rFonts w:ascii="Times New Roman" w:hAnsi="Times New Roman" w:cs="Times New Roman"/>
          </w:rPr>
          <w:t>then</w:t>
        </w:r>
      </w:ins>
      <w:ins w:id="455" w:author="Benton, Deon" w:date="2026-06-19T14:52:00Z" w16du:dateUtc="2026-06-19T19:52:00Z">
        <w:r w:rsidR="000D5099">
          <w:rPr>
            <w:rFonts w:ascii="Times New Roman" w:hAnsi="Times New Roman" w:cs="Times New Roman"/>
          </w:rPr>
          <w:t xml:space="preserve"> straight</w:t>
        </w:r>
      </w:ins>
      <w:r w:rsidR="00C34BA4" w:rsidRPr="00C34BA4">
        <w:rPr>
          <w:rFonts w:ascii="Times New Roman" w:hAnsi="Times New Roman" w:cs="Times New Roman"/>
        </w:rPr>
        <w:t xml:space="preserve"> trajectories</w:t>
      </w:r>
      <w:ins w:id="456" w:author="Benton, Deon" w:date="2026-06-19T20:01:00Z" w16du:dateUtc="2026-06-20T01:01:00Z">
        <w:r w:rsidR="00E643DA">
          <w:rPr>
            <w:rFonts w:ascii="Times New Roman" w:hAnsi="Times New Roman" w:cs="Times New Roman"/>
          </w:rPr>
          <w:t xml:space="preserve"> and the corresponding efficient test event</w:t>
        </w:r>
      </w:ins>
      <w:ins w:id="457" w:author="Benton, Deon" w:date="2026-06-19T20:03:00Z" w16du:dateUtc="2026-06-20T01:03:00Z">
        <w:r w:rsidR="00244CC6">
          <w:rPr>
            <w:rFonts w:ascii="Times New Roman" w:hAnsi="Times New Roman" w:cs="Times New Roman"/>
          </w:rPr>
          <w:t>s</w:t>
        </w:r>
      </w:ins>
      <w:r w:rsidR="00C34BA4" w:rsidRPr="00C34BA4">
        <w:rPr>
          <w:rFonts w:ascii="Times New Roman" w:hAnsi="Times New Roman" w:cs="Times New Roman"/>
        </w:rPr>
        <w:t xml:space="preserve"> </w:t>
      </w:r>
      <w:ins w:id="458" w:author="Benton, Deon" w:date="2026-06-19T14:52:00Z" w16du:dateUtc="2026-06-19T19:52:00Z">
        <w:r w:rsidR="000D5099">
          <w:rPr>
            <w:rFonts w:ascii="Times New Roman" w:hAnsi="Times New Roman" w:cs="Times New Roman"/>
          </w:rPr>
          <w:t xml:space="preserve">should be rendered </w:t>
        </w:r>
      </w:ins>
      <w:r w:rsidR="00C34BA4" w:rsidRPr="00C34BA4">
        <w:rPr>
          <w:rFonts w:ascii="Times New Roman" w:hAnsi="Times New Roman" w:cs="Times New Roman"/>
        </w:rPr>
        <w:t>more familiar than curved ones</w:t>
      </w:r>
      <w:ins w:id="459" w:author="Benton, Deon" w:date="2026-06-19T20:01:00Z" w16du:dateUtc="2026-06-20T01:01:00Z">
        <w:r w:rsidR="00E643DA">
          <w:rPr>
            <w:rFonts w:ascii="Times New Roman" w:hAnsi="Times New Roman" w:cs="Times New Roman"/>
          </w:rPr>
          <w:t xml:space="preserve"> and the corresponding inefficient test events.</w:t>
        </w:r>
      </w:ins>
      <w:ins w:id="460" w:author="Benton, Deon" w:date="2026-06-19T19:59:00Z" w16du:dateUtc="2026-06-20T00:59:00Z">
        <w:r w:rsidR="00E643DA">
          <w:rPr>
            <w:rFonts w:ascii="Times New Roman" w:hAnsi="Times New Roman" w:cs="Times New Roman"/>
          </w:rPr>
          <w:t xml:space="preserve"> </w:t>
        </w:r>
      </w:ins>
    </w:p>
    <w:p w14:paraId="59A5325D" w14:textId="0DDD66D5"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ins w:id="461" w:author="Benton, Deon" w:date="2026-06-19T02:50:00Z" w16du:dateUtc="2026-06-19T07:50:00Z">
        <w:r w:rsidR="006754D7">
          <w:rPr>
            <w:rFonts w:ascii="Times New Roman" w:hAnsi="Times New Roman" w:cs="Times New Roman"/>
          </w:rPr>
          <w:t xml:space="preserve">instantiate this proposal in a connectionist computational model called ALIAS (for Association Learning in Action Studies) and test its ability to reproduce </w:t>
        </w:r>
      </w:ins>
      <w:ins w:id="462" w:author="Benton, Deon" w:date="2026-06-19T14:56:00Z" w16du:dateUtc="2026-06-19T19:56:00Z">
        <w:r w:rsidR="004B49D7">
          <w:rPr>
            <w:rFonts w:ascii="Times New Roman" w:hAnsi="Times New Roman" w:cs="Times New Roman"/>
          </w:rPr>
          <w:t>the prese</w:t>
        </w:r>
      </w:ins>
      <w:ins w:id="463" w:author="Benton, Deon" w:date="2026-06-19T14:57:00Z" w16du:dateUtc="2026-06-19T19:57:00Z">
        <w:r w:rsidR="004B49D7">
          <w:rPr>
            <w:rFonts w:ascii="Times New Roman" w:hAnsi="Times New Roman" w:cs="Times New Roman"/>
          </w:rPr>
          <w:t xml:space="preserve">nt </w:t>
        </w:r>
      </w:ins>
      <w:ins w:id="464" w:author="Benton, Deon" w:date="2026-06-19T02:50:00Z" w16du:dateUtc="2026-06-19T07:50:00Z">
        <w:r w:rsidR="006754D7">
          <w:rPr>
            <w:rFonts w:ascii="Times New Roman" w:hAnsi="Times New Roman" w:cs="Times New Roman"/>
          </w:rPr>
          <w:t xml:space="preserve">target findings. </w:t>
        </w:r>
      </w:ins>
      <w:ins w:id="465" w:author="Benton, Deon" w:date="2026-06-19T02:51:00Z" w16du:dateUtc="2026-06-19T07:51:00Z">
        <w:r w:rsidR="006754D7">
          <w:rPr>
            <w:rFonts w:ascii="Times New Roman" w:hAnsi="Times New Roman" w:cs="Times New Roman"/>
          </w:rPr>
          <w:t>Note, however, that the</w:t>
        </w:r>
      </w:ins>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ins w:id="466" w:author="Benton, Deon" w:date="2026-06-19T02:51:00Z" w16du:dateUtc="2026-06-19T07:51:00Z">
        <w:r w:rsidR="006754D7">
          <w:rPr>
            <w:rFonts w:ascii="Times New Roman" w:hAnsi="Times New Roman" w:cs="Times New Roman"/>
          </w:rPr>
          <w:t>—it is an account of infants</w:t>
        </w:r>
      </w:ins>
      <w:ins w:id="467" w:author="Benton, Deon" w:date="2026-06-19T02:52:00Z" w16du:dateUtc="2026-06-19T07:52:00Z">
        <w:r w:rsidR="006754D7">
          <w:rPr>
            <w:rFonts w:ascii="Times New Roman" w:hAnsi="Times New Roman" w:cs="Times New Roman"/>
          </w:rPr>
          <w:t xml:space="preserve">’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ins>
      <w:r w:rsidR="00635C87" w:rsidRPr="000B0B74">
        <w:rPr>
          <w:rFonts w:ascii="Times New Roman" w:hAnsi="Times New Roman" w:cs="Times New Roman"/>
        </w:rPr>
        <w:t xml:space="preserve"> over</w:t>
      </w:r>
      <w:r w:rsidR="005F4708">
        <w:rPr>
          <w:rFonts w:ascii="Times New Roman" w:hAnsi="Times New Roman" w:cs="Times New Roman"/>
        </w:rPr>
        <w:t xml:space="preserve"> </w:t>
      </w:r>
      <w:ins w:id="468" w:author="Benton, Deon" w:date="2026-06-19T02:52:00Z" w16du:dateUtc="2026-06-19T07:52:00Z">
        <w:r w:rsidR="006754D7">
          <w:rPr>
            <w:rFonts w:ascii="Times New Roman" w:hAnsi="Times New Roman" w:cs="Times New Roman"/>
          </w:rPr>
          <w:t xml:space="preserve">conceptually </w:t>
        </w:r>
      </w:ins>
      <w:ins w:id="469" w:author="Benton, Deon" w:date="2026-06-19T02:53:00Z" w16du:dateUtc="2026-06-19T07:53:00Z">
        <w:r w:rsidR="006754D7">
          <w:rPr>
            <w:rFonts w:ascii="Times New Roman" w:hAnsi="Times New Roman" w:cs="Times New Roman"/>
          </w:rPr>
          <w:t>neutral</w:t>
        </w:r>
      </w:ins>
      <w:ins w:id="470" w:author="Benton, Deon" w:date="2026-06-19T02:52:00Z" w16du:dateUtc="2026-06-19T07:52:00Z">
        <w:r w:rsidR="006754D7">
          <w:rPr>
            <w:rFonts w:ascii="Times New Roman" w:hAnsi="Times New Roman" w:cs="Times New Roman"/>
          </w:rPr>
          <w:t xml:space="preserve"> surface features and kinematics. </w:t>
        </w:r>
      </w:ins>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11EC712"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ins w:id="471" w:author="Benton, Deon" w:date="2026-06-19T20:04:00Z" w16du:dateUtc="2026-06-20T01:04:00Z">
        <w:r w:rsidR="00E20910">
          <w:rPr>
            <w:rFonts w:ascii="Times New Roman" w:hAnsi="Times New Roman" w:cs="Times New Roman"/>
          </w:rPr>
          <w:t xml:space="preserve"> to reproduce the </w:t>
        </w:r>
      </w:ins>
      <w:ins w:id="472" w:author="Benton, Deon" w:date="2026-06-19T20:05:00Z" w16du:dateUtc="2026-06-20T01:05:00Z">
        <w:r w:rsidR="00E20910">
          <w:rPr>
            <w:rFonts w:ascii="Times New Roman" w:hAnsi="Times New Roman" w:cs="Times New Roman"/>
          </w:rPr>
          <w:t xml:space="preserve">following </w:t>
        </w:r>
      </w:ins>
      <w:ins w:id="473" w:author="Benton, Deon" w:date="2026-06-19T20:04:00Z" w16du:dateUtc="2026-06-20T01:04:00Z">
        <w:r w:rsidR="00E20910">
          <w:rPr>
            <w:rFonts w:ascii="Times New Roman" w:hAnsi="Times New Roman" w:cs="Times New Roman"/>
          </w:rPr>
          <w:t>five target findings</w:t>
        </w:r>
      </w:ins>
      <w:ins w:id="474" w:author="Benton, Deon" w:date="2026-06-19T20:05:00Z" w16du:dateUtc="2026-06-20T01:05:00Z">
        <w:r w:rsidR="00E20910">
          <w:rPr>
            <w:rFonts w:ascii="Times New Roman" w:hAnsi="Times New Roman" w:cs="Times New Roman"/>
          </w:rPr>
          <w:t xml:space="preserve">: </w:t>
        </w:r>
      </w:ins>
      <w:r>
        <w:rPr>
          <w:rFonts w:ascii="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196A2152" w:rsidR="00513437" w:rsidRDefault="00513437" w:rsidP="00E75EFC">
      <w:pPr>
        <w:spacing w:line="480" w:lineRule="auto"/>
        <w:ind w:firstLine="720"/>
        <w:contextualSpacing/>
        <w:rPr>
          <w:ins w:id="475" w:author="Benton, Deon" w:date="2026-06-15T17:15:00Z" w16du:dateUtc="2026-06-15T22:15:00Z"/>
          <w:rFonts w:ascii="Times New Roman" w:hAnsi="Times New Roman" w:cs="Times New Roman"/>
        </w:rPr>
      </w:pPr>
      <w:ins w:id="476" w:author="Benton, Deon" w:date="2026-06-15T17:15:00Z" w16du:dateUtc="2026-06-15T22:15:00Z">
        <w:r w:rsidRPr="00513437">
          <w:rPr>
            <w:rFonts w:ascii="Times New Roman" w:hAnsi="Times New Roman" w:cs="Times New Roman"/>
          </w:rPr>
          <w:t>The second goal of the current simulations was to</w:t>
        </w:r>
      </w:ins>
      <w:ins w:id="477" w:author="Benton, Deon" w:date="2026-06-19T20:06:00Z" w16du:dateUtc="2026-06-20T01:06:00Z">
        <w:r w:rsidR="00E20910">
          <w:rPr>
            <w:rFonts w:ascii="Times New Roman" w:hAnsi="Times New Roman" w:cs="Times New Roman"/>
          </w:rPr>
          <w:t xml:space="preserve"> compare ALIAS to</w:t>
        </w:r>
      </w:ins>
      <w:ins w:id="478" w:author="Benton, Deon" w:date="2026-06-15T17:15:00Z" w16du:dateUtc="2026-06-15T22:15:00Z">
        <w:r w:rsidRPr="00513437">
          <w:rPr>
            <w:rFonts w:ascii="Times New Roman" w:hAnsi="Times New Roman" w:cs="Times New Roman"/>
          </w:rPr>
          <w:t xml:space="preserve"> VOM10 </w:t>
        </w:r>
      </w:ins>
      <w:ins w:id="479" w:author="Benton, Deon" w:date="2026-06-19T20:07:00Z" w16du:dateUtc="2026-06-20T01:07:00Z">
        <w:r w:rsidR="00E20910">
          <w:rPr>
            <w:rFonts w:ascii="Times New Roman" w:hAnsi="Times New Roman" w:cs="Times New Roman"/>
          </w:rPr>
          <w:t>and</w:t>
        </w:r>
      </w:ins>
      <w:ins w:id="480" w:author="Benton, Deon" w:date="2026-06-15T17:15:00Z" w16du:dateUtc="2026-06-15T22:15:00Z">
        <w:r w:rsidRPr="00513437">
          <w:rPr>
            <w:rFonts w:ascii="Times New Roman" w:hAnsi="Times New Roman" w:cs="Times New Roman"/>
          </w:rPr>
          <w:t xml:space="preserve"> extensions of both models. VOM10-2 was designed to more faithfully represent the</w:t>
        </w:r>
      </w:ins>
      <w:ins w:id="481" w:author="Benton, Deon" w:date="2026-06-19T20:07:00Z" w16du:dateUtc="2026-06-20T01:07:00Z">
        <w:r w:rsidR="00E20910">
          <w:rPr>
            <w:rFonts w:ascii="Times New Roman" w:hAnsi="Times New Roman" w:cs="Times New Roman"/>
          </w:rPr>
          <w:t xml:space="preserve"> tasks underlying the</w:t>
        </w:r>
      </w:ins>
      <w:ins w:id="482" w:author="Benton, Deon" w:date="2026-06-15T17:15:00Z" w16du:dateUtc="2026-06-15T22:15:00Z">
        <w:r w:rsidRPr="00513437">
          <w:rPr>
            <w:rFonts w:ascii="Times New Roman" w:hAnsi="Times New Roman" w:cs="Times New Roman"/>
          </w:rPr>
          <w:t xml:space="preserve"> </w:t>
        </w:r>
        <w:r>
          <w:rPr>
            <w:rFonts w:ascii="Times New Roman" w:hAnsi="Times New Roman" w:cs="Times New Roman"/>
          </w:rPr>
          <w:t>present target findings</w:t>
        </w:r>
        <w:r w:rsidRPr="00513437">
          <w:rPr>
            <w:rFonts w:ascii="Times New Roman" w:hAnsi="Times New Roman" w:cs="Times New Roman"/>
          </w:rPr>
          <w:t>.</w:t>
        </w:r>
      </w:ins>
      <w:ins w:id="483" w:author="Benton, Deon" w:date="2026-06-15T17:17:00Z" w16du:dateUtc="2026-06-15T22:17:00Z">
        <w:r w:rsidR="00263DA5">
          <w:rPr>
            <w:rFonts w:ascii="Times New Roman" w:hAnsi="Times New Roman" w:cs="Times New Roman"/>
          </w:rPr>
          <w:t xml:space="preserve"> </w:t>
        </w:r>
      </w:ins>
      <w:ins w:id="484" w:author="Benton, Deon" w:date="2026-06-19T20:08:00Z" w16du:dateUtc="2026-06-20T01:08:00Z">
        <w:r w:rsidR="00E20910">
          <w:rPr>
            <w:rFonts w:ascii="Times New Roman" w:hAnsi="Times New Roman" w:cs="Times New Roman"/>
          </w:rPr>
          <w:t>In this model,</w:t>
        </w:r>
      </w:ins>
      <w:r w:rsidR="00263DA5" w:rsidRPr="00926947">
        <w:rPr>
          <w:rFonts w:ascii="Times New Roman" w:hAnsi="Times New Roman" w:cs="Times New Roman"/>
        </w:rPr>
        <w:t xml:space="preserve"> obstacles and goal objects remain continuously visible and </w:t>
      </w:r>
      <w:ins w:id="485" w:author="Benton, Deon" w:date="2026-06-19T20:08:00Z" w16du:dateUtc="2026-06-20T01:08:00Z">
        <w:r w:rsidR="00E20910">
          <w:rPr>
            <w:rFonts w:ascii="Times New Roman" w:hAnsi="Times New Roman" w:cs="Times New Roman"/>
          </w:rPr>
          <w:t>the</w:t>
        </w:r>
      </w:ins>
      <w:r w:rsidR="00263DA5" w:rsidRPr="00926947">
        <w:rPr>
          <w:rFonts w:ascii="Times New Roman" w:hAnsi="Times New Roman" w:cs="Times New Roman"/>
        </w:rPr>
        <w:t xml:space="preserve"> agent no longer overshoots</w:t>
      </w:r>
      <w:del w:id="486" w:author="Benton, Deon" w:date="2026-06-19T20:08:00Z" w16du:dateUtc="2026-06-20T01:08:00Z">
        <w:r w:rsidR="00263DA5" w:rsidRPr="00926947" w:rsidDel="00E20910">
          <w:rPr>
            <w:rFonts w:ascii="Times New Roman" w:hAnsi="Times New Roman" w:cs="Times New Roman"/>
          </w:rPr>
          <w:delText xml:space="preserve"> </w:delText>
        </w:r>
      </w:del>
      <w:ins w:id="487" w:author="Benton, Deon" w:date="2026-06-19T20:08:00Z" w16du:dateUtc="2026-06-20T01:08:00Z">
        <w:r w:rsidR="00E20910">
          <w:rPr>
            <w:rFonts w:ascii="Times New Roman" w:hAnsi="Times New Roman" w:cs="Times New Roman"/>
          </w:rPr>
          <w:t xml:space="preserve"> the barrier</w:t>
        </w:r>
      </w:ins>
      <w:r w:rsidR="00263DA5" w:rsidRPr="00926947">
        <w:rPr>
          <w:rFonts w:ascii="Times New Roman" w:hAnsi="Times New Roman" w:cs="Times New Roman"/>
        </w:rPr>
        <w:t xml:space="preserve">. </w:t>
      </w:r>
      <w:ins w:id="488" w:author="Benton, Deon" w:date="2026-06-15T17:15:00Z" w16du:dateUtc="2026-06-15T22:15:00Z">
        <w:r w:rsidRPr="00513437">
          <w:rPr>
            <w:rFonts w:ascii="Times New Roman" w:hAnsi="Times New Roman" w:cs="Times New Roman"/>
          </w:rPr>
          <w:t xml:space="preserve"> ALIAS-2 eliminated the assumption that </w:t>
        </w:r>
      </w:ins>
      <w:ins w:id="489" w:author="Benton, Deon" w:date="2026-06-19T20:09:00Z" w16du:dateUtc="2026-06-20T01:09:00Z">
        <w:r w:rsidR="00E20910">
          <w:rPr>
            <w:rFonts w:ascii="Times New Roman" w:hAnsi="Times New Roman" w:cs="Times New Roman"/>
          </w:rPr>
          <w:t xml:space="preserve">peripherally located obstacles </w:t>
        </w:r>
      </w:ins>
      <w:ins w:id="490" w:author="Benton, Deon" w:date="2026-06-15T17:15:00Z" w16du:dateUtc="2026-06-15T22:15:00Z">
        <w:r w:rsidRPr="00513437">
          <w:rPr>
            <w:rFonts w:ascii="Times New Roman" w:hAnsi="Times New Roman" w:cs="Times New Roman"/>
          </w:rPr>
          <w:t>are less salient than</w:t>
        </w:r>
      </w:ins>
      <w:ins w:id="491" w:author="Benton, Deon" w:date="2026-06-19T20:09:00Z" w16du:dateUtc="2026-06-20T01:09:00Z">
        <w:r w:rsidR="00E20910">
          <w:rPr>
            <w:rFonts w:ascii="Times New Roman" w:hAnsi="Times New Roman" w:cs="Times New Roman"/>
          </w:rPr>
          <w:t xml:space="preserve"> central ones.</w:t>
        </w:r>
      </w:ins>
      <w:ins w:id="492" w:author="Benton, Deon" w:date="2026-06-15T17:15:00Z" w16du:dateUtc="2026-06-15T22:15:00Z">
        <w:r w:rsidRPr="00513437">
          <w:rPr>
            <w:rFonts w:ascii="Times New Roman" w:hAnsi="Times New Roman" w:cs="Times New Roman"/>
          </w:rPr>
          <w:t xml:space="preserve"> Both extensions are described </w:t>
        </w:r>
        <w:r w:rsidR="00827E6C">
          <w:rPr>
            <w:rFonts w:ascii="Times New Roman" w:hAnsi="Times New Roman" w:cs="Times New Roman"/>
          </w:rPr>
          <w:t>more fully below</w:t>
        </w:r>
        <w:r w:rsidRPr="00513437">
          <w:rPr>
            <w:rFonts w:ascii="Times New Roman" w:hAnsi="Times New Roman" w:cs="Times New Roman"/>
          </w:rPr>
          <w:t xml:space="preserve">. By comparing ALIAS to these alternative models, it </w:t>
        </w:r>
      </w:ins>
      <w:ins w:id="493" w:author="Benton, Deon" w:date="2026-06-19T20:10:00Z" w16du:dateUtc="2026-06-20T01:10:00Z">
        <w:r w:rsidR="0038048A">
          <w:rPr>
            <w:rFonts w:ascii="Times New Roman" w:hAnsi="Times New Roman" w:cs="Times New Roman"/>
          </w:rPr>
          <w:t xml:space="preserve">is </w:t>
        </w:r>
      </w:ins>
      <w:ins w:id="494" w:author="Benton, Deon" w:date="2026-06-15T17:15:00Z" w16du:dateUtc="2026-06-15T22:15:00Z">
        <w:r w:rsidRPr="00513437">
          <w:rPr>
            <w:rFonts w:ascii="Times New Roman" w:hAnsi="Times New Roman" w:cs="Times New Roman"/>
          </w:rPr>
          <w:t>possible to determine whether VOM10</w:t>
        </w:r>
      </w:ins>
      <w:ins w:id="495" w:author="Benton, Deon" w:date="2026-06-19T20:10:00Z" w16du:dateUtc="2026-06-20T01:10:00Z">
        <w:r w:rsidR="0038048A">
          <w:rPr>
            <w:rFonts w:ascii="Times New Roman" w:hAnsi="Times New Roman" w:cs="Times New Roman"/>
          </w:rPr>
          <w:t>’s limitations</w:t>
        </w:r>
      </w:ins>
      <w:ins w:id="496" w:author="Benton, Deon" w:date="2026-06-15T17:15:00Z" w16du:dateUtc="2026-06-15T22:15:00Z">
        <w:r w:rsidRPr="00513437">
          <w:rPr>
            <w:rFonts w:ascii="Times New Roman" w:hAnsi="Times New Roman" w:cs="Times New Roman"/>
          </w:rPr>
          <w:t xml:space="preserve"> are genuine and whether</w:t>
        </w:r>
      </w:ins>
      <w:ins w:id="497" w:author="Benton, Deon" w:date="2026-06-19T20:11:00Z" w16du:dateUtc="2026-06-20T01:11:00Z">
        <w:r w:rsidR="0038048A">
          <w:rPr>
            <w:rFonts w:ascii="Times New Roman" w:hAnsi="Times New Roman" w:cs="Times New Roman"/>
          </w:rPr>
          <w:t xml:space="preserve"> differential obstacle salience is necessary to reproduce the current findings.</w:t>
        </w:r>
      </w:ins>
      <w:ins w:id="498" w:author="Benton, Deon" w:date="2026-06-15T17:15:00Z" w16du:dateUtc="2026-06-15T22:15:00Z">
        <w:r w:rsidRPr="00513437">
          <w:rPr>
            <w:rFonts w:ascii="Times New Roman" w:hAnsi="Times New Roman" w:cs="Times New Roman"/>
          </w:rPr>
          <w:t xml:space="preserve"> Given </w:t>
        </w:r>
      </w:ins>
      <w:ins w:id="499" w:author="Benton, Deon" w:date="2026-06-19T20:11:00Z" w16du:dateUtc="2026-06-20T01:11:00Z">
        <w:r w:rsidR="0038048A">
          <w:rPr>
            <w:rFonts w:ascii="Times New Roman" w:hAnsi="Times New Roman" w:cs="Times New Roman"/>
          </w:rPr>
          <w:t>these goals,</w:t>
        </w:r>
      </w:ins>
      <w:ins w:id="500" w:author="Benton, Deon" w:date="2026-06-15T17:15:00Z" w16du:dateUtc="2026-06-15T22:15:00Z">
        <w:r w:rsidRPr="00513437">
          <w:rPr>
            <w:rFonts w:ascii="Times New Roman" w:hAnsi="Times New Roman" w:cs="Times New Roman"/>
          </w:rPr>
          <w:t xml:space="preserve"> the studies</w:t>
        </w:r>
      </w:ins>
      <w:ins w:id="501" w:author="Benton, Deon" w:date="2026-06-19T20:11:00Z" w16du:dateUtc="2026-06-20T01:11:00Z">
        <w:r w:rsidR="0038048A">
          <w:rPr>
            <w:rFonts w:ascii="Times New Roman" w:hAnsi="Times New Roman" w:cs="Times New Roman"/>
          </w:rPr>
          <w:t xml:space="preserve"> underlying these</w:t>
        </w:r>
      </w:ins>
      <w:ins w:id="502" w:author="Benton, Deon" w:date="2026-06-19T20:12:00Z" w16du:dateUtc="2026-06-20T01:12:00Z">
        <w:r w:rsidR="0038048A">
          <w:rPr>
            <w:rFonts w:ascii="Times New Roman" w:hAnsi="Times New Roman" w:cs="Times New Roman"/>
          </w:rPr>
          <w:t xml:space="preserve"> </w:t>
        </w:r>
        <w:r w:rsidR="0038048A">
          <w:rPr>
            <w:rFonts w:ascii="Times New Roman" w:hAnsi="Times New Roman" w:cs="Times New Roman"/>
          </w:rPr>
          <w:lastRenderedPageBreak/>
          <w:t>findings</w:t>
        </w:r>
      </w:ins>
      <w:ins w:id="503" w:author="Benton, Deon" w:date="2026-06-15T17:15:00Z" w16du:dateUtc="2026-06-15T22:15:00Z">
        <w:r w:rsidRPr="00513437">
          <w:rPr>
            <w:rFonts w:ascii="Times New Roman" w:hAnsi="Times New Roman" w:cs="Times New Roman"/>
          </w:rPr>
          <w:t xml:space="preserve">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504" w:author="Benton, Deon" w:date="2026-06-15T17:17:00Z" w16du:dateUtc="2026-06-15T22:17:00Z">
        <w:r w:rsidR="00263DA5">
          <w:rPr>
            <w:rFonts w:ascii="Times New Roman" w:hAnsi="Times New Roman" w:cs="Times New Roman"/>
          </w:rPr>
          <w:t xml:space="preserve"> </w:t>
        </w:r>
      </w:ins>
    </w:p>
    <w:p w14:paraId="48BD51A4" w14:textId="0074984F" w:rsidR="009F2395" w:rsidRDefault="007C20DB" w:rsidP="00706D21">
      <w:pPr>
        <w:spacing w:line="480" w:lineRule="auto"/>
        <w:ind w:firstLine="720"/>
        <w:contextualSpacing/>
        <w:rPr>
          <w:rFonts w:ascii="Times New Roman" w:hAnsi="Times New Roman" w:cs="Times New Roman"/>
        </w:rPr>
      </w:pPr>
      <w:ins w:id="505" w:author="Benton, Deon" w:date="2026-06-19T20:13:00Z" w16du:dateUtc="2026-06-20T01:13:00Z">
        <w:r>
          <w:rPr>
            <w:rFonts w:ascii="Times New Roman" w:hAnsi="Times New Roman" w:cs="Times New Roman"/>
          </w:rPr>
          <w:t>As the primary comparison model throughout the present simulations, the next section begins with a discussion of</w:t>
        </w:r>
      </w:ins>
      <w:r w:rsidR="00926947" w:rsidRPr="00926947">
        <w:rPr>
          <w:rFonts w:ascii="Times New Roman" w:hAnsi="Times New Roman" w:cs="Times New Roman"/>
        </w:rPr>
        <w:t xml:space="preserve"> </w:t>
      </w:r>
      <w:ins w:id="50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w:t>
      </w:r>
      <w:ins w:id="507" w:author="Benton, Deon" w:date="2026-06-19T20:24:00Z" w16du:dateUtc="2026-06-20T01:24:00Z">
        <w:r w:rsidR="0062799B">
          <w:rPr>
            <w:rFonts w:ascii="Times New Roman" w:hAnsi="Times New Roman" w:cs="Times New Roman"/>
          </w:rPr>
          <w:t>This discussion will be kept brief because a</w:t>
        </w:r>
      </w:ins>
      <w:ins w:id="508" w:author="Benton, Deon" w:date="2026-06-19T20:14:00Z" w16du:dateUtc="2026-06-20T01:14:00Z">
        <w:r>
          <w:rPr>
            <w:rFonts w:ascii="Times New Roman" w:hAnsi="Times New Roman" w:cs="Times New Roman"/>
          </w:rPr>
          <w:t xml:space="preserve"> fuller </w:t>
        </w:r>
      </w:ins>
      <w:ins w:id="509" w:author="Benton, Deon" w:date="2026-06-19T20:24:00Z" w16du:dateUtc="2026-06-20T01:24:00Z">
        <w:r w:rsidR="0062799B">
          <w:rPr>
            <w:rFonts w:ascii="Times New Roman" w:hAnsi="Times New Roman" w:cs="Times New Roman"/>
          </w:rPr>
          <w:t>one</w:t>
        </w:r>
      </w:ins>
      <w:ins w:id="510" w:author="Benton, Deon" w:date="2026-06-19T20:14:00Z" w16du:dateUtc="2026-06-20T01:14:00Z">
        <w:r>
          <w:rPr>
            <w:rFonts w:ascii="Times New Roman" w:hAnsi="Times New Roman" w:cs="Times New Roman"/>
          </w:rPr>
          <w:t xml:space="preserve"> can be found</w:t>
        </w:r>
      </w:ins>
      <w:r w:rsidR="00926947" w:rsidRPr="00926947">
        <w:rPr>
          <w:rFonts w:ascii="Times New Roman" w:hAnsi="Times New Roman" w:cs="Times New Roman"/>
        </w:rPr>
        <w:t xml:space="preserve"> in </w:t>
      </w:r>
      <w:ins w:id="511" w:author="Benton, Deon" w:date="2026-06-12T14:40:00Z" w16du:dateUtc="2026-06-12T19:40:00Z">
        <w:r w:rsidR="0000003E">
          <w:rPr>
            <w:rFonts w:ascii="Times New Roman" w:hAnsi="Times New Roman" w:cs="Times New Roman"/>
          </w:rPr>
          <w:t>Van Overwalle</w:t>
        </w:r>
      </w:ins>
      <w:r w:rsidR="00926947" w:rsidRPr="00926947">
        <w:rPr>
          <w:rFonts w:ascii="Times New Roman" w:hAnsi="Times New Roman" w:cs="Times New Roman"/>
        </w:rPr>
        <w:t xml:space="preserve"> (2010)</w:t>
      </w:r>
      <w:ins w:id="512" w:author="Benton, Deon" w:date="2026-06-19T20:14:00Z" w16du:dateUtc="2026-06-20T01:14:00Z">
        <w:r>
          <w:rPr>
            <w:rFonts w:ascii="Times New Roman" w:hAnsi="Times New Roman" w:cs="Times New Roman"/>
          </w:rPr>
          <w:t xml:space="preserve">. </w:t>
        </w:r>
      </w:ins>
      <w:ins w:id="513" w:author="Benton, Deon" w:date="2026-06-19T20:15:00Z" w16du:dateUtc="2026-06-20T01:15:00Z">
        <w:r>
          <w:rPr>
            <w:rFonts w:ascii="Times New Roman" w:hAnsi="Times New Roman" w:cs="Times New Roman"/>
          </w:rPr>
          <w:t xml:space="preserve">Following this is a </w:t>
        </w:r>
      </w:ins>
      <w:ins w:id="514" w:author="Benton, Deon" w:date="2026-06-19T20:25:00Z" w16du:dateUtc="2026-06-20T01:25:00Z">
        <w:r w:rsidR="0062799B">
          <w:rPr>
            <w:rFonts w:ascii="Times New Roman" w:hAnsi="Times New Roman" w:cs="Times New Roman"/>
          </w:rPr>
          <w:t>description</w:t>
        </w:r>
      </w:ins>
      <w:ins w:id="515" w:author="Benton, Deon" w:date="2026-06-19T20:15:00Z" w16du:dateUtc="2026-06-20T01:15:00Z">
        <w:r>
          <w:rPr>
            <w:rFonts w:ascii="Times New Roman" w:hAnsi="Times New Roman" w:cs="Times New Roman"/>
          </w:rPr>
          <w:t xml:space="preserve"> of ALIAS’s architecture</w:t>
        </w:r>
      </w:ins>
      <w:ins w:id="516" w:author="Benton, Deon" w:date="2026-06-19T20:26:00Z" w16du:dateUtc="2026-06-20T01:26:00Z">
        <w:r w:rsidR="0062799B">
          <w:rPr>
            <w:rFonts w:ascii="Times New Roman" w:hAnsi="Times New Roman" w:cs="Times New Roman"/>
          </w:rPr>
          <w:t xml:space="preserve">. Five simulations will then be reported, </w:t>
        </w:r>
      </w:ins>
      <w:r w:rsidR="00926947" w:rsidRPr="00926947">
        <w:rPr>
          <w:rFonts w:ascii="Times New Roman" w:hAnsi="Times New Roman" w:cs="Times New Roman"/>
        </w:rPr>
        <w:t xml:space="preserve">each corresponding to one of the target findings. </w:t>
      </w:r>
      <w:ins w:id="517" w:author="Benton, Deon" w:date="2026-06-19T20:18:00Z" w16du:dateUtc="2026-06-20T01:18:00Z">
        <w:r>
          <w:rPr>
            <w:rFonts w:ascii="Times New Roman" w:hAnsi="Times New Roman" w:cs="Times New Roman"/>
          </w:rPr>
          <w:t>Each simulation is then followed by a discussion of how</w:t>
        </w:r>
      </w:ins>
      <w:ins w:id="518" w:author="Benton, Deon" w:date="2026-06-19T20:19:00Z" w16du:dateUtc="2026-06-20T01:19:00Z">
        <w:r>
          <w:rPr>
            <w:rFonts w:ascii="Times New Roman" w:hAnsi="Times New Roman" w:cs="Times New Roman"/>
          </w:rPr>
          <w:t xml:space="preserve"> </w:t>
        </w:r>
      </w:ins>
      <w:ins w:id="519" w:author="Benton, Deon" w:date="2026-06-19T20:18:00Z" w16du:dateUtc="2026-06-20T01:18:00Z">
        <w:r>
          <w:rPr>
            <w:rFonts w:ascii="Times New Roman" w:hAnsi="Times New Roman" w:cs="Times New Roman"/>
          </w:rPr>
          <w:t xml:space="preserve">ALIAS </w:t>
        </w:r>
      </w:ins>
      <w:ins w:id="520" w:author="Benton, Deon" w:date="2026-06-19T20:19:00Z" w16du:dateUtc="2026-06-20T01:19:00Z">
        <w:r>
          <w:rPr>
            <w:rFonts w:ascii="Times New Roman" w:hAnsi="Times New Roman" w:cs="Times New Roman"/>
          </w:rPr>
          <w:t>re</w:t>
        </w:r>
      </w:ins>
      <w:ins w:id="521" w:author="Benton, Deon" w:date="2026-06-19T20:18:00Z" w16du:dateUtc="2026-06-20T01:18:00Z">
        <w:r>
          <w:rPr>
            <w:rFonts w:ascii="Times New Roman" w:hAnsi="Times New Roman" w:cs="Times New Roman"/>
          </w:rPr>
          <w:t>produced</w:t>
        </w:r>
      </w:ins>
      <w:ins w:id="522" w:author="Benton, Deon" w:date="2026-06-19T20:19:00Z" w16du:dateUtc="2026-06-20T01:19:00Z">
        <w:r>
          <w:rPr>
            <w:rFonts w:ascii="Times New Roman" w:hAnsi="Times New Roman" w:cs="Times New Roman"/>
          </w:rPr>
          <w:t xml:space="preserve"> </w:t>
        </w:r>
      </w:ins>
      <w:ins w:id="523" w:author="Benton, Deon" w:date="2026-06-19T20:26:00Z" w16du:dateUtc="2026-06-20T01:26:00Z">
        <w:r w:rsidR="0062799B">
          <w:rPr>
            <w:rFonts w:ascii="Times New Roman" w:hAnsi="Times New Roman" w:cs="Times New Roman"/>
          </w:rPr>
          <w:t>the corresponding</w:t>
        </w:r>
      </w:ins>
      <w:ins w:id="524" w:author="Benton, Deon" w:date="2026-06-19T20:19:00Z" w16du:dateUtc="2026-06-20T01:19:00Z">
        <w:r>
          <w:rPr>
            <w:rFonts w:ascii="Times New Roman" w:hAnsi="Times New Roman" w:cs="Times New Roman"/>
          </w:rPr>
          <w:t xml:space="preserve"> target finding.</w:t>
        </w:r>
      </w:ins>
      <w:ins w:id="525" w:author="Benton, Deon" w:date="2026-06-19T20:18:00Z" w16du:dateUtc="2026-06-20T01:18:00Z">
        <w:r>
          <w:rPr>
            <w:rFonts w:ascii="Times New Roman" w:hAnsi="Times New Roman" w:cs="Times New Roman"/>
          </w:rPr>
          <w:t xml:space="preserve"> </w:t>
        </w:r>
      </w:ins>
      <w:ins w:id="526" w:author="Benton, Deon" w:date="2026-06-19T20:20:00Z" w16du:dateUtc="2026-06-20T01:20:00Z">
        <w:r>
          <w:rPr>
            <w:rFonts w:ascii="Times New Roman" w:hAnsi="Times New Roman" w:cs="Times New Roman"/>
          </w:rPr>
          <w:t>The paper concludes with two final</w:t>
        </w:r>
      </w:ins>
      <w:r w:rsidR="00BC1A22" w:rsidRPr="00BC1A22">
        <w:rPr>
          <w:rFonts w:ascii="Times New Roman" w:hAnsi="Times New Roman" w:cs="Times New Roman"/>
        </w:rPr>
        <w:t xml:space="preserve"> simulations</w:t>
      </w:r>
      <w:r w:rsidR="00EB4077">
        <w:rPr>
          <w:rFonts w:ascii="Times New Roman" w:hAnsi="Times New Roman" w:cs="Times New Roman"/>
        </w:rPr>
        <w:t xml:space="preserve">. </w:t>
      </w:r>
      <w:ins w:id="527" w:author="Benton, Deon" w:date="2026-06-19T20:21:00Z" w16du:dateUtc="2026-06-20T01:21:00Z">
        <w:r>
          <w:rPr>
            <w:rFonts w:ascii="Times New Roman" w:hAnsi="Times New Roman" w:cs="Times New Roman"/>
          </w:rPr>
          <w:t xml:space="preserve">Each one involves placing and then assessing ALIAS’s behavior </w:t>
        </w:r>
      </w:ins>
      <w:ins w:id="528" w:author="Benton, Deon" w:date="2026-06-15T17:24:00Z" w16du:dateUtc="2026-06-15T22:24:00Z">
        <w:r w:rsidR="00E825D8">
          <w:rPr>
            <w:rFonts w:ascii="Times New Roman" w:hAnsi="Times New Roman" w:cs="Times New Roman"/>
          </w:rPr>
          <w:t>in a novel situation. I</w:t>
        </w:r>
      </w:ins>
      <w:ins w:id="529" w:author="Benton, Deon" w:date="2026-06-19T20:23:00Z" w16du:dateUtc="2026-06-20T01:23:00Z">
        <w:r w:rsidR="00A778CB">
          <w:rPr>
            <w:rFonts w:ascii="Times New Roman" w:hAnsi="Times New Roman" w:cs="Times New Roman"/>
          </w:rPr>
          <w:t>t will be suggested that this behavior</w:t>
        </w:r>
      </w:ins>
      <w:ins w:id="530" w:author="Benton, Deon" w:date="2026-06-15T17:24:00Z" w16du:dateUtc="2026-06-15T22:24:00Z">
        <w:r w:rsidR="00E825D8">
          <w:rPr>
            <w:rFonts w:ascii="Times New Roman" w:hAnsi="Times New Roman" w:cs="Times New Roman"/>
          </w:rPr>
          <w:t xml:space="preserve"> </w:t>
        </w:r>
      </w:ins>
      <w:ins w:id="531" w:author="Benton, Deon" w:date="2026-06-19T20:23:00Z" w16du:dateUtc="2026-06-20T01:23:00Z">
        <w:r w:rsidR="00A778CB">
          <w:rPr>
            <w:rFonts w:ascii="Times New Roman" w:hAnsi="Times New Roman" w:cs="Times New Roman"/>
          </w:rPr>
          <w:t>constitu</w:t>
        </w:r>
      </w:ins>
      <w:ins w:id="532" w:author="Benton, Deon" w:date="2026-06-19T20:24:00Z" w16du:dateUtc="2026-06-20T01:24:00Z">
        <w:r w:rsidR="00A778CB">
          <w:rPr>
            <w:rFonts w:ascii="Times New Roman" w:hAnsi="Times New Roman" w:cs="Times New Roman"/>
          </w:rPr>
          <w:t>tes</w:t>
        </w:r>
      </w:ins>
      <w:ins w:id="533" w:author="Benton, Deon" w:date="2026-06-19T20:23:00Z" w16du:dateUtc="2026-06-20T01:23:00Z">
        <w:r w:rsidR="00A778CB">
          <w:rPr>
            <w:rFonts w:ascii="Times New Roman" w:hAnsi="Times New Roman" w:cs="Times New Roman"/>
          </w:rPr>
          <w:t xml:space="preserve"> </w:t>
        </w:r>
      </w:ins>
      <w:r w:rsidR="00583C36" w:rsidRPr="00583C36">
        <w:rPr>
          <w:rFonts w:ascii="Times New Roman" w:hAnsi="Times New Roman" w:cs="Times New Roman"/>
        </w:rPr>
        <w:t>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29558484" w:rsidR="00166D82" w:rsidRPr="00AE207C" w:rsidRDefault="00A778CB" w:rsidP="00166D82">
      <w:pPr>
        <w:spacing w:line="480" w:lineRule="auto"/>
        <w:ind w:firstLine="720"/>
        <w:contextualSpacing/>
        <w:rPr>
          <w:rFonts w:ascii="Times New Roman" w:hAnsi="Times New Roman" w:cs="Times New Roman"/>
        </w:rPr>
      </w:pPr>
      <w:ins w:id="534" w:author="Benton, Deon" w:date="2026-06-19T20:24:00Z" w16du:dateUtc="2026-06-20T01:24:00Z">
        <w:r>
          <w:rPr>
            <w:rFonts w:ascii="Times New Roman" w:hAnsi="Times New Roman" w:cs="Times New Roman"/>
          </w:rPr>
          <w:t>The current simulations</w:t>
        </w:r>
      </w:ins>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B13EE81" w14:textId="46F7A7D5" w:rsidR="00A86784" w:rsidRDefault="00524642" w:rsidP="00640CAC">
      <w:pPr>
        <w:spacing w:line="480" w:lineRule="auto"/>
        <w:contextualSpacing/>
        <w:rPr>
          <w:ins w:id="535" w:author="Benton, Deon" w:date="2026-06-19T22:06:00Z" w16du:dateUtc="2026-06-20T03:06:00Z"/>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lastRenderedPageBreak/>
        <w:t>that unfolded across</w:t>
      </w:r>
      <w:r w:rsidR="00084546" w:rsidRPr="00084546">
        <w:rPr>
          <w:rFonts w:ascii="Times New Roman" w:hAnsi="Times New Roman" w:cs="Times New Roman"/>
        </w:rPr>
        <w:t xml:space="preserve"> a series of discrete time step</w:t>
      </w:r>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E02CE4">
        <w:rPr>
          <w:rFonts w:ascii="Times New Roman" w:hAnsi="Times New Roman" w:cs="Times New Roman"/>
        </w:rPr>
        <w:t>Networks in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ins w:id="536" w:author="Benton, Deon" w:date="2026-06-19T21:55:00Z" w16du:dateUtc="2026-06-20T02:55:00Z">
        <w:r w:rsidR="00E02CE4">
          <w:rPr>
            <w:rFonts w:ascii="Times New Roman" w:hAnsi="Times New Roman" w:cs="Times New Roman"/>
          </w:rPr>
          <w:t xml:space="preserve"> observed an</w:t>
        </w:r>
      </w:ins>
      <w:r w:rsidR="00084546" w:rsidRPr="00084546">
        <w:rPr>
          <w:rFonts w:ascii="Times New Roman" w:hAnsi="Times New Roman" w:cs="Times New Roman"/>
        </w:rPr>
        <w:t xml:space="preserve"> agent follow an arced path over a barrier to reach a goal object</w:t>
      </w:r>
      <w:ins w:id="537" w:author="Benton, Deon" w:date="2026-06-19T21:58:00Z" w16du:dateUtc="2026-06-20T02:58:00Z">
        <w:r w:rsidR="00EF791A">
          <w:rPr>
            <w:rFonts w:ascii="Times New Roman" w:hAnsi="Times New Roman" w:cs="Times New Roman"/>
          </w:rPr>
          <w:t>; networks</w:t>
        </w:r>
      </w:ins>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ins w:id="538" w:author="Benton, Deon" w:date="2026-06-19T21:58:00Z" w16du:dateUtc="2026-06-20T02:58:00Z">
        <w:r w:rsidR="00EF791A">
          <w:rPr>
            <w:rFonts w:ascii="Times New Roman" w:hAnsi="Times New Roman" w:cs="Times New Roman"/>
          </w:rPr>
          <w:t xml:space="preserve"> saw the same event</w:t>
        </w:r>
      </w:ins>
      <w:ins w:id="539" w:author="Benton, Deon" w:date="2026-06-19T21:59:00Z" w16du:dateUtc="2026-06-20T02:59:00Z">
        <w:r w:rsidR="00EF791A">
          <w:rPr>
            <w:rFonts w:ascii="Times New Roman" w:hAnsi="Times New Roman" w:cs="Times New Roman"/>
          </w:rPr>
          <w:t xml:space="preserve"> except that the barrier was missing</w:t>
        </w:r>
      </w:ins>
      <w:r w:rsidR="00084546" w:rsidRPr="00084546">
        <w:rPr>
          <w:rFonts w:ascii="Times New Roman" w:hAnsi="Times New Roman" w:cs="Times New Roman"/>
        </w:rPr>
        <w:t>.</w:t>
      </w:r>
      <w:r w:rsidR="00CE34EA">
        <w:rPr>
          <w:rFonts w:ascii="Times New Roman" w:hAnsi="Times New Roman" w:cs="Times New Roman"/>
        </w:rPr>
        <w:t xml:space="preserve"> In all simulations and regardless of model</w:t>
      </w:r>
      <w:r w:rsidR="00DD2F8B">
        <w:rPr>
          <w:rFonts w:ascii="Times New Roman" w:hAnsi="Times New Roman" w:cs="Times New Roman"/>
        </w:rPr>
        <w:t xml:space="preserve"> type</w:t>
      </w:r>
      <w:r w:rsidR="00CE34EA">
        <w:rPr>
          <w:rFonts w:ascii="Times New Roman" w:hAnsi="Times New Roman" w:cs="Times New Roman"/>
        </w:rPr>
        <w:t>, “participant</w:t>
      </w:r>
      <w:r w:rsidR="00432AD3">
        <w:rPr>
          <w:rFonts w:ascii="Times New Roman" w:hAnsi="Times New Roman" w:cs="Times New Roman"/>
        </w:rPr>
        <w:t>s</w:t>
      </w:r>
      <w:r w:rsidR="00CE34EA">
        <w:rPr>
          <w:rFonts w:ascii="Times New Roman" w:hAnsi="Times New Roman" w:cs="Times New Roman"/>
        </w:rPr>
        <w:t>” corresponded to separate model runs with different initial random weights.</w:t>
      </w:r>
      <w:r w:rsidR="00084546" w:rsidRPr="00084546">
        <w:rPr>
          <w:rFonts w:ascii="Times New Roman" w:hAnsi="Times New Roman" w:cs="Times New Roman"/>
        </w:rPr>
        <w:t xml:space="preserve">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ins w:id="540" w:author="Benton, Deon" w:date="2026-06-19T22:00:00Z" w16du:dateUtc="2026-06-20T03:00:00Z">
        <w:r w:rsidR="00EF791A">
          <w:rPr>
            <w:rFonts w:ascii="Times New Roman" w:hAnsi="Times New Roman" w:cs="Times New Roman"/>
          </w:rPr>
          <w:t xml:space="preserve"> </w:t>
        </w:r>
      </w:ins>
      <w:r w:rsidR="00084546" w:rsidRPr="00084546">
        <w:rPr>
          <w:rFonts w:ascii="Times New Roman" w:hAnsi="Times New Roman" w:cs="Times New Roman"/>
        </w:rPr>
        <w:t>were shown barrierless straight and arced trajectories</w:t>
      </w:r>
      <w:ins w:id="541" w:author="Benton, Deon" w:date="2026-06-19T22:03:00Z" w16du:dateUtc="2026-06-20T03:03:00Z">
        <w:r w:rsidR="00C63CCE">
          <w:rPr>
            <w:rFonts w:ascii="Times New Roman" w:hAnsi="Times New Roman" w:cs="Times New Roman"/>
          </w:rPr>
          <w:t>, and a</w:t>
        </w:r>
      </w:ins>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served as the dependent measure.</w:t>
      </w:r>
      <w:ins w:id="542" w:author="Benton, Deon" w:date="2026-06-19T22:04:00Z" w16du:dateUtc="2026-06-20T03:04:00Z">
        <w:r w:rsidR="00C63CCE">
          <w:rPr>
            <w:rFonts w:ascii="Times New Roman" w:hAnsi="Times New Roman" w:cs="Times New Roman"/>
          </w:rPr>
          <w:t xml:space="preserve"> As in Overwalle (2010),</w:t>
        </w:r>
      </w:ins>
      <w:ins w:id="543" w:author="Benton, Deon" w:date="2026-06-19T22:05:00Z" w16du:dateUtc="2026-06-20T03:05:00Z">
        <w:r w:rsidR="00C63CCE">
          <w:rPr>
            <w:rFonts w:ascii="Times New Roman" w:hAnsi="Times New Roman" w:cs="Times New Roman"/>
          </w:rPr>
          <w:t xml:space="preserve"> </w:t>
        </w:r>
      </w:ins>
      <w:del w:id="544" w:author="Benton, Deon" w:date="2026-06-19T22:05:00Z" w16du:dateUtc="2026-06-20T03:05:00Z">
        <w:r w:rsidR="006A2AD9" w:rsidDel="00C63CCE">
          <w:rPr>
            <w:rFonts w:ascii="Times New Roman" w:hAnsi="Times New Roman" w:cs="Times New Roman"/>
          </w:rPr>
          <w:delText xml:space="preserve"> </w:delText>
        </w:r>
      </w:del>
      <w:ins w:id="545" w:author="Benton, Deon" w:date="2026-06-19T22:05:00Z" w16du:dateUtc="2026-06-20T03:05:00Z">
        <w:r w:rsidR="00C63CCE">
          <w:rPr>
            <w:rFonts w:ascii="Times New Roman" w:hAnsi="Times New Roman" w:cs="Times New Roman"/>
          </w:rPr>
          <w:t xml:space="preserve">lower activation corresponded to </w:t>
        </w:r>
      </w:ins>
      <w:ins w:id="546" w:author="Benton, Deon" w:date="2026-06-19T22:06:00Z" w16du:dateUtc="2026-06-20T03:06:00Z">
        <w:r w:rsidR="00C63CCE">
          <w:rPr>
            <w:rFonts w:ascii="Times New Roman" w:hAnsi="Times New Roman" w:cs="Times New Roman"/>
          </w:rPr>
          <w:t>longer looking.</w:t>
        </w:r>
      </w:ins>
      <w:r w:rsidR="006A2AD9">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25D2D227" w14:textId="5689B5D4" w:rsidR="00953F0D" w:rsidRDefault="00953F0D" w:rsidP="00EA3E28">
      <w:pPr>
        <w:spacing w:line="480" w:lineRule="auto"/>
        <w:ind w:firstLine="720"/>
        <w:contextualSpacing/>
        <w:rPr>
          <w:ins w:id="547" w:author="Benton, Deon" w:date="2026-06-19T22:03:00Z" w16du:dateUtc="2026-06-20T03:03:00Z"/>
          <w:rFonts w:ascii="Times New Roman" w:hAnsi="Times New Roman" w:cs="Times New Roman"/>
        </w:rPr>
      </w:pPr>
      <w:r>
        <w:rPr>
          <w:rFonts w:ascii="Times New Roman" w:hAnsi="Times New Roman" w:cs="Times New Roman"/>
        </w:rPr>
        <w:t>VOM10-2 was identical to this model except that</w:t>
      </w:r>
      <w:r w:rsidR="00661D82">
        <w:rPr>
          <w:rFonts w:ascii="Times New Roman" w:hAnsi="Times New Roman" w:cs="Times New Roman"/>
        </w:rPr>
        <w:t xml:space="preserve"> </w:t>
      </w:r>
      <w:r>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Pr>
          <w:rFonts w:ascii="Times New Roman" w:hAnsi="Times New Roman" w:cs="Times New Roman"/>
        </w:rPr>
        <w:t xml:space="preserve">. Additionally, the barrier and goal remained continuously visible throughout the agent’s arced </w:t>
      </w:r>
      <w:ins w:id="548" w:author="Benton, Deon" w:date="2026-06-19T22:07:00Z" w16du:dateUtc="2026-06-20T03:07:00Z">
        <w:r>
          <w:rPr>
            <w:rFonts w:ascii="Times New Roman" w:hAnsi="Times New Roman" w:cs="Times New Roman"/>
          </w:rPr>
          <w:t>trajectory</w:t>
        </w:r>
      </w:ins>
      <w:r>
        <w:rPr>
          <w:rFonts w:ascii="Times New Roman" w:hAnsi="Times New Roman" w:cs="Times New Roman"/>
        </w:rPr>
        <w:t xml:space="preserve">.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6602F932"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3F334B">
        <w:rPr>
          <w:rFonts w:ascii="Times New Roman" w:hAnsi="Times New Roman" w:cs="Times New Roman"/>
          <w:i w:val="0"/>
          <w:iCs w:val="0"/>
          <w:color w:val="000000" w:themeColor="text1"/>
          <w:sz w:val="24"/>
          <w:szCs w:val="24"/>
        </w:rPr>
        <w:t>arced</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D9E3949"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67787">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D9E3949"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67787">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F06DFB">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F06DFB">
        <w:trPr>
          <w:trHeight w:val="521"/>
        </w:trPr>
        <w:tc>
          <w:tcPr>
            <w:tcW w:w="4592" w:type="dxa"/>
          </w:tcPr>
          <w:p w14:paraId="251C26D6" w14:textId="4D2B06ED" w:rsidR="00AD026A"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F06DFB">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F06DFB">
        <w:trPr>
          <w:trHeight w:val="521"/>
        </w:trPr>
        <w:tc>
          <w:tcPr>
            <w:tcW w:w="4592" w:type="dxa"/>
          </w:tcPr>
          <w:p w14:paraId="34DA33B5" w14:textId="17A33F99" w:rsidR="00D12EB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F06DFB">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6D7603">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6D7603">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6D7603">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6D7603">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6D7603">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6D7603">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6D7603">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6D7603">
            <w:pPr>
              <w:rPr>
                <w:rFonts w:ascii="Times New Roman" w:hAnsi="Times New Roman" w:cs="Times New Roman"/>
              </w:rPr>
            </w:pPr>
          </w:p>
          <w:p w14:paraId="0466F803" w14:textId="77777777" w:rsidR="008942FF" w:rsidRPr="009F177C" w:rsidRDefault="008942FF" w:rsidP="006D7603">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6D7603">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6D7603">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6D7603">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6D7603">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6D7603">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6D7603">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62B1A6CC" w:rsidR="00F76B8B" w:rsidRDefault="00F76B8B" w:rsidP="006D7603">
            <w:pPr>
              <w:rPr>
                <w:rFonts w:ascii="Times New Roman" w:hAnsi="Times New Roman" w:cs="Times New Roman"/>
              </w:rPr>
            </w:pPr>
            <w:r w:rsidRPr="009F177C">
              <w:rPr>
                <w:rFonts w:ascii="Times New Roman" w:hAnsi="Times New Roman" w:cs="Times New Roman"/>
              </w:rPr>
              <w:t xml:space="preserve">Spatially </w:t>
            </w:r>
            <w:r w:rsidR="00753249">
              <w:rPr>
                <w:rFonts w:ascii="Times New Roman" w:hAnsi="Times New Roman" w:cs="Times New Roman"/>
              </w:rPr>
              <w:t>Continguous</w:t>
            </w:r>
            <w:r w:rsidRPr="009F177C">
              <w:rPr>
                <w:rFonts w:ascii="Times New Roman" w:hAnsi="Times New Roman" w:cs="Times New Roman"/>
              </w:rPr>
              <w:t xml:space="preserve">, Spatially Separated </w:t>
            </w:r>
          </w:p>
          <w:p w14:paraId="4BAD7F65" w14:textId="77777777" w:rsidR="008942FF" w:rsidRPr="009F177C" w:rsidRDefault="008942FF" w:rsidP="006D7603">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6D7603">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6D7603">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6D7603">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6D7603">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6D7603">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6D7603">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6D7603">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6D7603">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6D7603">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ins w:id="549" w:author="Benton, Deon" w:date="2026-06-21T17:00:00Z" w16du:dateUtc="2026-06-21T22:00:00Z">
              <w:r w:rsidR="006154C2">
                <w:rPr>
                  <w:rFonts w:ascii="Times New Roman" w:hAnsi="Times New Roman" w:cs="Times New Roman"/>
                  <w:b/>
                  <w:bCs/>
                </w:rPr>
                <w:t>ed</w:t>
              </w:r>
            </w:ins>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3759DB">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3759DB">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No further learning occurred at test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14A54A78" w:rsidR="00875C0F" w:rsidRDefault="005170FC" w:rsidP="005170FC">
      <w:pPr>
        <w:spacing w:line="480" w:lineRule="auto"/>
        <w:ind w:firstLine="720"/>
        <w:contextualSpacing/>
        <w:rPr>
          <w:ins w:id="550" w:author="Benton, Deon" w:date="2026-06-19T00:24:00Z" w16du:dateUtc="2026-06-19T05:24:00Z"/>
          <w:rFonts w:ascii="Times New Roman" w:hAnsi="Times New Roman" w:cs="Times New Roman"/>
        </w:rPr>
      </w:pPr>
      <w:r w:rsidRPr="005170FC">
        <w:rPr>
          <w:rFonts w:ascii="Times New Roman" w:hAnsi="Times New Roman" w:cs="Times New Roman"/>
        </w:rPr>
        <w:t xml:space="preserve">The dependent </w:t>
      </w:r>
      <w:r w:rsidR="00DD4861">
        <w:rPr>
          <w:rFonts w:ascii="Times New Roman" w:hAnsi="Times New Roman" w:cs="Times New Roman"/>
        </w:rPr>
        <w:t>measure</w:t>
      </w:r>
      <w:r w:rsidRPr="005170FC">
        <w:rPr>
          <w:rFonts w:ascii="Times New Roman" w:hAnsi="Times New Roman" w:cs="Times New Roman"/>
        </w:rPr>
        <w:t xml:space="preserve"> in all simulations was network cross-entropy error.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Rakison &amp; Lupyan, 2008), error </w:t>
      </w:r>
      <w:r>
        <w:rPr>
          <w:rFonts w:ascii="Times New Roman" w:hAnsi="Times New Roman" w:cs="Times New Roman"/>
        </w:rPr>
        <w:t>served as</w:t>
      </w:r>
      <w:r w:rsidRPr="005170FC">
        <w:rPr>
          <w:rFonts w:ascii="Times New Roman" w:hAnsi="Times New Roman" w:cs="Times New Roman"/>
        </w:rPr>
        <w:t xml:space="preserve"> a proxy for </w:t>
      </w:r>
      <w:r w:rsidR="00EC7EAE">
        <w:rPr>
          <w:rFonts w:ascii="Times New Roman" w:hAnsi="Times New Roman" w:cs="Times New Roman"/>
        </w:rPr>
        <w:t>looking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1B83B882" w14:textId="586B1224" w:rsidR="003D22A7" w:rsidRDefault="00EE787C" w:rsidP="003D22A7">
      <w:pPr>
        <w:spacing w:line="480" w:lineRule="auto"/>
        <w:ind w:firstLine="720"/>
        <w:contextualSpacing/>
        <w:rPr>
          <w:ins w:id="551" w:author="Benton, Deon" w:date="2026-06-19T00:41:00Z" w16du:dateUtc="2026-06-19T05:41:00Z"/>
          <w:rFonts w:ascii="Times New Roman" w:hAnsi="Times New Roman" w:cs="Times New Roman"/>
        </w:rPr>
      </w:pPr>
      <w:ins w:id="552" w:author="Benton, Deon" w:date="2026-06-19T00:24:00Z" w16du:dateUtc="2026-06-19T05:24:00Z">
        <w:r>
          <w:rPr>
            <w:rFonts w:ascii="Times New Roman" w:hAnsi="Times New Roman" w:cs="Times New Roman"/>
            <w:b/>
            <w:bCs/>
            <w:i/>
            <w:iCs/>
          </w:rPr>
          <w:t>Developmental age</w:t>
        </w:r>
        <w:r>
          <w:rPr>
            <w:rFonts w:ascii="Times New Roman" w:hAnsi="Times New Roman" w:cs="Times New Roman"/>
            <w:b/>
            <w:bCs/>
          </w:rPr>
          <w:t xml:space="preserve">. </w:t>
        </w:r>
      </w:ins>
      <w:r w:rsidR="00525641">
        <w:rPr>
          <w:rFonts w:ascii="Times New Roman" w:hAnsi="Times New Roman" w:cs="Times New Roman"/>
        </w:rPr>
        <w:t>Networks</w:t>
      </w:r>
      <w:ins w:id="553" w:author="Benton, Deon" w:date="2026-06-19T00:26:00Z" w16du:dateUtc="2026-06-19T05:26:00Z">
        <w:r w:rsidR="003D22A7">
          <w:rPr>
            <w:rFonts w:ascii="Times New Roman" w:hAnsi="Times New Roman" w:cs="Times New Roman"/>
          </w:rPr>
          <w:t xml:space="preserve"> corresponding to “older” infants</w:t>
        </w:r>
        <w:r w:rsidR="003D22A7" w:rsidRPr="008674ED">
          <w:rPr>
            <w:rFonts w:ascii="Times New Roman" w:hAnsi="Times New Roman" w:cs="Times New Roman"/>
          </w:rPr>
          <w:t xml:space="preserve"> received proportionally more pretraining than </w:t>
        </w:r>
        <w:r w:rsidR="003D22A7">
          <w:rPr>
            <w:rFonts w:ascii="Times New Roman" w:hAnsi="Times New Roman" w:cs="Times New Roman"/>
          </w:rPr>
          <w:t xml:space="preserve">those corresponding </w:t>
        </w:r>
      </w:ins>
      <w:ins w:id="554" w:author="Benton, Deon" w:date="2026-06-19T01:01:00Z" w16du:dateUtc="2026-06-19T06:01:00Z">
        <w:r w:rsidR="005E3E3D">
          <w:rPr>
            <w:rFonts w:ascii="Times New Roman" w:hAnsi="Times New Roman" w:cs="Times New Roman"/>
          </w:rPr>
          <w:t xml:space="preserve">to </w:t>
        </w:r>
      </w:ins>
      <w:ins w:id="555" w:author="Benton, Deon" w:date="2026-06-19T00:26:00Z" w16du:dateUtc="2026-06-19T05:26:00Z">
        <w:r w:rsidR="003D22A7">
          <w:rPr>
            <w:rFonts w:ascii="Times New Roman" w:hAnsi="Times New Roman" w:cs="Times New Roman"/>
          </w:rPr>
          <w:t>“younger” infants.</w:t>
        </w:r>
        <w:r w:rsidR="003D22A7" w:rsidRPr="008674ED">
          <w:rPr>
            <w:rFonts w:ascii="Times New Roman" w:hAnsi="Times New Roman" w:cs="Times New Roman"/>
          </w:rPr>
          <w:t xml:space="preserve"> </w:t>
        </w:r>
      </w:ins>
      <w:ins w:id="556" w:author="Benton, Deon" w:date="2026-06-19T00:27:00Z" w16du:dateUtc="2026-06-19T05:27:00Z">
        <w:r w:rsidR="003D22A7">
          <w:rPr>
            <w:rFonts w:ascii="Times New Roman" w:hAnsi="Times New Roman" w:cs="Times New Roman"/>
          </w:rPr>
          <w:t xml:space="preserve">Thus, </w:t>
        </w:r>
      </w:ins>
      <w:ins w:id="557" w:author="Benton, Deon" w:date="2026-06-19T00:26:00Z" w16du:dateUtc="2026-06-19T05:26:00Z">
        <w:r w:rsidR="003D22A7">
          <w:rPr>
            <w:rFonts w:ascii="Times New Roman" w:hAnsi="Times New Roman" w:cs="Times New Roman"/>
          </w:rPr>
          <w:t xml:space="preserve">the pretraining phase was 900 epochs for </w:t>
        </w:r>
      </w:ins>
      <w:ins w:id="558" w:author="Benton, Deon" w:date="2026-06-19T00:28:00Z" w16du:dateUtc="2026-06-19T05:28:00Z">
        <w:r w:rsidR="003D22A7">
          <w:rPr>
            <w:rFonts w:ascii="Times New Roman" w:hAnsi="Times New Roman" w:cs="Times New Roman"/>
          </w:rPr>
          <w:t xml:space="preserve">simulations whose target findings derived from studies testing 12-month-olds; for simulations whose findings derived from studies </w:t>
        </w:r>
      </w:ins>
      <w:ins w:id="559" w:author="Benton, Deon" w:date="2026-06-19T00:29:00Z" w16du:dateUtc="2026-06-19T05:29:00Z">
        <w:r w:rsidR="003D22A7">
          <w:rPr>
            <w:rFonts w:ascii="Times New Roman" w:hAnsi="Times New Roman" w:cs="Times New Roman"/>
          </w:rPr>
          <w:t>testing</w:t>
        </w:r>
      </w:ins>
      <w:ins w:id="560" w:author="Benton, Deon" w:date="2026-06-19T00:28:00Z" w16du:dateUtc="2026-06-19T05:28:00Z">
        <w:r w:rsidR="003D22A7">
          <w:rPr>
            <w:rFonts w:ascii="Times New Roman" w:hAnsi="Times New Roman" w:cs="Times New Roman"/>
          </w:rPr>
          <w:t xml:space="preserve"> </w:t>
        </w:r>
      </w:ins>
      <w:ins w:id="561" w:author="Benton, Deon" w:date="2026-06-19T00:26:00Z" w16du:dateUtc="2026-06-19T05:26:00Z">
        <w:r w:rsidR="003D22A7">
          <w:rPr>
            <w:rFonts w:ascii="Times New Roman" w:hAnsi="Times New Roman" w:cs="Times New Roman"/>
          </w:rPr>
          <w:t>9-, 6-, and 3-month-olds, respectively, it was</w:t>
        </w:r>
        <w:r w:rsidR="003D22A7" w:rsidRPr="008674ED">
          <w:rPr>
            <w:rFonts w:ascii="Times New Roman" w:hAnsi="Times New Roman" w:cs="Times New Roman"/>
          </w:rPr>
          <w:t xml:space="preserve"> 675, 450, and 225</w:t>
        </w:r>
        <w:r w:rsidR="003D22A7">
          <w:rPr>
            <w:rFonts w:ascii="Times New Roman" w:hAnsi="Times New Roman" w:cs="Times New Roman"/>
          </w:rPr>
          <w:t>.</w:t>
        </w:r>
      </w:ins>
      <w:ins w:id="562" w:author="Benton, Deon" w:date="2026-06-19T00:29:00Z" w16du:dateUtc="2026-06-19T05:29:00Z">
        <w:r w:rsidR="003D22A7">
          <w:rPr>
            <w:rFonts w:ascii="Times New Roman" w:hAnsi="Times New Roman" w:cs="Times New Roman"/>
          </w:rPr>
          <w:t xml:space="preserve"> Additionally, </w:t>
        </w:r>
      </w:ins>
      <w:ins w:id="563" w:author="Benton, Deon" w:date="2026-06-19T00:30:00Z" w16du:dateUtc="2026-06-19T05:30:00Z">
        <w:r w:rsidR="003D22A7">
          <w:rPr>
            <w:rFonts w:ascii="Times New Roman" w:hAnsi="Times New Roman" w:cs="Times New Roman"/>
          </w:rPr>
          <w:t>older networks possessed larger learning rates than younger ones</w:t>
        </w:r>
      </w:ins>
      <w:ins w:id="564" w:author="Benton, Deon" w:date="2026-06-19T01:02:00Z" w16du:dateUtc="2026-06-19T06:02:00Z">
        <w:r w:rsidR="00001CE7">
          <w:rPr>
            <w:rFonts w:ascii="Times New Roman" w:hAnsi="Times New Roman" w:cs="Times New Roman"/>
          </w:rPr>
          <w:t xml:space="preserve">. </w:t>
        </w:r>
      </w:ins>
      <w:ins w:id="565" w:author="Benton, Deon" w:date="2026-06-19T01:09:00Z" w16du:dateUtc="2026-06-19T06:09:00Z">
        <w:r w:rsidR="00512B2F">
          <w:rPr>
            <w:rFonts w:ascii="Times New Roman" w:hAnsi="Times New Roman" w:cs="Times New Roman"/>
          </w:rPr>
          <w:t>The learning rate</w:t>
        </w:r>
      </w:ins>
      <w:ins w:id="566" w:author="Benton, Deon" w:date="2026-06-19T01:02:00Z" w16du:dateUtc="2026-06-19T06:02:00Z">
        <w:r w:rsidR="00001CE7">
          <w:rPr>
            <w:rFonts w:ascii="Times New Roman" w:hAnsi="Times New Roman" w:cs="Times New Roman"/>
          </w:rPr>
          <w:t xml:space="preserve"> was </w:t>
        </w:r>
      </w:ins>
      <w:ins w:id="567" w:author="Benton, Deon" w:date="2026-06-19T00:30:00Z" w16du:dateUtc="2026-06-19T05:30:00Z">
        <w:r w:rsidR="003D22A7">
          <w:rPr>
            <w:rFonts w:ascii="Times New Roman" w:hAnsi="Times New Roman" w:cs="Times New Roman"/>
          </w:rPr>
          <w:t>0.1 for the 12-month-old networks, 0.0875 for the 9- and 6-month-old networks, and 0.01 for the 3-month-old networks.</w:t>
        </w:r>
      </w:ins>
      <w:r w:rsidR="00A71A04">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ins w:id="568" w:author="Benton, Deon" w:date="2026-06-19T00:48:00Z" w16du:dateUtc="2026-06-19T05:48:00Z"/>
          <w:rFonts w:ascii="Times New Roman" w:hAnsi="Times New Roman" w:cs="Times New Roman"/>
        </w:rPr>
      </w:pPr>
      <w:ins w:id="569" w:author="Benton, Deon" w:date="2026-06-19T00:41:00Z" w16du:dateUtc="2026-06-19T05:41:00Z">
        <w:r w:rsidRPr="006040A0">
          <w:rPr>
            <w:rFonts w:ascii="Times New Roman" w:hAnsi="Times New Roman" w:cs="Times New Roman"/>
            <w:b/>
            <w:bCs/>
            <w:i/>
            <w:iCs/>
          </w:rPr>
          <w:t>Salience manipulation</w:t>
        </w:r>
      </w:ins>
      <w:ins w:id="570" w:author="Benton, Deon" w:date="2026-06-19T00:42:00Z" w16du:dateUtc="2026-06-19T05:42:00Z">
        <w:r w:rsidRPr="006040A0">
          <w:rPr>
            <w:rFonts w:ascii="Times New Roman" w:hAnsi="Times New Roman" w:cs="Times New Roman"/>
            <w:b/>
            <w:bCs/>
            <w:i/>
            <w:iCs/>
          </w:rPr>
          <w:t xml:space="preserve">. </w:t>
        </w:r>
      </w:ins>
      <w:ins w:id="571" w:author="Benton, Deon" w:date="2026-06-19T01:03:00Z" w16du:dateUtc="2026-06-19T06:03:00Z">
        <w:r w:rsidR="00FC1086" w:rsidRPr="00FC1086">
          <w:rPr>
            <w:rFonts w:ascii="Times New Roman" w:hAnsi="Times New Roman" w:cs="Times New Roman"/>
          </w:rPr>
          <w:t>To implement the assumption that peripherally located obstacles have reduced salience, the learning rate was reduced and weight decay was increased on the incoming and outgoing weights associated with the Obstacle Height and Obstacle Position groups.</w:t>
        </w:r>
        <w:r w:rsidR="00FC1086">
          <w:rPr>
            <w:rFonts w:ascii="Times New Roman" w:hAnsi="Times New Roman" w:cs="Times New Roman"/>
          </w:rPr>
          <w:t xml:space="preserve"> </w:t>
        </w:r>
      </w:ins>
      <w:ins w:id="572" w:author="Benton, Deon" w:date="2026-06-19T00:45:00Z" w16du:dateUtc="2026-06-19T05:45:00Z">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ins>
      <w:ins w:id="573" w:author="Benton, Deon" w:date="2026-06-19T01:10:00Z" w16du:dateUtc="2026-06-19T06:10:00Z">
        <w:r w:rsidR="00582505">
          <w:rPr>
            <w:rFonts w:ascii="Times New Roman" w:hAnsi="Times New Roman" w:cs="Times New Roman"/>
          </w:rPr>
          <w:t>as</w:t>
        </w:r>
      </w:ins>
      <w:ins w:id="574" w:author="Benton, Deon" w:date="2026-06-19T00:45:00Z" w16du:dateUtc="2026-06-19T05:45:00Z">
        <w:r>
          <w:rPr>
            <w:rFonts w:ascii="Times New Roman" w:hAnsi="Times New Roman" w:cs="Times New Roman"/>
          </w:rPr>
          <w:t xml:space="preserve"> distinct from t</w:t>
        </w:r>
      </w:ins>
      <w:ins w:id="575" w:author="Benton, Deon" w:date="2026-06-19T01:10:00Z" w16du:dateUtc="2026-06-19T06:10:00Z">
        <w:r w:rsidR="00722972">
          <w:rPr>
            <w:rFonts w:ascii="Times New Roman" w:hAnsi="Times New Roman" w:cs="Times New Roman"/>
          </w:rPr>
          <w:t>hat</w:t>
        </w:r>
      </w:ins>
      <w:ins w:id="576" w:author="Benton, Deon" w:date="2026-06-19T00:45:00Z" w16du:dateUtc="2026-06-19T05:45:00Z">
        <w:r>
          <w:rPr>
            <w:rFonts w:ascii="Times New Roman" w:hAnsi="Times New Roman" w:cs="Times New Roman"/>
          </w:rPr>
          <w:t xml:space="preserve"> used to simulate development</w:t>
        </w:r>
      </w:ins>
      <w:ins w:id="577" w:author="Benton, Deon" w:date="2026-06-19T01:11:00Z" w16du:dateUtc="2026-06-19T06:11:00Z">
        <w:r w:rsidR="00F961C8">
          <w:rPr>
            <w:rFonts w:ascii="Times New Roman" w:hAnsi="Times New Roman" w:cs="Times New Roman"/>
          </w:rPr>
          <w:t>al</w:t>
        </w:r>
      </w:ins>
      <w:ins w:id="578" w:author="Benton, Deon" w:date="2026-06-19T00:45:00Z" w16du:dateUtc="2026-06-19T05:45:00Z">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ins>
      <w:ins w:id="579" w:author="Benton, Deon" w:date="2026-06-19T00:54:00Z" w16du:dateUtc="2026-06-19T05:54:00Z">
        <w:r w:rsidR="00F43505">
          <w:rPr>
            <w:rFonts w:ascii="Times New Roman" w:hAnsi="Times New Roman" w:cs="Times New Roman"/>
          </w:rPr>
          <w:t xml:space="preserve"> As mentioned above, this manipulation did not apply to ALIAS-2.</w:t>
        </w:r>
      </w:ins>
      <w:ins w:id="580" w:author="Benton, Deon" w:date="2026-06-19T00:45:00Z" w16du:dateUtc="2026-06-19T05:45:00Z">
        <w:r w:rsidRPr="00AE60E1">
          <w:rPr>
            <w:rFonts w:ascii="Times New Roman" w:hAnsi="Times New Roman" w:cs="Times New Roman"/>
          </w:rPr>
          <w:t xml:space="preserve"> These values were kept constant across all simulations.</w:t>
        </w:r>
      </w:ins>
      <w:r w:rsidR="00A71A04">
        <w:rPr>
          <w:rFonts w:ascii="Times New Roman" w:hAnsi="Times New Roman" w:cs="Times New Roman"/>
        </w:rPr>
        <w:t xml:space="preserve"> </w:t>
      </w:r>
      <w:ins w:id="581" w:author="Benton, Deon" w:date="2026-06-19T00:47:00Z" w16du:dateUtc="2026-06-19T05:47:00Z">
        <w:r w:rsidR="00A71A04">
          <w:rPr>
            <w:rFonts w:ascii="Times New Roman" w:hAnsi="Times New Roman" w:cs="Times New Roman"/>
          </w:rPr>
          <w:t>This way of implementing salience</w:t>
        </w:r>
        <w:r w:rsidR="00A71A04" w:rsidRPr="00AE60E1">
          <w:rPr>
            <w:rFonts w:ascii="Times New Roman" w:hAnsi="Times New Roman" w:cs="Times New Roman"/>
          </w:rPr>
          <w:t xml:space="preserve"> aligns with past </w:t>
        </w:r>
        <w:r w:rsidR="00A71A04" w:rsidRPr="00AE60E1">
          <w:rPr>
            <w:rFonts w:ascii="Times New Roman" w:hAnsi="Times New Roman" w:cs="Times New Roman"/>
          </w:rPr>
          <w:lastRenderedPageBreak/>
          <w:t>connectionist modeling work (e.g., Benton, 202</w:t>
        </w:r>
      </w:ins>
      <w:ins w:id="582" w:author="Benton, Deon" w:date="2026-06-19T00:53:00Z" w16du:dateUtc="2026-06-19T05:53:00Z">
        <w:r w:rsidR="00A71A04">
          <w:rPr>
            <w:rFonts w:ascii="Times New Roman" w:hAnsi="Times New Roman" w:cs="Times New Roman"/>
          </w:rPr>
          <w:t>5</w:t>
        </w:r>
      </w:ins>
      <w:ins w:id="583" w:author="Benton, Deon" w:date="2026-06-19T00:47:00Z" w16du:dateUtc="2026-06-19T05:47:00Z">
        <w:r w:rsidR="00A71A04" w:rsidRPr="00AE60E1">
          <w:rPr>
            <w:rFonts w:ascii="Times New Roman" w:hAnsi="Times New Roman" w:cs="Times New Roman"/>
          </w:rPr>
          <w:t>).</w:t>
        </w:r>
      </w:ins>
      <w:r w:rsidR="00A71A04">
        <w:rPr>
          <w:rFonts w:ascii="Times New Roman" w:hAnsi="Times New Roman" w:cs="Times New Roman"/>
        </w:rPr>
        <w:t xml:space="preserve"> Additional simulations—reported in the Supplementary Materials—indicated that the</w:t>
      </w:r>
      <w:ins w:id="584" w:author="Benton, Deon" w:date="2026-06-19T00:46:00Z" w16du:dateUtc="2026-06-19T05:46:00Z">
        <w:r w:rsidR="00032512">
          <w:rPr>
            <w:rFonts w:ascii="Times New Roman" w:hAnsi="Times New Roman" w:cs="Times New Roman"/>
          </w:rPr>
          <w:t xml:space="preserve"> present results were robust to specific values</w:t>
        </w:r>
      </w:ins>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Pr="006040A0" w:rsidRDefault="00032512" w:rsidP="003D22A7">
      <w:pPr>
        <w:spacing w:line="480" w:lineRule="auto"/>
        <w:ind w:firstLine="720"/>
        <w:contextualSpacing/>
        <w:rPr>
          <w:ins w:id="585" w:author="Benton, Deon" w:date="2026-06-19T00:30:00Z" w16du:dateUtc="2026-06-19T05:30:00Z"/>
          <w:rFonts w:ascii="Times New Roman" w:hAnsi="Times New Roman" w:cs="Times New Roman"/>
        </w:rPr>
      </w:pPr>
      <w:ins w:id="586" w:author="Benton, Deon" w:date="2026-06-19T00:49:00Z" w16du:dateUtc="2026-06-19T05:49:00Z">
        <w:r>
          <w:rPr>
            <w:rFonts w:ascii="Times New Roman" w:hAnsi="Times New Roman" w:cs="Times New Roman"/>
          </w:rPr>
          <w:t xml:space="preserve">A second </w:t>
        </w:r>
      </w:ins>
      <w:r w:rsidR="003F6D39">
        <w:rPr>
          <w:rFonts w:ascii="Times New Roman" w:hAnsi="Times New Roman" w:cs="Times New Roman"/>
        </w:rPr>
        <w:t>instantiated assumption</w:t>
      </w:r>
      <w:ins w:id="587" w:author="Benton, Deon" w:date="2026-06-19T00:48:00Z" w16du:dateUtc="2026-06-19T05:48:00Z">
        <w:r w:rsidRPr="00032512">
          <w:rPr>
            <w:rFonts w:ascii="Times New Roman" w:hAnsi="Times New Roman" w:cs="Times New Roman"/>
          </w:rPr>
          <w:t xml:space="preserve"> was that arced trajectories clear obstacles by relatively small margins. This assumption was implemented by </w:t>
        </w:r>
      </w:ins>
      <w:ins w:id="588" w:author="Benton, Deon" w:date="2026-06-19T00:50:00Z" w16du:dateUtc="2026-06-19T05:50:00Z">
        <w:r>
          <w:rPr>
            <w:rFonts w:ascii="Times New Roman" w:hAnsi="Times New Roman" w:cs="Times New Roman"/>
          </w:rPr>
          <w:t xml:space="preserve">clamping the state </w:t>
        </w:r>
      </w:ins>
      <w:ins w:id="589" w:author="Benton, Deon" w:date="2026-06-19T00:51:00Z" w16du:dateUtc="2026-06-19T05:51:00Z">
        <w:r>
          <w:rPr>
            <w:rFonts w:ascii="Times New Roman" w:hAnsi="Times New Roman" w:cs="Times New Roman"/>
          </w:rPr>
          <w:t>of</w:t>
        </w:r>
      </w:ins>
      <w:ins w:id="590" w:author="Benton, Deon" w:date="2026-06-19T00:48:00Z" w16du:dateUtc="2026-06-19T05:48:00Z">
        <w:r w:rsidRPr="00032512">
          <w:rPr>
            <w:rFonts w:ascii="Times New Roman" w:hAnsi="Times New Roman" w:cs="Times New Roman"/>
          </w:rPr>
          <w:t xml:space="preserve"> the Small Vertical Separation unit </w:t>
        </w:r>
      </w:ins>
      <w:r w:rsidR="00B22604">
        <w:rPr>
          <w:rFonts w:ascii="Times New Roman" w:hAnsi="Times New Roman" w:cs="Times New Roman"/>
        </w:rPr>
        <w:t>for constrained action events</w:t>
      </w:r>
      <w:ins w:id="591" w:author="Benton, Deon" w:date="2026-06-19T00:51:00Z" w16du:dateUtc="2026-06-19T05:51:00Z">
        <w:r>
          <w:rPr>
            <w:rFonts w:ascii="Times New Roman" w:hAnsi="Times New Roman" w:cs="Times New Roman"/>
          </w:rPr>
          <w:t xml:space="preserve"> during pretraining. </w:t>
        </w:r>
      </w:ins>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2775445C" w:rsidR="007A330E" w:rsidRDefault="007C234D" w:rsidP="006040A0">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Pr="007C234D">
        <w:rPr>
          <w:rFonts w:ascii="Times New Roman" w:hAnsi="Times New Roman" w:cs="Times New Roman"/>
        </w:rPr>
        <w:t xml:space="preserve"> compared to that of </w:t>
      </w:r>
      <w:ins w:id="592"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 xml:space="preserve">, </w:t>
      </w:r>
      <w:ins w:id="593" w:author="Benton, Deon" w:date="2026-06-13T22:23:00Z" w16du:dateUtc="2026-06-14T03:23:00Z">
        <w:r w:rsidR="006A6503">
          <w:rPr>
            <w:rFonts w:ascii="Times New Roman" w:hAnsi="Times New Roman" w:cs="Times New Roman"/>
          </w:rPr>
          <w:t>VOM10</w:t>
        </w:r>
      </w:ins>
      <w:r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sidR="00524642">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sidR="00524642">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sidR="00524642">
        <w:rPr>
          <w:rFonts w:ascii="Times New Roman" w:hAnsi="Times New Roman" w:cs="Times New Roman"/>
        </w:rPr>
        <w:t>condition</w:t>
      </w:r>
      <w:r w:rsidR="00F62A90">
        <w:rPr>
          <w:rFonts w:ascii="Times New Roman" w:hAnsi="Times New Roman" w:cs="Times New Roman"/>
        </w:rPr>
        <w:t xml:space="preserve">. </w:t>
      </w:r>
      <w:r w:rsidR="00524642">
        <w:rPr>
          <w:rFonts w:ascii="Times New Roman" w:hAnsi="Times New Roman" w:cs="Times New Roman"/>
        </w:rPr>
        <w:t xml:space="preserve"> </w:t>
      </w:r>
      <w:r w:rsidR="00555070">
        <w:rPr>
          <w:rFonts w:ascii="Times New Roman" w:hAnsi="Times New Roman" w:cs="Times New Roman"/>
        </w:rPr>
        <w:t>For ALIAS and ALIAS-2</w:t>
      </w:r>
      <w:ins w:id="594" w:author="Benton, Deon" w:date="2026-06-19T00:37:00Z" w16du:dateUtc="2026-06-19T05:37:00Z">
        <w:r w:rsidR="006040A0">
          <w:rPr>
            <w:rFonts w:ascii="Times New Roman" w:hAnsi="Times New Roman" w:cs="Times New Roman"/>
          </w:rPr>
          <w:t xml:space="preserve"> and across simulations, </w:t>
        </w:r>
      </w:ins>
      <w:ins w:id="595" w:author="Benton, Deon" w:date="2026-06-19T00:33:00Z" w16du:dateUtc="2026-06-19T05:33:00Z">
        <w:r w:rsidR="003D22A7">
          <w:rPr>
            <w:rFonts w:ascii="Times New Roman" w:hAnsi="Times New Roman" w:cs="Times New Roman"/>
          </w:rPr>
          <w:t>the habituation phase</w:t>
        </w:r>
      </w:ins>
      <w:ins w:id="596" w:author="Benton, Deon" w:date="2026-06-19T00:36:00Z" w16du:dateUtc="2026-06-19T05:36:00Z">
        <w:r w:rsidR="006040A0">
          <w:rPr>
            <w:rFonts w:ascii="Times New Roman" w:hAnsi="Times New Roman" w:cs="Times New Roman"/>
          </w:rPr>
          <w:t xml:space="preserve"> lasted between 8 and 12 epochs in increments of 1</w:t>
        </w:r>
      </w:ins>
      <w:ins w:id="597" w:author="Benton, Deon" w:date="2026-06-19T00:37:00Z" w16du:dateUtc="2026-06-19T05:37:00Z">
        <w:r w:rsidR="006040A0">
          <w:rPr>
            <w:rFonts w:ascii="Times New Roman" w:hAnsi="Times New Roman" w:cs="Times New Roman"/>
          </w:rPr>
          <w:t xml:space="preserve">. Different numbers were used to ensure that the present results were robust to </w:t>
        </w:r>
      </w:ins>
      <w:ins w:id="598" w:author="Benton, Deon" w:date="2026-06-19T00:38:00Z" w16du:dateUtc="2026-06-19T05:38:00Z">
        <w:r w:rsidR="006040A0">
          <w:rPr>
            <w:rFonts w:ascii="Times New Roman" w:hAnsi="Times New Roman" w:cs="Times New Roman"/>
          </w:rPr>
          <w:t>variation in this</w:t>
        </w:r>
      </w:ins>
      <w:ins w:id="599" w:author="Benton, Deon" w:date="2026-06-19T00:37:00Z" w16du:dateUtc="2026-06-19T05:37:00Z">
        <w:r w:rsidR="006040A0">
          <w:rPr>
            <w:rFonts w:ascii="Times New Roman" w:hAnsi="Times New Roman" w:cs="Times New Roman"/>
          </w:rPr>
          <w:t xml:space="preserve"> parameter</w:t>
        </w:r>
      </w:ins>
      <w:ins w:id="600" w:author="Benton, Deon" w:date="2026-06-19T00:33:00Z" w16du:dateUtc="2026-06-19T05:33:00Z">
        <w:r w:rsidR="003D22A7">
          <w:rPr>
            <w:rFonts w:ascii="Times New Roman" w:hAnsi="Times New Roman" w:cs="Times New Roman"/>
          </w:rPr>
          <w:t xml:space="preserve">. </w:t>
        </w:r>
      </w:ins>
      <w:ins w:id="601" w:author="Benton, Deon" w:date="2026-06-19T00:34:00Z" w16du:dateUtc="2026-06-19T05:34:00Z">
        <w:r w:rsidR="003D22A7">
          <w:rPr>
            <w:rFonts w:ascii="Times New Roman" w:hAnsi="Times New Roman" w:cs="Times New Roman"/>
          </w:rPr>
          <w:t>In each condition, 20</w:t>
        </w:r>
      </w:ins>
      <w:ins w:id="602" w:author="Benton, Deon" w:date="2026-06-19T00:33:00Z" w16du:dateUtc="2026-06-19T05:33:00Z">
        <w:r w:rsidR="003D22A7">
          <w:rPr>
            <w:rFonts w:ascii="Times New Roman" w:hAnsi="Times New Roman" w:cs="Times New Roman"/>
          </w:rPr>
          <w:t xml:space="preserve"> </w:t>
        </w:r>
      </w:ins>
      <w:r w:rsidR="00F62A90">
        <w:rPr>
          <w:rFonts w:ascii="Times New Roman" w:hAnsi="Times New Roman" w:cs="Times New Roman"/>
        </w:rPr>
        <w:t xml:space="preserve">networks were tested </w:t>
      </w:r>
      <w:r w:rsidR="006C7DCD">
        <w:rPr>
          <w:rFonts w:ascii="Times New Roman" w:hAnsi="Times New Roman" w:cs="Times New Roman"/>
        </w:rPr>
        <w:t xml:space="preserve">at each of </w:t>
      </w:r>
      <w:ins w:id="603" w:author="Benton, Deon" w:date="2026-06-19T00:34:00Z" w16du:dateUtc="2026-06-19T05:34:00Z">
        <w:r w:rsidR="003D22A7">
          <w:rPr>
            <w:rFonts w:ascii="Times New Roman" w:hAnsi="Times New Roman" w:cs="Times New Roman"/>
          </w:rPr>
          <w:t xml:space="preserve">the </w:t>
        </w:r>
      </w:ins>
      <w:r w:rsidR="006C7DCD">
        <w:rPr>
          <w:rFonts w:ascii="Times New Roman" w:hAnsi="Times New Roman" w:cs="Times New Roman"/>
        </w:rPr>
        <w:t>five epochs</w:t>
      </w:r>
      <w:r w:rsidR="009D73B4">
        <w:rPr>
          <w:rFonts w:ascii="Times New Roman" w:hAnsi="Times New Roman" w:cs="Times New Roman"/>
        </w:rPr>
        <w:t>, yielding a total of 200 networks per model variant</w:t>
      </w:r>
      <w:ins w:id="604" w:author="Benton, Deon" w:date="2026-06-19T00:38:00Z" w16du:dateUtc="2026-06-19T05:38:00Z">
        <w:r w:rsidR="006040A0">
          <w:rPr>
            <w:rFonts w:ascii="Times New Roman" w:hAnsi="Times New Roman" w:cs="Times New Roman"/>
          </w:rPr>
          <w:t xml:space="preserve">. </w:t>
        </w:r>
      </w:ins>
      <w:r w:rsidR="003B095B">
        <w:rPr>
          <w:rFonts w:ascii="Times New Roman" w:hAnsi="Times New Roman" w:cs="Times New Roman"/>
        </w:rPr>
        <w:t>Networks were 12-month-olds (900 pretraining epochs, learning rate of 0.1, and 50 hidden units).</w:t>
      </w:r>
    </w:p>
    <w:p w14:paraId="5DAC01E5" w14:textId="6CFF0234"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The habituation event used in the Experimental condition closely resembled the Arced Path pretraining event with two modifications. First, novel objects</w:t>
      </w:r>
      <w:ins w:id="605" w:author="Benton, Deon" w:date="2026-06-19T00:39:00Z" w16du:dateUtc="2026-06-19T05:39:00Z">
        <w:r w:rsidR="006040A0">
          <w:rPr>
            <w:rFonts w:ascii="Times New Roman" w:hAnsi="Times New Roman" w:cs="Times New Roman"/>
          </w:rPr>
          <w:t xml:space="preserve"> with animate-typical features</w:t>
        </w:r>
      </w:ins>
      <w:r w:rsidR="003D401B" w:rsidRPr="003D401B">
        <w:rPr>
          <w:rFonts w:ascii="Times New Roman" w:hAnsi="Times New Roman" w:cs="Times New Roman"/>
        </w:rPr>
        <w:t xml:space="preserve"> were used. Second, a higher obstacle and curved trajectory were used than during pretraining. Networks were tested on barrierless straight and curved events</w:t>
      </w:r>
      <w:r w:rsidR="00672195">
        <w:rPr>
          <w:rFonts w:ascii="Times New Roman" w:hAnsi="Times New Roman" w:cs="Times New Roman"/>
        </w:rPr>
        <w:t>; the former</w:t>
      </w:r>
      <w:r w:rsidR="003D401B" w:rsidRPr="003D401B">
        <w:rPr>
          <w:rFonts w:ascii="Times New Roman" w:hAnsi="Times New Roman" w:cs="Times New Roman"/>
        </w:rPr>
        <w:t xml:space="preserve">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w:t>
      </w:r>
      <w:r w:rsidR="00672195">
        <w:rPr>
          <w:rFonts w:ascii="Times New Roman" w:hAnsi="Times New Roman" w:cs="Times New Roman"/>
        </w:rPr>
        <w:t xml:space="preserve">the latter, </w:t>
      </w:r>
      <w:r w:rsidR="003D401B" w:rsidRPr="003D401B">
        <w:rPr>
          <w:rFonts w:ascii="Times New Roman" w:hAnsi="Times New Roman" w:cs="Times New Roman"/>
        </w:rPr>
        <w:t>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lastRenderedPageBreak/>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7CA5B696"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0B851F88"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w:t>
      </w:r>
      <w:r w:rsidR="00DF0A8B">
        <w:rPr>
          <w:rFonts w:ascii="Times New Roman" w:hAnsi="Times New Roman" w:cs="Times New Roman"/>
        </w:rPr>
        <w:t>As can be seen</w:t>
      </w:r>
      <w:r>
        <w:rPr>
          <w:rStyle w:val="FootnoteReference"/>
          <w:rFonts w:ascii="Times New Roman" w:hAnsi="Times New Roman" w:cs="Times New Roman"/>
        </w:rPr>
        <w:footnoteReference w:id="1"/>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w:t>
      </w:r>
      <w:r>
        <w:rPr>
          <w:rFonts w:ascii="Times New Roman" w:hAnsi="Times New Roman" w:cs="Times New Roman"/>
        </w:rPr>
        <w:lastRenderedPageBreak/>
        <w:t xml:space="preserve">produced greater error to (i.e., looked longer at)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469F1276"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6"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3B82E128"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ins w:id="607" w:author="Benton, Deon" w:date="2026-06-13T22:23:00Z" w16du:dateUtc="2026-06-14T03:23:00Z">
        <w:r w:rsidR="006A6503">
          <w:rPr>
            <w:rFonts w:ascii="Times New Roman" w:hAnsi="Times New Roman" w:cs="Times New Roman"/>
          </w:rPr>
          <w:t>VOM10</w:t>
        </w:r>
      </w:ins>
      <w:r w:rsidR="002561A3">
        <w:rPr>
          <w:rFonts w:ascii="Times New Roman" w:hAnsi="Times New Roman" w:cs="Times New Roman"/>
        </w:rPr>
        <w:t xml:space="preserve"> also qualitatively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ins w:id="608"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9760C7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609"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669B1849"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610"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611"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 xml:space="preserve">shown in Figure </w:t>
      </w:r>
      <w:del w:id="612" w:author="Benton, Deon" w:date="2026-06-20T19:40:00Z" w16du:dateUtc="2026-06-21T00:40:00Z">
        <w:r w:rsidR="00AE745A" w:rsidDel="00081DBF">
          <w:rPr>
            <w:rFonts w:ascii="Times New Roman" w:hAnsi="Times New Roman" w:cs="Times New Roman"/>
          </w:rPr>
          <w:delText>6</w:delText>
        </w:r>
      </w:del>
      <w:ins w:id="613" w:author="Benton, Deon" w:date="2026-06-20T19:40:00Z" w16du:dateUtc="2026-06-21T00:40:00Z">
        <w:r w:rsidR="00081DBF">
          <w:rPr>
            <w:rFonts w:ascii="Times New Roman" w:hAnsi="Times New Roman" w:cs="Times New Roman"/>
          </w:rPr>
          <w:t>8</w:t>
        </w:r>
      </w:ins>
      <w:r w:rsidR="00540CB3">
        <w:rPr>
          <w:rFonts w:ascii="Times New Roman" w:hAnsi="Times New Roman" w:cs="Times New Roman"/>
        </w:rPr>
        <w:t xml:space="preserve">—reveal that </w:t>
      </w:r>
      <w:ins w:id="614"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615"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616"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06314FD"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21C87979"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del w:id="617" w:author="Benton, Deon" w:date="2026-06-20T19:40:00Z" w16du:dateUtc="2026-06-21T00:40:00Z">
        <w:r w:rsidR="004E4E4E" w:rsidDel="00081DBF">
          <w:rPr>
            <w:rFonts w:ascii="Times New Roman" w:hAnsi="Times New Roman" w:cs="Times New Roman"/>
          </w:rPr>
          <w:delText>6</w:delText>
        </w:r>
      </w:del>
      <w:ins w:id="618" w:author="Benton, Deon" w:date="2026-06-20T19:40:00Z" w16du:dateUtc="2026-06-21T00:40:00Z">
        <w:r w:rsidR="00081DBF">
          <w:rPr>
            <w:rFonts w:ascii="Times New Roman" w:hAnsi="Times New Roman" w:cs="Times New Roman"/>
          </w:rPr>
          <w:t>9</w:t>
        </w:r>
      </w:ins>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patterns of looking in the Experimental condition,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13A2AF62" w:rsidR="002A5455" w:rsidRDefault="00081DBF" w:rsidP="002A5455">
      <w:pPr>
        <w:spacing w:line="480" w:lineRule="auto"/>
        <w:ind w:firstLine="720"/>
        <w:contextualSpacing/>
        <w:rPr>
          <w:rFonts w:ascii="Times New Roman" w:hAnsi="Times New Roman" w:cs="Times New Roman"/>
        </w:rPr>
      </w:pPr>
      <w:ins w:id="619" w:author="Benton, Deon" w:date="2026-06-20T19:42:00Z" w16du:dateUtc="2026-06-21T00:42:00Z">
        <w:r>
          <w:rPr>
            <w:rFonts w:ascii="Times New Roman" w:hAnsi="Times New Roman" w:cs="Times New Roman"/>
          </w:rPr>
          <w:t>The results presented thus far suggest that associative learning</w:t>
        </w:r>
      </w:ins>
      <w:ins w:id="620" w:author="Benton, Deon" w:date="2026-06-20T19:43:00Z" w16du:dateUtc="2026-06-21T00:43:00Z">
        <w:r>
          <w:rPr>
            <w:rFonts w:ascii="Times New Roman" w:hAnsi="Times New Roman" w:cs="Times New Roman"/>
          </w:rPr>
          <w:t xml:space="preserve">, at least in part, underpinned ALIAS’s success in reproducing the first target finding. </w:t>
        </w:r>
      </w:ins>
      <w:r w:rsidR="00B01F9A">
        <w:rPr>
          <w:rFonts w:ascii="Times New Roman" w:hAnsi="Times New Roman" w:cs="Times New Roman"/>
        </w:rPr>
        <w:t xml:space="preserve">To </w:t>
      </w:r>
      <w:ins w:id="621" w:author="Benton, Deon" w:date="2026-06-20T19:43:00Z" w16du:dateUtc="2026-06-21T00:43:00Z">
        <w:r>
          <w:rPr>
            <w:rFonts w:ascii="Times New Roman" w:hAnsi="Times New Roman" w:cs="Times New Roman"/>
          </w:rPr>
          <w:t>confirm that this was in fact that case,</w:t>
        </w:r>
      </w:ins>
      <w:ins w:id="622" w:author="Benton, Deon" w:date="2026-06-20T19:44:00Z" w16du:dateUtc="2026-06-21T00:44:00Z">
        <w:r>
          <w:rPr>
            <w:rFonts w:ascii="Times New Roman" w:hAnsi="Times New Roman" w:cs="Times New Roman"/>
          </w:rPr>
          <w:t xml:space="preserve"> it was necessary to</w:t>
        </w:r>
      </w:ins>
      <w:ins w:id="623" w:author="Benton, Deon" w:date="2026-06-20T19:43:00Z" w16du:dateUtc="2026-06-21T00:43:00Z">
        <w:r>
          <w:rPr>
            <w:rFonts w:ascii="Times New Roman" w:hAnsi="Times New Roman" w:cs="Times New Roman"/>
          </w:rPr>
          <w:t xml:space="preserve"> </w:t>
        </w:r>
      </w:ins>
      <w:ins w:id="624" w:author="Benton, Deon" w:date="2026-06-20T19:44:00Z" w16du:dateUtc="2026-06-21T00:44:00Z">
        <w:r>
          <w:rPr>
            <w:rFonts w:ascii="Times New Roman" w:hAnsi="Times New Roman" w:cs="Times New Roman"/>
          </w:rPr>
          <w:t>explicate</w:t>
        </w:r>
      </w:ins>
      <w:r w:rsidR="00B01F9A">
        <w:rPr>
          <w:rFonts w:ascii="Times New Roman" w:hAnsi="Times New Roman" w:cs="Times New Roman"/>
        </w:rPr>
        <w:t xml:space="preserve"> the</w:t>
      </w:r>
      <w:ins w:id="625" w:author="Benton, Deon" w:date="2026-06-20T19:44:00Z" w16du:dateUtc="2026-06-21T00:44:00Z">
        <w:r>
          <w:rPr>
            <w:rFonts w:ascii="Times New Roman" w:hAnsi="Times New Roman" w:cs="Times New Roman"/>
          </w:rPr>
          <w:t xml:space="preserve"> precise</w:t>
        </w:r>
      </w:ins>
      <w:r w:rsidR="00B01F9A">
        <w:rPr>
          <w:rFonts w:ascii="Times New Roman" w:hAnsi="Times New Roman" w:cs="Times New Roman"/>
        </w:rPr>
        <w:t xml:space="preserve"> mechanism through which it successfully reproduced the first target finding</w:t>
      </w:r>
      <w:ins w:id="626" w:author="Benton, Deon" w:date="2026-06-20T19:44:00Z" w16du:dateUtc="2026-06-21T00:44:00Z">
        <w:r>
          <w:rPr>
            <w:rFonts w:ascii="Times New Roman" w:hAnsi="Times New Roman" w:cs="Times New Roman"/>
          </w:rPr>
          <w:t xml:space="preserve"> by tracing the model’s </w:t>
        </w:r>
      </w:ins>
      <w:ins w:id="627" w:author="Benton, Deon" w:date="2026-06-20T19:45:00Z" w16du:dateUtc="2026-06-21T00:45:00Z">
        <w:r>
          <w:rPr>
            <w:rFonts w:ascii="Times New Roman" w:hAnsi="Times New Roman" w:cs="Times New Roman"/>
          </w:rPr>
          <w:t>internal dynamics at various points during processing</w:t>
        </w:r>
      </w:ins>
      <w:r w:rsidR="00B01F9A">
        <w:rPr>
          <w:rFonts w:ascii="Times New Roman" w:hAnsi="Times New Roman" w:cs="Times New Roman"/>
        </w:rPr>
        <w:t>.</w:t>
      </w:r>
      <w:ins w:id="628" w:author="Benton, Deon" w:date="2026-06-20T19:45:00Z" w16du:dateUtc="2026-06-21T00:45:00Z">
        <w:r>
          <w:rPr>
            <w:rFonts w:ascii="Times New Roman" w:hAnsi="Times New Roman" w:cs="Times New Roman"/>
          </w:rPr>
          <w:t xml:space="preserve"> Such processing</w:t>
        </w:r>
      </w:ins>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D67BA7">
        <w:rPr>
          <w:rFonts w:ascii="Times New Roman" w:hAnsi="Times New Roman" w:cs="Times New Roman"/>
        </w:rPr>
        <w:t>Note that the following discussion, although based on a single model run, is illustrative of the mechanism that emerged across model runs</w:t>
      </w:r>
      <w:r w:rsidR="002A2786">
        <w:rPr>
          <w:rFonts w:ascii="Times New Roman" w:hAnsi="Times New Roman" w:cs="Times New Roman"/>
        </w:rPr>
        <w:t xml:space="preserve"> more generally</w:t>
      </w:r>
      <w:r w:rsidR="00D67BA7">
        <w:rPr>
          <w:rFonts w:ascii="Times New Roman" w:hAnsi="Times New Roman" w:cs="Times New Roman"/>
        </w:rPr>
        <w:t xml:space="preserve"> and it not idiosyncratic to this particular network.</w:t>
      </w:r>
    </w:p>
    <w:p w14:paraId="349545A5" w14:textId="631188EF" w:rsidR="002A5455" w:rsidRDefault="00081DBF" w:rsidP="002A5455">
      <w:pPr>
        <w:spacing w:line="480" w:lineRule="auto"/>
        <w:ind w:firstLine="720"/>
        <w:contextualSpacing/>
        <w:rPr>
          <w:rFonts w:ascii="Times New Roman" w:hAnsi="Times New Roman" w:cs="Times New Roman"/>
        </w:rPr>
      </w:pPr>
      <w:ins w:id="629" w:author="Benton, Deon" w:date="2026-06-20T19:46:00Z" w16du:dateUtc="2026-06-21T00:46:00Z">
        <w:r>
          <w:rPr>
            <w:rFonts w:ascii="Times New Roman" w:hAnsi="Times New Roman" w:cs="Times New Roman"/>
          </w:rPr>
          <w:lastRenderedPageBreak/>
          <w:t xml:space="preserve">The </w:t>
        </w:r>
      </w:ins>
      <w:ins w:id="630" w:author="Benton, Deon" w:date="2026-06-20T19:47:00Z" w16du:dateUtc="2026-06-21T00:47:00Z">
        <w:r>
          <w:rPr>
            <w:rFonts w:ascii="Times New Roman" w:hAnsi="Times New Roman" w:cs="Times New Roman"/>
          </w:rPr>
          <w:t xml:space="preserve">pattern of activation produced by the </w:t>
        </w:r>
      </w:ins>
      <w:ins w:id="631" w:author="Benton, Deon" w:date="2026-06-20T19:46:00Z" w16du:dateUtc="2026-06-21T00:46:00Z">
        <w:r>
          <w:rPr>
            <w:rFonts w:ascii="Times New Roman" w:hAnsi="Times New Roman" w:cs="Times New Roman"/>
          </w:rPr>
          <w:t>straight and arced events</w:t>
        </w:r>
      </w:ins>
      <w:ins w:id="632" w:author="Benton, Deon" w:date="2026-06-20T19:47:00Z" w16du:dateUtc="2026-06-21T00:47:00Z">
        <w:r>
          <w:rPr>
            <w:rFonts w:ascii="Times New Roman" w:hAnsi="Times New Roman" w:cs="Times New Roman"/>
          </w:rPr>
          <w:t xml:space="preserve"> across the input groups</w:t>
        </w:r>
      </w:ins>
      <w:ins w:id="633" w:author="Benton, Deon" w:date="2026-06-20T19:46:00Z" w16du:dateUtc="2026-06-21T00:46:00Z">
        <w:r>
          <w:rPr>
            <w:rFonts w:ascii="Times New Roman" w:hAnsi="Times New Roman" w:cs="Times New Roman"/>
          </w:rPr>
          <w:t xml:space="preserve"> </w:t>
        </w:r>
      </w:ins>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ins w:id="634" w:author="Benton, Deon" w:date="2026-06-20T19:48:00Z" w16du:dateUtc="2026-06-21T00:48:00Z">
        <w:r>
          <w:rPr>
            <w:rFonts w:ascii="Times New Roman" w:hAnsi="Times New Roman" w:cs="Times New Roman"/>
          </w:rPr>
          <w:t xml:space="preserve"> because the </w:t>
        </w:r>
      </w:ins>
      <w:ins w:id="635" w:author="Benton, Deon" w:date="2026-06-20T19:49:00Z" w16du:dateUtc="2026-06-21T00:49:00Z">
        <w:r>
          <w:rPr>
            <w:rFonts w:ascii="Times New Roman" w:hAnsi="Times New Roman" w:cs="Times New Roman"/>
          </w:rPr>
          <w:t>model’s</w:t>
        </w:r>
      </w:ins>
      <w:ins w:id="636" w:author="Benton, Deon" w:date="2026-06-20T19:48:00Z" w16du:dateUtc="2026-06-21T00:48:00Z">
        <w:r>
          <w:rPr>
            <w:rFonts w:ascii="Times New Roman" w:hAnsi="Times New Roman" w:cs="Times New Roman"/>
          </w:rPr>
          <w:t xml:space="preserve"> weights themselves are small, meaningless, random values</w:t>
        </w:r>
      </w:ins>
      <w:r w:rsidR="002A5455">
        <w:rPr>
          <w:rFonts w:ascii="Times New Roman" w:hAnsi="Times New Roman" w:cs="Times New Roman"/>
        </w:rPr>
        <w:t xml:space="preserve">. </w:t>
      </w:r>
      <w:ins w:id="637" w:author="Benton, Deon" w:date="2026-06-20T19:48:00Z" w16du:dateUtc="2026-06-21T00:48:00Z">
        <w:r>
          <w:rPr>
            <w:rFonts w:ascii="Times New Roman" w:hAnsi="Times New Roman" w:cs="Times New Roman"/>
          </w:rPr>
          <w:t>This activity</w:t>
        </w:r>
      </w:ins>
      <w:r w:rsidR="002A5455">
        <w:rPr>
          <w:rFonts w:ascii="Times New Roman" w:hAnsi="Times New Roman" w:cs="Times New Roman"/>
        </w:rPr>
        <w:t xml:space="preserve"> </w:t>
      </w:r>
      <w:ins w:id="638" w:author="Benton, Deon" w:date="2026-06-20T19:49:00Z" w16du:dateUtc="2026-06-21T00:49:00Z">
        <w:r>
          <w:rPr>
            <w:rFonts w:ascii="Times New Roman" w:hAnsi="Times New Roman" w:cs="Times New Roman"/>
          </w:rPr>
          <w:t xml:space="preserve">nonetheless </w:t>
        </w:r>
      </w:ins>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ins w:id="639" w:author="Benton, Deon" w:date="2026-06-20T19:52:00Z" w16du:dateUtc="2026-06-21T00:52:00Z">
        <w:r w:rsidR="00201483">
          <w:rPr>
            <w:rFonts w:ascii="Times New Roman" w:hAnsi="Times New Roman" w:cs="Times New Roman"/>
          </w:rPr>
          <w:t>observed and target patterns</w:t>
        </w:r>
      </w:ins>
      <w:r w:rsidR="002A5455">
        <w:rPr>
          <w:rFonts w:ascii="Times New Roman" w:hAnsi="Times New Roman" w:cs="Times New Roman"/>
        </w:rPr>
        <w:t xml:space="preserve"> is treated as error</w:t>
      </w:r>
      <w:ins w:id="640" w:author="Benton, Deon" w:date="2026-06-20T19:52:00Z" w16du:dateUtc="2026-06-21T00:52:00Z">
        <w:r w:rsidR="00201483">
          <w:rPr>
            <w:rFonts w:ascii="Times New Roman" w:hAnsi="Times New Roman" w:cs="Times New Roman"/>
          </w:rPr>
          <w:t xml:space="preserve"> that model seeks to reduce</w:t>
        </w:r>
      </w:ins>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ins w:id="641" w:author="Benton, Deon" w:date="2026-06-20T19:53:00Z" w16du:dateUtc="2026-06-21T00:53:00Z">
        <w:r>
          <w:rPr>
            <w:rFonts w:ascii="Times New Roman" w:hAnsi="Times New Roman" w:cs="Times New Roman"/>
          </w:rPr>
          <w:t>The key insight is that</w:t>
        </w:r>
      </w:ins>
      <w:ins w:id="642" w:author="Benton, Deon" w:date="2026-06-20T19:54:00Z" w16du:dateUtc="2026-06-21T00:54:00Z">
        <w:r>
          <w:rPr>
            <w:rFonts w:ascii="Times New Roman" w:hAnsi="Times New Roman" w:cs="Times New Roman"/>
          </w:rPr>
          <w:t xml:space="preserve">, from the </w:t>
        </w:r>
      </w:ins>
      <w:ins w:id="643" w:author="Benton, Deon" w:date="2026-06-20T20:17:00Z" w16du:dateUtc="2026-06-21T01:17:00Z">
        <w:r w:rsidR="00F77F01">
          <w:rPr>
            <w:rFonts w:ascii="Times New Roman" w:hAnsi="Times New Roman" w:cs="Times New Roman"/>
          </w:rPr>
          <w:t>outset of</w:t>
        </w:r>
      </w:ins>
      <w:ins w:id="644" w:author="Benton, Deon" w:date="2026-06-20T19:54:00Z" w16du:dateUtc="2026-06-21T00:54:00Z">
        <w:r>
          <w:rPr>
            <w:rFonts w:ascii="Times New Roman" w:hAnsi="Times New Roman" w:cs="Times New Roman"/>
          </w:rPr>
          <w:t xml:space="preserve"> training,</w:t>
        </w:r>
      </w:ins>
      <w:r w:rsidR="002A5455">
        <w:rPr>
          <w:rFonts w:ascii="Times New Roman" w:hAnsi="Times New Roman" w:cs="Times New Roman"/>
        </w:rPr>
        <w:t xml:space="preserve"> the pattern of error </w:t>
      </w:r>
      <w:ins w:id="645" w:author="Benton, Deon" w:date="2026-06-20T20:25:00Z" w16du:dateUtc="2026-06-21T01:25:00Z">
        <w:r w:rsidR="00F77F01">
          <w:rPr>
            <w:rFonts w:ascii="Times New Roman" w:hAnsi="Times New Roman" w:cs="Times New Roman"/>
          </w:rPr>
          <w:t>that both motion types produce distinct patterns of error across the output groups</w:t>
        </w:r>
      </w:ins>
      <w:r w:rsidR="002A5455">
        <w:rPr>
          <w:rFonts w:ascii="Times New Roman" w:hAnsi="Times New Roman" w:cs="Times New Roman"/>
        </w:rPr>
        <w:t xml:space="preserve"> </w:t>
      </w:r>
      <w:ins w:id="646" w:author="Benton, Deon" w:date="2026-06-20T20:18:00Z" w16du:dateUtc="2026-06-21T01:18:00Z">
        <w:r w:rsidR="00F77F01">
          <w:rPr>
            <w:rFonts w:ascii="Times New Roman" w:hAnsi="Times New Roman" w:cs="Times New Roman"/>
          </w:rPr>
          <w:t>A corollary of th</w:t>
        </w:r>
      </w:ins>
      <w:ins w:id="647" w:author="Benton, Deon" w:date="2026-06-20T20:25:00Z" w16du:dateUtc="2026-06-21T01:25:00Z">
        <w:r w:rsidR="00F77F01">
          <w:rPr>
            <w:rFonts w:ascii="Times New Roman" w:hAnsi="Times New Roman" w:cs="Times New Roman"/>
          </w:rPr>
          <w:t>is is</w:t>
        </w:r>
      </w:ins>
      <w:ins w:id="648" w:author="Benton, Deon" w:date="2026-06-20T20:18:00Z" w16du:dateUtc="2026-06-21T01:18:00Z">
        <w:r w:rsidR="00F77F01">
          <w:rPr>
            <w:rFonts w:ascii="Times New Roman" w:hAnsi="Times New Roman" w:cs="Times New Roman"/>
          </w:rPr>
          <w:t xml:space="preserve"> that the </w:t>
        </w:r>
      </w:ins>
      <w:r w:rsidR="002A5455">
        <w:rPr>
          <w:rFonts w:ascii="Times New Roman" w:hAnsi="Times New Roman" w:cs="Times New Roman"/>
        </w:rPr>
        <w:t xml:space="preserve">network weights </w:t>
      </w:r>
      <w:ins w:id="649" w:author="Benton, Deon" w:date="2026-06-20T20:18:00Z" w16du:dateUtc="2026-06-21T01:18:00Z">
        <w:r w:rsidR="00F77F01">
          <w:rPr>
            <w:rFonts w:ascii="Times New Roman" w:hAnsi="Times New Roman" w:cs="Times New Roman"/>
          </w:rPr>
          <w:t>move in</w:t>
        </w:r>
      </w:ins>
      <w:r w:rsidR="002A5455">
        <w:rPr>
          <w:rFonts w:ascii="Times New Roman" w:hAnsi="Times New Roman" w:cs="Times New Roman"/>
        </w:rPr>
        <w:t xml:space="preserve"> different directions for both events</w:t>
      </w:r>
      <w:ins w:id="650" w:author="Benton, Deon" w:date="2026-06-20T20:19:00Z" w16du:dateUtc="2026-06-21T01:19:00Z">
        <w:r w:rsidR="00F77F01">
          <w:rPr>
            <w:rFonts w:ascii="Times New Roman" w:hAnsi="Times New Roman" w:cs="Times New Roman"/>
          </w:rPr>
          <w:t xml:space="preserve"> such that,</w:t>
        </w:r>
      </w:ins>
      <w:ins w:id="651" w:author="Benton, Deon" w:date="2026-06-20T20:22:00Z" w16du:dateUtc="2026-06-21T01:22:00Z">
        <w:r w:rsidR="00F77F01">
          <w:rPr>
            <w:rFonts w:ascii="Times New Roman" w:hAnsi="Times New Roman" w:cs="Times New Roman"/>
          </w:rPr>
          <w:t xml:space="preserve"> over time, </w:t>
        </w:r>
      </w:ins>
      <w:r w:rsidR="002A5455">
        <w:rPr>
          <w:rFonts w:ascii="Times New Roman" w:hAnsi="Times New Roman" w:cs="Times New Roman"/>
        </w:rPr>
        <w:t xml:space="preserve">meaningfully distinct hidden representations for </w:t>
      </w:r>
      <w:ins w:id="652" w:author="Benton, Deon" w:date="2026-06-20T20:26:00Z" w16du:dateUtc="2026-06-21T01:26:00Z">
        <w:r w:rsidR="00F77F01">
          <w:rPr>
            <w:rFonts w:ascii="Times New Roman" w:hAnsi="Times New Roman" w:cs="Times New Roman"/>
          </w:rPr>
          <w:t>each action</w:t>
        </w:r>
      </w:ins>
      <w:ins w:id="653" w:author="Benton, Deon" w:date="2026-06-20T20:22:00Z" w16du:dateUtc="2026-06-21T01:22:00Z">
        <w:r w:rsidR="00F77F01">
          <w:rPr>
            <w:rFonts w:ascii="Times New Roman" w:hAnsi="Times New Roman" w:cs="Times New Roman"/>
          </w:rPr>
          <w:t xml:space="preserve"> emerge</w:t>
        </w:r>
      </w:ins>
      <w:r w:rsidR="002A5455">
        <w:rPr>
          <w:rFonts w:ascii="Times New Roman" w:hAnsi="Times New Roman" w:cs="Times New Roman"/>
        </w:rPr>
        <w:t xml:space="preserve">. </w:t>
      </w:r>
      <w:ins w:id="654" w:author="Benton, Deon" w:date="2026-06-20T20:24:00Z" w16du:dateUtc="2026-06-21T01:24:00Z">
        <w:r w:rsidR="00F77F01">
          <w:rPr>
            <w:rFonts w:ascii="Times New Roman" w:hAnsi="Times New Roman" w:cs="Times New Roman"/>
          </w:rPr>
          <w:t>These representations will also come to capture</w:t>
        </w:r>
      </w:ins>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ins w:id="655" w:author="Benton, Deon" w:date="2026-06-20T20:27:00Z" w16du:dateUtc="2026-06-21T01:27:00Z">
        <w:r w:rsidR="00F77F01">
          <w:rPr>
            <w:rFonts w:ascii="Times New Roman" w:hAnsi="Times New Roman" w:cs="Times New Roman"/>
          </w:rPr>
          <w:t xml:space="preserve"> how these learned features impact networks’ behavior at test</w:t>
        </w:r>
      </w:ins>
      <w:r>
        <w:rPr>
          <w:rFonts w:ascii="Times New Roman" w:hAnsi="Times New Roman" w:cs="Times New Roman"/>
        </w:rPr>
        <w:t xml:space="preserve">, consider the habituation </w:t>
      </w:r>
      <w:ins w:id="656" w:author="Benton, Deon" w:date="2026-06-20T20:28:00Z" w16du:dateUtc="2026-06-21T01:28:00Z">
        <w:r w:rsidR="000C1A3F">
          <w:rPr>
            <w:rFonts w:ascii="Times New Roman" w:hAnsi="Times New Roman" w:cs="Times New Roman"/>
          </w:rPr>
          <w:t>events</w:t>
        </w:r>
      </w:ins>
      <w:r>
        <w:rPr>
          <w:rFonts w:ascii="Times New Roman" w:hAnsi="Times New Roman" w:cs="Times New Roman"/>
        </w:rPr>
        <w:t xml:space="preserve"> networks in the Experimental condition. Two of the</w:t>
      </w:r>
      <w:ins w:id="657" w:author="Benton, Deon" w:date="2026-06-20T20:28:00Z" w16du:dateUtc="2026-06-21T01:28:00Z">
        <w:r w:rsidR="000C1A3F">
          <w:rPr>
            <w:rFonts w:ascii="Times New Roman" w:hAnsi="Times New Roman" w:cs="Times New Roman"/>
          </w:rPr>
          <w:t xml:space="preserve"> presented</w:t>
        </w:r>
      </w:ins>
      <w:r>
        <w:rPr>
          <w:rFonts w:ascii="Times New Roman" w:hAnsi="Times New Roman" w:cs="Times New Roman"/>
        </w:rPr>
        <w:t xml:space="preserve"> features were novel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ins w:id="658" w:author="Benton, Deon" w:date="2026-06-20T20:28:00Z" w16du:dateUtc="2026-06-21T01:28:00Z">
        <w:r w:rsidR="000C1A3F">
          <w:rPr>
            <w:rFonts w:ascii="Times New Roman" w:hAnsi="Times New Roman" w:cs="Times New Roman"/>
          </w:rPr>
          <w:t xml:space="preserve">with which they </w:t>
        </w:r>
      </w:ins>
      <w:ins w:id="659" w:author="Benton, Deon" w:date="2026-06-20T20:29:00Z" w16du:dateUtc="2026-06-21T01:29:00Z">
        <w:r w:rsidR="000C1A3F">
          <w:rPr>
            <w:rFonts w:ascii="Times New Roman" w:hAnsi="Times New Roman" w:cs="Times New Roman"/>
          </w:rPr>
          <w:t>co-occurred</w:t>
        </w:r>
      </w:ins>
      <w:r>
        <w:rPr>
          <w:rFonts w:ascii="Times New Roman" w:hAnsi="Times New Roman" w:cs="Times New Roman"/>
        </w:rPr>
        <w:t xml:space="preserve"> during </w:t>
      </w:r>
      <w:ins w:id="660" w:author="Benton, Deon" w:date="2026-06-20T20:29:00Z" w16du:dateUtc="2026-06-21T01:29:00Z">
        <w:r w:rsidR="000C1A3F">
          <w:rPr>
            <w:rFonts w:ascii="Times New Roman" w:hAnsi="Times New Roman" w:cs="Times New Roman"/>
          </w:rPr>
          <w:t>pretraining</w:t>
        </w:r>
      </w:ins>
      <w:r>
        <w:rPr>
          <w:rFonts w:ascii="Times New Roman" w:hAnsi="Times New Roman" w:cs="Times New Roman"/>
        </w:rPr>
        <w:t xml:space="preserve">. By contrast, new associations must be formed </w:t>
      </w:r>
      <w:ins w:id="661" w:author="Benton, Deon" w:date="2026-06-20T20:29:00Z" w16du:dateUtc="2026-06-21T01:29:00Z">
        <w:r w:rsidR="000C1A3F">
          <w:rPr>
            <w:rFonts w:ascii="Times New Roman" w:hAnsi="Times New Roman" w:cs="Times New Roman"/>
          </w:rPr>
          <w:t>among the novel features</w:t>
        </w:r>
      </w:ins>
      <w:r>
        <w:rPr>
          <w:rFonts w:ascii="Times New Roman" w:hAnsi="Times New Roman" w:cs="Times New Roman"/>
        </w:rPr>
        <w:t xml:space="preserve">. Thus, </w:t>
      </w:r>
      <w:ins w:id="662" w:author="Benton, Deon" w:date="2026-06-20T20:34:00Z" w16du:dateUtc="2026-06-21T01:34:00Z">
        <w:r w:rsidR="000C1A3F">
          <w:rPr>
            <w:rFonts w:ascii="Times New Roman" w:hAnsi="Times New Roman" w:cs="Times New Roman"/>
          </w:rPr>
          <w:t>networks must associate a higher jump with a taller barrier.</w:t>
        </w:r>
      </w:ins>
      <w:r>
        <w:rPr>
          <w:rFonts w:ascii="Times New Roman" w:hAnsi="Times New Roman" w:cs="Times New Roman"/>
        </w:rPr>
        <w:t xml:space="preserve"> Although the habituation phase is shorter</w:t>
      </w:r>
      <w:ins w:id="663" w:author="Benton, Deon" w:date="2026-06-20T20:31:00Z" w16du:dateUtc="2026-06-21T01:31:00Z">
        <w:r w:rsidR="000C1A3F">
          <w:rPr>
            <w:rFonts w:ascii="Times New Roman" w:hAnsi="Times New Roman" w:cs="Times New Roman"/>
          </w:rPr>
          <w:t xml:space="preserve"> in length</w:t>
        </w:r>
      </w:ins>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07B17">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49BC2079">
                  <wp:extent cx="4553712" cy="3035808"/>
                  <wp:effectExtent l="0" t="0" r="0"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4553712" cy="3035808"/>
                          </a:xfrm>
                          <a:prstGeom prst="rect">
                            <a:avLst/>
                          </a:prstGeom>
                        </pic:spPr>
                      </pic:pic>
                    </a:graphicData>
                  </a:graphic>
                </wp:inline>
              </w:drawing>
            </w:r>
          </w:p>
        </w:tc>
      </w:tr>
    </w:tbl>
    <w:p w14:paraId="2C53863B" w14:textId="226DCA4C"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 xml:space="preserve">Mechanism underpinning ALIAS’s responses during the </w:t>
      </w:r>
      <w:r w:rsidR="00C465BA">
        <w:rPr>
          <w:rFonts w:ascii="Times New Roman" w:hAnsi="Times New Roman" w:cs="Times New Roman"/>
          <w:color w:val="000000" w:themeColor="text1"/>
          <w:sz w:val="24"/>
          <w:szCs w:val="24"/>
        </w:rPr>
        <w:t>Inc</w:t>
      </w:r>
      <w:r w:rsidR="00C465BA">
        <w:rPr>
          <w:rFonts w:ascii="Times New Roman" w:hAnsi="Times New Roman" w:cs="Times New Roman"/>
          <w:color w:val="000000" w:themeColor="text1"/>
          <w:sz w:val="24"/>
          <w:szCs w:val="24"/>
        </w:rPr>
        <w:t>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p>
    <w:p w14:paraId="1B515456" w14:textId="77777777" w:rsidR="002A5455" w:rsidRDefault="002A5455" w:rsidP="002A5455">
      <w:pPr>
        <w:spacing w:line="480" w:lineRule="auto"/>
        <w:contextualSpacing/>
        <w:rPr>
          <w:rFonts w:ascii="Times New Roman" w:hAnsi="Times New Roman" w:cs="Times New Roman"/>
        </w:rPr>
      </w:pPr>
    </w:p>
    <w:p w14:paraId="506C4856" w14:textId="4B55846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ins w:id="664" w:author="Benton, Deon" w:date="2026-06-20T20:45:00Z" w16du:dateUtc="2026-06-21T01:45:00Z">
        <w:r w:rsidR="00E54F84">
          <w:rPr>
            <w:rFonts w:ascii="Times New Roman" w:hAnsi="Times New Roman" w:cs="Times New Roman"/>
          </w:rPr>
          <w:t xml:space="preserve">As shown in Figure </w:t>
        </w:r>
      </w:ins>
      <w:r w:rsidR="00567787">
        <w:rPr>
          <w:rFonts w:ascii="Times New Roman" w:hAnsi="Times New Roman" w:cs="Times New Roman"/>
        </w:rPr>
        <w:t>10</w:t>
      </w:r>
      <w:ins w:id="665" w:author="Benton, Deon" w:date="2026-06-20T20:45:00Z" w16du:dateUtc="2026-06-21T01:45:00Z">
        <w:r w:rsidR="00E54F84">
          <w:rPr>
            <w:rFonts w:ascii="Times New Roman" w:hAnsi="Times New Roman" w:cs="Times New Roman"/>
          </w:rPr>
          <w:t xml:space="preserve">, </w:t>
        </w:r>
      </w:ins>
      <w:del w:id="666" w:author="Benton, Deon" w:date="2026-06-20T20:47:00Z" w16du:dateUtc="2026-06-21T01:47:00Z">
        <w:r w:rsidDel="00E54F84">
          <w:rPr>
            <w:rFonts w:ascii="Times New Roman" w:hAnsi="Times New Roman" w:cs="Times New Roman"/>
          </w:rPr>
          <w:delText xml:space="preserve"> </w:delText>
        </w:r>
      </w:del>
      <w:r w:rsidR="00E54F84">
        <w:rPr>
          <w:rFonts w:ascii="Times New Roman" w:hAnsi="Times New Roman" w:cs="Times New Roman"/>
        </w:rPr>
        <w:t>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w:t>
      </w:r>
      <w:r w:rsidRPr="00B66F44">
        <w:rPr>
          <w:rFonts w:ascii="Times New Roman" w:hAnsi="Times New Roman" w:cs="Times New Roman"/>
        </w:rPr>
        <w:lastRenderedPageBreak/>
        <w:t xml:space="preserve">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an error and show heightened looking.</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0159D353">
            <wp:extent cx="4558352" cy="3038901"/>
            <wp:effectExtent l="0" t="0" r="0" b="9525"/>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2"/>
                    <a:stretch>
                      <a:fillRect/>
                    </a:stretch>
                  </pic:blipFill>
                  <pic:spPr>
                    <a:xfrm>
                      <a:off x="0" y="0"/>
                      <a:ext cx="4574182" cy="3049454"/>
                    </a:xfrm>
                    <a:prstGeom prst="rect">
                      <a:avLst/>
                    </a:prstGeom>
                  </pic:spPr>
                </pic:pic>
              </a:graphicData>
            </a:graphic>
          </wp:inline>
        </w:drawing>
      </w:r>
    </w:p>
    <w:p w14:paraId="2B0D8DBC" w14:textId="0F252768"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Pr="00567787">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w:t>
      </w:r>
      <w:r w:rsidR="006F240D">
        <w:rPr>
          <w:rFonts w:ascii="Times New Roman" w:hAnsi="Times New Roman" w:cs="Times New Roman"/>
          <w:i w:val="0"/>
          <w:iCs w:val="0"/>
          <w:color w:val="000000" w:themeColor="text1"/>
          <w:sz w:val="24"/>
          <w:szCs w:val="24"/>
        </w:rPr>
        <w:t xml:space="preserve"> erroneously activated unit constituted the primary source of error and looking during this event. Shown here: Units necessary to explain the basis of ALIAS’s responses during the Inconsistent test event.</w:t>
      </w:r>
    </w:p>
    <w:p w14:paraId="0F51862D" w14:textId="08F6F830"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ins w:id="667" w:author="Benton, Deon" w:date="2026-06-21T16:49:00Z" w16du:dateUtc="2026-06-21T21:49:00Z">
        <w:r w:rsidR="00332DBA">
          <w:rPr>
            <w:rFonts w:ascii="Times New Roman" w:hAnsi="Times New Roman" w:cs="Times New Roman"/>
          </w:rPr>
          <w:t xml:space="preserve"> associate </w:t>
        </w:r>
        <w:r w:rsidR="00332DBA">
          <w:rPr>
            <w:rFonts w:ascii="Times New Roman" w:hAnsi="Times New Roman" w:cs="Times New Roman"/>
          </w:rPr>
          <w:t>the Obstacle Height 4 and Periphery units</w:t>
        </w:r>
      </w:ins>
      <w:ins w:id="668" w:author="Benton, Deon" w:date="2026-06-21T16:51:00Z" w16du:dateUtc="2026-06-21T21:51:00Z">
        <w:r w:rsidR="00332DBA">
          <w:rPr>
            <w:rFonts w:ascii="Times New Roman" w:hAnsi="Times New Roman" w:cs="Times New Roman"/>
          </w:rPr>
          <w:t xml:space="preserve"> with</w:t>
        </w:r>
      </w:ins>
      <w:ins w:id="669" w:author="Benton, Deon" w:date="2026-06-21T16:49:00Z" w16du:dateUtc="2026-06-21T21:49:00Z">
        <w:r w:rsidR="00332DBA">
          <w:rPr>
            <w:rFonts w:ascii="Times New Roman" w:hAnsi="Times New Roman" w:cs="Times New Roman"/>
          </w:rPr>
          <w:t xml:space="preserve"> </w:t>
        </w:r>
      </w:ins>
      <w:ins w:id="670" w:author="Benton, Deon" w:date="2026-06-21T16:51:00Z" w16du:dateUtc="2026-06-21T21:51:00Z">
        <w:r w:rsidR="00332DBA">
          <w:rPr>
            <w:rFonts w:ascii="Times New Roman" w:hAnsi="Times New Roman" w:cs="Times New Roman"/>
          </w:rPr>
          <w:t xml:space="preserve">the </w:t>
        </w:r>
      </w:ins>
      <w:ins w:id="671" w:author="Benton, Deon" w:date="2026-06-21T17:04:00Z" w16du:dateUtc="2026-06-21T22:04:00Z">
        <w:r w:rsidR="006154C2">
          <w:rPr>
            <w:rFonts w:ascii="Times New Roman" w:hAnsi="Times New Roman" w:cs="Times New Roman"/>
          </w:rPr>
          <w:t>three</w:t>
        </w:r>
      </w:ins>
      <w:ins w:id="672" w:author="Benton, Deon" w:date="2026-06-21T16:51:00Z" w16du:dateUtc="2026-06-21T21:51:00Z">
        <w:r w:rsidR="00332DBA">
          <w:rPr>
            <w:rFonts w:ascii="Times New Roman" w:hAnsi="Times New Roman" w:cs="Times New Roman"/>
          </w:rPr>
          <w:t xml:space="preserve"> other critical input features</w:t>
        </w:r>
      </w:ins>
      <w:ins w:id="673" w:author="Benton, Deon" w:date="2026-06-21T16:54:00Z" w16du:dateUtc="2026-06-21T21:54:00Z">
        <w:r w:rsidR="00332DBA">
          <w:rPr>
            <w:rFonts w:ascii="Times New Roman" w:hAnsi="Times New Roman" w:cs="Times New Roman"/>
          </w:rPr>
          <w:t xml:space="preserve"> </w:t>
        </w:r>
        <w:r w:rsidR="00332DBA">
          <w:rPr>
            <w:rFonts w:ascii="Times New Roman" w:hAnsi="Times New Roman" w:cs="Times New Roman"/>
          </w:rPr>
          <w:t>(Arced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ins>
      <w:ins w:id="674" w:author="Benton, Deon" w:date="2026-06-21T17:03:00Z" w16du:dateUtc="2026-06-21T22:03:00Z">
        <w:r w:rsidR="006154C2">
          <w:rPr>
            <w:rFonts w:ascii="Times New Roman" w:hAnsi="Times New Roman" w:cs="Times New Roman"/>
          </w:rPr>
          <w:t xml:space="preserve"> </w:t>
        </w:r>
      </w:ins>
      <w:ins w:id="675" w:author="Benton, Deon" w:date="2026-06-21T17:10:00Z" w16du:dateUtc="2026-06-21T22:10:00Z">
        <w:r w:rsidR="00655992">
          <w:rPr>
            <w:rFonts w:ascii="Times New Roman" w:hAnsi="Times New Roman" w:cs="Times New Roman"/>
          </w:rPr>
          <w:t xml:space="preserve">and </w:t>
        </w:r>
      </w:ins>
      <w:ins w:id="676" w:author="Benton, Deon" w:date="2026-06-21T16:54:00Z" w16du:dateUtc="2026-06-21T21:54:00Z">
        <w:r w:rsidR="00332DBA">
          <w:rPr>
            <w:rFonts w:ascii="Times New Roman" w:hAnsi="Times New Roman" w:cs="Times New Roman"/>
          </w:rPr>
          <w:t>Small Separation)</w:t>
        </w:r>
        <w:r w:rsidR="00332DBA">
          <w:rPr>
            <w:rFonts w:ascii="Times New Roman" w:hAnsi="Times New Roman" w:cs="Times New Roman"/>
          </w:rPr>
          <w:t xml:space="preserve"> </w:t>
        </w:r>
      </w:ins>
      <w:ins w:id="677" w:author="Benton, Deon" w:date="2026-06-21T16:52:00Z" w16du:dateUtc="2026-06-21T21:52:00Z">
        <w:r w:rsidR="00332DBA">
          <w:rPr>
            <w:rFonts w:ascii="Times New Roman" w:hAnsi="Times New Roman" w:cs="Times New Roman"/>
          </w:rPr>
          <w:t>that these units were</w:t>
        </w:r>
      </w:ins>
      <w:ins w:id="678" w:author="Benton, Deon" w:date="2026-06-21T16:49:00Z" w16du:dateUtc="2026-06-21T21:49:00Z">
        <w:r w:rsidR="00332DBA">
          <w:rPr>
            <w:rFonts w:ascii="Times New Roman" w:hAnsi="Times New Roman" w:cs="Times New Roman"/>
          </w:rPr>
          <w:t xml:space="preserve"> associated</w:t>
        </w:r>
      </w:ins>
      <w:ins w:id="679" w:author="Benton, Deon" w:date="2026-06-21T16:52:00Z" w16du:dateUtc="2026-06-21T21:52:00Z">
        <w:r w:rsidR="00332DBA">
          <w:rPr>
            <w:rFonts w:ascii="Times New Roman" w:hAnsi="Times New Roman" w:cs="Times New Roman"/>
          </w:rPr>
          <w:t xml:space="preserve"> with—via adjustments to the weights connecting these units—</w:t>
        </w:r>
      </w:ins>
      <w:ins w:id="680" w:author="Benton, Deon" w:date="2026-06-21T16:49:00Z" w16du:dateUtc="2026-06-21T21:49:00Z">
        <w:r w:rsidR="00332DBA">
          <w:rPr>
            <w:rFonts w:ascii="Times New Roman" w:hAnsi="Times New Roman" w:cs="Times New Roman"/>
          </w:rPr>
          <w:t>during habituation</w:t>
        </w:r>
      </w:ins>
      <w:ins w:id="681" w:author="Benton, Deon" w:date="2026-06-21T16:50:00Z" w16du:dateUtc="2026-06-21T21:50:00Z">
        <w:r w:rsidR="00332DBA">
          <w:rPr>
            <w:rFonts w:ascii="Times New Roman" w:hAnsi="Times New Roman" w:cs="Times New Roman"/>
          </w:rPr>
          <w:t xml:space="preserve">. </w:t>
        </w:r>
      </w:ins>
      <w:ins w:id="682" w:author="Benton, Deon" w:date="2026-06-21T17:08:00Z" w16du:dateUtc="2026-06-21T22:08:00Z">
        <w:r w:rsidR="00227861">
          <w:rPr>
            <w:rFonts w:ascii="Times New Roman" w:hAnsi="Times New Roman" w:cs="Times New Roman"/>
          </w:rPr>
          <w:t>Thus,</w:t>
        </w:r>
      </w:ins>
      <w:ins w:id="683" w:author="Benton, Deon" w:date="2026-06-21T16:53:00Z" w16du:dateUtc="2026-06-21T21:53:00Z">
        <w:r w:rsidR="00332DBA">
          <w:rPr>
            <w:rFonts w:ascii="Times New Roman" w:hAnsi="Times New Roman" w:cs="Times New Roman"/>
          </w:rPr>
          <w:t xml:space="preserve"> </w:t>
        </w:r>
      </w:ins>
      <w:ins w:id="684" w:author="Benton, Deon" w:date="2026-06-21T16:54:00Z" w16du:dateUtc="2026-06-21T21:54:00Z">
        <w:r w:rsidR="00332DBA">
          <w:rPr>
            <w:rFonts w:ascii="Times New Roman" w:hAnsi="Times New Roman" w:cs="Times New Roman"/>
          </w:rPr>
          <w:t>the</w:t>
        </w:r>
      </w:ins>
      <w:ins w:id="685" w:author="Benton, Deon" w:date="2026-06-21T16:56:00Z" w16du:dateUtc="2026-06-21T21:56:00Z">
        <w:r w:rsidR="006154C2">
          <w:rPr>
            <w:rFonts w:ascii="Times New Roman" w:hAnsi="Times New Roman" w:cs="Times New Roman"/>
          </w:rPr>
          <w:t xml:space="preserve"> network did not activate </w:t>
        </w:r>
      </w:ins>
      <w:ins w:id="686" w:author="Benton, Deon" w:date="2026-06-21T17:09:00Z" w16du:dateUtc="2026-06-21T22:09:00Z">
        <w:r w:rsidR="00FC33AD">
          <w:rPr>
            <w:rFonts w:ascii="Times New Roman" w:hAnsi="Times New Roman" w:cs="Times New Roman"/>
          </w:rPr>
          <w:t>both obstacle units</w:t>
        </w:r>
      </w:ins>
      <w:ins w:id="687" w:author="Benton, Deon" w:date="2026-06-21T16:56:00Z" w16du:dateUtc="2026-06-21T21:56:00Z">
        <w:r w:rsidR="006154C2">
          <w:rPr>
            <w:rFonts w:ascii="Times New Roman" w:hAnsi="Times New Roman" w:cs="Times New Roman"/>
          </w:rPr>
          <w:t xml:space="preserve"> </w:t>
        </w:r>
      </w:ins>
      <w:ins w:id="688" w:author="Benton, Deon" w:date="2026-06-21T16:57:00Z" w16du:dateUtc="2026-06-21T21:57:00Z">
        <w:r w:rsidR="006154C2">
          <w:rPr>
            <w:rFonts w:ascii="Times New Roman" w:hAnsi="Times New Roman" w:cs="Times New Roman"/>
          </w:rPr>
          <w:t>when presented with</w:t>
        </w:r>
      </w:ins>
      <w:ins w:id="689" w:author="Benton, Deon" w:date="2026-06-21T16:54:00Z" w16du:dateUtc="2026-06-21T21:54:00Z">
        <w:r w:rsidR="00332DBA">
          <w:rPr>
            <w:rFonts w:ascii="Times New Roman" w:hAnsi="Times New Roman" w:cs="Times New Roman"/>
          </w:rPr>
          <w:t xml:space="preserve"> </w:t>
        </w:r>
      </w:ins>
      <w:ins w:id="690" w:author="Benton, Deon" w:date="2026-06-21T16:55:00Z" w16du:dateUtc="2026-06-21T21:55:00Z">
        <w:r w:rsidR="00332DBA">
          <w:rPr>
            <w:rFonts w:ascii="Times New Roman" w:hAnsi="Times New Roman" w:cs="Times New Roman"/>
          </w:rPr>
          <w:t>t</w:t>
        </w:r>
      </w:ins>
      <w:ins w:id="691" w:author="Benton, Deon" w:date="2026-06-21T17:04:00Z" w16du:dateUtc="2026-06-21T22:04:00Z">
        <w:r w:rsidR="006154C2">
          <w:rPr>
            <w:rFonts w:ascii="Times New Roman" w:hAnsi="Times New Roman" w:cs="Times New Roman"/>
          </w:rPr>
          <w:t>wo</w:t>
        </w:r>
      </w:ins>
      <w:ins w:id="692" w:author="Benton, Deon" w:date="2026-06-21T16:55:00Z" w16du:dateUtc="2026-06-21T21:55:00Z">
        <w:r w:rsidR="00332DBA">
          <w:rPr>
            <w:rFonts w:ascii="Times New Roman" w:hAnsi="Times New Roman" w:cs="Times New Roman"/>
          </w:rPr>
          <w:t xml:space="preserve"> of </w:t>
        </w:r>
      </w:ins>
      <w:ins w:id="693" w:author="Benton, Deon" w:date="2026-06-21T16:57:00Z" w16du:dateUtc="2026-06-21T21:57:00Z">
        <w:r w:rsidR="006154C2">
          <w:rPr>
            <w:rFonts w:ascii="Times New Roman" w:hAnsi="Times New Roman" w:cs="Times New Roman"/>
          </w:rPr>
          <w:t xml:space="preserve">the </w:t>
        </w:r>
      </w:ins>
      <w:ins w:id="694" w:author="Benton, Deon" w:date="2026-06-21T17:04:00Z" w16du:dateUtc="2026-06-21T22:04:00Z">
        <w:r w:rsidR="006154C2">
          <w:rPr>
            <w:rFonts w:ascii="Times New Roman" w:hAnsi="Times New Roman" w:cs="Times New Roman"/>
          </w:rPr>
          <w:t>three</w:t>
        </w:r>
      </w:ins>
      <w:ins w:id="695" w:author="Benton, Deon" w:date="2026-06-21T17:10:00Z" w16du:dateUtc="2026-06-21T22:10:00Z">
        <w:r w:rsidR="00655992">
          <w:rPr>
            <w:rFonts w:ascii="Times New Roman" w:hAnsi="Times New Roman" w:cs="Times New Roman"/>
          </w:rPr>
          <w:t xml:space="preserve"> associated</w:t>
        </w:r>
      </w:ins>
      <w:ins w:id="696" w:author="Benton, Deon" w:date="2026-06-21T16:55:00Z" w16du:dateUtc="2026-06-21T21:55:00Z">
        <w:r w:rsidR="00332DBA">
          <w:rPr>
            <w:rFonts w:ascii="Times New Roman" w:hAnsi="Times New Roman" w:cs="Times New Roman"/>
          </w:rPr>
          <w:t xml:space="preserve"> features (A</w:t>
        </w:r>
        <w:r w:rsidR="00332DBA">
          <w:rPr>
            <w:rFonts w:ascii="Times New Roman" w:hAnsi="Times New Roman" w:cs="Times New Roman"/>
          </w:rPr>
          <w:t>rced Path</w:t>
        </w:r>
      </w:ins>
      <w:ins w:id="697" w:author="Benton, Deon" w:date="2026-06-21T17:04:00Z" w16du:dateUtc="2026-06-21T22:04:00Z">
        <w:r w:rsidR="007B4552">
          <w:rPr>
            <w:rFonts w:ascii="Times New Roman" w:hAnsi="Times New Roman" w:cs="Times New Roman"/>
          </w:rPr>
          <w:t xml:space="preserve"> and</w:t>
        </w:r>
      </w:ins>
      <w:ins w:id="698" w:author="Benton, Deon" w:date="2026-06-21T16:55:00Z" w16du:dateUtc="2026-06-21T21:55:00Z">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ins>
      <w:ins w:id="699" w:author="Benton, Deon" w:date="2026-06-21T17:09:00Z" w16du:dateUtc="2026-06-21T22:09:00Z">
        <w:r w:rsidR="00227861">
          <w:rPr>
            <w:rFonts w:ascii="Times New Roman" w:hAnsi="Times New Roman" w:cs="Times New Roman"/>
          </w:rPr>
          <w:t xml:space="preserve"> during the Inconsistent test event</w:t>
        </w:r>
      </w:ins>
      <w:r w:rsidRPr="00136774">
        <w:rPr>
          <w:rFonts w:ascii="Times New Roman" w:hAnsi="Times New Roman" w:cs="Times New Roman"/>
        </w:rPr>
        <w:t xml:space="preserve">. </w:t>
      </w:r>
      <w:ins w:id="700" w:author="Benton, Deon" w:date="2026-06-21T16:58:00Z" w16du:dateUtc="2026-06-21T21:58:00Z">
        <w:r w:rsidR="006154C2">
          <w:rPr>
            <w:rFonts w:ascii="Times New Roman" w:hAnsi="Times New Roman" w:cs="Times New Roman"/>
          </w:rPr>
          <w:t>This</w:t>
        </w:r>
      </w:ins>
      <w:ins w:id="701" w:author="Benton, Deon" w:date="2026-06-21T17:09:00Z" w16du:dateUtc="2026-06-21T22:09:00Z">
        <w:r w:rsidR="00FC33AD">
          <w:rPr>
            <w:rFonts w:ascii="Times New Roman" w:hAnsi="Times New Roman" w:cs="Times New Roman"/>
          </w:rPr>
          <w:t xml:space="preserve"> </w:t>
        </w:r>
      </w:ins>
      <w:ins w:id="702" w:author="Benton, Deon" w:date="2026-06-21T16:58:00Z" w16du:dateUtc="2026-06-21T21:58:00Z">
        <w:r w:rsidR="006154C2">
          <w:rPr>
            <w:rFonts w:ascii="Times New Roman" w:hAnsi="Times New Roman" w:cs="Times New Roman"/>
          </w:rPr>
          <w:t>is the correct response.</w:t>
        </w:r>
      </w:ins>
    </w:p>
    <w:p w14:paraId="10651209" w14:textId="5F7380F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ins w:id="703" w:author="Benton, Deon" w:date="2026-06-21T16:58:00Z" w16du:dateUtc="2026-06-21T21:58:00Z">
        <w:r w:rsidR="006154C2">
          <w:rPr>
            <w:rFonts w:ascii="Times New Roman" w:hAnsi="Times New Roman" w:cs="Times New Roman"/>
          </w:rPr>
          <w:t>was not subjected to the same vis</w:t>
        </w:r>
      </w:ins>
      <w:ins w:id="704" w:author="Benton, Deon" w:date="2026-06-21T16:59:00Z" w16du:dateUtc="2026-06-21T21:59:00Z">
        <w:r w:rsidR="006154C2">
          <w:rPr>
            <w:rFonts w:ascii="Times New Roman" w:hAnsi="Times New Roman" w:cs="Times New Roman"/>
          </w:rPr>
          <w:t>ual salience manipulation as the obstacle groups</w:t>
        </w:r>
      </w:ins>
      <w:r>
        <w:rPr>
          <w:rFonts w:ascii="Times New Roman" w:hAnsi="Times New Roman" w:cs="Times New Roman"/>
        </w:rPr>
        <w:t xml:space="preserve">, </w:t>
      </w:r>
      <w:r w:rsidRPr="00610A6A">
        <w:rPr>
          <w:rFonts w:ascii="Times New Roman" w:hAnsi="Times New Roman" w:cs="Times New Roman"/>
        </w:rPr>
        <w:t xml:space="preserve">the network </w:t>
      </w:r>
      <w:ins w:id="705" w:author="Benton, Deon" w:date="2026-06-21T17:11:00Z" w16du:dateUtc="2026-06-21T22:11:00Z">
        <w:r w:rsidR="008B4D07">
          <w:rPr>
            <w:rFonts w:ascii="Times New Roman" w:hAnsi="Times New Roman" w:cs="Times New Roman"/>
          </w:rPr>
          <w:t xml:space="preserve">developed a sufficiently strong association to </w:t>
        </w:r>
      </w:ins>
      <w:r w:rsidRPr="00610A6A">
        <w:rPr>
          <w:rFonts w:ascii="Times New Roman" w:hAnsi="Times New Roman" w:cs="Times New Roman"/>
        </w:rPr>
        <w:t>activate</w:t>
      </w:r>
      <w:ins w:id="706" w:author="Benton, Deon" w:date="2026-06-21T16:59:00Z" w16du:dateUtc="2026-06-21T21:59:00Z">
        <w:r w:rsidR="006154C2">
          <w:rPr>
            <w:rFonts w:ascii="Times New Roman" w:hAnsi="Times New Roman" w:cs="Times New Roman"/>
          </w:rPr>
          <w:t xml:space="preserve"> correctly</w:t>
        </w:r>
      </w:ins>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ins w:id="707" w:author="Benton, Deon" w:date="2026-06-21T17:02:00Z" w16du:dateUtc="2026-06-21T22:02:00Z">
        <w:r w:rsidR="006154C2">
          <w:rPr>
            <w:rFonts w:ascii="Times New Roman" w:hAnsi="Times New Roman" w:cs="Times New Roman"/>
          </w:rPr>
          <w:t>some of the input features it was</w:t>
        </w:r>
      </w:ins>
      <w:r w:rsidRPr="00610A6A">
        <w:rPr>
          <w:rFonts w:ascii="Times New Roman" w:hAnsi="Times New Roman" w:cs="Times New Roman"/>
        </w:rPr>
        <w:t xml:space="preserve"> associated with during </w:t>
      </w:r>
      <w:r>
        <w:rPr>
          <w:rFonts w:ascii="Times New Roman" w:hAnsi="Times New Roman" w:cs="Times New Roman"/>
        </w:rPr>
        <w:t>habituation</w:t>
      </w:r>
      <w:ins w:id="708" w:author="Benton, Deon" w:date="2026-06-21T17:00:00Z" w16du:dateUtc="2026-06-21T22:00:00Z">
        <w:r w:rsidR="006154C2">
          <w:rPr>
            <w:rFonts w:ascii="Times New Roman" w:hAnsi="Times New Roman" w:cs="Times New Roman"/>
          </w:rPr>
          <w:t xml:space="preserve"> (i.e., itself</w:t>
        </w:r>
      </w:ins>
      <w:ins w:id="709" w:author="Benton, Deon" w:date="2026-06-21T17:02:00Z" w16du:dateUtc="2026-06-21T22:02:00Z">
        <w:r w:rsidR="006154C2">
          <w:rPr>
            <w:rFonts w:ascii="Times New Roman" w:hAnsi="Times New Roman" w:cs="Times New Roman"/>
          </w:rPr>
          <w:t xml:space="preserve"> and </w:t>
        </w:r>
      </w:ins>
      <w:ins w:id="710" w:author="Benton, Deon" w:date="2026-06-21T17:00:00Z" w16du:dateUtc="2026-06-21T22:00:00Z">
        <w:r w:rsidR="006154C2">
          <w:rPr>
            <w:rFonts w:ascii="Times New Roman" w:hAnsi="Times New Roman" w:cs="Times New Roman"/>
          </w:rPr>
          <w:t>Arced</w:t>
        </w:r>
      </w:ins>
      <w:ins w:id="711" w:author="Benton, Deon" w:date="2026-06-21T17:05:00Z" w16du:dateUtc="2026-06-21T22:05:00Z">
        <w:r w:rsidR="007B4552">
          <w:rPr>
            <w:rFonts w:ascii="Times New Roman" w:hAnsi="Times New Roman" w:cs="Times New Roman"/>
          </w:rPr>
          <w:t xml:space="preserve"> Path</w:t>
        </w:r>
      </w:ins>
      <w:ins w:id="712" w:author="Benton, Deon" w:date="2026-06-21T17:01:00Z" w16du:dateUtc="2026-06-21T22:01:00Z">
        <w:r w:rsidR="006154C2">
          <w:rPr>
            <w:rFonts w:ascii="Times New Roman" w:hAnsi="Times New Roman" w:cs="Times New Roman"/>
          </w:rPr>
          <w:t xml:space="preserve">). This again was the correct response. </w:t>
        </w:r>
      </w:ins>
      <w:ins w:id="713" w:author="Benton, Deon" w:date="2026-06-21T17:06:00Z" w16du:dateUtc="2026-06-21T22:06:00Z">
        <w:r w:rsidR="00227861">
          <w:rPr>
            <w:rFonts w:ascii="Times New Roman" w:hAnsi="Times New Roman" w:cs="Times New Roman"/>
          </w:rPr>
          <w:t xml:space="preserve">Combined with the fact </w:t>
        </w:r>
      </w:ins>
      <w:ins w:id="714" w:author="Benton, Deon" w:date="2026-06-21T17:07:00Z" w16du:dateUtc="2026-06-21T22:07:00Z">
        <w:r w:rsidR="00227861">
          <w:rPr>
            <w:rFonts w:ascii="Times New Roman" w:hAnsi="Times New Roman" w:cs="Times New Roman"/>
          </w:rPr>
          <w:t xml:space="preserve">that all </w:t>
        </w:r>
      </w:ins>
      <w:ins w:id="715" w:author="Benton, Deon" w:date="2026-06-21T17:11:00Z" w16du:dateUtc="2026-06-21T22:11:00Z">
        <w:r w:rsidR="008B4D07">
          <w:rPr>
            <w:rFonts w:ascii="Times New Roman" w:hAnsi="Times New Roman" w:cs="Times New Roman"/>
          </w:rPr>
          <w:t xml:space="preserve">five </w:t>
        </w:r>
      </w:ins>
      <w:ins w:id="716" w:author="Benton, Deon" w:date="2026-06-21T17:07:00Z" w16du:dateUtc="2026-06-21T22:07:00Z">
        <w:r w:rsidR="00227861">
          <w:rPr>
            <w:rFonts w:ascii="Times New Roman" w:hAnsi="Times New Roman" w:cs="Times New Roman"/>
          </w:rPr>
          <w:t xml:space="preserve">features were activated correctly </w:t>
        </w:r>
      </w:ins>
      <w:ins w:id="717" w:author="Benton, Deon" w:date="2026-06-21T17:06:00Z" w16du:dateUtc="2026-06-21T22:06:00Z">
        <w:r w:rsidR="00227861">
          <w:rPr>
            <w:rFonts w:ascii="Times New Roman" w:hAnsi="Times New Roman" w:cs="Times New Roman"/>
          </w:rPr>
          <w:t>during the Consistent test event meant that</w:t>
        </w:r>
      </w:ins>
      <w:ins w:id="718" w:author="Benton, Deon" w:date="2026-06-21T17:07:00Z" w16du:dateUtc="2026-06-21T22:07:00Z">
        <w:r w:rsidR="00227861">
          <w:rPr>
            <w:rFonts w:ascii="Times New Roman" w:hAnsi="Times New Roman" w:cs="Times New Roman"/>
          </w:rPr>
          <w:t xml:space="preserve"> both events produced equivalent “looking” or error.</w:t>
        </w:r>
      </w:ins>
      <w:ins w:id="719" w:author="Benton, Deon" w:date="2026-06-21T17:12:00Z" w16du:dateUtc="2026-06-21T22:12:00Z">
        <w:r w:rsidR="00367AE5">
          <w:rPr>
            <w:rFonts w:ascii="Times New Roman" w:hAnsi="Times New Roman" w:cs="Times New Roman"/>
          </w:rPr>
          <w:t xml:space="preserve"> </w:t>
        </w:r>
      </w:ins>
      <w:r w:rsidR="008A120A">
        <w:rPr>
          <w:rFonts w:ascii="Times New Roman" w:hAnsi="Times New Roman" w:cs="Times New Roman"/>
        </w:rPr>
        <w:t xml:space="preserve">In sum, </w:t>
      </w:r>
      <w:ins w:id="720" w:author="Benton, Deon" w:date="2026-06-21T17:12:00Z" w16du:dateUtc="2026-06-21T22:12:00Z">
        <w:r w:rsidR="00367AE5">
          <w:rPr>
            <w:rFonts w:ascii="Times New Roman" w:hAnsi="Times New Roman" w:cs="Times New Roman"/>
          </w:rPr>
          <w:t>the associative theory that the model implem</w:t>
        </w:r>
      </w:ins>
      <w:ins w:id="721" w:author="Benton, Deon" w:date="2026-06-21T17:13:00Z" w16du:dateUtc="2026-06-21T22:13:00Z">
        <w:r w:rsidR="00367AE5">
          <w:rPr>
            <w:rFonts w:ascii="Times New Roman" w:hAnsi="Times New Roman" w:cs="Times New Roman"/>
          </w:rPr>
          <w:t xml:space="preserve">ents is the one governing its performance. </w:t>
        </w:r>
      </w:ins>
    </w:p>
    <w:p w14:paraId="3E108D4A" w14:textId="2B643C84" w:rsidR="00B63244" w:rsidRDefault="00367AE5" w:rsidP="008554A5">
      <w:pPr>
        <w:spacing w:line="480" w:lineRule="auto"/>
        <w:ind w:firstLine="720"/>
        <w:contextualSpacing/>
        <w:rPr>
          <w:rFonts w:ascii="Times New Roman" w:hAnsi="Times New Roman" w:cs="Times New Roman"/>
        </w:rPr>
      </w:pPr>
      <w:ins w:id="722" w:author="Benton, Deon" w:date="2026-06-21T17:13:00Z" w16du:dateUtc="2026-06-21T22:13:00Z">
        <w:r>
          <w:rPr>
            <w:rFonts w:ascii="Times New Roman" w:hAnsi="Times New Roman" w:cs="Times New Roman"/>
          </w:rPr>
          <w:lastRenderedPageBreak/>
          <w:t xml:space="preserve">It might nonetheless be argued that </w:t>
        </w:r>
      </w:ins>
      <w:ins w:id="723" w:author="Benton, Deon" w:date="2026-06-21T17:14:00Z" w16du:dateUtc="2026-06-21T22:14:00Z">
        <w:r>
          <w:rPr>
            <w:rFonts w:ascii="Times New Roman" w:hAnsi="Times New Roman" w:cs="Times New Roman"/>
          </w:rPr>
          <w:t xml:space="preserve">these results and this analysis </w:t>
        </w:r>
      </w:ins>
      <w:ins w:id="724" w:author="Benton, Deon" w:date="2026-06-21T17:15:00Z" w16du:dateUtc="2026-06-21T22:15:00Z">
        <w:r>
          <w:rPr>
            <w:rFonts w:ascii="Times New Roman" w:hAnsi="Times New Roman" w:cs="Times New Roman"/>
          </w:rPr>
          <w:t>are</w:t>
        </w:r>
      </w:ins>
      <w:ins w:id="725" w:author="Benton, Deon" w:date="2026-06-21T17:14:00Z" w16du:dateUtc="2026-06-21T22:14:00Z">
        <w:r>
          <w:rPr>
            <w:rFonts w:ascii="Times New Roman" w:hAnsi="Times New Roman" w:cs="Times New Roman"/>
          </w:rPr>
          <w:t xml:space="preserve"> undermined by the fact that the model’s pretraining experience poorly approximated infants’ real-world experience. The basis for this potential objection is that</w:t>
        </w:r>
      </w:ins>
      <w:ins w:id="726" w:author="Benton, Deon" w:date="2026-06-21T17:19:00Z" w16du:dateUtc="2026-06-21T22:19:00Z">
        <w:r w:rsidR="009C148F">
          <w:rPr>
            <w:rFonts w:ascii="Times New Roman" w:hAnsi="Times New Roman" w:cs="Times New Roman"/>
          </w:rPr>
          <w:t xml:space="preserve"> whereas infants see at some instances of unconstrained arced motion,</w:t>
        </w:r>
      </w:ins>
      <w:r w:rsidR="00B63244" w:rsidRPr="00B63244">
        <w:rPr>
          <w:rFonts w:ascii="Times New Roman" w:hAnsi="Times New Roman" w:cs="Times New Roman"/>
        </w:rPr>
        <w:t xml:space="preserve"> </w:t>
      </w:r>
      <w:ins w:id="727" w:author="Benton, Deon" w:date="2026-06-21T17:19:00Z" w16du:dateUtc="2026-06-21T22:19:00Z">
        <w:r w:rsidR="009C148F">
          <w:rPr>
            <w:rFonts w:ascii="Times New Roman" w:hAnsi="Times New Roman" w:cs="Times New Roman"/>
          </w:rPr>
          <w:t>such motion</w:t>
        </w:r>
      </w:ins>
      <w:r w:rsidR="00B63244" w:rsidRPr="00B63244">
        <w:rPr>
          <w:rFonts w:ascii="Times New Roman" w:hAnsi="Times New Roman" w:cs="Times New Roman"/>
        </w:rPr>
        <w:t xml:space="preserve"> never occurred during pretraining</w:t>
      </w:r>
      <w:ins w:id="728" w:author="Benton, Deon" w:date="2026-06-21T17:20:00Z" w16du:dateUtc="2026-06-21T22:20:00Z">
        <w:r w:rsidR="009C148F">
          <w:rPr>
            <w:rFonts w:ascii="Times New Roman" w:hAnsi="Times New Roman" w:cs="Times New Roman"/>
          </w:rPr>
          <w:t xml:space="preserve"> for networks</w:t>
        </w:r>
      </w:ins>
      <w:r w:rsidR="009E3E69">
        <w:rPr>
          <w:rFonts w:ascii="Times New Roman" w:hAnsi="Times New Roman" w:cs="Times New Roman"/>
        </w:rPr>
        <w:t xml:space="preserve">. </w:t>
      </w:r>
      <w:ins w:id="729" w:author="Benton, Deon" w:date="2026-06-21T17:15:00Z" w16du:dateUtc="2026-06-21T22:15:00Z">
        <w:r>
          <w:rPr>
            <w:rFonts w:ascii="Times New Roman" w:hAnsi="Times New Roman" w:cs="Times New Roman"/>
          </w:rPr>
          <w:t>Simulation 1b addressed this issue head-on by</w:t>
        </w:r>
      </w:ins>
      <w:r w:rsidR="00B63244">
        <w:rPr>
          <w:rFonts w:ascii="Times New Roman" w:hAnsi="Times New Roman" w:cs="Times New Roman"/>
        </w:rPr>
        <w:t xml:space="preserve"> </w:t>
      </w:r>
      <w:ins w:id="730" w:author="Benton, Deon" w:date="2026-06-21T17:15:00Z" w16du:dateUtc="2026-06-21T22:15:00Z">
        <w:r>
          <w:rPr>
            <w:rFonts w:ascii="Times New Roman" w:hAnsi="Times New Roman" w:cs="Times New Roman"/>
          </w:rPr>
          <w:t>testing</w:t>
        </w:r>
      </w:ins>
      <w:r w:rsidR="0078769E">
        <w:rPr>
          <w:rFonts w:ascii="Times New Roman" w:hAnsi="Times New Roman" w:cs="Times New Roman"/>
        </w:rPr>
        <w:t xml:space="preserve"> </w:t>
      </w:r>
      <w:ins w:id="731" w:author="Benton, Deon" w:date="2026-06-21T17:20:00Z" w16du:dateUtc="2026-06-21T22:20:00Z">
        <w:r w:rsidR="00906324">
          <w:rPr>
            <w:rFonts w:ascii="Times New Roman" w:hAnsi="Times New Roman" w:cs="Times New Roman"/>
          </w:rPr>
          <w:t>ALIAS’s ability to</w:t>
        </w:r>
      </w:ins>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ins w:id="732" w:author="Benton, Deon" w:date="2026-06-21T17:18:00Z" w16du:dateUtc="2026-06-21T22:18:00Z">
        <w:r>
          <w:rPr>
            <w:rFonts w:ascii="Times New Roman" w:hAnsi="Times New Roman" w:cs="Times New Roman"/>
          </w:rPr>
          <w:t xml:space="preserve"> the </w:t>
        </w:r>
      </w:ins>
      <w:ins w:id="733" w:author="Benton, Deon" w:date="2026-06-21T17:20:00Z" w16du:dateUtc="2026-06-21T22:20:00Z">
        <w:r w:rsidR="00906324">
          <w:rPr>
            <w:rFonts w:ascii="Times New Roman" w:hAnsi="Times New Roman" w:cs="Times New Roman"/>
          </w:rPr>
          <w:t>pretraining</w:t>
        </w:r>
      </w:ins>
      <w:ins w:id="734" w:author="Benton, Deon" w:date="2026-06-21T17:18:00Z" w16du:dateUtc="2026-06-21T22:18:00Z">
        <w:r>
          <w:rPr>
            <w:rFonts w:ascii="Times New Roman" w:hAnsi="Times New Roman" w:cs="Times New Roman"/>
          </w:rPr>
          <w:t xml:space="preserve"> ratio of constrained to unconstrained arced motion</w:t>
        </w:r>
      </w:ins>
      <w:ins w:id="735" w:author="Benton, Deon" w:date="2026-06-21T17:20:00Z" w16du:dateUtc="2026-06-21T22:20:00Z">
        <w:r w:rsidR="00906324">
          <w:rPr>
            <w:rFonts w:ascii="Times New Roman" w:hAnsi="Times New Roman" w:cs="Times New Roman"/>
          </w:rPr>
          <w:t xml:space="preserve"> varied.</w:t>
        </w:r>
      </w:ins>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ins w:id="736" w:author="Benton, Deon" w:date="2026-06-21T17:21:00Z" w16du:dateUtc="2026-06-21T22:21:00Z">
        <w:r>
          <w:rPr>
            <w:rFonts w:ascii="Times New Roman" w:eastAsia="Times New Roman" w:hAnsi="Times New Roman" w:cs="Times New Roman"/>
          </w:rPr>
          <w:t xml:space="preserve">To test whether ALIAS’s performance in Simulation 1a depended on </w:t>
        </w:r>
      </w:ins>
      <w:ins w:id="737" w:author="Benton, Deon" w:date="2026-06-21T17:22:00Z" w16du:dateUtc="2026-06-21T22:22:00Z">
        <w:r>
          <w:rPr>
            <w:rFonts w:ascii="Times New Roman" w:eastAsia="Times New Roman" w:hAnsi="Times New Roman" w:cs="Times New Roman"/>
          </w:rPr>
          <w:t xml:space="preserve">not seeing unconstrained arced motion during pretraining, the ratio of this motion to arced motion was varied during pretraining. </w:t>
        </w:r>
      </w:ins>
      <w:ins w:id="738" w:author="Benton, Deon" w:date="2026-06-21T18:55:00Z" w16du:dateUtc="2026-06-21T23:55:00Z">
        <w:r w:rsidR="003354F7">
          <w:rPr>
            <w:rFonts w:ascii="Times New Roman" w:eastAsia="Times New Roman" w:hAnsi="Times New Roman" w:cs="Times New Roman"/>
          </w:rPr>
          <w:t>The ratios used were</w:t>
        </w:r>
      </w:ins>
      <w:ins w:id="739" w:author="Benton, Deon" w:date="2026-06-21T17:25:00Z" w16du:dateUtc="2026-06-21T22:25:00Z">
        <w:r>
          <w:rPr>
            <w:rFonts w:ascii="Times New Roman" w:eastAsia="Times New Roman" w:hAnsi="Times New Roman" w:cs="Times New Roman"/>
          </w:rPr>
          <w:t>:</w:t>
        </w:r>
      </w:ins>
      <w:r w:rsidR="00BF62AD" w:rsidRPr="00BF62AD">
        <w:rPr>
          <w:rFonts w:ascii="Times New Roman" w:eastAsia="Times New Roman" w:hAnsi="Times New Roman" w:cs="Times New Roman"/>
        </w:rPr>
        <w:t xml:space="preserve"> </w:t>
      </w:r>
      <w:ins w:id="740" w:author="Benton, Deon" w:date="2026-06-21T17:24:00Z" w16du:dateUtc="2026-06-21T22:24:00Z">
        <w:r>
          <w:rPr>
            <w:rFonts w:ascii="Times New Roman" w:eastAsia="Times New Roman" w:hAnsi="Times New Roman" w:cs="Times New Roman"/>
          </w:rPr>
          <w:t>90% constrained vs. 10% unconstrained</w:t>
        </w:r>
      </w:ins>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ins w:id="741" w:author="Benton, Deon" w:date="2026-06-21T17:23:00Z" w16du:dateUtc="2026-06-21T22:23:00Z">
        <w:r>
          <w:rPr>
            <w:rFonts w:ascii="Times New Roman" w:eastAsia="Times New Roman" w:hAnsi="Times New Roman" w:cs="Times New Roman"/>
          </w:rPr>
          <w:t>A sixth ratio—</w:t>
        </w:r>
      </w:ins>
      <w:ins w:id="742" w:author="Benton, Deon" w:date="2026-06-21T18:50:00Z" w16du:dateUtc="2026-06-21T23:50:00Z">
        <w:r w:rsidR="003B2C68" w:rsidRPr="00BF62AD">
          <w:rPr>
            <w:rFonts w:ascii="Times New Roman" w:eastAsia="Times New Roman" w:hAnsi="Times New Roman" w:cs="Times New Roman"/>
          </w:rPr>
          <w:t>100% constrained vs. 0% unconstrained</w:t>
        </w:r>
        <w:r w:rsidR="00652565">
          <w:rPr>
            <w:rFonts w:ascii="Times New Roman" w:eastAsia="Times New Roman" w:hAnsi="Times New Roman" w:cs="Times New Roman"/>
          </w:rPr>
          <w:t>—</w:t>
        </w:r>
      </w:ins>
      <w:ins w:id="743" w:author="Benton, Deon" w:date="2026-06-21T17:23:00Z" w16du:dateUtc="2026-06-21T22:23:00Z">
        <w:r>
          <w:rPr>
            <w:rFonts w:ascii="Times New Roman" w:eastAsia="Times New Roman" w:hAnsi="Times New Roman" w:cs="Times New Roman"/>
          </w:rPr>
          <w:t>w</w:t>
        </w:r>
      </w:ins>
      <w:ins w:id="744" w:author="Benton, Deon" w:date="2026-06-21T18:50:00Z" w16du:dateUtc="2026-06-21T23:50:00Z">
        <w:r w:rsidR="00652565">
          <w:rPr>
            <w:rFonts w:ascii="Times New Roman" w:eastAsia="Times New Roman" w:hAnsi="Times New Roman" w:cs="Times New Roman"/>
          </w:rPr>
          <w:t>a</w:t>
        </w:r>
      </w:ins>
      <w:ins w:id="745" w:author="Benton, Deon" w:date="2026-06-21T17:23:00Z" w16du:dateUtc="2026-06-21T22:23:00Z">
        <w:r>
          <w:rPr>
            <w:rFonts w:ascii="Times New Roman" w:eastAsia="Times New Roman" w:hAnsi="Times New Roman" w:cs="Times New Roman"/>
          </w:rPr>
          <w:t xml:space="preserve">s also used to test the robustness of </w:t>
        </w:r>
      </w:ins>
      <w:ins w:id="746" w:author="Benton, Deon" w:date="2026-06-21T18:50:00Z" w16du:dateUtc="2026-06-21T23:50:00Z">
        <w:r w:rsidR="003B2C68">
          <w:rPr>
            <w:rFonts w:ascii="Times New Roman" w:eastAsia="Times New Roman" w:hAnsi="Times New Roman" w:cs="Times New Roman"/>
          </w:rPr>
          <w:t>Simulation 1a</w:t>
        </w:r>
      </w:ins>
      <w:ins w:id="747" w:author="Benton, Deon" w:date="2026-06-21T17:24:00Z" w16du:dateUtc="2026-06-21T22:24:00Z">
        <w:r>
          <w:rPr>
            <w:rFonts w:ascii="Times New Roman" w:eastAsia="Times New Roman" w:hAnsi="Times New Roman" w:cs="Times New Roman"/>
          </w:rPr>
          <w:t>.</w:t>
        </w:r>
      </w:ins>
      <w:ins w:id="748" w:author="Benton, Deon" w:date="2026-06-21T17:23:00Z" w16du:dateUtc="2026-06-21T22:23:00Z">
        <w:r>
          <w:rPr>
            <w:rFonts w:ascii="Times New Roman" w:eastAsia="Times New Roman" w:hAnsi="Times New Roman" w:cs="Times New Roman"/>
          </w:rPr>
          <w:t xml:space="preserve"> </w:t>
        </w:r>
      </w:ins>
      <w:ins w:id="749" w:author="Benton, Deon" w:date="2026-06-21T18:51:00Z" w16du:dateUtc="2026-06-21T23:51:00Z">
        <w:r w:rsidR="008A27EC">
          <w:rPr>
            <w:rFonts w:ascii="Times New Roman" w:eastAsia="Times New Roman" w:hAnsi="Times New Roman" w:cs="Times New Roman"/>
          </w:rPr>
          <w:t xml:space="preserve">In each ratio, the first </w:t>
        </w:r>
      </w:ins>
      <w:ins w:id="750" w:author="Benton, Deon" w:date="2026-06-21T18:52:00Z" w16du:dateUtc="2026-06-21T23:52:00Z">
        <w:r w:rsidR="008A27EC">
          <w:rPr>
            <w:rFonts w:ascii="Times New Roman" w:eastAsia="Times New Roman" w:hAnsi="Times New Roman" w:cs="Times New Roman"/>
          </w:rPr>
          <w:t xml:space="preserve">and second </w:t>
        </w:r>
      </w:ins>
      <w:ins w:id="751" w:author="Benton, Deon" w:date="2026-06-21T18:51:00Z" w16du:dateUtc="2026-06-21T23:51:00Z">
        <w:r w:rsidR="008A27EC">
          <w:rPr>
            <w:rFonts w:ascii="Times New Roman" w:eastAsia="Times New Roman" w:hAnsi="Times New Roman" w:cs="Times New Roman"/>
          </w:rPr>
          <w:t>number</w:t>
        </w:r>
      </w:ins>
      <w:ins w:id="752" w:author="Benton, Deon" w:date="2026-06-21T18:52:00Z" w16du:dateUtc="2026-06-21T23:52:00Z">
        <w:r w:rsidR="008A27EC">
          <w:rPr>
            <w:rFonts w:ascii="Times New Roman" w:eastAsia="Times New Roman" w:hAnsi="Times New Roman" w:cs="Times New Roman"/>
          </w:rPr>
          <w:t>s</w:t>
        </w:r>
      </w:ins>
      <w:ins w:id="753" w:author="Benton, Deon" w:date="2026-06-21T18:51:00Z" w16du:dateUtc="2026-06-21T23:51:00Z">
        <w:r w:rsidR="008A27EC">
          <w:rPr>
            <w:rFonts w:ascii="Times New Roman" w:eastAsia="Times New Roman" w:hAnsi="Times New Roman" w:cs="Times New Roman"/>
          </w:rPr>
          <w:t xml:space="preserve"> corresponded to the proportion of time that constrained motion occurred during pretraining</w:t>
        </w:r>
      </w:ins>
      <w:ins w:id="754" w:author="Benton, Deon" w:date="2026-06-21T18:52:00Z" w16du:dateUtc="2026-06-21T23:52:00Z">
        <w:r w:rsidR="008A27EC">
          <w:rPr>
            <w:rFonts w:ascii="Times New Roman" w:eastAsia="Times New Roman" w:hAnsi="Times New Roman" w:cs="Times New Roman"/>
          </w:rPr>
          <w:t>; the second number corresponded to the proportion of time that unconstrained motion occurred</w:t>
        </w:r>
      </w:ins>
      <w:ins w:id="755" w:author="Benton, Deon" w:date="2026-06-21T18:53:00Z" w16du:dateUtc="2026-06-21T23:53:00Z">
        <w:r w:rsidR="008A27EC">
          <w:rPr>
            <w:rFonts w:ascii="Times New Roman" w:eastAsia="Times New Roman" w:hAnsi="Times New Roman" w:cs="Times New Roman"/>
          </w:rPr>
          <w:t xml:space="preserve"> during this phase</w:t>
        </w:r>
      </w:ins>
      <w:ins w:id="756" w:author="Benton, Deon" w:date="2026-06-21T18:52:00Z" w16du:dateUtc="2026-06-21T23:52:00Z">
        <w:r w:rsidR="008A27EC">
          <w:rPr>
            <w:rFonts w:ascii="Times New Roman" w:eastAsia="Times New Roman" w:hAnsi="Times New Roman" w:cs="Times New Roman"/>
          </w:rPr>
          <w:t>.</w:t>
        </w:r>
      </w:ins>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ins w:id="757" w:author="Benton, Deon" w:date="2026-06-21T18:54:00Z" w16du:dateUtc="2026-06-21T23:54:00Z">
        <w:r w:rsidR="008A27EC">
          <w:rPr>
            <w:rFonts w:ascii="Times New Roman" w:eastAsia="Times New Roman" w:hAnsi="Times New Roman" w:cs="Times New Roman"/>
          </w:rPr>
          <w:t>Given the goal of this simulation</w:t>
        </w:r>
      </w:ins>
      <w:r w:rsidR="00F728A6">
        <w:rPr>
          <w:rFonts w:ascii="Times New Roman" w:eastAsia="Times New Roman" w:hAnsi="Times New Roman" w:cs="Times New Roman"/>
        </w:rPr>
        <w:t xml:space="preserve">, </w:t>
      </w:r>
      <w:ins w:id="758" w:author="Benton, Deon" w:date="2026-06-21T18:55:00Z" w16du:dateUtc="2026-06-21T23:55:00Z">
        <w:r w:rsidR="008A27EC">
          <w:rPr>
            <w:rFonts w:ascii="Times New Roman" w:eastAsia="Times New Roman" w:hAnsi="Times New Roman" w:cs="Times New Roman"/>
          </w:rPr>
          <w:t>ALIAS was not compared to the competitor models</w:t>
        </w:r>
      </w:ins>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1EF8ACDE"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567787">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ins w:id="759" w:author="Benton, Deon" w:date="2026-06-21T18:56:00Z" w16du:dateUtc="2026-06-21T23:56:00Z">
        <w:r>
          <w:rPr>
            <w:rFonts w:ascii="Times New Roman" w:hAnsi="Times New Roman" w:cs="Times New Roman"/>
          </w:rPr>
          <w:t>As shown in Figure 12, ALIAS reproduced the first target finding irrespective of the ratio of each kind of motion.</w:t>
        </w:r>
      </w:ins>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35EC8C2C"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B91D50" w:rsidRPr="00B63244">
        <w:rPr>
          <w:rFonts w:ascii="Times New Roman" w:hAnsi="Times New Roman" w:cs="Times New Roman"/>
        </w:rPr>
        <w:t xml:space="preserve">. </w:t>
      </w:r>
      <w:r w:rsidR="008A2609">
        <w:rPr>
          <w:rFonts w:ascii="Times New Roman" w:hAnsi="Times New Roman" w:cs="Times New Roman"/>
        </w:rPr>
        <w:t>One notable feature of these results</w:t>
      </w:r>
      <w:ins w:id="760" w:author="Benton, Deon" w:date="2026-06-21T21:47:00Z" w16du:dateUtc="2026-06-22T02:47:00Z">
        <w:r w:rsidR="00636D4A">
          <w:rPr>
            <w:rFonts w:ascii="Times New Roman" w:hAnsi="Times New Roman" w:cs="Times New Roman"/>
          </w:rPr>
          <w:t xml:space="preserve"> </w:t>
        </w:r>
      </w:ins>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 xml:space="preserve">action </w:t>
      </w:r>
      <w:r w:rsidR="00DB0881">
        <w:rPr>
          <w:rFonts w:ascii="Times New Roman" w:eastAsia="Times New Roman" w:hAnsi="Times New Roman" w:cs="Times New Roman"/>
        </w:rPr>
        <w:lastRenderedPageBreak/>
        <w:t>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possessed features 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761"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762"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2E8DAC07"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535F0">
        <w:rPr>
          <w:rFonts w:ascii="Times New Roman" w:eastAsia="Times New Roman" w:hAnsi="Times New Roman" w:cs="Times New Roman"/>
        </w:rPr>
        <w:t xml:space="preserve">The networks tested here were “9-month-olds” </w:t>
      </w:r>
      <w:r w:rsidR="000535F0">
        <w:rPr>
          <w:rFonts w:ascii="Times New Roman" w:eastAsia="Times New Roman" w:hAnsi="Times New Roman" w:cs="Times New Roman"/>
        </w:rPr>
        <w:t xml:space="preserve">(675 </w:t>
      </w:r>
      <w:r w:rsidR="001D0807">
        <w:rPr>
          <w:rFonts w:ascii="Times New Roman" w:eastAsia="Times New Roman" w:hAnsi="Times New Roman" w:cs="Times New Roman"/>
        </w:rPr>
        <w:t xml:space="preserve">pretraining </w:t>
      </w:r>
      <w:r w:rsidR="000535F0">
        <w:rPr>
          <w:rFonts w:ascii="Times New Roman" w:eastAsia="Times New Roman" w:hAnsi="Times New Roman" w:cs="Times New Roman"/>
        </w:rPr>
        <w:t>epochs</w:t>
      </w:r>
      <w:r w:rsidR="003B095B">
        <w:rPr>
          <w:rFonts w:ascii="Times New Roman" w:eastAsia="Times New Roman" w:hAnsi="Times New Roman" w:cs="Times New Roman"/>
        </w:rPr>
        <w:t>,</w:t>
      </w:r>
      <w:r w:rsidR="000535F0">
        <w:rPr>
          <w:rFonts w:ascii="Times New Roman" w:eastAsia="Times New Roman" w:hAnsi="Times New Roman" w:cs="Times New Roman"/>
        </w:rPr>
        <w:t xml:space="preserve"> </w:t>
      </w:r>
      <w:r w:rsidR="000535F0">
        <w:rPr>
          <w:rFonts w:ascii="Times New Roman" w:eastAsia="Times New Roman" w:hAnsi="Times New Roman" w:cs="Times New Roman"/>
        </w:rPr>
        <w:t xml:space="preserve">learning rate of </w:t>
      </w:r>
      <w:r w:rsidR="000535F0">
        <w:rPr>
          <w:rFonts w:ascii="Times New Roman" w:eastAsia="Times New Roman" w:hAnsi="Times New Roman" w:cs="Times New Roman"/>
        </w:rPr>
        <w:t>0.0875</w:t>
      </w:r>
      <w:r w:rsidR="003B095B">
        <w:rPr>
          <w:rFonts w:ascii="Times New Roman" w:eastAsia="Times New Roman" w:hAnsi="Times New Roman" w:cs="Times New Roman"/>
        </w:rPr>
        <w:t>, and 40 hidden units</w:t>
      </w:r>
      <w:r w:rsidR="000535F0">
        <w:rPr>
          <w:rFonts w:ascii="Times New Roman" w:eastAsia="Times New Roman" w:hAnsi="Times New Roman" w:cs="Times New Roman"/>
        </w:rPr>
        <w:t>)</w:t>
      </w:r>
      <w:r w:rsidR="00DC6C96">
        <w:rPr>
          <w:rFonts w:ascii="Times New Roman" w:eastAsia="Times New Roman" w:hAnsi="Times New Roman" w:cs="Times New Roman"/>
        </w:rPr>
        <w:t xml:space="preserve"> </w:t>
      </w:r>
      <w:r w:rsidR="00AB345C">
        <w:rPr>
          <w:rFonts w:ascii="Times New Roman" w:eastAsia="Times New Roman" w:hAnsi="Times New Roman" w:cs="Times New Roman"/>
        </w:rPr>
        <w:t xml:space="preserve">because </w:t>
      </w:r>
      <w:r w:rsidR="000535F0">
        <w:rPr>
          <w:rFonts w:ascii="Times New Roman" w:eastAsia="Times New Roman" w:hAnsi="Times New Roman" w:cs="Times New Roman"/>
        </w:rPr>
        <w:t>the study from which this target finding derived</w:t>
      </w:r>
      <w:r w:rsidR="00AB345C">
        <w:rPr>
          <w:rFonts w:ascii="Times New Roman" w:eastAsia="Times New Roman" w:hAnsi="Times New Roman" w:cs="Times New Roman"/>
        </w:rPr>
        <w:t xml:space="preserve"> tested </w:t>
      </w:r>
      <w:r w:rsidR="000535F0">
        <w:rPr>
          <w:rFonts w:ascii="Times New Roman" w:eastAsia="Times New Roman" w:hAnsi="Times New Roman" w:cs="Times New Roman"/>
        </w:rPr>
        <w:t>this age.</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00C9CE04"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2346550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Figure </w:t>
      </w:r>
      <w:r w:rsidR="00872090">
        <w:rPr>
          <w:rFonts w:ascii="Times New Roman" w:hAnsi="Times New Roman" w:cs="Times New Roman"/>
        </w:rPr>
        <w:t>1</w:t>
      </w:r>
      <w:r w:rsidR="00DD3A69">
        <w:rPr>
          <w:rFonts w:ascii="Times New Roman" w:hAnsi="Times New Roman" w:cs="Times New Roman"/>
        </w:rPr>
        <w:t>3 shows clearly that, both overall and for different habituation lengths,</w:t>
      </w:r>
      <w:r w:rsidR="00872090">
        <w:rPr>
          <w:rFonts w:ascii="Times New Roman" w:hAnsi="Times New Roman" w:cs="Times New Roman"/>
        </w:rPr>
        <w:t xml:space="preserve"> </w:t>
      </w:r>
      <w:r w:rsidR="00DD3A69">
        <w:rPr>
          <w:rFonts w:ascii="Times New Roman" w:hAnsi="Times New Roman" w:cs="Times New Roman"/>
        </w:rPr>
        <w:t>ALIAS’s responses did not hinge on the objects possessing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BB78C3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75615395" w:rsidR="00A565C1" w:rsidRDefault="0052464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t>
      </w:r>
      <w:r w:rsidR="00F25110">
        <w:rPr>
          <w:rFonts w:ascii="Times New Roman" w:hAnsi="Times New Roman" w:cs="Times New Roman"/>
        </w:rPr>
        <w:lastRenderedPageBreak/>
        <w:t>whether objects possess animate-typical features</w:t>
      </w:r>
      <w:r w:rsidR="006E079D">
        <w:rPr>
          <w:rFonts w:ascii="Times New Roman" w:hAnsi="Times New Roman" w:cs="Times New Roman"/>
        </w:rPr>
        <w:t xml:space="preserve"> only weakly demonstrate </w:t>
      </w:r>
      <w:r w:rsidR="00F25110">
        <w:rPr>
          <w:rFonts w:ascii="Times New Roman" w:hAnsi="Times New Roman" w:cs="Times New Roman"/>
        </w:rPr>
        <w:t xml:space="preserve">its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763" w:author="Benton, Deon" w:date="2026-06-12T14:47:00Z" w16du:dateUtc="2026-06-12T19:47:00Z">
        <w:r w:rsidR="004C69B8">
          <w:rPr>
            <w:rFonts w:ascii="Times New Roman" w:hAnsi="Times New Roman" w:cs="Times New Roman"/>
          </w:rPr>
          <w:t xml:space="preserve">make bidirectional inferences among goals, actions, and constraints. </w:t>
        </w:r>
      </w:ins>
      <w:ins w:id="764" w:author="Benton, Deon" w:date="2026-06-11T17:45:00Z" w16du:dateUtc="2026-06-11T22:45:00Z">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765" w:author="Benton, Deon" w:date="2026-06-11T17:47:00Z" w16du:dateUtc="2026-06-11T22:47:00Z">
        <w:r w:rsidR="00A565C1">
          <w:rPr>
            <w:rFonts w:ascii="Times New Roman" w:hAnsi="Times New Roman" w:cs="Times New Roman"/>
          </w:rPr>
          <w:t>reached</w:t>
        </w:r>
      </w:ins>
      <w:ins w:id="766" w:author="Benton, Deon" w:date="2026-06-11T17:45:00Z" w16du:dateUtc="2026-06-11T22:45:00Z">
        <w:r w:rsidR="00A565C1" w:rsidRPr="00DB2735">
          <w:rPr>
            <w:rFonts w:ascii="Times New Roman" w:hAnsi="Times New Roman" w:cs="Times New Roman"/>
          </w:rPr>
          <w:t xml:space="preserve"> the small </w:t>
        </w:r>
      </w:ins>
      <w:ins w:id="767" w:author="Benton, Deon" w:date="2026-06-11T17:47:00Z" w16du:dateUtc="2026-06-11T22:47:00Z">
        <w:r w:rsidR="00A565C1">
          <w:rPr>
            <w:rFonts w:ascii="Times New Roman" w:hAnsi="Times New Roman" w:cs="Times New Roman"/>
          </w:rPr>
          <w:t>one</w:t>
        </w:r>
      </w:ins>
      <w:ins w:id="768" w:author="Benton, Deon" w:date="2026-06-11T17:45:00Z" w16du:dateUtc="2026-06-11T22:45:00Z">
        <w:r w:rsidR="00A565C1" w:rsidRPr="00DB2735">
          <w:rPr>
            <w:rFonts w:ascii="Times New Roman" w:hAnsi="Times New Roman" w:cs="Times New Roman"/>
          </w:rPr>
          <w:t>, the small circle moved through a</w:t>
        </w:r>
      </w:ins>
      <w:r w:rsidR="00A565C1">
        <w:rPr>
          <w:rFonts w:ascii="Times New Roman" w:hAnsi="Times New Roman" w:cs="Times New Roman"/>
        </w:rPr>
        <w:t xml:space="preserve"> narrow gap between two bars and</w:t>
      </w:r>
      <w:ins w:id="769"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 xml:space="preserve">disappeared </w:t>
      </w:r>
      <w:ins w:id="770" w:author="Benton, Deon" w:date="2026-06-11T17:45:00Z" w16du:dateUtc="2026-06-11T22:45:00Z">
        <w:r w:rsidR="00A565C1" w:rsidRPr="00DB2735">
          <w:rPr>
            <w:rFonts w:ascii="Times New Roman" w:hAnsi="Times New Roman" w:cs="Times New Roman"/>
          </w:rPr>
          <w:t>from the screen</w:t>
        </w:r>
      </w:ins>
      <w:r w:rsidR="00A565C1">
        <w:rPr>
          <w:rFonts w:ascii="Times New Roman" w:hAnsi="Times New Roman" w:cs="Times New Roman"/>
        </w:rPr>
        <w:t>; the width of the gap forced the larger circle to move around one of the bars</w:t>
      </w:r>
      <w:ins w:id="771" w:author="Benton, Deon" w:date="2026-06-11T17:45:00Z" w16du:dateUtc="2026-06-11T22:45:00Z">
        <w:r w:rsidR="00A565C1" w:rsidRPr="00DB2735">
          <w:rPr>
            <w:rFonts w:ascii="Times New Roman" w:hAnsi="Times New Roman" w:cs="Times New Roman"/>
          </w:rPr>
          <w:t xml:space="preserve">. </w:t>
        </w:r>
      </w:ins>
      <w:r w:rsidR="00A565C1">
        <w:rPr>
          <w:rFonts w:ascii="Times New Roman" w:hAnsi="Times New Roman" w:cs="Times New Roman"/>
        </w:rPr>
        <w:t>The fact that the</w:t>
      </w:r>
      <w:ins w:id="772" w:author="Benton, Deon" w:date="2026-06-11T17:45:00Z" w16du:dateUtc="2026-06-11T22:45:00Z">
        <w:r w:rsidR="00A565C1" w:rsidRPr="00DB2735">
          <w:rPr>
            <w:rFonts w:ascii="Times New Roman" w:hAnsi="Times New Roman" w:cs="Times New Roman"/>
          </w:rPr>
          <w:t xml:space="preserve"> large circle never reached the small one</w:t>
        </w:r>
      </w:ins>
      <w:ins w:id="773" w:author="Benton, Deon" w:date="2026-06-11T17:48:00Z" w16du:dateUtc="2026-06-11T22:48:00Z">
        <w:r w:rsidR="00A565C1">
          <w:rPr>
            <w:rFonts w:ascii="Times New Roman" w:hAnsi="Times New Roman" w:cs="Times New Roman"/>
          </w:rPr>
          <w:t xml:space="preserve"> before it disappeared from the screen</w:t>
        </w:r>
      </w:ins>
      <w:r w:rsidR="00A565C1">
        <w:rPr>
          <w:rFonts w:ascii="Times New Roman" w:hAnsi="Times New Roman" w:cs="Times New Roman"/>
        </w:rPr>
        <w:t xml:space="preserve"> meant that </w:t>
      </w:r>
      <w:ins w:id="774" w:author="Benton, Deon" w:date="2026-06-15T13:00:00Z" w16du:dateUtc="2026-06-15T18:00:00Z">
        <w:r w:rsidR="00A565C1">
          <w:rPr>
            <w:rFonts w:ascii="Times New Roman" w:hAnsi="Times New Roman" w:cs="Times New Roman"/>
          </w:rPr>
          <w:t xml:space="preserve">the large circle’s </w:t>
        </w:r>
      </w:ins>
      <w:r w:rsidR="00A565C1">
        <w:rPr>
          <w:rFonts w:ascii="Times New Roman" w:hAnsi="Times New Roman" w:cs="Times New Roman"/>
        </w:rPr>
        <w:t xml:space="preserve">goal </w:t>
      </w:r>
      <w:ins w:id="775" w:author="Benton, Deon" w:date="2026-06-15T13:00:00Z" w16du:dateUtc="2026-06-15T18:00:00Z">
        <w:r w:rsidR="00A565C1">
          <w:rPr>
            <w:rFonts w:ascii="Times New Roman" w:hAnsi="Times New Roman" w:cs="Times New Roman"/>
          </w:rPr>
          <w:t>of reaching the small one</w:t>
        </w:r>
      </w:ins>
      <w:r w:rsidR="00A565C1">
        <w:rPr>
          <w:rFonts w:ascii="Times New Roman" w:hAnsi="Times New Roman" w:cs="Times New Roman"/>
        </w:rPr>
        <w:t xml:space="preserve"> </w:t>
      </w:r>
      <w:ins w:id="776" w:author="Benton, Deon" w:date="2026-06-11T17:45:00Z" w16du:dateUtc="2026-06-11T22:45:00Z">
        <w:r w:rsidR="00A565C1" w:rsidRPr="00DB2735">
          <w:rPr>
            <w:rFonts w:ascii="Times New Roman" w:hAnsi="Times New Roman" w:cs="Times New Roman"/>
          </w:rPr>
          <w:t>had to be inferred.</w:t>
        </w:r>
      </w:ins>
      <w:ins w:id="777" w:author="Benton, Deon" w:date="2026-06-11T17:48:00Z" w16du:dateUtc="2026-06-11T22:48:00Z">
        <w:r w:rsidR="00A565C1">
          <w:rPr>
            <w:rFonts w:ascii="Times New Roman" w:hAnsi="Times New Roman" w:cs="Times New Roman"/>
          </w:rPr>
          <w:t xml:space="preserve"> </w:t>
        </w:r>
      </w:ins>
      <w:ins w:id="778" w:author="Benton, Deon" w:date="2026-06-11T17:50:00Z" w16du:dateUtc="2026-06-11T22:50:00Z">
        <w:r w:rsidR="00A565C1">
          <w:rPr>
            <w:rFonts w:ascii="Times New Roman" w:hAnsi="Times New Roman" w:cs="Times New Roman"/>
          </w:rPr>
          <w:t>The authors found that when t</w:t>
        </w:r>
      </w:ins>
      <w:r w:rsidR="00A565C1">
        <w:rPr>
          <w:rFonts w:ascii="Times New Roman" w:hAnsi="Times New Roman" w:cs="Times New Roman"/>
        </w:rPr>
        <w:t>he gap was widened such that the large circle could fit through</w:t>
      </w:r>
      <w:ins w:id="779" w:author="Benton, Deon" w:date="2026-06-11T17:51:00Z" w16du:dateUtc="2026-06-11T22:51:00Z">
        <w:r w:rsidR="00A565C1">
          <w:rPr>
            <w:rFonts w:ascii="Times New Roman" w:hAnsi="Times New Roman" w:cs="Times New Roman"/>
          </w:rPr>
          <w:t>,</w:t>
        </w:r>
      </w:ins>
      <w:ins w:id="780" w:author="Benton, Deon" w:date="2026-06-15T13:00:00Z" w16du:dateUtc="2026-06-15T18:00:00Z">
        <w:r w:rsidR="00A565C1">
          <w:rPr>
            <w:rFonts w:ascii="Times New Roman" w:hAnsi="Times New Roman" w:cs="Times New Roman"/>
          </w:rPr>
          <w:t xml:space="preserve"> </w:t>
        </w:r>
      </w:ins>
      <w:ins w:id="781" w:author="Benton, Deon" w:date="2026-06-11T17:51:00Z" w16du:dateUtc="2026-06-11T22:51:00Z">
        <w:r w:rsidR="00A565C1">
          <w:rPr>
            <w:rFonts w:ascii="Times New Roman" w:hAnsi="Times New Roman" w:cs="Times New Roman"/>
          </w:rPr>
          <w:t xml:space="preserve">infants looked longer </w:t>
        </w:r>
      </w:ins>
      <w:ins w:id="782" w:author="Benton, Deon" w:date="2026-06-11T17:53:00Z" w16du:dateUtc="2026-06-11T22:53:00Z">
        <w:r w:rsidR="00A565C1">
          <w:rPr>
            <w:rFonts w:ascii="Times New Roman" w:hAnsi="Times New Roman" w:cs="Times New Roman"/>
          </w:rPr>
          <w:t xml:space="preserve">when </w:t>
        </w:r>
      </w:ins>
      <w:r w:rsidR="00A565C1">
        <w:rPr>
          <w:rFonts w:ascii="Times New Roman" w:hAnsi="Times New Roman" w:cs="Times New Roman"/>
        </w:rPr>
        <w:t>it</w:t>
      </w:r>
      <w:ins w:id="783" w:author="Benton, Deon" w:date="2026-06-11T17:51:00Z" w16du:dateUtc="2026-06-11T22:51:00Z">
        <w:r w:rsidR="00A565C1">
          <w:rPr>
            <w:rFonts w:ascii="Times New Roman" w:hAnsi="Times New Roman" w:cs="Times New Roman"/>
          </w:rPr>
          <w:t xml:space="preserve"> </w:t>
        </w:r>
      </w:ins>
      <w:r w:rsidR="00A565C1">
        <w:rPr>
          <w:rFonts w:ascii="Times New Roman" w:hAnsi="Times New Roman" w:cs="Times New Roman"/>
        </w:rPr>
        <w:t>continued moving</w:t>
      </w:r>
      <w:ins w:id="784" w:author="Benton, Deon" w:date="2026-06-11T17:51:00Z" w16du:dateUtc="2026-06-11T22:51:00Z">
        <w:r w:rsidR="00A565C1">
          <w:rPr>
            <w:rFonts w:ascii="Times New Roman" w:hAnsi="Times New Roman" w:cs="Times New Roman"/>
          </w:rPr>
          <w:t xml:space="preserve"> around one of the barriers than when it passed through </w:t>
        </w:r>
      </w:ins>
      <w:r w:rsidR="00A565C1">
        <w:rPr>
          <w:rFonts w:ascii="Times New Roman" w:hAnsi="Times New Roman" w:cs="Times New Roman"/>
        </w:rPr>
        <w:t>it</w:t>
      </w:r>
      <w:ins w:id="785" w:author="Benton, Deon" w:date="2026-06-11T17:53:00Z" w16du:dateUtc="2026-06-11T22:53:00Z">
        <w:r w:rsidR="00A565C1">
          <w:rPr>
            <w:rFonts w:ascii="Times New Roman" w:hAnsi="Times New Roman" w:cs="Times New Roman"/>
          </w:rPr>
          <w:t xml:space="preserve">. </w:t>
        </w:r>
      </w:ins>
      <w:r w:rsidR="00A565C1">
        <w:rPr>
          <w:rFonts w:ascii="Times New Roman" w:hAnsi="Times New Roman" w:cs="Times New Roman"/>
        </w:rPr>
        <w:t xml:space="preserve">Note that although </w:t>
      </w:r>
      <w:r w:rsidR="00A565C1">
        <w:rPr>
          <w:rFonts w:ascii="Times New Roman" w:hAnsi="Times New Roman" w:cs="Times New Roman"/>
        </w:rPr>
        <w:t xml:space="preserve">this experiment </w:t>
      </w:r>
      <w:r w:rsidR="00A565C1">
        <w:rPr>
          <w:rFonts w:ascii="Times New Roman" w:hAnsi="Times New Roman" w:cs="Times New Roman"/>
        </w:rPr>
        <w:t xml:space="preserve">did not employ </w:t>
      </w:r>
      <w:r w:rsidR="00A565C1">
        <w:rPr>
          <w:rFonts w:ascii="Times New Roman" w:hAnsi="Times New Roman" w:cs="Times New Roman"/>
        </w:rPr>
        <w:t>a standard Gergely paradigm,</w:t>
      </w:r>
      <w:r w:rsidR="00A565C1">
        <w:rPr>
          <w:rFonts w:ascii="Times New Roman" w:hAnsi="Times New Roman" w:cs="Times New Roman"/>
        </w:rPr>
        <w:t xml:space="preserve"> it can readily be recast within it</w:t>
      </w:r>
      <w:r w:rsidR="00A565C1">
        <w:rPr>
          <w:rFonts w:ascii="Times New Roman" w:hAnsi="Times New Roman" w:cs="Times New Roman"/>
        </w:rPr>
        <w:t xml:space="preserve"> by, for instance,</w:t>
      </w:r>
      <w:r w:rsidR="00A565C1">
        <w:rPr>
          <w:rFonts w:ascii="Times New Roman" w:hAnsi="Times New Roman" w:cs="Times New Roman"/>
        </w:rPr>
        <w:t xml:space="preserve"> terminating the habituation event after the first object clears the barrier but before it reaches the second object.</w:t>
      </w:r>
      <w:r w:rsidR="00A565C1">
        <w:rPr>
          <w:rFonts w:ascii="Times New Roman" w:hAnsi="Times New Roman" w:cs="Times New Roman"/>
        </w:rPr>
        <w:t xml:space="preserve">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ins w:id="786" w:author="Benton, Deon" w:date="2026-06-11T17:55:00Z" w16du:dateUtc="2026-06-11T22:55:00Z">
        <w:r>
          <w:rPr>
            <w:rFonts w:ascii="Times New Roman" w:hAnsi="Times New Roman" w:cs="Times New Roman"/>
          </w:rPr>
          <w:t xml:space="preserve">In a second experiment, </w:t>
        </w:r>
      </w:ins>
      <w:ins w:id="787" w:author="Benton, Deon" w:date="2026-06-11T17:56:00Z" w16du:dateUtc="2026-06-11T22:56:00Z">
        <w:r>
          <w:rPr>
            <w:rFonts w:ascii="Times New Roman" w:hAnsi="Times New Roman" w:cs="Times New Roman"/>
          </w:rPr>
          <w:t xml:space="preserve">infants were </w:t>
        </w:r>
        <w:r w:rsidRPr="00470AA1">
          <w:rPr>
            <w:rFonts w:ascii="Times New Roman" w:hAnsi="Times New Roman" w:cs="Times New Roman"/>
          </w:rPr>
          <w:t xml:space="preserve">habituated to </w:t>
        </w:r>
      </w:ins>
      <w:ins w:id="788" w:author="Benton, Deon" w:date="2026-06-11T17:57:00Z" w16du:dateUtc="2026-06-11T22:57:00Z">
        <w:r>
          <w:rPr>
            <w:rFonts w:ascii="Times New Roman" w:hAnsi="Times New Roman" w:cs="Times New Roman"/>
          </w:rPr>
          <w:t>a constrained action event</w:t>
        </w:r>
      </w:ins>
      <w:ins w:id="789" w:author="Benton, Deon" w:date="2026-06-11T17:56:00Z" w16du:dateUtc="2026-06-11T22:56:00Z">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ins>
      <w:r>
        <w:rPr>
          <w:rFonts w:ascii="Times New Roman" w:hAnsi="Times New Roman" w:cs="Times New Roman"/>
        </w:rPr>
        <w:t xml:space="preserve">curved </w:t>
      </w:r>
      <w:ins w:id="790" w:author="Benton, Deon" w:date="2026-06-11T17:56:00Z" w16du:dateUtc="2026-06-11T22:56:00Z">
        <w:r w:rsidRPr="00470AA1">
          <w:rPr>
            <w:rFonts w:ascii="Times New Roman" w:hAnsi="Times New Roman" w:cs="Times New Roman"/>
          </w:rPr>
          <w:t xml:space="preserve">path in the absence of an obstacle than when it did so in the presence of one. </w:t>
        </w:r>
      </w:ins>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134A44D8"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w:t>
      </w:r>
      <w:r w:rsidR="00AC20CD">
        <w:rPr>
          <w:rFonts w:ascii="Times New Roman" w:hAnsi="Times New Roman" w:cs="Times New Roman"/>
        </w:rPr>
        <w:t xml:space="preserve"> of all model types</w:t>
      </w:r>
      <w:r>
        <w:rPr>
          <w:rFonts w:ascii="Times New Roman" w:hAnsi="Times New Roman" w:cs="Times New Roman"/>
        </w:rPr>
        <w:t xml:space="preserve">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 </w:t>
      </w:r>
      <w:r w:rsidR="00AC20CD">
        <w:rPr>
          <w:rFonts w:ascii="Times New Roman" w:hAnsi="Times New Roman" w:cs="Times New Roman"/>
        </w:rPr>
        <w:t>The events shown to networks in this condition were identical to those shown to networks in the Experimental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lastRenderedPageBreak/>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0DDF722F"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567787">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0E4FD884"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w:t>
      </w:r>
      <w:r w:rsidR="00DF39FF">
        <w:rPr>
          <w:rFonts w:ascii="Times New Roman" w:hAnsi="Times New Roman" w:cs="Times New Roman"/>
        </w:rPr>
        <w:lastRenderedPageBreak/>
        <w:t xml:space="preserve">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w:t>
      </w:r>
      <w:r w:rsidR="00AC20CD">
        <w:rPr>
          <w:rFonts w:ascii="Times New Roman" w:hAnsi="Times New Roman" w:cs="Times New Roman"/>
        </w:rPr>
        <w:t xml:space="preserve"> Longer looking was observed to the Incongruent than to the Congruent test event</w:t>
      </w:r>
      <w:r w:rsidR="00DF39FF">
        <w:rPr>
          <w:rFonts w:ascii="Times New Roman" w:hAnsi="Times New Roman" w:cs="Times New Roman"/>
        </w:rPr>
        <w:t xml:space="preserve"> In the Inferring Goals condition</w:t>
      </w:r>
      <w:r w:rsidR="008961AE" w:rsidRPr="008961AE">
        <w:rPr>
          <w:rFonts w:ascii="Times New Roman" w:hAnsi="Times New Roman" w:cs="Times New Roman"/>
        </w:rPr>
        <w:t xml:space="preserve">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75FD2CC0"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791"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27712294"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ins w:id="792"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ins w:id="793"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 as originally conceived by Overwalle (2010)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0CCD22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794"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79A3DE4C"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ins w:id="795" w:author="Benton, Deon" w:date="2026-06-13T22:23:00Z" w16du:dateUtc="2026-06-14T03:23:00Z">
        <w:r w:rsidR="006A6503">
          <w:rPr>
            <w:rFonts w:ascii="Times New Roman" w:hAnsi="Times New Roman" w:cs="Times New Roman"/>
          </w:rPr>
          <w:t>VOM10</w:t>
        </w:r>
      </w:ins>
      <w:r w:rsidR="00B60C57">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796"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w:t>
      </w:r>
      <w:r>
        <w:rPr>
          <w:rFonts w:ascii="Times New Roman" w:hAnsi="Times New Roman" w:cs="Times New Roman"/>
        </w:rPr>
        <w:t xml:space="preserve">reflects a more </w:t>
      </w:r>
      <w:r w:rsidR="00297491">
        <w:rPr>
          <w:rFonts w:ascii="Times New Roman" w:hAnsi="Times New Roman" w:cs="Times New Roman"/>
        </w:rPr>
        <w:t xml:space="preserve">fundamental inability </w:t>
      </w:r>
      <w:r w:rsidR="00047626">
        <w:rPr>
          <w:rFonts w:ascii="Times New Roman" w:hAnsi="Times New Roman" w:cs="Times New Roman"/>
        </w:rPr>
        <w:t>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Pr>
          <w:rFonts w:ascii="Times New Roman" w:hAnsi="Times New Roman" w:cs="Times New Roman"/>
        </w:rPr>
        <w:t xml:space="preserve"> outside of the study by Gergely et al. (1995)</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EA22B7"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entities involved is</w:t>
      </w:r>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Liu and Spelke</w:t>
      </w:r>
      <w:r>
        <w:rPr>
          <w:rFonts w:ascii="Times New Roman" w:hAnsi="Times New Roman" w:cs="Times New Roman"/>
        </w:rPr>
        <w:t>’s</w:t>
      </w:r>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04D3B88D"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w:t>
      </w:r>
      <w:r w:rsidR="000B6D90">
        <w:rPr>
          <w:rFonts w:ascii="Times New Roman" w:eastAsia="Times New Roman" w:hAnsi="Times New Roman" w:cs="Times New Roman"/>
        </w:rPr>
        <w:t xml:space="preserve">networks tested here were “6-month-olds” (450 </w:t>
      </w:r>
      <w:r w:rsidR="00132267">
        <w:rPr>
          <w:rFonts w:ascii="Times New Roman" w:eastAsia="Times New Roman" w:hAnsi="Times New Roman" w:cs="Times New Roman"/>
        </w:rPr>
        <w:t xml:space="preserve">pretraining </w:t>
      </w:r>
      <w:r w:rsidR="000B6D90">
        <w:rPr>
          <w:rFonts w:ascii="Times New Roman" w:eastAsia="Times New Roman" w:hAnsi="Times New Roman" w:cs="Times New Roman"/>
        </w:rPr>
        <w:t>epochs</w:t>
      </w:r>
      <w:r w:rsidR="00B61BB8">
        <w:rPr>
          <w:rFonts w:ascii="Times New Roman" w:eastAsia="Times New Roman" w:hAnsi="Times New Roman" w:cs="Times New Roman"/>
        </w:rPr>
        <w:t>,</w:t>
      </w:r>
      <w:r w:rsidR="000B6D90">
        <w:rPr>
          <w:rFonts w:ascii="Times New Roman" w:eastAsia="Times New Roman" w:hAnsi="Times New Roman" w:cs="Times New Roman"/>
        </w:rPr>
        <w:t xml:space="preserve"> a learning rate of 0.0875</w:t>
      </w:r>
      <w:r w:rsidR="00B61BB8">
        <w:rPr>
          <w:rFonts w:ascii="Times New Roman" w:eastAsia="Times New Roman" w:hAnsi="Times New Roman" w:cs="Times New Roman"/>
        </w:rPr>
        <w:t>, and 30 hidden units</w:t>
      </w:r>
      <w:r w:rsidR="000B6D90">
        <w:rPr>
          <w:rFonts w:ascii="Times New Roman" w:eastAsia="Times New Roman" w:hAnsi="Times New Roman" w:cs="Times New Roman"/>
        </w:rPr>
        <w:t>) because Liu et al. (2017) tested this age.</w:t>
      </w:r>
      <w:r w:rsidR="00620AC6">
        <w:rPr>
          <w:rFonts w:ascii="Times New Roman" w:eastAsia="Times New Roman" w:hAnsi="Times New Roman" w:cs="Times New Roman"/>
        </w:rPr>
        <w:t xml:space="preserve">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797"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0B6D90">
        <w:rPr>
          <w:rFonts w:ascii="Times New Roman" w:hAnsi="Times New Roman" w:cs="Times New Roman"/>
        </w:rPr>
        <w:t>was not tested here</w:t>
      </w:r>
      <w:r w:rsidR="00B40495">
        <w:rPr>
          <w:rFonts w:ascii="Times New Roman" w:hAnsi="Times New Roman" w:cs="Times New Roman"/>
        </w:rPr>
        <w:t xml:space="preserve">. </w:t>
      </w:r>
      <w:r w:rsidR="000B6D90">
        <w:rPr>
          <w:rFonts w:ascii="Times New Roman" w:hAnsi="Times New Roman" w:cs="Times New Roman"/>
        </w:rPr>
        <w:t xml:space="preserve">The reason is that the original formulation of this model omitted barrier information from its prediction (or test) phase. This meant that </w:t>
      </w:r>
      <w:r w:rsidR="003842A7">
        <w:rPr>
          <w:rFonts w:ascii="Times New Roman" w:hAnsi="Times New Roman" w:cs="Times New Roman"/>
        </w:rPr>
        <w:t xml:space="preserve">at test </w:t>
      </w:r>
      <w:r w:rsidR="000B6D90">
        <w:rPr>
          <w:rFonts w:ascii="Times New Roman" w:hAnsi="Times New Roman" w:cs="Times New Roman"/>
        </w:rPr>
        <w:t>this model could not be presented with a barrier that differed in size from the one shown during habituation</w:t>
      </w:r>
      <w:r w:rsidR="003842A7">
        <w:rPr>
          <w:rFonts w:ascii="Times New Roman" w:hAnsi="Times New Roman" w:cs="Times New Roman"/>
        </w:rPr>
        <w:t xml:space="preserve">. </w:t>
      </w:r>
      <w:r w:rsidR="00554F61">
        <w:rPr>
          <w:rFonts w:ascii="Times New Roman" w:hAnsi="Times New Roman" w:cs="Times New Roman"/>
        </w:rPr>
        <w:t xml:space="preserve">Presenting such information </w:t>
      </w:r>
      <w:r w:rsidR="00554F61">
        <w:rPr>
          <w:rFonts w:ascii="Times New Roman" w:hAnsi="Times New Roman" w:cs="Times New Roman"/>
        </w:rPr>
        <w:lastRenderedPageBreak/>
        <w:t xml:space="preserve">to the model here would therefore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implemented in the previous simulations and, more importantly, from </w:t>
      </w:r>
      <w:ins w:id="798" w:author="Benton, Deon" w:date="2026-06-12T14:40:00Z" w16du:dateUtc="2026-06-12T19:40:00Z">
        <w:r w:rsidR="0000003E">
          <w:rPr>
            <w:rFonts w:ascii="Times New Roman" w:hAnsi="Times New Roman" w:cs="Times New Roman"/>
          </w:rPr>
          <w:t>Van Overwalle</w:t>
        </w:r>
      </w:ins>
      <w:r w:rsidR="006E3047">
        <w:rPr>
          <w:rFonts w:ascii="Times New Roman" w:hAnsi="Times New Roman" w:cs="Times New Roman"/>
        </w:rPr>
        <w:t xml:space="preserve">’s (2010) original conception of it. </w:t>
      </w:r>
      <w:r w:rsidR="00620AC6">
        <w:rPr>
          <w:rFonts w:ascii="Times New Roman" w:hAnsi="Times New Roman" w:cs="Times New Roman"/>
        </w:rPr>
        <w:t xml:space="preserve">ALIAS’s performance was thus only compared to that of </w:t>
      </w:r>
      <w:ins w:id="799"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0EB6200C"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5AD7E4B"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target finding both overall and across habituation epochs.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6F558F">
        <w:rPr>
          <w:rFonts w:ascii="Times New Roman" w:hAnsi="Times New Roman" w:cs="Times New Roman"/>
        </w:rPr>
        <w:t>—like infants</w:t>
      </w:r>
      <w:r w:rsidR="00C25EF4">
        <w:rPr>
          <w:rFonts w:ascii="Times New Roman" w:hAnsi="Times New Roman" w:cs="Times New Roman"/>
        </w:rPr>
        <w:t xml:space="preserve"> in </w:t>
      </w:r>
      <w:r w:rsidR="00541D53">
        <w:rPr>
          <w:rFonts w:ascii="Times New Roman" w:hAnsi="Times New Roman" w:cs="Times New Roman"/>
        </w:rPr>
        <w:t>these same experiments</w:t>
      </w:r>
      <w:r w:rsidR="006F558F">
        <w:rPr>
          <w:rFonts w:ascii="Times New Roman" w:hAnsi="Times New Roman" w:cs="Times New Roman"/>
        </w:rPr>
        <w:t>—</w:t>
      </w:r>
      <w:r w:rsidR="00541D53">
        <w:rPr>
          <w:rFonts w:ascii="Times New Roman" w:hAnsi="Times New Roman" w:cs="Times New Roman"/>
        </w:rPr>
        <w:t>produced more error to (i.e., look longer</w:t>
      </w:r>
      <w:r w:rsidR="00C25EF4">
        <w:rPr>
          <w:rFonts w:ascii="Times New Roman" w:hAnsi="Times New Roman" w:cs="Times New Roman"/>
        </w:rPr>
        <w:t xml:space="preserve"> at</w:t>
      </w:r>
      <w:r w:rsidR="00541D53">
        <w:rPr>
          <w:rFonts w:ascii="Times New Roman" w:hAnsi="Times New Roman" w:cs="Times New Roman"/>
        </w:rPr>
        <w: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2—like infants in the </w:t>
      </w:r>
      <w:r w:rsidR="00541D53">
        <w:rPr>
          <w:rFonts w:ascii="Times New Roman" w:hAnsi="Times New Roman" w:cs="Times New Roman"/>
        </w:rPr>
        <w:t>same</w:t>
      </w:r>
      <w:r w:rsidR="00C25EF4">
        <w:rPr>
          <w:rFonts w:ascii="Times New Roman" w:hAnsi="Times New Roman" w:cs="Times New Roman"/>
        </w:rPr>
        <w:t xml:space="preserve">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24DF7AB"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567787">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800"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ins w:id="801" w:author="Benton, Deon" w:date="2026-06-13T22:23:00Z" w16du:dateUtc="2026-06-14T03:23:00Z">
        <w:r w:rsidR="006A6503">
          <w:rPr>
            <w:rFonts w:ascii="Times New Roman" w:hAnsi="Times New Roman" w:cs="Times New Roman"/>
          </w:rPr>
          <w:t>VOM10</w:t>
        </w:r>
      </w:ins>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296CAC3D"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567787">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38750E90"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finding conflicts with ALIAS’s and infants’ tendency to look </w:t>
      </w:r>
      <w:r>
        <w:rPr>
          <w:rFonts w:ascii="Times New Roman" w:hAnsi="Times New Roman" w:cs="Times New Roman"/>
        </w:rPr>
        <w:t>(</w:t>
      </w:r>
      <w:r w:rsidR="00302752">
        <w:rPr>
          <w:rFonts w:ascii="Times New Roman" w:hAnsi="Times New Roman" w:cs="Times New Roman"/>
        </w:rPr>
        <w:t>numerically</w:t>
      </w:r>
      <w:r>
        <w:rPr>
          <w:rFonts w:ascii="Times New Roman" w:hAnsi="Times New Roman" w:cs="Times New Roman"/>
        </w:rPr>
        <w:t>)</w:t>
      </w:r>
      <w:r w:rsidR="00302752">
        <w:rPr>
          <w:rFonts w:ascii="Times New Roman" w:hAnsi="Times New Roman" w:cs="Times New Roman"/>
        </w:rPr>
        <w:t xml:space="preserve"> longer at the Low, efficient than at the High, inefficient test event. </w:t>
      </w:r>
    </w:p>
    <w:p w14:paraId="3943714A" w14:textId="5B434C96"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EB186F">
        <w:rPr>
          <w:rFonts w:ascii="Times New Roman" w:hAnsi="Times New Roman" w:cs="Times New Roman"/>
        </w:rPr>
        <w:t>it looked longer at the</w:t>
      </w:r>
      <w:r w:rsidR="006C2CB8" w:rsidRPr="006C2CB8">
        <w:rPr>
          <w:rFonts w:ascii="Times New Roman" w:hAnsi="Times New Roman" w:cs="Times New Roman"/>
        </w:rPr>
        <w:t xml:space="preserve"> High, inefficient</w:t>
      </w:r>
      <w:r w:rsidR="00EB186F">
        <w:rPr>
          <w:rFonts w:ascii="Times New Roman" w:hAnsi="Times New Roman" w:cs="Times New Roman"/>
        </w:rPr>
        <w:t xml:space="preserve"> than at the Low, efficient</w:t>
      </w:r>
      <w:r w:rsidR="006C2CB8" w:rsidRPr="006C2CB8">
        <w:rPr>
          <w:rFonts w:ascii="Times New Roman" w:hAnsi="Times New Roman" w:cs="Times New Roman"/>
        </w:rPr>
        <w:t xml:space="preserve">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vertical clearance during the pretraining phase. </w:t>
      </w:r>
      <w:r w:rsidR="00EB186F">
        <w:rPr>
          <w:rFonts w:ascii="Times New Roman" w:hAnsi="Times New Roman" w:cs="Times New Roman"/>
        </w:rPr>
        <w:t>Attenuated looking was observed</w:t>
      </w:r>
      <w:r w:rsidR="006C2CB8">
        <w:rPr>
          <w:rFonts w:ascii="Times New Roman" w:hAnsi="Times New Roman" w:cs="Times New Roman"/>
        </w:rPr>
        <w:t xml:space="preserve"> to the Low, efficient test event </w:t>
      </w:r>
      <w:r w:rsidR="00EB186F">
        <w:rPr>
          <w:rFonts w:ascii="Times New Roman" w:hAnsi="Times New Roman" w:cs="Times New Roman"/>
        </w:rPr>
        <w:t>because its</w:t>
      </w:r>
      <w:r w:rsidR="00756E4C">
        <w:rPr>
          <w:rFonts w:ascii="Times New Roman" w:hAnsi="Times New Roman" w:cs="Times New Roman"/>
        </w:rPr>
        <w:t xml:space="preserve"> visual information </w:t>
      </w:r>
      <w:r w:rsidR="006C2CB8">
        <w:rPr>
          <w:rFonts w:ascii="Times New Roman" w:hAnsi="Times New Roman" w:cs="Times New Roman"/>
        </w:rPr>
        <w:t>(e.g., a small obstacle, low jump, and low vertical clearance)</w:t>
      </w:r>
      <w:r w:rsidR="00597BC0">
        <w:rPr>
          <w:rFonts w:ascii="Times New Roman" w:hAnsi="Times New Roman" w:cs="Times New Roman"/>
        </w:rPr>
        <w:t xml:space="preserve"> overlapped</w:t>
      </w:r>
      <w:r w:rsidR="006C2CB8">
        <w:rPr>
          <w:rFonts w:ascii="Times New Roman" w:hAnsi="Times New Roman" w:cs="Times New Roman"/>
        </w:rPr>
        <w:t xml:space="preserve"> with that experienced during pretrainin</w:t>
      </w:r>
      <w:r w:rsidR="00EB186F">
        <w:rPr>
          <w:rFonts w:ascii="Times New Roman" w:hAnsi="Times New Roman" w:cs="Times New Roman"/>
        </w:rPr>
        <w:t>g.</w:t>
      </w:r>
      <w:r w:rsidR="006C2CB8">
        <w:rPr>
          <w:rFonts w:ascii="Times New Roman" w:hAnsi="Times New Roman" w:cs="Times New Roman"/>
        </w:rPr>
        <w:t xml:space="preserve"> </w:t>
      </w:r>
      <w:r w:rsidR="00756E4C">
        <w:rPr>
          <w:rFonts w:ascii="Times New Roman" w:hAnsi="Times New Roman" w:cs="Times New Roman"/>
        </w:rPr>
        <w:t xml:space="preserve"> </w:t>
      </w:r>
    </w:p>
    <w:p w14:paraId="3570B0DF" w14:textId="15153DB6"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lastRenderedPageBreak/>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t>ALIAS’s success in capturing the first four target findings suggest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BBDCF17"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417CF2FA"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Networks were “3-month-olds” (225 </w:t>
      </w:r>
      <w:r w:rsidR="00390195">
        <w:rPr>
          <w:rFonts w:ascii="Times New Roman" w:eastAsia="Times New Roman" w:hAnsi="Times New Roman" w:cs="Times New Roman"/>
        </w:rPr>
        <w:t xml:space="preserve">pretraining </w:t>
      </w:r>
      <w:r w:rsidR="00DD1E58">
        <w:rPr>
          <w:rFonts w:ascii="Times New Roman" w:eastAsia="Times New Roman" w:hAnsi="Times New Roman" w:cs="Times New Roman"/>
        </w:rPr>
        <w:t>epochs, a learning rate of 0.01, and 10 hidden units)</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 xml:space="preserve">This simulation </w:t>
      </w:r>
      <w:r w:rsidR="009D4ECE">
        <w:rPr>
          <w:rFonts w:ascii="Times New Roman" w:eastAsia="Times New Roman" w:hAnsi="Times New Roman" w:cs="Times New Roman"/>
        </w:rPr>
        <w:t xml:space="preserve">also </w:t>
      </w:r>
      <w:r w:rsidR="00DD1E58">
        <w:rPr>
          <w:rFonts w:ascii="Times New Roman" w:eastAsia="Times New Roman" w:hAnsi="Times New Roman" w:cs="Times New Roman"/>
        </w:rPr>
        <w:t xml:space="preserve">differed from the previous ones by </w:t>
      </w:r>
      <w:r w:rsidR="00F24207">
        <w:rPr>
          <w:rFonts w:ascii="Times New Roman" w:eastAsia="Times New Roman" w:hAnsi="Times New Roman" w:cs="Times New Roman"/>
        </w:rPr>
        <w:t>including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9D4ECE">
        <w:rPr>
          <w:rFonts w:ascii="Times New Roman" w:eastAsia="Times New Roman" w:hAnsi="Times New Roman" w:cs="Times New Roman"/>
        </w:rPr>
        <w:t>that immediately followed 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w:t>
      </w:r>
      <w:r w:rsidR="009D4ECE">
        <w:rPr>
          <w:rFonts w:ascii="Times New Roman" w:eastAsia="Times New Roman" w:hAnsi="Times New Roman" w:cs="Times New Roman"/>
        </w:rPr>
        <w:lastRenderedPageBreak/>
        <w:t>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Finally,</w:t>
      </w:r>
      <w:r w:rsidR="0027668F">
        <w:rPr>
          <w:rFonts w:ascii="Times New Roman" w:eastAsia="Times New Roman" w:hAnsi="Times New Roman" w:cs="Times New Roman"/>
        </w:rPr>
        <w:t xml:space="preserve"> </w:t>
      </w:r>
      <w:r w:rsidR="00053E3B">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path  during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9DC5155" w:rsidR="00C7751A" w:rsidRDefault="00587973" w:rsidP="008239C6">
      <w:pPr>
        <w:spacing w:line="480" w:lineRule="auto"/>
        <w:ind w:firstLine="720"/>
        <w:contextualSpacing/>
        <w:rPr>
          <w:rFonts w:ascii="Times New Roman" w:eastAsia="Times New Roman" w:hAnsi="Times New Roman" w:cs="Times New Roman"/>
        </w:rPr>
      </w:pPr>
      <w:ins w:id="802" w:author="Benton, Deon" w:date="2026-06-22T00:20:00Z" w16du:dateUtc="2026-06-22T05:20:00Z">
        <w:r>
          <w:rPr>
            <w:rFonts w:ascii="Times New Roman" w:eastAsia="Times New Roman" w:hAnsi="Times New Roman" w:cs="Times New Roman"/>
          </w:rPr>
          <w:t>Networks</w:t>
        </w:r>
      </w:ins>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ins w:id="803" w:author="Benton, Deon" w:date="2026-06-22T00:20:00Z" w16du:dateUtc="2026-06-22T05:20:00Z">
        <w:r>
          <w:rPr>
            <w:rFonts w:ascii="Times New Roman" w:eastAsia="Times New Roman" w:hAnsi="Times New Roman" w:cs="Times New Roman"/>
          </w:rPr>
          <w:t>The first condition was</w:t>
        </w:r>
      </w:ins>
      <w:r w:rsidR="00F064D2">
        <w:rPr>
          <w:rFonts w:ascii="Times New Roman" w:eastAsia="Times New Roman" w:hAnsi="Times New Roman" w:cs="Times New Roman"/>
        </w:rPr>
        <w:t xml:space="preserv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w:t>
      </w:r>
      <w:ins w:id="804" w:author="Benton, Deon" w:date="2026-06-22T00:21:00Z" w16du:dateUtc="2026-06-22T05:21:00Z">
        <w:r>
          <w:rPr>
            <w:rFonts w:ascii="Times New Roman" w:eastAsia="Times New Roman" w:hAnsi="Times New Roman" w:cs="Times New Roman"/>
          </w:rPr>
          <w:t>th</w:t>
        </w:r>
      </w:ins>
      <w:ins w:id="805" w:author="Benton, Deon" w:date="2026-06-22T00:22:00Z" w16du:dateUtc="2026-06-22T05:22:00Z">
        <w:r>
          <w:rPr>
            <w:rFonts w:ascii="Times New Roman" w:eastAsia="Times New Roman" w:hAnsi="Times New Roman" w:cs="Times New Roman"/>
          </w:rPr>
          <w:t>ree phases</w:t>
        </w:r>
      </w:ins>
      <w:r w:rsidR="004E3A37">
        <w:rPr>
          <w:rFonts w:ascii="Times New Roman" w:eastAsia="Times New Roman" w:hAnsi="Times New Roman" w:cs="Times New Roman"/>
        </w:rPr>
        <w:t xml:space="preserve">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573553E3"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679EA674"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ins w:id="806" w:author="Benton, Deon" w:date="2026-06-22T00:24:00Z" w16du:dateUtc="2026-06-22T05:24:00Z">
        <w:r w:rsidR="005262F7">
          <w:rPr>
            <w:rFonts w:ascii="Times New Roman" w:eastAsia="Times New Roman" w:hAnsi="Times New Roman" w:cs="Times New Roman"/>
          </w:rPr>
          <w:t>22</w:t>
        </w:r>
        <w:r w:rsidR="005262F7">
          <w:rPr>
            <w:rFonts w:ascii="Times New Roman" w:eastAsia="Times New Roman" w:hAnsi="Times New Roman" w:cs="Times New Roman"/>
          </w:rPr>
          <w:t xml:space="preserve"> </w:t>
        </w:r>
      </w:ins>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ins w:id="807" w:author="Benton, Deon" w:date="2026-06-22T00:24:00Z" w16du:dateUtc="2026-06-22T05:24:00Z">
        <w:r w:rsidR="005262F7">
          <w:rPr>
            <w:rFonts w:ascii="Times New Roman" w:eastAsia="Times New Roman" w:hAnsi="Times New Roman" w:cs="Times New Roman"/>
          </w:rPr>
          <w:t>, both overall and for different habituation lengths,</w:t>
        </w:r>
      </w:ins>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w:t>
      </w:r>
      <w:ins w:id="808" w:author="Benton, Deon" w:date="2026-06-22T00:25:00Z" w16du:dateUtc="2026-06-22T05:25:00Z">
        <w:r w:rsidR="005262F7">
          <w:rPr>
            <w:rFonts w:ascii="Times New Roman" w:eastAsia="Times New Roman" w:hAnsi="Times New Roman" w:cs="Times New Roman"/>
          </w:rPr>
          <w:t>This effect was considerably attenuated for networks in the Control condition.</w:t>
        </w:r>
      </w:ins>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D7E2005"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151D9FCF"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ins w:id="809" w:author="Benton, Deon" w:date="2026-06-22T00:25:00Z" w16du:dateUtc="2026-06-22T05:25:00Z">
        <w:r w:rsidR="005262F7">
          <w:rPr>
            <w:rFonts w:ascii="Times New Roman" w:eastAsia="Times New Roman" w:hAnsi="Times New Roman" w:cs="Times New Roman"/>
          </w:rPr>
          <w:t>2</w:t>
        </w:r>
        <w:r w:rsidR="005262F7">
          <w:rPr>
            <w:rFonts w:ascii="Times New Roman" w:eastAsia="Times New Roman" w:hAnsi="Times New Roman" w:cs="Times New Roman"/>
          </w:rPr>
          <w:t>3</w:t>
        </w:r>
        <w:r w:rsidR="005262F7">
          <w:rPr>
            <w:rFonts w:ascii="Times New Roman" w:eastAsia="Times New Roman" w:hAnsi="Times New Roman" w:cs="Times New Roman"/>
          </w:rPr>
          <w:t xml:space="preserve"> </w:t>
        </w:r>
      </w:ins>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ins w:id="810" w:author="Benton, Deon" w:date="2026-06-22T00:27:00Z" w16du:dateUtc="2026-06-22T05:27:00Z">
        <w:r w:rsidR="005262F7">
          <w:rPr>
            <w:rFonts w:ascii="Times New Roman" w:eastAsia="Times New Roman" w:hAnsi="Times New Roman" w:cs="Times New Roman"/>
          </w:rPr>
          <w:t>Note that if</w:t>
        </w:r>
      </w:ins>
      <w:r w:rsidR="00545C9D">
        <w:rPr>
          <w:rFonts w:ascii="Times New Roman" w:eastAsia="Times New Roman" w:hAnsi="Times New Roman" w:cs="Times New Roman"/>
        </w:rPr>
        <w:t xml:space="preserve"> </w:t>
      </w:r>
      <w:ins w:id="811" w:author="Benton, Deon" w:date="2026-06-22T00:28:00Z" w16du:dateUtc="2026-06-22T05:28:00Z">
        <w:r w:rsidR="005262F7">
          <w:rPr>
            <w:rFonts w:ascii="Times New Roman" w:eastAsia="Times New Roman" w:hAnsi="Times New Roman" w:cs="Times New Roman"/>
          </w:rPr>
          <w:t>prior (i.e., pretraining)</w:t>
        </w:r>
      </w:ins>
      <w:r w:rsidR="00545C9D">
        <w:rPr>
          <w:rFonts w:ascii="Times New Roman" w:eastAsia="Times New Roman" w:hAnsi="Times New Roman" w:cs="Times New Roman"/>
        </w:rPr>
        <w:t xml:space="preserve"> experience with constrained arced motion </w:t>
      </w:r>
      <w:ins w:id="812" w:author="Benton, Deon" w:date="2026-06-22T00:28:00Z" w16du:dateUtc="2026-06-22T05:28:00Z">
        <w:r w:rsidR="005262F7">
          <w:rPr>
            <w:rFonts w:ascii="Times New Roman" w:eastAsia="Times New Roman" w:hAnsi="Times New Roman" w:cs="Times New Roman"/>
          </w:rPr>
          <w:t>was sufficient for networks</w:t>
        </w:r>
      </w:ins>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ins w:id="813" w:author="Benton, Deon" w:date="2026-06-22T00:29:00Z" w16du:dateUtc="2026-06-22T05:29:00Z">
        <w:r w:rsidR="005262F7">
          <w:rPr>
            <w:rFonts w:ascii="Times New Roman" w:eastAsia="Times New Roman" w:hAnsi="Times New Roman" w:cs="Times New Roman"/>
          </w:rPr>
          <w:t>then networks in Effective Action and</w:t>
        </w:r>
      </w:ins>
      <w:r w:rsidR="00545C9D">
        <w:rPr>
          <w:rFonts w:ascii="Times New Roman" w:eastAsia="Times New Roman" w:hAnsi="Times New Roman" w:cs="Times New Roman"/>
        </w:rPr>
        <w:t xml:space="preserve"> No Training condition</w:t>
      </w:r>
      <w:ins w:id="814" w:author="Benton, Deon" w:date="2026-06-22T00:29:00Z" w16du:dateUtc="2026-06-22T05:29:00Z">
        <w:r w:rsidR="005262F7">
          <w:rPr>
            <w:rFonts w:ascii="Times New Roman" w:eastAsia="Times New Roman" w:hAnsi="Times New Roman" w:cs="Times New Roman"/>
          </w:rPr>
          <w:t xml:space="preserve">s should have treated the test events similarly. </w:t>
        </w:r>
      </w:ins>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5DD9C86E"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1EEBEC41" w:rsidR="0036310A" w:rsidRDefault="005262F7" w:rsidP="0036310A">
      <w:pPr>
        <w:spacing w:line="480" w:lineRule="auto"/>
        <w:ind w:firstLine="720"/>
        <w:contextualSpacing/>
        <w:rPr>
          <w:rFonts w:ascii="Times New Roman" w:eastAsia="Times New Roman" w:hAnsi="Times New Roman" w:cs="Times New Roman"/>
        </w:rPr>
      </w:pPr>
      <w:ins w:id="815" w:author="Benton, Deon" w:date="2026-06-22T00:30:00Z" w16du:dateUtc="2026-06-22T05:30:00Z">
        <w:r>
          <w:rPr>
            <w:rFonts w:ascii="Times New Roman" w:eastAsia="Times New Roman" w:hAnsi="Times New Roman" w:cs="Times New Roman"/>
          </w:rPr>
          <w:t xml:space="preserve">Figure 24 shows the performance of </w:t>
        </w:r>
      </w:ins>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ins w:id="816" w:author="Benton, Deon" w:date="2026-06-22T00:30:00Z" w16du:dateUtc="2026-06-22T05:30:00Z">
        <w:r>
          <w:rPr>
            <w:rFonts w:ascii="Times New Roman" w:eastAsia="Times New Roman" w:hAnsi="Times New Roman" w:cs="Times New Roman"/>
          </w:rPr>
          <w:t xml:space="preserve">. As with networks in the No Training condition, these networks also looked </w:t>
        </w:r>
      </w:ins>
      <w:r w:rsidR="00B47E38">
        <w:rPr>
          <w:rFonts w:ascii="Times New Roman" w:eastAsia="Times New Roman" w:hAnsi="Times New Roman" w:cs="Times New Roman"/>
        </w:rPr>
        <w:t xml:space="preserve">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65698E">
        <w:rPr>
          <w:rFonts w:ascii="Times New Roman" w:eastAsia="Times New Roman" w:hAnsi="Times New Roman" w:cs="Times New Roman"/>
        </w:rPr>
        <w:t xml:space="preserve"> </w:t>
      </w:r>
      <w:ins w:id="817" w:author="Benton, Deon" w:date="2026-06-22T00:31:00Z" w16du:dateUtc="2026-06-22T05:31:00Z">
        <w:r>
          <w:rPr>
            <w:rFonts w:ascii="Times New Roman" w:eastAsia="Times New Roman" w:hAnsi="Times New Roman" w:cs="Times New Roman"/>
          </w:rPr>
          <w:t>Together, these results support the contention that</w:t>
        </w:r>
      </w:ins>
      <w:ins w:id="818" w:author="Benton, Deon" w:date="2026-06-22T00:32:00Z" w16du:dateUtc="2026-06-22T05:32:00Z">
        <w:r>
          <w:rPr>
            <w:rFonts w:ascii="Times New Roman" w:eastAsia="Times New Roman" w:hAnsi="Times New Roman" w:cs="Times New Roman"/>
          </w:rPr>
          <w:t>, by enhancing infants’ encoding of their own reach trajectories,</w:t>
        </w:r>
      </w:ins>
      <w:r w:rsidR="004954AF" w:rsidRPr="004954AF">
        <w:rPr>
          <w:rFonts w:ascii="Times New Roman" w:eastAsia="Times New Roman" w:hAnsi="Times New Roman" w:cs="Times New Roman"/>
        </w:rPr>
        <w:t xml:space="preserve"> effective action experience</w:t>
      </w:r>
      <w:ins w:id="819" w:author="Benton, Deon" w:date="2026-06-22T00:32:00Z" w16du:dateUtc="2026-06-22T05:32:00Z">
        <w:r>
          <w:rPr>
            <w:rFonts w:ascii="Times New Roman" w:eastAsia="Times New Roman" w:hAnsi="Times New Roman" w:cs="Times New Roman"/>
          </w:rPr>
          <w:t xml:space="preserve"> enabled ALIAS to reproduce the fifth target finding</w:t>
        </w:r>
      </w:ins>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2C36BDDC"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22BD9EFC" w:rsidR="00286C0B" w:rsidRDefault="00F07A9C" w:rsidP="0036310A">
      <w:pPr>
        <w:spacing w:line="480" w:lineRule="auto"/>
        <w:ind w:firstLine="720"/>
        <w:contextualSpacing/>
        <w:rPr>
          <w:rFonts w:ascii="Times New Roman" w:eastAsia="Times New Roman" w:hAnsi="Times New Roman" w:cs="Times New Roman"/>
        </w:rPr>
      </w:pPr>
      <w:ins w:id="820" w:author="Benton, Deon" w:date="2026-06-22T00:34:00Z" w16du:dateUtc="2026-06-22T05:34:00Z">
        <w:r>
          <w:rPr>
            <w:rFonts w:ascii="Times New Roman" w:eastAsia="Times New Roman" w:hAnsi="Times New Roman" w:cs="Times New Roman"/>
          </w:rPr>
          <w:t>To determine whether</w:t>
        </w:r>
      </w:ins>
      <w:r w:rsidR="00004C83">
        <w:rPr>
          <w:rFonts w:ascii="Times New Roman" w:eastAsia="Times New Roman" w:hAnsi="Times New Roman" w:cs="Times New Roman"/>
        </w:rPr>
        <w:t xml:space="preserve"> the attentional boost that infants experience in the Effective Action condition </w:t>
      </w:r>
      <w:ins w:id="821" w:author="Benton, Deon" w:date="2026-06-22T00:33:00Z" w16du:dateUtc="2026-06-22T05:33:00Z">
        <w:r w:rsidR="005262F7">
          <w:rPr>
            <w:rFonts w:ascii="Times New Roman" w:eastAsia="Times New Roman" w:hAnsi="Times New Roman" w:cs="Times New Roman"/>
          </w:rPr>
          <w:t>must be ephemeral</w:t>
        </w:r>
      </w:ins>
      <w:ins w:id="822" w:author="Benton, Deon" w:date="2026-06-22T00:34:00Z" w16du:dateUtc="2026-06-22T05:34:00Z">
        <w:r>
          <w:rPr>
            <w:rFonts w:ascii="Times New Roman" w:eastAsia="Times New Roman" w:hAnsi="Times New Roman" w:cs="Times New Roman"/>
          </w:rPr>
          <w:t xml:space="preserve"> for ALIAS to capture the fifth target finding,</w:t>
        </w:r>
      </w:ins>
      <w:r w:rsidR="00365AA2" w:rsidRPr="00365AA2">
        <w:rPr>
          <w:rFonts w:ascii="Times New Roman" w:eastAsia="Times New Roman" w:hAnsi="Times New Roman" w:cs="Times New Roman"/>
        </w:rPr>
        <w:t xml:space="preserve"> the attentional boost experienced by networks in the Experimental and Control conditions</w:t>
      </w:r>
      <w:ins w:id="823" w:author="Benton, Deon" w:date="2026-06-22T00:34:00Z" w16du:dateUtc="2026-06-22T05:34:00Z">
        <w:r>
          <w:rPr>
            <w:rFonts w:ascii="Times New Roman" w:eastAsia="Times New Roman" w:hAnsi="Times New Roman" w:cs="Times New Roman"/>
          </w:rPr>
          <w:t xml:space="preserve"> of the broader Effective Action condition</w:t>
        </w:r>
      </w:ins>
      <w:r w:rsidR="00365AA2" w:rsidRPr="00365AA2">
        <w:rPr>
          <w:rFonts w:ascii="Times New Roman" w:eastAsia="Times New Roman" w:hAnsi="Times New Roman" w:cs="Times New Roman"/>
        </w:rPr>
        <w:t xml:space="preserve"> </w:t>
      </w:r>
      <w:ins w:id="824" w:author="Benton, Deon" w:date="2026-06-22T00:35:00Z" w16du:dateUtc="2026-06-22T05:35:00Z">
        <w:r>
          <w:rPr>
            <w:rFonts w:ascii="Times New Roman" w:eastAsia="Times New Roman" w:hAnsi="Times New Roman" w:cs="Times New Roman"/>
          </w:rPr>
          <w:t>extended into habituation</w:t>
        </w:r>
      </w:ins>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ins w:id="825" w:author="Benton, Deon" w:date="2026-06-22T00:35:00Z" w16du:dateUtc="2026-06-22T05:35:00Z">
        <w:r>
          <w:rPr>
            <w:rFonts w:ascii="Times New Roman" w:eastAsia="Times New Roman" w:hAnsi="Times New Roman" w:cs="Times New Roman"/>
          </w:rPr>
          <w:t xml:space="preserve">As Figure 25 </w:t>
        </w:r>
      </w:ins>
      <w:ins w:id="826" w:author="Benton, Deon" w:date="2026-06-22T00:37:00Z" w16du:dateUtc="2026-06-22T05:37:00Z">
        <w:r w:rsidR="00CB75AD">
          <w:rPr>
            <w:rFonts w:ascii="Times New Roman" w:eastAsia="Times New Roman" w:hAnsi="Times New Roman" w:cs="Times New Roman"/>
          </w:rPr>
          <w:t>depicts</w:t>
        </w:r>
      </w:ins>
      <w:ins w:id="827" w:author="Benton, Deon" w:date="2026-06-22T00:35:00Z" w16du:dateUtc="2026-06-22T05:35:00Z">
        <w:r>
          <w:rPr>
            <w:rFonts w:ascii="Times New Roman" w:eastAsia="Times New Roman" w:hAnsi="Times New Roman" w:cs="Times New Roman"/>
          </w:rPr>
          <w:t xml:space="preserve">, </w:t>
        </w:r>
      </w:ins>
      <w:r w:rsidR="00365AA2">
        <w:rPr>
          <w:rFonts w:ascii="Times New Roman" w:eastAsia="Times New Roman" w:hAnsi="Times New Roman" w:cs="Times New Roman"/>
        </w:rPr>
        <w:t xml:space="preserve">networks in both conditions produced greater error to the Efficient than to the Inefficient </w:t>
      </w:r>
      <w:ins w:id="828" w:author="Benton, Deon" w:date="2026-06-22T00:36:00Z" w16du:dateUtc="2026-06-22T05:36:00Z">
        <w:r>
          <w:rPr>
            <w:rFonts w:ascii="Times New Roman" w:eastAsia="Times New Roman" w:hAnsi="Times New Roman" w:cs="Times New Roman"/>
          </w:rPr>
          <w:t xml:space="preserve">test </w:t>
        </w:r>
      </w:ins>
      <w:r w:rsidR="00365AA2">
        <w:rPr>
          <w:rFonts w:ascii="Times New Roman" w:eastAsia="Times New Roman" w:hAnsi="Times New Roman" w:cs="Times New Roman"/>
        </w:rPr>
        <w:t xml:space="preserve">event.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w:t>
      </w:r>
      <w:ins w:id="829" w:author="Benton, Deon" w:date="2026-06-22T00:37:00Z" w16du:dateUtc="2026-06-22T05:37:00Z">
        <w:r w:rsidR="00CB75AD">
          <w:rPr>
            <w:rFonts w:ascii="Times New Roman" w:eastAsia="Times New Roman" w:hAnsi="Times New Roman" w:cs="Times New Roman"/>
          </w:rPr>
          <w:t>indicate that</w:t>
        </w:r>
      </w:ins>
      <w:r w:rsidR="004F0975">
        <w:rPr>
          <w:rFonts w:ascii="Times New Roman" w:eastAsia="Times New Roman" w:hAnsi="Times New Roman" w:cs="Times New Roman"/>
        </w:rPr>
        <w:t xml:space="preserve"> </w:t>
      </w:r>
      <w:ins w:id="830" w:author="Benton, Deon" w:date="2026-06-22T00:37:00Z" w16du:dateUtc="2026-06-22T05:37:00Z">
        <w:r w:rsidR="00CB75AD">
          <w:rPr>
            <w:rFonts w:ascii="Times New Roman" w:eastAsia="Times New Roman" w:hAnsi="Times New Roman" w:cs="Times New Roman"/>
          </w:rPr>
          <w:t>a transient attention boost is necessary for ALIAS to capture the final</w:t>
        </w:r>
      </w:ins>
      <w:ins w:id="831" w:author="Benton, Deon" w:date="2026-06-22T00:38:00Z" w16du:dateUtc="2026-06-22T05:38:00Z">
        <w:r w:rsidR="00CB75AD">
          <w:rPr>
            <w:rFonts w:ascii="Times New Roman" w:eastAsia="Times New Roman" w:hAnsi="Times New Roman" w:cs="Times New Roman"/>
          </w:rPr>
          <w:t xml:space="preserve"> target finding.</w:t>
        </w:r>
      </w:ins>
      <w:r w:rsidR="004F0975">
        <w:rPr>
          <w:rFonts w:ascii="Times New Roman" w:eastAsia="Times New Roman" w:hAnsi="Times New Roman" w:cs="Times New Roman"/>
        </w:rPr>
        <w:t xml:space="preserve"> </w:t>
      </w:r>
    </w:p>
    <w:p w14:paraId="467D8B5B" w14:textId="4E049C89"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w:t>
      </w:r>
      <w:r w:rsidRPr="002518C6">
        <w:rPr>
          <w:rFonts w:ascii="Times New Roman" w:eastAsia="Times New Roman" w:hAnsi="Times New Roman" w:cs="Times New Roman"/>
        </w:rPr>
        <w:lastRenderedPageBreak/>
        <w:t>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the extremely brief nature of </w:t>
      </w:r>
      <w:ins w:id="832" w:author="Benton, Deon" w:date="2026-06-22T00:39:00Z" w16du:dateUtc="2026-06-22T05:39:00Z">
        <w:r w:rsidR="00CB75AD">
          <w:rPr>
            <w:rFonts w:ascii="Times New Roman" w:eastAsia="Times New Roman" w:hAnsi="Times New Roman" w:cs="Times New Roman"/>
          </w:rPr>
          <w:t>the pretraining phase</w:t>
        </w:r>
      </w:ins>
      <w:ins w:id="833" w:author="Benton, Deon" w:date="2026-06-22T00:42:00Z" w16du:dateUtc="2026-06-22T05:42:00Z">
        <w:r w:rsidR="00BE42B5">
          <w:rPr>
            <w:rFonts w:ascii="Times New Roman" w:eastAsia="Times New Roman" w:hAnsi="Times New Roman" w:cs="Times New Roman"/>
          </w:rPr>
          <w:t>,</w:t>
        </w:r>
      </w:ins>
      <w:ins w:id="834" w:author="Benton, Deon" w:date="2026-06-22T00:39:00Z" w16du:dateUtc="2026-06-22T05:39:00Z">
        <w:r w:rsidR="00CB75AD">
          <w:rPr>
            <w:rFonts w:ascii="Times New Roman" w:eastAsia="Times New Roman" w:hAnsi="Times New Roman" w:cs="Times New Roman"/>
          </w:rPr>
          <w:t xml:space="preserve"> combined with </w:t>
        </w:r>
      </w:ins>
      <w:ins w:id="835" w:author="Benton, Deon" w:date="2026-06-22T00:42:00Z" w16du:dateUtc="2026-06-22T05:42:00Z">
        <w:r w:rsidR="00BE42B5">
          <w:rPr>
            <w:rFonts w:ascii="Times New Roman" w:eastAsia="Times New Roman" w:hAnsi="Times New Roman" w:cs="Times New Roman"/>
          </w:rPr>
          <w:t>networks’</w:t>
        </w:r>
      </w:ins>
      <w:ins w:id="836" w:author="Benton, Deon" w:date="2026-06-22T00:39:00Z" w16du:dateUtc="2026-06-22T05:39:00Z">
        <w:r w:rsidR="00CB75AD">
          <w:rPr>
            <w:rFonts w:ascii="Times New Roman" w:eastAsia="Times New Roman" w:hAnsi="Times New Roman" w:cs="Times New Roman"/>
          </w:rPr>
          <w:t xml:space="preserve"> impoverished processing abilities</w:t>
        </w:r>
      </w:ins>
      <w:ins w:id="837" w:author="Benton, Deon" w:date="2026-06-22T00:42:00Z" w16du:dateUtc="2026-06-22T05:42:00Z">
        <w:r w:rsidR="00BE42B5">
          <w:rPr>
            <w:rFonts w:ascii="Times New Roman" w:eastAsia="Times New Roman" w:hAnsi="Times New Roman" w:cs="Times New Roman"/>
          </w:rPr>
          <w:t xml:space="preserve"> in this simulation,</w:t>
        </w:r>
      </w:ins>
      <w:ins w:id="838" w:author="Benton, Deon" w:date="2026-06-22T00:39:00Z" w16du:dateUtc="2026-06-22T05:39:00Z">
        <w:r w:rsidR="00CB75AD">
          <w:rPr>
            <w:rFonts w:ascii="Times New Roman" w:eastAsia="Times New Roman" w:hAnsi="Times New Roman" w:cs="Times New Roman"/>
          </w:rPr>
          <w:t xml:space="preserve"> </w:t>
        </w:r>
      </w:ins>
      <w:del w:id="839" w:author="Benton, Deon" w:date="2026-06-22T00:42:00Z" w16du:dateUtc="2026-06-22T05:42:00Z">
        <w:r w:rsidR="00C637E6" w:rsidDel="00BE42B5">
          <w:rPr>
            <w:rFonts w:ascii="Times New Roman" w:eastAsia="Times New Roman" w:hAnsi="Times New Roman" w:cs="Times New Roman"/>
          </w:rPr>
          <w:delText xml:space="preserve"> </w:delText>
        </w:r>
      </w:del>
      <w:r w:rsidR="00C637E6">
        <w:rPr>
          <w:rFonts w:ascii="Times New Roman" w:eastAsia="Times New Roman" w:hAnsi="Times New Roman" w:cs="Times New Roman"/>
        </w:rPr>
        <w:t xml:space="preserve">precluded </w:t>
      </w:r>
      <w:ins w:id="840" w:author="Benton, Deon" w:date="2026-06-22T00:40:00Z" w16du:dateUtc="2026-06-22T05:40:00Z">
        <w:r w:rsidR="00CB75AD">
          <w:rPr>
            <w:rFonts w:ascii="Times New Roman" w:eastAsia="Times New Roman" w:hAnsi="Times New Roman" w:cs="Times New Roman"/>
          </w:rPr>
          <w:t>them from</w:t>
        </w:r>
      </w:ins>
      <w:ins w:id="841" w:author="Benton, Deon" w:date="2026-06-22T00:39:00Z" w16du:dateUtc="2026-06-22T05:39:00Z">
        <w:r w:rsidR="00CB75AD">
          <w:rPr>
            <w:rFonts w:ascii="Times New Roman" w:eastAsia="Times New Roman" w:hAnsi="Times New Roman" w:cs="Times New Roman"/>
          </w:rPr>
          <w:t xml:space="preserve"> forming </w:t>
        </w:r>
      </w:ins>
      <w:ins w:id="842" w:author="Benton, Deon" w:date="2026-06-22T00:40:00Z" w16du:dateUtc="2026-06-22T05:40:00Z">
        <w:r w:rsidR="003B6AA8">
          <w:rPr>
            <w:rFonts w:ascii="Times New Roman" w:eastAsia="Times New Roman" w:hAnsi="Times New Roman" w:cs="Times New Roman"/>
          </w:rPr>
          <w:t>robust representations of</w:t>
        </w:r>
      </w:ins>
      <w:ins w:id="843" w:author="Benton, Deon" w:date="2026-06-22T00:39:00Z" w16du:dateUtc="2026-06-22T05:39:00Z">
        <w:r w:rsidR="00CB75AD">
          <w:rPr>
            <w:rFonts w:ascii="Times New Roman" w:eastAsia="Times New Roman" w:hAnsi="Times New Roman" w:cs="Times New Roman"/>
          </w:rPr>
          <w:t xml:space="preserve"> straight motion</w:t>
        </w:r>
      </w:ins>
      <w:ins w:id="844" w:author="Benton, Deon" w:date="2026-06-22T00:40:00Z" w16du:dateUtc="2026-06-22T05:40:00Z">
        <w:r w:rsidR="00CB75AD">
          <w:rPr>
            <w:rFonts w:ascii="Times New Roman" w:eastAsia="Times New Roman" w:hAnsi="Times New Roman" w:cs="Times New Roman"/>
          </w:rPr>
          <w:t xml:space="preserve"> during this phase</w:t>
        </w:r>
      </w:ins>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20CA754D"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6B86CF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11A2D14F"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567787">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845"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846"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847"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848"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849"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2"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3"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4"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5"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6"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7"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8"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69"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0"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1"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2"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3"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4"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5"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6"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7"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8"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79"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0"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1"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2"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3"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4"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5"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6"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7"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8"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89"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0"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1"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2"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3"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4"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5"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6"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7"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8"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99"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0"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1"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2"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3"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4"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5"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6"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7"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8"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09"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0"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1"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2"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3"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4"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5"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6"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7"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8"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19"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0"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1"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2"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3"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4"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5"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6"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7"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8"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29"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0"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1"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2"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3"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4"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5"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6"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7"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8"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39"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0"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1"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2"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3"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4"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5"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6"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7"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8"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49" w:history="1">
        <w:r w:rsidRPr="00E17C00">
          <w:rPr>
            <w:rStyle w:val="Hyperlink"/>
            <w:rFonts w:ascii="Times New Roman" w:hAnsi="Times New Roman" w:cs="Times New Roman"/>
          </w:rPr>
          <w:t>https://doi.org/10.1111/1467-8721.ep10772615</w:t>
        </w:r>
      </w:hyperlink>
      <w:ins w:id="850"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0"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1"/>
      <w:headerReference w:type="first" r:id="rId1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B3B6C" w14:textId="77777777" w:rsidR="00193E48" w:rsidRDefault="00193E48" w:rsidP="00391C7E">
      <w:pPr>
        <w:spacing w:after="0" w:line="240" w:lineRule="auto"/>
      </w:pPr>
      <w:r>
        <w:separator/>
      </w:r>
    </w:p>
  </w:endnote>
  <w:endnote w:type="continuationSeparator" w:id="0">
    <w:p w14:paraId="29A61B34" w14:textId="77777777" w:rsidR="00193E48" w:rsidRDefault="00193E4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F69CA" w14:textId="77777777" w:rsidR="00193E48" w:rsidRDefault="00193E48" w:rsidP="00391C7E">
      <w:pPr>
        <w:spacing w:after="0" w:line="240" w:lineRule="auto"/>
      </w:pPr>
      <w:r>
        <w:separator/>
      </w:r>
    </w:p>
  </w:footnote>
  <w:footnote w:type="continuationSeparator" w:id="0">
    <w:p w14:paraId="3B1AB616" w14:textId="77777777" w:rsidR="00193E48" w:rsidRDefault="00193E48" w:rsidP="00391C7E">
      <w:pPr>
        <w:spacing w:after="0" w:line="240" w:lineRule="auto"/>
      </w:pPr>
      <w:r>
        <w:continuationSeparator/>
      </w:r>
    </w:p>
  </w:footnote>
  <w:footnote w:id="1">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E3B"/>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608"/>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C8F"/>
    <w:rsid w:val="00151CC3"/>
    <w:rsid w:val="0015277B"/>
    <w:rsid w:val="00152D01"/>
    <w:rsid w:val="00152D65"/>
    <w:rsid w:val="00152F0D"/>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3E48"/>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B1D"/>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C4E"/>
    <w:rsid w:val="00282D77"/>
    <w:rsid w:val="002844AC"/>
    <w:rsid w:val="0028527A"/>
    <w:rsid w:val="00285325"/>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5E"/>
    <w:rsid w:val="002B47A7"/>
    <w:rsid w:val="002B4D83"/>
    <w:rsid w:val="002B52DA"/>
    <w:rsid w:val="002B544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577"/>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5E1"/>
    <w:rsid w:val="003F6836"/>
    <w:rsid w:val="003F6D39"/>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11B"/>
    <w:rsid w:val="004C02D0"/>
    <w:rsid w:val="004C042A"/>
    <w:rsid w:val="004C0529"/>
    <w:rsid w:val="004C05A3"/>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116"/>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97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1A"/>
    <w:rsid w:val="006F20BE"/>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972"/>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285"/>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1931"/>
    <w:rsid w:val="00881ED8"/>
    <w:rsid w:val="008823B1"/>
    <w:rsid w:val="00882489"/>
    <w:rsid w:val="008827A7"/>
    <w:rsid w:val="00882999"/>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3A"/>
    <w:rsid w:val="00892DA6"/>
    <w:rsid w:val="008934D0"/>
    <w:rsid w:val="00893BEB"/>
    <w:rsid w:val="00893DC3"/>
    <w:rsid w:val="00893DFA"/>
    <w:rsid w:val="00894104"/>
    <w:rsid w:val="00894149"/>
    <w:rsid w:val="008942FF"/>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BE0"/>
    <w:rsid w:val="008B3CB2"/>
    <w:rsid w:val="008B3E78"/>
    <w:rsid w:val="008B3EE5"/>
    <w:rsid w:val="008B46E7"/>
    <w:rsid w:val="008B49B8"/>
    <w:rsid w:val="008B4A3B"/>
    <w:rsid w:val="008B4CFF"/>
    <w:rsid w:val="008B4D07"/>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CD4"/>
    <w:rsid w:val="00906D82"/>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50C"/>
    <w:rsid w:val="00A54F8B"/>
    <w:rsid w:val="00A5503F"/>
    <w:rsid w:val="00A552F9"/>
    <w:rsid w:val="00A554AA"/>
    <w:rsid w:val="00A556CC"/>
    <w:rsid w:val="00A55725"/>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8D9"/>
    <w:rsid w:val="00A85A6B"/>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E6"/>
    <w:rsid w:val="00C63969"/>
    <w:rsid w:val="00C63A84"/>
    <w:rsid w:val="00C63CCE"/>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B5A"/>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47FC"/>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952"/>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69E0"/>
    <w:rsid w:val="00D969EE"/>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2FBD"/>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3DA"/>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BC2"/>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3E28"/>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75D"/>
    <w:rsid w:val="00F05981"/>
    <w:rsid w:val="00F05DE8"/>
    <w:rsid w:val="00F05F8A"/>
    <w:rsid w:val="00F0619D"/>
    <w:rsid w:val="00F064D2"/>
    <w:rsid w:val="00F0668E"/>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207"/>
    <w:rsid w:val="00F2446B"/>
    <w:rsid w:val="00F246A7"/>
    <w:rsid w:val="00F249E0"/>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B8B"/>
    <w:rsid w:val="00F76F9D"/>
    <w:rsid w:val="00F770FE"/>
    <w:rsid w:val="00F77113"/>
    <w:rsid w:val="00F77428"/>
    <w:rsid w:val="00F77620"/>
    <w:rsid w:val="00F777EF"/>
    <w:rsid w:val="00F77F01"/>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132"/>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11656"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doi.org/10.1111/j.1467-8624.1991.tb01602.x" TargetMode="External"/><Relationship Id="rId84" Type="http://schemas.openxmlformats.org/officeDocument/2006/relationships/hyperlink" Target="https://doi.org/10.1111/j.1467-7687.2011.01048.x" TargetMode="External"/><Relationship Id="rId138" Type="http://schemas.openxmlformats.org/officeDocument/2006/relationships/hyperlink" Target="https://doi.org/10.1016/j.cognition.2004.07.004%20" TargetMode="External"/><Relationship Id="rId107" Type="http://schemas.openxmlformats.org/officeDocument/2006/relationships/hyperlink" Target="https://doi.org/10.1037/0012-1649.36.5.63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016/S1364-6613(99)01356-X" TargetMode="External"/><Relationship Id="rId128" Type="http://schemas.openxmlformats.org/officeDocument/2006/relationships/hyperlink" Target="https://doi.org/10.1371/journal.pone.0023223" TargetMode="External"/><Relationship Id="rId149" Type="http://schemas.openxmlformats.org/officeDocument/2006/relationships/hyperlink" Target="https://doi.org/10.1111/1467-8721.ep10772615" TargetMode="External"/><Relationship Id="rId5" Type="http://schemas.openxmlformats.org/officeDocument/2006/relationships/webSettings" Target="webSettings.xml"/><Relationship Id="rId95" Type="http://schemas.openxmlformats.org/officeDocument/2006/relationships/hyperlink" Target="https://doi.org/10.1037/0012-1649.19.3.338"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16/0010-0277(85)90008-3" TargetMode="External"/><Relationship Id="rId69" Type="http://schemas.openxmlformats.org/officeDocument/2006/relationships/hyperlink" Target="https://doi.org/10.1111/desc.13464" TargetMode="External"/><Relationship Id="rId113" Type="http://schemas.openxmlformats.org/officeDocument/2006/relationships/hyperlink" Target="https://doi.org/10.1037/0033-295X.104.4.686%20" TargetMode="External"/><Relationship Id="rId118" Type="http://schemas.openxmlformats.org/officeDocument/2006/relationships/hyperlink" Target="https://doi.org/10.1016/j.cognition.2004.11.005" TargetMode="External"/><Relationship Id="rId134" Type="http://schemas.openxmlformats.org/officeDocument/2006/relationships/hyperlink" Target="https://doi.org/10.1073/pnas.1318053110%20" TargetMode="External"/><Relationship Id="rId139" Type="http://schemas.openxmlformats.org/officeDocument/2006/relationships/hyperlink" Target="https://doi.org/10.1037/0033-295X.99.4.605" TargetMode="External"/><Relationship Id="rId80" Type="http://schemas.openxmlformats.org/officeDocument/2006/relationships/hyperlink" Target="https://doi.org/10.1207/s15516709cog2701_4" TargetMode="External"/><Relationship Id="rId85" Type="http://schemas.openxmlformats.org/officeDocument/2006/relationships/hyperlink" Target="https://doi.org/10.1038/s41467-025-61517-3" TargetMode="External"/><Relationship Id="rId150" Type="http://schemas.openxmlformats.org/officeDocument/2006/relationships/hyperlink" Target="https://doi.org/10.2307/1130473" TargetMode="External"/><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svg"/><Relationship Id="rId103" Type="http://schemas.openxmlformats.org/officeDocument/2006/relationships/hyperlink" Target="https://doi.org/10.1016/S0010-0277(87)80006-9" TargetMode="External"/><Relationship Id="rId108" Type="http://schemas.openxmlformats.org/officeDocument/2006/relationships/hyperlink" Target="https://doi.org/10.1080/095400999116322" TargetMode="External"/><Relationship Id="rId124" Type="http://schemas.openxmlformats.org/officeDocument/2006/relationships/hyperlink" Target="https://doi.org/10.1038/323533a0" TargetMode="External"/><Relationship Id="rId129" Type="http://schemas.openxmlformats.org/officeDocument/2006/relationships/hyperlink" Target="https://doi.org/10.1207/s15327078in1003_6" TargetMode="External"/><Relationship Id="rId54" Type="http://schemas.openxmlformats.org/officeDocument/2006/relationships/image" Target="media/image45.png"/><Relationship Id="rId70" Type="http://schemas.openxmlformats.org/officeDocument/2006/relationships/hyperlink" Target="https://doi.org/10.1016/j.cognition.2012.11.007%20" TargetMode="External"/><Relationship Id="rId75" Type="http://schemas.openxmlformats.org/officeDocument/2006/relationships/hyperlink" Target="https://doi.org/10.1016/S0885-2014(02)00124-7" TargetMode="External"/><Relationship Id="rId91" Type="http://schemas.openxmlformats.org/officeDocument/2006/relationships/hyperlink" Target="https://doi.org/10.1016/j.cogdev.2010.09.001" TargetMode="External"/><Relationship Id="rId96" Type="http://schemas.openxmlformats.org/officeDocument/2006/relationships/hyperlink" Target="https://doi.org/10.1016/j.tics.2016.05.011%20" TargetMode="External"/><Relationship Id="rId140" Type="http://schemas.openxmlformats.org/officeDocument/2006/relationships/hyperlink" Target="https://doi.org/10.1002/icd.2359" TargetMode="External"/><Relationship Id="rId145" Type="http://schemas.openxmlformats.org/officeDocument/2006/relationships/hyperlink" Target="https://doi.org/10.1016/j.cognition.2017.06.0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S0010-0277(96)00727-5" TargetMode="External"/><Relationship Id="rId119" Type="http://schemas.openxmlformats.org/officeDocument/2006/relationships/hyperlink" Target="https://doi.org/10.1037/xge0000260%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016/j.dr.2022.101034" TargetMode="External"/><Relationship Id="rId81" Type="http://schemas.openxmlformats.org/officeDocument/2006/relationships/hyperlink" Target="https://doi.org/10.1016/S0010-0277(99)00039-6" TargetMode="External"/><Relationship Id="rId86" Type="http://schemas.openxmlformats.org/officeDocument/2006/relationships/hyperlink" Target="https://doi.org/10.1016/S1364-6613(03)00128-1" TargetMode="External"/><Relationship Id="rId130" Type="http://schemas.openxmlformats.org/officeDocument/2006/relationships/hyperlink" Target="https://doi.org/10.1038/s44159-023-00152-5%20" TargetMode="External"/><Relationship Id="rId135" Type="http://schemas.openxmlformats.org/officeDocument/2006/relationships/hyperlink" Target="https://doi.org/10.1111/j.1551-6709.2010.01129.x" TargetMode="External"/><Relationship Id="rId151" Type="http://schemas.openxmlformats.org/officeDocument/2006/relationships/header" Target="header1.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111/j.1467-7687.2007.00586.x%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111/1467-7687.00220" TargetMode="External"/><Relationship Id="rId97" Type="http://schemas.openxmlformats.org/officeDocument/2006/relationships/hyperlink" Target="https://doi.org/10.1016/j.cogpsych.2020.101334%20" TargetMode="External"/><Relationship Id="rId104" Type="http://schemas.openxmlformats.org/officeDocument/2006/relationships/hyperlink" Target="https://doi.org/10.1073/pnas.1904786116%20" TargetMode="External"/><Relationship Id="rId120" Type="http://schemas.openxmlformats.org/officeDocument/2006/relationships/hyperlink" Target="https://doi.org/10.1016/j.cognition.2017.09.007" TargetMode="External"/><Relationship Id="rId125" Type="http://schemas.openxmlformats.org/officeDocument/2006/relationships/hyperlink" Target="https://doi.org/10.1371/journal.pone.0042698" TargetMode="External"/><Relationship Id="rId141" Type="http://schemas.openxmlformats.org/officeDocument/2006/relationships/hyperlink" Target="https://doi.org/10.1371/journal.pbio.0030208" TargetMode="External"/><Relationship Id="rId146" Type="http://schemas.openxmlformats.org/officeDocument/2006/relationships/hyperlink" Target="https://doi.org/10.1016/S0010-0277(98)00058-4" TargetMode="External"/><Relationship Id="rId7" Type="http://schemas.openxmlformats.org/officeDocument/2006/relationships/endnotes" Target="endnotes.xml"/><Relationship Id="rId71" Type="http://schemas.openxmlformats.org/officeDocument/2006/relationships/hyperlink" Target="https://doi.org/10.1016/j.tics.2022.12.014" TargetMode="External"/><Relationship Id="rId92" Type="http://schemas.openxmlformats.org/officeDocument/2006/relationships/hyperlink" Target="https://doi.org/10.1038/nature06288"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02/icd.2355" TargetMode="External"/><Relationship Id="rId87" Type="http://schemas.openxmlformats.org/officeDocument/2006/relationships/hyperlink" Target="https://doi.org/10.1038/415755a%20" TargetMode="External"/><Relationship Id="rId110" Type="http://schemas.openxmlformats.org/officeDocument/2006/relationships/hyperlink" Target="https://doi.org/10.1111/j.0956-7976.2004.00755.x" TargetMode="External"/><Relationship Id="rId115" Type="http://schemas.openxmlformats.org/officeDocument/2006/relationships/hyperlink" Target="https://doi.org/10.1016/S0163-6383(02)00097-8%20" TargetMode="External"/><Relationship Id="rId131" Type="http://schemas.openxmlformats.org/officeDocument/2006/relationships/hyperlink" Target="https://doi.org/10.1016/S0885-2014(97)90008-3" TargetMode="External"/><Relationship Id="rId136" Type="http://schemas.openxmlformats.org/officeDocument/2006/relationships/hyperlink" Target="https://doi.org/10.1016/j.infbeh.2003.05.006" TargetMode="External"/><Relationship Id="rId61" Type="http://schemas.openxmlformats.org/officeDocument/2006/relationships/image" Target="media/image52.svg"/><Relationship Id="rId82" Type="http://schemas.openxmlformats.org/officeDocument/2006/relationships/hyperlink" Target="https://doi.org/10.1207/s15516709cog1402_1%20" TargetMode="External"/><Relationship Id="rId152" Type="http://schemas.openxmlformats.org/officeDocument/2006/relationships/header" Target="header2.xm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37/0012-1649.29.3.421" TargetMode="External"/><Relationship Id="rId100" Type="http://schemas.openxmlformats.org/officeDocument/2006/relationships/hyperlink" Target="https://doi.org/10.1016/0010-0285(83)90017-8" TargetMode="External"/><Relationship Id="rId105" Type="http://schemas.openxmlformats.org/officeDocument/2006/relationships/hyperlink" Target="https://doi.org/10.1016/j.cognition.2016.12.007" TargetMode="External"/><Relationship Id="rId126" Type="http://schemas.openxmlformats.org/officeDocument/2006/relationships/hyperlink" Target="https://doi.org/10.1080/09540090310001655093" TargetMode="External"/><Relationship Id="rId147" Type="http://schemas.openxmlformats.org/officeDocument/2006/relationships/hyperlink" Target="https://doi.org/10.1111/1467-9280.00218"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207/S15327078IN0104_3" TargetMode="External"/><Relationship Id="rId93" Type="http://schemas.openxmlformats.org/officeDocument/2006/relationships/hyperlink" Target="https://doi.org/10.1177/17456916221112075" TargetMode="External"/><Relationship Id="rId98" Type="http://schemas.openxmlformats.org/officeDocument/2006/relationships/hyperlink" Target="https://doi.org/10.1016/0885-2014(93)90008-S" TargetMode="External"/><Relationship Id="rId121" Type="http://schemas.openxmlformats.org/officeDocument/2006/relationships/hyperlink" Target="https://doi.org/10.1037/1089-2680.1.3.271" TargetMode="External"/><Relationship Id="rId142" Type="http://schemas.openxmlformats.org/officeDocument/2006/relationships/hyperlink" Target="https://doi.org/10.1016/j.neuroimage.2010.05.02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37/xge0001656" TargetMode="External"/><Relationship Id="rId116" Type="http://schemas.openxmlformats.org/officeDocument/2006/relationships/hyperlink" Target="https://doi.org/10.1126/science.1107621" TargetMode="External"/><Relationship Id="rId137" Type="http://schemas.openxmlformats.org/officeDocument/2006/relationships/hyperlink" Target="https://doi.org/10.1146/annurev.ph.25.030163.002553"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0010-0277(86)90052-1" TargetMode="External"/><Relationship Id="rId83" Type="http://schemas.openxmlformats.org/officeDocument/2006/relationships/hyperlink" Target="https://doi.org/10.1207/s15516709cog1401_5" TargetMode="External"/><Relationship Id="rId88" Type="http://schemas.openxmlformats.org/officeDocument/2006/relationships/hyperlink" Target="https://doi.org/10.1016/0010-0277(95)00661-H" TargetMode="External"/><Relationship Id="rId111" Type="http://schemas.openxmlformats.org/officeDocument/2006/relationships/hyperlink" Target="https://doi.org/10.1016/j.cogpsych.2010.02.001" TargetMode="External"/><Relationship Id="rId132" Type="http://schemas.openxmlformats.org/officeDocument/2006/relationships/hyperlink" Target="https://doi.org/10.1521/soco.2025.43.3.152" TargetMode="External"/><Relationship Id="rId153"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111/desc.13581" TargetMode="External"/><Relationship Id="rId127" Type="http://schemas.openxmlformats.org/officeDocument/2006/relationships/hyperlink" Target="https://doi.org/10.1098/rsos.191795"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0022-0965(83)90085-3%20" TargetMode="External"/><Relationship Id="rId78" Type="http://schemas.openxmlformats.org/officeDocument/2006/relationships/hyperlink" Target="https://doi.org/10.1037/0033-295X.112.2.347" TargetMode="External"/><Relationship Id="rId94" Type="http://schemas.openxmlformats.org/officeDocument/2006/relationships/hyperlink" Target="https://doi.org/10.1162/neco.1989.1.1.143" TargetMode="External"/><Relationship Id="rId99" Type="http://schemas.openxmlformats.org/officeDocument/2006/relationships/hyperlink" Target="https://doi.org/10.1016/j.cogdev.2005.04.004" TargetMode="External"/><Relationship Id="rId101" Type="http://schemas.openxmlformats.org/officeDocument/2006/relationships/hyperlink" Target="https://doi.org/10.1037/0096-1523.18.2.385" TargetMode="External"/><Relationship Id="rId122" Type="http://schemas.openxmlformats.org/officeDocument/2006/relationships/hyperlink" Target="https://doi.org/10.1207/S15327078IN0101_04%20" TargetMode="External"/><Relationship Id="rId143" Type="http://schemas.openxmlformats.org/officeDocument/2006/relationships/hyperlink" Target="https://doi.org/10.1207/s15327078in0701_6%20" TargetMode="External"/><Relationship Id="rId148"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16/j.cogdev.2022.101164" TargetMode="External"/><Relationship Id="rId89" Type="http://schemas.openxmlformats.org/officeDocument/2006/relationships/hyperlink" Target="https://doi.org/10.1016/S0163-6383(98)90001-7%20" TargetMode="External"/><Relationship Id="rId112" Type="http://schemas.openxmlformats.org/officeDocument/2006/relationships/hyperlink" Target="https://doi.org/10.1111/1467-7687.00021%20" TargetMode="External"/><Relationship Id="rId133" Type="http://schemas.openxmlformats.org/officeDocument/2006/relationships/hyperlink" Target="https://doi.org/10.1016/S1364-6613(02)01926-5" TargetMode="External"/><Relationship Id="rId154" Type="http://schemas.microsoft.com/office/2011/relationships/people" Target="people.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111/1467-7687.00039" TargetMode="External"/><Relationship Id="rId102" Type="http://schemas.openxmlformats.org/officeDocument/2006/relationships/hyperlink" Target="https://doi.org/10.1016/S0010-0277(98)00036-5" TargetMode="External"/><Relationship Id="rId123" Type="http://schemas.openxmlformats.org/officeDocument/2006/relationships/hyperlink" Target="https://doi.org/10.1111/j.1540-5834.2008.00469.x" TargetMode="External"/><Relationship Id="rId144" Type="http://schemas.openxmlformats.org/officeDocument/2006/relationships/hyperlink" Target="https://doi.org/10.1016/j.cogdev.2012.08.004" TargetMode="External"/><Relationship Id="rId90" Type="http://schemas.openxmlformats.org/officeDocument/2006/relationships/hyperlink" Target="https://doi.org/10.1177/0963721412470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81</Pages>
  <Words>17690</Words>
  <Characters>100836</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74</cp:revision>
  <dcterms:created xsi:type="dcterms:W3CDTF">2026-06-21T19:22:00Z</dcterms:created>
  <dcterms:modified xsi:type="dcterms:W3CDTF">2026-06-22T05:42:00Z</dcterms:modified>
</cp:coreProperties>
</file>