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4EB04" w14:textId="77777777" w:rsidR="004337A2" w:rsidRDefault="004337A2" w:rsidP="004337A2">
      <w:pPr>
        <w:spacing w:after="0" w:line="480" w:lineRule="auto"/>
        <w:rPr>
          <w:rFonts w:ascii="Times New Roman" w:eastAsia="Times New Roman" w:hAnsi="Times New Roman" w:cs="Times New Roman"/>
          <w:b/>
        </w:rPr>
      </w:pPr>
      <w:bookmarkStart w:id="0" w:name="_Hlk194438015"/>
    </w:p>
    <w:p w14:paraId="0D98F61C" w14:textId="77777777" w:rsidR="004337A2" w:rsidRDefault="004337A2" w:rsidP="004337A2">
      <w:pPr>
        <w:spacing w:after="0" w:line="480" w:lineRule="auto"/>
        <w:jc w:val="center"/>
        <w:rPr>
          <w:rFonts w:ascii="Times New Roman" w:eastAsia="Times New Roman" w:hAnsi="Times New Roman" w:cs="Times New Roman"/>
          <w:b/>
        </w:rPr>
      </w:pPr>
    </w:p>
    <w:p w14:paraId="40265B2D" w14:textId="77777777" w:rsidR="004337A2" w:rsidRDefault="004337A2" w:rsidP="004337A2">
      <w:pPr>
        <w:spacing w:after="0" w:line="480" w:lineRule="auto"/>
        <w:jc w:val="center"/>
        <w:rPr>
          <w:rFonts w:ascii="Times New Roman" w:eastAsia="Times New Roman" w:hAnsi="Times New Roman" w:cs="Times New Roman"/>
          <w:b/>
        </w:rPr>
      </w:pPr>
    </w:p>
    <w:p w14:paraId="1A84A05F" w14:textId="77777777" w:rsidR="004337A2" w:rsidRDefault="004337A2" w:rsidP="004337A2">
      <w:pPr>
        <w:rPr>
          <w:rFonts w:ascii="Times New Roman" w:hAnsi="Times New Roman" w:cs="Times New Roman"/>
        </w:rPr>
      </w:pPr>
    </w:p>
    <w:p w14:paraId="6D0919E0" w14:textId="5296584D" w:rsidR="004337A2" w:rsidRDefault="00732CBD" w:rsidP="004337A2">
      <w:pPr>
        <w:spacing w:after="0" w:line="480" w:lineRule="auto"/>
        <w:jc w:val="center"/>
        <w:rPr>
          <w:rFonts w:ascii="Times New Roman" w:eastAsia="Times New Roman" w:hAnsi="Times New Roman" w:cs="Times New Roman"/>
        </w:rPr>
      </w:pPr>
      <w:r w:rsidRPr="00732CBD">
        <w:rPr>
          <w:rFonts w:ascii="Times New Roman" w:hAnsi="Times New Roman" w:cs="Times New Roman"/>
          <w:b/>
          <w:bCs/>
        </w:rPr>
        <w:t xml:space="preserve">Associative learning over </w:t>
      </w:r>
      <w:r w:rsidR="00F95C61">
        <w:rPr>
          <w:rFonts w:ascii="Times New Roman" w:hAnsi="Times New Roman" w:cs="Times New Roman"/>
          <w:b/>
          <w:bCs/>
        </w:rPr>
        <w:t>distinct surface features can</w:t>
      </w:r>
      <w:r w:rsidRPr="00732CBD">
        <w:rPr>
          <w:rFonts w:ascii="Times New Roman" w:hAnsi="Times New Roman" w:cs="Times New Roman"/>
          <w:b/>
          <w:bCs/>
        </w:rPr>
        <w:t xml:space="preserve"> explain infants’ action efficiency understanding</w:t>
      </w:r>
      <w:r w:rsidR="004337A2">
        <w:rPr>
          <w:rFonts w:ascii="Times New Roman" w:eastAsia="Times New Roman" w:hAnsi="Times New Roman" w:cs="Times New Roman"/>
          <w:b/>
        </w:rPr>
        <w:br/>
      </w:r>
      <w:r w:rsidR="004337A2">
        <w:rPr>
          <w:rFonts w:ascii="Times New Roman" w:eastAsia="Times New Roman" w:hAnsi="Times New Roman" w:cs="Times New Roman"/>
        </w:rPr>
        <w:t>Deon T. Benton</w:t>
      </w:r>
      <w:r w:rsidR="004337A2">
        <w:rPr>
          <w:rFonts w:ascii="Times New Roman" w:eastAsia="Times New Roman" w:hAnsi="Times New Roman" w:cs="Times New Roman"/>
        </w:rPr>
        <w:br/>
        <w:t>Vanderbilt University</w:t>
      </w:r>
    </w:p>
    <w:p w14:paraId="11329D84" w14:textId="77777777" w:rsidR="004337A2" w:rsidRDefault="004337A2" w:rsidP="004337A2">
      <w:pPr>
        <w:spacing w:after="0" w:line="480" w:lineRule="auto"/>
        <w:rPr>
          <w:rFonts w:ascii="Times New Roman" w:eastAsia="Times New Roman" w:hAnsi="Times New Roman" w:cs="Times New Roman"/>
        </w:rPr>
      </w:pPr>
    </w:p>
    <w:p w14:paraId="5DD17D3C" w14:textId="77777777" w:rsidR="004337A2" w:rsidRDefault="004337A2" w:rsidP="004337A2">
      <w:pPr>
        <w:spacing w:after="0" w:line="480" w:lineRule="auto"/>
        <w:rPr>
          <w:rFonts w:ascii="Times New Roman" w:eastAsia="Times New Roman" w:hAnsi="Times New Roman" w:cs="Times New Roman"/>
        </w:rPr>
      </w:pPr>
    </w:p>
    <w:p w14:paraId="48BE4E0C" w14:textId="77777777" w:rsidR="004337A2" w:rsidRDefault="004337A2" w:rsidP="004337A2">
      <w:pPr>
        <w:spacing w:after="0" w:line="480" w:lineRule="auto"/>
        <w:rPr>
          <w:rFonts w:ascii="Times New Roman" w:eastAsia="Times New Roman" w:hAnsi="Times New Roman" w:cs="Times New Roman"/>
        </w:rPr>
      </w:pPr>
    </w:p>
    <w:p w14:paraId="47C507BD" w14:textId="77777777" w:rsidR="004337A2" w:rsidRDefault="004337A2" w:rsidP="004337A2">
      <w:pPr>
        <w:spacing w:after="0" w:line="480" w:lineRule="auto"/>
        <w:rPr>
          <w:rFonts w:ascii="Times New Roman" w:eastAsia="Times New Roman" w:hAnsi="Times New Roman" w:cs="Times New Roman"/>
        </w:rPr>
      </w:pPr>
    </w:p>
    <w:p w14:paraId="6CC6AE48" w14:textId="77777777" w:rsidR="004337A2" w:rsidRDefault="004337A2" w:rsidP="004337A2">
      <w:pPr>
        <w:spacing w:after="0" w:line="480" w:lineRule="auto"/>
        <w:rPr>
          <w:rFonts w:ascii="Times New Roman" w:eastAsia="Times New Roman" w:hAnsi="Times New Roman" w:cs="Times New Roman"/>
        </w:rPr>
      </w:pPr>
    </w:p>
    <w:p w14:paraId="1D18EB15" w14:textId="77777777" w:rsidR="004337A2" w:rsidRDefault="004337A2" w:rsidP="004337A2">
      <w:pPr>
        <w:spacing w:after="0" w:line="480" w:lineRule="auto"/>
        <w:rPr>
          <w:rFonts w:ascii="Times New Roman" w:eastAsia="Times New Roman" w:hAnsi="Times New Roman" w:cs="Times New Roman"/>
        </w:rPr>
      </w:pPr>
    </w:p>
    <w:p w14:paraId="5FFF3FE5" w14:textId="77777777" w:rsidR="004337A2" w:rsidRDefault="004337A2" w:rsidP="004337A2">
      <w:pPr>
        <w:spacing w:after="0" w:line="480" w:lineRule="auto"/>
        <w:rPr>
          <w:rFonts w:ascii="Times New Roman" w:eastAsia="Times New Roman" w:hAnsi="Times New Roman" w:cs="Times New Roman"/>
        </w:rPr>
      </w:pPr>
    </w:p>
    <w:p w14:paraId="5E432807" w14:textId="77777777" w:rsidR="004337A2" w:rsidRDefault="004337A2" w:rsidP="004337A2">
      <w:pPr>
        <w:spacing w:after="0" w:line="480" w:lineRule="auto"/>
        <w:rPr>
          <w:rFonts w:ascii="Times New Roman" w:eastAsia="Times New Roman" w:hAnsi="Times New Roman" w:cs="Times New Roman"/>
        </w:rPr>
      </w:pPr>
    </w:p>
    <w:p w14:paraId="51638DB4" w14:textId="77777777" w:rsidR="004337A2" w:rsidRDefault="004337A2" w:rsidP="004337A2">
      <w:pPr>
        <w:spacing w:after="0" w:line="480" w:lineRule="auto"/>
        <w:rPr>
          <w:rFonts w:ascii="Times New Roman" w:eastAsia="Times New Roman" w:hAnsi="Times New Roman" w:cs="Times New Roman"/>
        </w:rPr>
      </w:pPr>
    </w:p>
    <w:p w14:paraId="73400136" w14:textId="77777777" w:rsidR="004337A2" w:rsidRDefault="004337A2" w:rsidP="004337A2">
      <w:pPr>
        <w:spacing w:after="0" w:line="480" w:lineRule="auto"/>
        <w:rPr>
          <w:rFonts w:ascii="Times New Roman" w:eastAsia="Times New Roman" w:hAnsi="Times New Roman" w:cs="Times New Roman"/>
        </w:rPr>
      </w:pPr>
    </w:p>
    <w:p w14:paraId="797B781D" w14:textId="77777777" w:rsidR="004337A2" w:rsidRDefault="004337A2" w:rsidP="004337A2">
      <w:pPr>
        <w:spacing w:after="0" w:line="480" w:lineRule="auto"/>
        <w:rPr>
          <w:rFonts w:ascii="Times New Roman" w:eastAsia="Times New Roman" w:hAnsi="Times New Roman" w:cs="Times New Roman"/>
        </w:rPr>
      </w:pPr>
    </w:p>
    <w:p w14:paraId="10BBE859" w14:textId="77777777" w:rsidR="004337A2" w:rsidRDefault="004337A2" w:rsidP="004337A2">
      <w:pPr>
        <w:spacing w:after="0" w:line="240" w:lineRule="auto"/>
      </w:pPr>
      <w:r>
        <w:rPr>
          <w:rFonts w:ascii="Times New Roman" w:eastAsia="Times New Roman" w:hAnsi="Times New Roman" w:cs="Times New Roman"/>
        </w:rPr>
        <w:t>Address correspondence to Deon T. Benton, Department of Psychology and Human Development, Vanderbilt University, Peabody College, 230 Appleton Place #552, Nashville, TN 37235</w:t>
      </w:r>
    </w:p>
    <w:p w14:paraId="13CD62E5" w14:textId="77777777" w:rsidR="004337A2" w:rsidRDefault="004337A2" w:rsidP="004337A2">
      <w:pPr>
        <w:rPr>
          <w:rFonts w:ascii="Times New Roman" w:hAnsi="Times New Roman" w:cs="Times New Roman"/>
        </w:rPr>
      </w:pPr>
    </w:p>
    <w:p w14:paraId="4957A662" w14:textId="77777777" w:rsidR="004337A2" w:rsidRDefault="004337A2" w:rsidP="004337A2">
      <w:pPr>
        <w:rPr>
          <w:rFonts w:ascii="Times New Roman" w:hAnsi="Times New Roman" w:cs="Times New Roman"/>
        </w:rPr>
      </w:pPr>
      <w:r>
        <w:rPr>
          <w:rFonts w:ascii="Times New Roman" w:hAnsi="Times New Roman" w:cs="Times New Roman"/>
        </w:rPr>
        <w:t xml:space="preserve">Data availability statement: The simulation data for these simulations can be found here </w:t>
      </w:r>
      <w:hyperlink r:id="rId8" w:history="1">
        <w:r w:rsidRPr="006A7CB6">
          <w:rPr>
            <w:rStyle w:val="Hyperlink"/>
            <w:rFonts w:ascii="Times New Roman" w:hAnsi="Times New Roman" w:cs="Times New Roman"/>
          </w:rPr>
          <w:t>https://osf.io/9eqpf/?view_only=62f752417a9141c7b0509a998039ad13</w:t>
        </w:r>
      </w:hyperlink>
      <w:r>
        <w:rPr>
          <w:rFonts w:ascii="Times New Roman" w:hAnsi="Times New Roman" w:cs="Times New Roman"/>
        </w:rPr>
        <w:t>.</w:t>
      </w:r>
    </w:p>
    <w:p w14:paraId="4296EA79" w14:textId="77777777" w:rsidR="004337A2" w:rsidRDefault="004337A2" w:rsidP="004337A2">
      <w:pPr>
        <w:rPr>
          <w:rFonts w:ascii="Times New Roman" w:hAnsi="Times New Roman" w:cs="Times New Roman"/>
        </w:rPr>
      </w:pPr>
      <w:r w:rsidRPr="00594F16">
        <w:rPr>
          <w:rFonts w:ascii="Times New Roman" w:hAnsi="Times New Roman" w:cs="Times New Roman"/>
        </w:rPr>
        <w:t>Conflicts of interests: none</w:t>
      </w:r>
    </w:p>
    <w:p w14:paraId="6C06813E" w14:textId="1100C2FA" w:rsidR="004337A2" w:rsidRDefault="004337A2" w:rsidP="004337A2">
      <w:pPr>
        <w:spacing w:line="480" w:lineRule="auto"/>
        <w:contextualSpacing/>
        <w:rPr>
          <w:rFonts w:ascii="Times New Roman" w:hAnsi="Times New Roman" w:cs="Times New Roman"/>
        </w:rPr>
      </w:pPr>
    </w:p>
    <w:p w14:paraId="2C3C763C" w14:textId="18D33D4F" w:rsidR="00524642" w:rsidRDefault="000064AB" w:rsidP="004337A2">
      <w:pPr>
        <w:jc w:val="center"/>
        <w:rPr>
          <w:rFonts w:ascii="Times New Roman" w:hAnsi="Times New Roman" w:cs="Times New Roman"/>
        </w:rPr>
      </w:pPr>
      <w:r>
        <w:rPr>
          <w:rFonts w:ascii="Times New Roman" w:hAnsi="Times New Roman" w:cs="Times New Roman"/>
        </w:rPr>
        <w:t>“</w:t>
      </w:r>
      <w:r w:rsidR="00F95C61" w:rsidRPr="00732CBD">
        <w:rPr>
          <w:rFonts w:ascii="Times New Roman" w:hAnsi="Times New Roman" w:cs="Times New Roman"/>
          <w:b/>
          <w:bCs/>
        </w:rPr>
        <w:t xml:space="preserve">Associative learning over </w:t>
      </w:r>
      <w:r w:rsidR="00F95C61">
        <w:rPr>
          <w:rFonts w:ascii="Times New Roman" w:hAnsi="Times New Roman" w:cs="Times New Roman"/>
          <w:b/>
          <w:bCs/>
        </w:rPr>
        <w:t>distinct surface features can</w:t>
      </w:r>
      <w:r w:rsidR="00F95C61" w:rsidRPr="00732CBD">
        <w:rPr>
          <w:rFonts w:ascii="Times New Roman" w:hAnsi="Times New Roman" w:cs="Times New Roman"/>
          <w:b/>
          <w:bCs/>
        </w:rPr>
        <w:t xml:space="preserve"> explain infants’ action efficiency</w:t>
      </w:r>
      <w:r>
        <w:rPr>
          <w:rFonts w:ascii="Times New Roman" w:hAnsi="Times New Roman" w:cs="Times New Roman"/>
        </w:rPr>
        <w:t>”</w:t>
      </w:r>
    </w:p>
    <w:p w14:paraId="7B0B679B" w14:textId="77777777" w:rsidR="004337A2" w:rsidRDefault="004337A2" w:rsidP="004337A2">
      <w:pPr>
        <w:jc w:val="center"/>
        <w:rPr>
          <w:rFonts w:ascii="Times New Roman" w:hAnsi="Times New Roman" w:cs="Times New Roman"/>
        </w:rPr>
      </w:pP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5ECF2169" w:rsidR="00524642" w:rsidRDefault="00C67093" w:rsidP="00524642">
      <w:pPr>
        <w:spacing w:line="480" w:lineRule="auto"/>
        <w:contextualSpacing/>
        <w:rPr>
          <w:rFonts w:ascii="Times New Roman" w:hAnsi="Times New Roman" w:cs="Times New Roman"/>
        </w:rPr>
      </w:pPr>
      <w:r w:rsidRPr="00C67093">
        <w:rPr>
          <w:rFonts w:ascii="Times New Roman" w:hAnsi="Times New Roman" w:cs="Times New Roman"/>
        </w:rPr>
        <w:t xml:space="preserve">Developmental scientists have long debated how infants come to understand the efficiency of others’ actions. </w:t>
      </w:r>
      <w:ins w:id="1" w:author="Benton, Deon" w:date="2026-06-11T15:14:00Z" w16du:dateUtc="2026-06-11T20:14:00Z">
        <w:r w:rsidR="00DC6D5E">
          <w:rPr>
            <w:rFonts w:ascii="Times New Roman" w:hAnsi="Times New Roman" w:cs="Times New Roman"/>
          </w:rPr>
          <w:t>The nativist position</w:t>
        </w:r>
      </w:ins>
      <w:r w:rsidRPr="00C67093">
        <w:rPr>
          <w:rFonts w:ascii="Times New Roman" w:hAnsi="Times New Roman" w:cs="Times New Roman"/>
        </w:rPr>
        <w:t xml:space="preserve"> maintains that infants possess conceptually rich</w:t>
      </w:r>
      <w:r w:rsidR="00FE03E3">
        <w:rPr>
          <w:rFonts w:ascii="Times New Roman" w:hAnsi="Times New Roman" w:cs="Times New Roman"/>
        </w:rPr>
        <w:t>,</w:t>
      </w:r>
      <w:r w:rsidRPr="00C67093">
        <w:rPr>
          <w:rFonts w:ascii="Times New Roman" w:hAnsi="Times New Roman" w:cs="Times New Roman"/>
        </w:rPr>
        <w:t xml:space="preserve"> domain-specific systems that enable them to represent actions in terms of goals, constraints, efficiency, and rationality. </w:t>
      </w:r>
      <w:ins w:id="2" w:author="Benton, Deon" w:date="2026-06-11T15:14:00Z" w16du:dateUtc="2026-06-11T20:14:00Z">
        <w:r w:rsidR="00FC37BE">
          <w:rPr>
            <w:rFonts w:ascii="Times New Roman" w:hAnsi="Times New Roman" w:cs="Times New Roman"/>
          </w:rPr>
          <w:t>The empiricist position</w:t>
        </w:r>
      </w:ins>
      <w:r w:rsidRPr="00C67093">
        <w:rPr>
          <w:rFonts w:ascii="Times New Roman" w:hAnsi="Times New Roman" w:cs="Times New Roman"/>
        </w:rPr>
        <w:t xml:space="preserve"> argues </w:t>
      </w:r>
      <w:ins w:id="3" w:author="Benton, Deon" w:date="2026-06-11T15:15:00Z" w16du:dateUtc="2026-06-11T20:15:00Z">
        <w:r w:rsidR="00FC37BE">
          <w:rPr>
            <w:rFonts w:ascii="Times New Roman" w:hAnsi="Times New Roman" w:cs="Times New Roman"/>
          </w:rPr>
          <w:t xml:space="preserve">that the looking behavior of preverbal infants in most looking-time studies </w:t>
        </w:r>
      </w:ins>
      <w:r w:rsidR="00FE03E3">
        <w:rPr>
          <w:rFonts w:ascii="Times New Roman" w:hAnsi="Times New Roman" w:cs="Times New Roman"/>
        </w:rPr>
        <w:t>reflect</w:t>
      </w:r>
      <w:r w:rsidR="00AB7F1C">
        <w:rPr>
          <w:rFonts w:ascii="Times New Roman" w:hAnsi="Times New Roman" w:cs="Times New Roman"/>
        </w:rPr>
        <w:t>s</w:t>
      </w:r>
      <w:r w:rsidRPr="00C67093">
        <w:rPr>
          <w:rFonts w:ascii="Times New Roman" w:hAnsi="Times New Roman" w:cs="Times New Roman"/>
        </w:rPr>
        <w:t xml:space="preserve"> domain-general processes </w:t>
      </w:r>
      <w:r w:rsidR="00FE03E3">
        <w:rPr>
          <w:rFonts w:ascii="Times New Roman" w:hAnsi="Times New Roman" w:cs="Times New Roman"/>
        </w:rPr>
        <w:t xml:space="preserve">that operate </w:t>
      </w:r>
      <w:r w:rsidRPr="00C67093">
        <w:rPr>
          <w:rFonts w:ascii="Times New Roman" w:hAnsi="Times New Roman" w:cs="Times New Roman"/>
        </w:rPr>
        <w:t xml:space="preserve">over the </w:t>
      </w:r>
      <w:ins w:id="4" w:author="Benton, Deon" w:date="2026-06-11T15:16:00Z" w16du:dateUtc="2026-06-11T20:16:00Z">
        <w:r w:rsidR="00FC37BE">
          <w:rPr>
            <w:rFonts w:ascii="Times New Roman" w:hAnsi="Times New Roman" w:cs="Times New Roman"/>
          </w:rPr>
          <w:t xml:space="preserve">conceptually neutral </w:t>
        </w:r>
      </w:ins>
      <w:r w:rsidR="00FE03E3">
        <w:rPr>
          <w:rFonts w:ascii="Times New Roman" w:hAnsi="Times New Roman" w:cs="Times New Roman"/>
        </w:rPr>
        <w:t xml:space="preserve">surface </w:t>
      </w:r>
      <w:r w:rsidRPr="00C67093">
        <w:rPr>
          <w:rFonts w:ascii="Times New Roman" w:hAnsi="Times New Roman" w:cs="Times New Roman"/>
        </w:rPr>
        <w:t xml:space="preserve">features of </w:t>
      </w:r>
      <w:ins w:id="5" w:author="Benton, Deon" w:date="2026-06-11T15:16:00Z" w16du:dateUtc="2026-06-11T20:16:00Z">
        <w:r w:rsidR="00FC37BE">
          <w:rPr>
            <w:rFonts w:ascii="Times New Roman" w:hAnsi="Times New Roman" w:cs="Times New Roman"/>
          </w:rPr>
          <w:t xml:space="preserve">the </w:t>
        </w:r>
      </w:ins>
      <w:r w:rsidRPr="00C67093">
        <w:rPr>
          <w:rFonts w:ascii="Times New Roman" w:hAnsi="Times New Roman" w:cs="Times New Roman"/>
        </w:rPr>
        <w:t>events</w:t>
      </w:r>
      <w:ins w:id="6" w:author="Benton, Deon" w:date="2026-06-11T15:16:00Z" w16du:dateUtc="2026-06-11T20:16:00Z">
        <w:r w:rsidR="00FC37BE">
          <w:rPr>
            <w:rFonts w:ascii="Times New Roman" w:hAnsi="Times New Roman" w:cs="Times New Roman"/>
          </w:rPr>
          <w:t xml:space="preserve"> and entities and objects that comprise them</w:t>
        </w:r>
      </w:ins>
      <w:r w:rsidRPr="00C67093">
        <w:rPr>
          <w:rFonts w:ascii="Times New Roman" w:hAnsi="Times New Roman" w:cs="Times New Roman"/>
        </w:rPr>
        <w:t xml:space="preserve">. </w:t>
      </w:r>
      <w:r w:rsidR="00FE03E3">
        <w:rPr>
          <w:rFonts w:ascii="Times New Roman" w:hAnsi="Times New Roman" w:cs="Times New Roman"/>
        </w:rPr>
        <w:t>Here</w:t>
      </w:r>
      <w:r w:rsidRPr="00C67093">
        <w:rPr>
          <w:rFonts w:ascii="Times New Roman" w:hAnsi="Times New Roman" w:cs="Times New Roman"/>
        </w:rPr>
        <w:t>, I instantiate a version of this latter proposal in a new connectionist model called Associative Learning in Action Sequences (ALIAS)</w:t>
      </w:r>
      <w:r w:rsidR="00FE03E3">
        <w:rPr>
          <w:rFonts w:ascii="Times New Roman" w:hAnsi="Times New Roman" w:cs="Times New Roman"/>
        </w:rPr>
        <w:t xml:space="preserve"> and show that the model reproduced</w:t>
      </w:r>
      <w:r w:rsidRPr="00C67093">
        <w:rPr>
          <w:rFonts w:ascii="Times New Roman" w:hAnsi="Times New Roman" w:cs="Times New Roman"/>
        </w:rPr>
        <w:t xml:space="preserve"> findings previously </w:t>
      </w:r>
      <w:r w:rsidR="00FE03E3">
        <w:rPr>
          <w:rFonts w:ascii="Times New Roman" w:hAnsi="Times New Roman" w:cs="Times New Roman"/>
        </w:rPr>
        <w:t xml:space="preserve">taken as </w:t>
      </w:r>
      <w:ins w:id="7" w:author="Benton, Deon" w:date="2026-06-11T15:17:00Z" w16du:dateUtc="2026-06-11T20:17:00Z">
        <w:r w:rsidR="00E357C3">
          <w:rPr>
            <w:rFonts w:ascii="Times New Roman" w:hAnsi="Times New Roman" w:cs="Times New Roman"/>
          </w:rPr>
          <w:t>evidence for different domain-specific systems that support processi</w:t>
        </w:r>
      </w:ins>
      <w:ins w:id="8" w:author="Benton, Deon" w:date="2026-06-11T15:18:00Z" w16du:dateUtc="2026-06-11T20:18:00Z">
        <w:r w:rsidR="00E357C3">
          <w:rPr>
            <w:rFonts w:ascii="Times New Roman" w:hAnsi="Times New Roman" w:cs="Times New Roman"/>
          </w:rPr>
          <w:t xml:space="preserve">ng </w:t>
        </w:r>
      </w:ins>
      <w:ins w:id="9" w:author="Benton, Deon" w:date="2026-06-11T15:17:00Z" w16du:dateUtc="2026-06-11T20:17:00Z">
        <w:r w:rsidR="00E357C3">
          <w:rPr>
            <w:rFonts w:ascii="Times New Roman" w:hAnsi="Times New Roman" w:cs="Times New Roman"/>
          </w:rPr>
          <w:t>actions in terms of their efficiency, cost and utility</w:t>
        </w:r>
      </w:ins>
      <w:r w:rsidRPr="00C67093">
        <w:rPr>
          <w:rFonts w:ascii="Times New Roman" w:hAnsi="Times New Roman" w:cs="Times New Roman"/>
        </w:rPr>
        <w:t xml:space="preserve">. </w:t>
      </w:r>
      <w:ins w:id="10" w:author="Benton, Deon" w:date="2026-06-11T15:21:00Z" w16du:dateUtc="2026-06-11T20:21:00Z">
        <w:r w:rsidR="00A41610">
          <w:rPr>
            <w:rFonts w:ascii="Times New Roman" w:hAnsi="Times New Roman" w:cs="Times New Roman"/>
          </w:rPr>
          <w:t xml:space="preserve">An analysis of the </w:t>
        </w:r>
      </w:ins>
      <w:ins w:id="11" w:author="Benton, Deon" w:date="2026-06-11T15:22:00Z" w16du:dateUtc="2026-06-11T20:22:00Z">
        <w:r w:rsidR="00A41610">
          <w:rPr>
            <w:rFonts w:ascii="Times New Roman" w:hAnsi="Times New Roman" w:cs="Times New Roman"/>
          </w:rPr>
          <w:t>internal dynamics</w:t>
        </w:r>
      </w:ins>
      <w:ins w:id="12" w:author="Benton, Deon" w:date="2026-06-11T15:21:00Z" w16du:dateUtc="2026-06-11T20:21:00Z">
        <w:r w:rsidR="00A41610">
          <w:rPr>
            <w:rFonts w:ascii="Times New Roman" w:hAnsi="Times New Roman" w:cs="Times New Roman"/>
          </w:rPr>
          <w:t xml:space="preserve"> of the model indicated that </w:t>
        </w:r>
      </w:ins>
      <w:ins w:id="13" w:author="Benton, Deon" w:date="2026-06-11T15:22:00Z" w16du:dateUtc="2026-06-11T20:22:00Z">
        <w:r w:rsidR="00A41610">
          <w:rPr>
            <w:rFonts w:ascii="Times New Roman" w:hAnsi="Times New Roman" w:cs="Times New Roman"/>
          </w:rPr>
          <w:t xml:space="preserve">its </w:t>
        </w:r>
      </w:ins>
      <w:r w:rsidRPr="00C67093">
        <w:rPr>
          <w:rFonts w:ascii="Times New Roman" w:hAnsi="Times New Roman" w:cs="Times New Roman"/>
        </w:rPr>
        <w:t>behaviors</w:t>
      </w:r>
      <w:ins w:id="14" w:author="Benton, Deon" w:date="2026-06-11T15:22:00Z" w16du:dateUtc="2026-06-11T20:22:00Z">
        <w:r w:rsidR="00A41610">
          <w:rPr>
            <w:rFonts w:ascii="Times New Roman" w:hAnsi="Times New Roman" w:cs="Times New Roman"/>
          </w:rPr>
          <w:t xml:space="preserve"> arose mechanistically</w:t>
        </w:r>
      </w:ins>
      <w:r w:rsidRPr="00C67093">
        <w:rPr>
          <w:rFonts w:ascii="Times New Roman" w:hAnsi="Times New Roman" w:cs="Times New Roman"/>
        </w:rPr>
        <w:t xml:space="preserve"> through learned associations among perceptual features, the reactivation of associated representations during test events, differential obstacle salience, and transient attentional modulation. Additionally, ALIAS generated novel predictions concerning how changes in salience, experience, and attentional persistence should shape infants’ looking behavior in future experiments. </w:t>
      </w:r>
      <w:ins w:id="15" w:author="Benton, Deon" w:date="2026-06-11T15:31:00Z" w16du:dateUtc="2026-06-11T20:31:00Z">
        <w:r w:rsidR="00725EDB" w:rsidRPr="00725EDB">
          <w:rPr>
            <w:rFonts w:ascii="Times New Roman" w:hAnsi="Times New Roman" w:cs="Times New Roman"/>
          </w:rPr>
          <w:t xml:space="preserve">Prominent theoretical accounts of infant cognitive posit specialized processes in domains such as causal learning, moral cognition, physical reasoning, among others. Yet, the present findings show that even in a domain as complex as action efficiency understanding, simple, albeit extremely powerful, domain-general learning processes operating over perceptually grounded event representations can account for infants' looking </w:t>
        </w:r>
        <w:r w:rsidR="00725EDB" w:rsidRPr="00725EDB">
          <w:rPr>
            <w:rFonts w:ascii="Times New Roman" w:hAnsi="Times New Roman" w:cs="Times New Roman"/>
          </w:rPr>
          <w:lastRenderedPageBreak/>
          <w:t>behaviors. As such, this study raises crucial questions about the necessity of specialized learning mechanisms to explain infants’ looking behaviors.</w:t>
        </w:r>
      </w:ins>
      <w:r w:rsidR="00524642">
        <w:rPr>
          <w:rFonts w:ascii="Times New Roman" w:hAnsi="Times New Roman" w:cs="Times New Roman"/>
        </w:rPr>
        <w:br w:type="page"/>
      </w:r>
    </w:p>
    <w:p w14:paraId="026B021C" w14:textId="0B642B9E" w:rsidR="00524642" w:rsidRDefault="000064AB"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w:t>
      </w:r>
      <w:r w:rsidR="00671B2C">
        <w:rPr>
          <w:rFonts w:ascii="Times New Roman" w:hAnsi="Times New Roman" w:cs="Times New Roman"/>
        </w:rPr>
        <w:t>Associative learning over differentially salient surface features is sufficient to explain infants’ action efficiency understanding</w:t>
      </w:r>
      <w:r>
        <w:rPr>
          <w:rFonts w:ascii="Times New Roman" w:hAnsi="Times New Roman" w:cs="Times New Roman"/>
        </w:rPr>
        <w:t>”</w:t>
      </w:r>
    </w:p>
    <w:p w14:paraId="1A31011B" w14:textId="6ABF3091" w:rsidR="00053966" w:rsidRDefault="00524642" w:rsidP="00CA7957">
      <w:pPr>
        <w:spacing w:line="480" w:lineRule="auto"/>
        <w:ind w:firstLine="720"/>
        <w:contextualSpacing/>
        <w:rPr>
          <w:rFonts w:ascii="Times New Roman" w:hAnsi="Times New Roman" w:cs="Times New Roman"/>
          <w:noProof/>
        </w:rPr>
      </w:pPr>
      <w:r>
        <w:rPr>
          <w:rFonts w:ascii="Times New Roman" w:hAnsi="Times New Roman" w:cs="Times New Roman"/>
        </w:rPr>
        <w:t xml:space="preserve">A key </w:t>
      </w:r>
      <w:r w:rsidR="00E47A78">
        <w:rPr>
          <w:rFonts w:ascii="Times New Roman" w:hAnsi="Times New Roman" w:cs="Times New Roman"/>
        </w:rPr>
        <w:t>challenge for young learners is</w:t>
      </w:r>
      <w:r>
        <w:rPr>
          <w:rFonts w:ascii="Times New Roman" w:hAnsi="Times New Roman" w:cs="Times New Roman"/>
        </w:rPr>
        <w:t xml:space="preserve">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ins w:id="16" w:author="Benton, Deon" w:date="2026-06-11T15:32:00Z" w16du:dateUtc="2026-06-11T20:32:00Z">
        <w:r w:rsidR="00725EDB">
          <w:rPr>
            <w:rFonts w:ascii="Times New Roman" w:hAnsi="Times New Roman" w:cs="Times New Roman"/>
          </w:rPr>
          <w:t xml:space="preserve">by observing a child tumble down a slide after attempting clumsily to climb it from the bottom, </w:t>
        </w:r>
      </w:ins>
      <w:r w:rsidR="00AA0C2B" w:rsidRPr="00223D51">
        <w:rPr>
          <w:rFonts w:ascii="Times New Roman" w:hAnsi="Times New Roman" w:cs="Times New Roman"/>
        </w:rPr>
        <w:t xml:space="preserve">a child </w:t>
      </w:r>
      <w:r w:rsidR="000C18C9">
        <w:rPr>
          <w:rFonts w:ascii="Times New Roman" w:hAnsi="Times New Roman" w:cs="Times New Roman"/>
        </w:rPr>
        <w:t>may learn that</w:t>
      </w:r>
      <w:ins w:id="17" w:author="Benton, Deon" w:date="2026-06-11T15:34:00Z" w16du:dateUtc="2026-06-11T20:34:00Z">
        <w:r w:rsidR="00F72443">
          <w:rPr>
            <w:rFonts w:ascii="Times New Roman" w:hAnsi="Times New Roman" w:cs="Times New Roman"/>
          </w:rPr>
          <w:t xml:space="preserve"> stairs are</w:t>
        </w:r>
      </w:ins>
      <w:r w:rsidR="000C18C9">
        <w:rPr>
          <w:rFonts w:ascii="Times New Roman" w:hAnsi="Times New Roman" w:cs="Times New Roman"/>
        </w:rPr>
        <w:t xml:space="preserve"> </w:t>
      </w:r>
      <w:ins w:id="18" w:author="Benton, Deon" w:date="2026-06-11T15:33:00Z" w16du:dateUtc="2026-06-11T20:33:00Z">
        <w:r w:rsidR="00F72443">
          <w:rPr>
            <w:rFonts w:ascii="Times New Roman" w:hAnsi="Times New Roman" w:cs="Times New Roman"/>
          </w:rPr>
          <w:t>a</w:t>
        </w:r>
      </w:ins>
      <w:ins w:id="19" w:author="Benton, Deon" w:date="2026-06-11T15:32:00Z" w16du:dateUtc="2026-06-11T20:32:00Z">
        <w:r w:rsidR="00725EDB">
          <w:rPr>
            <w:rFonts w:ascii="Times New Roman" w:hAnsi="Times New Roman" w:cs="Times New Roman"/>
          </w:rPr>
          <w:t xml:space="preserve"> more efficient—and indeed safer</w:t>
        </w:r>
      </w:ins>
      <w:ins w:id="20" w:author="Benton, Deon" w:date="2026-06-11T15:33:00Z" w16du:dateUtc="2026-06-11T20:33:00Z">
        <w:r w:rsidR="00F72443">
          <w:rPr>
            <w:rFonts w:ascii="Times New Roman" w:hAnsi="Times New Roman" w:cs="Times New Roman"/>
          </w:rPr>
          <w:t xml:space="preserve">—way to use </w:t>
        </w:r>
      </w:ins>
      <w:ins w:id="21" w:author="Benton, Deon" w:date="2026-06-11T15:32:00Z" w16du:dateUtc="2026-06-11T20:32:00Z">
        <w:r w:rsidR="00725EDB">
          <w:rPr>
            <w:rFonts w:ascii="Times New Roman" w:hAnsi="Times New Roman" w:cs="Times New Roman"/>
          </w:rPr>
          <w:t>to</w:t>
        </w:r>
      </w:ins>
      <w:r w:rsidR="000C18C9">
        <w:rPr>
          <w:rFonts w:ascii="Times New Roman" w:hAnsi="Times New Roman" w:cs="Times New Roman"/>
        </w:rPr>
        <w:t xml:space="preserve"> </w:t>
      </w:r>
      <w:ins w:id="22" w:author="Benton, Deon" w:date="2026-06-11T15:34:00Z" w16du:dateUtc="2026-06-11T20:34:00Z">
        <w:r w:rsidR="00F72443">
          <w:rPr>
            <w:rFonts w:ascii="Times New Roman" w:hAnsi="Times New Roman" w:cs="Times New Roman"/>
          </w:rPr>
          <w:t xml:space="preserve">slides. </w:t>
        </w:r>
      </w:ins>
      <w:ins w:id="23" w:author="Benton, Deon" w:date="2026-06-11T15:35:00Z" w16du:dateUtc="2026-06-11T20:35:00Z">
        <w:r w:rsidR="00CC7C48">
          <w:rPr>
            <w:rFonts w:ascii="Times New Roman" w:hAnsi="Times New Roman" w:cs="Times New Roman"/>
          </w:rPr>
          <w:t>Similarly, by observing a person walk around</w:t>
        </w:r>
      </w:ins>
      <w:ins w:id="24" w:author="Benton, Deon" w:date="2026-06-11T15:36:00Z" w16du:dateUtc="2026-06-11T20:36:00Z">
        <w:r w:rsidR="00CC7C48">
          <w:rPr>
            <w:rFonts w:ascii="Times New Roman" w:hAnsi="Times New Roman" w:cs="Times New Roman"/>
          </w:rPr>
          <w:t xml:space="preserve"> a fence rather than repeatedly, and unsuccessfully, pushing against it, that same child will learn that moving around obstacles is a more efficient way to reach a destination. I</w:t>
        </w:r>
      </w:ins>
      <w:ins w:id="25" w:author="Benton, Deon" w:date="2026-06-11T15:38:00Z" w16du:dateUtc="2026-06-11T20:38:00Z">
        <w:r w:rsidR="005516B6">
          <w:rPr>
            <w:rFonts w:ascii="Times New Roman" w:hAnsi="Times New Roman" w:cs="Times New Roman"/>
          </w:rPr>
          <w:t>n</w:t>
        </w:r>
      </w:ins>
      <w:ins w:id="26" w:author="Benton, Deon" w:date="2026-06-11T15:36:00Z" w16du:dateUtc="2026-06-11T20:36:00Z">
        <w:r w:rsidR="00CC7C48">
          <w:rPr>
            <w:rFonts w:ascii="Times New Roman" w:hAnsi="Times New Roman" w:cs="Times New Roman"/>
          </w:rPr>
          <w:t xml:space="preserve"> general,</w:t>
        </w:r>
      </w:ins>
      <w:ins w:id="27" w:author="Benton, Deon" w:date="2026-06-11T15:37:00Z" w16du:dateUtc="2026-06-11T20:37:00Z">
        <w:r w:rsidR="005516B6">
          <w:rPr>
            <w:rFonts w:ascii="Times New Roman" w:hAnsi="Times New Roman" w:cs="Times New Roman"/>
          </w:rPr>
          <w:t xml:space="preserve"> </w:t>
        </w:r>
      </w:ins>
      <w:ins w:id="28" w:author="Benton, Deon" w:date="2026-06-11T15:39:00Z" w16du:dateUtc="2026-06-11T20:39:00Z">
        <w:r w:rsidR="002D5CB4">
          <w:rPr>
            <w:rFonts w:ascii="Times New Roman" w:hAnsi="Times New Roman" w:cs="Times New Roman"/>
          </w:rPr>
          <w:t>recognizing</w:t>
        </w:r>
      </w:ins>
      <w:ins w:id="29" w:author="Benton, Deon" w:date="2026-06-11T15:40:00Z" w16du:dateUtc="2026-06-11T20:40:00Z">
        <w:r w:rsidR="002D5CB4">
          <w:rPr>
            <w:rFonts w:ascii="Times New Roman" w:hAnsi="Times New Roman" w:cs="Times New Roman"/>
          </w:rPr>
          <w:t xml:space="preserve"> when an action is or is not efficient</w:t>
        </w:r>
      </w:ins>
      <w:ins w:id="30" w:author="Benton, Deon" w:date="2026-06-11T15:43:00Z" w16du:dateUtc="2026-06-11T20:43:00Z">
        <w:r w:rsidR="00C5298A">
          <w:rPr>
            <w:rFonts w:ascii="Times New Roman" w:hAnsi="Times New Roman" w:cs="Times New Roman"/>
          </w:rPr>
          <w:t>—</w:t>
        </w:r>
      </w:ins>
      <w:ins w:id="31" w:author="Benton, Deon" w:date="2026-06-11T15:45:00Z" w16du:dateUtc="2026-06-11T20:45:00Z">
        <w:r w:rsidR="009C5A7F">
          <w:rPr>
            <w:rFonts w:ascii="Times New Roman" w:hAnsi="Times New Roman" w:cs="Times New Roman"/>
          </w:rPr>
          <w:t>a capacity I refer to as</w:t>
        </w:r>
      </w:ins>
      <w:ins w:id="32" w:author="Benton, Deon" w:date="2026-06-11T15:43:00Z" w16du:dateUtc="2026-06-11T20:43:00Z">
        <w:r w:rsidR="009C5A7F">
          <w:rPr>
            <w:rFonts w:ascii="Times New Roman" w:hAnsi="Times New Roman" w:cs="Times New Roman"/>
          </w:rPr>
          <w:t xml:space="preserve"> </w:t>
        </w:r>
        <w:r w:rsidR="009C5A7F" w:rsidRPr="001D300F">
          <w:rPr>
            <w:rFonts w:ascii="Times New Roman" w:hAnsi="Times New Roman" w:cs="Times New Roman"/>
            <w:i/>
            <w:iCs/>
          </w:rPr>
          <w:t>action efficiency understanding</w:t>
        </w:r>
        <w:r w:rsidR="009C5A7F">
          <w:rPr>
            <w:rFonts w:ascii="Times New Roman" w:hAnsi="Times New Roman" w:cs="Times New Roman"/>
          </w:rPr>
          <w:t>—is crucial</w:t>
        </w:r>
        <w:r w:rsidR="009C5A7F" w:rsidRPr="009C5A7F">
          <w:rPr>
            <w:rFonts w:ascii="Times New Roman" w:hAnsi="Times New Roman" w:cs="Times New Roman"/>
          </w:rPr>
          <w:t xml:space="preserve"> </w:t>
        </w:r>
        <w:r w:rsidR="009C5A7F">
          <w:rPr>
            <w:rFonts w:ascii="Times New Roman" w:hAnsi="Times New Roman" w:cs="Times New Roman"/>
          </w:rPr>
          <w:t xml:space="preserve">for </w:t>
        </w:r>
      </w:ins>
      <w:ins w:id="33" w:author="Benton, Deon" w:date="2026-06-11T15:46:00Z" w16du:dateUtc="2026-06-11T20:46:00Z">
        <w:r w:rsidR="001D300F">
          <w:rPr>
            <w:rFonts w:ascii="Times New Roman" w:hAnsi="Times New Roman" w:cs="Times New Roman"/>
          </w:rPr>
          <w:t>navigating the world effectively</w:t>
        </w:r>
      </w:ins>
      <w:ins w:id="34" w:author="Benton, Deon" w:date="2026-06-11T15:40:00Z" w16du:dateUtc="2026-06-11T20:40:00Z">
        <w:r w:rsidR="002D5CB4">
          <w:rPr>
            <w:rFonts w:ascii="Times New Roman" w:hAnsi="Times New Roman" w:cs="Times New Roman"/>
          </w:rPr>
          <w:t>.</w:t>
        </w:r>
      </w:ins>
      <w:ins w:id="35" w:author="Benton, Deon" w:date="2026-06-11T15:39:00Z" w16du:dateUtc="2026-06-11T20:39:00Z">
        <w:r w:rsidR="002D5CB4">
          <w:rPr>
            <w:rFonts w:ascii="Times New Roman" w:hAnsi="Times New Roman" w:cs="Times New Roman"/>
          </w:rPr>
          <w:t xml:space="preserve"> </w:t>
        </w:r>
      </w:ins>
      <w:ins w:id="36" w:author="Benton, Deon" w:date="2026-06-11T15:36:00Z" w16du:dateUtc="2026-06-11T20:36:00Z">
        <w:r w:rsidR="00CC7C48">
          <w:rPr>
            <w:rFonts w:ascii="Times New Roman" w:hAnsi="Times New Roman" w:cs="Times New Roman"/>
          </w:rPr>
          <w:t xml:space="preserve"> </w:t>
        </w:r>
      </w:ins>
      <w:r w:rsidR="00087C36">
        <w:rPr>
          <w:rFonts w:ascii="Times New Roman" w:hAnsi="Times New Roman" w:cs="Times New Roman"/>
        </w:rPr>
        <w:t>An open question in the developmental cognitive sciences</w:t>
      </w:r>
      <w:r w:rsidR="00E05A21">
        <w:rPr>
          <w:rFonts w:ascii="Times New Roman" w:hAnsi="Times New Roman" w:cs="Times New Roman"/>
        </w:rPr>
        <w:t xml:space="preserve"> </w:t>
      </w:r>
      <w:r w:rsidR="00087C36">
        <w:rPr>
          <w:rFonts w:ascii="Times New Roman" w:hAnsi="Times New Roman" w:cs="Times New Roman"/>
        </w:rPr>
        <w:t xml:space="preserve">concerns </w:t>
      </w:r>
      <w:ins w:id="37" w:author="Benton, Deon" w:date="2026-06-11T15:38:00Z" w16du:dateUtc="2026-06-11T20:38:00Z">
        <w:r w:rsidR="005516B6">
          <w:rPr>
            <w:rFonts w:ascii="Times New Roman" w:hAnsi="Times New Roman" w:cs="Times New Roman"/>
          </w:rPr>
          <w:t xml:space="preserve">when and </w:t>
        </w:r>
      </w:ins>
      <w:r w:rsidR="00087C36">
        <w:rPr>
          <w:rFonts w:ascii="Times New Roman" w:hAnsi="Times New Roman" w:cs="Times New Roman"/>
        </w:rPr>
        <w:t>how</w:t>
      </w:r>
      <w:ins w:id="38" w:author="Benton, Deon" w:date="2026-06-11T15:37:00Z" w16du:dateUtc="2026-06-11T20:37:00Z">
        <w:r w:rsidR="005516B6">
          <w:rPr>
            <w:rFonts w:ascii="Times New Roman" w:hAnsi="Times New Roman" w:cs="Times New Roman"/>
          </w:rPr>
          <w:t xml:space="preserve"> preverbal infants</w:t>
        </w:r>
      </w:ins>
      <w:ins w:id="39" w:author="Benton, Deon" w:date="2026-06-11T15:41:00Z" w16du:dateUtc="2026-06-11T20:41:00Z">
        <w:r w:rsidR="002D5CB4">
          <w:rPr>
            <w:rFonts w:ascii="Times New Roman" w:hAnsi="Times New Roman" w:cs="Times New Roman"/>
          </w:rPr>
          <w:t xml:space="preserve">, despite their limited mobility and first-hand experience </w:t>
        </w:r>
      </w:ins>
      <w:ins w:id="40" w:author="Benton, Deon" w:date="2026-06-11T15:47:00Z" w16du:dateUtc="2026-06-11T20:47:00Z">
        <w:r w:rsidR="004B2824">
          <w:rPr>
            <w:rFonts w:ascii="Times New Roman" w:hAnsi="Times New Roman" w:cs="Times New Roman"/>
          </w:rPr>
          <w:t>interacting in the world</w:t>
        </w:r>
      </w:ins>
      <w:ins w:id="41" w:author="Benton, Deon" w:date="2026-06-11T15:41:00Z" w16du:dateUtc="2026-06-11T20:41:00Z">
        <w:r w:rsidR="002D5CB4">
          <w:rPr>
            <w:rFonts w:ascii="Times New Roman" w:hAnsi="Times New Roman" w:cs="Times New Roman"/>
          </w:rPr>
          <w:t>,</w:t>
        </w:r>
        <w:r w:rsidR="00C5298A">
          <w:rPr>
            <w:rFonts w:ascii="Times New Roman" w:hAnsi="Times New Roman" w:cs="Times New Roman"/>
          </w:rPr>
          <w:t xml:space="preserve"> </w:t>
        </w:r>
      </w:ins>
      <w:ins w:id="42" w:author="Benton, Deon" w:date="2026-06-11T15:47:00Z" w16du:dateUtc="2026-06-11T20:47:00Z">
        <w:r w:rsidR="00A01344">
          <w:rPr>
            <w:rFonts w:ascii="Times New Roman" w:hAnsi="Times New Roman" w:cs="Times New Roman"/>
          </w:rPr>
          <w:t xml:space="preserve">come to </w:t>
        </w:r>
        <w:r w:rsidR="00F25756">
          <w:rPr>
            <w:rFonts w:ascii="Times New Roman" w:hAnsi="Times New Roman" w:cs="Times New Roman"/>
          </w:rPr>
          <w:t>interpret actions in terms of their efficiency</w:t>
        </w:r>
      </w:ins>
      <w:r w:rsidR="00087C36">
        <w:rPr>
          <w:rFonts w:ascii="Times New Roman" w:hAnsi="Times New Roman" w:cs="Times New Roman"/>
        </w:rPr>
        <w:t xml:space="preserve">. </w:t>
      </w:r>
    </w:p>
    <w:p w14:paraId="07011A1B" w14:textId="24FE5E05" w:rsidR="00233DCE" w:rsidRDefault="0050708B" w:rsidP="00E05A21">
      <w:pPr>
        <w:spacing w:line="480" w:lineRule="auto"/>
        <w:ind w:firstLine="720"/>
        <w:contextualSpacing/>
        <w:rPr>
          <w:rFonts w:ascii="Times New Roman" w:hAnsi="Times New Roman" w:cs="Times New Roman"/>
        </w:rPr>
      </w:pPr>
      <w:ins w:id="43" w:author="Benton, Deon" w:date="2026-06-11T15:48:00Z" w16du:dateUtc="2026-06-11T20:48:00Z">
        <w:r>
          <w:rPr>
            <w:rFonts w:ascii="Times New Roman" w:hAnsi="Times New Roman" w:cs="Times New Roman"/>
          </w:rPr>
          <w:t xml:space="preserve">One </w:t>
        </w:r>
      </w:ins>
      <w:ins w:id="44" w:author="Benton, Deon" w:date="2026-06-11T15:50:00Z" w16du:dateUtc="2026-06-11T20:50:00Z">
        <w:r w:rsidR="00A01EF9">
          <w:rPr>
            <w:rFonts w:ascii="Times New Roman" w:hAnsi="Times New Roman" w:cs="Times New Roman"/>
          </w:rPr>
          <w:t>method that developmental scientists have used to assess the</w:t>
        </w:r>
      </w:ins>
      <w:ins w:id="45" w:author="Benton, Deon" w:date="2026-06-11T15:48:00Z" w16du:dateUtc="2026-06-11T20:48:00Z">
        <w:r>
          <w:rPr>
            <w:rFonts w:ascii="Times New Roman" w:hAnsi="Times New Roman" w:cs="Times New Roman"/>
          </w:rPr>
          <w:t xml:space="preserve"> </w:t>
        </w:r>
      </w:ins>
      <w:ins w:id="46" w:author="Benton, Deon" w:date="2026-06-11T15:49:00Z" w16du:dateUtc="2026-06-11T20:49:00Z">
        <w:r>
          <w:rPr>
            <w:rFonts w:ascii="Times New Roman" w:hAnsi="Times New Roman" w:cs="Times New Roman"/>
          </w:rPr>
          <w:t xml:space="preserve">developmental </w:t>
        </w:r>
      </w:ins>
      <w:ins w:id="47" w:author="Benton, Deon" w:date="2026-06-11T15:48:00Z" w16du:dateUtc="2026-06-11T20:48:00Z">
        <w:r>
          <w:rPr>
            <w:rFonts w:ascii="Times New Roman" w:hAnsi="Times New Roman" w:cs="Times New Roman"/>
          </w:rPr>
          <w:t xml:space="preserve">origins of action </w:t>
        </w:r>
      </w:ins>
      <w:ins w:id="48" w:author="Benton, Deon" w:date="2026-06-11T15:49:00Z" w16du:dateUtc="2026-06-11T20:49:00Z">
        <w:r>
          <w:rPr>
            <w:rFonts w:ascii="Times New Roman" w:hAnsi="Times New Roman" w:cs="Times New Roman"/>
          </w:rPr>
          <w:t>efficiency</w:t>
        </w:r>
      </w:ins>
      <w:ins w:id="49" w:author="Benton, Deon" w:date="2026-06-11T15:48:00Z" w16du:dateUtc="2026-06-11T20:48:00Z">
        <w:r>
          <w:rPr>
            <w:rFonts w:ascii="Times New Roman" w:hAnsi="Times New Roman" w:cs="Times New Roman"/>
          </w:rPr>
          <w:t xml:space="preserve"> </w:t>
        </w:r>
      </w:ins>
      <w:ins w:id="50" w:author="Benton, Deon" w:date="2026-06-11T15:49:00Z" w16du:dateUtc="2026-06-11T20:49:00Z">
        <w:r>
          <w:rPr>
            <w:rFonts w:ascii="Times New Roman" w:hAnsi="Times New Roman" w:cs="Times New Roman"/>
          </w:rPr>
          <w:t xml:space="preserve">understanding </w:t>
        </w:r>
      </w:ins>
      <w:ins w:id="51" w:author="Benton, Deon" w:date="2026-06-11T15:50:00Z" w16du:dateUtc="2026-06-11T20:50:00Z">
        <w:r w:rsidR="00A01EF9">
          <w:rPr>
            <w:rFonts w:ascii="Times New Roman" w:hAnsi="Times New Roman" w:cs="Times New Roman"/>
          </w:rPr>
          <w:t>is the violation-of-expectatio</w:t>
        </w:r>
      </w:ins>
      <w:ins w:id="52" w:author="Benton, Deon" w:date="2026-06-11T15:51:00Z" w16du:dateUtc="2026-06-11T20:51:00Z">
        <w:r w:rsidR="00A01EF9">
          <w:rPr>
            <w:rFonts w:ascii="Times New Roman" w:hAnsi="Times New Roman" w:cs="Times New Roman"/>
          </w:rPr>
          <w:t>n paradigm</w:t>
        </w:r>
      </w:ins>
      <w:ins w:id="53" w:author="Benton, Deon" w:date="2026-06-11T15:59:00Z" w16du:dateUtc="2026-06-11T20:59:00Z">
        <w:r w:rsidR="0094054E">
          <w:rPr>
            <w:rFonts w:ascii="Times New Roman" w:hAnsi="Times New Roman" w:cs="Times New Roman"/>
          </w:rPr>
          <w:t xml:space="preserve">. </w:t>
        </w:r>
      </w:ins>
      <w:r w:rsidR="0094054E">
        <w:rPr>
          <w:rFonts w:ascii="Times New Roman" w:hAnsi="Times New Roman" w:cs="Times New Roman"/>
        </w:rPr>
        <w:t xml:space="preserve">In </w:t>
      </w:r>
      <w:ins w:id="54" w:author="Benton, Deon" w:date="2026-06-19T15:17:00Z" w16du:dateUtc="2026-06-19T20:17:00Z">
        <w:r w:rsidR="00F438FE">
          <w:rPr>
            <w:rFonts w:ascii="Times New Roman" w:hAnsi="Times New Roman" w:cs="Times New Roman"/>
          </w:rPr>
          <w:t xml:space="preserve">this method, infants are tested on events </w:t>
        </w:r>
      </w:ins>
      <w:ins w:id="55" w:author="Benton, Deon" w:date="2026-06-19T15:18:00Z" w16du:dateUtc="2026-06-19T20:18:00Z">
        <w:r w:rsidR="00F438FE">
          <w:rPr>
            <w:rFonts w:ascii="Times New Roman" w:hAnsi="Times New Roman" w:cs="Times New Roman"/>
          </w:rPr>
          <w:t xml:space="preserve">either </w:t>
        </w:r>
      </w:ins>
      <w:ins w:id="56" w:author="Benton, Deon" w:date="2026-06-19T15:17:00Z" w16du:dateUtc="2026-06-19T20:17:00Z">
        <w:r w:rsidR="00F438FE">
          <w:rPr>
            <w:rFonts w:ascii="Times New Roman" w:hAnsi="Times New Roman" w:cs="Times New Roman"/>
          </w:rPr>
          <w:t>conforming to or violating expectations establis</w:t>
        </w:r>
      </w:ins>
      <w:ins w:id="57" w:author="Benton, Deon" w:date="2026-06-19T15:18:00Z" w16du:dateUtc="2026-06-19T20:18:00Z">
        <w:r w:rsidR="00F438FE">
          <w:rPr>
            <w:rFonts w:ascii="Times New Roman" w:hAnsi="Times New Roman" w:cs="Times New Roman"/>
          </w:rPr>
          <w:t>hed during habituation</w:t>
        </w:r>
      </w:ins>
      <w:r w:rsidR="0094054E">
        <w:rPr>
          <w:rFonts w:ascii="Times New Roman" w:hAnsi="Times New Roman" w:cs="Times New Roman"/>
        </w:rPr>
        <w:t xml:space="preserve"> </w:t>
      </w:r>
      <w:ins w:id="58" w:author="Benton, Deon" w:date="2026-06-11T15:59:00Z" w16du:dateUtc="2026-06-11T20:59:00Z">
        <w:r w:rsidR="0094054E">
          <w:rPr>
            <w:rFonts w:ascii="Times New Roman" w:hAnsi="Times New Roman" w:cs="Times New Roman"/>
          </w:rPr>
          <w:t>(e.g., Baillargeon et al., 1995; Stahl &amp; Kibbe, 2022)</w:t>
        </w:r>
      </w:ins>
      <w:r w:rsidR="0094054E" w:rsidRPr="001863D5">
        <w:rPr>
          <w:rFonts w:ascii="Times New Roman" w:hAnsi="Times New Roman" w:cs="Times New Roman"/>
        </w:rPr>
        <w:t>.</w:t>
      </w:r>
      <w:ins w:id="59" w:author="Benton, Deon" w:date="2026-06-11T15:59:00Z" w16du:dateUtc="2026-06-11T20:59:00Z">
        <w:r w:rsidR="0094054E">
          <w:rPr>
            <w:rFonts w:ascii="Times New Roman" w:hAnsi="Times New Roman" w:cs="Times New Roman"/>
          </w:rPr>
          <w:t xml:space="preserve"> </w:t>
        </w:r>
      </w:ins>
      <w:ins w:id="60" w:author="Benton, Deon" w:date="2026-06-19T15:18:00Z" w16du:dateUtc="2026-06-19T20:18:00Z">
        <w:r w:rsidR="00F438FE">
          <w:rPr>
            <w:rFonts w:ascii="Times New Roman" w:hAnsi="Times New Roman" w:cs="Times New Roman"/>
          </w:rPr>
          <w:t>In action efficiency understanding studies that use this method,</w:t>
        </w:r>
      </w:ins>
      <w:ins w:id="61" w:author="Benton, Deon" w:date="2026-06-11T15:59:00Z" w16du:dateUtc="2026-06-11T20:59:00Z">
        <w:r w:rsidR="0094054E">
          <w:rPr>
            <w:rFonts w:ascii="Times New Roman" w:hAnsi="Times New Roman" w:cs="Times New Roman"/>
          </w:rPr>
          <w:t xml:space="preserve"> infants </w:t>
        </w:r>
      </w:ins>
      <w:ins w:id="62" w:author="Benton, Deon" w:date="2026-06-19T15:19:00Z" w16du:dateUtc="2026-06-19T20:19:00Z">
        <w:r w:rsidR="00F438FE">
          <w:rPr>
            <w:rFonts w:ascii="Times New Roman" w:hAnsi="Times New Roman" w:cs="Times New Roman"/>
          </w:rPr>
          <w:t xml:space="preserve">are habituated to an event in which an </w:t>
        </w:r>
      </w:ins>
      <w:ins w:id="63" w:author="Benton, Deon" w:date="2026-06-11T16:03:00Z" w16du:dateUtc="2026-06-11T21:03:00Z">
        <w:r w:rsidR="006801C9">
          <w:rPr>
            <w:rFonts w:ascii="Times New Roman" w:hAnsi="Times New Roman" w:cs="Times New Roman"/>
          </w:rPr>
          <w:t>object</w:t>
        </w:r>
      </w:ins>
      <w:r w:rsidR="00152D01">
        <w:rPr>
          <w:rFonts w:ascii="Times New Roman" w:hAnsi="Times New Roman" w:cs="Times New Roman"/>
        </w:rPr>
        <w:t xml:space="preserve"> jump</w:t>
      </w:r>
      <w:ins w:id="64" w:author="Benton, Deon" w:date="2026-06-11T16:01:00Z" w16du:dateUtc="2026-06-11T21:01:00Z">
        <w:r w:rsidR="00152D01">
          <w:rPr>
            <w:rFonts w:ascii="Times New Roman" w:hAnsi="Times New Roman" w:cs="Times New Roman"/>
          </w:rPr>
          <w:t>s</w:t>
        </w:r>
      </w:ins>
      <w:r w:rsidR="00152D01">
        <w:rPr>
          <w:rFonts w:ascii="Times New Roman" w:hAnsi="Times New Roman" w:cs="Times New Roman"/>
        </w:rPr>
        <w:t xml:space="preserve"> over a barrier to reach </w:t>
      </w:r>
      <w:ins w:id="65" w:author="Benton, Deon" w:date="2026-06-19T15:19:00Z" w16du:dateUtc="2026-06-19T20:19:00Z">
        <w:r w:rsidR="00F438FE">
          <w:rPr>
            <w:rFonts w:ascii="Times New Roman" w:hAnsi="Times New Roman" w:cs="Times New Roman"/>
          </w:rPr>
          <w:t>another one</w:t>
        </w:r>
      </w:ins>
      <w:ins w:id="66" w:author="Benton, Deon" w:date="2026-06-11T16:02:00Z" w16du:dateUtc="2026-06-11T21:02:00Z">
        <w:r w:rsidR="00152D01">
          <w:rPr>
            <w:rFonts w:ascii="Times New Roman" w:hAnsi="Times New Roman" w:cs="Times New Roman"/>
          </w:rPr>
          <w:t xml:space="preserve"> and then </w:t>
        </w:r>
      </w:ins>
      <w:ins w:id="67" w:author="Benton, Deon" w:date="2026-06-19T15:19:00Z" w16du:dateUtc="2026-06-19T20:19:00Z">
        <w:r w:rsidR="00F438FE">
          <w:rPr>
            <w:rFonts w:ascii="Times New Roman" w:hAnsi="Times New Roman" w:cs="Times New Roman"/>
          </w:rPr>
          <w:t>tested</w:t>
        </w:r>
      </w:ins>
      <w:ins w:id="68" w:author="Benton, Deon" w:date="2026-06-11T16:02:00Z" w16du:dateUtc="2026-06-11T21:02:00Z">
        <w:r w:rsidR="00152D01">
          <w:rPr>
            <w:rFonts w:ascii="Times New Roman" w:hAnsi="Times New Roman" w:cs="Times New Roman"/>
          </w:rPr>
          <w:t xml:space="preserve"> on events </w:t>
        </w:r>
      </w:ins>
      <w:ins w:id="69" w:author="Benton, Deon" w:date="2026-06-11T16:04:00Z" w16du:dateUtc="2026-06-11T21:04:00Z">
        <w:r w:rsidR="006801C9">
          <w:rPr>
            <w:rFonts w:ascii="Times New Roman" w:hAnsi="Times New Roman" w:cs="Times New Roman"/>
          </w:rPr>
          <w:t>that differ in their efficiency</w:t>
        </w:r>
      </w:ins>
      <w:ins w:id="70" w:author="Benton, Deon" w:date="2026-06-19T15:20:00Z" w16du:dateUtc="2026-06-19T20:20:00Z">
        <w:r w:rsidR="00F438FE">
          <w:rPr>
            <w:rFonts w:ascii="Times New Roman" w:hAnsi="Times New Roman" w:cs="Times New Roman"/>
          </w:rPr>
          <w:t xml:space="preserve"> (see Figure 1)</w:t>
        </w:r>
      </w:ins>
      <w:ins w:id="71" w:author="Benton, Deon" w:date="2026-06-11T16:04:00Z" w16du:dateUtc="2026-06-11T21:04:00Z">
        <w:r w:rsidR="006801C9">
          <w:rPr>
            <w:rFonts w:ascii="Times New Roman" w:hAnsi="Times New Roman" w:cs="Times New Roman"/>
          </w:rPr>
          <w:t xml:space="preserve">. </w:t>
        </w:r>
      </w:ins>
      <w:ins w:id="72" w:author="Benton, Deon" w:date="2026-06-19T15:20:00Z" w16du:dateUtc="2026-06-19T20:20:00Z">
        <w:r w:rsidR="00F438FE">
          <w:rPr>
            <w:rFonts w:ascii="Times New Roman" w:hAnsi="Times New Roman" w:cs="Times New Roman"/>
          </w:rPr>
          <w:t xml:space="preserve">In </w:t>
        </w:r>
      </w:ins>
      <w:ins w:id="73" w:author="Benton, Deon" w:date="2026-06-11T16:04:00Z" w16du:dateUtc="2026-06-11T21:04:00Z">
        <w:r w:rsidR="006801C9">
          <w:rPr>
            <w:rFonts w:ascii="Times New Roman" w:hAnsi="Times New Roman" w:cs="Times New Roman"/>
          </w:rPr>
          <w:t xml:space="preserve">the so-called efficient event, </w:t>
        </w:r>
      </w:ins>
      <w:ins w:id="74" w:author="Benton, Deon" w:date="2026-06-19T15:20:00Z" w16du:dateUtc="2026-06-19T20:20:00Z">
        <w:r w:rsidR="00F438FE">
          <w:rPr>
            <w:rFonts w:ascii="Times New Roman" w:hAnsi="Times New Roman" w:cs="Times New Roman"/>
          </w:rPr>
          <w:t xml:space="preserve">the </w:t>
        </w:r>
      </w:ins>
      <w:ins w:id="75" w:author="Benton, Deon" w:date="2026-06-11T16:05:00Z" w16du:dateUtc="2026-06-11T21:05:00Z">
        <w:r w:rsidR="00804831">
          <w:rPr>
            <w:rFonts w:ascii="Times New Roman" w:hAnsi="Times New Roman" w:cs="Times New Roman"/>
          </w:rPr>
          <w:t>first object</w:t>
        </w:r>
      </w:ins>
      <w:ins w:id="76" w:author="Benton, Deon" w:date="2026-06-11T16:04:00Z" w16du:dateUtc="2026-06-11T21:04:00Z">
        <w:r w:rsidR="00804831" w:rsidRPr="004C0C81">
          <w:rPr>
            <w:rFonts w:ascii="Times New Roman" w:hAnsi="Times New Roman" w:cs="Times New Roman"/>
          </w:rPr>
          <w:t xml:space="preserve"> </w:t>
        </w:r>
        <w:r w:rsidR="00804831">
          <w:rPr>
            <w:rFonts w:ascii="Times New Roman" w:hAnsi="Times New Roman" w:cs="Times New Roman"/>
          </w:rPr>
          <w:t>move</w:t>
        </w:r>
      </w:ins>
      <w:ins w:id="77" w:author="Benton, Deon" w:date="2026-06-11T16:05:00Z" w16du:dateUtc="2026-06-11T21:05:00Z">
        <w:r w:rsidR="00804831">
          <w:rPr>
            <w:rFonts w:ascii="Times New Roman" w:hAnsi="Times New Roman" w:cs="Times New Roman"/>
          </w:rPr>
          <w:t>s</w:t>
        </w:r>
      </w:ins>
      <w:ins w:id="78" w:author="Benton, Deon" w:date="2026-06-11T16:04:00Z" w16du:dateUtc="2026-06-11T21:04:00Z">
        <w:r w:rsidR="00804831">
          <w:rPr>
            <w:rFonts w:ascii="Times New Roman" w:hAnsi="Times New Roman" w:cs="Times New Roman"/>
          </w:rPr>
          <w:t xml:space="preserve"> along a</w:t>
        </w:r>
        <w:r w:rsidR="00804831" w:rsidRPr="004C0C81">
          <w:rPr>
            <w:rFonts w:ascii="Times New Roman" w:hAnsi="Times New Roman" w:cs="Times New Roman"/>
          </w:rPr>
          <w:t xml:space="preserve"> </w:t>
        </w:r>
        <w:r w:rsidR="00804831">
          <w:rPr>
            <w:rFonts w:ascii="Times New Roman" w:hAnsi="Times New Roman" w:cs="Times New Roman"/>
          </w:rPr>
          <w:t>straight path</w:t>
        </w:r>
        <w:r w:rsidR="00804831" w:rsidRPr="004C0C81">
          <w:rPr>
            <w:rFonts w:ascii="Times New Roman" w:hAnsi="Times New Roman" w:cs="Times New Roman"/>
          </w:rPr>
          <w:t xml:space="preserve"> to reach </w:t>
        </w:r>
      </w:ins>
      <w:ins w:id="79" w:author="Benton, Deon" w:date="2026-06-11T16:05:00Z" w16du:dateUtc="2026-06-11T21:05:00Z">
        <w:r w:rsidR="00804831">
          <w:rPr>
            <w:rFonts w:ascii="Times New Roman" w:hAnsi="Times New Roman" w:cs="Times New Roman"/>
          </w:rPr>
          <w:t>the second object</w:t>
        </w:r>
      </w:ins>
      <w:ins w:id="80" w:author="Benton, Deon" w:date="2026-06-11T16:04:00Z" w16du:dateUtc="2026-06-11T21:04:00Z">
        <w:r w:rsidR="00804831" w:rsidRPr="004C0C81">
          <w:rPr>
            <w:rFonts w:ascii="Times New Roman" w:hAnsi="Times New Roman" w:cs="Times New Roman"/>
          </w:rPr>
          <w:t>.</w:t>
        </w:r>
      </w:ins>
      <w:ins w:id="81" w:author="Benton, Deon" w:date="2026-06-11T16:05:00Z" w16du:dateUtc="2026-06-11T21:05:00Z">
        <w:r w:rsidR="00804831">
          <w:rPr>
            <w:rFonts w:ascii="Times New Roman" w:hAnsi="Times New Roman" w:cs="Times New Roman"/>
          </w:rPr>
          <w:t xml:space="preserve"> </w:t>
        </w:r>
      </w:ins>
      <w:ins w:id="82" w:author="Benton, Deon" w:date="2026-06-11T16:13:00Z" w16du:dateUtc="2026-06-11T21:13:00Z">
        <w:r w:rsidR="00533A5A">
          <w:rPr>
            <w:rFonts w:ascii="Times New Roman" w:hAnsi="Times New Roman" w:cs="Times New Roman"/>
          </w:rPr>
          <w:t>In the</w:t>
        </w:r>
      </w:ins>
      <w:ins w:id="83" w:author="Benton, Deon" w:date="2026-06-11T16:14:00Z" w16du:dateUtc="2026-06-11T21:14:00Z">
        <w:r w:rsidR="00ED120C">
          <w:rPr>
            <w:rFonts w:ascii="Times New Roman" w:hAnsi="Times New Roman" w:cs="Times New Roman"/>
          </w:rPr>
          <w:t xml:space="preserve"> so-called</w:t>
        </w:r>
      </w:ins>
      <w:ins w:id="84" w:author="Benton, Deon" w:date="2026-06-11T16:13:00Z" w16du:dateUtc="2026-06-11T21:13:00Z">
        <w:r w:rsidR="00533A5A">
          <w:rPr>
            <w:rFonts w:ascii="Times New Roman" w:hAnsi="Times New Roman" w:cs="Times New Roman"/>
          </w:rPr>
          <w:t xml:space="preserve"> inefficient event,</w:t>
        </w:r>
      </w:ins>
      <w:ins w:id="85" w:author="Benton, Deon" w:date="2026-06-11T16:05:00Z" w16du:dateUtc="2026-06-11T21:05:00Z">
        <w:r w:rsidR="00804831">
          <w:rPr>
            <w:rFonts w:ascii="Times New Roman" w:hAnsi="Times New Roman" w:cs="Times New Roman"/>
          </w:rPr>
          <w:t xml:space="preserve"> </w:t>
        </w:r>
      </w:ins>
      <w:r w:rsidR="00152D01">
        <w:rPr>
          <w:rFonts w:ascii="Times New Roman" w:hAnsi="Times New Roman" w:cs="Times New Roman"/>
        </w:rPr>
        <w:t>the first</w:t>
      </w:r>
      <w:ins w:id="86" w:author="Benton, Deon" w:date="2026-06-11T16:05:00Z" w16du:dateUtc="2026-06-11T21:05:00Z">
        <w:r w:rsidR="00804831">
          <w:rPr>
            <w:rFonts w:ascii="Times New Roman" w:hAnsi="Times New Roman" w:cs="Times New Roman"/>
          </w:rPr>
          <w:t xml:space="preserve"> object </w:t>
        </w:r>
      </w:ins>
      <w:ins w:id="87" w:author="Benton, Deon" w:date="2026-06-11T16:06:00Z" w16du:dateUtc="2026-06-11T21:06:00Z">
        <w:r w:rsidR="00804831">
          <w:rPr>
            <w:rFonts w:ascii="Times New Roman" w:hAnsi="Times New Roman" w:cs="Times New Roman"/>
          </w:rPr>
          <w:t>continues</w:t>
        </w:r>
      </w:ins>
      <w:ins w:id="88" w:author="Benton, Deon" w:date="2026-06-11T16:05:00Z" w16du:dateUtc="2026-06-11T21:05:00Z">
        <w:r w:rsidR="00804831">
          <w:rPr>
            <w:rFonts w:ascii="Times New Roman" w:hAnsi="Times New Roman" w:cs="Times New Roman"/>
          </w:rPr>
          <w:t xml:space="preserve"> to move along the familiar</w:t>
        </w:r>
      </w:ins>
      <w:r w:rsidR="00152D01">
        <w:rPr>
          <w:rFonts w:ascii="Times New Roman" w:hAnsi="Times New Roman" w:cs="Times New Roman"/>
        </w:rPr>
        <w:t>, but now inefficient,</w:t>
      </w:r>
      <w:ins w:id="89" w:author="Benton, Deon" w:date="2026-06-11T16:06:00Z" w16du:dateUtc="2026-06-11T21:06:00Z">
        <w:r w:rsidR="00804831">
          <w:rPr>
            <w:rFonts w:ascii="Times New Roman" w:hAnsi="Times New Roman" w:cs="Times New Roman"/>
          </w:rPr>
          <w:t xml:space="preserve"> curved or</w:t>
        </w:r>
      </w:ins>
      <w:r w:rsidR="00152D01">
        <w:rPr>
          <w:rFonts w:ascii="Times New Roman" w:hAnsi="Times New Roman" w:cs="Times New Roman"/>
        </w:rPr>
        <w:t xml:space="preserve"> arced motion path to reach the </w:t>
      </w:r>
      <w:ins w:id="90" w:author="Benton, Deon" w:date="2026-06-11T16:06:00Z" w16du:dateUtc="2026-06-11T21:06:00Z">
        <w:r w:rsidR="00804831">
          <w:rPr>
            <w:rFonts w:ascii="Times New Roman" w:hAnsi="Times New Roman" w:cs="Times New Roman"/>
          </w:rPr>
          <w:t>second object</w:t>
        </w:r>
      </w:ins>
      <w:r w:rsidR="00152D01">
        <w:rPr>
          <w:rFonts w:ascii="Times New Roman" w:hAnsi="Times New Roman" w:cs="Times New Roman"/>
        </w:rPr>
        <w:t xml:space="preserve">. </w:t>
      </w:r>
      <w:ins w:id="91" w:author="Benton, Deon" w:date="2026-06-11T18:37:00Z" w16du:dateUtc="2026-06-11T23:37:00Z">
        <w:r w:rsidR="00070BBC">
          <w:rPr>
            <w:rFonts w:ascii="Times New Roman" w:hAnsi="Times New Roman" w:cs="Times New Roman"/>
          </w:rPr>
          <w:t>Figure 1 depicts this general approach for studying action efficiency in infants.</w:t>
        </w:r>
      </w:ins>
    </w:p>
    <w:p w14:paraId="3BE1B3B3" w14:textId="77777777" w:rsidR="00CA7957" w:rsidRDefault="00CA7957" w:rsidP="00E05A21">
      <w:pPr>
        <w:spacing w:line="480" w:lineRule="auto"/>
        <w:ind w:firstLine="720"/>
        <w:contextualSpacing/>
        <w:rPr>
          <w:rFonts w:ascii="Times New Roman" w:hAnsi="Times New Roman" w:cs="Times New Roman"/>
        </w:rPr>
      </w:pPr>
    </w:p>
    <w:p w14:paraId="28D8B774" w14:textId="77777777" w:rsidR="00CA7957" w:rsidRDefault="00CA7957" w:rsidP="00CA7957">
      <w:pPr>
        <w:spacing w:line="480" w:lineRule="auto"/>
        <w:contextualSpacing/>
        <w:rPr>
          <w:rFonts w:ascii="Times New Roman" w:hAnsi="Times New Roman" w:cs="Times New Roman"/>
          <w:noProof/>
        </w:rPr>
      </w:pPr>
    </w:p>
    <w:tbl>
      <w:tblPr>
        <w:tblStyle w:val="TableGrid"/>
        <w:tblW w:w="11674"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74"/>
      </w:tblGrid>
      <w:tr w:rsidR="00CA7957" w14:paraId="075E8478" w14:textId="77777777" w:rsidTr="00B85B71">
        <w:trPr>
          <w:trHeight w:val="3123"/>
        </w:trPr>
        <w:tc>
          <w:tcPr>
            <w:tcW w:w="11674" w:type="dxa"/>
          </w:tcPr>
          <w:p w14:paraId="1D0296C3" w14:textId="4950F6AE" w:rsidR="00CA7957" w:rsidRDefault="006056DD" w:rsidP="00B85B71">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2144342" wp14:editId="4AA03F08">
                  <wp:extent cx="6762820" cy="2415396"/>
                  <wp:effectExtent l="0" t="0" r="0" b="4445"/>
                  <wp:docPr id="14039032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03282" name="Picture 1403903282"/>
                          <pic:cNvPicPr/>
                        </pic:nvPicPr>
                        <pic:blipFill>
                          <a:blip r:embed="rId9"/>
                          <a:stretch>
                            <a:fillRect/>
                          </a:stretch>
                        </pic:blipFill>
                        <pic:spPr>
                          <a:xfrm>
                            <a:off x="0" y="0"/>
                            <a:ext cx="6772641" cy="2418904"/>
                          </a:xfrm>
                          <a:prstGeom prst="rect">
                            <a:avLst/>
                          </a:prstGeom>
                        </pic:spPr>
                      </pic:pic>
                    </a:graphicData>
                  </a:graphic>
                </wp:inline>
              </w:drawing>
            </w:r>
          </w:p>
        </w:tc>
      </w:tr>
    </w:tbl>
    <w:p w14:paraId="500CA9F6" w14:textId="367FE0E8" w:rsidR="00CA7957" w:rsidRPr="002A4A84" w:rsidRDefault="00CA7957" w:rsidP="00CA7957">
      <w:pPr>
        <w:pStyle w:val="Caption"/>
        <w:rPr>
          <w:rFonts w:ascii="Times New Roman" w:hAnsi="Times New Roman" w:cs="Times New Roman"/>
          <w:i w:val="0"/>
          <w:iCs w:val="0"/>
          <w:sz w:val="24"/>
          <w:szCs w:val="24"/>
        </w:rPr>
      </w:pPr>
      <w:r w:rsidRPr="002A4A84">
        <w:rPr>
          <w:rFonts w:ascii="Times New Roman" w:hAnsi="Times New Roman" w:cs="Times New Roman"/>
          <w:b/>
          <w:bCs/>
          <w:i w:val="0"/>
          <w:iCs w:val="0"/>
          <w:sz w:val="24"/>
          <w:szCs w:val="24"/>
        </w:rPr>
        <w:t xml:space="preserve">Figure </w:t>
      </w:r>
      <w:r w:rsidRPr="002A4A84">
        <w:rPr>
          <w:rFonts w:ascii="Times New Roman" w:hAnsi="Times New Roman" w:cs="Times New Roman"/>
          <w:b/>
          <w:bCs/>
          <w:i w:val="0"/>
          <w:iCs w:val="0"/>
          <w:sz w:val="24"/>
          <w:szCs w:val="24"/>
        </w:rPr>
        <w:fldChar w:fldCharType="begin"/>
      </w:r>
      <w:r w:rsidRPr="002A4A84">
        <w:rPr>
          <w:rFonts w:ascii="Times New Roman" w:hAnsi="Times New Roman" w:cs="Times New Roman"/>
          <w:b/>
          <w:bCs/>
          <w:i w:val="0"/>
          <w:iCs w:val="0"/>
          <w:sz w:val="24"/>
          <w:szCs w:val="24"/>
        </w:rPr>
        <w:instrText xml:space="preserve"> SEQ Figure \* ARABIC </w:instrText>
      </w:r>
      <w:r w:rsidRPr="002A4A84">
        <w:rPr>
          <w:rFonts w:ascii="Times New Roman" w:hAnsi="Times New Roman" w:cs="Times New Roman"/>
          <w:b/>
          <w:bCs/>
          <w:i w:val="0"/>
          <w:iCs w:val="0"/>
          <w:sz w:val="24"/>
          <w:szCs w:val="24"/>
        </w:rPr>
        <w:fldChar w:fldCharType="separate"/>
      </w:r>
      <w:r w:rsidR="00CA73CB">
        <w:rPr>
          <w:rFonts w:ascii="Times New Roman" w:hAnsi="Times New Roman" w:cs="Times New Roman"/>
          <w:b/>
          <w:bCs/>
          <w:i w:val="0"/>
          <w:iCs w:val="0"/>
          <w:noProof/>
          <w:sz w:val="24"/>
          <w:szCs w:val="24"/>
        </w:rPr>
        <w:t>1</w:t>
      </w:r>
      <w:r w:rsidRPr="002A4A84">
        <w:rPr>
          <w:rFonts w:ascii="Times New Roman" w:hAnsi="Times New Roman" w:cs="Times New Roman"/>
          <w:b/>
          <w:bCs/>
          <w:i w:val="0"/>
          <w:iCs w:val="0"/>
          <w:sz w:val="24"/>
          <w:szCs w:val="24"/>
        </w:rPr>
        <w:fldChar w:fldCharType="end"/>
      </w:r>
      <w:r w:rsidRPr="002A4A84">
        <w:rPr>
          <w:rFonts w:ascii="Times New Roman" w:hAnsi="Times New Roman" w:cs="Times New Roman"/>
          <w:b/>
          <w:bCs/>
          <w:i w:val="0"/>
          <w:iCs w:val="0"/>
          <w:sz w:val="24"/>
          <w:szCs w:val="24"/>
        </w:rPr>
        <w:t>.</w:t>
      </w:r>
      <w:r>
        <w:rPr>
          <w:rFonts w:ascii="Times New Roman" w:hAnsi="Times New Roman" w:cs="Times New Roman"/>
          <w:b/>
          <w:bCs/>
          <w:i w:val="0"/>
          <w:iCs w:val="0"/>
          <w:sz w:val="24"/>
          <w:szCs w:val="24"/>
        </w:rPr>
        <w:t xml:space="preserve"> </w:t>
      </w:r>
      <w:r>
        <w:rPr>
          <w:rFonts w:ascii="Times New Roman" w:hAnsi="Times New Roman" w:cs="Times New Roman"/>
          <w:i w:val="0"/>
          <w:iCs w:val="0"/>
          <w:sz w:val="24"/>
          <w:szCs w:val="24"/>
        </w:rPr>
        <w:t>Schematic depiction of a typical constrained and unconstrained action event used in studies assessing action efficiency understanding in infants. In the constrained action event (A), the first object jumps over the barrier before it comes to rest next to the second object; in the unconstrained action event (B), the first object jumps beside the barrier before coming to rest next to the second one. The barrier is removed at test for both events, and infants observe either an efficient straight-path action or an inefficient arced-path action.</w:t>
      </w:r>
      <w:ins w:id="92" w:author="Benton, Deon" w:date="2026-06-12T18:01:00Z" w16du:dateUtc="2026-06-12T23:01:00Z">
        <w:r w:rsidR="00D65F67">
          <w:rPr>
            <w:rFonts w:ascii="Times New Roman" w:hAnsi="Times New Roman" w:cs="Times New Roman"/>
            <w:i w:val="0"/>
            <w:iCs w:val="0"/>
            <w:sz w:val="24"/>
            <w:szCs w:val="24"/>
          </w:rPr>
          <w:t xml:space="preserve"> </w:t>
        </w:r>
      </w:ins>
      <w:r w:rsidR="006056DD">
        <w:rPr>
          <w:rFonts w:ascii="Times New Roman" w:hAnsi="Times New Roman" w:cs="Times New Roman"/>
          <w:i w:val="0"/>
          <w:iCs w:val="0"/>
          <w:sz w:val="24"/>
          <w:szCs w:val="24"/>
        </w:rPr>
        <w:t>Data for the first target finding discussed in the text derived from this paradigm.</w:t>
      </w:r>
    </w:p>
    <w:p w14:paraId="7274204B" w14:textId="77777777" w:rsidR="00CA7957" w:rsidRDefault="00CA7957" w:rsidP="00E05A21">
      <w:pPr>
        <w:spacing w:line="480" w:lineRule="auto"/>
        <w:ind w:firstLine="720"/>
        <w:contextualSpacing/>
        <w:rPr>
          <w:ins w:id="93" w:author="Benton, Deon" w:date="2026-06-11T16:06:00Z" w16du:dateUtc="2026-06-11T21:06:00Z"/>
          <w:rFonts w:ascii="Times New Roman" w:hAnsi="Times New Roman" w:cs="Times New Roman"/>
        </w:rPr>
      </w:pPr>
    </w:p>
    <w:p w14:paraId="37D40616" w14:textId="396603BF" w:rsidR="00885219" w:rsidRDefault="00233DCE" w:rsidP="00885219">
      <w:pPr>
        <w:spacing w:line="480" w:lineRule="auto"/>
        <w:ind w:firstLine="720"/>
        <w:contextualSpacing/>
        <w:rPr>
          <w:ins w:id="94" w:author="Benton, Deon" w:date="2026-06-12T15:04:00Z" w16du:dateUtc="2026-06-12T20:04:00Z"/>
          <w:rFonts w:ascii="Times New Roman" w:hAnsi="Times New Roman" w:cs="Times New Roman"/>
        </w:rPr>
      </w:pPr>
      <w:ins w:id="95" w:author="Benton, Deon" w:date="2026-06-11T16:06:00Z" w16du:dateUtc="2026-06-11T21:06:00Z">
        <w:r>
          <w:rPr>
            <w:rFonts w:ascii="Times New Roman" w:hAnsi="Times New Roman" w:cs="Times New Roman"/>
          </w:rPr>
          <w:t>A number of important findings</w:t>
        </w:r>
      </w:ins>
      <w:ins w:id="96" w:author="Benton, Deon" w:date="2026-06-12T16:34:00Z" w16du:dateUtc="2026-06-12T21:34:00Z">
        <w:r w:rsidR="005F477E">
          <w:rPr>
            <w:rFonts w:ascii="Times New Roman" w:hAnsi="Times New Roman" w:cs="Times New Roman"/>
          </w:rPr>
          <w:t>—which serve as targets for the present series of simulations—</w:t>
        </w:r>
      </w:ins>
      <w:ins w:id="97" w:author="Benton, Deon" w:date="2026-06-11T16:06:00Z" w16du:dateUtc="2026-06-11T21:06:00Z">
        <w:r>
          <w:rPr>
            <w:rFonts w:ascii="Times New Roman" w:hAnsi="Times New Roman" w:cs="Times New Roman"/>
          </w:rPr>
          <w:t xml:space="preserve">have emerged from the use of this method. </w:t>
        </w:r>
      </w:ins>
      <w:r w:rsidR="00AB6A56">
        <w:rPr>
          <w:rFonts w:ascii="Times New Roman" w:hAnsi="Times New Roman" w:cs="Times New Roman"/>
        </w:rPr>
        <w:t xml:space="preserve">Figure 2 </w:t>
      </w:r>
      <w:ins w:id="98" w:author="Benton, Deon" w:date="2026-06-12T15:04:00Z" w16du:dateUtc="2026-06-12T20:04:00Z">
        <w:r w:rsidR="00F8585C">
          <w:rPr>
            <w:rFonts w:ascii="Times New Roman" w:hAnsi="Times New Roman" w:cs="Times New Roman"/>
          </w:rPr>
          <w:t xml:space="preserve">provides a visualization of </w:t>
        </w:r>
      </w:ins>
      <w:r w:rsidR="00AB6A56">
        <w:rPr>
          <w:rFonts w:ascii="Times New Roman" w:hAnsi="Times New Roman" w:cs="Times New Roman"/>
        </w:rPr>
        <w:t xml:space="preserve">the paradigms from which the findings reviewed in this section derive. </w:t>
      </w:r>
      <w:r w:rsidR="00B92709">
        <w:rPr>
          <w:rFonts w:ascii="Times New Roman" w:hAnsi="Times New Roman" w:cs="Times New Roman"/>
        </w:rPr>
        <w:t>One</w:t>
      </w:r>
      <w:r w:rsidR="003171F9">
        <w:rPr>
          <w:rFonts w:ascii="Times New Roman" w:hAnsi="Times New Roman" w:cs="Times New Roman"/>
        </w:rPr>
        <w:t xml:space="preserve"> of the earliest and most influential findings is that</w:t>
      </w:r>
      <w:ins w:id="99" w:author="Benton, Deon" w:date="2026-06-11T16:09:00Z" w16du:dateUtc="2026-06-11T21:09:00Z">
        <w:r w:rsidR="00CE5E41">
          <w:rPr>
            <w:rFonts w:ascii="Times New Roman" w:hAnsi="Times New Roman" w:cs="Times New Roman"/>
          </w:rPr>
          <w:t xml:space="preserve"> </w:t>
        </w:r>
      </w:ins>
      <w:ins w:id="100" w:author="Benton, Deon" w:date="2026-06-11T17:33:00Z" w16du:dateUtc="2026-06-11T22:33:00Z">
        <w:r w:rsidR="00B84A3B">
          <w:rPr>
            <w:rFonts w:ascii="Times New Roman" w:hAnsi="Times New Roman" w:cs="Times New Roman"/>
          </w:rPr>
          <w:t>9- to 12-month-olds</w:t>
        </w:r>
      </w:ins>
      <w:ins w:id="101" w:author="Benton, Deon" w:date="2026-06-11T16:09:00Z" w16du:dateUtc="2026-06-11T21:09:00Z">
        <w:r w:rsidR="00CE5E41">
          <w:rPr>
            <w:rFonts w:ascii="Times New Roman" w:hAnsi="Times New Roman" w:cs="Times New Roman"/>
          </w:rPr>
          <w:t xml:space="preserve"> look longer at the inefficient test event than at the efficient one</w:t>
        </w:r>
      </w:ins>
      <w:ins w:id="102" w:author="Benton, Deon" w:date="2026-06-11T16:50:00Z" w16du:dateUtc="2026-06-11T21:50:00Z">
        <w:r w:rsidR="00F2555C">
          <w:rPr>
            <w:rFonts w:ascii="Times New Roman" w:hAnsi="Times New Roman" w:cs="Times New Roman"/>
          </w:rPr>
          <w:t xml:space="preserve"> but</w:t>
        </w:r>
      </w:ins>
      <w:ins w:id="103" w:author="Benton, Deon" w:date="2026-06-11T16:09:00Z" w16du:dateUtc="2026-06-11T21:09:00Z">
        <w:r w:rsidR="00CE5E41">
          <w:rPr>
            <w:rFonts w:ascii="Times New Roman" w:hAnsi="Times New Roman" w:cs="Times New Roman"/>
          </w:rPr>
          <w:t xml:space="preserve"> only if the first</w:t>
        </w:r>
      </w:ins>
      <w:ins w:id="104" w:author="Benton, Deon" w:date="2026-06-11T16:11:00Z" w16du:dateUtc="2026-06-11T21:11:00Z">
        <w:r w:rsidR="00487805">
          <w:rPr>
            <w:rFonts w:ascii="Times New Roman" w:hAnsi="Times New Roman" w:cs="Times New Roman"/>
          </w:rPr>
          <w:t xml:space="preserve"> </w:t>
        </w:r>
      </w:ins>
      <w:ins w:id="105" w:author="Benton, Deon" w:date="2026-06-11T16:12:00Z" w16du:dateUtc="2026-06-11T21:12:00Z">
        <w:r w:rsidR="00487805">
          <w:rPr>
            <w:rFonts w:ascii="Times New Roman" w:hAnsi="Times New Roman" w:cs="Times New Roman"/>
          </w:rPr>
          <w:t>object’s</w:t>
        </w:r>
      </w:ins>
      <w:ins w:id="106" w:author="Benton, Deon" w:date="2026-06-11T16:11:00Z" w16du:dateUtc="2026-06-11T21:11:00Z">
        <w:r w:rsidR="00487805">
          <w:rPr>
            <w:rFonts w:ascii="Times New Roman" w:hAnsi="Times New Roman" w:cs="Times New Roman"/>
          </w:rPr>
          <w:t xml:space="preserve"> movement during habituation was constrained</w:t>
        </w:r>
      </w:ins>
      <w:ins w:id="107" w:author="Benton, Deon" w:date="2026-06-11T16:12:00Z" w16du:dateUtc="2026-06-11T21:12:00Z">
        <w:r w:rsidR="00487805">
          <w:rPr>
            <w:rFonts w:ascii="Times New Roman" w:hAnsi="Times New Roman" w:cs="Times New Roman"/>
          </w:rPr>
          <w:t xml:space="preserve"> (i.e., it occurred over a barrier)</w:t>
        </w:r>
      </w:ins>
      <w:ins w:id="108" w:author="Benton, Deon" w:date="2026-06-11T16:51:00Z" w16du:dateUtc="2026-06-11T21:51:00Z">
        <w:r w:rsidR="00F2555C">
          <w:rPr>
            <w:rFonts w:ascii="Times New Roman" w:hAnsi="Times New Roman" w:cs="Times New Roman"/>
          </w:rPr>
          <w:t>; infants look equally long at both events if its</w:t>
        </w:r>
      </w:ins>
      <w:ins w:id="109" w:author="Benton, Deon" w:date="2026-06-11T16:11:00Z" w16du:dateUtc="2026-06-11T21:11:00Z">
        <w:r w:rsidR="00487805">
          <w:rPr>
            <w:rFonts w:ascii="Times New Roman" w:hAnsi="Times New Roman" w:cs="Times New Roman"/>
          </w:rPr>
          <w:t xml:space="preserve"> </w:t>
        </w:r>
      </w:ins>
      <w:ins w:id="110" w:author="Benton, Deon" w:date="2026-06-11T16:51:00Z" w16du:dateUtc="2026-06-11T21:51:00Z">
        <w:r w:rsidR="00F2555C">
          <w:rPr>
            <w:rFonts w:ascii="Times New Roman" w:hAnsi="Times New Roman" w:cs="Times New Roman"/>
          </w:rPr>
          <w:t>movement was</w:t>
        </w:r>
      </w:ins>
      <w:ins w:id="111" w:author="Benton, Deon" w:date="2026-06-11T16:11:00Z" w16du:dateUtc="2026-06-11T21:11:00Z">
        <w:r w:rsidR="00487805">
          <w:rPr>
            <w:rFonts w:ascii="Times New Roman" w:hAnsi="Times New Roman" w:cs="Times New Roman"/>
          </w:rPr>
          <w:t xml:space="preserve"> unconstrained</w:t>
        </w:r>
      </w:ins>
      <w:ins w:id="112" w:author="Benton, Deon" w:date="2026-06-11T16:12:00Z" w16du:dateUtc="2026-06-11T21:12:00Z">
        <w:r w:rsidR="00487805">
          <w:rPr>
            <w:rFonts w:ascii="Times New Roman" w:hAnsi="Times New Roman" w:cs="Times New Roman"/>
          </w:rPr>
          <w:t xml:space="preserve"> (</w:t>
        </w:r>
      </w:ins>
      <w:r w:rsidR="00CD31C2">
        <w:rPr>
          <w:rFonts w:ascii="Times New Roman" w:hAnsi="Times New Roman" w:cs="Times New Roman"/>
        </w:rPr>
        <w:t xml:space="preserve">Figure 1; </w:t>
      </w:r>
      <w:ins w:id="113" w:author="Benton, Deon" w:date="2026-06-11T16:12:00Z" w16du:dateUtc="2026-06-11T21:12:00Z">
        <w:r w:rsidR="00487805">
          <w:rPr>
            <w:rFonts w:ascii="Times New Roman" w:hAnsi="Times New Roman" w:cs="Times New Roman"/>
          </w:rPr>
          <w:t>i.e., it occurred beside a barrier</w:t>
        </w:r>
      </w:ins>
      <w:ins w:id="114" w:author="Benton, Deon" w:date="2026-06-11T17:33:00Z" w16du:dateUtc="2026-06-11T22:33:00Z">
        <w:r w:rsidR="00B84A3B">
          <w:rPr>
            <w:rFonts w:ascii="Times New Roman" w:hAnsi="Times New Roman" w:cs="Times New Roman"/>
          </w:rPr>
          <w:t>; Gergely et al., 1995</w:t>
        </w:r>
      </w:ins>
      <w:r w:rsidR="00AF18DD">
        <w:rPr>
          <w:rFonts w:ascii="Times New Roman" w:hAnsi="Times New Roman" w:cs="Times New Roman"/>
        </w:rPr>
        <w:t>; Phillips &amp; Wellman, 2005; Schwier et al., 2006; Sodian et al., 2004; Woodward &amp; Sommerville, 2000</w:t>
      </w:r>
      <w:ins w:id="115" w:author="Benton, Deon" w:date="2026-06-11T16:12:00Z" w16du:dateUtc="2026-06-11T21:12:00Z">
        <w:r w:rsidR="00487805">
          <w:rPr>
            <w:rFonts w:ascii="Times New Roman" w:hAnsi="Times New Roman" w:cs="Times New Roman"/>
          </w:rPr>
          <w:t>)</w:t>
        </w:r>
      </w:ins>
      <w:ins w:id="116" w:author="Benton, Deon" w:date="2026-06-11T16:11:00Z" w16du:dateUtc="2026-06-11T21:11:00Z">
        <w:r w:rsidR="00487805">
          <w:rPr>
            <w:rFonts w:ascii="Times New Roman" w:hAnsi="Times New Roman" w:cs="Times New Roman"/>
          </w:rPr>
          <w:t>.</w:t>
        </w:r>
      </w:ins>
      <w:ins w:id="117" w:author="Benton, Deon" w:date="2026-06-11T17:58:00Z" w16du:dateUtc="2026-06-11T22:58:00Z">
        <w:r w:rsidR="00117FAE">
          <w:rPr>
            <w:rFonts w:ascii="Times New Roman" w:hAnsi="Times New Roman" w:cs="Times New Roman"/>
          </w:rPr>
          <w:t xml:space="preserve"> </w:t>
        </w:r>
      </w:ins>
      <w:ins w:id="118" w:author="Benton, Deon" w:date="2026-06-11T18:00:00Z" w16du:dateUtc="2026-06-11T23:00:00Z">
        <w:r w:rsidR="008C03FA">
          <w:rPr>
            <w:rFonts w:ascii="Times New Roman" w:hAnsi="Times New Roman" w:cs="Times New Roman"/>
          </w:rPr>
          <w:t>Another is that infants</w:t>
        </w:r>
      </w:ins>
      <w:ins w:id="119" w:author="Benton, Deon" w:date="2026-06-19T15:55:00Z" w16du:dateUtc="2026-06-19T20:55:00Z">
        <w:r w:rsidR="00297E4A">
          <w:rPr>
            <w:rFonts w:ascii="Times New Roman" w:hAnsi="Times New Roman" w:cs="Times New Roman"/>
          </w:rPr>
          <w:t xml:space="preserve"> show the same pattern whether the moving entity is animate or </w:t>
        </w:r>
      </w:ins>
      <w:ins w:id="120" w:author="Benton, Deon" w:date="2026-06-19T15:56:00Z" w16du:dateUtc="2026-06-19T20:56:00Z">
        <w:r w:rsidR="00297E4A">
          <w:rPr>
            <w:rFonts w:ascii="Times New Roman" w:hAnsi="Times New Roman" w:cs="Times New Roman"/>
          </w:rPr>
          <w:t>inert</w:t>
        </w:r>
      </w:ins>
      <w:ins w:id="121" w:author="Benton, Deon" w:date="2026-06-11T18:04:00Z" w16du:dateUtc="2026-06-11T23:04:00Z">
        <w:r w:rsidR="0022501C">
          <w:rPr>
            <w:rFonts w:ascii="Times New Roman" w:hAnsi="Times New Roman" w:cs="Times New Roman"/>
          </w:rPr>
          <w:t xml:space="preserve"> (</w:t>
        </w:r>
      </w:ins>
      <w:ins w:id="122" w:author="Benton, Deon" w:date="2026-06-13T22:17:00Z" w16du:dateUtc="2026-06-14T03:17:00Z">
        <w:r w:rsidR="00363BCE">
          <w:rPr>
            <w:rFonts w:ascii="Times New Roman" w:hAnsi="Times New Roman" w:cs="Times New Roman"/>
          </w:rPr>
          <w:t xml:space="preserve">Figure </w:t>
        </w:r>
      </w:ins>
      <w:ins w:id="123" w:author="Benton, Deon" w:date="2026-06-13T22:18:00Z" w16du:dateUtc="2026-06-14T03:18:00Z">
        <w:r w:rsidR="00363BCE">
          <w:rPr>
            <w:rFonts w:ascii="Times New Roman" w:hAnsi="Times New Roman" w:cs="Times New Roman"/>
          </w:rPr>
          <w:t xml:space="preserve">2A; </w:t>
        </w:r>
      </w:ins>
      <w:ins w:id="124" w:author="Benton, Deon" w:date="2026-06-11T18:04:00Z" w16du:dateUtc="2026-06-11T23:04:00Z">
        <w:r w:rsidR="0022501C">
          <w:rPr>
            <w:rFonts w:ascii="Times New Roman" w:hAnsi="Times New Roman" w:cs="Times New Roman"/>
          </w:rPr>
          <w:t>e.g., Csibra et al., 1999</w:t>
        </w:r>
      </w:ins>
      <w:r w:rsidR="00AF18DD">
        <w:rPr>
          <w:rFonts w:ascii="Times New Roman" w:hAnsi="Times New Roman" w:cs="Times New Roman"/>
        </w:rPr>
        <w:t>; Kamewari et al., 2005</w:t>
      </w:r>
      <w:ins w:id="125" w:author="Benton, Deon" w:date="2026-06-11T18:04:00Z" w16du:dateUtc="2026-06-11T23:04:00Z">
        <w:r w:rsidR="0022501C">
          <w:rPr>
            <w:rFonts w:ascii="Times New Roman" w:hAnsi="Times New Roman" w:cs="Times New Roman"/>
          </w:rPr>
          <w:t>)</w:t>
        </w:r>
      </w:ins>
      <w:ins w:id="126" w:author="Benton, Deon" w:date="2026-06-11T18:02:00Z" w16du:dateUtc="2026-06-11T23:02:00Z">
        <w:r w:rsidR="0022501C">
          <w:rPr>
            <w:rFonts w:ascii="Times New Roman" w:hAnsi="Times New Roman" w:cs="Times New Roman"/>
          </w:rPr>
          <w:t xml:space="preserve">. </w:t>
        </w:r>
      </w:ins>
    </w:p>
    <w:p w14:paraId="391DC3B9" w14:textId="77777777" w:rsidR="00885219" w:rsidRDefault="00885219" w:rsidP="00885219">
      <w:pPr>
        <w:spacing w:line="480" w:lineRule="auto"/>
        <w:ind w:firstLine="720"/>
        <w:contextualSpacing/>
        <w:rPr>
          <w:ins w:id="127" w:author="Benton, Deon" w:date="2026-06-12T15:04:00Z" w16du:dateUtc="2026-06-12T20:04:00Z"/>
          <w:rFonts w:ascii="Times New Roman" w:hAnsi="Times New Roman" w:cs="Times New Roman"/>
        </w:rPr>
      </w:pPr>
    </w:p>
    <w:tbl>
      <w:tblPr>
        <w:tblStyle w:val="TableGrid"/>
        <w:tblW w:w="99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7"/>
      </w:tblGrid>
      <w:tr w:rsidR="001C2C9D" w14:paraId="12F95A10" w14:textId="77777777" w:rsidTr="00B12844">
        <w:trPr>
          <w:trHeight w:val="1800"/>
          <w:jc w:val="center"/>
        </w:trPr>
        <w:tc>
          <w:tcPr>
            <w:tcW w:w="9990" w:type="dxa"/>
          </w:tcPr>
          <w:p w14:paraId="45FCEC12" w14:textId="0C6DC098" w:rsidR="001C2C9D" w:rsidRDefault="00E7357F" w:rsidP="00885219">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98234FF" wp14:editId="24853301">
                  <wp:extent cx="6706510" cy="2400300"/>
                  <wp:effectExtent l="0" t="0" r="0" b="0"/>
                  <wp:docPr id="6656538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53841" name="Picture 665653841"/>
                          <pic:cNvPicPr/>
                        </pic:nvPicPr>
                        <pic:blipFill>
                          <a:blip r:embed="rId10"/>
                          <a:stretch>
                            <a:fillRect/>
                          </a:stretch>
                        </pic:blipFill>
                        <pic:spPr>
                          <a:xfrm>
                            <a:off x="0" y="0"/>
                            <a:ext cx="6716470" cy="2403865"/>
                          </a:xfrm>
                          <a:prstGeom prst="rect">
                            <a:avLst/>
                          </a:prstGeom>
                        </pic:spPr>
                      </pic:pic>
                    </a:graphicData>
                  </a:graphic>
                </wp:inline>
              </w:drawing>
            </w:r>
          </w:p>
        </w:tc>
      </w:tr>
      <w:tr w:rsidR="001C2C9D" w14:paraId="54469C3B" w14:textId="77777777" w:rsidTr="00B12844">
        <w:trPr>
          <w:trHeight w:val="1800"/>
          <w:jc w:val="center"/>
        </w:trPr>
        <w:tc>
          <w:tcPr>
            <w:tcW w:w="9990" w:type="dxa"/>
          </w:tcPr>
          <w:p w14:paraId="0300E465" w14:textId="09A893E0" w:rsidR="001C2C9D" w:rsidRDefault="00E7357F" w:rsidP="00C35AC8">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233DBC56" wp14:editId="2598EE49">
                  <wp:extent cx="6322108" cy="1962150"/>
                  <wp:effectExtent l="0" t="0" r="2540" b="0"/>
                  <wp:docPr id="13229695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69546" name="Picture 1322969546"/>
                          <pic:cNvPicPr/>
                        </pic:nvPicPr>
                        <pic:blipFill>
                          <a:blip r:embed="rId11"/>
                          <a:stretch>
                            <a:fillRect/>
                          </a:stretch>
                        </pic:blipFill>
                        <pic:spPr>
                          <a:xfrm>
                            <a:off x="0" y="0"/>
                            <a:ext cx="6323386" cy="1962547"/>
                          </a:xfrm>
                          <a:prstGeom prst="rect">
                            <a:avLst/>
                          </a:prstGeom>
                        </pic:spPr>
                      </pic:pic>
                    </a:graphicData>
                  </a:graphic>
                </wp:inline>
              </w:drawing>
            </w:r>
          </w:p>
        </w:tc>
      </w:tr>
    </w:tbl>
    <w:p w14:paraId="1964B93D" w14:textId="39C3D9F3" w:rsidR="00885219" w:rsidRPr="00C35AC8" w:rsidRDefault="00C35AC8" w:rsidP="00C35AC8">
      <w:pPr>
        <w:pStyle w:val="Caption"/>
        <w:rPr>
          <w:rFonts w:ascii="Times New Roman" w:hAnsi="Times New Roman" w:cs="Times New Roman"/>
          <w:i w:val="0"/>
          <w:iCs w:val="0"/>
          <w:sz w:val="24"/>
          <w:szCs w:val="24"/>
        </w:rPr>
      </w:pPr>
      <w:r w:rsidRPr="00446D2F">
        <w:rPr>
          <w:rFonts w:ascii="Times New Roman" w:hAnsi="Times New Roman" w:cs="Times New Roman"/>
          <w:b/>
          <w:bCs/>
          <w:i w:val="0"/>
          <w:iCs w:val="0"/>
          <w:sz w:val="24"/>
          <w:szCs w:val="24"/>
        </w:rPr>
        <w:t xml:space="preserve">Figure </w:t>
      </w:r>
      <w:r w:rsidRPr="00446D2F">
        <w:rPr>
          <w:rFonts w:ascii="Times New Roman" w:hAnsi="Times New Roman" w:cs="Times New Roman"/>
          <w:b/>
          <w:bCs/>
          <w:i w:val="0"/>
          <w:iCs w:val="0"/>
          <w:sz w:val="24"/>
          <w:szCs w:val="24"/>
        </w:rPr>
        <w:fldChar w:fldCharType="begin"/>
      </w:r>
      <w:r w:rsidRPr="00446D2F">
        <w:rPr>
          <w:rFonts w:ascii="Times New Roman" w:hAnsi="Times New Roman" w:cs="Times New Roman"/>
          <w:b/>
          <w:bCs/>
          <w:i w:val="0"/>
          <w:iCs w:val="0"/>
          <w:sz w:val="24"/>
          <w:szCs w:val="24"/>
        </w:rPr>
        <w:instrText xml:space="preserve"> SEQ Figure \* ARABIC </w:instrText>
      </w:r>
      <w:r w:rsidRPr="00446D2F">
        <w:rPr>
          <w:rFonts w:ascii="Times New Roman" w:hAnsi="Times New Roman" w:cs="Times New Roman"/>
          <w:b/>
          <w:bCs/>
          <w:i w:val="0"/>
          <w:iCs w:val="0"/>
          <w:sz w:val="24"/>
          <w:szCs w:val="24"/>
        </w:rPr>
        <w:fldChar w:fldCharType="separate"/>
      </w:r>
      <w:r w:rsidR="00CA73CB">
        <w:rPr>
          <w:rFonts w:ascii="Times New Roman" w:hAnsi="Times New Roman" w:cs="Times New Roman"/>
          <w:b/>
          <w:bCs/>
          <w:i w:val="0"/>
          <w:iCs w:val="0"/>
          <w:noProof/>
          <w:sz w:val="24"/>
          <w:szCs w:val="24"/>
        </w:rPr>
        <w:t>2</w:t>
      </w:r>
      <w:r w:rsidRPr="00446D2F">
        <w:rPr>
          <w:rFonts w:ascii="Times New Roman" w:hAnsi="Times New Roman" w:cs="Times New Roman"/>
          <w:b/>
          <w:bCs/>
          <w:i w:val="0"/>
          <w:iCs w:val="0"/>
          <w:sz w:val="24"/>
          <w:szCs w:val="24"/>
        </w:rPr>
        <w:fldChar w:fldCharType="end"/>
      </w:r>
      <w:r w:rsidRPr="00446D2F">
        <w:rPr>
          <w:rFonts w:ascii="Times New Roman" w:hAnsi="Times New Roman" w:cs="Times New Roman"/>
          <w:b/>
          <w:bCs/>
          <w:i w:val="0"/>
          <w:iCs w:val="0"/>
          <w:sz w:val="24"/>
          <w:szCs w:val="24"/>
        </w:rPr>
        <w:t>.</w:t>
      </w:r>
      <w:r w:rsidRPr="00C35AC8">
        <w:rPr>
          <w:rFonts w:ascii="Times New Roman" w:hAnsi="Times New Roman" w:cs="Times New Roman"/>
          <w:i w:val="0"/>
          <w:iCs w:val="0"/>
          <w:sz w:val="24"/>
          <w:szCs w:val="24"/>
        </w:rPr>
        <w:t xml:space="preserve"> </w:t>
      </w:r>
      <w:r w:rsidRPr="00446D2F">
        <w:rPr>
          <w:rFonts w:ascii="Times New Roman" w:hAnsi="Times New Roman" w:cs="Times New Roman"/>
          <w:sz w:val="24"/>
          <w:szCs w:val="24"/>
        </w:rPr>
        <w:t>Schematic overview of the paradigms from which Target Findings 2–5 derive.</w:t>
      </w:r>
      <w:r w:rsidRPr="00C35AC8">
        <w:rPr>
          <w:rFonts w:ascii="Times New Roman" w:hAnsi="Times New Roman" w:cs="Times New Roman"/>
          <w:i w:val="0"/>
          <w:iCs w:val="0"/>
          <w:sz w:val="24"/>
          <w:szCs w:val="24"/>
        </w:rPr>
        <w:t xml:space="preserve"> Panels A–D depict</w:t>
      </w:r>
      <w:r w:rsidR="00333FB3">
        <w:rPr>
          <w:rFonts w:ascii="Times New Roman" w:hAnsi="Times New Roman" w:cs="Times New Roman"/>
          <w:i w:val="0"/>
          <w:iCs w:val="0"/>
          <w:sz w:val="24"/>
          <w:szCs w:val="24"/>
        </w:rPr>
        <w:t>, respectively,</w:t>
      </w:r>
      <w:r w:rsidRPr="00C35AC8">
        <w:rPr>
          <w:rFonts w:ascii="Times New Roman" w:hAnsi="Times New Roman" w:cs="Times New Roman"/>
          <w:i w:val="0"/>
          <w:iCs w:val="0"/>
          <w:sz w:val="24"/>
          <w:szCs w:val="24"/>
        </w:rPr>
        <w:t xml:space="preserve"> the experimental paradigms </w:t>
      </w:r>
      <w:r w:rsidR="00333FB3">
        <w:rPr>
          <w:rFonts w:ascii="Times New Roman" w:hAnsi="Times New Roman" w:cs="Times New Roman"/>
          <w:i w:val="0"/>
          <w:iCs w:val="0"/>
          <w:sz w:val="24"/>
          <w:szCs w:val="24"/>
        </w:rPr>
        <w:t>showing</w:t>
      </w:r>
      <w:r w:rsidRPr="00C35AC8">
        <w:rPr>
          <w:rFonts w:ascii="Times New Roman" w:hAnsi="Times New Roman" w:cs="Times New Roman"/>
          <w:i w:val="0"/>
          <w:iCs w:val="0"/>
          <w:sz w:val="24"/>
          <w:szCs w:val="24"/>
        </w:rPr>
        <w:t xml:space="preserve"> (A) the independence of action efficiency understanding from animacy cues, (B) bidirectional inferences about actions, goals, and constraints, (C) graded representations of efficiency, and (D) action efficiency understanding in pre-reaching infants.</w:t>
      </w:r>
      <w:ins w:id="128" w:author="Benton, Deon" w:date="2026-06-15T12:48:00Z" w16du:dateUtc="2026-06-15T17:48:00Z">
        <w:r w:rsidR="00F859B0">
          <w:rPr>
            <w:rFonts w:ascii="Times New Roman" w:hAnsi="Times New Roman" w:cs="Times New Roman"/>
            <w:i w:val="0"/>
            <w:iCs w:val="0"/>
            <w:sz w:val="24"/>
            <w:szCs w:val="24"/>
          </w:rPr>
          <w:t xml:space="preserve"> Note that closed gloves correspond to the sticky-mittens condition, whereas open </w:t>
        </w:r>
      </w:ins>
      <w:ins w:id="129" w:author="Benton, Deon" w:date="2026-06-15T12:49:00Z" w16du:dateUtc="2026-06-15T17:49:00Z">
        <w:r w:rsidR="00F859B0">
          <w:rPr>
            <w:rFonts w:ascii="Times New Roman" w:hAnsi="Times New Roman" w:cs="Times New Roman"/>
            <w:i w:val="0"/>
            <w:iCs w:val="0"/>
            <w:sz w:val="24"/>
            <w:szCs w:val="24"/>
          </w:rPr>
          <w:t>gloves correspond to the non-sticky-mittens condition</w:t>
        </w:r>
        <w:r w:rsidR="002E62B9">
          <w:rPr>
            <w:rFonts w:ascii="Times New Roman" w:hAnsi="Times New Roman" w:cs="Times New Roman"/>
            <w:i w:val="0"/>
            <w:iCs w:val="0"/>
            <w:sz w:val="24"/>
            <w:szCs w:val="24"/>
          </w:rPr>
          <w:t>.</w:t>
        </w:r>
      </w:ins>
      <w:r w:rsidR="008C549B">
        <w:rPr>
          <w:rFonts w:ascii="Times New Roman" w:hAnsi="Times New Roman" w:cs="Times New Roman"/>
          <w:i w:val="0"/>
          <w:iCs w:val="0"/>
          <w:sz w:val="24"/>
          <w:szCs w:val="24"/>
        </w:rPr>
        <w:t xml:space="preserve"> </w:t>
      </w:r>
      <w:r w:rsidR="0062766E">
        <w:rPr>
          <w:rFonts w:ascii="Times New Roman" w:hAnsi="Times New Roman" w:cs="Times New Roman"/>
          <w:i w:val="0"/>
          <w:iCs w:val="0"/>
          <w:sz w:val="24"/>
          <w:szCs w:val="24"/>
        </w:rPr>
        <w:t>T</w:t>
      </w:r>
      <w:r w:rsidR="003C5831">
        <w:rPr>
          <w:rFonts w:ascii="Times New Roman" w:hAnsi="Times New Roman" w:cs="Times New Roman"/>
          <w:i w:val="0"/>
          <w:iCs w:val="0"/>
          <w:sz w:val="24"/>
          <w:szCs w:val="24"/>
        </w:rPr>
        <w:t>he</w:t>
      </w:r>
      <w:r w:rsidR="00446D2F" w:rsidRPr="00446D2F">
        <w:rPr>
          <w:rFonts w:ascii="Times New Roman" w:hAnsi="Times New Roman" w:cs="Times New Roman"/>
          <w:i w:val="0"/>
          <w:iCs w:val="0"/>
          <w:sz w:val="24"/>
          <w:szCs w:val="24"/>
        </w:rPr>
        <w:t xml:space="preserve"> paradigm underlying Target Finding 1 is shown in Figure 1.</w:t>
      </w:r>
    </w:p>
    <w:p w14:paraId="20A5ABD5" w14:textId="77777777" w:rsidR="00D949EE" w:rsidRDefault="00D949EE" w:rsidP="006103E2">
      <w:pPr>
        <w:spacing w:line="480" w:lineRule="auto"/>
        <w:ind w:firstLine="720"/>
        <w:contextualSpacing/>
        <w:rPr>
          <w:rFonts w:ascii="Times New Roman" w:hAnsi="Times New Roman" w:cs="Times New Roman"/>
        </w:rPr>
      </w:pPr>
    </w:p>
    <w:p w14:paraId="41D83989" w14:textId="47336CB9" w:rsidR="00821C5B" w:rsidRDefault="005A533A" w:rsidP="00E85BC2">
      <w:pPr>
        <w:spacing w:line="480" w:lineRule="auto"/>
        <w:ind w:firstLine="720"/>
        <w:contextualSpacing/>
        <w:rPr>
          <w:ins w:id="130" w:author="Benton, Deon" w:date="2026-06-11T18:22:00Z" w16du:dateUtc="2026-06-11T23:22:00Z"/>
          <w:rFonts w:ascii="Times New Roman" w:hAnsi="Times New Roman" w:cs="Times New Roman"/>
        </w:rPr>
      </w:pPr>
      <w:r>
        <w:rPr>
          <w:rFonts w:ascii="Times New Roman" w:hAnsi="Times New Roman" w:cs="Times New Roman"/>
        </w:rPr>
        <w:t>Beyond identifying inefficient actions</w:t>
      </w:r>
      <w:r w:rsidR="0083621F">
        <w:rPr>
          <w:rFonts w:ascii="Times New Roman" w:hAnsi="Times New Roman" w:cs="Times New Roman"/>
        </w:rPr>
        <w:t xml:space="preserve"> </w:t>
      </w:r>
      <w:r>
        <w:rPr>
          <w:rFonts w:ascii="Times New Roman" w:hAnsi="Times New Roman" w:cs="Times New Roman"/>
        </w:rPr>
        <w:t xml:space="preserve">across different types of entities, previous research </w:t>
      </w:r>
      <w:r w:rsidR="0083621F">
        <w:rPr>
          <w:rFonts w:ascii="Times New Roman" w:hAnsi="Times New Roman" w:cs="Times New Roman"/>
        </w:rPr>
        <w:t xml:space="preserve">suggests that infants can </w:t>
      </w:r>
      <w:r w:rsidR="00BE589C">
        <w:rPr>
          <w:rFonts w:ascii="Times New Roman" w:hAnsi="Times New Roman" w:cs="Times New Roman"/>
        </w:rPr>
        <w:t xml:space="preserve">also </w:t>
      </w:r>
      <w:r w:rsidR="0083621F">
        <w:rPr>
          <w:rFonts w:ascii="Times New Roman" w:hAnsi="Times New Roman" w:cs="Times New Roman"/>
        </w:rPr>
        <w:t>reason about the relations among actions, goals, and environmental constraints</w:t>
      </w:r>
      <w:ins w:id="131" w:author="Benton, Deon" w:date="2026-06-13T22:21:00Z" w16du:dateUtc="2026-06-14T03:21:00Z">
        <w:r w:rsidR="00364101">
          <w:rPr>
            <w:rFonts w:ascii="Times New Roman" w:hAnsi="Times New Roman" w:cs="Times New Roman"/>
          </w:rPr>
          <w:t xml:space="preserve"> (Figure 2B)</w:t>
        </w:r>
      </w:ins>
      <w:r w:rsidR="0083621F">
        <w:rPr>
          <w:rFonts w:ascii="Times New Roman" w:hAnsi="Times New Roman" w:cs="Times New Roman"/>
        </w:rPr>
        <w:t xml:space="preserve">. </w:t>
      </w:r>
      <w:r w:rsidR="005E07A8">
        <w:rPr>
          <w:rFonts w:ascii="Times New Roman" w:hAnsi="Times New Roman" w:cs="Times New Roman"/>
        </w:rPr>
        <w:t xml:space="preserve">For example, </w:t>
      </w:r>
      <w:r w:rsidR="0083621F">
        <w:rPr>
          <w:rFonts w:ascii="Times New Roman" w:hAnsi="Times New Roman" w:cs="Times New Roman"/>
        </w:rPr>
        <w:t>Csibra et al. (</w:t>
      </w:r>
      <w:ins w:id="132" w:author="Benton, Deon" w:date="2026-06-11T17:46:00Z" w16du:dateUtc="2026-06-11T22:46:00Z">
        <w:r w:rsidR="003A7E7A">
          <w:rPr>
            <w:rFonts w:ascii="Times New Roman" w:hAnsi="Times New Roman" w:cs="Times New Roman"/>
          </w:rPr>
          <w:t>2003; see also Wagner &amp; Carey, 2005</w:t>
        </w:r>
      </w:ins>
      <w:r w:rsidR="0083621F">
        <w:rPr>
          <w:rFonts w:ascii="Times New Roman" w:hAnsi="Times New Roman" w:cs="Times New Roman"/>
        </w:rPr>
        <w:t>) showed</w:t>
      </w:r>
      <w:r w:rsidR="005E07A8">
        <w:rPr>
          <w:rFonts w:ascii="Times New Roman" w:hAnsi="Times New Roman" w:cs="Times New Roman"/>
        </w:rPr>
        <w:t xml:space="preserve"> </w:t>
      </w:r>
      <w:r w:rsidR="0083621F">
        <w:rPr>
          <w:rFonts w:ascii="Times New Roman" w:hAnsi="Times New Roman" w:cs="Times New Roman"/>
        </w:rPr>
        <w:t xml:space="preserve">that </w:t>
      </w:r>
      <w:ins w:id="133" w:author="Benton, Deon" w:date="2026-06-11T17:44:00Z" w16du:dateUtc="2026-06-11T22:44:00Z">
        <w:r w:rsidR="00DB2735" w:rsidRPr="00DB2735">
          <w:rPr>
            <w:rFonts w:ascii="Times New Roman" w:hAnsi="Times New Roman" w:cs="Times New Roman"/>
          </w:rPr>
          <w:t>12-month-olds can</w:t>
        </w:r>
      </w:ins>
      <w:r w:rsidR="005E07A8">
        <w:rPr>
          <w:rFonts w:ascii="Times New Roman" w:hAnsi="Times New Roman" w:cs="Times New Roman"/>
        </w:rPr>
        <w:t xml:space="preserve"> make bidirectional inferences among these factors:</w:t>
      </w:r>
      <w:ins w:id="134" w:author="Benton, Deon" w:date="2026-06-11T17:44:00Z" w16du:dateUtc="2026-06-11T22:44:00Z">
        <w:r w:rsidR="00DB2735" w:rsidRPr="00DB2735">
          <w:rPr>
            <w:rFonts w:ascii="Times New Roman" w:hAnsi="Times New Roman" w:cs="Times New Roman"/>
          </w:rPr>
          <w:t xml:space="preserve"> </w:t>
        </w:r>
      </w:ins>
      <w:r w:rsidR="005E07A8">
        <w:rPr>
          <w:rFonts w:ascii="Times New Roman" w:hAnsi="Times New Roman" w:cs="Times New Roman"/>
        </w:rPr>
        <w:t xml:space="preserve">they can </w:t>
      </w:r>
      <w:ins w:id="135" w:author="Benton, Deon" w:date="2026-06-11T17:44:00Z" w16du:dateUtc="2026-06-11T22:44:00Z">
        <w:r w:rsidR="00DB2735" w:rsidRPr="00DB2735">
          <w:rPr>
            <w:rFonts w:ascii="Times New Roman" w:hAnsi="Times New Roman" w:cs="Times New Roman"/>
          </w:rPr>
          <w:t xml:space="preserve">use </w:t>
        </w:r>
        <w:r w:rsidR="00DB2735" w:rsidRPr="00DB2735">
          <w:rPr>
            <w:rFonts w:ascii="Times New Roman" w:hAnsi="Times New Roman" w:cs="Times New Roman"/>
          </w:rPr>
          <w:lastRenderedPageBreak/>
          <w:t>information about an agent</w:t>
        </w:r>
        <w:r w:rsidR="00DB2735">
          <w:rPr>
            <w:rFonts w:ascii="Times New Roman" w:hAnsi="Times New Roman" w:cs="Times New Roman"/>
          </w:rPr>
          <w:t>’</w:t>
        </w:r>
        <w:r w:rsidR="00DB2735" w:rsidRPr="00DB2735">
          <w:rPr>
            <w:rFonts w:ascii="Times New Roman" w:hAnsi="Times New Roman" w:cs="Times New Roman"/>
          </w:rPr>
          <w:t>s actions and the constraints under which those actions are performed to infer the agent's goal, and they can use information about an agent</w:t>
        </w:r>
      </w:ins>
      <w:ins w:id="136" w:author="Benton, Deon" w:date="2026-06-11T17:45:00Z" w16du:dateUtc="2026-06-11T22:45:00Z">
        <w:r w:rsidR="00DB2735">
          <w:rPr>
            <w:rFonts w:ascii="Times New Roman" w:hAnsi="Times New Roman" w:cs="Times New Roman"/>
          </w:rPr>
          <w:t>’</w:t>
        </w:r>
      </w:ins>
      <w:ins w:id="137" w:author="Benton, Deon" w:date="2026-06-11T17:44:00Z" w16du:dateUtc="2026-06-11T22:44:00Z">
        <w:r w:rsidR="00DB2735" w:rsidRPr="00DB2735">
          <w:rPr>
            <w:rFonts w:ascii="Times New Roman" w:hAnsi="Times New Roman" w:cs="Times New Roman"/>
          </w:rPr>
          <w:t>s goal and actions to infer the presence of environmental constraints.</w:t>
        </w:r>
      </w:ins>
      <w:ins w:id="138" w:author="Benton, Deon" w:date="2026-06-19T16:01:00Z" w16du:dateUtc="2026-06-19T21:01:00Z">
        <w:r w:rsidR="00E85BC2">
          <w:rPr>
            <w:rFonts w:ascii="Times New Roman" w:hAnsi="Times New Roman" w:cs="Times New Roman"/>
          </w:rPr>
          <w:t xml:space="preserve"> Infants looked longer at the test events that violated these inferred relations. </w:t>
        </w:r>
      </w:ins>
      <w:ins w:id="139" w:author="Benton, Deon" w:date="2026-06-19T16:03:00Z" w16du:dateUtc="2026-06-19T21:03:00Z">
        <w:r w:rsidR="00E85BC2">
          <w:rPr>
            <w:rFonts w:ascii="Times New Roman" w:hAnsi="Times New Roman" w:cs="Times New Roman"/>
          </w:rPr>
          <w:t>Finally, infants appear sensitive to graded differences in action efficiency.</w:t>
        </w:r>
      </w:ins>
      <w:ins w:id="140" w:author="Benton, Deon" w:date="2026-06-11T17:43:00Z" w16du:dateUtc="2026-06-11T22:43:00Z">
        <w:r w:rsidR="00683378">
          <w:rPr>
            <w:rFonts w:ascii="Times New Roman" w:hAnsi="Times New Roman" w:cs="Times New Roman"/>
          </w:rPr>
          <w:t xml:space="preserve"> </w:t>
        </w:r>
      </w:ins>
      <w:ins w:id="141" w:author="Benton, Deon" w:date="2026-06-19T16:04:00Z">
        <w:r w:rsidR="00E85BC2" w:rsidRPr="00E85BC2">
          <w:rPr>
            <w:rFonts w:ascii="Times New Roman" w:hAnsi="Times New Roman" w:cs="Times New Roman"/>
          </w:rPr>
          <w:t xml:space="preserve">Liu and Spelke (2017) found that infants </w:t>
        </w:r>
      </w:ins>
      <w:ins w:id="142" w:author="Benton, Deon" w:date="2026-06-19T16:04:00Z" w16du:dateUtc="2026-06-19T21:04:00Z">
        <w:r w:rsidR="00E85BC2">
          <w:rPr>
            <w:rFonts w:ascii="Times New Roman" w:hAnsi="Times New Roman" w:cs="Times New Roman"/>
          </w:rPr>
          <w:t>showed heightened looking to test events that were substantially inefficient compared to events that were</w:t>
        </w:r>
      </w:ins>
      <w:ins w:id="143" w:author="Benton, Deon" w:date="2026-06-19T16:04:00Z">
        <w:r w:rsidR="00E85BC2" w:rsidRPr="00E85BC2">
          <w:rPr>
            <w:rFonts w:ascii="Times New Roman" w:hAnsi="Times New Roman" w:cs="Times New Roman"/>
          </w:rPr>
          <w:t xml:space="preserve"> only mildly inefficient</w:t>
        </w:r>
      </w:ins>
      <w:ins w:id="144" w:author="Benton, Deon" w:date="2026-06-19T16:05:00Z" w16du:dateUtc="2026-06-19T21:05:00Z">
        <w:r w:rsidR="00E85BC2">
          <w:rPr>
            <w:rFonts w:ascii="Times New Roman" w:hAnsi="Times New Roman" w:cs="Times New Roman"/>
          </w:rPr>
          <w:t xml:space="preserve">, </w:t>
        </w:r>
      </w:ins>
      <w:ins w:id="145" w:author="Benton, Deon" w:date="2026-06-19T16:04:00Z">
        <w:r w:rsidR="00E85BC2" w:rsidRPr="00E85BC2">
          <w:rPr>
            <w:rFonts w:ascii="Times New Roman" w:hAnsi="Times New Roman" w:cs="Times New Roman"/>
          </w:rPr>
          <w:t xml:space="preserve">and </w:t>
        </w:r>
      </w:ins>
      <w:ins w:id="146" w:author="Benton, Deon" w:date="2026-06-19T16:05:00Z" w16du:dateUtc="2026-06-19T21:05:00Z">
        <w:r w:rsidR="00E85BC2">
          <w:rPr>
            <w:rFonts w:ascii="Times New Roman" w:hAnsi="Times New Roman" w:cs="Times New Roman"/>
          </w:rPr>
          <w:t xml:space="preserve">they </w:t>
        </w:r>
      </w:ins>
      <w:ins w:id="147" w:author="Benton, Deon" w:date="2026-06-19T16:04:00Z">
        <w:r w:rsidR="00E85BC2" w:rsidRPr="00E85BC2">
          <w:rPr>
            <w:rFonts w:ascii="Times New Roman" w:hAnsi="Times New Roman" w:cs="Times New Roman"/>
          </w:rPr>
          <w:t>generalized these expectations across changes in environmental constraints (Figure 2C).</w:t>
        </w:r>
      </w:ins>
      <w:ins w:id="148" w:author="Benton, Deon" w:date="2026-06-19T16:04:00Z" w16du:dateUtc="2026-06-19T21:04:00Z">
        <w:r w:rsidR="00E85BC2">
          <w:rPr>
            <w:rFonts w:ascii="Times New Roman" w:hAnsi="Times New Roman" w:cs="Times New Roman"/>
          </w:rPr>
          <w:t xml:space="preserve"> </w:t>
        </w:r>
      </w:ins>
    </w:p>
    <w:p w14:paraId="271A1480" w14:textId="7CD0FB69" w:rsidR="00524642" w:rsidRDefault="00245684" w:rsidP="00FD1B0A">
      <w:pPr>
        <w:spacing w:line="480" w:lineRule="auto"/>
        <w:ind w:firstLine="720"/>
        <w:contextualSpacing/>
        <w:rPr>
          <w:rFonts w:ascii="Times New Roman" w:hAnsi="Times New Roman" w:cs="Times New Roman"/>
        </w:rPr>
      </w:pPr>
      <w:ins w:id="149" w:author="Benton, Deon" w:date="2026-06-11T18:27:00Z" w16du:dateUtc="2026-06-11T23:27:00Z">
        <w:r w:rsidRPr="00245684">
          <w:rPr>
            <w:rFonts w:ascii="Times New Roman" w:hAnsi="Times New Roman" w:cs="Times New Roman"/>
          </w:rPr>
          <w:t xml:space="preserve">A final </w:t>
        </w:r>
      </w:ins>
      <w:ins w:id="150" w:author="Benton, Deon" w:date="2026-06-12T14:48:00Z" w16du:dateUtc="2026-06-12T19:48:00Z">
        <w:r w:rsidR="00CE5D87">
          <w:rPr>
            <w:rFonts w:ascii="Times New Roman" w:hAnsi="Times New Roman" w:cs="Times New Roman"/>
          </w:rPr>
          <w:t>notable finding is</w:t>
        </w:r>
      </w:ins>
      <w:ins w:id="151" w:author="Benton, Deon" w:date="2026-06-11T18:27:00Z" w16du:dateUtc="2026-06-11T23:27:00Z">
        <w:r w:rsidRPr="00245684">
          <w:rPr>
            <w:rFonts w:ascii="Times New Roman" w:hAnsi="Times New Roman" w:cs="Times New Roman"/>
          </w:rPr>
          <w:t xml:space="preserve"> that pre-reaching infants—that is, infants </w:t>
        </w:r>
      </w:ins>
      <w:ins w:id="152" w:author="Benton, Deon" w:date="2026-06-12T14:49:00Z" w16du:dateUtc="2026-06-12T19:49:00Z">
        <w:r w:rsidR="0059707B">
          <w:rPr>
            <w:rFonts w:ascii="Times New Roman" w:hAnsi="Times New Roman" w:cs="Times New Roman"/>
          </w:rPr>
          <w:t xml:space="preserve">with </w:t>
        </w:r>
      </w:ins>
      <w:ins w:id="153" w:author="Benton, Deon" w:date="2026-06-11T18:32:00Z" w16du:dateUtc="2026-06-11T23:32:00Z">
        <w:r w:rsidR="00BD5CD5">
          <w:rPr>
            <w:rFonts w:ascii="Times New Roman" w:hAnsi="Times New Roman" w:cs="Times New Roman"/>
          </w:rPr>
          <w:t>little firsthand</w:t>
        </w:r>
      </w:ins>
      <w:ins w:id="154" w:author="Benton, Deon" w:date="2026-06-11T18:27:00Z" w16du:dateUtc="2026-06-11T23:27:00Z">
        <w:r w:rsidRPr="00245684">
          <w:rPr>
            <w:rFonts w:ascii="Times New Roman" w:hAnsi="Times New Roman" w:cs="Times New Roman"/>
          </w:rPr>
          <w:t xml:space="preserve"> object-manipulation experience and little opportunity to observe others' actions—nevertheless behave as though they are sensitive to action efficiency when they are given direct action experience (e.g., Skerry et al., 2013; see also Liu et al., 2019).</w:t>
        </w:r>
        <w:r>
          <w:rPr>
            <w:rFonts w:ascii="Times New Roman" w:hAnsi="Times New Roman" w:cs="Times New Roman"/>
          </w:rPr>
          <w:t xml:space="preserve"> </w:t>
        </w:r>
      </w:ins>
      <w:ins w:id="155" w:author="Benton, Deon" w:date="2026-06-11T18:23:00Z" w16du:dateUtc="2026-06-11T23:23:00Z">
        <w:r w:rsidR="00821C5B" w:rsidRPr="00821C5B">
          <w:rPr>
            <w:rFonts w:ascii="Times New Roman" w:hAnsi="Times New Roman" w:cs="Times New Roman"/>
          </w:rPr>
          <w:t xml:space="preserve">In Skerry et al.’s (2013) study, for example, 3-month-olds were fitted either with sticky mittens that enabled them successfully to </w:t>
        </w:r>
      </w:ins>
      <w:ins w:id="156" w:author="Benton, Deon" w:date="2026-06-19T16:07:00Z" w16du:dateUtc="2026-06-19T21:07:00Z">
        <w:r w:rsidR="006712E4">
          <w:rPr>
            <w:rFonts w:ascii="Times New Roman" w:hAnsi="Times New Roman" w:cs="Times New Roman"/>
          </w:rPr>
          <w:t>hold a</w:t>
        </w:r>
      </w:ins>
      <w:ins w:id="157" w:author="Benton, Deon" w:date="2026-06-11T18:23:00Z" w16du:dateUtc="2026-06-11T23:23:00Z">
        <w:r w:rsidR="00821C5B" w:rsidRPr="00821C5B">
          <w:rPr>
            <w:rFonts w:ascii="Times New Roman" w:hAnsi="Times New Roman" w:cs="Times New Roman"/>
          </w:rPr>
          <w:t xml:space="preserve"> Velcro-covered ball or with non-sticky mittens that did not</w:t>
        </w:r>
      </w:ins>
      <w:ins w:id="158" w:author="Benton, Deon" w:date="2026-06-13T22:16:00Z" w16du:dateUtc="2026-06-14T03:16:00Z">
        <w:r w:rsidR="00736B41">
          <w:rPr>
            <w:rFonts w:ascii="Times New Roman" w:hAnsi="Times New Roman" w:cs="Times New Roman"/>
          </w:rPr>
          <w:t xml:space="preserve"> (F</w:t>
        </w:r>
      </w:ins>
      <w:ins w:id="159" w:author="Benton, Deon" w:date="2026-06-13T22:17:00Z" w16du:dateUtc="2026-06-14T03:17:00Z">
        <w:r w:rsidR="00736B41">
          <w:rPr>
            <w:rFonts w:ascii="Times New Roman" w:hAnsi="Times New Roman" w:cs="Times New Roman"/>
          </w:rPr>
          <w:t>igure 2D)</w:t>
        </w:r>
      </w:ins>
      <w:ins w:id="160" w:author="Benton, Deon" w:date="2026-06-11T18:23:00Z" w16du:dateUtc="2026-06-11T23:23:00Z">
        <w:r w:rsidR="00821C5B" w:rsidRPr="00821C5B">
          <w:rPr>
            <w:rFonts w:ascii="Times New Roman" w:hAnsi="Times New Roman" w:cs="Times New Roman"/>
          </w:rPr>
          <w:t xml:space="preserve">. </w:t>
        </w:r>
      </w:ins>
      <w:ins w:id="161" w:author="Benton, Deon" w:date="2026-06-11T18:35:00Z" w16du:dateUtc="2026-06-11T23:35:00Z">
        <w:r w:rsidR="00070BBC" w:rsidRPr="00070BBC">
          <w:rPr>
            <w:rFonts w:ascii="Times New Roman" w:hAnsi="Times New Roman" w:cs="Times New Roman"/>
          </w:rPr>
          <w:t>Skerry et al. (2013) found that</w:t>
        </w:r>
      </w:ins>
      <w:ins w:id="162" w:author="Benton, Deon" w:date="2026-06-19T16:07:00Z" w16du:dateUtc="2026-06-19T21:07:00Z">
        <w:r w:rsidR="006712E4">
          <w:rPr>
            <w:rFonts w:ascii="Times New Roman" w:hAnsi="Times New Roman" w:cs="Times New Roman"/>
          </w:rPr>
          <w:t xml:space="preserve"> only infants habituated to a constrained action event—in which</w:t>
        </w:r>
        <w:r w:rsidR="006712E4" w:rsidRPr="00821C5B">
          <w:rPr>
            <w:rFonts w:ascii="Times New Roman" w:hAnsi="Times New Roman" w:cs="Times New Roman"/>
          </w:rPr>
          <w:t xml:space="preserve"> an actor reached over</w:t>
        </w:r>
        <w:r w:rsidR="006712E4">
          <w:rPr>
            <w:rFonts w:ascii="Times New Roman" w:hAnsi="Times New Roman" w:cs="Times New Roman"/>
          </w:rPr>
          <w:t xml:space="preserve"> </w:t>
        </w:r>
        <w:r w:rsidR="006712E4" w:rsidRPr="00821C5B">
          <w:rPr>
            <w:rFonts w:ascii="Times New Roman" w:hAnsi="Times New Roman" w:cs="Times New Roman"/>
          </w:rPr>
          <w:t>or beside a barrier to retrieve the same ball</w:t>
        </w:r>
      </w:ins>
      <w:ins w:id="163" w:author="Benton, Deon" w:date="2026-06-19T16:08:00Z" w16du:dateUtc="2026-06-19T21:08:00Z">
        <w:r w:rsidR="006712E4">
          <w:rPr>
            <w:rFonts w:ascii="Times New Roman" w:hAnsi="Times New Roman" w:cs="Times New Roman"/>
          </w:rPr>
          <w:t xml:space="preserve">—looked longer when the </w:t>
        </w:r>
      </w:ins>
      <w:ins w:id="164" w:author="Benton, Deon" w:date="2026-06-11T18:35:00Z" w16du:dateUtc="2026-06-11T23:35:00Z">
        <w:r w:rsidR="00070BBC" w:rsidRPr="00070BBC">
          <w:rPr>
            <w:rFonts w:ascii="Times New Roman" w:hAnsi="Times New Roman" w:cs="Times New Roman"/>
          </w:rPr>
          <w:t xml:space="preserve">actor followed the familiar arced path </w:t>
        </w:r>
      </w:ins>
      <w:ins w:id="165" w:author="Benton, Deon" w:date="2026-06-19T16:08:00Z" w16du:dateUtc="2026-06-19T21:08:00Z">
        <w:r w:rsidR="006712E4">
          <w:rPr>
            <w:rFonts w:ascii="Times New Roman" w:hAnsi="Times New Roman" w:cs="Times New Roman"/>
          </w:rPr>
          <w:t xml:space="preserve">than a novel straight one when the obstacle was removed. </w:t>
        </w:r>
      </w:ins>
      <w:r w:rsidR="00D663BA">
        <w:rPr>
          <w:rFonts w:ascii="Times New Roman" w:hAnsi="Times New Roman" w:cs="Times New Roman"/>
        </w:rPr>
        <w:t>Although this research suggests that</w:t>
      </w:r>
      <w:r w:rsidR="00D74336">
        <w:rPr>
          <w:rFonts w:ascii="Times New Roman" w:hAnsi="Times New Roman" w:cs="Times New Roman"/>
        </w:rPr>
        <w:t xml:space="preserve"> </w:t>
      </w:r>
      <w:r w:rsidR="00DB0881">
        <w:rPr>
          <w:rFonts w:ascii="Times New Roman" w:hAnsi="Times New Roman" w:cs="Times New Roman"/>
        </w:rPr>
        <w:t>action efficiency understanding</w:t>
      </w:r>
      <w:r w:rsidR="00D74336">
        <w:rPr>
          <w:rFonts w:ascii="Times New Roman" w:hAnsi="Times New Roman" w:cs="Times New Roman"/>
        </w:rPr>
        <w:t xml:space="preserve"> </w:t>
      </w:r>
      <w:r w:rsidR="008A78DB">
        <w:rPr>
          <w:rFonts w:ascii="Times New Roman" w:hAnsi="Times New Roman" w:cs="Times New Roman"/>
        </w:rPr>
        <w:t>is</w:t>
      </w:r>
      <w:r w:rsidR="00972D7B">
        <w:rPr>
          <w:rFonts w:ascii="Times New Roman" w:hAnsi="Times New Roman" w:cs="Times New Roman"/>
        </w:rPr>
        <w:t xml:space="preserve"> in place sometime in the second half of the first year of life</w:t>
      </w:r>
      <w:r w:rsidR="00D663BA">
        <w:rPr>
          <w:rFonts w:ascii="Times New Roman" w:hAnsi="Times New Roman" w:cs="Times New Roman"/>
        </w:rPr>
        <w:t>, an open question that it raises</w:t>
      </w:r>
      <w:r w:rsidR="00BC145A">
        <w:rPr>
          <w:rFonts w:ascii="Times New Roman" w:hAnsi="Times New Roman" w:cs="Times New Roman"/>
        </w:rPr>
        <w:t xml:space="preserve"> concerns</w:t>
      </w:r>
      <w:r w:rsidR="00EA212B">
        <w:rPr>
          <w:rFonts w:ascii="Times New Roman" w:hAnsi="Times New Roman" w:cs="Times New Roman"/>
        </w:rPr>
        <w:t xml:space="preserve"> its mechanistic basis.</w:t>
      </w:r>
      <w:r w:rsidR="00BC145A">
        <w:rPr>
          <w:rFonts w:ascii="Times New Roman" w:hAnsi="Times New Roman" w:cs="Times New Roman"/>
        </w:rPr>
        <w:t xml:space="preserve"> </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5DE60677"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DB0881">
        <w:rPr>
          <w:rFonts w:ascii="Times New Roman" w:hAnsi="Times New Roman" w:cs="Times New Roman"/>
          <w:b/>
          <w:bCs/>
        </w:rPr>
        <w:t>action efficiency understanding</w:t>
      </w:r>
    </w:p>
    <w:p w14:paraId="753B37F9" w14:textId="3278526D" w:rsidR="00A06DD6" w:rsidRDefault="00524642" w:rsidP="009403F1">
      <w:pPr>
        <w:spacing w:line="480" w:lineRule="auto"/>
        <w:contextualSpacing/>
        <w:rPr>
          <w:rFonts w:ascii="Times New Roman" w:hAnsi="Times New Roman" w:cs="Times New Roman"/>
        </w:rPr>
      </w:pPr>
      <w:r>
        <w:rPr>
          <w:rFonts w:ascii="Times New Roman" w:hAnsi="Times New Roman" w:cs="Times New Roman"/>
          <w:b/>
          <w:bCs/>
        </w:rPr>
        <w:tab/>
      </w:r>
      <w:ins w:id="166" w:author="Benton, Deon" w:date="2026-06-19T01:33:00Z" w16du:dateUtc="2026-06-19T06:33:00Z">
        <w:r w:rsidR="00F45B07">
          <w:rPr>
            <w:rFonts w:ascii="Times New Roman" w:hAnsi="Times New Roman" w:cs="Times New Roman"/>
          </w:rPr>
          <w:t>Accounts of the mechanistic basis</w:t>
        </w:r>
      </w:ins>
      <w:ins w:id="167" w:author="Benton, Deon" w:date="2026-06-19T01:32:00Z" w16du:dateUtc="2026-06-19T06:32:00Z">
        <w:r w:rsidR="00F45B07">
          <w:rPr>
            <w:rFonts w:ascii="Times New Roman" w:hAnsi="Times New Roman" w:cs="Times New Roman"/>
          </w:rPr>
          <w:t xml:space="preserve"> of </w:t>
        </w:r>
      </w:ins>
      <w:ins w:id="168" w:author="Benton, Deon" w:date="2026-06-19T01:33:00Z" w16du:dateUtc="2026-06-19T06:33:00Z">
        <w:r w:rsidR="00F45B07">
          <w:rPr>
            <w:rFonts w:ascii="Times New Roman" w:hAnsi="Times New Roman" w:cs="Times New Roman"/>
          </w:rPr>
          <w:t>infants’ looking</w:t>
        </w:r>
      </w:ins>
      <w:del w:id="169" w:author="Benton, Deon" w:date="2026-06-19T01:33:00Z" w16du:dateUtc="2026-06-19T06:33:00Z">
        <w:r w:rsidR="00557E8E" w:rsidDel="00F45B07">
          <w:rPr>
            <w:rFonts w:ascii="Times New Roman" w:hAnsi="Times New Roman" w:cs="Times New Roman"/>
          </w:rPr>
          <w:delText xml:space="preserve"> </w:delText>
        </w:r>
      </w:del>
      <w:ins w:id="170" w:author="Benton, Deon" w:date="2026-06-19T01:33:00Z" w16du:dateUtc="2026-06-19T06:33:00Z">
        <w:r w:rsidR="00F45B07">
          <w:rPr>
            <w:rFonts w:ascii="Times New Roman" w:hAnsi="Times New Roman" w:cs="Times New Roman"/>
          </w:rPr>
          <w:t xml:space="preserve"> </w:t>
        </w:r>
      </w:ins>
      <w:r w:rsidR="00E326A7">
        <w:rPr>
          <w:rFonts w:ascii="Times New Roman" w:hAnsi="Times New Roman" w:cs="Times New Roman"/>
        </w:rPr>
        <w:t xml:space="preserve">into </w:t>
      </w:r>
      <w:r w:rsidR="00CF07BC">
        <w:rPr>
          <w:rFonts w:ascii="Times New Roman" w:hAnsi="Times New Roman" w:cs="Times New Roman"/>
        </w:rPr>
        <w:t>two classes</w:t>
      </w:r>
      <w:r w:rsidR="00557E8E">
        <w:rPr>
          <w:rFonts w:ascii="Times New Roman" w:hAnsi="Times New Roman" w:cs="Times New Roman"/>
        </w:rPr>
        <w:t>: rich and lean</w:t>
      </w:r>
      <w:r w:rsidR="00CF07BC">
        <w:rPr>
          <w:rFonts w:ascii="Times New Roman" w:hAnsi="Times New Roman" w:cs="Times New Roman"/>
        </w:rPr>
        <w:t>.</w:t>
      </w:r>
      <w:r w:rsidR="00926D5F">
        <w:rPr>
          <w:rFonts w:ascii="Times New Roman" w:hAnsi="Times New Roman" w:cs="Times New Roman"/>
        </w:rPr>
        <w:t xml:space="preserve"> </w:t>
      </w:r>
      <w:ins w:id="171" w:author="Benton, Deon" w:date="2026-06-19T01:34:00Z" w16du:dateUtc="2026-06-19T06:34:00Z">
        <w:r w:rsidR="00F45B07">
          <w:rPr>
            <w:rFonts w:ascii="Times New Roman" w:hAnsi="Times New Roman" w:cs="Times New Roman"/>
          </w:rPr>
          <w:t>Rich proposals maintain that</w:t>
        </w:r>
      </w:ins>
      <w:r w:rsidR="00B778CC">
        <w:rPr>
          <w:rFonts w:ascii="Times New Roman" w:hAnsi="Times New Roman" w:cs="Times New Roman"/>
        </w:rPr>
        <w:t xml:space="preserve"> infants</w:t>
      </w:r>
      <w:r w:rsidR="005E4A7C">
        <w:rPr>
          <w:rFonts w:ascii="Times New Roman" w:hAnsi="Times New Roman" w:cs="Times New Roman"/>
        </w:rPr>
        <w:t xml:space="preserve"> possess </w:t>
      </w:r>
      <w:r w:rsidR="00557E8E">
        <w:rPr>
          <w:rFonts w:ascii="Times New Roman" w:hAnsi="Times New Roman" w:cs="Times New Roman"/>
        </w:rPr>
        <w:t>early emerging</w:t>
      </w:r>
      <w:ins w:id="172" w:author="Benton, Deon" w:date="2026-06-19T12:48:00Z" w16du:dateUtc="2026-06-19T17:48:00Z">
        <w:r w:rsidR="00123608">
          <w:rPr>
            <w:rFonts w:ascii="Times New Roman" w:hAnsi="Times New Roman" w:cs="Times New Roman"/>
          </w:rPr>
          <w:t>,</w:t>
        </w:r>
      </w:ins>
      <w:r w:rsidR="00F57151">
        <w:rPr>
          <w:rFonts w:ascii="Times New Roman" w:hAnsi="Times New Roman" w:cs="Times New Roman"/>
        </w:rPr>
        <w:t xml:space="preserve"> domain-specific mechanisms</w:t>
      </w:r>
      <w:r w:rsidR="00BB2364">
        <w:rPr>
          <w:rFonts w:ascii="Times New Roman" w:hAnsi="Times New Roman" w:cs="Times New Roman"/>
        </w:rPr>
        <w:t xml:space="preserve"> </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w:t>
      </w:r>
      <w:r w:rsidR="005E4A7C">
        <w:rPr>
          <w:rFonts w:ascii="Times New Roman" w:hAnsi="Times New Roman" w:cs="Times New Roman"/>
        </w:rPr>
        <w:lastRenderedPageBreak/>
        <w:t xml:space="preserve">the world behave and act. </w:t>
      </w:r>
      <w:ins w:id="173" w:author="Benton, Deon" w:date="2026-06-19T01:35:00Z" w16du:dateUtc="2026-06-19T06:35:00Z">
        <w:r w:rsidR="00F45B07">
          <w:rPr>
            <w:rFonts w:ascii="Times New Roman" w:hAnsi="Times New Roman" w:cs="Times New Roman"/>
          </w:rPr>
          <w:t>For example,</w:t>
        </w:r>
      </w:ins>
      <w:r w:rsidR="002C2FA4">
        <w:rPr>
          <w:rFonts w:ascii="Times New Roman" w:hAnsi="Times New Roman" w:cs="Times New Roman"/>
        </w:rPr>
        <w:t xml:space="preserve">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ins w:id="174" w:author="Benton, Deon" w:date="2026-06-19T01:35:00Z" w16du:dateUtc="2026-06-19T06:35:00Z">
        <w:r w:rsidR="00F45B07">
          <w:rPr>
            <w:rFonts w:ascii="Times New Roman" w:hAnsi="Times New Roman" w:cs="Times New Roman"/>
          </w:rPr>
          <w:t xml:space="preserve"> holds that</w:t>
        </w:r>
      </w:ins>
      <w:r w:rsidR="002C2FA4" w:rsidRPr="00996380">
        <w:rPr>
          <w:rFonts w:ascii="Times New Roman" w:hAnsi="Times New Roman" w:cs="Times New Roman"/>
        </w:rPr>
        <w:t xml:space="preserve"> if a</w:t>
      </w:r>
      <w:r w:rsidR="002C2FA4">
        <w:rPr>
          <w:rFonts w:ascii="Times New Roman" w:hAnsi="Times New Roman" w:cs="Times New Roman"/>
        </w:rPr>
        <w:t>n agent</w:t>
      </w:r>
      <w:r w:rsidR="003D3C80">
        <w:rPr>
          <w:rFonts w:ascii="Times New Roman" w:hAnsi="Times New Roman" w:cs="Times New Roman"/>
        </w:rPr>
        <w:t xml:space="preserve"> pursues some end state efficiently given the </w:t>
      </w:r>
      <w:r w:rsidR="000D7247">
        <w:rPr>
          <w:rFonts w:ascii="Times New Roman" w:hAnsi="Times New Roman" w:cs="Times New Roman"/>
        </w:rPr>
        <w:t xml:space="preserve">physical </w:t>
      </w:r>
      <w:r w:rsidR="003D3C80">
        <w:rPr>
          <w:rFonts w:ascii="Times New Roman" w:hAnsi="Times New Roman" w:cs="Times New Roman"/>
        </w:rPr>
        <w:t xml:space="preserve">context—and </w:t>
      </w:r>
      <w:r w:rsidR="00A05F24">
        <w:rPr>
          <w:rFonts w:ascii="Times New Roman" w:hAnsi="Times New Roman" w:cs="Times New Roman"/>
        </w:rPr>
        <w:t xml:space="preserve">thus </w:t>
      </w:r>
      <w:r w:rsidR="003D3C80">
        <w:rPr>
          <w:rFonts w:ascii="Times New Roman" w:hAnsi="Times New Roman" w:cs="Times New Roman"/>
        </w:rPr>
        <w:t xml:space="preserve">satisfies the </w:t>
      </w:r>
      <w:r w:rsidR="000064AB">
        <w:rPr>
          <w:rFonts w:ascii="Times New Roman" w:hAnsi="Times New Roman" w:cs="Times New Roman"/>
        </w:rPr>
        <w:t>“</w:t>
      </w:r>
      <w:r w:rsidR="003D3C80">
        <w:rPr>
          <w:rFonts w:ascii="Times New Roman" w:hAnsi="Times New Roman" w:cs="Times New Roman"/>
        </w:rPr>
        <w:t>rationality principle</w:t>
      </w:r>
      <w:r w:rsidR="000064AB">
        <w:rPr>
          <w:rFonts w:ascii="Times New Roman" w:hAnsi="Times New Roman" w:cs="Times New Roman"/>
        </w:rPr>
        <w:t>”</w:t>
      </w:r>
      <w:r w:rsidR="003D3C80">
        <w:rPr>
          <w:rFonts w:ascii="Times New Roman" w:hAnsi="Times New Roman" w:cs="Times New Roman"/>
        </w:rPr>
        <w:t>—</w:t>
      </w:r>
      <w:ins w:id="175" w:author="Benton, Deon" w:date="2026-06-13T17:33:00Z" w16du:dateUtc="2026-06-13T22:33:00Z">
        <w:r w:rsidR="00B57D78">
          <w:rPr>
            <w:rFonts w:ascii="Times New Roman" w:hAnsi="Times New Roman" w:cs="Times New Roman"/>
          </w:rPr>
          <w:t>then the</w:t>
        </w:r>
      </w:ins>
      <w:r w:rsidR="003D3C80">
        <w:rPr>
          <w:rFonts w:ascii="Times New Roman" w:hAnsi="Times New Roman" w:cs="Times New Roman"/>
        </w:rPr>
        <w:t xml:space="preserve"> end state will </w:t>
      </w:r>
      <w:r w:rsidR="00CB5C86">
        <w:rPr>
          <w:rFonts w:ascii="Times New Roman" w:hAnsi="Times New Roman" w:cs="Times New Roman"/>
        </w:rPr>
        <w:t>be treated</w:t>
      </w:r>
      <w:r w:rsidR="003D3C80">
        <w:rPr>
          <w:rFonts w:ascii="Times New Roman" w:hAnsi="Times New Roman" w:cs="Times New Roman"/>
        </w:rPr>
        <w:t xml:space="preserve"> as the agent’s goal, </w:t>
      </w:r>
      <w:r w:rsidR="002C2FA4" w:rsidRPr="00996380">
        <w:rPr>
          <w:rFonts w:ascii="Times New Roman" w:hAnsi="Times New Roman" w:cs="Times New Roman"/>
        </w:rPr>
        <w:t>the agent's behavior as a</w:t>
      </w:r>
      <w:r w:rsidR="005B1315">
        <w:rPr>
          <w:rFonts w:ascii="Times New Roman" w:hAnsi="Times New Roman" w:cs="Times New Roman"/>
        </w:rPr>
        <w:t xml:space="preserve"> goal-directed</w:t>
      </w:r>
      <w:r w:rsidR="002C2FA4" w:rsidRPr="00996380">
        <w:rPr>
          <w:rFonts w:ascii="Times New Roman" w:hAnsi="Times New Roman" w:cs="Times New Roman"/>
        </w:rPr>
        <w:t xml:space="preserve"> </w:t>
      </w:r>
      <w:r w:rsidR="000064AB">
        <w:rPr>
          <w:rFonts w:ascii="Times New Roman" w:hAnsi="Times New Roman" w:cs="Times New Roman"/>
        </w:rPr>
        <w:t>“</w:t>
      </w:r>
      <w:r w:rsidR="002C2FA4" w:rsidRPr="00996380">
        <w:rPr>
          <w:rFonts w:ascii="Times New Roman" w:hAnsi="Times New Roman" w:cs="Times New Roman"/>
        </w:rPr>
        <w:t>means</w:t>
      </w:r>
      <w:r w:rsidR="000064AB">
        <w:rPr>
          <w:rFonts w:ascii="Times New Roman" w:hAnsi="Times New Roman" w:cs="Times New Roman"/>
        </w:rPr>
        <w:t>”</w:t>
      </w:r>
      <w:r w:rsidR="002C2FA4" w:rsidRPr="00996380">
        <w:rPr>
          <w:rFonts w:ascii="Times New Roman" w:hAnsi="Times New Roman" w:cs="Times New Roman"/>
        </w:rPr>
        <w:t xml:space="preserve"> to </w:t>
      </w:r>
      <w:r w:rsidR="005B1315">
        <w:rPr>
          <w:rFonts w:ascii="Times New Roman" w:hAnsi="Times New Roman" w:cs="Times New Roman"/>
        </w:rPr>
        <w:t>it</w:t>
      </w:r>
      <w:r w:rsidR="002C2FA4" w:rsidRPr="00996380">
        <w:rPr>
          <w:rFonts w:ascii="Times New Roman" w:hAnsi="Times New Roman" w:cs="Times New Roman"/>
        </w:rPr>
        <w:t xml:space="preserve">, and the physical context as </w:t>
      </w:r>
      <w:r w:rsidR="002C2FA4">
        <w:rPr>
          <w:rFonts w:ascii="Times New Roman" w:hAnsi="Times New Roman" w:cs="Times New Roman"/>
        </w:rPr>
        <w:t xml:space="preserve">a set of </w:t>
      </w:r>
      <w:r w:rsidR="000064AB">
        <w:rPr>
          <w:rFonts w:ascii="Times New Roman" w:hAnsi="Times New Roman" w:cs="Times New Roman"/>
        </w:rPr>
        <w:t>“</w:t>
      </w:r>
      <w:r w:rsidR="002C2FA4" w:rsidRPr="00996380">
        <w:rPr>
          <w:rFonts w:ascii="Times New Roman" w:hAnsi="Times New Roman" w:cs="Times New Roman"/>
        </w:rPr>
        <w:t>constraints</w:t>
      </w:r>
      <w:r w:rsidR="000064AB">
        <w:rPr>
          <w:rFonts w:ascii="Times New Roman" w:hAnsi="Times New Roman" w:cs="Times New Roman"/>
        </w:rPr>
        <w:t>”</w:t>
      </w:r>
      <w:r w:rsidR="002C2FA4" w:rsidRPr="00996380">
        <w:rPr>
          <w:rFonts w:ascii="Times New Roman" w:hAnsi="Times New Roman" w:cs="Times New Roman"/>
        </w:rPr>
        <w:t xml:space="preserve">. </w:t>
      </w:r>
      <w:ins w:id="176" w:author="Benton, Deon" w:date="2026-06-19T01:42:00Z" w16du:dateUtc="2026-06-19T06:42:00Z">
        <w:r w:rsidR="009403F1">
          <w:rPr>
            <w:rFonts w:ascii="Times New Roman" w:hAnsi="Times New Roman" w:cs="Times New Roman"/>
          </w:rPr>
          <w:t xml:space="preserve">The </w:t>
        </w:r>
        <w:r w:rsidR="009403F1" w:rsidRPr="00123608">
          <w:rPr>
            <w:rFonts w:ascii="Times New Roman" w:hAnsi="Times New Roman" w:cs="Times New Roman"/>
            <w:i/>
            <w:iCs/>
          </w:rPr>
          <w:t>naïve utility calculus</w:t>
        </w:r>
      </w:ins>
      <w:ins w:id="177" w:author="Benton, Deon" w:date="2026-06-19T01:36:00Z" w16du:dateUtc="2026-06-19T06:36:00Z">
        <w:r w:rsidR="00F45B07">
          <w:rPr>
            <w:rFonts w:ascii="Times New Roman" w:hAnsi="Times New Roman" w:cs="Times New Roman"/>
          </w:rPr>
          <w:t xml:space="preserve"> </w:t>
        </w:r>
      </w:ins>
      <w:ins w:id="178" w:author="Benton, Deon" w:date="2026-06-19T01:43:00Z" w16du:dateUtc="2026-06-19T06:43:00Z">
        <w:r w:rsidR="009403F1">
          <w:rPr>
            <w:rFonts w:ascii="Times New Roman" w:hAnsi="Times New Roman" w:cs="Times New Roman"/>
          </w:rPr>
          <w:t xml:space="preserve">casts this </w:t>
        </w:r>
      </w:ins>
      <w:ins w:id="179" w:author="Benton, Deon" w:date="2026-06-19T01:36:00Z" w16du:dateUtc="2026-06-19T06:36:00Z">
        <w:r w:rsidR="00F45B07">
          <w:rPr>
            <w:rFonts w:ascii="Times New Roman" w:hAnsi="Times New Roman" w:cs="Times New Roman"/>
          </w:rPr>
          <w:t>in Bayesian terms</w:t>
        </w:r>
      </w:ins>
      <w:ins w:id="180" w:author="Benton, Deon" w:date="2026-06-19T01:43:00Z" w16du:dateUtc="2026-06-19T06:43:00Z">
        <w:r w:rsidR="009403F1">
          <w:rPr>
            <w:rFonts w:ascii="Times New Roman" w:hAnsi="Times New Roman" w:cs="Times New Roman"/>
          </w:rPr>
          <w:t xml:space="preserve"> </w:t>
        </w:r>
      </w:ins>
      <w:ins w:id="181" w:author="Benton, Deon" w:date="2026-06-19T01:43:00Z">
        <w:r w:rsidR="009403F1" w:rsidRPr="009403F1">
          <w:rPr>
            <w:rFonts w:ascii="Times New Roman" w:hAnsi="Times New Roman" w:cs="Times New Roman"/>
          </w:rPr>
          <w:t>(Jara-Ettinger et al., 2016, 2020)</w:t>
        </w:r>
      </w:ins>
      <w:ins w:id="182" w:author="Benton, Deon" w:date="2026-06-19T01:37:00Z" w16du:dateUtc="2026-06-19T06:37:00Z">
        <w:r w:rsidR="00F45B07">
          <w:rPr>
            <w:rFonts w:ascii="Times New Roman" w:hAnsi="Times New Roman" w:cs="Times New Roman"/>
          </w:rPr>
          <w:t>: agents choose actions that minimize costs</w:t>
        </w:r>
      </w:ins>
      <w:ins w:id="183" w:author="Benton, Deon" w:date="2026-06-19T01:38:00Z" w16du:dateUtc="2026-06-19T06:38:00Z">
        <w:r w:rsidR="00F45B07">
          <w:rPr>
            <w:rFonts w:ascii="Times New Roman" w:hAnsi="Times New Roman" w:cs="Times New Roman"/>
          </w:rPr>
          <w:t>.</w:t>
        </w:r>
      </w:ins>
      <w:ins w:id="184" w:author="Benton, Deon" w:date="2026-06-19T01:43:00Z" w16du:dateUtc="2026-06-19T06:43:00Z">
        <w:r w:rsidR="009403F1">
          <w:rPr>
            <w:rFonts w:ascii="Times New Roman" w:hAnsi="Times New Roman" w:cs="Times New Roman"/>
          </w:rPr>
          <w:t xml:space="preserve"> Mo</w:t>
        </w:r>
      </w:ins>
      <w:ins w:id="185" w:author="Benton, Deon" w:date="2026-06-19T12:49:00Z" w16du:dateUtc="2026-06-19T17:49:00Z">
        <w:r w:rsidR="00123608">
          <w:rPr>
            <w:rFonts w:ascii="Times New Roman" w:hAnsi="Times New Roman" w:cs="Times New Roman"/>
          </w:rPr>
          <w:t>re</w:t>
        </w:r>
      </w:ins>
      <w:ins w:id="186" w:author="Benton, Deon" w:date="2026-06-19T01:43:00Z" w16du:dateUtc="2026-06-19T06:43:00Z">
        <w:r w:rsidR="009403F1">
          <w:rPr>
            <w:rFonts w:ascii="Times New Roman" w:hAnsi="Times New Roman" w:cs="Times New Roman"/>
          </w:rPr>
          <w:t xml:space="preserve"> recently, </w:t>
        </w:r>
      </w:ins>
      <w:ins w:id="187" w:author="Benton, Deon" w:date="2026-06-19T01:44:00Z" w16du:dateUtc="2026-06-19T06:44:00Z">
        <w:r w:rsidR="009403F1">
          <w:rPr>
            <w:rFonts w:ascii="Times New Roman" w:hAnsi="Times New Roman" w:cs="Times New Roman"/>
          </w:rPr>
          <w:t>Liu et al. (2026) argue</w:t>
        </w:r>
      </w:ins>
      <w:ins w:id="188" w:author="Benton, Deon" w:date="2026-06-19T12:49:00Z" w16du:dateUtc="2026-06-19T17:49:00Z">
        <w:r w:rsidR="00123608">
          <w:rPr>
            <w:rFonts w:ascii="Times New Roman" w:hAnsi="Times New Roman" w:cs="Times New Roman"/>
          </w:rPr>
          <w:t>d</w:t>
        </w:r>
      </w:ins>
      <w:ins w:id="189" w:author="Benton, Deon" w:date="2026-06-19T01:44:00Z" w16du:dateUtc="2026-06-19T06:44:00Z">
        <w:r w:rsidR="009403F1">
          <w:rPr>
            <w:rFonts w:ascii="Times New Roman" w:hAnsi="Times New Roman" w:cs="Times New Roman"/>
          </w:rPr>
          <w:t xml:space="preserve"> that action efficiency understanding emerges from</w:t>
        </w:r>
      </w:ins>
      <w:ins w:id="190" w:author="Benton, Deon" w:date="2026-06-19T01:38:00Z" w16du:dateUtc="2026-06-19T06:38:00Z">
        <w:r w:rsidR="00F45B07">
          <w:rPr>
            <w:rFonts w:ascii="Times New Roman" w:hAnsi="Times New Roman" w:cs="Times New Roman"/>
          </w:rPr>
          <w:t xml:space="preserve"> </w:t>
        </w:r>
      </w:ins>
      <w:ins w:id="191" w:author="Benton, Deon" w:date="2026-06-19T01:45:00Z" w16du:dateUtc="2026-06-19T06:45:00Z">
        <w:r w:rsidR="009403F1">
          <w:rPr>
            <w:rFonts w:ascii="Times New Roman" w:hAnsi="Times New Roman" w:cs="Times New Roman"/>
          </w:rPr>
          <w:t xml:space="preserve">a </w:t>
        </w:r>
      </w:ins>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ins w:id="192" w:author="Benton, Deon" w:date="2026-06-19T01:46:00Z" w16du:dateUtc="2026-06-19T06:46:00Z">
        <w:r w:rsidR="009403F1">
          <w:rPr>
            <w:rFonts w:ascii="Times New Roman" w:hAnsi="Times New Roman" w:cs="Times New Roman"/>
          </w:rPr>
          <w:t xml:space="preserve">(in which agents are represented as goal-directed reward-maximizers) </w:t>
        </w:r>
      </w:ins>
      <w:ins w:id="193" w:author="Benton, Deon" w:date="2026-06-19T01:45:00Z" w16du:dateUtc="2026-06-19T06:45:00Z">
        <w:r w:rsidR="009403F1">
          <w:rPr>
            <w:rFonts w:ascii="Times New Roman" w:hAnsi="Times New Roman" w:cs="Times New Roman"/>
          </w:rPr>
          <w:t>that</w:t>
        </w:r>
      </w:ins>
      <w:r w:rsidR="0031611D">
        <w:rPr>
          <w:rFonts w:ascii="Times New Roman" w:hAnsi="Times New Roman" w:cs="Times New Roman"/>
        </w:rPr>
        <w:t xml:space="preserve"> receives input from</w:t>
      </w:r>
      <w:ins w:id="194" w:author="Benton, Deon" w:date="2026-06-19T01:45:00Z" w16du:dateUtc="2026-06-19T06:45:00Z">
        <w:r w:rsidR="009403F1">
          <w:rPr>
            <w:rFonts w:ascii="Times New Roman" w:hAnsi="Times New Roman" w:cs="Times New Roman"/>
          </w:rPr>
          <w:t xml:space="preserve"> a</w:t>
        </w:r>
      </w:ins>
      <w:r w:rsidR="002C108B">
        <w:rPr>
          <w:rFonts w:ascii="Times New Roman" w:hAnsi="Times New Roman" w:cs="Times New Roman"/>
        </w:rPr>
        <w:t xml:space="preserve"> naïve physics system</w:t>
      </w:r>
      <w:ins w:id="195" w:author="Benton, Deon" w:date="2026-06-19T01:46:00Z" w16du:dateUtc="2026-06-19T06:46:00Z">
        <w:r w:rsidR="009403F1">
          <w:rPr>
            <w:rFonts w:ascii="Times New Roman" w:hAnsi="Times New Roman" w:cs="Times New Roman"/>
          </w:rPr>
          <w:t xml:space="preserve"> (in which objects are represented as bounded</w:t>
        </w:r>
      </w:ins>
      <w:ins w:id="196" w:author="Benton, Deon" w:date="2026-06-19T01:47:00Z" w16du:dateUtc="2026-06-19T06:47:00Z">
        <w:r w:rsidR="009403F1">
          <w:rPr>
            <w:rFonts w:ascii="Times New Roman" w:hAnsi="Times New Roman" w:cs="Times New Roman"/>
          </w:rPr>
          <w:t xml:space="preserve"> and solid)</w:t>
        </w:r>
      </w:ins>
      <w:r w:rsidR="002C108B">
        <w:rPr>
          <w:rFonts w:ascii="Times New Roman" w:hAnsi="Times New Roman" w:cs="Times New Roman"/>
        </w:rPr>
        <w:t xml:space="preserve">. </w:t>
      </w:r>
    </w:p>
    <w:p w14:paraId="0D732D48" w14:textId="111E5AFA" w:rsidR="00201A31" w:rsidRDefault="009403F1" w:rsidP="00337B96">
      <w:pPr>
        <w:spacing w:line="480" w:lineRule="auto"/>
        <w:ind w:firstLine="720"/>
        <w:contextualSpacing/>
        <w:rPr>
          <w:rFonts w:ascii="Times New Roman" w:hAnsi="Times New Roman" w:cs="Times New Roman"/>
        </w:rPr>
      </w:pPr>
      <w:ins w:id="197" w:author="Benton, Deon" w:date="2026-06-19T01:48:00Z" w16du:dateUtc="2026-06-19T06:48:00Z">
        <w:r>
          <w:rPr>
            <w:rFonts w:ascii="Times New Roman" w:hAnsi="Times New Roman" w:cs="Times New Roman"/>
          </w:rPr>
          <w:t xml:space="preserve">These perspectives have real strengths: </w:t>
        </w:r>
      </w:ins>
      <w:del w:id="198" w:author="Benton, Deon" w:date="2026-06-19T01:48:00Z" w16du:dateUtc="2026-06-19T06:48:00Z">
        <w:r w:rsidR="00052CF0" w:rsidDel="009403F1">
          <w:rPr>
            <w:rFonts w:ascii="Times New Roman" w:hAnsi="Times New Roman" w:cs="Times New Roman"/>
          </w:rPr>
          <w:delText xml:space="preserve"> </w:delText>
        </w:r>
      </w:del>
      <w:ins w:id="199" w:author="Benton, Deon" w:date="2026-06-19T01:49:00Z" w16du:dateUtc="2026-06-19T06:49:00Z">
        <w:r w:rsidRPr="00C62E91">
          <w:rPr>
            <w:rFonts w:ascii="Times New Roman" w:hAnsi="Times New Roman" w:cs="Times New Roman"/>
          </w:rPr>
          <w:t>they address foundational questions</w:t>
        </w:r>
        <w:r>
          <w:rPr>
            <w:rFonts w:ascii="Times New Roman" w:hAnsi="Times New Roman" w:cs="Times New Roman"/>
          </w:rPr>
          <w:t xml:space="preserve"> at the heart of the developmental cognitive sciences,</w:t>
        </w:r>
        <w:r w:rsidRPr="00C62E91">
          <w:rPr>
            <w:rFonts w:ascii="Times New Roman" w:hAnsi="Times New Roman" w:cs="Times New Roman"/>
          </w:rPr>
          <w:t xml:space="preserve"> have generated a</w:t>
        </w:r>
        <w:r>
          <w:rPr>
            <w:rFonts w:ascii="Times New Roman" w:hAnsi="Times New Roman" w:cs="Times New Roman"/>
          </w:rPr>
          <w:t xml:space="preserve"> substantial body of research, </w:t>
        </w:r>
      </w:ins>
      <w:ins w:id="200" w:author="Benton, Deon" w:date="2026-06-19T12:51:00Z" w16du:dateUtc="2026-06-19T17:51:00Z">
        <w:r w:rsidR="00123608">
          <w:rPr>
            <w:rFonts w:ascii="Times New Roman" w:hAnsi="Times New Roman" w:cs="Times New Roman"/>
          </w:rPr>
          <w:t xml:space="preserve">and </w:t>
        </w:r>
      </w:ins>
      <w:ins w:id="201" w:author="Benton, Deon" w:date="2026-06-19T01:49:00Z" w16du:dateUtc="2026-06-19T06:49:00Z">
        <w:r>
          <w:rPr>
            <w:rFonts w:ascii="Times New Roman" w:hAnsi="Times New Roman" w:cs="Times New Roman"/>
          </w:rPr>
          <w:t>enjoy some degree of</w:t>
        </w:r>
        <w:r w:rsidRPr="00C62E91">
          <w:rPr>
            <w:rFonts w:ascii="Times New Roman" w:hAnsi="Times New Roman" w:cs="Times New Roman"/>
          </w:rPr>
          <w:t xml:space="preserve"> empirical support</w:t>
        </w:r>
      </w:ins>
      <w:ins w:id="202" w:author="Benton, Deon" w:date="2026-06-19T12:51:00Z" w16du:dateUtc="2026-06-19T17:51:00Z">
        <w:r w:rsidR="00123608">
          <w:rPr>
            <w:rFonts w:ascii="Times New Roman" w:hAnsi="Times New Roman" w:cs="Times New Roman"/>
          </w:rPr>
          <w:t xml:space="preserve">. </w:t>
        </w:r>
      </w:ins>
      <w:ins w:id="203" w:author="Benton, Deon" w:date="2026-06-19T01:50:00Z" w16du:dateUtc="2026-06-19T06:50:00Z">
        <w:r>
          <w:rPr>
            <w:rFonts w:ascii="Times New Roman" w:hAnsi="Times New Roman" w:cs="Times New Roman"/>
          </w:rPr>
          <w:t xml:space="preserve">Yet, </w:t>
        </w:r>
      </w:ins>
      <w:ins w:id="204" w:author="Benton, Deon" w:date="2026-06-19T12:52:00Z" w16du:dateUtc="2026-06-19T17:52:00Z">
        <w:r w:rsidR="00637ED5">
          <w:rPr>
            <w:rFonts w:ascii="Times New Roman" w:hAnsi="Times New Roman" w:cs="Times New Roman"/>
          </w:rPr>
          <w:t>each share a common limitation:</w:t>
        </w:r>
      </w:ins>
      <w:ins w:id="205" w:author="Benton, Deon" w:date="2026-06-19T12:54:00Z" w16du:dateUtc="2026-06-19T17:54:00Z">
        <w:r w:rsidR="00637ED5">
          <w:rPr>
            <w:rFonts w:ascii="Times New Roman" w:hAnsi="Times New Roman" w:cs="Times New Roman"/>
          </w:rPr>
          <w:t xml:space="preserve"> None specify the origins of relevant primitives.</w:t>
        </w:r>
      </w:ins>
      <w:ins w:id="206" w:author="Benton, Deon" w:date="2026-06-19T12:55:00Z" w16du:dateUtc="2026-06-19T17:55:00Z">
        <w:r w:rsidR="00637ED5">
          <w:rPr>
            <w:rFonts w:ascii="Times New Roman" w:hAnsi="Times New Roman" w:cs="Times New Roman"/>
          </w:rPr>
          <w:t xml:space="preserve"> </w:t>
        </w:r>
      </w:ins>
      <w:ins w:id="207" w:author="Benton, Deon" w:date="2026-06-19T01:51:00Z" w16du:dateUtc="2026-06-19T06:51:00Z">
        <w:r>
          <w:rPr>
            <w:rFonts w:ascii="Times New Roman" w:hAnsi="Times New Roman" w:cs="Times New Roman"/>
          </w:rPr>
          <w:t>The</w:t>
        </w:r>
      </w:ins>
      <w:r w:rsidR="000651E9">
        <w:rPr>
          <w:rFonts w:ascii="Times New Roman" w:hAnsi="Times New Roman" w:cs="Times New Roman"/>
        </w:rPr>
        <w:t xml:space="preserve"> </w:t>
      </w:r>
      <w:r w:rsidR="0031611D">
        <w:rPr>
          <w:rFonts w:ascii="Times New Roman" w:hAnsi="Times New Roman" w:cs="Times New Roman"/>
        </w:rPr>
        <w:t xml:space="preserve">teleological stance </w:t>
      </w:r>
      <w:ins w:id="208" w:author="Benton, Deon" w:date="2026-06-19T12:56:00Z" w16du:dateUtc="2026-06-19T17:56:00Z">
        <w:r w:rsidR="00637ED5">
          <w:rPr>
            <w:rFonts w:ascii="Times New Roman" w:hAnsi="Times New Roman" w:cs="Times New Roman"/>
          </w:rPr>
          <w:t xml:space="preserve">does not explain </w:t>
        </w:r>
      </w:ins>
      <w:ins w:id="209" w:author="Benton, Deon" w:date="2026-06-19T12:57:00Z" w16du:dateUtc="2026-06-19T17:57:00Z">
        <w:r w:rsidR="00637ED5">
          <w:rPr>
            <w:rFonts w:ascii="Times New Roman" w:hAnsi="Times New Roman" w:cs="Times New Roman"/>
          </w:rPr>
          <w:t xml:space="preserve">from where notions such as </w:t>
        </w:r>
      </w:ins>
      <w:r w:rsidR="0031611D">
        <w:rPr>
          <w:rFonts w:ascii="Times New Roman" w:hAnsi="Times New Roman" w:cs="Times New Roman"/>
        </w:rPr>
        <w:t xml:space="preserve">goals, constraints, efficiency, </w:t>
      </w:r>
      <w:ins w:id="210" w:author="Benton, Deon" w:date="2026-06-19T12:57:00Z" w16du:dateUtc="2026-06-19T17:57:00Z">
        <w:r w:rsidR="00637ED5">
          <w:rPr>
            <w:rFonts w:ascii="Times New Roman" w:hAnsi="Times New Roman" w:cs="Times New Roman"/>
          </w:rPr>
          <w:t>or</w:t>
        </w:r>
      </w:ins>
      <w:ins w:id="211" w:author="Benton, Deon" w:date="2026-06-19T12:53:00Z" w16du:dateUtc="2026-06-19T17:53:00Z">
        <w:r w:rsidR="00637ED5">
          <w:rPr>
            <w:rFonts w:ascii="Times New Roman" w:hAnsi="Times New Roman" w:cs="Times New Roman"/>
          </w:rPr>
          <w:t xml:space="preserve"> </w:t>
        </w:r>
      </w:ins>
      <w:r w:rsidR="0031611D">
        <w:rPr>
          <w:rFonts w:ascii="Times New Roman" w:hAnsi="Times New Roman" w:cs="Times New Roman"/>
        </w:rPr>
        <w:t>rationality</w:t>
      </w:r>
      <w:ins w:id="212" w:author="Benton, Deon" w:date="2026-06-19T12:57:00Z" w16du:dateUtc="2026-06-19T17:57:00Z">
        <w:r w:rsidR="00637ED5">
          <w:rPr>
            <w:rFonts w:ascii="Times New Roman" w:hAnsi="Times New Roman" w:cs="Times New Roman"/>
          </w:rPr>
          <w:t xml:space="preserve"> originate</w:t>
        </w:r>
      </w:ins>
      <w:ins w:id="213" w:author="Benton, Deon" w:date="2026-06-19T01:52:00Z" w16du:dateUtc="2026-06-19T06:52:00Z">
        <w:r>
          <w:rPr>
            <w:rFonts w:ascii="Times New Roman" w:hAnsi="Times New Roman" w:cs="Times New Roman"/>
          </w:rPr>
          <w:t>.</w:t>
        </w:r>
      </w:ins>
      <w:ins w:id="214" w:author="Benton, Deon" w:date="2026-06-19T01:51:00Z" w16du:dateUtc="2026-06-19T06:51:00Z">
        <w:r>
          <w:rPr>
            <w:rFonts w:ascii="Times New Roman" w:hAnsi="Times New Roman" w:cs="Times New Roman"/>
          </w:rPr>
          <w:t xml:space="preserve"> </w:t>
        </w:r>
      </w:ins>
      <w:ins w:id="215" w:author="Benton, Deon" w:date="2026-06-19T01:52:00Z" w16du:dateUtc="2026-06-19T06:52:00Z">
        <w:r>
          <w:rPr>
            <w:rFonts w:ascii="Times New Roman" w:hAnsi="Times New Roman" w:cs="Times New Roman"/>
          </w:rPr>
          <w:t>The naïve utility calculus</w:t>
        </w:r>
      </w:ins>
      <w:ins w:id="216" w:author="Benton, Deon" w:date="2026-06-19T01:53:00Z" w16du:dateUtc="2026-06-19T06:53:00Z">
        <w:r w:rsidR="00227C6E">
          <w:rPr>
            <w:rFonts w:ascii="Times New Roman" w:hAnsi="Times New Roman" w:cs="Times New Roman"/>
          </w:rPr>
          <w:t xml:space="preserve"> </w:t>
        </w:r>
      </w:ins>
      <w:ins w:id="217" w:author="Benton, Deon" w:date="2026-06-19T15:21:00Z" w16du:dateUtc="2026-06-19T20:21:00Z">
        <w:r w:rsidR="00D664CB">
          <w:rPr>
            <w:rFonts w:ascii="Times New Roman" w:hAnsi="Times New Roman" w:cs="Times New Roman"/>
          </w:rPr>
          <w:t xml:space="preserve">is </w:t>
        </w:r>
      </w:ins>
      <w:ins w:id="218" w:author="Benton, Deon" w:date="2026-06-19T12:57:00Z" w16du:dateUtc="2026-06-19T17:57:00Z">
        <w:r w:rsidR="00637ED5">
          <w:rPr>
            <w:rFonts w:ascii="Times New Roman" w:hAnsi="Times New Roman" w:cs="Times New Roman"/>
          </w:rPr>
          <w:t>silent about the origins</w:t>
        </w:r>
      </w:ins>
      <w:r w:rsidR="005639C4">
        <w:rPr>
          <w:rFonts w:ascii="Times New Roman" w:hAnsi="Times New Roman" w:cs="Times New Roman"/>
        </w:rPr>
        <w:t xml:space="preserve"> of reward, cost, and subjective utility</w:t>
      </w:r>
      <w:ins w:id="219" w:author="Benton, Deon" w:date="2026-06-19T15:21:00Z" w16du:dateUtc="2026-06-19T20:21:00Z">
        <w:r w:rsidR="00D664CB">
          <w:rPr>
            <w:rFonts w:ascii="Times New Roman" w:hAnsi="Times New Roman" w:cs="Times New Roman"/>
          </w:rPr>
          <w:t xml:space="preserve"> and</w:t>
        </w:r>
      </w:ins>
      <w:ins w:id="220" w:author="Benton, Deon" w:date="2026-06-19T12:59:00Z" w16du:dateUtc="2026-06-19T17:59:00Z">
        <w:r w:rsidR="00637ED5">
          <w:rPr>
            <w:rFonts w:ascii="Times New Roman" w:hAnsi="Times New Roman" w:cs="Times New Roman"/>
          </w:rPr>
          <w:t xml:space="preserve"> </w:t>
        </w:r>
      </w:ins>
      <w:ins w:id="221" w:author="Benton, Deon" w:date="2026-06-19T01:56:00Z" w16du:dateUtc="2026-06-19T06:56:00Z">
        <w:r w:rsidR="00227C6E">
          <w:rPr>
            <w:rFonts w:ascii="Times New Roman" w:hAnsi="Times New Roman" w:cs="Times New Roman"/>
          </w:rPr>
          <w:t xml:space="preserve">does not address how </w:t>
        </w:r>
      </w:ins>
      <w:ins w:id="222" w:author="Benton, Deon" w:date="2026-06-19T01:58:00Z" w16du:dateUtc="2026-06-19T06:58:00Z">
        <w:r w:rsidR="00227C6E">
          <w:rPr>
            <w:rFonts w:ascii="Times New Roman" w:hAnsi="Times New Roman" w:cs="Times New Roman"/>
          </w:rPr>
          <w:t>the proposed</w:t>
        </w:r>
      </w:ins>
      <w:ins w:id="223" w:author="Benton, Deon" w:date="2026-06-19T01:56:00Z" w16du:dateUtc="2026-06-19T06:56:00Z">
        <w:r w:rsidR="00227C6E">
          <w:rPr>
            <w:rFonts w:ascii="Times New Roman" w:hAnsi="Times New Roman" w:cs="Times New Roman"/>
          </w:rPr>
          <w:t xml:space="preserve"> computations are implemented </w:t>
        </w:r>
      </w:ins>
      <w:ins w:id="224" w:author="Benton, Deon" w:date="2026-06-19T15:22:00Z" w16du:dateUtc="2026-06-19T20:22:00Z">
        <w:r w:rsidR="00D664CB">
          <w:rPr>
            <w:rFonts w:ascii="Times New Roman" w:hAnsi="Times New Roman" w:cs="Times New Roman"/>
          </w:rPr>
          <w:t>mechanistically</w:t>
        </w:r>
      </w:ins>
      <w:ins w:id="225" w:author="Benton, Deon" w:date="2026-06-19T01:56:00Z" w16du:dateUtc="2026-06-19T06:56:00Z">
        <w:r w:rsidR="00227C6E">
          <w:rPr>
            <w:rFonts w:ascii="Times New Roman" w:hAnsi="Times New Roman" w:cs="Times New Roman"/>
          </w:rPr>
          <w:t xml:space="preserve">. </w:t>
        </w:r>
      </w:ins>
      <w:ins w:id="226" w:author="Benton, Deon" w:date="2026-06-19T15:22:00Z" w16du:dateUtc="2026-06-19T20:22:00Z">
        <w:r w:rsidR="00D664CB">
          <w:rPr>
            <w:rFonts w:ascii="Times New Roman" w:hAnsi="Times New Roman" w:cs="Times New Roman"/>
          </w:rPr>
          <w:t>And</w:t>
        </w:r>
      </w:ins>
      <w:ins w:id="227" w:author="Benton, Deon" w:date="2026-06-19T12:59:00Z" w16du:dateUtc="2026-06-19T17:59:00Z">
        <w:r w:rsidR="00637ED5">
          <w:rPr>
            <w:rFonts w:ascii="Times New Roman" w:hAnsi="Times New Roman" w:cs="Times New Roman"/>
          </w:rPr>
          <w:t xml:space="preserve"> </w:t>
        </w:r>
      </w:ins>
      <w:r w:rsidR="00F47C53" w:rsidRPr="00F47C53">
        <w:rPr>
          <w:rFonts w:ascii="Times New Roman" w:hAnsi="Times New Roman" w:cs="Times New Roman"/>
        </w:rPr>
        <w:t xml:space="preserve">Liu et al.’s </w:t>
      </w:r>
      <w:r w:rsidR="008F21E5">
        <w:rPr>
          <w:rFonts w:ascii="Times New Roman" w:hAnsi="Times New Roman" w:cs="Times New Roman"/>
        </w:rPr>
        <w:t>(202</w:t>
      </w:r>
      <w:r w:rsidR="00281559">
        <w:rPr>
          <w:rFonts w:ascii="Times New Roman" w:hAnsi="Times New Roman" w:cs="Times New Roman"/>
        </w:rPr>
        <w:t>6</w:t>
      </w:r>
      <w:r w:rsidR="008F21E5">
        <w:rPr>
          <w:rFonts w:ascii="Times New Roman" w:hAnsi="Times New Roman" w:cs="Times New Roman"/>
        </w:rPr>
        <w:t xml:space="preserve">) </w:t>
      </w:r>
      <w:r w:rsidR="00F47C53" w:rsidRPr="00F47C53">
        <w:rPr>
          <w:rFonts w:ascii="Times New Roman" w:hAnsi="Times New Roman" w:cs="Times New Roman"/>
        </w:rPr>
        <w:t>proposal</w:t>
      </w:r>
      <w:r w:rsidR="005515E3">
        <w:rPr>
          <w:rFonts w:ascii="Times New Roman" w:hAnsi="Times New Roman" w:cs="Times New Roman"/>
        </w:rPr>
        <w:t xml:space="preserve"> presupposes </w:t>
      </w:r>
      <w:ins w:id="228" w:author="Benton, Deon" w:date="2026-06-19T01:59:00Z" w16du:dateUtc="2026-06-19T06:59:00Z">
        <w:r w:rsidR="00227C6E">
          <w:rPr>
            <w:rFonts w:ascii="Times New Roman" w:hAnsi="Times New Roman" w:cs="Times New Roman"/>
          </w:rPr>
          <w:t>the very agent and object concep</w:t>
        </w:r>
      </w:ins>
      <w:ins w:id="229" w:author="Benton, Deon" w:date="2026-06-19T02:00:00Z" w16du:dateUtc="2026-06-19T07:00:00Z">
        <w:r w:rsidR="00227C6E">
          <w:rPr>
            <w:rFonts w:ascii="Times New Roman" w:hAnsi="Times New Roman" w:cs="Times New Roman"/>
          </w:rPr>
          <w:t>t it is meant to explain</w:t>
        </w:r>
      </w:ins>
      <w:r w:rsidR="00F47C53" w:rsidRPr="00F47C53">
        <w:rPr>
          <w:rFonts w:ascii="Times New Roman" w:hAnsi="Times New Roman" w:cs="Times New Roman"/>
        </w:rPr>
        <w:t xml:space="preserve"> </w:t>
      </w:r>
      <w:r w:rsidR="00F47C53">
        <w:rPr>
          <w:rFonts w:ascii="Times New Roman" w:hAnsi="Times New Roman" w:cs="Times New Roman"/>
        </w:rPr>
        <w:t>(e.g., Benton, 2025)</w:t>
      </w:r>
      <w:r w:rsidR="00F47C53" w:rsidRPr="00F47C53">
        <w:rPr>
          <w:rFonts w:ascii="Times New Roman" w:hAnsi="Times New Roman" w:cs="Times New Roman"/>
        </w:rPr>
        <w:t xml:space="preserve">. </w:t>
      </w:r>
      <w:r w:rsidR="008F21E5">
        <w:rPr>
          <w:rFonts w:ascii="Times New Roman" w:hAnsi="Times New Roman" w:cs="Times New Roman"/>
        </w:rPr>
        <w:t xml:space="preserve"> </w:t>
      </w:r>
    </w:p>
    <w:p w14:paraId="22A59324" w14:textId="77777777" w:rsidR="00CC3624" w:rsidRDefault="00CC3624" w:rsidP="009079B7">
      <w:pPr>
        <w:spacing w:line="480" w:lineRule="auto"/>
        <w:ind w:firstLine="720"/>
        <w:contextualSpacing/>
        <w:rPr>
          <w:rFonts w:ascii="Times New Roman" w:hAnsi="Times New Roman" w:cs="Times New Roman"/>
        </w:rPr>
      </w:pPr>
    </w:p>
    <w:p w14:paraId="13E7A3AF" w14:textId="781682E1" w:rsidR="005F40ED" w:rsidRDefault="005F40ED" w:rsidP="005F40ED">
      <w:pPr>
        <w:spacing w:line="480" w:lineRule="auto"/>
        <w:contextualSpacing/>
        <w:rPr>
          <w:ins w:id="230" w:author="Benton, Deon" w:date="2026-06-14T15:45:00Z" w16du:dateUtc="2026-06-14T20:45:00Z"/>
          <w:rFonts w:ascii="Times New Roman" w:hAnsi="Times New Roman" w:cs="Times New Roman"/>
          <w:b/>
          <w:bCs/>
        </w:rPr>
      </w:pPr>
      <w:ins w:id="231" w:author="Benton, Deon" w:date="2026-06-14T15:45:00Z" w16du:dateUtc="2026-06-14T20:45:00Z">
        <w:r>
          <w:rPr>
            <w:rFonts w:ascii="Times New Roman" w:hAnsi="Times New Roman" w:cs="Times New Roman"/>
            <w:b/>
            <w:bCs/>
          </w:rPr>
          <w:t>Lean proposals for the origins of infant action efficiency understanding</w:t>
        </w:r>
      </w:ins>
    </w:p>
    <w:p w14:paraId="024F7213" w14:textId="7AD3EC90" w:rsidR="004F4B31" w:rsidRDefault="008B4A3B" w:rsidP="00F4387E">
      <w:pPr>
        <w:spacing w:line="480" w:lineRule="auto"/>
        <w:ind w:firstLine="720"/>
        <w:contextualSpacing/>
        <w:rPr>
          <w:ins w:id="232" w:author="Benton, Deon" w:date="2026-06-14T15:31:00Z" w16du:dateUtc="2026-06-14T20:31:00Z"/>
          <w:rFonts w:ascii="Times New Roman" w:hAnsi="Times New Roman" w:cs="Times New Roman"/>
        </w:rPr>
      </w:pPr>
      <w:ins w:id="233" w:author="Benton, Deon" w:date="2026-06-19T13:02:00Z" w16du:dateUtc="2026-06-19T18:02:00Z">
        <w:r>
          <w:rPr>
            <w:rFonts w:ascii="Times New Roman" w:hAnsi="Times New Roman" w:cs="Times New Roman"/>
          </w:rPr>
          <w:t>Lean proposals take a different tack: They explain infants’ looking beh</w:t>
        </w:r>
      </w:ins>
      <w:ins w:id="234" w:author="Benton, Deon" w:date="2026-06-19T13:03:00Z" w16du:dateUtc="2026-06-19T18:03:00Z">
        <w:r>
          <w:rPr>
            <w:rFonts w:ascii="Times New Roman" w:hAnsi="Times New Roman" w:cs="Times New Roman"/>
          </w:rPr>
          <w:t>aviors</w:t>
        </w:r>
      </w:ins>
      <w:r w:rsidR="00E718C8">
        <w:rPr>
          <w:rFonts w:ascii="Times New Roman" w:hAnsi="Times New Roman" w:cs="Times New Roman"/>
        </w:rPr>
        <w:t xml:space="preserve"> </w:t>
      </w:r>
      <w:r w:rsidR="00FF7075">
        <w:rPr>
          <w:rFonts w:ascii="Times New Roman" w:hAnsi="Times New Roman" w:cs="Times New Roman"/>
        </w:rPr>
        <w:t xml:space="preserve">in </w:t>
      </w:r>
      <w:r w:rsidR="00BC4C2E">
        <w:rPr>
          <w:rFonts w:ascii="Times New Roman" w:hAnsi="Times New Roman" w:cs="Times New Roman"/>
        </w:rPr>
        <w:t xml:space="preserve">violation-of-expectation </w:t>
      </w:r>
      <w:r w:rsidR="00FF7075">
        <w:rPr>
          <w:rFonts w:ascii="Times New Roman" w:hAnsi="Times New Roman" w:cs="Times New Roman"/>
        </w:rPr>
        <w:t>studies</w:t>
      </w:r>
      <w:r w:rsidR="00A00DB1">
        <w:rPr>
          <w:rFonts w:ascii="Times New Roman" w:hAnsi="Times New Roman" w:cs="Times New Roman"/>
        </w:rPr>
        <w:t xml:space="preserve"> </w:t>
      </w:r>
      <w:ins w:id="235" w:author="Benton, Deon" w:date="2026-06-19T13:03:00Z" w16du:dateUtc="2026-06-19T18:03:00Z">
        <w:r>
          <w:rPr>
            <w:rFonts w:ascii="Times New Roman" w:hAnsi="Times New Roman" w:cs="Times New Roman"/>
          </w:rPr>
          <w:t>as emerging from</w:t>
        </w:r>
      </w:ins>
      <w:r w:rsidR="008D2955">
        <w:rPr>
          <w:rFonts w:ascii="Times New Roman" w:hAnsi="Times New Roman" w:cs="Times New Roman"/>
        </w:rPr>
        <w:t xml:space="preserve"> </w:t>
      </w:r>
      <w:r w:rsidR="007C4D65">
        <w:rPr>
          <w:rFonts w:ascii="Times New Roman" w:hAnsi="Times New Roman" w:cs="Times New Roman"/>
        </w:rPr>
        <w:t xml:space="preserve">simple, albeit extremely powerful, </w:t>
      </w:r>
      <w:r w:rsidR="008D2955">
        <w:rPr>
          <w:rFonts w:ascii="Times New Roman" w:hAnsi="Times New Roman" w:cs="Times New Roman"/>
        </w:rPr>
        <w:t>domain-general learning mechanisms</w:t>
      </w:r>
      <w:r w:rsidR="000F7626">
        <w:rPr>
          <w:rFonts w:ascii="Times New Roman" w:hAnsi="Times New Roman" w:cs="Times New Roman"/>
        </w:rPr>
        <w:t xml:space="preserve"> </w:t>
      </w:r>
      <w:r w:rsidR="00FC7624">
        <w:rPr>
          <w:rFonts w:ascii="Times New Roman" w:hAnsi="Times New Roman" w:cs="Times New Roman"/>
        </w:rPr>
        <w:t>(e.g., associative learning, habituation, conditioning</w:t>
      </w:r>
      <w:ins w:id="236" w:author="Benton, Deon" w:date="2026-06-19T13:05:00Z" w16du:dateUtc="2026-06-19T18:05:00Z">
        <w:r>
          <w:rPr>
            <w:rFonts w:ascii="Times New Roman" w:hAnsi="Times New Roman" w:cs="Times New Roman"/>
          </w:rPr>
          <w:t xml:space="preserve">, </w:t>
        </w:r>
      </w:ins>
      <w:r w:rsidR="00FC7624">
        <w:rPr>
          <w:rFonts w:ascii="Times New Roman" w:hAnsi="Times New Roman" w:cs="Times New Roman"/>
        </w:rPr>
        <w:t>etc.)</w:t>
      </w:r>
      <w:ins w:id="237" w:author="Benton, Deon" w:date="2026-06-19T13:03:00Z" w16du:dateUtc="2026-06-19T18:03:00Z">
        <w:r>
          <w:rPr>
            <w:rFonts w:ascii="Times New Roman" w:hAnsi="Times New Roman" w:cs="Times New Roman"/>
          </w:rPr>
          <w:t xml:space="preserve">. </w:t>
        </w:r>
      </w:ins>
      <w:ins w:id="238" w:author="Benton, Deon" w:date="2026-06-19T13:05:00Z" w16du:dateUtc="2026-06-19T18:05:00Z">
        <w:r>
          <w:rPr>
            <w:rFonts w:ascii="Times New Roman" w:hAnsi="Times New Roman" w:cs="Times New Roman"/>
          </w:rPr>
          <w:t xml:space="preserve">These </w:t>
        </w:r>
      </w:ins>
      <w:ins w:id="239" w:author="Benton, Deon" w:date="2026-06-19T13:06:00Z" w16du:dateUtc="2026-06-19T18:06:00Z">
        <w:r>
          <w:rPr>
            <w:rFonts w:ascii="Times New Roman" w:hAnsi="Times New Roman" w:cs="Times New Roman"/>
          </w:rPr>
          <w:t xml:space="preserve">“all purpose” </w:t>
        </w:r>
      </w:ins>
      <w:ins w:id="240" w:author="Benton, Deon" w:date="2026-06-19T15:23:00Z" w16du:dateUtc="2026-06-19T20:23:00Z">
        <w:r w:rsidR="00CA2B2E">
          <w:rPr>
            <w:rFonts w:ascii="Times New Roman" w:hAnsi="Times New Roman" w:cs="Times New Roman"/>
          </w:rPr>
          <w:t>processes</w:t>
        </w:r>
      </w:ins>
      <w:r w:rsidR="008D2955">
        <w:rPr>
          <w:rFonts w:ascii="Times New Roman" w:hAnsi="Times New Roman" w:cs="Times New Roman"/>
        </w:rPr>
        <w:t xml:space="preserve"> operate over low-level, surface-based perceptual features </w:t>
      </w:r>
      <w:r w:rsidR="008948F0">
        <w:rPr>
          <w:rFonts w:ascii="Times New Roman" w:hAnsi="Times New Roman" w:cs="Times New Roman"/>
        </w:rPr>
        <w:t xml:space="preserve">and that extract </w:t>
      </w:r>
      <w:r w:rsidR="008948F0">
        <w:rPr>
          <w:rFonts w:ascii="Times New Roman" w:hAnsi="Times New Roman" w:cs="Times New Roman"/>
        </w:rPr>
        <w:lastRenderedPageBreak/>
        <w:t>statistical regularities in visual scenes</w:t>
      </w:r>
      <w:r w:rsidR="00EA5505">
        <w:rPr>
          <w:rFonts w:ascii="Times New Roman" w:hAnsi="Times New Roman" w:cs="Times New Roman"/>
        </w:rPr>
        <w:t xml:space="preserve"> (e.g., </w:t>
      </w:r>
      <w:r w:rsidR="00406085">
        <w:rPr>
          <w:rFonts w:ascii="Times New Roman" w:hAnsi="Times New Roman" w:cs="Times New Roman"/>
        </w:rPr>
        <w:t xml:space="preserve">Blumberg &amp; Adolph, 2023; </w:t>
      </w:r>
      <w:r w:rsidR="00EA5505">
        <w:rPr>
          <w:rFonts w:ascii="Times New Roman" w:hAnsi="Times New Roman" w:cs="Times New Roman"/>
        </w:rPr>
        <w:t xml:space="preserve">Cohen et al., 2002; </w:t>
      </w:r>
      <w:r w:rsidR="00D003E2">
        <w:rPr>
          <w:rFonts w:ascii="Times New Roman" w:hAnsi="Times New Roman" w:cs="Times New Roman"/>
        </w:rPr>
        <w:t xml:space="preserve">Cohen &amp; Oakes, 1993; </w:t>
      </w:r>
      <w:r w:rsidR="00EA5505">
        <w:rPr>
          <w:rFonts w:ascii="Times New Roman" w:hAnsi="Times New Roman" w:cs="Times New Roman"/>
        </w:rPr>
        <w:t xml:space="preserve">Colunga &amp; Smith, 2005; </w:t>
      </w:r>
      <w:r w:rsidR="00285FCE">
        <w:rPr>
          <w:rFonts w:ascii="Times New Roman" w:hAnsi="Times New Roman" w:cs="Times New Roman"/>
        </w:rPr>
        <w:t>Heyes, 2018</w:t>
      </w:r>
      <w:r w:rsidR="00D20276">
        <w:rPr>
          <w:rFonts w:ascii="Times New Roman" w:hAnsi="Times New Roman" w:cs="Times New Roman"/>
        </w:rPr>
        <w:t>, 2024</w:t>
      </w:r>
      <w:r w:rsidR="00285FCE">
        <w:rPr>
          <w:rFonts w:ascii="Times New Roman" w:hAnsi="Times New Roman" w:cs="Times New Roman"/>
        </w:rPr>
        <w:t xml:space="preserve">; </w:t>
      </w:r>
      <w:r w:rsidR="00EA5505">
        <w:rPr>
          <w:rFonts w:ascii="Times New Roman" w:hAnsi="Times New Roman" w:cs="Times New Roman"/>
        </w:rPr>
        <w:t>Jones &amp; Smith, 1993; Quinn &amp; Eimas, 1997; Rakison &amp; Lupyan, 2008; Sloutsky, 2010)</w:t>
      </w:r>
      <w:ins w:id="241" w:author="Benton, Deon" w:date="2026-06-14T13:49:00Z" w16du:dateUtc="2026-06-14T18:49:00Z">
        <w:r w:rsidR="009C3DA5" w:rsidRPr="009C3DA5">
          <w:rPr>
            <w:rFonts w:ascii="Times New Roman" w:hAnsi="Times New Roman" w:cs="Times New Roman"/>
          </w:rPr>
          <w:t>.</w:t>
        </w:r>
      </w:ins>
      <w:r w:rsidR="00F4387E">
        <w:rPr>
          <w:rFonts w:ascii="Times New Roman" w:hAnsi="Times New Roman" w:cs="Times New Roman"/>
        </w:rPr>
        <w:t xml:space="preserve"> </w:t>
      </w:r>
      <w:r w:rsidR="00BC4C2E">
        <w:rPr>
          <w:rFonts w:ascii="Times New Roman" w:hAnsi="Times New Roman" w:cs="Times New Roman"/>
        </w:rPr>
        <w:t xml:space="preserve">Although lean proposals </w:t>
      </w:r>
      <w:ins w:id="242" w:author="Benton, Deon" w:date="2026-06-19T15:32:00Z" w16du:dateUtc="2026-06-19T20:32:00Z">
        <w:r w:rsidR="00882999">
          <w:rPr>
            <w:rFonts w:ascii="Times New Roman" w:hAnsi="Times New Roman" w:cs="Times New Roman"/>
          </w:rPr>
          <w:t>abound for a</w:t>
        </w:r>
      </w:ins>
      <w:ins w:id="243" w:author="Benton, Deon" w:date="2026-06-19T15:37:00Z" w16du:dateUtc="2026-06-19T20:37:00Z">
        <w:r w:rsidR="009F09B4">
          <w:rPr>
            <w:rFonts w:ascii="Times New Roman" w:hAnsi="Times New Roman" w:cs="Times New Roman"/>
          </w:rPr>
          <w:t xml:space="preserve"> </w:t>
        </w:r>
      </w:ins>
      <w:ins w:id="244" w:author="Benton, Deon" w:date="2026-06-19T15:31:00Z" w16du:dateUtc="2026-06-19T20:31:00Z">
        <w:r w:rsidR="00882999">
          <w:rPr>
            <w:rFonts w:ascii="Times New Roman" w:hAnsi="Times New Roman" w:cs="Times New Roman"/>
          </w:rPr>
          <w:t>range of cognitive</w:t>
        </w:r>
      </w:ins>
      <w:ins w:id="245" w:author="Benton, Deon" w:date="2026-06-19T15:23:00Z" w16du:dateUtc="2026-06-19T20:23:00Z">
        <w:r w:rsidR="00CA2B2E">
          <w:rPr>
            <w:rFonts w:ascii="Times New Roman" w:hAnsi="Times New Roman" w:cs="Times New Roman"/>
          </w:rPr>
          <w:t xml:space="preserve"> </w:t>
        </w:r>
      </w:ins>
      <w:r w:rsidR="00FD2210">
        <w:rPr>
          <w:rFonts w:ascii="Times New Roman" w:hAnsi="Times New Roman" w:cs="Times New Roman"/>
        </w:rPr>
        <w:t>capacities</w:t>
      </w:r>
      <w:ins w:id="246" w:author="Benton, Deon" w:date="2026-06-19T15:31:00Z" w16du:dateUtc="2026-06-19T20:31:00Z">
        <w:r w:rsidR="00882999">
          <w:rPr>
            <w:rFonts w:ascii="Times New Roman" w:hAnsi="Times New Roman" w:cs="Times New Roman"/>
          </w:rPr>
          <w:t xml:space="preserve"> (</w:t>
        </w:r>
      </w:ins>
      <w:ins w:id="247" w:author="Benton, Deon" w:date="2026-06-19T15:34:00Z" w16du:dateUtc="2026-06-19T20:34:00Z">
        <w:r w:rsidR="00882999">
          <w:rPr>
            <w:rFonts w:ascii="Times New Roman" w:hAnsi="Times New Roman" w:cs="Times New Roman"/>
          </w:rPr>
          <w:t xml:space="preserve">Benton, 2025; Benton &amp; Hoch, 2026; Benton &amp; Lapan, 2021; </w:t>
        </w:r>
      </w:ins>
      <w:ins w:id="248" w:author="Benton, Deon" w:date="2026-06-19T15:31:00Z" w16du:dateUtc="2026-06-19T20:31:00Z">
        <w:r w:rsidR="00882999" w:rsidRPr="000A329B">
          <w:rPr>
            <w:rFonts w:ascii="Times New Roman" w:hAnsi="Times New Roman" w:cs="Times New Roman"/>
          </w:rPr>
          <w:t>Berthiaume</w:t>
        </w:r>
        <w:r w:rsidR="00882999">
          <w:rPr>
            <w:rFonts w:ascii="Times New Roman" w:hAnsi="Times New Roman" w:cs="Times New Roman"/>
          </w:rPr>
          <w:t xml:space="preserve"> et al., 2013; </w:t>
        </w:r>
      </w:ins>
      <w:ins w:id="249" w:author="Benton, Deon" w:date="2026-06-19T15:35:00Z" w16du:dateUtc="2026-06-19T20:35:00Z">
        <w:r w:rsidR="00882999">
          <w:rPr>
            <w:rFonts w:ascii="Times New Roman" w:hAnsi="Times New Roman" w:cs="Times New Roman"/>
          </w:rPr>
          <w:t xml:space="preserve">Bogartz et al., 2000; Clearfield &amp; Mix, 1999; Cohen et al., 2002; Cohen &amp; Marks, 2002; </w:t>
        </w:r>
      </w:ins>
      <w:ins w:id="250" w:author="Benton, Deon" w:date="2026-06-19T15:32:00Z" w16du:dateUtc="2026-06-19T20:32:00Z">
        <w:r w:rsidR="00882999">
          <w:rPr>
            <w:rFonts w:ascii="Times New Roman" w:hAnsi="Times New Roman" w:cs="Times New Roman"/>
          </w:rPr>
          <w:t xml:space="preserve">McClelland &amp; Thompson, 2007; McMahon &amp; Isik, 2023; </w:t>
        </w:r>
      </w:ins>
      <w:ins w:id="251" w:author="Benton, Deon" w:date="2026-06-19T15:36:00Z" w16du:dateUtc="2026-06-19T20:36:00Z">
        <w:r w:rsidR="009F09B4">
          <w:rPr>
            <w:rFonts w:ascii="Times New Roman" w:hAnsi="Times New Roman" w:cs="Times New Roman"/>
          </w:rPr>
          <w:t xml:space="preserve">Munakata, 1998; </w:t>
        </w:r>
        <w:r w:rsidR="00882999">
          <w:rPr>
            <w:rFonts w:ascii="Times New Roman" w:hAnsi="Times New Roman" w:cs="Times New Roman"/>
          </w:rPr>
          <w:t xml:space="preserve">Munakata et al., 1997; </w:t>
        </w:r>
      </w:ins>
      <w:ins w:id="252" w:author="Benton, Deon" w:date="2026-06-19T15:35:00Z" w16du:dateUtc="2026-06-19T20:35:00Z">
        <w:r w:rsidR="00882999">
          <w:rPr>
            <w:rFonts w:ascii="Times New Roman" w:hAnsi="Times New Roman" w:cs="Times New Roman"/>
          </w:rPr>
          <w:t xml:space="preserve">Perner &amp; Ruffman, 2005; </w:t>
        </w:r>
      </w:ins>
      <w:ins w:id="253" w:author="Benton, Deon" w:date="2026-06-19T15:32:00Z" w16du:dateUtc="2026-06-19T20:32:00Z">
        <w:r w:rsidR="00882999">
          <w:rPr>
            <w:rFonts w:ascii="Times New Roman" w:hAnsi="Times New Roman" w:cs="Times New Roman"/>
          </w:rPr>
          <w:t xml:space="preserve">Scarf et al., 2012a, 2012b; </w:t>
        </w:r>
      </w:ins>
      <w:ins w:id="254" w:author="Benton, Deon" w:date="2026-06-19T15:33:00Z" w16du:dateUtc="2026-06-19T20:33:00Z">
        <w:r w:rsidR="00882999">
          <w:rPr>
            <w:rFonts w:ascii="Times New Roman" w:hAnsi="Times New Roman" w:cs="Times New Roman"/>
          </w:rPr>
          <w:t>Simon, 1997; Rakison &amp; Lupyan, 2008</w:t>
        </w:r>
      </w:ins>
      <w:ins w:id="255" w:author="Benton, Deon" w:date="2026-06-19T15:32:00Z" w16du:dateUtc="2026-06-19T20:32:00Z">
        <w:r w:rsidR="00882999">
          <w:rPr>
            <w:rFonts w:ascii="Times New Roman" w:hAnsi="Times New Roman" w:cs="Times New Roman"/>
          </w:rPr>
          <w:t>)</w:t>
        </w:r>
      </w:ins>
      <w:r w:rsidR="000A329B">
        <w:rPr>
          <w:rFonts w:ascii="Times New Roman" w:hAnsi="Times New Roman" w:cs="Times New Roman"/>
        </w:rPr>
        <w:t xml:space="preserve">, </w:t>
      </w:r>
      <w:r w:rsidR="00DE18F0">
        <w:rPr>
          <w:rFonts w:ascii="Times New Roman" w:hAnsi="Times New Roman" w:cs="Times New Roman"/>
        </w:rPr>
        <w:t xml:space="preserve">efforts to explain </w:t>
      </w:r>
      <w:r w:rsidR="006A456E">
        <w:rPr>
          <w:rFonts w:ascii="Times New Roman" w:hAnsi="Times New Roman" w:cs="Times New Roman"/>
        </w:rPr>
        <w:t xml:space="preserve">infants’ looking behavior in </w:t>
      </w:r>
      <w:ins w:id="256" w:author="Benton, Deon" w:date="2026-06-19T13:44:00Z" w16du:dateUtc="2026-06-19T18:44:00Z">
        <w:r w:rsidR="00860AC9">
          <w:rPr>
            <w:rFonts w:ascii="Times New Roman" w:hAnsi="Times New Roman" w:cs="Times New Roman"/>
          </w:rPr>
          <w:t>action efficiency understanding studies</w:t>
        </w:r>
      </w:ins>
      <w:ins w:id="257" w:author="Benton, Deon" w:date="2026-06-19T13:45:00Z" w16du:dateUtc="2026-06-19T18:45:00Z">
        <w:r w:rsidR="00860AC9">
          <w:rPr>
            <w:rFonts w:ascii="Times New Roman" w:hAnsi="Times New Roman" w:cs="Times New Roman"/>
          </w:rPr>
          <w:t xml:space="preserve"> </w:t>
        </w:r>
      </w:ins>
      <w:r w:rsidR="00DE18F0">
        <w:rPr>
          <w:rFonts w:ascii="Times New Roman" w:hAnsi="Times New Roman" w:cs="Times New Roman"/>
        </w:rPr>
        <w:t>remain scarce</w:t>
      </w:r>
      <w:r w:rsidR="000C6B58">
        <w:rPr>
          <w:rFonts w:ascii="Times New Roman" w:hAnsi="Times New Roman" w:cs="Times New Roman"/>
        </w:rPr>
        <w:t>.</w:t>
      </w:r>
      <w:r w:rsidR="00C03B2C">
        <w:rPr>
          <w:rFonts w:ascii="Times New Roman" w:hAnsi="Times New Roman" w:cs="Times New Roman"/>
        </w:rPr>
        <w:t xml:space="preserve"> </w:t>
      </w:r>
    </w:p>
    <w:p w14:paraId="0CC76AEF" w14:textId="0030D9BC" w:rsidR="00B95495" w:rsidRDefault="0000003E" w:rsidP="004F4B31">
      <w:pPr>
        <w:spacing w:line="480" w:lineRule="auto"/>
        <w:ind w:firstLine="720"/>
        <w:contextualSpacing/>
        <w:rPr>
          <w:rFonts w:ascii="Times New Roman" w:hAnsi="Times New Roman" w:cs="Times New Roman"/>
        </w:rPr>
      </w:pPr>
      <w:ins w:id="258" w:author="Benton, Deon" w:date="2026-06-12T14:40:00Z" w16du:dateUtc="2026-06-12T19:40:00Z">
        <w:r>
          <w:rPr>
            <w:rFonts w:ascii="Times New Roman" w:hAnsi="Times New Roman" w:cs="Times New Roman"/>
          </w:rPr>
          <w:t>Van Overwalle</w:t>
        </w:r>
      </w:ins>
      <w:r w:rsidR="00EC7604">
        <w:rPr>
          <w:rFonts w:ascii="Times New Roman" w:hAnsi="Times New Roman" w:cs="Times New Roman"/>
        </w:rPr>
        <w:t xml:space="preserve"> (2010</w:t>
      </w:r>
      <w:r w:rsidR="00F4387E">
        <w:rPr>
          <w:rFonts w:ascii="Times New Roman" w:hAnsi="Times New Roman" w:cs="Times New Roman"/>
        </w:rPr>
        <w:t>; hereafter, OM10</w:t>
      </w:r>
      <w:r w:rsidR="00EC7604">
        <w:rPr>
          <w:rFonts w:ascii="Times New Roman" w:hAnsi="Times New Roman" w:cs="Times New Roman"/>
        </w:rPr>
        <w:t>)</w:t>
      </w:r>
      <w:ins w:id="259" w:author="Benton, Deon" w:date="2026-06-19T15:37:00Z" w16du:dateUtc="2026-06-19T20:37:00Z">
        <w:r w:rsidR="009F09B4">
          <w:rPr>
            <w:rFonts w:ascii="Times New Roman" w:hAnsi="Times New Roman" w:cs="Times New Roman"/>
          </w:rPr>
          <w:t xml:space="preserve"> is an exception to this</w:t>
        </w:r>
      </w:ins>
      <w:r w:rsidR="00B81767">
        <w:rPr>
          <w:rFonts w:ascii="Times New Roman" w:hAnsi="Times New Roman" w:cs="Times New Roman"/>
        </w:rPr>
        <w:t>.</w:t>
      </w:r>
      <w:r w:rsidR="00B12D4A">
        <w:rPr>
          <w:rFonts w:ascii="Times New Roman" w:hAnsi="Times New Roman" w:cs="Times New Roman"/>
        </w:rPr>
        <w:t xml:space="preserve"> </w:t>
      </w:r>
      <w:r w:rsidR="00F4387E">
        <w:rPr>
          <w:rFonts w:ascii="Times New Roman" w:hAnsi="Times New Roman" w:cs="Times New Roman"/>
        </w:rPr>
        <w:t xml:space="preserve">He </w:t>
      </w:r>
      <w:ins w:id="260" w:author="Benton, Deon" w:date="2026-06-19T13:45:00Z" w16du:dateUtc="2026-06-19T18:45:00Z">
        <w:r w:rsidR="005C146E">
          <w:rPr>
            <w:rFonts w:ascii="Times New Roman" w:hAnsi="Times New Roman" w:cs="Times New Roman"/>
          </w:rPr>
          <w:t>argued that</w:t>
        </w:r>
      </w:ins>
      <w:r w:rsidR="0056623D">
        <w:rPr>
          <w:rFonts w:ascii="Times New Roman" w:hAnsi="Times New Roman" w:cs="Times New Roman"/>
        </w:rPr>
        <w:t xml:space="preserve"> </w:t>
      </w:r>
      <w:r w:rsidR="009934C6">
        <w:rPr>
          <w:rFonts w:ascii="Times New Roman" w:hAnsi="Times New Roman" w:cs="Times New Roman"/>
        </w:rPr>
        <w:t xml:space="preserve">infants </w:t>
      </w:r>
      <w:ins w:id="261" w:author="Benton, Deon" w:date="2026-06-19T15:38:00Z" w16du:dateUtc="2026-06-19T20:38:00Z">
        <w:r w:rsidR="00A22D6F">
          <w:rPr>
            <w:rFonts w:ascii="Times New Roman" w:hAnsi="Times New Roman" w:cs="Times New Roman"/>
          </w:rPr>
          <w:t xml:space="preserve">rely on a “forward model” to learn what makes actions </w:t>
        </w:r>
      </w:ins>
      <w:ins w:id="262" w:author="Benton, Deon" w:date="2026-06-19T15:39:00Z" w16du:dateUtc="2026-06-19T20:39:00Z">
        <w:r w:rsidR="00A22D6F">
          <w:rPr>
            <w:rFonts w:ascii="Times New Roman" w:hAnsi="Times New Roman" w:cs="Times New Roman"/>
          </w:rPr>
          <w:t xml:space="preserve">efficient: </w:t>
        </w:r>
      </w:ins>
      <w:r w:rsidR="00186981">
        <w:rPr>
          <w:rFonts w:ascii="Times New Roman" w:hAnsi="Times New Roman" w:cs="Times New Roman"/>
        </w:rPr>
        <w:t xml:space="preserve">as </w:t>
      </w:r>
      <w:r w:rsidR="00F4387E">
        <w:rPr>
          <w:rFonts w:ascii="Times New Roman" w:hAnsi="Times New Roman" w:cs="Times New Roman"/>
        </w:rPr>
        <w:t>agents are observed moving toward goals</w:t>
      </w:r>
      <w:r w:rsidR="0056623D">
        <w:rPr>
          <w:rFonts w:ascii="Times New Roman" w:hAnsi="Times New Roman" w:cs="Times New Roman"/>
        </w:rPr>
        <w:t xml:space="preserve">, </w:t>
      </w:r>
      <w:r w:rsidR="003C6979">
        <w:rPr>
          <w:rFonts w:ascii="Times New Roman" w:hAnsi="Times New Roman" w:cs="Times New Roman"/>
        </w:rPr>
        <w:t>internal representations are established that</w:t>
      </w:r>
      <w:ins w:id="263" w:author="Benton, Deon" w:date="2026-06-14T15:19:00Z" w16du:dateUtc="2026-06-14T20:19:00Z">
        <w:r w:rsidR="00966E4F">
          <w:rPr>
            <w:rFonts w:ascii="Times New Roman" w:hAnsi="Times New Roman" w:cs="Times New Roman"/>
          </w:rPr>
          <w:t xml:space="preserve"> </w:t>
        </w:r>
      </w:ins>
      <w:r w:rsidR="00F4387E">
        <w:rPr>
          <w:rFonts w:ascii="Times New Roman" w:hAnsi="Times New Roman" w:cs="Times New Roman"/>
        </w:rPr>
        <w:t xml:space="preserve">capture the visible state </w:t>
      </w:r>
      <w:ins w:id="264" w:author="Benton, Deon" w:date="2026-06-19T12:42:00Z" w16du:dateUtc="2026-06-19T17:42:00Z">
        <w:r w:rsidR="00B7644B">
          <w:rPr>
            <w:rFonts w:ascii="Times New Roman" w:hAnsi="Times New Roman" w:cs="Times New Roman"/>
          </w:rPr>
          <w:t>at points along the trajectory</w:t>
        </w:r>
      </w:ins>
      <w:ins w:id="265" w:author="Benton, Deon" w:date="2026-06-14T15:20:00Z" w16du:dateUtc="2026-06-14T20:20:00Z">
        <w:r w:rsidR="00966E4F">
          <w:rPr>
            <w:rFonts w:ascii="Times New Roman" w:hAnsi="Times New Roman" w:cs="Times New Roman"/>
          </w:rPr>
          <w:t>.</w:t>
        </w:r>
      </w:ins>
      <w:r w:rsidR="00861E76">
        <w:rPr>
          <w:rFonts w:ascii="Times New Roman" w:hAnsi="Times New Roman" w:cs="Times New Roman"/>
        </w:rPr>
        <w:t xml:space="preserve"> </w:t>
      </w:r>
      <w:ins w:id="266" w:author="Benton, Deon" w:date="2026-06-12T14:40:00Z" w16du:dateUtc="2026-06-12T19:40:00Z">
        <w:r>
          <w:rPr>
            <w:rFonts w:ascii="Times New Roman" w:hAnsi="Times New Roman" w:cs="Times New Roman"/>
          </w:rPr>
          <w:t>Van Overwalle</w:t>
        </w:r>
      </w:ins>
      <w:r w:rsidR="00B95495" w:rsidRPr="00B95495">
        <w:rPr>
          <w:rFonts w:ascii="Times New Roman" w:hAnsi="Times New Roman" w:cs="Times New Roman"/>
        </w:rPr>
        <w:t xml:space="preserve"> (2010)</w:t>
      </w:r>
      <w:ins w:id="267" w:author="Benton, Deon" w:date="2026-06-19T12:43:00Z" w16du:dateUtc="2026-06-19T17:43:00Z">
        <w:r w:rsidR="00123608">
          <w:rPr>
            <w:rFonts w:ascii="Times New Roman" w:hAnsi="Times New Roman" w:cs="Times New Roman"/>
          </w:rPr>
          <w:t xml:space="preserve"> </w:t>
        </w:r>
      </w:ins>
      <w:del w:id="268" w:author="Benton, Deon" w:date="2026-06-19T12:43:00Z" w16du:dateUtc="2026-06-19T17:43:00Z">
        <w:r w:rsidR="00B95495" w:rsidRPr="00B95495" w:rsidDel="00123608">
          <w:rPr>
            <w:rFonts w:ascii="Times New Roman" w:hAnsi="Times New Roman" w:cs="Times New Roman"/>
          </w:rPr>
          <w:delText xml:space="preserve"> </w:delText>
        </w:r>
      </w:del>
      <w:r w:rsidR="00B95495" w:rsidRPr="00B95495">
        <w:rPr>
          <w:rFonts w:ascii="Times New Roman" w:hAnsi="Times New Roman" w:cs="Times New Roman"/>
        </w:rPr>
        <w:t>showed that a connectionist implementation of this proposal could reproduce Gergely et al.</w:t>
      </w:r>
      <w:r w:rsidR="00FF7960">
        <w:rPr>
          <w:rFonts w:ascii="Times New Roman" w:hAnsi="Times New Roman" w:cs="Times New Roman"/>
        </w:rPr>
        <w:t>’s</w:t>
      </w:r>
      <w:r w:rsidR="00B95495" w:rsidRPr="00B95495">
        <w:rPr>
          <w:rFonts w:ascii="Times New Roman" w:hAnsi="Times New Roman" w:cs="Times New Roman"/>
        </w:rPr>
        <w:t xml:space="preserve"> (1995)</w:t>
      </w:r>
      <w:r w:rsidR="00FF7960">
        <w:rPr>
          <w:rFonts w:ascii="Times New Roman" w:hAnsi="Times New Roman" w:cs="Times New Roman"/>
        </w:rPr>
        <w:t xml:space="preserve"> findings</w:t>
      </w:r>
      <w:ins w:id="269" w:author="Benton, Deon" w:date="2026-06-14T15:29:00Z" w16du:dateUtc="2026-06-14T20:29:00Z">
        <w:r w:rsidR="004F4B31">
          <w:rPr>
            <w:rFonts w:ascii="Times New Roman" w:hAnsi="Times New Roman" w:cs="Times New Roman"/>
          </w:rPr>
          <w:t>:</w:t>
        </w:r>
      </w:ins>
      <w:r w:rsidR="00B95495" w:rsidRPr="00B95495">
        <w:rPr>
          <w:rFonts w:ascii="Times New Roman" w:hAnsi="Times New Roman" w:cs="Times New Roman"/>
        </w:rPr>
        <w:t xml:space="preserve"> </w:t>
      </w:r>
      <w:ins w:id="270" w:author="Benton, Deon" w:date="2026-06-19T12:44:00Z" w16du:dateUtc="2026-06-19T17:44:00Z">
        <w:r w:rsidR="00123608">
          <w:rPr>
            <w:rFonts w:ascii="Times New Roman" w:hAnsi="Times New Roman" w:cs="Times New Roman"/>
          </w:rPr>
          <w:t xml:space="preserve">Habituation to constrained but not to unconstrained action produced longer looking to the inefficient </w:t>
        </w:r>
      </w:ins>
      <w:ins w:id="271" w:author="Benton, Deon" w:date="2026-06-19T12:45:00Z" w16du:dateUtc="2026-06-19T17:45:00Z">
        <w:r w:rsidR="00123608">
          <w:rPr>
            <w:rFonts w:ascii="Times New Roman" w:hAnsi="Times New Roman" w:cs="Times New Roman"/>
          </w:rPr>
          <w:t>than to the efficient test event</w:t>
        </w:r>
      </w:ins>
      <w:ins w:id="272" w:author="Benton, Deon" w:date="2026-06-19T12:44:00Z" w16du:dateUtc="2026-06-19T17:44:00Z">
        <w:r w:rsidR="00123608">
          <w:rPr>
            <w:rFonts w:ascii="Times New Roman" w:hAnsi="Times New Roman" w:cs="Times New Roman"/>
          </w:rPr>
          <w:t xml:space="preserve">. </w:t>
        </w:r>
      </w:ins>
    </w:p>
    <w:p w14:paraId="685FC961" w14:textId="4A91D8B7" w:rsidR="00AD1A72" w:rsidRDefault="00F4387E" w:rsidP="00CF0A2A">
      <w:pPr>
        <w:spacing w:line="480" w:lineRule="auto"/>
        <w:ind w:firstLine="720"/>
        <w:contextualSpacing/>
        <w:rPr>
          <w:rFonts w:ascii="Times New Roman" w:eastAsia="Times New Roman" w:hAnsi="Times New Roman" w:cs="Times New Roman"/>
        </w:rPr>
      </w:pPr>
      <w:r>
        <w:rPr>
          <w:rFonts w:ascii="Times New Roman" w:hAnsi="Times New Roman" w:cs="Times New Roman"/>
        </w:rPr>
        <w:t>VOM10 i</w:t>
      </w:r>
      <w:ins w:id="273" w:author="Benton, Deon" w:date="2026-06-19T02:07:00Z" w16du:dateUtc="2026-06-19T07:07:00Z">
        <w:r>
          <w:rPr>
            <w:rFonts w:ascii="Times New Roman" w:hAnsi="Times New Roman" w:cs="Times New Roman"/>
          </w:rPr>
          <w:t xml:space="preserve">s nonetheless limited in </w:t>
        </w:r>
      </w:ins>
      <w:ins w:id="274" w:author="Benton, Deon" w:date="2026-06-19T13:46:00Z" w16du:dateUtc="2026-06-19T18:46:00Z">
        <w:r w:rsidR="00F3161E">
          <w:rPr>
            <w:rFonts w:ascii="Times New Roman" w:hAnsi="Times New Roman" w:cs="Times New Roman"/>
          </w:rPr>
          <w:t>a couple critical</w:t>
        </w:r>
      </w:ins>
      <w:ins w:id="275" w:author="Benton, Deon" w:date="2026-06-19T02:07:00Z" w16du:dateUtc="2026-06-19T07:07:00Z">
        <w:r>
          <w:rPr>
            <w:rFonts w:ascii="Times New Roman" w:hAnsi="Times New Roman" w:cs="Times New Roman"/>
          </w:rPr>
          <w:t xml:space="preserve"> respects</w:t>
        </w:r>
      </w:ins>
      <w:ins w:id="276" w:author="Benton, Deon" w:date="2026-06-19T12:45:00Z" w16du:dateUtc="2026-06-19T17:45:00Z">
        <w:r w:rsidR="00123608">
          <w:rPr>
            <w:rFonts w:ascii="Times New Roman" w:hAnsi="Times New Roman" w:cs="Times New Roman"/>
          </w:rPr>
          <w:t xml:space="preserve"> that bear directly on the present account</w:t>
        </w:r>
      </w:ins>
      <w:ins w:id="277" w:author="Benton, Deon" w:date="2026-06-19T02:08:00Z" w16du:dateUtc="2026-06-19T07:08:00Z">
        <w:r>
          <w:rPr>
            <w:rFonts w:ascii="Times New Roman" w:hAnsi="Times New Roman" w:cs="Times New Roman"/>
          </w:rPr>
          <w:t>. The</w:t>
        </w:r>
      </w:ins>
      <w:r w:rsidR="005F2CF5">
        <w:rPr>
          <w:rFonts w:ascii="Times New Roman" w:hAnsi="Times New Roman" w:cs="Times New Roman"/>
        </w:rPr>
        <w:t xml:space="preserve"> model</w:t>
      </w:r>
      <w:r w:rsidR="005E149F">
        <w:rPr>
          <w:rFonts w:ascii="Times New Roman" w:hAnsi="Times New Roman" w:cs="Times New Roman"/>
        </w:rPr>
        <w:t xml:space="preserve"> </w:t>
      </w:r>
      <w:ins w:id="278" w:author="Benton, Deon" w:date="2026-06-19T02:08:00Z" w16du:dateUtc="2026-06-19T07:08:00Z">
        <w:r>
          <w:rPr>
            <w:rFonts w:ascii="Times New Roman" w:hAnsi="Times New Roman" w:cs="Times New Roman"/>
          </w:rPr>
          <w:t>received no</w:t>
        </w:r>
      </w:ins>
      <w:r w:rsidR="009202A3">
        <w:rPr>
          <w:rFonts w:ascii="Times New Roman" w:hAnsi="Times New Roman" w:cs="Times New Roman"/>
        </w:rPr>
        <w:t xml:space="preserve"> action</w:t>
      </w:r>
      <w:r w:rsidR="002D625F">
        <w:rPr>
          <w:rFonts w:ascii="Times New Roman" w:hAnsi="Times New Roman" w:cs="Times New Roman"/>
        </w:rPr>
        <w:t xml:space="preserve"> observation</w:t>
      </w:r>
      <w:r w:rsidR="009202A3">
        <w:rPr>
          <w:rFonts w:ascii="Times New Roman" w:hAnsi="Times New Roman" w:cs="Times New Roman"/>
        </w:rPr>
        <w:t xml:space="preserve"> experience prior to </w:t>
      </w:r>
      <w:ins w:id="279" w:author="Benton, Deon" w:date="2026-06-19T02:09:00Z" w16du:dateUtc="2026-06-19T07:09:00Z">
        <w:r>
          <w:rPr>
            <w:rFonts w:ascii="Times New Roman" w:hAnsi="Times New Roman" w:cs="Times New Roman"/>
          </w:rPr>
          <w:t>the simulated habituation phase</w:t>
        </w:r>
      </w:ins>
      <w:ins w:id="280" w:author="Benton, Deon" w:date="2026-06-19T19:33:00Z" w16du:dateUtc="2026-06-20T00:33:00Z">
        <w:r w:rsidR="006675AE">
          <w:rPr>
            <w:rFonts w:ascii="Times New Roman" w:hAnsi="Times New Roman" w:cs="Times New Roman"/>
          </w:rPr>
          <w:t xml:space="preserve"> a</w:t>
        </w:r>
      </w:ins>
      <w:ins w:id="281" w:author="Benton, Deon" w:date="2026-06-19T19:34:00Z" w16du:dateUtc="2026-06-20T00:34:00Z">
        <w:r w:rsidR="006675AE">
          <w:rPr>
            <w:rFonts w:ascii="Times New Roman" w:hAnsi="Times New Roman" w:cs="Times New Roman"/>
          </w:rPr>
          <w:t xml:space="preserve">nd thus could </w:t>
        </w:r>
      </w:ins>
      <w:ins w:id="282" w:author="Benton, Deon" w:date="2026-06-19T02:09:00Z" w16du:dateUtc="2026-06-19T07:09:00Z">
        <w:r>
          <w:rPr>
            <w:rFonts w:ascii="Times New Roman" w:hAnsi="Times New Roman" w:cs="Times New Roman"/>
          </w:rPr>
          <w:t>not draw on prior exposure the way Csibra et a</w:t>
        </w:r>
      </w:ins>
      <w:ins w:id="283" w:author="Benton, Deon" w:date="2026-06-19T02:10:00Z" w16du:dateUtc="2026-06-19T07:10:00Z">
        <w:r>
          <w:rPr>
            <w:rFonts w:ascii="Times New Roman" w:hAnsi="Times New Roman" w:cs="Times New Roman"/>
          </w:rPr>
          <w:t>l.</w:t>
        </w:r>
      </w:ins>
      <w:ins w:id="284" w:author="Benton, Deon" w:date="2026-06-19T13:47:00Z" w16du:dateUtc="2026-06-19T18:47:00Z">
        <w:r w:rsidR="00F3161E">
          <w:rPr>
            <w:rFonts w:ascii="Times New Roman" w:hAnsi="Times New Roman" w:cs="Times New Roman"/>
          </w:rPr>
          <w:t>’s</w:t>
        </w:r>
      </w:ins>
      <w:ins w:id="285" w:author="Benton, Deon" w:date="2026-06-19T02:10:00Z" w16du:dateUtc="2026-06-19T07:10:00Z">
        <w:r>
          <w:rPr>
            <w:rFonts w:ascii="Times New Roman" w:hAnsi="Times New Roman" w:cs="Times New Roman"/>
          </w:rPr>
          <w:t xml:space="preserve"> (2003) </w:t>
        </w:r>
      </w:ins>
      <w:ins w:id="286" w:author="Benton, Deon" w:date="2026-06-19T13:47:00Z" w16du:dateUtc="2026-06-19T18:47:00Z">
        <w:r w:rsidR="00F3161E">
          <w:rPr>
            <w:rFonts w:ascii="Times New Roman" w:hAnsi="Times New Roman" w:cs="Times New Roman"/>
          </w:rPr>
          <w:t xml:space="preserve">inference findings </w:t>
        </w:r>
      </w:ins>
      <w:ins w:id="287" w:author="Benton, Deon" w:date="2026-06-19T15:43:00Z" w16du:dateUtc="2026-06-19T20:43:00Z">
        <w:r w:rsidR="002A0B8F">
          <w:rPr>
            <w:rFonts w:ascii="Times New Roman" w:hAnsi="Times New Roman" w:cs="Times New Roman"/>
          </w:rPr>
          <w:t>requires</w:t>
        </w:r>
      </w:ins>
      <w:ins w:id="288" w:author="Benton, Deon" w:date="2026-06-19T02:10:00Z" w16du:dateUtc="2026-06-19T07:10:00Z">
        <w:r>
          <w:rPr>
            <w:rFonts w:ascii="Times New Roman" w:hAnsi="Times New Roman" w:cs="Times New Roman"/>
          </w:rPr>
          <w:t xml:space="preserve">. </w:t>
        </w:r>
      </w:ins>
      <w:r w:rsidR="005F2CF5">
        <w:rPr>
          <w:rFonts w:ascii="Times New Roman" w:hAnsi="Times New Roman" w:cs="Times New Roman"/>
        </w:rPr>
        <w:t xml:space="preserve"> </w:t>
      </w:r>
      <w:ins w:id="289" w:author="Benton, Deon" w:date="2026-06-19T13:50:00Z" w16du:dateUtc="2026-06-19T18:50:00Z">
        <w:r w:rsidR="006318BD">
          <w:rPr>
            <w:rFonts w:ascii="Times New Roman" w:hAnsi="Times New Roman" w:cs="Times New Roman"/>
          </w:rPr>
          <w:t>The model</w:t>
        </w:r>
      </w:ins>
      <w:ins w:id="290" w:author="Benton, Deon" w:date="2026-06-19T13:51:00Z" w16du:dateUtc="2026-06-19T18:51:00Z">
        <w:r w:rsidR="006318BD">
          <w:rPr>
            <w:rFonts w:ascii="Times New Roman" w:hAnsi="Times New Roman" w:cs="Times New Roman"/>
          </w:rPr>
          <w:t xml:space="preserve"> built in </w:t>
        </w:r>
      </w:ins>
      <w:ins w:id="291" w:author="Benton, Deon" w:date="2026-06-19T14:00:00Z" w16du:dateUtc="2026-06-19T19:00:00Z">
        <w:r w:rsidR="006318BD">
          <w:rPr>
            <w:rFonts w:ascii="Times New Roman" w:hAnsi="Times New Roman" w:cs="Times New Roman"/>
          </w:rPr>
          <w:t>the very c</w:t>
        </w:r>
      </w:ins>
      <w:ins w:id="292" w:author="Benton, Deon" w:date="2026-06-19T13:51:00Z" w16du:dateUtc="2026-06-19T18:51:00Z">
        <w:r w:rsidR="006318BD">
          <w:rPr>
            <w:rFonts w:ascii="Times New Roman" w:hAnsi="Times New Roman" w:cs="Times New Roman"/>
          </w:rPr>
          <w:t xml:space="preserve">oncepts that </w:t>
        </w:r>
      </w:ins>
      <w:ins w:id="293" w:author="Benton, Deon" w:date="2026-06-19T13:52:00Z" w16du:dateUtc="2026-06-19T18:52:00Z">
        <w:r w:rsidR="006318BD">
          <w:rPr>
            <w:rFonts w:ascii="Times New Roman" w:hAnsi="Times New Roman" w:cs="Times New Roman"/>
          </w:rPr>
          <w:t>lean accounts should explain by sti</w:t>
        </w:r>
      </w:ins>
      <w:ins w:id="294" w:author="Benton, Deon" w:date="2026-06-19T13:50:00Z" w16du:dateUtc="2026-06-19T18:50:00Z">
        <w:r w:rsidR="006318BD">
          <w:rPr>
            <w:rFonts w:ascii="Times New Roman" w:hAnsi="Times New Roman" w:cs="Times New Roman"/>
          </w:rPr>
          <w:t>pulat</w:t>
        </w:r>
      </w:ins>
      <w:ins w:id="295" w:author="Benton, Deon" w:date="2026-06-19T14:00:00Z" w16du:dateUtc="2026-06-19T19:00:00Z">
        <w:r w:rsidR="006318BD">
          <w:rPr>
            <w:rFonts w:ascii="Times New Roman" w:hAnsi="Times New Roman" w:cs="Times New Roman"/>
          </w:rPr>
          <w:t>ing</w:t>
        </w:r>
      </w:ins>
      <w:ins w:id="296" w:author="Benton, Deon" w:date="2026-06-19T13:50:00Z" w16du:dateUtc="2026-06-19T18:50:00Z">
        <w:r w:rsidR="006318BD">
          <w:rPr>
            <w:rFonts w:ascii="Times New Roman" w:hAnsi="Times New Roman" w:cs="Times New Roman"/>
          </w:rPr>
          <w:t xml:space="preserve"> units for agents and objects</w:t>
        </w:r>
      </w:ins>
      <w:ins w:id="297" w:author="Benton, Deon" w:date="2026-06-19T13:52:00Z" w16du:dateUtc="2026-06-19T18:52:00Z">
        <w:r w:rsidR="006318BD">
          <w:rPr>
            <w:rFonts w:ascii="Times New Roman" w:hAnsi="Times New Roman" w:cs="Times New Roman"/>
          </w:rPr>
          <w:t>.</w:t>
        </w:r>
      </w:ins>
      <w:ins w:id="298" w:author="Benton, Deon" w:date="2026-06-19T13:50:00Z" w16du:dateUtc="2026-06-19T18:50:00Z">
        <w:r w:rsidR="006318BD">
          <w:rPr>
            <w:rFonts w:ascii="Times New Roman" w:hAnsi="Times New Roman" w:cs="Times New Roman"/>
          </w:rPr>
          <w:t xml:space="preserve"> </w:t>
        </w:r>
      </w:ins>
      <w:ins w:id="299" w:author="Benton, Deon" w:date="2026-06-19T02:12:00Z" w16du:dateUtc="2026-06-19T07:12:00Z">
        <w:r>
          <w:rPr>
            <w:rFonts w:ascii="Times New Roman" w:hAnsi="Times New Roman" w:cs="Times New Roman"/>
          </w:rPr>
          <w:t xml:space="preserve">Finally, </w:t>
        </w:r>
      </w:ins>
      <w:ins w:id="300" w:author="Benton, Deon" w:date="2026-06-19T14:01:00Z" w16du:dateUtc="2026-06-19T19:01:00Z">
        <w:r w:rsidR="00D17908">
          <w:rPr>
            <w:rFonts w:ascii="Times New Roman" w:hAnsi="Times New Roman" w:cs="Times New Roman"/>
          </w:rPr>
          <w:t xml:space="preserve">VOM10 departed from </w:t>
        </w:r>
      </w:ins>
      <w:ins w:id="301" w:author="Benton, Deon" w:date="2026-06-19T02:14:00Z" w16du:dateUtc="2026-06-19T07:14:00Z">
        <w:r w:rsidR="00A74E00">
          <w:rPr>
            <w:rFonts w:ascii="Times New Roman" w:hAnsi="Times New Roman" w:cs="Times New Roman"/>
          </w:rPr>
          <w:t>Gergely et al.</w:t>
        </w:r>
      </w:ins>
      <w:ins w:id="302" w:author="Benton, Deon" w:date="2026-06-19T14:01:00Z" w16du:dateUtc="2026-06-19T19:01:00Z">
        <w:r w:rsidR="00D17908">
          <w:rPr>
            <w:rFonts w:ascii="Times New Roman" w:hAnsi="Times New Roman" w:cs="Times New Roman"/>
          </w:rPr>
          <w:t>’s</w:t>
        </w:r>
      </w:ins>
      <w:ins w:id="303" w:author="Benton, Deon" w:date="2026-06-19T02:14:00Z" w16du:dateUtc="2026-06-19T07:14:00Z">
        <w:r w:rsidR="00A74E00">
          <w:rPr>
            <w:rFonts w:ascii="Times New Roman" w:hAnsi="Times New Roman" w:cs="Times New Roman"/>
          </w:rPr>
          <w:t xml:space="preserve"> (1995) study in two crucial ways: It omitted the obstacle from the Control habituation event and the </w:t>
        </w:r>
      </w:ins>
      <w:r w:rsidR="001110CA">
        <w:rPr>
          <w:rFonts w:ascii="Times New Roman" w:eastAsia="Times New Roman" w:hAnsi="Times New Roman" w:cs="Times New Roman"/>
        </w:rPr>
        <w:t>agent’</w:t>
      </w:r>
      <w:r w:rsidR="008721B2">
        <w:rPr>
          <w:rFonts w:ascii="Times New Roman" w:eastAsia="Times New Roman" w:hAnsi="Times New Roman" w:cs="Times New Roman"/>
        </w:rPr>
        <w:t xml:space="preserve">s </w:t>
      </w:r>
      <w:r w:rsidR="00AD1A72" w:rsidRPr="00AD1A72">
        <w:rPr>
          <w:rFonts w:ascii="Times New Roman" w:eastAsia="Times New Roman" w:hAnsi="Times New Roman" w:cs="Times New Roman"/>
        </w:rPr>
        <w:t>simulated curved trajectory overshot the barrier</w:t>
      </w:r>
      <w:ins w:id="304" w:author="Benton, Deon" w:date="2026-06-14T15:44:00Z" w16du:dateUtc="2026-06-14T20:44:00Z">
        <w:r w:rsidR="00B02DD6">
          <w:rPr>
            <w:rFonts w:ascii="Times New Roman" w:eastAsia="Times New Roman" w:hAnsi="Times New Roman" w:cs="Times New Roman"/>
          </w:rPr>
          <w:t xml:space="preserve">. </w:t>
        </w:r>
      </w:ins>
      <w:ins w:id="305" w:author="Benton, Deon" w:date="2026-06-19T20:45:00Z" w16du:dateUtc="2026-06-20T01:45:00Z">
        <w:r w:rsidR="003E6BDB">
          <w:rPr>
            <w:rFonts w:ascii="Times New Roman" w:eastAsia="Times New Roman" w:hAnsi="Times New Roman" w:cs="Times New Roman"/>
          </w:rPr>
          <w:t>These issues severely limit what can be</w:t>
        </w:r>
      </w:ins>
      <w:r w:rsidR="00AD1A72" w:rsidRPr="00AD1A72">
        <w:rPr>
          <w:rFonts w:ascii="Times New Roman" w:eastAsia="Times New Roman" w:hAnsi="Times New Roman" w:cs="Times New Roman"/>
        </w:rPr>
        <w:t xml:space="preserve"> concluded </w:t>
      </w:r>
      <w:ins w:id="306" w:author="Benton, Deon" w:date="2026-06-19T02:16:00Z" w16du:dateUtc="2026-06-19T07:16:00Z">
        <w:r w:rsidR="00A74E00">
          <w:rPr>
            <w:rFonts w:ascii="Times New Roman" w:eastAsia="Times New Roman" w:hAnsi="Times New Roman" w:cs="Times New Roman"/>
          </w:rPr>
          <w:t xml:space="preserve">from the model’s apparent success. </w:t>
        </w:r>
      </w:ins>
    </w:p>
    <w:p w14:paraId="6BEE43CD" w14:textId="48332863" w:rsidR="002450CA" w:rsidRDefault="00266F42" w:rsidP="00037EA9">
      <w:pPr>
        <w:spacing w:line="480" w:lineRule="auto"/>
        <w:ind w:firstLine="720"/>
        <w:contextualSpacing/>
        <w:rPr>
          <w:ins w:id="307" w:author="Benton, Deon" w:date="2026-06-14T15:45:00Z" w16du:dateUtc="2026-06-14T20:45:00Z"/>
          <w:rFonts w:ascii="Times New Roman" w:hAnsi="Times New Roman" w:cs="Times New Roman"/>
        </w:rPr>
      </w:pPr>
      <w:ins w:id="308" w:author="Benton, Deon" w:date="2026-06-19T15:44:00Z" w16du:dateUtc="2026-06-19T20:44:00Z">
        <w:r w:rsidRPr="00266F42">
          <w:rPr>
            <w:rFonts w:ascii="Times New Roman" w:eastAsia="Times New Roman" w:hAnsi="Times New Roman" w:cs="Times New Roman"/>
          </w:rPr>
          <w:lastRenderedPageBreak/>
          <w:t>The present paper develops an alternative lean account</w:t>
        </w:r>
      </w:ins>
      <w:ins w:id="309" w:author="Benton, Deon" w:date="2026-06-19T15:48:00Z" w16du:dateUtc="2026-06-19T20:48:00Z">
        <w:r w:rsidR="00D101D8">
          <w:rPr>
            <w:rFonts w:ascii="Times New Roman" w:eastAsia="Times New Roman" w:hAnsi="Times New Roman" w:cs="Times New Roman"/>
          </w:rPr>
          <w:t>—instantiated as a connectionist computational model—</w:t>
        </w:r>
      </w:ins>
      <w:ins w:id="310" w:author="Benton, Deon" w:date="2026-06-19T15:44:00Z" w16du:dateUtc="2026-06-19T20:44:00Z">
        <w:r w:rsidRPr="00266F42">
          <w:rPr>
            <w:rFonts w:ascii="Times New Roman" w:eastAsia="Times New Roman" w:hAnsi="Times New Roman" w:cs="Times New Roman"/>
          </w:rPr>
          <w:t>that captures Gergely et al.'s (1995) findings and the</w:t>
        </w:r>
      </w:ins>
      <w:ins w:id="311" w:author="Benton, Deon" w:date="2026-06-19T15:48:00Z" w16du:dateUtc="2026-06-19T20:48:00Z">
        <w:r w:rsidR="00D101D8">
          <w:rPr>
            <w:rFonts w:ascii="Times New Roman" w:eastAsia="Times New Roman" w:hAnsi="Times New Roman" w:cs="Times New Roman"/>
          </w:rPr>
          <w:t xml:space="preserve"> above</w:t>
        </w:r>
      </w:ins>
      <w:ins w:id="312" w:author="Benton, Deon" w:date="2026-06-19T15:44:00Z" w16du:dateUtc="2026-06-19T20:44:00Z">
        <w:r w:rsidRPr="00266F42">
          <w:rPr>
            <w:rFonts w:ascii="Times New Roman" w:eastAsia="Times New Roman" w:hAnsi="Times New Roman" w:cs="Times New Roman"/>
          </w:rPr>
          <w:t xml:space="preserve"> four target findings reviewed.</w:t>
        </w:r>
      </w:ins>
      <w:ins w:id="313" w:author="Benton, Deon" w:date="2026-06-19T15:45:00Z" w16du:dateUtc="2026-06-19T20:45:00Z">
        <w:r>
          <w:rPr>
            <w:rFonts w:ascii="Times New Roman" w:eastAsia="Times New Roman" w:hAnsi="Times New Roman" w:cs="Times New Roman"/>
          </w:rPr>
          <w:t xml:space="preserve"> </w:t>
        </w:r>
      </w:ins>
      <w:ins w:id="314" w:author="Benton, Deon" w:date="2026-06-19T15:48:00Z" w16du:dateUtc="2026-06-19T20:48:00Z">
        <w:r w:rsidR="00D101D8">
          <w:rPr>
            <w:rFonts w:ascii="Times New Roman" w:eastAsia="Times New Roman" w:hAnsi="Times New Roman" w:cs="Times New Roman"/>
          </w:rPr>
          <w:t>It is</w:t>
        </w:r>
      </w:ins>
      <w:ins w:id="315" w:author="Benton, Deon" w:date="2026-06-19T15:45:00Z" w16du:dateUtc="2026-06-19T20:45:00Z">
        <w:r>
          <w:rPr>
            <w:rFonts w:ascii="Times New Roman" w:eastAsia="Times New Roman" w:hAnsi="Times New Roman" w:cs="Times New Roman"/>
          </w:rPr>
          <w:t xml:space="preserve"> then compared to </w:t>
        </w:r>
      </w:ins>
      <w:ins w:id="316" w:author="Benton, Deon" w:date="2026-06-19T02:19:00Z" w16du:dateUtc="2026-06-19T07:19:00Z">
        <w:r w:rsidR="00A74E00">
          <w:rPr>
            <w:rFonts w:ascii="Times New Roman" w:hAnsi="Times New Roman" w:cs="Times New Roman"/>
          </w:rPr>
          <w:t xml:space="preserve">VOM10 and modified versions of both models. </w:t>
        </w:r>
      </w:ins>
    </w:p>
    <w:p w14:paraId="5BA2404B" w14:textId="77777777" w:rsidR="005F40ED" w:rsidRDefault="005F40ED" w:rsidP="005F40ED">
      <w:pPr>
        <w:spacing w:line="480" w:lineRule="auto"/>
        <w:contextualSpacing/>
        <w:rPr>
          <w:ins w:id="317" w:author="Benton, Deon" w:date="2026-06-14T15:45:00Z" w16du:dateUtc="2026-06-14T20:45:00Z"/>
          <w:rFonts w:ascii="Times New Roman" w:hAnsi="Times New Roman" w:cs="Times New Roman"/>
        </w:rPr>
      </w:pPr>
    </w:p>
    <w:p w14:paraId="68070DDC" w14:textId="37AF36A8" w:rsidR="005F40ED" w:rsidRPr="00445430" w:rsidRDefault="005F40ED" w:rsidP="005F40ED">
      <w:pPr>
        <w:spacing w:line="480" w:lineRule="auto"/>
        <w:contextualSpacing/>
        <w:rPr>
          <w:rFonts w:ascii="Times New Roman" w:hAnsi="Times New Roman" w:cs="Times New Roman"/>
          <w:b/>
          <w:bCs/>
        </w:rPr>
      </w:pPr>
      <w:ins w:id="318" w:author="Benton, Deon" w:date="2026-06-14T15:45:00Z" w16du:dateUtc="2026-06-14T20:45:00Z">
        <w:r>
          <w:rPr>
            <w:rFonts w:ascii="Times New Roman" w:hAnsi="Times New Roman" w:cs="Times New Roman"/>
            <w:b/>
            <w:bCs/>
          </w:rPr>
          <w:t>An experienced-based associative learning a</w:t>
        </w:r>
      </w:ins>
      <w:ins w:id="319" w:author="Benton, Deon" w:date="2026-06-14T15:46:00Z" w16du:dateUtc="2026-06-14T20:46:00Z">
        <w:r>
          <w:rPr>
            <w:rFonts w:ascii="Times New Roman" w:hAnsi="Times New Roman" w:cs="Times New Roman"/>
            <w:b/>
            <w:bCs/>
          </w:rPr>
          <w:t>ccount of</w:t>
        </w:r>
      </w:ins>
      <w:r w:rsidRPr="00B12893">
        <w:rPr>
          <w:rFonts w:ascii="Times New Roman" w:hAnsi="Times New Roman" w:cs="Times New Roman"/>
          <w:b/>
          <w:bCs/>
        </w:rPr>
        <w:t xml:space="preserve"> infants’ </w:t>
      </w:r>
      <w:ins w:id="320" w:author="Benton, Deon" w:date="2026-06-14T15:46:00Z" w16du:dateUtc="2026-06-14T20:46:00Z">
        <w:r>
          <w:rPr>
            <w:rFonts w:ascii="Times New Roman" w:hAnsi="Times New Roman" w:cs="Times New Roman"/>
            <w:b/>
            <w:bCs/>
          </w:rPr>
          <w:t xml:space="preserve">looking </w:t>
        </w:r>
      </w:ins>
      <w:r>
        <w:rPr>
          <w:rFonts w:ascii="Times New Roman" w:hAnsi="Times New Roman" w:cs="Times New Roman"/>
          <w:b/>
          <w:bCs/>
        </w:rPr>
        <w:t>behavior</w:t>
      </w:r>
      <w:r w:rsidRPr="00B12893">
        <w:rPr>
          <w:rFonts w:ascii="Times New Roman" w:hAnsi="Times New Roman" w:cs="Times New Roman"/>
          <w:b/>
          <w:bCs/>
        </w:rPr>
        <w:t xml:space="preserve"> </w:t>
      </w:r>
      <w:r>
        <w:rPr>
          <w:rFonts w:ascii="Times New Roman" w:hAnsi="Times New Roman" w:cs="Times New Roman"/>
          <w:b/>
          <w:bCs/>
        </w:rPr>
        <w:t>in action efficiency understanding studies</w:t>
      </w:r>
      <w:r w:rsidRPr="00B12893">
        <w:rPr>
          <w:rFonts w:ascii="Times New Roman" w:hAnsi="Times New Roman" w:cs="Times New Roman"/>
          <w:b/>
          <w:bCs/>
        </w:rPr>
        <w:t xml:space="preserve"> </w:t>
      </w:r>
    </w:p>
    <w:p w14:paraId="64A64A0E" w14:textId="1C5445D0" w:rsidR="005F40ED" w:rsidDel="005F40ED" w:rsidRDefault="005F40ED" w:rsidP="005F40ED">
      <w:pPr>
        <w:spacing w:line="480" w:lineRule="auto"/>
        <w:contextualSpacing/>
        <w:rPr>
          <w:del w:id="321" w:author="Benton, Deon" w:date="2026-06-14T15:45:00Z" w16du:dateUtc="2026-06-14T20:45:00Z"/>
          <w:rFonts w:ascii="Times New Roman" w:hAnsi="Times New Roman" w:cs="Times New Roman"/>
        </w:rPr>
      </w:pPr>
    </w:p>
    <w:p w14:paraId="7F6ABDE0" w14:textId="77777777" w:rsidR="0041222C" w:rsidRDefault="0041222C" w:rsidP="0041222C">
      <w:pPr>
        <w:spacing w:line="480" w:lineRule="auto"/>
        <w:contextualSpacing/>
        <w:rPr>
          <w:rFonts w:ascii="Times New Roman" w:hAnsi="Times New Roman" w:cs="Times New Roman"/>
        </w:rPr>
      </w:pPr>
    </w:p>
    <w:tbl>
      <w:tblPr>
        <w:tblStyle w:val="TableGrid"/>
        <w:tblW w:w="11653"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53"/>
      </w:tblGrid>
      <w:tr w:rsidR="0041222C" w14:paraId="447C7F94" w14:textId="77777777" w:rsidTr="0041222C">
        <w:trPr>
          <w:trHeight w:val="6752"/>
        </w:trPr>
        <w:tc>
          <w:tcPr>
            <w:tcW w:w="11653" w:type="dxa"/>
          </w:tcPr>
          <w:p w14:paraId="2B91B267" w14:textId="77777777" w:rsidR="0041222C" w:rsidRDefault="0041222C" w:rsidP="0041222C">
            <w:pPr>
              <w:keepNext/>
              <w:spacing w:line="480" w:lineRule="auto"/>
              <w:contextualSpacing/>
            </w:pPr>
            <w:r>
              <w:rPr>
                <w:rFonts w:ascii="Times New Roman" w:eastAsia="Times New Roman" w:hAnsi="Times New Roman" w:cs="Times New Roman"/>
                <w:noProof/>
              </w:rPr>
              <w:lastRenderedPageBreak/>
              <w:drawing>
                <wp:inline distT="0" distB="0" distL="0" distR="0" wp14:anchorId="406E58E1" wp14:editId="6FA57E60">
                  <wp:extent cx="7070386" cy="4595751"/>
                  <wp:effectExtent l="0" t="0" r="0" b="0"/>
                  <wp:docPr id="13326439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43933" name="Picture 1332643933"/>
                          <pic:cNvPicPr/>
                        </pic:nvPicPr>
                        <pic:blipFill>
                          <a:blip r:embed="rId12"/>
                          <a:stretch>
                            <a:fillRect/>
                          </a:stretch>
                        </pic:blipFill>
                        <pic:spPr>
                          <a:xfrm>
                            <a:off x="0" y="0"/>
                            <a:ext cx="7115013" cy="4624759"/>
                          </a:xfrm>
                          <a:prstGeom prst="rect">
                            <a:avLst/>
                          </a:prstGeom>
                        </pic:spPr>
                      </pic:pic>
                    </a:graphicData>
                  </a:graphic>
                </wp:inline>
              </w:drawing>
            </w:r>
          </w:p>
          <w:p w14:paraId="47CAA72F" w14:textId="169573A9" w:rsidR="0041222C" w:rsidRPr="00B05318" w:rsidRDefault="0041222C" w:rsidP="0041222C">
            <w:pPr>
              <w:pStyle w:val="Caption"/>
              <w:rPr>
                <w:rFonts w:ascii="Times New Roman" w:eastAsia="Times New Roman" w:hAnsi="Times New Roman" w:cs="Times New Roman"/>
                <w:i w:val="0"/>
                <w:iCs w:val="0"/>
                <w:sz w:val="24"/>
                <w:szCs w:val="24"/>
              </w:rPr>
            </w:pPr>
            <w:r w:rsidRPr="0041222C">
              <w:rPr>
                <w:rFonts w:ascii="Times New Roman" w:hAnsi="Times New Roman" w:cs="Times New Roman"/>
                <w:b/>
                <w:bCs/>
                <w:i w:val="0"/>
                <w:iCs w:val="0"/>
                <w:color w:val="000000" w:themeColor="text1"/>
                <w:sz w:val="24"/>
                <w:szCs w:val="24"/>
              </w:rPr>
              <w:t xml:space="preserve">Figure </w:t>
            </w:r>
            <w:r w:rsidRPr="0041222C">
              <w:rPr>
                <w:rFonts w:ascii="Times New Roman" w:hAnsi="Times New Roman" w:cs="Times New Roman"/>
                <w:b/>
                <w:bCs/>
                <w:i w:val="0"/>
                <w:iCs w:val="0"/>
                <w:color w:val="000000" w:themeColor="text1"/>
                <w:sz w:val="24"/>
                <w:szCs w:val="24"/>
              </w:rPr>
              <w:fldChar w:fldCharType="begin"/>
            </w:r>
            <w:r w:rsidRPr="0041222C">
              <w:rPr>
                <w:rFonts w:ascii="Times New Roman" w:hAnsi="Times New Roman" w:cs="Times New Roman"/>
                <w:b/>
                <w:bCs/>
                <w:i w:val="0"/>
                <w:iCs w:val="0"/>
                <w:color w:val="000000" w:themeColor="text1"/>
                <w:sz w:val="24"/>
                <w:szCs w:val="24"/>
              </w:rPr>
              <w:instrText xml:space="preserve"> SEQ Figure \* ARABIC </w:instrText>
            </w:r>
            <w:r w:rsidRPr="0041222C">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3</w:t>
            </w:r>
            <w:r w:rsidRPr="0041222C">
              <w:rPr>
                <w:rFonts w:ascii="Times New Roman" w:hAnsi="Times New Roman" w:cs="Times New Roman"/>
                <w:b/>
                <w:bCs/>
                <w:i w:val="0"/>
                <w:iCs w:val="0"/>
                <w:color w:val="000000" w:themeColor="text1"/>
                <w:sz w:val="24"/>
                <w:szCs w:val="24"/>
              </w:rPr>
              <w:fldChar w:fldCharType="end"/>
            </w:r>
            <w:r w:rsidRPr="0041222C">
              <w:rPr>
                <w:rFonts w:ascii="Times New Roman" w:hAnsi="Times New Roman" w:cs="Times New Roman"/>
                <w:b/>
                <w:bCs/>
                <w:i w:val="0"/>
                <w:iCs w:val="0"/>
                <w:color w:val="000000" w:themeColor="text1"/>
                <w:sz w:val="24"/>
                <w:szCs w:val="24"/>
              </w:rPr>
              <w:t>.</w:t>
            </w:r>
            <w:r w:rsidRPr="0041222C">
              <w:rPr>
                <w:rFonts w:ascii="Times New Roman" w:hAnsi="Times New Roman" w:cs="Times New Roman"/>
                <w:i w:val="0"/>
                <w:iCs w:val="0"/>
                <w:color w:val="000000" w:themeColor="text1"/>
                <w:sz w:val="24"/>
                <w:szCs w:val="24"/>
              </w:rPr>
              <w:t xml:space="preserve"> </w:t>
            </w:r>
            <w:r w:rsidR="00374286">
              <w:rPr>
                <w:rFonts w:ascii="Times New Roman" w:hAnsi="Times New Roman" w:cs="Times New Roman"/>
                <w:color w:val="000000" w:themeColor="text1"/>
                <w:sz w:val="24"/>
                <w:szCs w:val="24"/>
              </w:rPr>
              <w:t>An associative</w:t>
            </w:r>
            <w:r w:rsidRPr="0041222C">
              <w:rPr>
                <w:rFonts w:ascii="Times New Roman" w:hAnsi="Times New Roman" w:cs="Times New Roman"/>
                <w:color w:val="000000" w:themeColor="text1"/>
                <w:sz w:val="24"/>
                <w:szCs w:val="24"/>
              </w:rPr>
              <w:t xml:space="preserve"> learning account of infants’ looking in action efficiency understanding studies.</w:t>
            </w:r>
            <w:r w:rsidR="00B05318">
              <w:rPr>
                <w:rFonts w:ascii="Times New Roman" w:hAnsi="Times New Roman" w:cs="Times New Roman"/>
                <w:color w:val="000000" w:themeColor="text1"/>
                <w:sz w:val="24"/>
                <w:szCs w:val="24"/>
              </w:rPr>
              <w:t xml:space="preserve"> </w:t>
            </w:r>
            <w:r w:rsidR="00B05318">
              <w:rPr>
                <w:rFonts w:ascii="Times New Roman" w:hAnsi="Times New Roman" w:cs="Times New Roman"/>
                <w:i w:val="0"/>
                <w:iCs w:val="0"/>
                <w:color w:val="000000" w:themeColor="text1"/>
                <w:sz w:val="24"/>
                <w:szCs w:val="24"/>
              </w:rPr>
              <w:t>(A) In the real world, infants form associations among the kinematics of different actions and the surface features of the entities and objects involved in them (e.g., arced motion is associated with obstacles</w:t>
            </w:r>
            <w:ins w:id="322" w:author="Benton, Deon" w:date="2026-06-13T22:22:00Z" w16du:dateUtc="2026-06-14T03:22:00Z">
              <w:r w:rsidR="00400808">
                <w:rPr>
                  <w:rFonts w:ascii="Times New Roman" w:hAnsi="Times New Roman" w:cs="Times New Roman"/>
                  <w:i w:val="0"/>
                  <w:iCs w:val="0"/>
                  <w:color w:val="000000" w:themeColor="text1"/>
                  <w:sz w:val="24"/>
                  <w:szCs w:val="24"/>
                </w:rPr>
                <w:t xml:space="preserve"> and</w:t>
              </w:r>
            </w:ins>
            <w:r w:rsidR="00B05318">
              <w:rPr>
                <w:rFonts w:ascii="Times New Roman" w:hAnsi="Times New Roman" w:cs="Times New Roman"/>
                <w:i w:val="0"/>
                <w:iCs w:val="0"/>
                <w:color w:val="000000" w:themeColor="text1"/>
                <w:sz w:val="24"/>
                <w:szCs w:val="24"/>
              </w:rPr>
              <w:t xml:space="preserve"> straight motion with </w:t>
            </w:r>
            <w:ins w:id="323" w:author="Benton, Deon" w:date="2026-06-13T22:22:00Z" w16du:dateUtc="2026-06-14T03:22:00Z">
              <w:r w:rsidR="00400808">
                <w:rPr>
                  <w:rFonts w:ascii="Times New Roman" w:hAnsi="Times New Roman" w:cs="Times New Roman"/>
                  <w:i w:val="0"/>
                  <w:iCs w:val="0"/>
                  <w:color w:val="000000" w:themeColor="text1"/>
                  <w:sz w:val="24"/>
                  <w:szCs w:val="24"/>
                </w:rPr>
                <w:t>absent</w:t>
              </w:r>
            </w:ins>
            <w:r w:rsidR="00B05318">
              <w:rPr>
                <w:rFonts w:ascii="Times New Roman" w:hAnsi="Times New Roman" w:cs="Times New Roman"/>
                <w:i w:val="0"/>
                <w:iCs w:val="0"/>
                <w:color w:val="000000" w:themeColor="text1"/>
                <w:sz w:val="24"/>
                <w:szCs w:val="24"/>
              </w:rPr>
              <w:t xml:space="preserve"> obstacles).</w:t>
            </w:r>
            <w:r w:rsidR="00F21BCE">
              <w:rPr>
                <w:rFonts w:ascii="Times New Roman" w:hAnsi="Times New Roman" w:cs="Times New Roman"/>
                <w:i w:val="0"/>
                <w:iCs w:val="0"/>
                <w:color w:val="000000" w:themeColor="text1"/>
                <w:sz w:val="24"/>
                <w:szCs w:val="24"/>
              </w:rPr>
              <w:t xml:space="preserve"> (B) During habituation, these associations are reinforced when arced motion occurs over an obstacle (Experimental condition) but are weakened when curved motion occurs beside it (Control condition). (C) At test, seeing a particular motion trajectory automatically activates the associated feature (e.g., an arced path activates a representation of an obstacle). If the expected features are not present, this produces prediction error which manifests as longer looking times; expectations that are met produce minimal to no error, and this manifests as shorter looking times. </w:t>
            </w:r>
          </w:p>
        </w:tc>
      </w:tr>
    </w:tbl>
    <w:p w14:paraId="3E64231A" w14:textId="77777777" w:rsidR="0041222C" w:rsidRPr="00037EA9" w:rsidRDefault="0041222C" w:rsidP="0041222C">
      <w:pPr>
        <w:spacing w:line="480" w:lineRule="auto"/>
        <w:contextualSpacing/>
        <w:rPr>
          <w:rFonts w:ascii="Times New Roman" w:eastAsia="Times New Roman" w:hAnsi="Times New Roman" w:cs="Times New Roman"/>
        </w:rPr>
      </w:pPr>
    </w:p>
    <w:p w14:paraId="009E8133" w14:textId="10700495" w:rsidR="002460C6" w:rsidRDefault="00A74E00" w:rsidP="00EF283F">
      <w:pPr>
        <w:spacing w:line="480" w:lineRule="auto"/>
        <w:ind w:firstLine="720"/>
        <w:contextualSpacing/>
        <w:rPr>
          <w:ins w:id="324" w:author="Benton, Deon" w:date="2026-06-14T17:37:00Z" w16du:dateUtc="2026-06-14T22:37:00Z"/>
          <w:rFonts w:ascii="Times New Roman" w:hAnsi="Times New Roman" w:cs="Times New Roman"/>
        </w:rPr>
      </w:pPr>
      <w:ins w:id="325" w:author="Benton, Deon" w:date="2026-06-19T02:20:00Z" w16du:dateUtc="2026-06-19T07:20:00Z">
        <w:r>
          <w:rPr>
            <w:rFonts w:ascii="Times New Roman" w:hAnsi="Times New Roman" w:cs="Times New Roman"/>
          </w:rPr>
          <w:t>The present</w:t>
        </w:r>
      </w:ins>
      <w:ins w:id="326" w:author="Benton, Deon" w:date="2026-06-14T16:37:00Z" w16du:dateUtc="2026-06-14T21:37:00Z">
        <w:r w:rsidR="005244A6" w:rsidRPr="005244A6">
          <w:rPr>
            <w:rFonts w:ascii="Times New Roman" w:hAnsi="Times New Roman" w:cs="Times New Roman"/>
          </w:rPr>
          <w:t xml:space="preserve"> account</w:t>
        </w:r>
      </w:ins>
      <w:ins w:id="327" w:author="Benton, Deon" w:date="2026-06-19T02:20:00Z" w16du:dateUtc="2026-06-19T07:20:00Z">
        <w:r>
          <w:rPr>
            <w:rFonts w:ascii="Times New Roman" w:hAnsi="Times New Roman" w:cs="Times New Roman"/>
          </w:rPr>
          <w:t>’s central proposal</w:t>
        </w:r>
      </w:ins>
      <w:ins w:id="328" w:author="Benton, Deon" w:date="2026-06-14T16:37:00Z" w16du:dateUtc="2026-06-14T21:37:00Z">
        <w:r w:rsidR="005244A6" w:rsidRPr="005244A6">
          <w:rPr>
            <w:rFonts w:ascii="Times New Roman" w:hAnsi="Times New Roman" w:cs="Times New Roman"/>
          </w:rPr>
          <w:t xml:space="preserve">—illustrated in Figure 3—is that infants' looking behavior in action efficiency studies reflects repeated experience observing agents move along straight trajectories when obstacles are absent and along arced trajectories when obstacles are present. </w:t>
        </w:r>
      </w:ins>
      <w:ins w:id="329" w:author="Benton, Deon" w:date="2026-06-19T02:22:00Z" w16du:dateUtc="2026-06-19T07:22:00Z">
        <w:r>
          <w:rPr>
            <w:rFonts w:ascii="Times New Roman" w:hAnsi="Times New Roman" w:cs="Times New Roman"/>
          </w:rPr>
          <w:t>This experience causes associations to form</w:t>
        </w:r>
      </w:ins>
      <w:ins w:id="330" w:author="Benton, Deon" w:date="2026-06-14T16:37:00Z" w16du:dateUtc="2026-06-14T21:37:00Z">
        <w:r w:rsidR="005244A6" w:rsidRPr="005244A6">
          <w:rPr>
            <w:rFonts w:ascii="Times New Roman" w:hAnsi="Times New Roman" w:cs="Times New Roman"/>
          </w:rPr>
          <w:t xml:space="preserve"> between arced motion and obstacles and between straight motion and the absence of obstacles</w:t>
        </w:r>
      </w:ins>
      <w:ins w:id="331" w:author="Benton, Deon" w:date="2026-06-14T17:40:00Z" w16du:dateUtc="2026-06-14T22:40:00Z">
        <w:r w:rsidR="00ED5049">
          <w:rPr>
            <w:rFonts w:ascii="Times New Roman" w:hAnsi="Times New Roman" w:cs="Times New Roman"/>
          </w:rPr>
          <w:t xml:space="preserve"> (Figure 3A)</w:t>
        </w:r>
      </w:ins>
      <w:ins w:id="332" w:author="Benton, Deon" w:date="2026-06-14T16:37:00Z" w16du:dateUtc="2026-06-14T21:37:00Z">
        <w:r w:rsidR="005244A6" w:rsidRPr="005244A6">
          <w:rPr>
            <w:rFonts w:ascii="Times New Roman" w:hAnsi="Times New Roman" w:cs="Times New Roman"/>
          </w:rPr>
          <w:t xml:space="preserve">. </w:t>
        </w:r>
      </w:ins>
      <w:ins w:id="333" w:author="Benton, Deon" w:date="2026-06-19T14:04:00Z" w16du:dateUtc="2026-06-19T19:04:00Z">
        <w:r w:rsidR="00132755">
          <w:rPr>
            <w:rFonts w:ascii="Times New Roman" w:hAnsi="Times New Roman" w:cs="Times New Roman"/>
          </w:rPr>
          <w:t xml:space="preserve">With repeated experience, </w:t>
        </w:r>
        <w:r w:rsidR="00132755">
          <w:rPr>
            <w:rFonts w:ascii="Times New Roman" w:hAnsi="Times New Roman" w:cs="Times New Roman"/>
          </w:rPr>
          <w:lastRenderedPageBreak/>
          <w:t>these learned</w:t>
        </w:r>
      </w:ins>
      <w:ins w:id="334" w:author="Benton, Deon" w:date="2026-06-19T02:24:00Z" w16du:dateUtc="2026-06-19T07:24:00Z">
        <w:r w:rsidR="006C0DA5">
          <w:rPr>
            <w:rFonts w:ascii="Times New Roman" w:hAnsi="Times New Roman" w:cs="Times New Roman"/>
          </w:rPr>
          <w:t xml:space="preserve"> association</w:t>
        </w:r>
      </w:ins>
      <w:ins w:id="335" w:author="Benton, Deon" w:date="2026-06-19T14:04:00Z" w16du:dateUtc="2026-06-19T19:04:00Z">
        <w:r w:rsidR="00132755">
          <w:rPr>
            <w:rFonts w:ascii="Times New Roman" w:hAnsi="Times New Roman" w:cs="Times New Roman"/>
          </w:rPr>
          <w:t>s become</w:t>
        </w:r>
      </w:ins>
      <w:ins w:id="336" w:author="Benton, Deon" w:date="2026-06-19T02:24:00Z" w16du:dateUtc="2026-06-19T07:24:00Z">
        <w:r w:rsidR="006C0DA5">
          <w:rPr>
            <w:rFonts w:ascii="Times New Roman" w:hAnsi="Times New Roman" w:cs="Times New Roman"/>
          </w:rPr>
          <w:t xml:space="preserve"> strong enough that </w:t>
        </w:r>
      </w:ins>
      <w:ins w:id="337" w:author="Benton, Deon" w:date="2026-06-19T14:04:00Z" w16du:dateUtc="2026-06-19T19:04:00Z">
        <w:r w:rsidR="00132755">
          <w:rPr>
            <w:rFonts w:ascii="Times New Roman" w:hAnsi="Times New Roman" w:cs="Times New Roman"/>
          </w:rPr>
          <w:t>presenting one component of a relat</w:t>
        </w:r>
      </w:ins>
      <w:ins w:id="338" w:author="Benton, Deon" w:date="2026-06-19T14:05:00Z" w16du:dateUtc="2026-06-19T19:05:00Z">
        <w:r w:rsidR="00132755">
          <w:rPr>
            <w:rFonts w:ascii="Times New Roman" w:hAnsi="Times New Roman" w:cs="Times New Roman"/>
          </w:rPr>
          <w:t>ion activates</w:t>
        </w:r>
      </w:ins>
      <w:ins w:id="339" w:author="Benton, Deon" w:date="2026-06-14T16:37:00Z" w16du:dateUtc="2026-06-14T21:37:00Z">
        <w:r w:rsidR="005244A6" w:rsidRPr="005244A6">
          <w:rPr>
            <w:rFonts w:ascii="Times New Roman" w:hAnsi="Times New Roman" w:cs="Times New Roman"/>
          </w:rPr>
          <w:t xml:space="preserve"> </w:t>
        </w:r>
      </w:ins>
      <w:ins w:id="340" w:author="Benton, Deon" w:date="2026-06-19T14:05:00Z" w16du:dateUtc="2026-06-19T19:05:00Z">
        <w:r w:rsidR="00132755">
          <w:rPr>
            <w:rFonts w:ascii="Times New Roman" w:hAnsi="Times New Roman" w:cs="Times New Roman"/>
          </w:rPr>
          <w:t>a</w:t>
        </w:r>
      </w:ins>
      <w:ins w:id="341" w:author="Benton, Deon" w:date="2026-06-14T16:37:00Z" w16du:dateUtc="2026-06-14T21:37:00Z">
        <w:r w:rsidR="005244A6" w:rsidRPr="005244A6">
          <w:rPr>
            <w:rFonts w:ascii="Times New Roman" w:hAnsi="Times New Roman" w:cs="Times New Roman"/>
          </w:rPr>
          <w:t xml:space="preserve"> representation of the other (for similar proposals in other domains see Rakison &amp; Poulin-Dubois, 2001 and Heyes, 2019). Crucially, the representations that emerge from this associative-learning process embody only the semantically neutral kinematics of the observed actions and the conceptually neutral visible surface features of the objects and entities involved.</w:t>
        </w:r>
        <w:r w:rsidR="005244A6">
          <w:rPr>
            <w:rFonts w:ascii="Times New Roman" w:hAnsi="Times New Roman" w:cs="Times New Roman"/>
          </w:rPr>
          <w:t xml:space="preserve"> </w:t>
        </w:r>
      </w:ins>
    </w:p>
    <w:p w14:paraId="6498E897" w14:textId="53538D5F" w:rsidR="001129C8" w:rsidRDefault="006C0DA5" w:rsidP="00EF283F">
      <w:pPr>
        <w:spacing w:line="480" w:lineRule="auto"/>
        <w:ind w:firstLine="720"/>
        <w:contextualSpacing/>
        <w:rPr>
          <w:rFonts w:ascii="Times New Roman" w:hAnsi="Times New Roman" w:cs="Times New Roman"/>
        </w:rPr>
      </w:pPr>
      <w:ins w:id="342" w:author="Benton, Deon" w:date="2026-06-19T02:24:00Z" w16du:dateUtc="2026-06-19T07:24:00Z">
        <w:r>
          <w:rPr>
            <w:rFonts w:ascii="Times New Roman" w:hAnsi="Times New Roman" w:cs="Times New Roman"/>
          </w:rPr>
          <w:t>Two consequences follow from this account.</w:t>
        </w:r>
      </w:ins>
      <w:ins w:id="343" w:author="Benton, Deon" w:date="2026-06-19T14:05:00Z" w16du:dateUtc="2026-06-19T19:05:00Z">
        <w:r w:rsidR="00132755">
          <w:rPr>
            <w:rFonts w:ascii="Times New Roman" w:hAnsi="Times New Roman" w:cs="Times New Roman"/>
          </w:rPr>
          <w:t xml:space="preserve"> First, </w:t>
        </w:r>
      </w:ins>
      <w:ins w:id="344" w:author="Benton, Deon" w:date="2026-06-19T14:06:00Z" w16du:dateUtc="2026-06-19T19:06:00Z">
        <w:r w:rsidR="00132755">
          <w:rPr>
            <w:rFonts w:ascii="Times New Roman" w:hAnsi="Times New Roman" w:cs="Times New Roman"/>
          </w:rPr>
          <w:t xml:space="preserve">habituation events that align with prior experience reinforce </w:t>
        </w:r>
      </w:ins>
      <w:ins w:id="345" w:author="Benton, Deon" w:date="2026-06-19T14:05:00Z" w16du:dateUtc="2026-06-19T19:05:00Z">
        <w:r w:rsidR="00132755">
          <w:rPr>
            <w:rFonts w:ascii="Times New Roman" w:hAnsi="Times New Roman" w:cs="Times New Roman"/>
          </w:rPr>
          <w:t>these associations</w:t>
        </w:r>
      </w:ins>
      <w:ins w:id="346" w:author="Benton, Deon" w:date="2026-06-19T14:06:00Z" w16du:dateUtc="2026-06-19T19:06:00Z">
        <w:r w:rsidR="00132755">
          <w:rPr>
            <w:rFonts w:ascii="Times New Roman" w:hAnsi="Times New Roman" w:cs="Times New Roman"/>
          </w:rPr>
          <w:t xml:space="preserve">; misaligned habituation events weaken </w:t>
        </w:r>
      </w:ins>
      <w:ins w:id="347" w:author="Benton, Deon" w:date="2026-06-19T14:07:00Z" w16du:dateUtc="2026-06-19T19:07:00Z">
        <w:r w:rsidR="00132755">
          <w:rPr>
            <w:rFonts w:ascii="Times New Roman" w:hAnsi="Times New Roman" w:cs="Times New Roman"/>
          </w:rPr>
          <w:t>them</w:t>
        </w:r>
      </w:ins>
      <w:ins w:id="348" w:author="Benton, Deon" w:date="2026-06-19T14:06:00Z" w16du:dateUtc="2026-06-19T19:06:00Z">
        <w:r w:rsidR="00132755">
          <w:rPr>
            <w:rFonts w:ascii="Times New Roman" w:hAnsi="Times New Roman" w:cs="Times New Roman"/>
          </w:rPr>
          <w:t>.</w:t>
        </w:r>
      </w:ins>
      <w:ins w:id="349" w:author="Benton, Deon" w:date="2026-06-19T14:07:00Z" w16du:dateUtc="2026-06-19T19:07:00Z">
        <w:r w:rsidR="00C40F27">
          <w:rPr>
            <w:rFonts w:ascii="Times New Roman" w:hAnsi="Times New Roman" w:cs="Times New Roman"/>
          </w:rPr>
          <w:t xml:space="preserve"> Second, test events presenting only one component of a learned relation </w:t>
        </w:r>
      </w:ins>
      <w:ins w:id="350" w:author="Benton, Deon" w:date="2026-06-19T14:08:00Z" w16du:dateUtc="2026-06-19T19:08:00Z">
        <w:r w:rsidR="00C40F27">
          <w:rPr>
            <w:rFonts w:ascii="Times New Roman" w:hAnsi="Times New Roman" w:cs="Times New Roman"/>
          </w:rPr>
          <w:t xml:space="preserve">will evince longer looking that those presenting both components </w:t>
        </w:r>
      </w:ins>
      <w:ins w:id="351" w:author="Benton, Deon" w:date="2026-06-14T17:39:00Z" w16du:dateUtc="2026-06-14T22:39:00Z">
        <w:r w:rsidR="00F254E9">
          <w:rPr>
            <w:rFonts w:ascii="Times New Roman" w:hAnsi="Times New Roman" w:cs="Times New Roman"/>
          </w:rPr>
          <w:t>(Figure</w:t>
        </w:r>
      </w:ins>
      <w:ins w:id="352" w:author="Benton, Deon" w:date="2026-06-14T17:40:00Z" w16du:dateUtc="2026-06-14T22:40:00Z">
        <w:r w:rsidR="00F254E9">
          <w:rPr>
            <w:rFonts w:ascii="Times New Roman" w:hAnsi="Times New Roman" w:cs="Times New Roman"/>
          </w:rPr>
          <w:t>s</w:t>
        </w:r>
      </w:ins>
      <w:ins w:id="353" w:author="Benton, Deon" w:date="2026-06-14T17:39:00Z" w16du:dateUtc="2026-06-14T22:39:00Z">
        <w:r w:rsidR="00F254E9">
          <w:rPr>
            <w:rFonts w:ascii="Times New Roman" w:hAnsi="Times New Roman" w:cs="Times New Roman"/>
          </w:rPr>
          <w:t xml:space="preserve"> 3C and </w:t>
        </w:r>
      </w:ins>
      <w:ins w:id="354" w:author="Benton, Deon" w:date="2026-06-14T17:40:00Z" w16du:dateUtc="2026-06-14T22:40:00Z">
        <w:r w:rsidR="00F254E9">
          <w:rPr>
            <w:rFonts w:ascii="Times New Roman" w:hAnsi="Times New Roman" w:cs="Times New Roman"/>
          </w:rPr>
          <w:t>3</w:t>
        </w:r>
      </w:ins>
      <w:ins w:id="355" w:author="Benton, Deon" w:date="2026-06-14T17:39:00Z" w16du:dateUtc="2026-06-14T22:39:00Z">
        <w:r w:rsidR="00F254E9">
          <w:rPr>
            <w:rFonts w:ascii="Times New Roman" w:hAnsi="Times New Roman" w:cs="Times New Roman"/>
          </w:rPr>
          <w:t>D)</w:t>
        </w:r>
      </w:ins>
      <w:ins w:id="356" w:author="Benton, Deon" w:date="2026-06-14T17:37:00Z" w16du:dateUtc="2026-06-14T22:37:00Z">
        <w:r w:rsidR="002460C6" w:rsidRPr="002460C6">
          <w:rPr>
            <w:rFonts w:ascii="Times New Roman" w:hAnsi="Times New Roman" w:cs="Times New Roman"/>
          </w:rPr>
          <w:t xml:space="preserve">. Together, these principles explain why infants habituated to </w:t>
        </w:r>
      </w:ins>
      <w:ins w:id="357" w:author="Benton, Deon" w:date="2026-06-19T14:09:00Z" w16du:dateUtc="2026-06-19T19:09:00Z">
        <w:r w:rsidR="00E12FBD">
          <w:rPr>
            <w:rFonts w:ascii="Times New Roman" w:hAnsi="Times New Roman" w:cs="Times New Roman"/>
          </w:rPr>
          <w:t>constrai</w:t>
        </w:r>
      </w:ins>
      <w:ins w:id="358" w:author="Benton, Deon" w:date="2026-06-19T14:10:00Z" w16du:dateUtc="2026-06-19T19:10:00Z">
        <w:r w:rsidR="00E12FBD">
          <w:rPr>
            <w:rFonts w:ascii="Times New Roman" w:hAnsi="Times New Roman" w:cs="Times New Roman"/>
          </w:rPr>
          <w:t>ned action</w:t>
        </w:r>
      </w:ins>
      <w:ins w:id="359" w:author="Benton, Deon" w:date="2026-06-14T17:37:00Z" w16du:dateUtc="2026-06-14T22:37:00Z">
        <w:r w:rsidR="002460C6" w:rsidRPr="002460C6">
          <w:rPr>
            <w:rFonts w:ascii="Times New Roman" w:hAnsi="Times New Roman" w:cs="Times New Roman"/>
          </w:rPr>
          <w:t xml:space="preserve"> look longer at inefficient than at efficient </w:t>
        </w:r>
      </w:ins>
      <w:ins w:id="360" w:author="Benton, Deon" w:date="2026-06-19T14:10:00Z" w16du:dateUtc="2026-06-19T19:10:00Z">
        <w:r w:rsidR="00E12FBD">
          <w:rPr>
            <w:rFonts w:ascii="Times New Roman" w:hAnsi="Times New Roman" w:cs="Times New Roman"/>
          </w:rPr>
          <w:t>test events</w:t>
        </w:r>
      </w:ins>
      <w:ins w:id="361" w:author="Benton, Deon" w:date="2026-06-19T14:15:00Z" w16du:dateUtc="2026-06-19T19:15:00Z">
        <w:r w:rsidR="00476A94">
          <w:rPr>
            <w:rFonts w:ascii="Times New Roman" w:hAnsi="Times New Roman" w:cs="Times New Roman"/>
          </w:rPr>
          <w:t xml:space="preserve">: The </w:t>
        </w:r>
      </w:ins>
      <w:ins w:id="362" w:author="Benton, Deon" w:date="2026-06-19T14:12:00Z" w16du:dateUtc="2026-06-19T19:12:00Z">
        <w:r w:rsidR="00F0575D">
          <w:rPr>
            <w:rFonts w:ascii="Times New Roman" w:hAnsi="Times New Roman" w:cs="Times New Roman"/>
          </w:rPr>
          <w:t>inefficient test event violates th</w:t>
        </w:r>
      </w:ins>
      <w:ins w:id="363" w:author="Benton, Deon" w:date="2026-06-19T14:15:00Z" w16du:dateUtc="2026-06-19T19:15:00Z">
        <w:r w:rsidR="00476A94">
          <w:rPr>
            <w:rFonts w:ascii="Times New Roman" w:hAnsi="Times New Roman" w:cs="Times New Roman"/>
          </w:rPr>
          <w:t xml:space="preserve">e learned arced-motion-obstacle </w:t>
        </w:r>
      </w:ins>
      <w:ins w:id="364" w:author="Benton, Deon" w:date="2026-06-19T14:12:00Z" w16du:dateUtc="2026-06-19T19:12:00Z">
        <w:r w:rsidR="00F0575D">
          <w:rPr>
            <w:rFonts w:ascii="Times New Roman" w:hAnsi="Times New Roman" w:cs="Times New Roman"/>
          </w:rPr>
          <w:t>association</w:t>
        </w:r>
      </w:ins>
      <w:ins w:id="365" w:author="Benton, Deon" w:date="2026-06-19T14:15:00Z" w16du:dateUtc="2026-06-19T19:15:00Z">
        <w:r w:rsidR="00476A94">
          <w:rPr>
            <w:rFonts w:ascii="Times New Roman" w:hAnsi="Times New Roman" w:cs="Times New Roman"/>
          </w:rPr>
          <w:t>—reinforced during habituation</w:t>
        </w:r>
      </w:ins>
      <w:ins w:id="366" w:author="Benton, Deon" w:date="2026-06-19T14:16:00Z" w16du:dateUtc="2026-06-19T19:16:00Z">
        <w:r w:rsidR="00476A94">
          <w:rPr>
            <w:rFonts w:ascii="Times New Roman" w:hAnsi="Times New Roman" w:cs="Times New Roman"/>
          </w:rPr>
          <w:t>—</w:t>
        </w:r>
      </w:ins>
      <w:ins w:id="367" w:author="Benton, Deon" w:date="2026-06-19T14:12:00Z" w16du:dateUtc="2026-06-19T19:12:00Z">
        <w:r w:rsidR="00F0575D">
          <w:rPr>
            <w:rFonts w:ascii="Times New Roman" w:hAnsi="Times New Roman" w:cs="Times New Roman"/>
          </w:rPr>
          <w:t>by only presenting the first component of this relation</w:t>
        </w:r>
      </w:ins>
      <w:ins w:id="368" w:author="Benton, Deon" w:date="2026-06-19T14:17:00Z" w16du:dateUtc="2026-06-19T19:17:00Z">
        <w:r w:rsidR="00A22E90">
          <w:rPr>
            <w:rFonts w:ascii="Times New Roman" w:hAnsi="Times New Roman" w:cs="Times New Roman"/>
          </w:rPr>
          <w:t>;</w:t>
        </w:r>
      </w:ins>
      <w:ins w:id="369" w:author="Benton, Deon" w:date="2026-06-19T14:12:00Z" w16du:dateUtc="2026-06-19T19:12:00Z">
        <w:r w:rsidR="00F0575D">
          <w:rPr>
            <w:rFonts w:ascii="Times New Roman" w:hAnsi="Times New Roman" w:cs="Times New Roman"/>
          </w:rPr>
          <w:t xml:space="preserve"> the efficient test event preserves th</w:t>
        </w:r>
      </w:ins>
      <w:ins w:id="370" w:author="Benton, Deon" w:date="2026-06-19T14:13:00Z" w16du:dateUtc="2026-06-19T19:13:00Z">
        <w:r w:rsidR="00F0575D">
          <w:rPr>
            <w:rFonts w:ascii="Times New Roman" w:hAnsi="Times New Roman" w:cs="Times New Roman"/>
          </w:rPr>
          <w:t>e</w:t>
        </w:r>
      </w:ins>
      <w:ins w:id="371" w:author="Benton, Deon" w:date="2026-06-19T02:29:00Z" w16du:dateUtc="2026-06-19T07:29:00Z">
        <w:r>
          <w:rPr>
            <w:rFonts w:ascii="Times New Roman" w:hAnsi="Times New Roman" w:cs="Times New Roman"/>
          </w:rPr>
          <w:t xml:space="preserve"> learned </w:t>
        </w:r>
      </w:ins>
      <w:ins w:id="372" w:author="Benton, Deon" w:date="2026-06-14T17:37:00Z" w16du:dateUtc="2026-06-14T22:37:00Z">
        <w:r w:rsidR="002460C6" w:rsidRPr="002460C6">
          <w:rPr>
            <w:rFonts w:ascii="Times New Roman" w:hAnsi="Times New Roman" w:cs="Times New Roman"/>
          </w:rPr>
          <w:t>straight motion–</w:t>
        </w:r>
      </w:ins>
      <w:ins w:id="373" w:author="Benton, Deon" w:date="2026-06-19T02:29:00Z" w16du:dateUtc="2026-06-19T07:29:00Z">
        <w:r>
          <w:rPr>
            <w:rFonts w:ascii="Times New Roman" w:hAnsi="Times New Roman" w:cs="Times New Roman"/>
          </w:rPr>
          <w:t>no-obstacle</w:t>
        </w:r>
      </w:ins>
      <w:ins w:id="374" w:author="Benton, Deon" w:date="2026-06-14T17:37:00Z" w16du:dateUtc="2026-06-14T22:37:00Z">
        <w:r w:rsidR="002460C6" w:rsidRPr="002460C6">
          <w:rPr>
            <w:rFonts w:ascii="Times New Roman" w:hAnsi="Times New Roman" w:cs="Times New Roman"/>
          </w:rPr>
          <w:t xml:space="preserve"> association</w:t>
        </w:r>
      </w:ins>
      <w:ins w:id="375" w:author="Benton, Deon" w:date="2026-06-19T14:16:00Z" w16du:dateUtc="2026-06-19T19:16:00Z">
        <w:r w:rsidR="00A22E90">
          <w:rPr>
            <w:rFonts w:ascii="Times New Roman" w:hAnsi="Times New Roman" w:cs="Times New Roman"/>
          </w:rPr>
          <w:t xml:space="preserve"> and thus evokes minimal looking</w:t>
        </w:r>
      </w:ins>
      <w:ins w:id="376" w:author="Benton, Deon" w:date="2026-06-14T17:38:00Z" w16du:dateUtc="2026-06-14T22:38:00Z">
        <w:r w:rsidR="002460C6">
          <w:rPr>
            <w:rFonts w:ascii="Times New Roman" w:hAnsi="Times New Roman" w:cs="Times New Roman"/>
          </w:rPr>
          <w:t xml:space="preserve">. </w:t>
        </w:r>
      </w:ins>
    </w:p>
    <w:p w14:paraId="1A102FD8" w14:textId="4404D9B5" w:rsidR="00FC2555" w:rsidRDefault="00B17A8C" w:rsidP="006754D7">
      <w:pPr>
        <w:spacing w:line="480" w:lineRule="auto"/>
        <w:ind w:firstLine="720"/>
        <w:contextualSpacing/>
        <w:rPr>
          <w:ins w:id="377" w:author="Benton, Deon" w:date="2026-06-19T14:29:00Z" w16du:dateUtc="2026-06-19T19:29:00Z"/>
          <w:rFonts w:ascii="Times New Roman" w:hAnsi="Times New Roman" w:cs="Times New Roman"/>
        </w:rPr>
      </w:pPr>
      <w:ins w:id="378" w:author="Benton, Deon" w:date="2026-06-15T16:29:00Z" w16du:dateUtc="2026-06-15T21:29:00Z">
        <w:r>
          <w:rPr>
            <w:rFonts w:ascii="Times New Roman" w:hAnsi="Times New Roman" w:cs="Times New Roman"/>
          </w:rPr>
          <w:t>Yet, i</w:t>
        </w:r>
      </w:ins>
      <w:ins w:id="379" w:author="Benton, Deon" w:date="2026-06-14T19:06:00Z" w16du:dateUtc="2026-06-15T00:06:00Z">
        <w:r w:rsidR="00615D6F" w:rsidRPr="00615D6F">
          <w:rPr>
            <w:rFonts w:ascii="Times New Roman" w:hAnsi="Times New Roman" w:cs="Times New Roman"/>
          </w:rPr>
          <w:t xml:space="preserve">f associative learning is the basis of infants’ looking behaviors in </w:t>
        </w:r>
      </w:ins>
      <w:ins w:id="380" w:author="Benton, Deon" w:date="2026-06-19T14:18:00Z" w16du:dateUtc="2026-06-19T19:18:00Z">
        <w:r w:rsidR="00A22E90">
          <w:rPr>
            <w:rFonts w:ascii="Times New Roman" w:hAnsi="Times New Roman" w:cs="Times New Roman"/>
          </w:rPr>
          <w:t>these studies</w:t>
        </w:r>
      </w:ins>
      <w:ins w:id="381" w:author="Benton, Deon" w:date="2026-06-14T19:06:00Z" w16du:dateUtc="2026-06-15T00:06:00Z">
        <w:r w:rsidR="00615D6F" w:rsidRPr="00615D6F">
          <w:rPr>
            <w:rFonts w:ascii="Times New Roman" w:hAnsi="Times New Roman" w:cs="Times New Roman"/>
          </w:rPr>
          <w:t>, why</w:t>
        </w:r>
      </w:ins>
      <w:ins w:id="382" w:author="Benton, Deon" w:date="2026-06-19T02:30:00Z" w16du:dateUtc="2026-06-19T07:30:00Z">
        <w:r w:rsidR="006C0DA5">
          <w:rPr>
            <w:rFonts w:ascii="Times New Roman" w:hAnsi="Times New Roman" w:cs="Times New Roman"/>
          </w:rPr>
          <w:t xml:space="preserve"> </w:t>
        </w:r>
      </w:ins>
      <w:ins w:id="383" w:author="Benton, Deon" w:date="2026-06-19T02:33:00Z" w16du:dateUtc="2026-06-19T07:33:00Z">
        <w:r w:rsidR="006C0DA5">
          <w:rPr>
            <w:rFonts w:ascii="Times New Roman" w:hAnsi="Times New Roman" w:cs="Times New Roman"/>
          </w:rPr>
          <w:t xml:space="preserve">then </w:t>
        </w:r>
      </w:ins>
      <w:ins w:id="384" w:author="Benton, Deon" w:date="2026-06-19T02:30:00Z" w16du:dateUtc="2026-06-19T07:30:00Z">
        <w:r w:rsidR="006C0DA5">
          <w:rPr>
            <w:rFonts w:ascii="Times New Roman" w:hAnsi="Times New Roman" w:cs="Times New Roman"/>
          </w:rPr>
          <w:t>does</w:t>
        </w:r>
      </w:ins>
      <w:ins w:id="385" w:author="Benton, Deon" w:date="2026-06-14T19:06:00Z" w16du:dateUtc="2026-06-15T00:06:00Z">
        <w:r w:rsidR="00615D6F" w:rsidRPr="00615D6F">
          <w:rPr>
            <w:rFonts w:ascii="Times New Roman" w:hAnsi="Times New Roman" w:cs="Times New Roman"/>
          </w:rPr>
          <w:t xml:space="preserve"> habituat</w:t>
        </w:r>
      </w:ins>
      <w:ins w:id="386" w:author="Benton, Deon" w:date="2026-06-19T14:18:00Z" w16du:dateUtc="2026-06-19T19:18:00Z">
        <w:r w:rsidR="009B729B">
          <w:rPr>
            <w:rFonts w:ascii="Times New Roman" w:hAnsi="Times New Roman" w:cs="Times New Roman"/>
          </w:rPr>
          <w:t>ion</w:t>
        </w:r>
      </w:ins>
      <w:ins w:id="387" w:author="Benton, Deon" w:date="2026-06-14T19:06:00Z" w16du:dateUtc="2026-06-15T00:06:00Z">
        <w:r w:rsidR="00615D6F" w:rsidRPr="00615D6F">
          <w:rPr>
            <w:rFonts w:ascii="Times New Roman" w:hAnsi="Times New Roman" w:cs="Times New Roman"/>
          </w:rPr>
          <w:t xml:space="preserve"> to </w:t>
        </w:r>
      </w:ins>
      <w:ins w:id="388" w:author="Benton, Deon" w:date="2026-06-19T14:18:00Z" w16du:dateUtc="2026-06-19T19:18:00Z">
        <w:r w:rsidR="009B729B">
          <w:rPr>
            <w:rFonts w:ascii="Times New Roman" w:hAnsi="Times New Roman" w:cs="Times New Roman"/>
          </w:rPr>
          <w:t>unconstrained action</w:t>
        </w:r>
      </w:ins>
      <w:ins w:id="389" w:author="Benton, Deon" w:date="2026-06-14T19:06:00Z" w16du:dateUtc="2026-06-15T00:06:00Z">
        <w:r w:rsidR="00615D6F" w:rsidRPr="00615D6F">
          <w:rPr>
            <w:rFonts w:ascii="Times New Roman" w:hAnsi="Times New Roman" w:cs="Times New Roman"/>
          </w:rPr>
          <w:t xml:space="preserve"> </w:t>
        </w:r>
      </w:ins>
      <w:ins w:id="390" w:author="Benton, Deon" w:date="2026-06-19T02:30:00Z" w16du:dateUtc="2026-06-19T07:30:00Z">
        <w:r w:rsidR="006C0DA5">
          <w:rPr>
            <w:rFonts w:ascii="Times New Roman" w:hAnsi="Times New Roman" w:cs="Times New Roman"/>
          </w:rPr>
          <w:t>eliminate the effect?</w:t>
        </w:r>
      </w:ins>
      <w:ins w:id="391" w:author="Benton, Deon" w:date="2026-06-14T19:06:00Z" w16du:dateUtc="2026-06-15T00:06:00Z">
        <w:r w:rsidR="00615D6F" w:rsidRPr="00615D6F">
          <w:rPr>
            <w:rFonts w:ascii="Times New Roman" w:hAnsi="Times New Roman" w:cs="Times New Roman"/>
          </w:rPr>
          <w:t xml:space="preserve"> </w:t>
        </w:r>
      </w:ins>
      <w:ins w:id="392" w:author="Benton, Deon" w:date="2026-06-19T02:30:00Z" w16du:dateUtc="2026-06-19T07:30:00Z">
        <w:r w:rsidR="006C0DA5">
          <w:rPr>
            <w:rFonts w:ascii="Times New Roman" w:hAnsi="Times New Roman" w:cs="Times New Roman"/>
          </w:rPr>
          <w:t>The</w:t>
        </w:r>
      </w:ins>
      <w:ins w:id="393" w:author="Benton, Deon" w:date="2026-06-14T19:06:00Z" w16du:dateUtc="2026-06-15T00:06:00Z">
        <w:r w:rsidR="00615D6F" w:rsidRPr="00615D6F">
          <w:rPr>
            <w:rFonts w:ascii="Times New Roman" w:hAnsi="Times New Roman" w:cs="Times New Roman"/>
          </w:rPr>
          <w:t xml:space="preserve"> key is that arced motion occur</w:t>
        </w:r>
      </w:ins>
      <w:ins w:id="394" w:author="Benton, Deon" w:date="2026-06-15T16:29:00Z" w16du:dateUtc="2026-06-15T21:29:00Z">
        <w:r w:rsidR="00D23397">
          <w:rPr>
            <w:rFonts w:ascii="Times New Roman" w:hAnsi="Times New Roman" w:cs="Times New Roman"/>
          </w:rPr>
          <w:t>s</w:t>
        </w:r>
      </w:ins>
      <w:ins w:id="395" w:author="Benton, Deon" w:date="2026-06-14T19:06:00Z" w16du:dateUtc="2026-06-15T00:06:00Z">
        <w:r w:rsidR="00615D6F" w:rsidRPr="00615D6F">
          <w:rPr>
            <w:rFonts w:ascii="Times New Roman" w:hAnsi="Times New Roman" w:cs="Times New Roman"/>
          </w:rPr>
          <w:t xml:space="preserve"> over a barrier during constrained motion but beside it during unconstrained motion.</w:t>
        </w:r>
      </w:ins>
      <w:ins w:id="396" w:author="Benton, Deon" w:date="2026-06-19T02:33:00Z" w16du:dateUtc="2026-06-19T07:33:00Z">
        <w:r w:rsidR="00820F9C">
          <w:rPr>
            <w:rFonts w:ascii="Times New Roman" w:hAnsi="Times New Roman" w:cs="Times New Roman"/>
          </w:rPr>
          <w:t xml:space="preserve"> </w:t>
        </w:r>
      </w:ins>
      <w:ins w:id="397" w:author="Benton, Deon" w:date="2026-06-19T14:30:00Z" w16du:dateUtc="2026-06-19T19:30:00Z">
        <w:r w:rsidR="00FC2555">
          <w:rPr>
            <w:rFonts w:ascii="Times New Roman" w:hAnsi="Times New Roman" w:cs="Times New Roman"/>
          </w:rPr>
          <w:t>Given that peripherally located obstacles are plausibly less salient</w:t>
        </w:r>
      </w:ins>
      <w:ins w:id="398" w:author="Benton, Deon" w:date="2026-06-19T14:31:00Z" w16du:dateUtc="2026-06-19T19:31:00Z">
        <w:r w:rsidR="00FC2555">
          <w:rPr>
            <w:rFonts w:ascii="Times New Roman" w:hAnsi="Times New Roman" w:cs="Times New Roman"/>
          </w:rPr>
          <w:t xml:space="preserve"> than centrally located ones, i</w:t>
        </w:r>
      </w:ins>
      <w:ins w:id="399" w:author="Benton, Deon" w:date="2026-06-19T14:29:00Z" w16du:dateUtc="2026-06-19T19:29:00Z">
        <w:r w:rsidR="00FC2555" w:rsidRPr="00615D6F">
          <w:rPr>
            <w:rFonts w:ascii="Times New Roman" w:hAnsi="Times New Roman" w:cs="Times New Roman"/>
          </w:rPr>
          <w:t xml:space="preserve">nfants may simply be less likely to notice obstacles in the latter configuration. </w:t>
        </w:r>
      </w:ins>
      <w:ins w:id="400" w:author="Benton, Deon" w:date="2026-06-19T14:31:00Z" w16du:dateUtc="2026-06-19T19:31:00Z">
        <w:r w:rsidR="00FC2555">
          <w:rPr>
            <w:rFonts w:ascii="Times New Roman" w:hAnsi="Times New Roman" w:cs="Times New Roman"/>
          </w:rPr>
          <w:t xml:space="preserve">This </w:t>
        </w:r>
      </w:ins>
      <w:ins w:id="401" w:author="Benton, Deon" w:date="2026-06-19T14:32:00Z" w16du:dateUtc="2026-06-19T19:32:00Z">
        <w:r w:rsidR="00FC2555">
          <w:rPr>
            <w:rFonts w:ascii="Times New Roman" w:hAnsi="Times New Roman" w:cs="Times New Roman"/>
          </w:rPr>
          <w:t>distinction, combined with</w:t>
        </w:r>
      </w:ins>
      <w:ins w:id="402" w:author="Benton, Deon" w:date="2026-06-19T14:34:00Z" w16du:dateUtc="2026-06-19T19:34:00Z">
        <w:r w:rsidR="00FC2555">
          <w:rPr>
            <w:rFonts w:ascii="Times New Roman" w:hAnsi="Times New Roman" w:cs="Times New Roman"/>
          </w:rPr>
          <w:t xml:space="preserve"> a</w:t>
        </w:r>
      </w:ins>
      <w:ins w:id="403" w:author="Benton, Deon" w:date="2026-06-19T14:32:00Z" w16du:dateUtc="2026-06-19T19:32:00Z">
        <w:r w:rsidR="00FC2555">
          <w:rPr>
            <w:rFonts w:ascii="Times New Roman" w:hAnsi="Times New Roman" w:cs="Times New Roman"/>
          </w:rPr>
          <w:t xml:space="preserve"> </w:t>
        </w:r>
      </w:ins>
      <w:ins w:id="404" w:author="Benton, Deon" w:date="2026-06-19T14:29:00Z" w16du:dateUtc="2026-06-19T19:29:00Z">
        <w:r w:rsidR="00FC2555" w:rsidRPr="00615D6F">
          <w:rPr>
            <w:rFonts w:ascii="Times New Roman" w:hAnsi="Times New Roman" w:cs="Times New Roman"/>
          </w:rPr>
          <w:t xml:space="preserve">preexisting bias </w:t>
        </w:r>
      </w:ins>
      <w:ins w:id="405" w:author="Benton, Deon" w:date="2026-06-19T14:32:00Z" w16du:dateUtc="2026-06-19T19:32:00Z">
        <w:r w:rsidR="00FC2555">
          <w:rPr>
            <w:rFonts w:ascii="Times New Roman" w:hAnsi="Times New Roman" w:cs="Times New Roman"/>
          </w:rPr>
          <w:t>for motion</w:t>
        </w:r>
      </w:ins>
      <w:ins w:id="406" w:author="Benton, Deon" w:date="2026-06-19T14:29:00Z" w16du:dateUtc="2026-06-19T19:29:00Z">
        <w:r w:rsidR="00FC2555" w:rsidRPr="00615D6F">
          <w:rPr>
            <w:rFonts w:ascii="Times New Roman" w:hAnsi="Times New Roman" w:cs="Times New Roman"/>
          </w:rPr>
          <w:t xml:space="preserve"> (</w:t>
        </w:r>
        <w:r w:rsidR="00FC2555">
          <w:rPr>
            <w:rFonts w:ascii="Times New Roman" w:hAnsi="Times New Roman" w:cs="Times New Roman"/>
          </w:rPr>
          <w:t xml:space="preserve">Figure 3B; </w:t>
        </w:r>
        <w:r w:rsidR="00FC2555" w:rsidRPr="00615D6F">
          <w:rPr>
            <w:rFonts w:ascii="Times New Roman" w:hAnsi="Times New Roman" w:cs="Times New Roman"/>
          </w:rPr>
          <w:t>e.g., Slater, 1989; Vallortigara, Regolin, &amp; Marconato, 2005)</w:t>
        </w:r>
      </w:ins>
      <w:ins w:id="407" w:author="Benton, Deon" w:date="2026-06-19T14:32:00Z" w16du:dateUtc="2026-06-19T19:32:00Z">
        <w:r w:rsidR="00FC2555">
          <w:rPr>
            <w:rFonts w:ascii="Times New Roman" w:hAnsi="Times New Roman" w:cs="Times New Roman"/>
          </w:rPr>
          <w:t xml:space="preserve">, </w:t>
        </w:r>
      </w:ins>
      <w:ins w:id="408" w:author="Benton, Deon" w:date="2026-06-19T19:50:00Z" w16du:dateUtc="2026-06-20T00:50:00Z">
        <w:r w:rsidR="004D1116">
          <w:rPr>
            <w:rFonts w:ascii="Times New Roman" w:hAnsi="Times New Roman" w:cs="Times New Roman"/>
          </w:rPr>
          <w:t xml:space="preserve">could </w:t>
        </w:r>
      </w:ins>
      <w:ins w:id="409" w:author="Benton, Deon" w:date="2026-06-19T19:51:00Z" w16du:dateUtc="2026-06-20T00:51:00Z">
        <w:r w:rsidR="004D1116">
          <w:rPr>
            <w:rFonts w:ascii="Times New Roman" w:hAnsi="Times New Roman" w:cs="Times New Roman"/>
          </w:rPr>
          <w:t xml:space="preserve">elicit more </w:t>
        </w:r>
      </w:ins>
      <w:ins w:id="410" w:author="Benton, Deon" w:date="2026-06-19T19:53:00Z" w16du:dateUtc="2026-06-20T00:53:00Z">
        <w:r w:rsidR="00E643DA">
          <w:rPr>
            <w:rFonts w:ascii="Times New Roman" w:hAnsi="Times New Roman" w:cs="Times New Roman"/>
          </w:rPr>
          <w:t>looking at</w:t>
        </w:r>
      </w:ins>
      <w:ins w:id="411" w:author="Benton, Deon" w:date="2026-06-19T14:29:00Z" w16du:dateUtc="2026-06-19T19:29:00Z">
        <w:r w:rsidR="00FC2555" w:rsidRPr="00615D6F">
          <w:rPr>
            <w:rFonts w:ascii="Times New Roman" w:hAnsi="Times New Roman" w:cs="Times New Roman"/>
          </w:rPr>
          <w:t xml:space="preserve"> the moving object and its arced trajectory</w:t>
        </w:r>
        <w:r w:rsidR="00FC2555">
          <w:rPr>
            <w:rFonts w:ascii="Times New Roman" w:hAnsi="Times New Roman" w:cs="Times New Roman"/>
          </w:rPr>
          <w:t xml:space="preserve"> and </w:t>
        </w:r>
      </w:ins>
      <w:ins w:id="412" w:author="Benton, Deon" w:date="2026-06-19T14:33:00Z" w16du:dateUtc="2026-06-19T19:33:00Z">
        <w:r w:rsidR="00FC2555">
          <w:rPr>
            <w:rFonts w:ascii="Times New Roman" w:hAnsi="Times New Roman" w:cs="Times New Roman"/>
          </w:rPr>
          <w:t xml:space="preserve">comparatively less </w:t>
        </w:r>
      </w:ins>
      <w:ins w:id="413" w:author="Benton, Deon" w:date="2026-06-19T19:53:00Z" w16du:dateUtc="2026-06-20T00:53:00Z">
        <w:r w:rsidR="00E643DA">
          <w:rPr>
            <w:rFonts w:ascii="Times New Roman" w:hAnsi="Times New Roman" w:cs="Times New Roman"/>
          </w:rPr>
          <w:t>at</w:t>
        </w:r>
      </w:ins>
      <w:ins w:id="414" w:author="Benton, Deon" w:date="2026-06-19T14:29:00Z" w16du:dateUtc="2026-06-19T19:29:00Z">
        <w:r w:rsidR="00FC2555">
          <w:rPr>
            <w:rFonts w:ascii="Times New Roman" w:hAnsi="Times New Roman" w:cs="Times New Roman"/>
          </w:rPr>
          <w:t xml:space="preserve"> the stationary obstacle</w:t>
        </w:r>
        <w:r w:rsidR="00FC2555" w:rsidRPr="00615D6F">
          <w:rPr>
            <w:rFonts w:ascii="Times New Roman" w:hAnsi="Times New Roman" w:cs="Times New Roman"/>
          </w:rPr>
          <w:t xml:space="preserve">. If infants </w:t>
        </w:r>
      </w:ins>
      <w:ins w:id="415" w:author="Benton, Deon" w:date="2026-06-19T14:34:00Z" w16du:dateUtc="2026-06-19T19:34:00Z">
        <w:r w:rsidR="00FC2555">
          <w:rPr>
            <w:rFonts w:ascii="Times New Roman" w:hAnsi="Times New Roman" w:cs="Times New Roman"/>
          </w:rPr>
          <w:t xml:space="preserve">nevertheless </w:t>
        </w:r>
      </w:ins>
      <w:ins w:id="416" w:author="Benton, Deon" w:date="2026-06-19T14:29:00Z" w16du:dateUtc="2026-06-19T19:29:00Z">
        <w:r w:rsidR="00FC2555" w:rsidRPr="00615D6F">
          <w:rPr>
            <w:rFonts w:ascii="Times New Roman" w:hAnsi="Times New Roman" w:cs="Times New Roman"/>
          </w:rPr>
          <w:t>notice the obstac</w:t>
        </w:r>
      </w:ins>
      <w:ins w:id="417" w:author="Benton, Deon" w:date="2026-06-19T14:34:00Z" w16du:dateUtc="2026-06-19T19:34:00Z">
        <w:r w:rsidR="00FC2555">
          <w:rPr>
            <w:rFonts w:ascii="Times New Roman" w:hAnsi="Times New Roman" w:cs="Times New Roman"/>
          </w:rPr>
          <w:t>le</w:t>
        </w:r>
      </w:ins>
      <w:ins w:id="418" w:author="Benton, Deon" w:date="2026-06-19T14:29:00Z" w16du:dateUtc="2026-06-19T19:29:00Z">
        <w:r w:rsidR="00FC2555" w:rsidRPr="00615D6F">
          <w:rPr>
            <w:rFonts w:ascii="Times New Roman" w:hAnsi="Times New Roman" w:cs="Times New Roman"/>
          </w:rPr>
          <w:t>,</w:t>
        </w:r>
        <w:r w:rsidR="00FC2555">
          <w:rPr>
            <w:rFonts w:ascii="Times New Roman" w:hAnsi="Times New Roman" w:cs="Times New Roman"/>
          </w:rPr>
          <w:t xml:space="preserve"> then</w:t>
        </w:r>
        <w:r w:rsidR="00FC2555" w:rsidRPr="00615D6F">
          <w:rPr>
            <w:rFonts w:ascii="Times New Roman" w:hAnsi="Times New Roman" w:cs="Times New Roman"/>
          </w:rPr>
          <w:t xml:space="preserve"> the association formed between it and arced motion will compete with</w:t>
        </w:r>
        <w:r w:rsidR="00FC2555">
          <w:rPr>
            <w:rFonts w:ascii="Times New Roman" w:hAnsi="Times New Roman" w:cs="Times New Roman"/>
          </w:rPr>
          <w:t>—</w:t>
        </w:r>
        <w:r w:rsidR="00FC2555" w:rsidRPr="00615D6F">
          <w:rPr>
            <w:rFonts w:ascii="Times New Roman" w:hAnsi="Times New Roman" w:cs="Times New Roman"/>
          </w:rPr>
          <w:t>and th</w:t>
        </w:r>
        <w:r w:rsidR="00FC2555">
          <w:rPr>
            <w:rFonts w:ascii="Times New Roman" w:hAnsi="Times New Roman" w:cs="Times New Roman"/>
          </w:rPr>
          <w:t>ereby</w:t>
        </w:r>
        <w:r w:rsidR="00FC2555" w:rsidRPr="00615D6F">
          <w:rPr>
            <w:rFonts w:ascii="Times New Roman" w:hAnsi="Times New Roman" w:cs="Times New Roman"/>
          </w:rPr>
          <w:t xml:space="preserve"> weaken</w:t>
        </w:r>
        <w:r w:rsidR="00FC2555">
          <w:rPr>
            <w:rFonts w:ascii="Times New Roman" w:hAnsi="Times New Roman" w:cs="Times New Roman"/>
          </w:rPr>
          <w:t>—</w:t>
        </w:r>
        <w:r w:rsidR="00FC2555" w:rsidRPr="00615D6F">
          <w:rPr>
            <w:rFonts w:ascii="Times New Roman" w:hAnsi="Times New Roman" w:cs="Times New Roman"/>
          </w:rPr>
          <w:t xml:space="preserve">the stronger association formed </w:t>
        </w:r>
        <w:r w:rsidR="00FC2555">
          <w:rPr>
            <w:rFonts w:ascii="Times New Roman" w:hAnsi="Times New Roman" w:cs="Times New Roman"/>
          </w:rPr>
          <w:t xml:space="preserve">previously </w:t>
        </w:r>
        <w:r w:rsidR="00FC2555" w:rsidRPr="00615D6F">
          <w:rPr>
            <w:rFonts w:ascii="Times New Roman" w:hAnsi="Times New Roman" w:cs="Times New Roman"/>
          </w:rPr>
          <w:t xml:space="preserve">between this motion and centrally located obstacles. </w:t>
        </w:r>
        <w:r w:rsidR="00FC2555">
          <w:rPr>
            <w:rFonts w:ascii="Times New Roman" w:hAnsi="Times New Roman" w:cs="Times New Roman"/>
          </w:rPr>
          <w:t xml:space="preserve">At </w:t>
        </w:r>
        <w:r w:rsidR="00FC2555">
          <w:rPr>
            <w:rFonts w:ascii="Times New Roman" w:hAnsi="Times New Roman" w:cs="Times New Roman"/>
          </w:rPr>
          <w:lastRenderedPageBreak/>
          <w:t>the same time</w:t>
        </w:r>
        <w:r w:rsidR="00FC2555" w:rsidRPr="00615D6F">
          <w:rPr>
            <w:rFonts w:ascii="Times New Roman" w:hAnsi="Times New Roman" w:cs="Times New Roman"/>
          </w:rPr>
          <w:t xml:space="preserve">, because the habituation phase is much shorter than infants' real-world experience, any association </w:t>
        </w:r>
        <w:r w:rsidR="00FC2555">
          <w:rPr>
            <w:rFonts w:ascii="Times New Roman" w:hAnsi="Times New Roman" w:cs="Times New Roman"/>
          </w:rPr>
          <w:t>that is established</w:t>
        </w:r>
        <w:r w:rsidR="00FC2555" w:rsidRPr="00615D6F">
          <w:rPr>
            <w:rFonts w:ascii="Times New Roman" w:hAnsi="Times New Roman" w:cs="Times New Roman"/>
          </w:rPr>
          <w:t xml:space="preserve"> between arced motion and a peripherally located obstacle </w:t>
        </w:r>
        <w:r w:rsidR="00FC2555">
          <w:rPr>
            <w:rFonts w:ascii="Times New Roman" w:hAnsi="Times New Roman" w:cs="Times New Roman"/>
          </w:rPr>
          <w:t xml:space="preserve">will be </w:t>
        </w:r>
        <w:r w:rsidR="00FC2555" w:rsidRPr="00615D6F">
          <w:rPr>
            <w:rFonts w:ascii="Times New Roman" w:hAnsi="Times New Roman" w:cs="Times New Roman"/>
          </w:rPr>
          <w:t>relatively weak.</w:t>
        </w:r>
      </w:ins>
      <w:ins w:id="419" w:author="Benton, Deon" w:date="2026-06-19T14:36:00Z" w16du:dateUtc="2026-06-19T19:36:00Z">
        <w:r w:rsidR="00FC2555">
          <w:rPr>
            <w:rFonts w:ascii="Times New Roman" w:hAnsi="Times New Roman" w:cs="Times New Roman"/>
          </w:rPr>
          <w:t xml:space="preserve"> Subsequent testing</w:t>
        </w:r>
      </w:ins>
      <w:ins w:id="420" w:author="Benton, Deon" w:date="2026-06-19T14:29:00Z" w16du:dateUtc="2026-06-19T19:29:00Z">
        <w:r w:rsidR="00FC2555" w:rsidRPr="00615D6F">
          <w:rPr>
            <w:rFonts w:ascii="Times New Roman" w:hAnsi="Times New Roman" w:cs="Times New Roman"/>
          </w:rPr>
          <w:t xml:space="preserve"> </w:t>
        </w:r>
        <w:r w:rsidR="00FC2555">
          <w:rPr>
            <w:rFonts w:ascii="Times New Roman" w:hAnsi="Times New Roman" w:cs="Times New Roman"/>
          </w:rPr>
          <w:t xml:space="preserve">on the inefficient test event </w:t>
        </w:r>
      </w:ins>
      <w:ins w:id="421" w:author="Benton, Deon" w:date="2026-06-19T14:36:00Z" w16du:dateUtc="2026-06-19T19:36:00Z">
        <w:r w:rsidR="00FC2555">
          <w:rPr>
            <w:rFonts w:ascii="Times New Roman" w:hAnsi="Times New Roman" w:cs="Times New Roman"/>
          </w:rPr>
          <w:t>sh</w:t>
        </w:r>
      </w:ins>
      <w:ins w:id="422" w:author="Benton, Deon" w:date="2026-06-19T14:37:00Z" w16du:dateUtc="2026-06-19T19:37:00Z">
        <w:r w:rsidR="00FC2555">
          <w:rPr>
            <w:rFonts w:ascii="Times New Roman" w:hAnsi="Times New Roman" w:cs="Times New Roman"/>
          </w:rPr>
          <w:t xml:space="preserve">ould therefore produce </w:t>
        </w:r>
      </w:ins>
      <w:ins w:id="423" w:author="Benton, Deon" w:date="2026-06-19T14:38:00Z" w16du:dateUtc="2026-06-19T19:38:00Z">
        <w:r w:rsidR="00FC2555">
          <w:rPr>
            <w:rFonts w:ascii="Times New Roman" w:hAnsi="Times New Roman" w:cs="Times New Roman"/>
          </w:rPr>
          <w:t>equivalent looking to the</w:t>
        </w:r>
      </w:ins>
      <w:ins w:id="424" w:author="Benton, Deon" w:date="2026-06-19T14:37:00Z" w16du:dateUtc="2026-06-19T19:37:00Z">
        <w:r w:rsidR="00FC2555">
          <w:rPr>
            <w:rFonts w:ascii="Times New Roman" w:hAnsi="Times New Roman" w:cs="Times New Roman"/>
          </w:rPr>
          <w:t xml:space="preserve"> inefficient and efficient test events</w:t>
        </w:r>
      </w:ins>
      <w:ins w:id="425" w:author="Benton, Deon" w:date="2026-06-19T14:29:00Z" w16du:dateUtc="2026-06-19T19:29:00Z">
        <w:r w:rsidR="00FC2555" w:rsidRPr="00615D6F">
          <w:rPr>
            <w:rFonts w:ascii="Times New Roman" w:hAnsi="Times New Roman" w:cs="Times New Roman"/>
          </w:rPr>
          <w:t xml:space="preserve">. </w:t>
        </w:r>
      </w:ins>
    </w:p>
    <w:p w14:paraId="7FFC4B6D" w14:textId="03F0B885" w:rsidR="008B60F5" w:rsidRDefault="00820F9C" w:rsidP="006754D7">
      <w:pPr>
        <w:spacing w:line="480" w:lineRule="auto"/>
        <w:ind w:firstLine="720"/>
        <w:contextualSpacing/>
        <w:rPr>
          <w:rFonts w:ascii="Times New Roman" w:hAnsi="Times New Roman" w:cs="Times New Roman"/>
        </w:rPr>
      </w:pPr>
      <w:ins w:id="426" w:author="Benton, Deon" w:date="2026-06-19T02:39:00Z" w16du:dateUtc="2026-06-19T07:39:00Z">
        <w:r>
          <w:rPr>
            <w:rFonts w:ascii="Times New Roman" w:hAnsi="Times New Roman" w:cs="Times New Roman"/>
          </w:rPr>
          <w:t>The present account can also explain Skerry et al.’s (2013</w:t>
        </w:r>
      </w:ins>
      <w:ins w:id="427" w:author="Benton, Deon" w:date="2026-06-19T02:43:00Z" w16du:dateUtc="2026-06-19T07:43:00Z">
        <w:r>
          <w:rPr>
            <w:rFonts w:ascii="Times New Roman" w:hAnsi="Times New Roman" w:cs="Times New Roman"/>
          </w:rPr>
          <w:t>; see also Liu et al., 2019</w:t>
        </w:r>
      </w:ins>
      <w:ins w:id="428" w:author="Benton, Deon" w:date="2026-06-19T02:39:00Z" w16du:dateUtc="2026-06-19T07:39:00Z">
        <w:r>
          <w:rPr>
            <w:rFonts w:ascii="Times New Roman" w:hAnsi="Times New Roman" w:cs="Times New Roman"/>
          </w:rPr>
          <w:t>) find</w:t>
        </w:r>
      </w:ins>
      <w:ins w:id="429" w:author="Benton, Deon" w:date="2026-06-19T14:39:00Z" w16du:dateUtc="2026-06-19T19:39:00Z">
        <w:r w:rsidR="00714F6D">
          <w:rPr>
            <w:rFonts w:ascii="Times New Roman" w:hAnsi="Times New Roman" w:cs="Times New Roman"/>
          </w:rPr>
          <w:t>ing</w:t>
        </w:r>
      </w:ins>
      <w:ins w:id="430" w:author="Benton, Deon" w:date="2026-06-19T02:39:00Z" w16du:dateUtc="2026-06-19T07:39:00Z">
        <w:r>
          <w:rPr>
            <w:rFonts w:ascii="Times New Roman" w:hAnsi="Times New Roman" w:cs="Times New Roman"/>
          </w:rPr>
          <w:t xml:space="preserve"> that</w:t>
        </w:r>
      </w:ins>
      <w:ins w:id="431" w:author="Benton, Deon" w:date="2026-06-15T16:40:00Z" w16du:dateUtc="2026-06-15T21:40:00Z">
        <w:r w:rsidR="00B907B6">
          <w:rPr>
            <w:rFonts w:ascii="Times New Roman" w:hAnsi="Times New Roman" w:cs="Times New Roman"/>
          </w:rPr>
          <w:t xml:space="preserve"> </w:t>
        </w:r>
      </w:ins>
      <w:ins w:id="432" w:author="Benton, Deon" w:date="2026-06-19T02:40:00Z" w16du:dateUtc="2026-06-19T07:40:00Z">
        <w:r>
          <w:rPr>
            <w:rFonts w:ascii="Times New Roman" w:hAnsi="Times New Roman" w:cs="Times New Roman"/>
          </w:rPr>
          <w:t>pre-reaching 3-month-olds show the effect only after direct action ex</w:t>
        </w:r>
      </w:ins>
      <w:ins w:id="433" w:author="Benton, Deon" w:date="2026-06-19T02:42:00Z" w16du:dateUtc="2026-06-19T07:42:00Z">
        <w:r>
          <w:rPr>
            <w:rFonts w:ascii="Times New Roman" w:hAnsi="Times New Roman" w:cs="Times New Roman"/>
          </w:rPr>
          <w:t xml:space="preserve">perience. </w:t>
        </w:r>
      </w:ins>
      <w:ins w:id="434" w:author="Benton, Deon" w:date="2026-06-19T14:40:00Z" w16du:dateUtc="2026-06-19T19:40:00Z">
        <w:r w:rsidR="00714F6D">
          <w:rPr>
            <w:rFonts w:ascii="Times New Roman" w:hAnsi="Times New Roman" w:cs="Times New Roman"/>
          </w:rPr>
          <w:t>Such</w:t>
        </w:r>
      </w:ins>
      <w:ins w:id="435" w:author="Benton, Deon" w:date="2026-06-19T02:43:00Z" w16du:dateUtc="2026-06-19T07:43:00Z">
        <w:r w:rsidR="006754D7">
          <w:rPr>
            <w:rFonts w:ascii="Times New Roman" w:hAnsi="Times New Roman" w:cs="Times New Roman"/>
          </w:rPr>
          <w:t xml:space="preserve"> experience </w:t>
        </w:r>
      </w:ins>
      <w:ins w:id="436" w:author="Benton, Deon" w:date="2026-06-15T16:41:00Z" w16du:dateUtc="2026-06-15T21:41:00Z">
        <w:r w:rsidR="00B907B6">
          <w:rPr>
            <w:rFonts w:ascii="Times New Roman" w:hAnsi="Times New Roman" w:cs="Times New Roman"/>
          </w:rPr>
          <w:t>may</w:t>
        </w:r>
      </w:ins>
      <w:r w:rsidR="004B17E0">
        <w:rPr>
          <w:rFonts w:ascii="Times New Roman" w:hAnsi="Times New Roman" w:cs="Times New Roman"/>
        </w:rPr>
        <w:t xml:space="preserve"> </w:t>
      </w:r>
      <w:r w:rsidR="001572E6">
        <w:rPr>
          <w:rFonts w:ascii="Times New Roman" w:hAnsi="Times New Roman" w:cs="Times New Roman"/>
        </w:rPr>
        <w:t xml:space="preserve">temporarily </w:t>
      </w:r>
      <w:ins w:id="437" w:author="Benton, Deon" w:date="2026-06-19T19:56:00Z" w16du:dateUtc="2026-06-20T00:56:00Z">
        <w:r w:rsidR="00E643DA">
          <w:rPr>
            <w:rFonts w:ascii="Times New Roman" w:hAnsi="Times New Roman" w:cs="Times New Roman"/>
          </w:rPr>
          <w:t>boost</w:t>
        </w:r>
        <w:r w:rsidR="00E643DA" w:rsidRPr="00FD1459">
          <w:rPr>
            <w:rFonts w:ascii="Times New Roman" w:hAnsi="Times New Roman" w:cs="Times New Roman"/>
          </w:rPr>
          <w:t xml:space="preserve"> </w:t>
        </w:r>
      </w:ins>
      <w:r w:rsidR="0034312D" w:rsidRPr="00FD1459">
        <w:rPr>
          <w:rFonts w:ascii="Times New Roman" w:hAnsi="Times New Roman" w:cs="Times New Roman"/>
        </w:rPr>
        <w:t xml:space="preserve">infants’ encoding of </w:t>
      </w:r>
      <w:ins w:id="438" w:author="Benton, Deon" w:date="2026-06-19T02:44:00Z" w16du:dateUtc="2026-06-19T07:44:00Z">
        <w:r w:rsidR="006754D7">
          <w:rPr>
            <w:rFonts w:ascii="Times New Roman" w:hAnsi="Times New Roman" w:cs="Times New Roman"/>
          </w:rPr>
          <w:t xml:space="preserve">the </w:t>
        </w:r>
      </w:ins>
      <w:r w:rsidR="0059095F" w:rsidRPr="0059095F">
        <w:rPr>
          <w:rFonts w:ascii="Times New Roman" w:hAnsi="Times New Roman" w:cs="Times New Roman"/>
        </w:rPr>
        <w:t>geometry</w:t>
      </w:r>
      <w:r w:rsidR="0059095F">
        <w:rPr>
          <w:rFonts w:ascii="Times New Roman" w:hAnsi="Times New Roman" w:cs="Times New Roman"/>
        </w:rPr>
        <w:t xml:space="preserve"> (i.e., arm configuration)</w:t>
      </w:r>
      <w:r w:rsidR="0059095F" w:rsidRPr="0059095F">
        <w:rPr>
          <w:rFonts w:ascii="Times New Roman" w:hAnsi="Times New Roman" w:cs="Times New Roman"/>
        </w:rPr>
        <w:t xml:space="preserve"> and </w:t>
      </w:r>
      <w:r w:rsidR="006E159B">
        <w:rPr>
          <w:rFonts w:ascii="Times New Roman" w:hAnsi="Times New Roman" w:cs="Times New Roman"/>
        </w:rPr>
        <w:t xml:space="preserve">movement </w:t>
      </w:r>
      <w:r w:rsidR="0059095F" w:rsidRPr="0059095F">
        <w:rPr>
          <w:rFonts w:ascii="Times New Roman" w:hAnsi="Times New Roman" w:cs="Times New Roman"/>
        </w:rPr>
        <w:t xml:space="preserve">trajectory </w:t>
      </w:r>
      <w:r w:rsidR="0059095F">
        <w:rPr>
          <w:rFonts w:ascii="Times New Roman" w:hAnsi="Times New Roman" w:cs="Times New Roman"/>
        </w:rPr>
        <w:t xml:space="preserve">(i.e., straightness of arm movement) </w:t>
      </w:r>
      <w:r w:rsidR="0059095F" w:rsidRPr="0059095F">
        <w:rPr>
          <w:rFonts w:ascii="Times New Roman" w:hAnsi="Times New Roman" w:cs="Times New Roman"/>
        </w:rPr>
        <w:t xml:space="preserve">of </w:t>
      </w:r>
      <w:r w:rsidR="0059095F">
        <w:rPr>
          <w:rFonts w:ascii="Times New Roman" w:hAnsi="Times New Roman" w:cs="Times New Roman"/>
        </w:rPr>
        <w:t xml:space="preserve">their own </w:t>
      </w:r>
      <w:r w:rsidR="0059095F" w:rsidRPr="0059095F">
        <w:rPr>
          <w:rFonts w:ascii="Times New Roman" w:hAnsi="Times New Roman" w:cs="Times New Roman"/>
        </w:rPr>
        <w:t>successful reaches</w:t>
      </w:r>
      <w:r w:rsidR="0059095F">
        <w:rPr>
          <w:rFonts w:ascii="Times New Roman" w:hAnsi="Times New Roman" w:cs="Times New Roman"/>
        </w:rPr>
        <w:t xml:space="preserve">. </w:t>
      </w:r>
      <w:r w:rsidR="00F70D15" w:rsidRPr="007B24BC">
        <w:rPr>
          <w:rFonts w:ascii="Times New Roman" w:hAnsi="Times New Roman" w:cs="Times New Roman"/>
        </w:rPr>
        <w:t>Consistent with this proposal, Needham et al. (2002) showed that</w:t>
      </w:r>
      <w:r w:rsidR="00F70D15">
        <w:rPr>
          <w:rFonts w:ascii="Times New Roman" w:hAnsi="Times New Roman" w:cs="Times New Roman"/>
        </w:rPr>
        <w:t xml:space="preserve"> </w:t>
      </w:r>
      <w:r w:rsidR="00F70D15" w:rsidRPr="007B24BC">
        <w:rPr>
          <w:rFonts w:ascii="Times New Roman" w:hAnsi="Times New Roman" w:cs="Times New Roman"/>
        </w:rPr>
        <w:t>sticky-mittens experience</w:t>
      </w:r>
      <w:r w:rsidR="00F70D15">
        <w:rPr>
          <w:rFonts w:ascii="Times New Roman" w:hAnsi="Times New Roman" w:cs="Times New Roman"/>
        </w:rPr>
        <w:t xml:space="preserve"> does</w:t>
      </w:r>
      <w:r w:rsidR="00F70D15" w:rsidRPr="007B24BC">
        <w:rPr>
          <w:rFonts w:ascii="Times New Roman" w:hAnsi="Times New Roman" w:cs="Times New Roman"/>
        </w:rPr>
        <w:t xml:space="preserve"> enhance infants’ learning about objects, </w:t>
      </w:r>
      <w:r w:rsidR="00F70D15">
        <w:rPr>
          <w:rFonts w:ascii="Times New Roman" w:hAnsi="Times New Roman" w:cs="Times New Roman"/>
        </w:rPr>
        <w:t>and research by Sommerville et al. (2005) showed that sticky mittens experience induces longer looks at initial action events than non-sticky mittens experience.</w:t>
      </w:r>
      <w:ins w:id="439" w:author="Benton, Deon" w:date="2026-06-19T14:47:00Z" w16du:dateUtc="2026-06-19T19:47:00Z">
        <w:r w:rsidR="00714F6D">
          <w:rPr>
            <w:rFonts w:ascii="Times New Roman" w:hAnsi="Times New Roman" w:cs="Times New Roman"/>
          </w:rPr>
          <w:t xml:space="preserve"> If s</w:t>
        </w:r>
      </w:ins>
      <w:ins w:id="440" w:author="Benton, Deon" w:date="2026-06-19T14:43:00Z" w16du:dateUtc="2026-06-19T19:43:00Z">
        <w:r w:rsidR="00714F6D">
          <w:rPr>
            <w:rFonts w:ascii="Times New Roman" w:hAnsi="Times New Roman" w:cs="Times New Roman"/>
          </w:rPr>
          <w:t xml:space="preserve">uccessful reaches </w:t>
        </w:r>
      </w:ins>
      <w:ins w:id="441" w:author="Benton, Deon" w:date="2026-06-19T20:02:00Z" w16du:dateUtc="2026-06-20T01:02:00Z">
        <w:r w:rsidR="00E643DA">
          <w:rPr>
            <w:rFonts w:ascii="Times New Roman" w:hAnsi="Times New Roman" w:cs="Times New Roman"/>
          </w:rPr>
          <w:t>approximate a</w:t>
        </w:r>
      </w:ins>
      <w:ins w:id="442" w:author="Benton, Deon" w:date="2026-06-19T14:43:00Z" w16du:dateUtc="2026-06-19T19:43:00Z">
        <w:r w:rsidR="00714F6D">
          <w:rPr>
            <w:rFonts w:ascii="Times New Roman" w:hAnsi="Times New Roman" w:cs="Times New Roman"/>
          </w:rPr>
          <w:t xml:space="preserve"> straight path</w:t>
        </w:r>
      </w:ins>
      <w:ins w:id="443" w:author="Benton, Deon" w:date="2026-06-19T14:47:00Z" w16du:dateUtc="2026-06-19T19:47:00Z">
        <w:r w:rsidR="00714F6D">
          <w:rPr>
            <w:rFonts w:ascii="Times New Roman" w:hAnsi="Times New Roman" w:cs="Times New Roman"/>
          </w:rPr>
          <w:t xml:space="preserve"> </w:t>
        </w:r>
      </w:ins>
      <w:ins w:id="444" w:author="Benton, Deon" w:date="2026-06-19T20:02:00Z" w16du:dateUtc="2026-06-20T01:02:00Z">
        <w:r w:rsidR="00E643DA">
          <w:rPr>
            <w:rFonts w:ascii="Times New Roman" w:hAnsi="Times New Roman" w:cs="Times New Roman"/>
          </w:rPr>
          <w:t xml:space="preserve"> on average and</w:t>
        </w:r>
      </w:ins>
      <w:ins w:id="445" w:author="Benton, Deon" w:date="2026-06-19T19:58:00Z" w16du:dateUtc="2026-06-20T00:58:00Z">
        <w:r w:rsidR="00E643DA">
          <w:rPr>
            <w:rFonts w:ascii="Times New Roman" w:hAnsi="Times New Roman" w:cs="Times New Roman"/>
          </w:rPr>
          <w:t xml:space="preserve"> </w:t>
        </w:r>
      </w:ins>
      <w:ins w:id="446" w:author="Benton, Deon" w:date="2026-06-19T14:49:00Z" w16du:dateUtc="2026-06-19T19:49:00Z">
        <w:r w:rsidR="00714F6D">
          <w:rPr>
            <w:rFonts w:ascii="Times New Roman" w:hAnsi="Times New Roman" w:cs="Times New Roman"/>
          </w:rPr>
          <w:t>produce</w:t>
        </w:r>
      </w:ins>
      <w:ins w:id="447" w:author="Benton, Deon" w:date="2026-06-19T14:47:00Z" w16du:dateUtc="2026-06-19T19:47:00Z">
        <w:r w:rsidR="00714F6D">
          <w:rPr>
            <w:rFonts w:ascii="Times New Roman" w:hAnsi="Times New Roman" w:cs="Times New Roman"/>
          </w:rPr>
          <w:t xml:space="preserve"> amodal</w:t>
        </w:r>
      </w:ins>
      <w:ins w:id="448" w:author="Benton, Deon" w:date="2026-06-19T19:58:00Z" w16du:dateUtc="2026-06-20T00:58:00Z">
        <w:r w:rsidR="00E643DA">
          <w:rPr>
            <w:rFonts w:ascii="Times New Roman" w:hAnsi="Times New Roman" w:cs="Times New Roman"/>
          </w:rPr>
          <w:t xml:space="preserve"> representations</w:t>
        </w:r>
      </w:ins>
      <w:ins w:id="449" w:author="Benton, Deon" w:date="2026-06-19T14:53:00Z" w16du:dateUtc="2026-06-19T19:53:00Z">
        <w:r w:rsidR="000D5099">
          <w:rPr>
            <w:rFonts w:ascii="Times New Roman" w:hAnsi="Times New Roman" w:cs="Times New Roman"/>
          </w:rPr>
          <w:t>—that is, abstract and identity-independent—</w:t>
        </w:r>
      </w:ins>
      <w:ins w:id="450" w:author="Benton, Deon" w:date="2026-06-19T14:47:00Z" w16du:dateUtc="2026-06-19T19:47:00Z">
        <w:r w:rsidR="00714F6D">
          <w:rPr>
            <w:rFonts w:ascii="Times New Roman" w:hAnsi="Times New Roman" w:cs="Times New Roman"/>
          </w:rPr>
          <w:t xml:space="preserve">capturing the geometry and trajectory of </w:t>
        </w:r>
      </w:ins>
      <w:ins w:id="451" w:author="Benton, Deon" w:date="2026-06-19T14:49:00Z" w16du:dateUtc="2026-06-19T19:49:00Z">
        <w:r w:rsidR="000D5099">
          <w:rPr>
            <w:rFonts w:ascii="Times New Roman" w:hAnsi="Times New Roman" w:cs="Times New Roman"/>
          </w:rPr>
          <w:t>those</w:t>
        </w:r>
      </w:ins>
      <w:ins w:id="452" w:author="Benton, Deon" w:date="2026-06-19T14:47:00Z" w16du:dateUtc="2026-06-19T19:47:00Z">
        <w:r w:rsidR="00714F6D">
          <w:rPr>
            <w:rFonts w:ascii="Times New Roman" w:hAnsi="Times New Roman" w:cs="Times New Roman"/>
          </w:rPr>
          <w:t xml:space="preserve"> reaches</w:t>
        </w:r>
      </w:ins>
      <w:ins w:id="453" w:author="Benton, Deon" w:date="2026-06-19T14:54:00Z" w16du:dateUtc="2026-06-19T19:54:00Z">
        <w:r w:rsidR="000D5099">
          <w:rPr>
            <w:rFonts w:ascii="Times New Roman" w:hAnsi="Times New Roman" w:cs="Times New Roman"/>
          </w:rPr>
          <w:t xml:space="preserve">, </w:t>
        </w:r>
      </w:ins>
      <w:ins w:id="454" w:author="Benton, Deon" w:date="2026-06-19T14:51:00Z" w16du:dateUtc="2026-06-19T19:51:00Z">
        <w:r w:rsidR="000D5099">
          <w:rPr>
            <w:rFonts w:ascii="Times New Roman" w:hAnsi="Times New Roman" w:cs="Times New Roman"/>
          </w:rPr>
          <w:t>then</w:t>
        </w:r>
      </w:ins>
      <w:ins w:id="455" w:author="Benton, Deon" w:date="2026-06-19T14:52:00Z" w16du:dateUtc="2026-06-19T19:52:00Z">
        <w:r w:rsidR="000D5099">
          <w:rPr>
            <w:rFonts w:ascii="Times New Roman" w:hAnsi="Times New Roman" w:cs="Times New Roman"/>
          </w:rPr>
          <w:t xml:space="preserve"> straight</w:t>
        </w:r>
      </w:ins>
      <w:r w:rsidR="00C34BA4" w:rsidRPr="00C34BA4">
        <w:rPr>
          <w:rFonts w:ascii="Times New Roman" w:hAnsi="Times New Roman" w:cs="Times New Roman"/>
        </w:rPr>
        <w:t xml:space="preserve"> trajectories</w:t>
      </w:r>
      <w:ins w:id="456" w:author="Benton, Deon" w:date="2026-06-19T20:01:00Z" w16du:dateUtc="2026-06-20T01:01:00Z">
        <w:r w:rsidR="00E643DA">
          <w:rPr>
            <w:rFonts w:ascii="Times New Roman" w:hAnsi="Times New Roman" w:cs="Times New Roman"/>
          </w:rPr>
          <w:t xml:space="preserve"> and the corresponding efficient test event</w:t>
        </w:r>
      </w:ins>
      <w:ins w:id="457" w:author="Benton, Deon" w:date="2026-06-19T20:03:00Z" w16du:dateUtc="2026-06-20T01:03:00Z">
        <w:r w:rsidR="00244CC6">
          <w:rPr>
            <w:rFonts w:ascii="Times New Roman" w:hAnsi="Times New Roman" w:cs="Times New Roman"/>
          </w:rPr>
          <w:t>s</w:t>
        </w:r>
      </w:ins>
      <w:r w:rsidR="00C34BA4" w:rsidRPr="00C34BA4">
        <w:rPr>
          <w:rFonts w:ascii="Times New Roman" w:hAnsi="Times New Roman" w:cs="Times New Roman"/>
        </w:rPr>
        <w:t xml:space="preserve"> </w:t>
      </w:r>
      <w:ins w:id="458" w:author="Benton, Deon" w:date="2026-06-19T14:52:00Z" w16du:dateUtc="2026-06-19T19:52:00Z">
        <w:r w:rsidR="000D5099">
          <w:rPr>
            <w:rFonts w:ascii="Times New Roman" w:hAnsi="Times New Roman" w:cs="Times New Roman"/>
          </w:rPr>
          <w:t xml:space="preserve">should be rendered </w:t>
        </w:r>
      </w:ins>
      <w:r w:rsidR="00C34BA4" w:rsidRPr="00C34BA4">
        <w:rPr>
          <w:rFonts w:ascii="Times New Roman" w:hAnsi="Times New Roman" w:cs="Times New Roman"/>
        </w:rPr>
        <w:t>more familiar than curved ones</w:t>
      </w:r>
      <w:ins w:id="459" w:author="Benton, Deon" w:date="2026-06-19T20:01:00Z" w16du:dateUtc="2026-06-20T01:01:00Z">
        <w:r w:rsidR="00E643DA">
          <w:rPr>
            <w:rFonts w:ascii="Times New Roman" w:hAnsi="Times New Roman" w:cs="Times New Roman"/>
          </w:rPr>
          <w:t xml:space="preserve"> and the corresponding inefficient test events.</w:t>
        </w:r>
      </w:ins>
      <w:ins w:id="460" w:author="Benton, Deon" w:date="2026-06-19T19:59:00Z" w16du:dateUtc="2026-06-20T00:59:00Z">
        <w:r w:rsidR="00E643DA">
          <w:rPr>
            <w:rFonts w:ascii="Times New Roman" w:hAnsi="Times New Roman" w:cs="Times New Roman"/>
          </w:rPr>
          <w:t xml:space="preserve"> </w:t>
        </w:r>
      </w:ins>
    </w:p>
    <w:p w14:paraId="59A5325D" w14:textId="0DDD66D5" w:rsidR="00524642" w:rsidRDefault="00AC1B5A" w:rsidP="0096761D">
      <w:pPr>
        <w:spacing w:line="480" w:lineRule="auto"/>
        <w:ind w:firstLine="720"/>
        <w:contextualSpacing/>
        <w:rPr>
          <w:rFonts w:ascii="Times New Roman" w:hAnsi="Times New Roman" w:cs="Times New Roman"/>
        </w:rPr>
      </w:pPr>
      <w:r>
        <w:rPr>
          <w:rFonts w:ascii="Times New Roman" w:hAnsi="Times New Roman" w:cs="Times New Roman"/>
        </w:rPr>
        <w:t xml:space="preserve">In the remainder of the paper, </w:t>
      </w:r>
      <w:r w:rsidR="00EE3AAD">
        <w:rPr>
          <w:rFonts w:ascii="Times New Roman" w:hAnsi="Times New Roman" w:cs="Times New Roman"/>
        </w:rPr>
        <w:t xml:space="preserve">I </w:t>
      </w:r>
      <w:ins w:id="461" w:author="Benton, Deon" w:date="2026-06-19T02:50:00Z" w16du:dateUtc="2026-06-19T07:50:00Z">
        <w:r w:rsidR="006754D7">
          <w:rPr>
            <w:rFonts w:ascii="Times New Roman" w:hAnsi="Times New Roman" w:cs="Times New Roman"/>
          </w:rPr>
          <w:t xml:space="preserve">instantiate this proposal in a connectionist computational model called ALIAS (for Association Learning in Action Studies) and test its ability to reproduce </w:t>
        </w:r>
      </w:ins>
      <w:ins w:id="462" w:author="Benton, Deon" w:date="2026-06-19T14:56:00Z" w16du:dateUtc="2026-06-19T19:56:00Z">
        <w:r w:rsidR="004B49D7">
          <w:rPr>
            <w:rFonts w:ascii="Times New Roman" w:hAnsi="Times New Roman" w:cs="Times New Roman"/>
          </w:rPr>
          <w:t>the prese</w:t>
        </w:r>
      </w:ins>
      <w:ins w:id="463" w:author="Benton, Deon" w:date="2026-06-19T14:57:00Z" w16du:dateUtc="2026-06-19T19:57:00Z">
        <w:r w:rsidR="004B49D7">
          <w:rPr>
            <w:rFonts w:ascii="Times New Roman" w:hAnsi="Times New Roman" w:cs="Times New Roman"/>
          </w:rPr>
          <w:t xml:space="preserve">nt </w:t>
        </w:r>
      </w:ins>
      <w:ins w:id="464" w:author="Benton, Deon" w:date="2026-06-19T02:50:00Z" w16du:dateUtc="2026-06-19T07:50:00Z">
        <w:r w:rsidR="006754D7">
          <w:rPr>
            <w:rFonts w:ascii="Times New Roman" w:hAnsi="Times New Roman" w:cs="Times New Roman"/>
          </w:rPr>
          <w:t xml:space="preserve">target findings. </w:t>
        </w:r>
      </w:ins>
      <w:ins w:id="465" w:author="Benton, Deon" w:date="2026-06-19T02:51:00Z" w16du:dateUtc="2026-06-19T07:51:00Z">
        <w:r w:rsidR="006754D7">
          <w:rPr>
            <w:rFonts w:ascii="Times New Roman" w:hAnsi="Times New Roman" w:cs="Times New Roman"/>
          </w:rPr>
          <w:t>Note, however, that the</w:t>
        </w:r>
      </w:ins>
      <w:r w:rsidR="00635C87">
        <w:rPr>
          <w:rFonts w:ascii="Times New Roman" w:hAnsi="Times New Roman" w:cs="Times New Roman"/>
        </w:rPr>
        <w:t xml:space="preserve"> present account is neither a theory of </w:t>
      </w:r>
      <w:r w:rsidR="00DB0881">
        <w:rPr>
          <w:rFonts w:ascii="Times New Roman" w:hAnsi="Times New Roman" w:cs="Times New Roman"/>
        </w:rPr>
        <w:t>action efficiency understanding</w:t>
      </w:r>
      <w:r w:rsidR="00635C87" w:rsidRPr="000B0B74">
        <w:rPr>
          <w:rFonts w:ascii="Times New Roman" w:hAnsi="Times New Roman" w:cs="Times New Roman"/>
        </w:rPr>
        <w:t xml:space="preserve"> </w:t>
      </w:r>
      <w:r w:rsidR="00635C87">
        <w:rPr>
          <w:rFonts w:ascii="Times New Roman" w:hAnsi="Times New Roman" w:cs="Times New Roman"/>
        </w:rPr>
        <w:t>n</w:t>
      </w:r>
      <w:r w:rsidR="00635C87" w:rsidRPr="000B0B74">
        <w:rPr>
          <w:rFonts w:ascii="Times New Roman" w:hAnsi="Times New Roman" w:cs="Times New Roman"/>
        </w:rPr>
        <w:t>or</w:t>
      </w:r>
      <w:r w:rsidR="00635C87">
        <w:rPr>
          <w:rFonts w:ascii="Times New Roman" w:hAnsi="Times New Roman" w:cs="Times New Roman"/>
        </w:rPr>
        <w:t xml:space="preserve"> </w:t>
      </w:r>
      <w:r w:rsidR="0096761D">
        <w:rPr>
          <w:rFonts w:ascii="Times New Roman" w:hAnsi="Times New Roman" w:cs="Times New Roman"/>
        </w:rPr>
        <w:t xml:space="preserve">is it </w:t>
      </w:r>
      <w:r w:rsidR="00635C87">
        <w:rPr>
          <w:rFonts w:ascii="Times New Roman" w:hAnsi="Times New Roman" w:cs="Times New Roman"/>
        </w:rPr>
        <w:t>a theory of</w:t>
      </w:r>
      <w:r w:rsidR="00635C87" w:rsidRPr="000B0B74">
        <w:rPr>
          <w:rFonts w:ascii="Times New Roman" w:hAnsi="Times New Roman" w:cs="Times New Roman"/>
        </w:rPr>
        <w:t xml:space="preserve"> how </w:t>
      </w:r>
      <w:r w:rsidR="00635C87">
        <w:rPr>
          <w:rFonts w:ascii="Times New Roman" w:hAnsi="Times New Roman" w:cs="Times New Roman"/>
        </w:rPr>
        <w:t>such a capacity emerges</w:t>
      </w:r>
      <w:ins w:id="466" w:author="Benton, Deon" w:date="2026-06-19T02:51:00Z" w16du:dateUtc="2026-06-19T07:51:00Z">
        <w:r w:rsidR="006754D7">
          <w:rPr>
            <w:rFonts w:ascii="Times New Roman" w:hAnsi="Times New Roman" w:cs="Times New Roman"/>
          </w:rPr>
          <w:t>—it is an account of infants</w:t>
        </w:r>
      </w:ins>
      <w:ins w:id="467" w:author="Benton, Deon" w:date="2026-06-19T02:52:00Z" w16du:dateUtc="2026-06-19T07:52:00Z">
        <w:r w:rsidR="006754D7">
          <w:rPr>
            <w:rFonts w:ascii="Times New Roman" w:hAnsi="Times New Roman" w:cs="Times New Roman"/>
          </w:rPr>
          <w:t xml:space="preserve">’ </w:t>
        </w:r>
        <w:r w:rsidR="006754D7">
          <w:rPr>
            <w:rFonts w:ascii="Times New Roman" w:hAnsi="Times New Roman" w:cs="Times New Roman"/>
            <w:i/>
            <w:iCs/>
          </w:rPr>
          <w:t xml:space="preserve">looking behavior </w:t>
        </w:r>
        <w:r w:rsidR="006754D7">
          <w:rPr>
            <w:rFonts w:ascii="Times New Roman" w:hAnsi="Times New Roman" w:cs="Times New Roman"/>
          </w:rPr>
          <w:t>in these studies and is grounded entirely in associative learning</w:t>
        </w:r>
      </w:ins>
      <w:r w:rsidR="00635C87" w:rsidRPr="000B0B74">
        <w:rPr>
          <w:rFonts w:ascii="Times New Roman" w:hAnsi="Times New Roman" w:cs="Times New Roman"/>
        </w:rPr>
        <w:t xml:space="preserve"> over</w:t>
      </w:r>
      <w:r w:rsidR="005F4708">
        <w:rPr>
          <w:rFonts w:ascii="Times New Roman" w:hAnsi="Times New Roman" w:cs="Times New Roman"/>
        </w:rPr>
        <w:t xml:space="preserve"> </w:t>
      </w:r>
      <w:ins w:id="468" w:author="Benton, Deon" w:date="2026-06-19T02:52:00Z" w16du:dateUtc="2026-06-19T07:52:00Z">
        <w:r w:rsidR="006754D7">
          <w:rPr>
            <w:rFonts w:ascii="Times New Roman" w:hAnsi="Times New Roman" w:cs="Times New Roman"/>
          </w:rPr>
          <w:t xml:space="preserve">conceptually </w:t>
        </w:r>
      </w:ins>
      <w:ins w:id="469" w:author="Benton, Deon" w:date="2026-06-19T02:53:00Z" w16du:dateUtc="2026-06-19T07:53:00Z">
        <w:r w:rsidR="006754D7">
          <w:rPr>
            <w:rFonts w:ascii="Times New Roman" w:hAnsi="Times New Roman" w:cs="Times New Roman"/>
          </w:rPr>
          <w:t>neutral</w:t>
        </w:r>
      </w:ins>
      <w:ins w:id="470" w:author="Benton, Deon" w:date="2026-06-19T02:52:00Z" w16du:dateUtc="2026-06-19T07:52:00Z">
        <w:r w:rsidR="006754D7">
          <w:rPr>
            <w:rFonts w:ascii="Times New Roman" w:hAnsi="Times New Roman" w:cs="Times New Roman"/>
          </w:rPr>
          <w:t xml:space="preserve"> surface features and kinematics. </w:t>
        </w:r>
      </w:ins>
      <w:r w:rsidR="00635C87">
        <w:rPr>
          <w:rFonts w:ascii="Times New Roman" w:hAnsi="Times New Roman" w:cs="Times New Roman"/>
        </w:rPr>
        <w:t xml:space="preserve"> </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211EC712" w:rsidR="00524642" w:rsidRDefault="00FC438F" w:rsidP="00A318A3">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The </w:t>
      </w:r>
      <w:r w:rsidR="00E43247">
        <w:rPr>
          <w:rFonts w:ascii="Times New Roman" w:hAnsi="Times New Roman" w:cs="Times New Roman"/>
        </w:rPr>
        <w:t xml:space="preserve">five </w:t>
      </w:r>
      <w:r w:rsidR="006F7263">
        <w:rPr>
          <w:rFonts w:ascii="Times New Roman" w:hAnsi="Times New Roman" w:cs="Times New Roman"/>
        </w:rPr>
        <w:t>simulations that follow were developed with two goals in mind.</w:t>
      </w:r>
      <w:r>
        <w:rPr>
          <w:rFonts w:ascii="Times New Roman" w:hAnsi="Times New Roman" w:cs="Times New Roman"/>
        </w:rPr>
        <w:t xml:space="preserve"> The first was to</w:t>
      </w:r>
      <w:r w:rsidR="00F83FBE" w:rsidRPr="00F83FBE">
        <w:rPr>
          <w:rFonts w:ascii="Times New Roman" w:hAnsi="Times New Roman" w:cs="Times New Roman"/>
        </w:rPr>
        <w:t xml:space="preserve"> assess the sufficiency of the current account</w:t>
      </w:r>
      <w:ins w:id="471" w:author="Benton, Deon" w:date="2026-06-19T20:04:00Z" w16du:dateUtc="2026-06-20T01:04:00Z">
        <w:r w:rsidR="00E20910">
          <w:rPr>
            <w:rFonts w:ascii="Times New Roman" w:hAnsi="Times New Roman" w:cs="Times New Roman"/>
          </w:rPr>
          <w:t xml:space="preserve"> to reproduce the </w:t>
        </w:r>
      </w:ins>
      <w:ins w:id="472" w:author="Benton, Deon" w:date="2026-06-19T20:05:00Z" w16du:dateUtc="2026-06-20T01:05:00Z">
        <w:r w:rsidR="00E20910">
          <w:rPr>
            <w:rFonts w:ascii="Times New Roman" w:hAnsi="Times New Roman" w:cs="Times New Roman"/>
          </w:rPr>
          <w:t xml:space="preserve">following </w:t>
        </w:r>
      </w:ins>
      <w:ins w:id="473" w:author="Benton, Deon" w:date="2026-06-19T20:04:00Z" w16du:dateUtc="2026-06-20T01:04:00Z">
        <w:r w:rsidR="00E20910">
          <w:rPr>
            <w:rFonts w:ascii="Times New Roman" w:hAnsi="Times New Roman" w:cs="Times New Roman"/>
          </w:rPr>
          <w:t>five target findings</w:t>
        </w:r>
      </w:ins>
      <w:ins w:id="474" w:author="Benton, Deon" w:date="2026-06-19T20:05:00Z" w16du:dateUtc="2026-06-20T01:05:00Z">
        <w:r w:rsidR="00E20910">
          <w:rPr>
            <w:rFonts w:ascii="Times New Roman" w:hAnsi="Times New Roman" w:cs="Times New Roman"/>
          </w:rPr>
          <w:t xml:space="preserve">: </w:t>
        </w:r>
      </w:ins>
      <w:r>
        <w:rPr>
          <w:rFonts w:ascii="Times New Roman" w:hAnsi="Times New Roman" w:cs="Times New Roman"/>
        </w:rPr>
        <w:t xml:space="preserve"> </w:t>
      </w:r>
    </w:p>
    <w:p w14:paraId="0BD64BA0" w14:textId="7CB7CB0B"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Selective longer looking to inefficient actions.</w:t>
      </w:r>
      <w:r w:rsidRPr="00B05956">
        <w:rPr>
          <w:rFonts w:ascii="Times New Roman" w:hAnsi="Times New Roman" w:cs="Times New Roman"/>
        </w:rPr>
        <w:t xml:space="preserve"> </w:t>
      </w:r>
      <w:r w:rsidR="00D42964">
        <w:rPr>
          <w:rFonts w:ascii="Times New Roman" w:hAnsi="Times New Roman" w:cs="Times New Roman"/>
        </w:rPr>
        <w:t>Twelve-month-old i</w:t>
      </w:r>
      <w:r w:rsidR="00F94AD1">
        <w:rPr>
          <w:rFonts w:ascii="Times New Roman" w:hAnsi="Times New Roman" w:cs="Times New Roman"/>
        </w:rPr>
        <w:t>nfants</w:t>
      </w:r>
      <w:r w:rsidRPr="00B05956">
        <w:rPr>
          <w:rFonts w:ascii="Times New Roman" w:hAnsi="Times New Roman" w:cs="Times New Roman"/>
        </w:rPr>
        <w:t xml:space="preserve"> look longer at barrierless curved than straight trajectories</w:t>
      </w:r>
      <w:r w:rsidR="00F94AD1">
        <w:rPr>
          <w:rFonts w:ascii="Times New Roman" w:hAnsi="Times New Roman" w:cs="Times New Roman"/>
        </w:rPr>
        <w:t xml:space="preserve"> following habituation to a constrained </w:t>
      </w:r>
      <w:r w:rsidR="0078769E">
        <w:rPr>
          <w:rFonts w:ascii="Times New Roman" w:hAnsi="Times New Roman" w:cs="Times New Roman"/>
        </w:rPr>
        <w:t>event</w:t>
      </w:r>
      <w:r w:rsidRPr="00B05956">
        <w:rPr>
          <w:rFonts w:ascii="Times New Roman" w:hAnsi="Times New Roman" w:cs="Times New Roman"/>
        </w:rPr>
        <w:t xml:space="preserve">. This pattern disappears </w:t>
      </w:r>
      <w:r w:rsidR="0078769E">
        <w:rPr>
          <w:rFonts w:ascii="Times New Roman" w:hAnsi="Times New Roman" w:cs="Times New Roman"/>
        </w:rPr>
        <w:t>following habituation to</w:t>
      </w:r>
      <w:r w:rsidR="005E3C5D">
        <w:rPr>
          <w:rFonts w:ascii="Times New Roman" w:hAnsi="Times New Roman" w:cs="Times New Roman"/>
        </w:rPr>
        <w:t xml:space="preserve"> </w:t>
      </w:r>
      <w:r w:rsidR="009B1D99">
        <w:rPr>
          <w:rFonts w:ascii="Times New Roman" w:hAnsi="Times New Roman" w:cs="Times New Roman"/>
        </w:rPr>
        <w:t xml:space="preserve">an </w:t>
      </w:r>
      <w:r w:rsidR="005E3C5D">
        <w:rPr>
          <w:rFonts w:ascii="Times New Roman" w:hAnsi="Times New Roman" w:cs="Times New Roman"/>
        </w:rPr>
        <w:t>unconstrained</w:t>
      </w:r>
      <w:r w:rsidR="0078769E">
        <w:rPr>
          <w:rFonts w:ascii="Times New Roman" w:hAnsi="Times New Roman" w:cs="Times New Roman"/>
        </w:rPr>
        <w:t xml:space="preserve"> </w:t>
      </w:r>
      <w:r w:rsidR="009B1D99">
        <w:rPr>
          <w:rFonts w:ascii="Times New Roman" w:hAnsi="Times New Roman" w:cs="Times New Roman"/>
        </w:rPr>
        <w:t>event</w:t>
      </w:r>
      <w:r w:rsidR="0078769E">
        <w:rPr>
          <w:rFonts w:ascii="Times New Roman" w:hAnsi="Times New Roman" w:cs="Times New Roman"/>
        </w:rPr>
        <w:t xml:space="preserve"> </w:t>
      </w:r>
      <w:r w:rsidRPr="00B05956">
        <w:rPr>
          <w:rFonts w:ascii="Times New Roman" w:hAnsi="Times New Roman" w:cs="Times New Roman"/>
        </w:rPr>
        <w:t xml:space="preserve">(e.g., Csibra et al., 1999; Gergely et al., 1995). </w:t>
      </w:r>
    </w:p>
    <w:p w14:paraId="757235CB" w14:textId="28DA83AC"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Independence from animacy.</w:t>
      </w:r>
      <w:r w:rsidRPr="00B05956">
        <w:rPr>
          <w:rFonts w:ascii="Times New Roman" w:hAnsi="Times New Roman" w:cs="Times New Roman"/>
        </w:rPr>
        <w:t xml:space="preserve"> </w:t>
      </w:r>
      <w:r w:rsidR="00F743B6">
        <w:rPr>
          <w:rFonts w:ascii="Times New Roman" w:hAnsi="Times New Roman" w:cs="Times New Roman"/>
        </w:rPr>
        <w:t>Nine-month-old i</w:t>
      </w:r>
      <w:r w:rsidRPr="00B05956">
        <w:rPr>
          <w:rFonts w:ascii="Times New Roman" w:hAnsi="Times New Roman" w:cs="Times New Roman"/>
        </w:rPr>
        <w:t xml:space="preserve">nfants show the pattern described in (1) even when the agents lack animate features (e.g., Csibra et al., 1999; Sodian et al., 2004). </w:t>
      </w:r>
    </w:p>
    <w:p w14:paraId="0EAC96B9" w14:textId="5787C107"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Bidirectional inferences about actions, goals, and constraints.</w:t>
      </w:r>
      <w:r w:rsidRPr="00B05956">
        <w:rPr>
          <w:rFonts w:ascii="Times New Roman" w:hAnsi="Times New Roman" w:cs="Times New Roman"/>
        </w:rPr>
        <w:t xml:space="preserve"> </w:t>
      </w:r>
      <w:r w:rsidR="00917EE2">
        <w:rPr>
          <w:rFonts w:ascii="Times New Roman" w:hAnsi="Times New Roman" w:cs="Times New Roman"/>
        </w:rPr>
        <w:t xml:space="preserve">Twelve-month-old </w:t>
      </w:r>
      <w:r w:rsidRPr="00B05956">
        <w:rPr>
          <w:rFonts w:ascii="Times New Roman" w:hAnsi="Times New Roman" w:cs="Times New Roman"/>
        </w:rPr>
        <w:t xml:space="preserve">Infants can infer goals from actions and constraints, and constraints from actions and goals (e.g., Csibra et al., 2003; Wagner &amp; Carey, 2005). </w:t>
      </w:r>
    </w:p>
    <w:p w14:paraId="04A0C735" w14:textId="16E1C9CC"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Graded representations of efficiency.</w:t>
      </w:r>
      <w:r w:rsidRPr="00B05956">
        <w:rPr>
          <w:rFonts w:ascii="Times New Roman" w:hAnsi="Times New Roman" w:cs="Times New Roman"/>
        </w:rPr>
        <w:t xml:space="preserve"> </w:t>
      </w:r>
      <w:r w:rsidR="00917EE2">
        <w:rPr>
          <w:rFonts w:ascii="Times New Roman" w:hAnsi="Times New Roman" w:cs="Times New Roman"/>
        </w:rPr>
        <w:t>Six-month-old i</w:t>
      </w:r>
      <w:r w:rsidRPr="00B05956">
        <w:rPr>
          <w:rFonts w:ascii="Times New Roman" w:hAnsi="Times New Roman" w:cs="Times New Roman"/>
        </w:rPr>
        <w:t>nfants represent action efficiency continuously rather than dichotomously (e.g., Liu &amp; Spelke, 2017).</w:t>
      </w:r>
    </w:p>
    <w:p w14:paraId="363E6A62" w14:textId="1D8DB0AD" w:rsidR="00B05956" w:rsidRP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Action efficiency understanding in pre-reaching infants.</w:t>
      </w:r>
      <w:r w:rsidRPr="00B05956">
        <w:rPr>
          <w:rFonts w:ascii="Times New Roman" w:hAnsi="Times New Roman" w:cs="Times New Roman"/>
        </w:rPr>
        <w:t xml:space="preserve"> </w:t>
      </w:r>
      <w:r w:rsidR="00917EE2">
        <w:rPr>
          <w:rFonts w:ascii="Times New Roman" w:hAnsi="Times New Roman" w:cs="Times New Roman"/>
        </w:rPr>
        <w:t>Three</w:t>
      </w:r>
      <w:r>
        <w:rPr>
          <w:rFonts w:ascii="Times New Roman" w:hAnsi="Times New Roman" w:cs="Times New Roman"/>
        </w:rPr>
        <w:t>-month-olds</w:t>
      </w:r>
      <w:r w:rsidRPr="00B05956">
        <w:rPr>
          <w:rFonts w:ascii="Times New Roman" w:hAnsi="Times New Roman" w:cs="Times New Roman"/>
        </w:rPr>
        <w:t xml:space="preserve"> show the pattern described in (1) following direct action experience (e.g., Skerry et al., 2013).</w:t>
      </w:r>
    </w:p>
    <w:p w14:paraId="2BE86EE9" w14:textId="196A2152" w:rsidR="00513437" w:rsidRDefault="00513437" w:rsidP="00E75EFC">
      <w:pPr>
        <w:spacing w:line="480" w:lineRule="auto"/>
        <w:ind w:firstLine="720"/>
        <w:contextualSpacing/>
        <w:rPr>
          <w:ins w:id="475" w:author="Benton, Deon" w:date="2026-06-15T17:15:00Z" w16du:dateUtc="2026-06-15T22:15:00Z"/>
          <w:rFonts w:ascii="Times New Roman" w:hAnsi="Times New Roman" w:cs="Times New Roman"/>
        </w:rPr>
      </w:pPr>
      <w:ins w:id="476" w:author="Benton, Deon" w:date="2026-06-15T17:15:00Z" w16du:dateUtc="2026-06-15T22:15:00Z">
        <w:r w:rsidRPr="00513437">
          <w:rPr>
            <w:rFonts w:ascii="Times New Roman" w:hAnsi="Times New Roman" w:cs="Times New Roman"/>
          </w:rPr>
          <w:t>The second goal of the current simulations was to</w:t>
        </w:r>
      </w:ins>
      <w:ins w:id="477" w:author="Benton, Deon" w:date="2026-06-19T20:06:00Z" w16du:dateUtc="2026-06-20T01:06:00Z">
        <w:r w:rsidR="00E20910">
          <w:rPr>
            <w:rFonts w:ascii="Times New Roman" w:hAnsi="Times New Roman" w:cs="Times New Roman"/>
          </w:rPr>
          <w:t xml:space="preserve"> compare ALIAS to</w:t>
        </w:r>
      </w:ins>
      <w:ins w:id="478" w:author="Benton, Deon" w:date="2026-06-15T17:15:00Z" w16du:dateUtc="2026-06-15T22:15:00Z">
        <w:r w:rsidRPr="00513437">
          <w:rPr>
            <w:rFonts w:ascii="Times New Roman" w:hAnsi="Times New Roman" w:cs="Times New Roman"/>
          </w:rPr>
          <w:t xml:space="preserve"> VOM10 </w:t>
        </w:r>
      </w:ins>
      <w:ins w:id="479" w:author="Benton, Deon" w:date="2026-06-19T20:07:00Z" w16du:dateUtc="2026-06-20T01:07:00Z">
        <w:r w:rsidR="00E20910">
          <w:rPr>
            <w:rFonts w:ascii="Times New Roman" w:hAnsi="Times New Roman" w:cs="Times New Roman"/>
          </w:rPr>
          <w:t>and</w:t>
        </w:r>
      </w:ins>
      <w:ins w:id="480" w:author="Benton, Deon" w:date="2026-06-15T17:15:00Z" w16du:dateUtc="2026-06-15T22:15:00Z">
        <w:r w:rsidRPr="00513437">
          <w:rPr>
            <w:rFonts w:ascii="Times New Roman" w:hAnsi="Times New Roman" w:cs="Times New Roman"/>
          </w:rPr>
          <w:t xml:space="preserve"> extensions of both models. VOM10-2 was designed to more faithfully represent the</w:t>
        </w:r>
      </w:ins>
      <w:ins w:id="481" w:author="Benton, Deon" w:date="2026-06-19T20:07:00Z" w16du:dateUtc="2026-06-20T01:07:00Z">
        <w:r w:rsidR="00E20910">
          <w:rPr>
            <w:rFonts w:ascii="Times New Roman" w:hAnsi="Times New Roman" w:cs="Times New Roman"/>
          </w:rPr>
          <w:t xml:space="preserve"> tasks underlying the</w:t>
        </w:r>
      </w:ins>
      <w:ins w:id="482" w:author="Benton, Deon" w:date="2026-06-15T17:15:00Z" w16du:dateUtc="2026-06-15T22:15:00Z">
        <w:r w:rsidRPr="00513437">
          <w:rPr>
            <w:rFonts w:ascii="Times New Roman" w:hAnsi="Times New Roman" w:cs="Times New Roman"/>
          </w:rPr>
          <w:t xml:space="preserve"> </w:t>
        </w:r>
        <w:r>
          <w:rPr>
            <w:rFonts w:ascii="Times New Roman" w:hAnsi="Times New Roman" w:cs="Times New Roman"/>
          </w:rPr>
          <w:t>present target findings</w:t>
        </w:r>
        <w:r w:rsidRPr="00513437">
          <w:rPr>
            <w:rFonts w:ascii="Times New Roman" w:hAnsi="Times New Roman" w:cs="Times New Roman"/>
          </w:rPr>
          <w:t>.</w:t>
        </w:r>
      </w:ins>
      <w:ins w:id="483" w:author="Benton, Deon" w:date="2026-06-15T17:17:00Z" w16du:dateUtc="2026-06-15T22:17:00Z">
        <w:r w:rsidR="00263DA5">
          <w:rPr>
            <w:rFonts w:ascii="Times New Roman" w:hAnsi="Times New Roman" w:cs="Times New Roman"/>
          </w:rPr>
          <w:t xml:space="preserve"> </w:t>
        </w:r>
      </w:ins>
      <w:ins w:id="484" w:author="Benton, Deon" w:date="2026-06-19T20:08:00Z" w16du:dateUtc="2026-06-20T01:08:00Z">
        <w:r w:rsidR="00E20910">
          <w:rPr>
            <w:rFonts w:ascii="Times New Roman" w:hAnsi="Times New Roman" w:cs="Times New Roman"/>
          </w:rPr>
          <w:t>In this model,</w:t>
        </w:r>
      </w:ins>
      <w:r w:rsidR="00263DA5" w:rsidRPr="00926947">
        <w:rPr>
          <w:rFonts w:ascii="Times New Roman" w:hAnsi="Times New Roman" w:cs="Times New Roman"/>
        </w:rPr>
        <w:t xml:space="preserve"> obstacles and goal objects remain continuously visible and </w:t>
      </w:r>
      <w:ins w:id="485" w:author="Benton, Deon" w:date="2026-06-19T20:08:00Z" w16du:dateUtc="2026-06-20T01:08:00Z">
        <w:r w:rsidR="00E20910">
          <w:rPr>
            <w:rFonts w:ascii="Times New Roman" w:hAnsi="Times New Roman" w:cs="Times New Roman"/>
          </w:rPr>
          <w:t>the</w:t>
        </w:r>
      </w:ins>
      <w:r w:rsidR="00263DA5" w:rsidRPr="00926947">
        <w:rPr>
          <w:rFonts w:ascii="Times New Roman" w:hAnsi="Times New Roman" w:cs="Times New Roman"/>
        </w:rPr>
        <w:t xml:space="preserve"> agent no longer overshoots</w:t>
      </w:r>
      <w:del w:id="486" w:author="Benton, Deon" w:date="2026-06-19T20:08:00Z" w16du:dateUtc="2026-06-20T01:08:00Z">
        <w:r w:rsidR="00263DA5" w:rsidRPr="00926947" w:rsidDel="00E20910">
          <w:rPr>
            <w:rFonts w:ascii="Times New Roman" w:hAnsi="Times New Roman" w:cs="Times New Roman"/>
          </w:rPr>
          <w:delText xml:space="preserve"> </w:delText>
        </w:r>
      </w:del>
      <w:ins w:id="487" w:author="Benton, Deon" w:date="2026-06-19T20:08:00Z" w16du:dateUtc="2026-06-20T01:08:00Z">
        <w:r w:rsidR="00E20910">
          <w:rPr>
            <w:rFonts w:ascii="Times New Roman" w:hAnsi="Times New Roman" w:cs="Times New Roman"/>
          </w:rPr>
          <w:t xml:space="preserve"> the barrier</w:t>
        </w:r>
      </w:ins>
      <w:r w:rsidR="00263DA5" w:rsidRPr="00926947">
        <w:rPr>
          <w:rFonts w:ascii="Times New Roman" w:hAnsi="Times New Roman" w:cs="Times New Roman"/>
        </w:rPr>
        <w:t xml:space="preserve">. </w:t>
      </w:r>
      <w:ins w:id="488" w:author="Benton, Deon" w:date="2026-06-15T17:15:00Z" w16du:dateUtc="2026-06-15T22:15:00Z">
        <w:r w:rsidRPr="00513437">
          <w:rPr>
            <w:rFonts w:ascii="Times New Roman" w:hAnsi="Times New Roman" w:cs="Times New Roman"/>
          </w:rPr>
          <w:t xml:space="preserve"> ALIAS-2 eliminated the assumption that </w:t>
        </w:r>
      </w:ins>
      <w:ins w:id="489" w:author="Benton, Deon" w:date="2026-06-19T20:09:00Z" w16du:dateUtc="2026-06-20T01:09:00Z">
        <w:r w:rsidR="00E20910">
          <w:rPr>
            <w:rFonts w:ascii="Times New Roman" w:hAnsi="Times New Roman" w:cs="Times New Roman"/>
          </w:rPr>
          <w:t xml:space="preserve">peripherally located obstacles </w:t>
        </w:r>
      </w:ins>
      <w:ins w:id="490" w:author="Benton, Deon" w:date="2026-06-15T17:15:00Z" w16du:dateUtc="2026-06-15T22:15:00Z">
        <w:r w:rsidRPr="00513437">
          <w:rPr>
            <w:rFonts w:ascii="Times New Roman" w:hAnsi="Times New Roman" w:cs="Times New Roman"/>
          </w:rPr>
          <w:t>are less salient than</w:t>
        </w:r>
      </w:ins>
      <w:ins w:id="491" w:author="Benton, Deon" w:date="2026-06-19T20:09:00Z" w16du:dateUtc="2026-06-20T01:09:00Z">
        <w:r w:rsidR="00E20910">
          <w:rPr>
            <w:rFonts w:ascii="Times New Roman" w:hAnsi="Times New Roman" w:cs="Times New Roman"/>
          </w:rPr>
          <w:t xml:space="preserve"> central ones.</w:t>
        </w:r>
      </w:ins>
      <w:ins w:id="492" w:author="Benton, Deon" w:date="2026-06-15T17:15:00Z" w16du:dateUtc="2026-06-15T22:15:00Z">
        <w:r w:rsidRPr="00513437">
          <w:rPr>
            <w:rFonts w:ascii="Times New Roman" w:hAnsi="Times New Roman" w:cs="Times New Roman"/>
          </w:rPr>
          <w:t xml:space="preserve"> Both extensions are described </w:t>
        </w:r>
        <w:r w:rsidR="00827E6C">
          <w:rPr>
            <w:rFonts w:ascii="Times New Roman" w:hAnsi="Times New Roman" w:cs="Times New Roman"/>
          </w:rPr>
          <w:t>more fully below</w:t>
        </w:r>
        <w:r w:rsidRPr="00513437">
          <w:rPr>
            <w:rFonts w:ascii="Times New Roman" w:hAnsi="Times New Roman" w:cs="Times New Roman"/>
          </w:rPr>
          <w:t xml:space="preserve">. By comparing ALIAS to these alternative models, it </w:t>
        </w:r>
      </w:ins>
      <w:ins w:id="493" w:author="Benton, Deon" w:date="2026-06-19T20:10:00Z" w16du:dateUtc="2026-06-20T01:10:00Z">
        <w:r w:rsidR="0038048A">
          <w:rPr>
            <w:rFonts w:ascii="Times New Roman" w:hAnsi="Times New Roman" w:cs="Times New Roman"/>
          </w:rPr>
          <w:t xml:space="preserve">is </w:t>
        </w:r>
      </w:ins>
      <w:ins w:id="494" w:author="Benton, Deon" w:date="2026-06-15T17:15:00Z" w16du:dateUtc="2026-06-15T22:15:00Z">
        <w:r w:rsidRPr="00513437">
          <w:rPr>
            <w:rFonts w:ascii="Times New Roman" w:hAnsi="Times New Roman" w:cs="Times New Roman"/>
          </w:rPr>
          <w:t>possible to determine whether VOM10</w:t>
        </w:r>
      </w:ins>
      <w:ins w:id="495" w:author="Benton, Deon" w:date="2026-06-19T20:10:00Z" w16du:dateUtc="2026-06-20T01:10:00Z">
        <w:r w:rsidR="0038048A">
          <w:rPr>
            <w:rFonts w:ascii="Times New Roman" w:hAnsi="Times New Roman" w:cs="Times New Roman"/>
          </w:rPr>
          <w:t>’s limitations</w:t>
        </w:r>
      </w:ins>
      <w:ins w:id="496" w:author="Benton, Deon" w:date="2026-06-15T17:15:00Z" w16du:dateUtc="2026-06-15T22:15:00Z">
        <w:r w:rsidRPr="00513437">
          <w:rPr>
            <w:rFonts w:ascii="Times New Roman" w:hAnsi="Times New Roman" w:cs="Times New Roman"/>
          </w:rPr>
          <w:t xml:space="preserve"> are genuine and whether</w:t>
        </w:r>
      </w:ins>
      <w:ins w:id="497" w:author="Benton, Deon" w:date="2026-06-19T20:11:00Z" w16du:dateUtc="2026-06-20T01:11:00Z">
        <w:r w:rsidR="0038048A">
          <w:rPr>
            <w:rFonts w:ascii="Times New Roman" w:hAnsi="Times New Roman" w:cs="Times New Roman"/>
          </w:rPr>
          <w:t xml:space="preserve"> differential obstacle salience is necessary to reproduce the current findings.</w:t>
        </w:r>
      </w:ins>
      <w:ins w:id="498" w:author="Benton, Deon" w:date="2026-06-15T17:15:00Z" w16du:dateUtc="2026-06-15T22:15:00Z">
        <w:r w:rsidRPr="00513437">
          <w:rPr>
            <w:rFonts w:ascii="Times New Roman" w:hAnsi="Times New Roman" w:cs="Times New Roman"/>
          </w:rPr>
          <w:t xml:space="preserve"> Given </w:t>
        </w:r>
      </w:ins>
      <w:ins w:id="499" w:author="Benton, Deon" w:date="2026-06-19T20:11:00Z" w16du:dateUtc="2026-06-20T01:11:00Z">
        <w:r w:rsidR="0038048A">
          <w:rPr>
            <w:rFonts w:ascii="Times New Roman" w:hAnsi="Times New Roman" w:cs="Times New Roman"/>
          </w:rPr>
          <w:t>these goals,</w:t>
        </w:r>
      </w:ins>
      <w:ins w:id="500" w:author="Benton, Deon" w:date="2026-06-15T17:15:00Z" w16du:dateUtc="2026-06-15T22:15:00Z">
        <w:r w:rsidRPr="00513437">
          <w:rPr>
            <w:rFonts w:ascii="Times New Roman" w:hAnsi="Times New Roman" w:cs="Times New Roman"/>
          </w:rPr>
          <w:t xml:space="preserve"> the studies</w:t>
        </w:r>
      </w:ins>
      <w:ins w:id="501" w:author="Benton, Deon" w:date="2026-06-19T20:11:00Z" w16du:dateUtc="2026-06-20T01:11:00Z">
        <w:r w:rsidR="0038048A">
          <w:rPr>
            <w:rFonts w:ascii="Times New Roman" w:hAnsi="Times New Roman" w:cs="Times New Roman"/>
          </w:rPr>
          <w:t xml:space="preserve"> underlying these</w:t>
        </w:r>
      </w:ins>
      <w:ins w:id="502" w:author="Benton, Deon" w:date="2026-06-19T20:12:00Z" w16du:dateUtc="2026-06-20T01:12:00Z">
        <w:r w:rsidR="0038048A">
          <w:rPr>
            <w:rFonts w:ascii="Times New Roman" w:hAnsi="Times New Roman" w:cs="Times New Roman"/>
          </w:rPr>
          <w:t xml:space="preserve"> </w:t>
        </w:r>
        <w:r w:rsidR="0038048A">
          <w:rPr>
            <w:rFonts w:ascii="Times New Roman" w:hAnsi="Times New Roman" w:cs="Times New Roman"/>
          </w:rPr>
          <w:lastRenderedPageBreak/>
          <w:t>findings</w:t>
        </w:r>
      </w:ins>
      <w:ins w:id="503" w:author="Benton, Deon" w:date="2026-06-15T17:15:00Z" w16du:dateUtc="2026-06-15T22:15:00Z">
        <w:r w:rsidRPr="00513437">
          <w:rPr>
            <w:rFonts w:ascii="Times New Roman" w:hAnsi="Times New Roman" w:cs="Times New Roman"/>
          </w:rPr>
          <w:t xml:space="preserve"> were modeled only in enough detail to preserve the critical structure of the task. In cases where the original reports did not provide sufficient detail to model their critical aspects (e.g., the action phase length in Skerry et al., 2013), reasonable assumptions were made.</w:t>
        </w:r>
      </w:ins>
      <w:ins w:id="504" w:author="Benton, Deon" w:date="2026-06-15T17:17:00Z" w16du:dateUtc="2026-06-15T22:17:00Z">
        <w:r w:rsidR="00263DA5">
          <w:rPr>
            <w:rFonts w:ascii="Times New Roman" w:hAnsi="Times New Roman" w:cs="Times New Roman"/>
          </w:rPr>
          <w:t xml:space="preserve"> </w:t>
        </w:r>
      </w:ins>
    </w:p>
    <w:p w14:paraId="48BD51A4" w14:textId="0074984F" w:rsidR="009F2395" w:rsidRDefault="007C20DB" w:rsidP="00706D21">
      <w:pPr>
        <w:spacing w:line="480" w:lineRule="auto"/>
        <w:ind w:firstLine="720"/>
        <w:contextualSpacing/>
        <w:rPr>
          <w:rFonts w:ascii="Times New Roman" w:hAnsi="Times New Roman" w:cs="Times New Roman"/>
        </w:rPr>
      </w:pPr>
      <w:ins w:id="505" w:author="Benton, Deon" w:date="2026-06-19T20:13:00Z" w16du:dateUtc="2026-06-20T01:13:00Z">
        <w:r>
          <w:rPr>
            <w:rFonts w:ascii="Times New Roman" w:hAnsi="Times New Roman" w:cs="Times New Roman"/>
          </w:rPr>
          <w:t>As the primary comparison model throughout the present simulations, the next section begins with a discussion of</w:t>
        </w:r>
      </w:ins>
      <w:r w:rsidR="00926947" w:rsidRPr="00926947">
        <w:rPr>
          <w:rFonts w:ascii="Times New Roman" w:hAnsi="Times New Roman" w:cs="Times New Roman"/>
        </w:rPr>
        <w:t xml:space="preserve"> </w:t>
      </w:r>
      <w:ins w:id="506" w:author="Benton, Deon" w:date="2026-06-13T22:23:00Z" w16du:dateUtc="2026-06-14T03:23:00Z">
        <w:r w:rsidR="006A6503">
          <w:rPr>
            <w:rFonts w:ascii="Times New Roman" w:hAnsi="Times New Roman" w:cs="Times New Roman"/>
          </w:rPr>
          <w:t>VOM10</w:t>
        </w:r>
      </w:ins>
      <w:r w:rsidR="00BB023A">
        <w:rPr>
          <w:rFonts w:ascii="Times New Roman" w:hAnsi="Times New Roman" w:cs="Times New Roman"/>
        </w:rPr>
        <w:t xml:space="preserve">. </w:t>
      </w:r>
      <w:ins w:id="507" w:author="Benton, Deon" w:date="2026-06-19T20:24:00Z" w16du:dateUtc="2026-06-20T01:24:00Z">
        <w:r w:rsidR="0062799B">
          <w:rPr>
            <w:rFonts w:ascii="Times New Roman" w:hAnsi="Times New Roman" w:cs="Times New Roman"/>
          </w:rPr>
          <w:t>This discussion will be kept brief because a</w:t>
        </w:r>
      </w:ins>
      <w:ins w:id="508" w:author="Benton, Deon" w:date="2026-06-19T20:14:00Z" w16du:dateUtc="2026-06-20T01:14:00Z">
        <w:r>
          <w:rPr>
            <w:rFonts w:ascii="Times New Roman" w:hAnsi="Times New Roman" w:cs="Times New Roman"/>
          </w:rPr>
          <w:t xml:space="preserve"> fuller </w:t>
        </w:r>
      </w:ins>
      <w:ins w:id="509" w:author="Benton, Deon" w:date="2026-06-19T20:24:00Z" w16du:dateUtc="2026-06-20T01:24:00Z">
        <w:r w:rsidR="0062799B">
          <w:rPr>
            <w:rFonts w:ascii="Times New Roman" w:hAnsi="Times New Roman" w:cs="Times New Roman"/>
          </w:rPr>
          <w:t>one</w:t>
        </w:r>
      </w:ins>
      <w:ins w:id="510" w:author="Benton, Deon" w:date="2026-06-19T20:14:00Z" w16du:dateUtc="2026-06-20T01:14:00Z">
        <w:r>
          <w:rPr>
            <w:rFonts w:ascii="Times New Roman" w:hAnsi="Times New Roman" w:cs="Times New Roman"/>
          </w:rPr>
          <w:t xml:space="preserve"> can be found</w:t>
        </w:r>
      </w:ins>
      <w:r w:rsidR="00926947" w:rsidRPr="00926947">
        <w:rPr>
          <w:rFonts w:ascii="Times New Roman" w:hAnsi="Times New Roman" w:cs="Times New Roman"/>
        </w:rPr>
        <w:t xml:space="preserve"> in </w:t>
      </w:r>
      <w:ins w:id="511" w:author="Benton, Deon" w:date="2026-06-12T14:40:00Z" w16du:dateUtc="2026-06-12T19:40:00Z">
        <w:r w:rsidR="0000003E">
          <w:rPr>
            <w:rFonts w:ascii="Times New Roman" w:hAnsi="Times New Roman" w:cs="Times New Roman"/>
          </w:rPr>
          <w:t>Van Overwalle</w:t>
        </w:r>
      </w:ins>
      <w:r w:rsidR="00926947" w:rsidRPr="00926947">
        <w:rPr>
          <w:rFonts w:ascii="Times New Roman" w:hAnsi="Times New Roman" w:cs="Times New Roman"/>
        </w:rPr>
        <w:t xml:space="preserve"> (2010)</w:t>
      </w:r>
      <w:ins w:id="512" w:author="Benton, Deon" w:date="2026-06-19T20:14:00Z" w16du:dateUtc="2026-06-20T01:14:00Z">
        <w:r>
          <w:rPr>
            <w:rFonts w:ascii="Times New Roman" w:hAnsi="Times New Roman" w:cs="Times New Roman"/>
          </w:rPr>
          <w:t xml:space="preserve">. </w:t>
        </w:r>
      </w:ins>
      <w:ins w:id="513" w:author="Benton, Deon" w:date="2026-06-19T20:15:00Z" w16du:dateUtc="2026-06-20T01:15:00Z">
        <w:r>
          <w:rPr>
            <w:rFonts w:ascii="Times New Roman" w:hAnsi="Times New Roman" w:cs="Times New Roman"/>
          </w:rPr>
          <w:t xml:space="preserve">Following this is a </w:t>
        </w:r>
      </w:ins>
      <w:ins w:id="514" w:author="Benton, Deon" w:date="2026-06-19T20:25:00Z" w16du:dateUtc="2026-06-20T01:25:00Z">
        <w:r w:rsidR="0062799B">
          <w:rPr>
            <w:rFonts w:ascii="Times New Roman" w:hAnsi="Times New Roman" w:cs="Times New Roman"/>
          </w:rPr>
          <w:t>description</w:t>
        </w:r>
      </w:ins>
      <w:ins w:id="515" w:author="Benton, Deon" w:date="2026-06-19T20:15:00Z" w16du:dateUtc="2026-06-20T01:15:00Z">
        <w:r>
          <w:rPr>
            <w:rFonts w:ascii="Times New Roman" w:hAnsi="Times New Roman" w:cs="Times New Roman"/>
          </w:rPr>
          <w:t xml:space="preserve"> of ALIAS’s architecture</w:t>
        </w:r>
      </w:ins>
      <w:ins w:id="516" w:author="Benton, Deon" w:date="2026-06-19T20:26:00Z" w16du:dateUtc="2026-06-20T01:26:00Z">
        <w:r w:rsidR="0062799B">
          <w:rPr>
            <w:rFonts w:ascii="Times New Roman" w:hAnsi="Times New Roman" w:cs="Times New Roman"/>
          </w:rPr>
          <w:t xml:space="preserve">. Five simulations will then be reported, </w:t>
        </w:r>
      </w:ins>
      <w:r w:rsidR="00926947" w:rsidRPr="00926947">
        <w:rPr>
          <w:rFonts w:ascii="Times New Roman" w:hAnsi="Times New Roman" w:cs="Times New Roman"/>
        </w:rPr>
        <w:t xml:space="preserve">each corresponding to one of the target findings. </w:t>
      </w:r>
      <w:ins w:id="517" w:author="Benton, Deon" w:date="2026-06-19T20:18:00Z" w16du:dateUtc="2026-06-20T01:18:00Z">
        <w:r>
          <w:rPr>
            <w:rFonts w:ascii="Times New Roman" w:hAnsi="Times New Roman" w:cs="Times New Roman"/>
          </w:rPr>
          <w:t>Each simulation is then followed by a discussion of how</w:t>
        </w:r>
      </w:ins>
      <w:ins w:id="518" w:author="Benton, Deon" w:date="2026-06-19T20:19:00Z" w16du:dateUtc="2026-06-20T01:19:00Z">
        <w:r>
          <w:rPr>
            <w:rFonts w:ascii="Times New Roman" w:hAnsi="Times New Roman" w:cs="Times New Roman"/>
          </w:rPr>
          <w:t xml:space="preserve"> </w:t>
        </w:r>
      </w:ins>
      <w:ins w:id="519" w:author="Benton, Deon" w:date="2026-06-19T20:18:00Z" w16du:dateUtc="2026-06-20T01:18:00Z">
        <w:r>
          <w:rPr>
            <w:rFonts w:ascii="Times New Roman" w:hAnsi="Times New Roman" w:cs="Times New Roman"/>
          </w:rPr>
          <w:t xml:space="preserve">ALIAS </w:t>
        </w:r>
      </w:ins>
      <w:ins w:id="520" w:author="Benton, Deon" w:date="2026-06-19T20:19:00Z" w16du:dateUtc="2026-06-20T01:19:00Z">
        <w:r>
          <w:rPr>
            <w:rFonts w:ascii="Times New Roman" w:hAnsi="Times New Roman" w:cs="Times New Roman"/>
          </w:rPr>
          <w:t>re</w:t>
        </w:r>
      </w:ins>
      <w:ins w:id="521" w:author="Benton, Deon" w:date="2026-06-19T20:18:00Z" w16du:dateUtc="2026-06-20T01:18:00Z">
        <w:r>
          <w:rPr>
            <w:rFonts w:ascii="Times New Roman" w:hAnsi="Times New Roman" w:cs="Times New Roman"/>
          </w:rPr>
          <w:t>produced</w:t>
        </w:r>
      </w:ins>
      <w:ins w:id="522" w:author="Benton, Deon" w:date="2026-06-19T20:19:00Z" w16du:dateUtc="2026-06-20T01:19:00Z">
        <w:r>
          <w:rPr>
            <w:rFonts w:ascii="Times New Roman" w:hAnsi="Times New Roman" w:cs="Times New Roman"/>
          </w:rPr>
          <w:t xml:space="preserve"> </w:t>
        </w:r>
      </w:ins>
      <w:ins w:id="523" w:author="Benton, Deon" w:date="2026-06-19T20:26:00Z" w16du:dateUtc="2026-06-20T01:26:00Z">
        <w:r w:rsidR="0062799B">
          <w:rPr>
            <w:rFonts w:ascii="Times New Roman" w:hAnsi="Times New Roman" w:cs="Times New Roman"/>
          </w:rPr>
          <w:t>the corresponding</w:t>
        </w:r>
      </w:ins>
      <w:ins w:id="524" w:author="Benton, Deon" w:date="2026-06-19T20:19:00Z" w16du:dateUtc="2026-06-20T01:19:00Z">
        <w:r>
          <w:rPr>
            <w:rFonts w:ascii="Times New Roman" w:hAnsi="Times New Roman" w:cs="Times New Roman"/>
          </w:rPr>
          <w:t xml:space="preserve"> target finding.</w:t>
        </w:r>
      </w:ins>
      <w:ins w:id="525" w:author="Benton, Deon" w:date="2026-06-19T20:18:00Z" w16du:dateUtc="2026-06-20T01:18:00Z">
        <w:r>
          <w:rPr>
            <w:rFonts w:ascii="Times New Roman" w:hAnsi="Times New Roman" w:cs="Times New Roman"/>
          </w:rPr>
          <w:t xml:space="preserve"> </w:t>
        </w:r>
      </w:ins>
      <w:ins w:id="526" w:author="Benton, Deon" w:date="2026-06-19T20:20:00Z" w16du:dateUtc="2026-06-20T01:20:00Z">
        <w:r>
          <w:rPr>
            <w:rFonts w:ascii="Times New Roman" w:hAnsi="Times New Roman" w:cs="Times New Roman"/>
          </w:rPr>
          <w:t>The paper concludes with two final</w:t>
        </w:r>
      </w:ins>
      <w:r w:rsidR="00BC1A22" w:rsidRPr="00BC1A22">
        <w:rPr>
          <w:rFonts w:ascii="Times New Roman" w:hAnsi="Times New Roman" w:cs="Times New Roman"/>
        </w:rPr>
        <w:t xml:space="preserve"> simulations</w:t>
      </w:r>
      <w:r w:rsidR="00EB4077">
        <w:rPr>
          <w:rFonts w:ascii="Times New Roman" w:hAnsi="Times New Roman" w:cs="Times New Roman"/>
        </w:rPr>
        <w:t xml:space="preserve">. </w:t>
      </w:r>
      <w:ins w:id="527" w:author="Benton, Deon" w:date="2026-06-19T20:21:00Z" w16du:dateUtc="2026-06-20T01:21:00Z">
        <w:r>
          <w:rPr>
            <w:rFonts w:ascii="Times New Roman" w:hAnsi="Times New Roman" w:cs="Times New Roman"/>
          </w:rPr>
          <w:t xml:space="preserve">Each one involves placing and then assessing ALIAS’s behavior </w:t>
        </w:r>
      </w:ins>
      <w:ins w:id="528" w:author="Benton, Deon" w:date="2026-06-15T17:24:00Z" w16du:dateUtc="2026-06-15T22:24:00Z">
        <w:r w:rsidR="00E825D8">
          <w:rPr>
            <w:rFonts w:ascii="Times New Roman" w:hAnsi="Times New Roman" w:cs="Times New Roman"/>
          </w:rPr>
          <w:t>in a novel situation. I</w:t>
        </w:r>
      </w:ins>
      <w:ins w:id="529" w:author="Benton, Deon" w:date="2026-06-19T20:23:00Z" w16du:dateUtc="2026-06-20T01:23:00Z">
        <w:r w:rsidR="00A778CB">
          <w:rPr>
            <w:rFonts w:ascii="Times New Roman" w:hAnsi="Times New Roman" w:cs="Times New Roman"/>
          </w:rPr>
          <w:t>t will be suggested that this behavior</w:t>
        </w:r>
      </w:ins>
      <w:ins w:id="530" w:author="Benton, Deon" w:date="2026-06-15T17:24:00Z" w16du:dateUtc="2026-06-15T22:24:00Z">
        <w:r w:rsidR="00E825D8">
          <w:rPr>
            <w:rFonts w:ascii="Times New Roman" w:hAnsi="Times New Roman" w:cs="Times New Roman"/>
          </w:rPr>
          <w:t xml:space="preserve"> </w:t>
        </w:r>
      </w:ins>
      <w:ins w:id="531" w:author="Benton, Deon" w:date="2026-06-19T20:23:00Z" w16du:dateUtc="2026-06-20T01:23:00Z">
        <w:r w:rsidR="00A778CB">
          <w:rPr>
            <w:rFonts w:ascii="Times New Roman" w:hAnsi="Times New Roman" w:cs="Times New Roman"/>
          </w:rPr>
          <w:t>constitu</w:t>
        </w:r>
      </w:ins>
      <w:ins w:id="532" w:author="Benton, Deon" w:date="2026-06-19T20:24:00Z" w16du:dateUtc="2026-06-20T01:24:00Z">
        <w:r w:rsidR="00A778CB">
          <w:rPr>
            <w:rFonts w:ascii="Times New Roman" w:hAnsi="Times New Roman" w:cs="Times New Roman"/>
          </w:rPr>
          <w:t>tes</w:t>
        </w:r>
      </w:ins>
      <w:ins w:id="533" w:author="Benton, Deon" w:date="2026-06-19T20:23:00Z" w16du:dateUtc="2026-06-20T01:23:00Z">
        <w:r w:rsidR="00A778CB">
          <w:rPr>
            <w:rFonts w:ascii="Times New Roman" w:hAnsi="Times New Roman" w:cs="Times New Roman"/>
          </w:rPr>
          <w:t xml:space="preserve"> </w:t>
        </w:r>
      </w:ins>
      <w:r w:rsidR="00583C36" w:rsidRPr="00583C36">
        <w:rPr>
          <w:rFonts w:ascii="Times New Roman" w:hAnsi="Times New Roman" w:cs="Times New Roman"/>
        </w:rPr>
        <w:t>testable predictions for future research.</w:t>
      </w:r>
      <w:r w:rsidR="00583C36">
        <w:rPr>
          <w:rFonts w:ascii="Times New Roman" w:hAnsi="Times New Roman" w:cs="Times New Roman"/>
        </w:rPr>
        <w:t xml:space="preserve"> </w:t>
      </w:r>
      <w:r w:rsidR="00BC1A22" w:rsidRPr="00BC1A22">
        <w:rPr>
          <w:rFonts w:ascii="Times New Roman" w:hAnsi="Times New Roman" w:cs="Times New Roman"/>
        </w:rPr>
        <w:t xml:space="preserve"> </w:t>
      </w:r>
    </w:p>
    <w:p w14:paraId="576AD74B" w14:textId="29558484" w:rsidR="00166D82" w:rsidRPr="00AE207C" w:rsidRDefault="00A778CB" w:rsidP="00166D82">
      <w:pPr>
        <w:spacing w:line="480" w:lineRule="auto"/>
        <w:ind w:firstLine="720"/>
        <w:contextualSpacing/>
        <w:rPr>
          <w:rFonts w:ascii="Times New Roman" w:hAnsi="Times New Roman" w:cs="Times New Roman"/>
        </w:rPr>
      </w:pPr>
      <w:ins w:id="534" w:author="Benton, Deon" w:date="2026-06-19T20:24:00Z" w16du:dateUtc="2026-06-20T01:24:00Z">
        <w:r>
          <w:rPr>
            <w:rFonts w:ascii="Times New Roman" w:hAnsi="Times New Roman" w:cs="Times New Roman"/>
          </w:rPr>
          <w:t>The current simulations</w:t>
        </w:r>
      </w:ins>
      <w:r w:rsidR="00166D82">
        <w:rPr>
          <w:rFonts w:ascii="Times New Roman" w:hAnsi="Times New Roman" w:cs="Times New Roman"/>
        </w:rPr>
        <w:t xml:space="preserve"> were run using the Lens neural network simulator (Rohde, 1999). The full set of training and testing files, including data from the simulations reported here, are available for download at </w:t>
      </w:r>
      <w:hyperlink r:id="rId13" w:history="1">
        <w:r w:rsidR="00166D82" w:rsidRPr="008472E4">
          <w:rPr>
            <w:rStyle w:val="Hyperlink"/>
            <w:rFonts w:ascii="Times New Roman" w:hAnsi="Times New Roman" w:cs="Times New Roman"/>
          </w:rPr>
          <w:t>https://osf.io/9eqpf/?view_only=62f752417a9141c7b0509a998039ad13</w:t>
        </w:r>
      </w:hyperlink>
      <w:r w:rsidR="00166D82">
        <w:rPr>
          <w:rFonts w:ascii="Times New Roman" w:hAnsi="Times New Roman" w:cs="Times New Roman"/>
        </w:rPr>
        <w:t>.</w:t>
      </w:r>
    </w:p>
    <w:p w14:paraId="2133B31B" w14:textId="77777777" w:rsidR="00166D82" w:rsidRDefault="00166D82" w:rsidP="00706D21">
      <w:pPr>
        <w:spacing w:line="480" w:lineRule="auto"/>
        <w:ind w:firstLine="720"/>
        <w:contextualSpacing/>
        <w:rPr>
          <w:rFonts w:ascii="Times New Roman" w:hAnsi="Times New Roman" w:cs="Times New Roman"/>
        </w:rPr>
      </w:pP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099BDE13" w:rsidR="00524642" w:rsidRPr="00D94781" w:rsidRDefault="00D94781" w:rsidP="00524642">
      <w:pPr>
        <w:spacing w:line="480" w:lineRule="auto"/>
        <w:contextualSpacing/>
        <w:rPr>
          <w:rFonts w:ascii="Times New Roman" w:hAnsi="Times New Roman" w:cs="Times New Roman"/>
          <w:b/>
          <w:bCs/>
        </w:rPr>
      </w:pPr>
      <w:r w:rsidRPr="00D94781">
        <w:rPr>
          <w:rFonts w:ascii="Times New Roman" w:hAnsi="Times New Roman" w:cs="Times New Roman"/>
          <w:b/>
          <w:bCs/>
        </w:rPr>
        <w:t>Models</w:t>
      </w:r>
    </w:p>
    <w:p w14:paraId="11977E71" w14:textId="7F59A554" w:rsidR="00D94781" w:rsidRPr="00DF625A" w:rsidRDefault="006A6503" w:rsidP="00524642">
      <w:pPr>
        <w:spacing w:line="480" w:lineRule="auto"/>
        <w:contextualSpacing/>
        <w:rPr>
          <w:rFonts w:ascii="Times New Roman" w:hAnsi="Times New Roman" w:cs="Times New Roman"/>
          <w:b/>
          <w:bCs/>
          <w:i/>
          <w:iCs/>
        </w:rPr>
      </w:pPr>
      <w:r>
        <w:rPr>
          <w:rFonts w:ascii="Times New Roman" w:hAnsi="Times New Roman" w:cs="Times New Roman"/>
          <w:b/>
          <w:bCs/>
          <w:i/>
          <w:iCs/>
        </w:rPr>
        <w:t>VOM10</w:t>
      </w:r>
    </w:p>
    <w:p w14:paraId="2B13EE81" w14:textId="46F7A7D5" w:rsidR="00A86784" w:rsidRDefault="00524642" w:rsidP="00640CAC">
      <w:pPr>
        <w:spacing w:line="480" w:lineRule="auto"/>
        <w:contextualSpacing/>
        <w:rPr>
          <w:ins w:id="535" w:author="Benton, Deon" w:date="2026-06-19T22:06:00Z" w16du:dateUtc="2026-06-20T03:06:00Z"/>
          <w:rFonts w:ascii="Times New Roman" w:hAnsi="Times New Roman" w:cs="Times New Roman"/>
        </w:rPr>
      </w:pPr>
      <w:r>
        <w:rPr>
          <w:rFonts w:ascii="Times New Roman" w:hAnsi="Times New Roman" w:cs="Times New Roman"/>
        </w:rPr>
        <w:tab/>
      </w:r>
      <w:r w:rsidR="00EE68DE">
        <w:rPr>
          <w:rFonts w:ascii="Times New Roman" w:hAnsi="Times New Roman" w:cs="Times New Roman"/>
        </w:rPr>
        <w:t>This model was</w:t>
      </w:r>
      <w:r w:rsidR="00084546" w:rsidRPr="00084546">
        <w:rPr>
          <w:rFonts w:ascii="Times New Roman" w:hAnsi="Times New Roman" w:cs="Times New Roman"/>
        </w:rPr>
        <w:t xml:space="preserve"> a one-layer recurrent connectionist model consisting of 27 fully interconnected units</w:t>
      </w:r>
      <w:r w:rsidR="006D43E7">
        <w:rPr>
          <w:rFonts w:ascii="Times New Roman" w:hAnsi="Times New Roman" w:cs="Times New Roman"/>
        </w:rPr>
        <w:t>—</w:t>
      </w:r>
      <w:r w:rsidR="00084546" w:rsidRPr="00084546">
        <w:rPr>
          <w:rFonts w:ascii="Times New Roman" w:hAnsi="Times New Roman" w:cs="Times New Roman"/>
        </w:rPr>
        <w:t xml:space="preserve">25 of </w:t>
      </w:r>
      <w:r w:rsidR="006D43E7">
        <w:rPr>
          <w:rFonts w:ascii="Times New Roman" w:hAnsi="Times New Roman" w:cs="Times New Roman"/>
        </w:rPr>
        <w:t>these units</w:t>
      </w:r>
      <w:r w:rsidR="00084546" w:rsidRPr="00084546">
        <w:rPr>
          <w:rFonts w:ascii="Times New Roman" w:hAnsi="Times New Roman" w:cs="Times New Roman"/>
        </w:rPr>
        <w:t xml:space="preserve"> implemented a 5 × 5 spatial grid and </w:t>
      </w:r>
      <w:r w:rsidR="006D43E7">
        <w:rPr>
          <w:rFonts w:ascii="Times New Roman" w:hAnsi="Times New Roman" w:cs="Times New Roman"/>
        </w:rPr>
        <w:t xml:space="preserve">the remaining two </w:t>
      </w:r>
      <w:r w:rsidR="00084546" w:rsidRPr="00084546">
        <w:rPr>
          <w:rFonts w:ascii="Times New Roman" w:hAnsi="Times New Roman" w:cs="Times New Roman"/>
        </w:rPr>
        <w:t xml:space="preserve">represented an agent and goal object. </w:t>
      </w:r>
      <w:r w:rsidR="006D43E7">
        <w:rPr>
          <w:rFonts w:ascii="Times New Roman" w:hAnsi="Times New Roman" w:cs="Times New Roman"/>
        </w:rPr>
        <w:t>Training involved networks observing</w:t>
      </w:r>
      <w:r w:rsidR="00084546" w:rsidRPr="00084546">
        <w:rPr>
          <w:rFonts w:ascii="Times New Roman" w:hAnsi="Times New Roman" w:cs="Times New Roman"/>
        </w:rPr>
        <w:t xml:space="preserve"> action trajectories </w:t>
      </w:r>
      <w:r w:rsidR="006D43E7">
        <w:rPr>
          <w:rFonts w:ascii="Times New Roman" w:hAnsi="Times New Roman" w:cs="Times New Roman"/>
        </w:rPr>
        <w:lastRenderedPageBreak/>
        <w:t>that unfolded across</w:t>
      </w:r>
      <w:r w:rsidR="00084546" w:rsidRPr="00084546">
        <w:rPr>
          <w:rFonts w:ascii="Times New Roman" w:hAnsi="Times New Roman" w:cs="Times New Roman"/>
        </w:rPr>
        <w:t xml:space="preserve"> a series of discrete time step</w:t>
      </w:r>
      <w:r w:rsidR="00E02CE4">
        <w:rPr>
          <w:rFonts w:ascii="Times New Roman" w:hAnsi="Times New Roman" w:cs="Times New Roman"/>
        </w:rPr>
        <w:t xml:space="preserve"> and corresponded to habituation</w:t>
      </w:r>
      <w:r w:rsidR="00084546" w:rsidRPr="00084546">
        <w:rPr>
          <w:rFonts w:ascii="Times New Roman" w:hAnsi="Times New Roman" w:cs="Times New Roman"/>
        </w:rPr>
        <w:t>.</w:t>
      </w:r>
      <w:r w:rsidR="008F7A11">
        <w:rPr>
          <w:rFonts w:ascii="Times New Roman" w:hAnsi="Times New Roman" w:cs="Times New Roman"/>
        </w:rPr>
        <w:t xml:space="preserve"> </w:t>
      </w:r>
      <w:r w:rsidR="00E02CE4">
        <w:rPr>
          <w:rFonts w:ascii="Times New Roman" w:hAnsi="Times New Roman" w:cs="Times New Roman"/>
        </w:rPr>
        <w:t>Networks in the</w:t>
      </w:r>
      <w:r w:rsidR="00084546" w:rsidRPr="00084546">
        <w:rPr>
          <w:rFonts w:ascii="Times New Roman" w:hAnsi="Times New Roman" w:cs="Times New Roman"/>
        </w:rPr>
        <w:t xml:space="preserve"> Experimental condition</w:t>
      </w:r>
      <w:r w:rsidR="006D43E7">
        <w:rPr>
          <w:rFonts w:ascii="Times New Roman" w:hAnsi="Times New Roman" w:cs="Times New Roman"/>
        </w:rPr>
        <w:t xml:space="preserve"> (</w:t>
      </w:r>
      <w:r w:rsidR="006D43E7">
        <w:rPr>
          <w:rFonts w:ascii="Times New Roman" w:hAnsi="Times New Roman" w:cs="Times New Roman"/>
          <w:i/>
          <w:iCs/>
        </w:rPr>
        <w:t xml:space="preserve">N </w:t>
      </w:r>
      <w:r w:rsidR="006D43E7">
        <w:rPr>
          <w:rFonts w:ascii="Times New Roman" w:hAnsi="Times New Roman" w:cs="Times New Roman"/>
        </w:rPr>
        <w:t>= 20)</w:t>
      </w:r>
      <w:ins w:id="536" w:author="Benton, Deon" w:date="2026-06-19T21:55:00Z" w16du:dateUtc="2026-06-20T02:55:00Z">
        <w:r w:rsidR="00E02CE4">
          <w:rPr>
            <w:rFonts w:ascii="Times New Roman" w:hAnsi="Times New Roman" w:cs="Times New Roman"/>
          </w:rPr>
          <w:t xml:space="preserve"> observed an</w:t>
        </w:r>
      </w:ins>
      <w:r w:rsidR="00084546" w:rsidRPr="00084546">
        <w:rPr>
          <w:rFonts w:ascii="Times New Roman" w:hAnsi="Times New Roman" w:cs="Times New Roman"/>
        </w:rPr>
        <w:t xml:space="preserve"> agent follow an arced path over a barrier to reach a goal object</w:t>
      </w:r>
      <w:ins w:id="537" w:author="Benton, Deon" w:date="2026-06-19T21:58:00Z" w16du:dateUtc="2026-06-20T02:58:00Z">
        <w:r w:rsidR="00EF791A">
          <w:rPr>
            <w:rFonts w:ascii="Times New Roman" w:hAnsi="Times New Roman" w:cs="Times New Roman"/>
          </w:rPr>
          <w:t>; networks</w:t>
        </w:r>
      </w:ins>
      <w:r w:rsidR="00084546" w:rsidRPr="00084546">
        <w:rPr>
          <w:rFonts w:ascii="Times New Roman" w:hAnsi="Times New Roman" w:cs="Times New Roman"/>
        </w:rPr>
        <w:t xml:space="preserve"> in the Control condition</w:t>
      </w:r>
      <w:r w:rsidR="002313A1">
        <w:rPr>
          <w:rFonts w:ascii="Times New Roman" w:hAnsi="Times New Roman" w:cs="Times New Roman"/>
        </w:rPr>
        <w:t xml:space="preserve"> (</w:t>
      </w:r>
      <w:r w:rsidR="002313A1">
        <w:rPr>
          <w:rFonts w:ascii="Times New Roman" w:hAnsi="Times New Roman" w:cs="Times New Roman"/>
          <w:i/>
          <w:iCs/>
        </w:rPr>
        <w:t xml:space="preserve">N </w:t>
      </w:r>
      <w:r w:rsidR="002313A1">
        <w:rPr>
          <w:rFonts w:ascii="Times New Roman" w:hAnsi="Times New Roman" w:cs="Times New Roman"/>
        </w:rPr>
        <w:t>= 20)</w:t>
      </w:r>
      <w:r w:rsidR="00084546" w:rsidRPr="00084546">
        <w:rPr>
          <w:rFonts w:ascii="Times New Roman" w:hAnsi="Times New Roman" w:cs="Times New Roman"/>
        </w:rPr>
        <w:t>,</w:t>
      </w:r>
      <w:r w:rsidR="006D43E7">
        <w:rPr>
          <w:rFonts w:ascii="Times New Roman" w:hAnsi="Times New Roman" w:cs="Times New Roman"/>
        </w:rPr>
        <w:t xml:space="preserve"> in contrast,</w:t>
      </w:r>
      <w:ins w:id="538" w:author="Benton, Deon" w:date="2026-06-19T21:58:00Z" w16du:dateUtc="2026-06-20T02:58:00Z">
        <w:r w:rsidR="00EF791A">
          <w:rPr>
            <w:rFonts w:ascii="Times New Roman" w:hAnsi="Times New Roman" w:cs="Times New Roman"/>
          </w:rPr>
          <w:t xml:space="preserve"> saw the same event</w:t>
        </w:r>
      </w:ins>
      <w:ins w:id="539" w:author="Benton, Deon" w:date="2026-06-19T21:59:00Z" w16du:dateUtc="2026-06-20T02:59:00Z">
        <w:r w:rsidR="00EF791A">
          <w:rPr>
            <w:rFonts w:ascii="Times New Roman" w:hAnsi="Times New Roman" w:cs="Times New Roman"/>
          </w:rPr>
          <w:t xml:space="preserve"> except that the barrier was missing</w:t>
        </w:r>
      </w:ins>
      <w:r w:rsidR="00084546" w:rsidRPr="00084546">
        <w:rPr>
          <w:rFonts w:ascii="Times New Roman" w:hAnsi="Times New Roman" w:cs="Times New Roman"/>
        </w:rPr>
        <w:t>.</w:t>
      </w:r>
      <w:r w:rsidR="00CE34EA">
        <w:rPr>
          <w:rFonts w:ascii="Times New Roman" w:hAnsi="Times New Roman" w:cs="Times New Roman"/>
        </w:rPr>
        <w:t xml:space="preserve"> In all simulations and regardless of model</w:t>
      </w:r>
      <w:r w:rsidR="00DD2F8B">
        <w:rPr>
          <w:rFonts w:ascii="Times New Roman" w:hAnsi="Times New Roman" w:cs="Times New Roman"/>
        </w:rPr>
        <w:t xml:space="preserve"> type</w:t>
      </w:r>
      <w:r w:rsidR="00CE34EA">
        <w:rPr>
          <w:rFonts w:ascii="Times New Roman" w:hAnsi="Times New Roman" w:cs="Times New Roman"/>
        </w:rPr>
        <w:t>, “participant</w:t>
      </w:r>
      <w:r w:rsidR="00432AD3">
        <w:rPr>
          <w:rFonts w:ascii="Times New Roman" w:hAnsi="Times New Roman" w:cs="Times New Roman"/>
        </w:rPr>
        <w:t>s</w:t>
      </w:r>
      <w:r w:rsidR="00CE34EA">
        <w:rPr>
          <w:rFonts w:ascii="Times New Roman" w:hAnsi="Times New Roman" w:cs="Times New Roman"/>
        </w:rPr>
        <w:t>” corresponded to separate model runs with different initial random weights.</w:t>
      </w:r>
      <w:r w:rsidR="00084546" w:rsidRPr="00084546">
        <w:rPr>
          <w:rFonts w:ascii="Times New Roman" w:hAnsi="Times New Roman" w:cs="Times New Roman"/>
        </w:rPr>
        <w:t xml:space="preserve"> Following </w:t>
      </w:r>
      <w:r w:rsidR="00841539">
        <w:rPr>
          <w:rFonts w:ascii="Times New Roman" w:hAnsi="Times New Roman" w:cs="Times New Roman"/>
        </w:rPr>
        <w:t>habituation,</w:t>
      </w:r>
      <w:r w:rsidR="00084546" w:rsidRPr="00084546">
        <w:rPr>
          <w:rFonts w:ascii="Times New Roman" w:hAnsi="Times New Roman" w:cs="Times New Roman"/>
        </w:rPr>
        <w:t xml:space="preserve"> networks</w:t>
      </w:r>
      <w:ins w:id="540" w:author="Benton, Deon" w:date="2026-06-19T22:00:00Z" w16du:dateUtc="2026-06-20T03:00:00Z">
        <w:r w:rsidR="00EF791A">
          <w:rPr>
            <w:rFonts w:ascii="Times New Roman" w:hAnsi="Times New Roman" w:cs="Times New Roman"/>
          </w:rPr>
          <w:t xml:space="preserve"> </w:t>
        </w:r>
      </w:ins>
      <w:r w:rsidR="00084546" w:rsidRPr="00084546">
        <w:rPr>
          <w:rFonts w:ascii="Times New Roman" w:hAnsi="Times New Roman" w:cs="Times New Roman"/>
        </w:rPr>
        <w:t>were shown barrierless straight and arced trajectories</w:t>
      </w:r>
      <w:ins w:id="541" w:author="Benton, Deon" w:date="2026-06-19T22:03:00Z" w16du:dateUtc="2026-06-20T03:03:00Z">
        <w:r w:rsidR="00C63CCE">
          <w:rPr>
            <w:rFonts w:ascii="Times New Roman" w:hAnsi="Times New Roman" w:cs="Times New Roman"/>
          </w:rPr>
          <w:t>, and a</w:t>
        </w:r>
      </w:ins>
      <w:r w:rsidR="00084546" w:rsidRPr="00084546">
        <w:rPr>
          <w:rFonts w:ascii="Times New Roman" w:hAnsi="Times New Roman" w:cs="Times New Roman"/>
        </w:rPr>
        <w:t xml:space="preserve">ctivation over </w:t>
      </w:r>
      <w:r w:rsidR="006A2AD9">
        <w:rPr>
          <w:rFonts w:ascii="Times New Roman" w:hAnsi="Times New Roman" w:cs="Times New Roman"/>
        </w:rPr>
        <w:t>a set of</w:t>
      </w:r>
      <w:r w:rsidR="00084546" w:rsidRPr="00084546">
        <w:rPr>
          <w:rFonts w:ascii="Times New Roman" w:hAnsi="Times New Roman" w:cs="Times New Roman"/>
        </w:rPr>
        <w:t xml:space="preserve"> </w:t>
      </w:r>
      <w:r w:rsidR="000064AB">
        <w:rPr>
          <w:rFonts w:ascii="Times New Roman" w:hAnsi="Times New Roman" w:cs="Times New Roman"/>
        </w:rPr>
        <w:t>“</w:t>
      </w:r>
      <w:r w:rsidR="00084546" w:rsidRPr="00084546">
        <w:rPr>
          <w:rFonts w:ascii="Times New Roman" w:hAnsi="Times New Roman" w:cs="Times New Roman"/>
        </w:rPr>
        <w:t>critical units</w:t>
      </w:r>
      <w:r w:rsidR="000064AB">
        <w:rPr>
          <w:rFonts w:ascii="Times New Roman" w:hAnsi="Times New Roman" w:cs="Times New Roman"/>
        </w:rPr>
        <w:t>”</w:t>
      </w:r>
      <w:r w:rsidR="00084546" w:rsidRPr="00084546">
        <w:rPr>
          <w:rFonts w:ascii="Times New Roman" w:hAnsi="Times New Roman" w:cs="Times New Roman"/>
        </w:rPr>
        <w:t xml:space="preserve"> </w:t>
      </w:r>
      <w:r w:rsidR="006A2AD9">
        <w:rPr>
          <w:rFonts w:ascii="Times New Roman" w:hAnsi="Times New Roman" w:cs="Times New Roman"/>
        </w:rPr>
        <w:t>served as the dependent measure.</w:t>
      </w:r>
      <w:ins w:id="542" w:author="Benton, Deon" w:date="2026-06-19T22:04:00Z" w16du:dateUtc="2026-06-20T03:04:00Z">
        <w:r w:rsidR="00C63CCE">
          <w:rPr>
            <w:rFonts w:ascii="Times New Roman" w:hAnsi="Times New Roman" w:cs="Times New Roman"/>
          </w:rPr>
          <w:t xml:space="preserve"> As in Overwalle (2010),</w:t>
        </w:r>
      </w:ins>
      <w:ins w:id="543" w:author="Benton, Deon" w:date="2026-06-19T22:05:00Z" w16du:dateUtc="2026-06-20T03:05:00Z">
        <w:r w:rsidR="00C63CCE">
          <w:rPr>
            <w:rFonts w:ascii="Times New Roman" w:hAnsi="Times New Roman" w:cs="Times New Roman"/>
          </w:rPr>
          <w:t xml:space="preserve"> </w:t>
        </w:r>
      </w:ins>
      <w:del w:id="544" w:author="Benton, Deon" w:date="2026-06-19T22:05:00Z" w16du:dateUtc="2026-06-20T03:05:00Z">
        <w:r w:rsidR="006A2AD9" w:rsidDel="00C63CCE">
          <w:rPr>
            <w:rFonts w:ascii="Times New Roman" w:hAnsi="Times New Roman" w:cs="Times New Roman"/>
          </w:rPr>
          <w:delText xml:space="preserve"> </w:delText>
        </w:r>
      </w:del>
      <w:ins w:id="545" w:author="Benton, Deon" w:date="2026-06-19T22:05:00Z" w16du:dateUtc="2026-06-20T03:05:00Z">
        <w:r w:rsidR="00C63CCE">
          <w:rPr>
            <w:rFonts w:ascii="Times New Roman" w:hAnsi="Times New Roman" w:cs="Times New Roman"/>
          </w:rPr>
          <w:t xml:space="preserve">lower activation corresponded to </w:t>
        </w:r>
      </w:ins>
      <w:ins w:id="546" w:author="Benton, Deon" w:date="2026-06-19T22:06:00Z" w16du:dateUtc="2026-06-20T03:06:00Z">
        <w:r w:rsidR="00C63CCE">
          <w:rPr>
            <w:rFonts w:ascii="Times New Roman" w:hAnsi="Times New Roman" w:cs="Times New Roman"/>
          </w:rPr>
          <w:t>longer looking.</w:t>
        </w:r>
      </w:ins>
      <w:r w:rsidR="006A2AD9">
        <w:rPr>
          <w:rFonts w:ascii="Times New Roman" w:hAnsi="Times New Roman" w:cs="Times New Roman"/>
        </w:rPr>
        <w:t xml:space="preserve"> </w:t>
      </w:r>
      <w:r w:rsidR="00084546" w:rsidRPr="00084546">
        <w:rPr>
          <w:rFonts w:ascii="Times New Roman" w:hAnsi="Times New Roman" w:cs="Times New Roman"/>
        </w:rPr>
        <w:t xml:space="preserve">Figure </w:t>
      </w:r>
      <w:r w:rsidR="003F334B">
        <w:rPr>
          <w:rFonts w:ascii="Times New Roman" w:hAnsi="Times New Roman" w:cs="Times New Roman"/>
        </w:rPr>
        <w:t>4</w:t>
      </w:r>
      <w:r w:rsidR="00084546" w:rsidRPr="00084546">
        <w:rPr>
          <w:rFonts w:ascii="Times New Roman" w:hAnsi="Times New Roman" w:cs="Times New Roman"/>
        </w:rPr>
        <w:t xml:space="preserve"> illustrates </w:t>
      </w:r>
      <w:r w:rsidR="00916586">
        <w:rPr>
          <w:rFonts w:ascii="Times New Roman" w:hAnsi="Times New Roman" w:cs="Times New Roman"/>
        </w:rPr>
        <w:t>a nine-step</w:t>
      </w:r>
      <w:r w:rsidR="00084546" w:rsidRPr="00084546">
        <w:rPr>
          <w:rFonts w:ascii="Times New Roman" w:hAnsi="Times New Roman" w:cs="Times New Roman"/>
        </w:rPr>
        <w:t xml:space="preserve"> </w:t>
      </w:r>
      <w:r w:rsidR="00573D62">
        <w:rPr>
          <w:rFonts w:ascii="Times New Roman" w:hAnsi="Times New Roman" w:cs="Times New Roman"/>
        </w:rPr>
        <w:t>habituation sequence</w:t>
      </w:r>
      <w:r w:rsidR="00916586">
        <w:rPr>
          <w:rFonts w:ascii="Times New Roman" w:hAnsi="Times New Roman" w:cs="Times New Roman"/>
        </w:rPr>
        <w:t xml:space="preserve"> for networks assigned to the Experimental condition</w:t>
      </w:r>
      <w:r w:rsidR="00084546">
        <w:rPr>
          <w:rFonts w:ascii="Times New Roman" w:hAnsi="Times New Roman" w:cs="Times New Roman"/>
        </w:rPr>
        <w:t xml:space="preserve">. </w:t>
      </w:r>
      <w:r w:rsidR="00FF110D">
        <w:rPr>
          <w:rFonts w:ascii="Times New Roman" w:hAnsi="Times New Roman" w:cs="Times New Roman"/>
        </w:rPr>
        <w:t xml:space="preserve"> </w:t>
      </w:r>
    </w:p>
    <w:p w14:paraId="25D2D227" w14:textId="5689B5D4" w:rsidR="00953F0D" w:rsidRDefault="00953F0D" w:rsidP="00EA3E28">
      <w:pPr>
        <w:spacing w:line="480" w:lineRule="auto"/>
        <w:ind w:firstLine="720"/>
        <w:contextualSpacing/>
        <w:rPr>
          <w:ins w:id="547" w:author="Benton, Deon" w:date="2026-06-19T22:03:00Z" w16du:dateUtc="2026-06-20T03:03:00Z"/>
          <w:rFonts w:ascii="Times New Roman" w:hAnsi="Times New Roman" w:cs="Times New Roman"/>
        </w:rPr>
      </w:pPr>
      <w:r>
        <w:rPr>
          <w:rFonts w:ascii="Times New Roman" w:hAnsi="Times New Roman" w:cs="Times New Roman"/>
        </w:rPr>
        <w:t>VOM10-2 was identical to this model except that</w:t>
      </w:r>
      <w:r w:rsidR="00661D82">
        <w:rPr>
          <w:rFonts w:ascii="Times New Roman" w:hAnsi="Times New Roman" w:cs="Times New Roman"/>
        </w:rPr>
        <w:t xml:space="preserve"> </w:t>
      </w:r>
      <w:r>
        <w:rPr>
          <w:rFonts w:ascii="Times New Roman" w:hAnsi="Times New Roman" w:cs="Times New Roman"/>
        </w:rPr>
        <w:t>the agent no longer overshot the barrier by one cell</w:t>
      </w:r>
      <w:r w:rsidR="00CE6858">
        <w:rPr>
          <w:rFonts w:ascii="Times New Roman" w:hAnsi="Times New Roman" w:cs="Times New Roman"/>
        </w:rPr>
        <w:t xml:space="preserve"> (</w:t>
      </w:r>
      <w:r w:rsidR="00D97199">
        <w:rPr>
          <w:rFonts w:ascii="Times New Roman" w:hAnsi="Times New Roman" w:cs="Times New Roman"/>
        </w:rPr>
        <w:t xml:space="preserve">seen in </w:t>
      </w:r>
      <w:r w:rsidR="00CE6858">
        <w:rPr>
          <w:rFonts w:ascii="Times New Roman" w:hAnsi="Times New Roman" w:cs="Times New Roman"/>
        </w:rPr>
        <w:t xml:space="preserve">middle cell </w:t>
      </w:r>
      <w:r w:rsidR="00D97199">
        <w:rPr>
          <w:rFonts w:ascii="Times New Roman" w:hAnsi="Times New Roman" w:cs="Times New Roman"/>
        </w:rPr>
        <w:t>of the</w:t>
      </w:r>
      <w:r w:rsidR="00CE6858">
        <w:rPr>
          <w:rFonts w:ascii="Times New Roman" w:hAnsi="Times New Roman" w:cs="Times New Roman"/>
        </w:rPr>
        <w:t xml:space="preserve"> middle row in Figure 4)</w:t>
      </w:r>
      <w:r>
        <w:rPr>
          <w:rFonts w:ascii="Times New Roman" w:hAnsi="Times New Roman" w:cs="Times New Roman"/>
        </w:rPr>
        <w:t xml:space="preserve">. Additionally, the barrier and goal remained continuously visible throughout the agent’s arced </w:t>
      </w:r>
      <w:ins w:id="548" w:author="Benton, Deon" w:date="2026-06-19T22:07:00Z" w16du:dateUtc="2026-06-20T03:07:00Z">
        <w:r>
          <w:rPr>
            <w:rFonts w:ascii="Times New Roman" w:hAnsi="Times New Roman" w:cs="Times New Roman"/>
          </w:rPr>
          <w:t>trajectory</w:t>
        </w:r>
      </w:ins>
      <w:r>
        <w:rPr>
          <w:rFonts w:ascii="Times New Roman" w:hAnsi="Times New Roman" w:cs="Times New Roman"/>
        </w:rPr>
        <w:t xml:space="preserve">. </w:t>
      </w:r>
    </w:p>
    <w:p w14:paraId="74D3CC90" w14:textId="77777777" w:rsidR="00C63CCE" w:rsidRDefault="00C63CCE" w:rsidP="00640CAC">
      <w:pPr>
        <w:spacing w:line="480" w:lineRule="auto"/>
        <w:contextualSpacing/>
        <w:rPr>
          <w:rFonts w:ascii="Times New Roman" w:hAnsi="Times New Roman" w:cs="Times New Roman"/>
        </w:rPr>
      </w:pPr>
    </w:p>
    <w:p w14:paraId="350607A8" w14:textId="145E7990" w:rsidR="00A86784" w:rsidRDefault="007A183D" w:rsidP="00A86784">
      <w:pPr>
        <w:keepNext/>
        <w:spacing w:line="480" w:lineRule="auto"/>
        <w:contextualSpacing/>
      </w:pPr>
      <w:r>
        <w:rPr>
          <w:noProof/>
        </w:rPr>
        <w:lastRenderedPageBreak/>
        <w:drawing>
          <wp:inline distT="0" distB="0" distL="0" distR="0" wp14:anchorId="076A50DF" wp14:editId="012031E4">
            <wp:extent cx="5943600" cy="5284470"/>
            <wp:effectExtent l="0" t="0" r="0" b="0"/>
            <wp:docPr id="943528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2826" name="Picture 94352826"/>
                    <pic:cNvPicPr/>
                  </pic:nvPicPr>
                  <pic:blipFill>
                    <a:blip r:embed="rId14"/>
                    <a:stretch>
                      <a:fillRect/>
                    </a:stretch>
                  </pic:blipFill>
                  <pic:spPr>
                    <a:xfrm>
                      <a:off x="0" y="0"/>
                      <a:ext cx="5943600" cy="5284470"/>
                    </a:xfrm>
                    <a:prstGeom prst="rect">
                      <a:avLst/>
                    </a:prstGeom>
                  </pic:spPr>
                </pic:pic>
              </a:graphicData>
            </a:graphic>
          </wp:inline>
        </w:drawing>
      </w:r>
    </w:p>
    <w:p w14:paraId="4360782C" w14:textId="421EEAFC"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4</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r w:rsidR="006A6503">
        <w:rPr>
          <w:rFonts w:ascii="Times New Roman" w:hAnsi="Times New Roman" w:cs="Times New Roman"/>
          <w:color w:val="000000" w:themeColor="text1"/>
          <w:sz w:val="24"/>
          <w:szCs w:val="24"/>
        </w:rPr>
        <w:t>VOM10</w:t>
      </w:r>
      <w:r w:rsidR="00880AC5" w:rsidRPr="00385ADB">
        <w:rPr>
          <w:rFonts w:ascii="Times New Roman" w:hAnsi="Times New Roman" w:cs="Times New Roman"/>
          <w:color w:val="000000" w:themeColor="text1"/>
          <w:sz w:val="24"/>
          <w:szCs w:val="24"/>
        </w:rPr>
        <w:t xml:space="preserve">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xml:space="preserve">. The barrier is present only when the agent occupies a position immediately adjacent to it (see </w:t>
      </w:r>
      <w:r w:rsidR="0000003E">
        <w:rPr>
          <w:rFonts w:ascii="Times New Roman" w:hAnsi="Times New Roman" w:cs="Times New Roman"/>
          <w:i w:val="0"/>
          <w:iCs w:val="0"/>
          <w:color w:val="000000" w:themeColor="text1"/>
          <w:sz w:val="24"/>
          <w:szCs w:val="24"/>
        </w:rPr>
        <w:t>Van Overwalle</w:t>
      </w:r>
      <w:r w:rsidR="00F26115" w:rsidRPr="00385ADB">
        <w:rPr>
          <w:rFonts w:ascii="Times New Roman" w:hAnsi="Times New Roman" w:cs="Times New Roman"/>
          <w:i w:val="0"/>
          <w:iCs w:val="0"/>
          <w:color w:val="000000" w:themeColor="text1"/>
          <w:sz w:val="24"/>
          <w:szCs w:val="24"/>
        </w:rPr>
        <w:t>,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denote bidirectional connectivity.</w:t>
      </w:r>
      <w:r w:rsidR="00EA3E28">
        <w:rPr>
          <w:rFonts w:ascii="Times New Roman" w:hAnsi="Times New Roman" w:cs="Times New Roman"/>
          <w:i w:val="0"/>
          <w:iCs w:val="0"/>
          <w:color w:val="000000" w:themeColor="text1"/>
          <w:sz w:val="24"/>
          <w:szCs w:val="24"/>
        </w:rPr>
        <w:t xml:space="preserve"> </w:t>
      </w:r>
      <w:r w:rsidR="003F334B">
        <w:rPr>
          <w:rFonts w:ascii="Times New Roman" w:hAnsi="Times New Roman" w:cs="Times New Roman"/>
          <w:i w:val="0"/>
          <w:iCs w:val="0"/>
          <w:color w:val="000000" w:themeColor="text1"/>
          <w:sz w:val="24"/>
          <w:szCs w:val="24"/>
        </w:rPr>
        <w:t>As in Overwalle (2010), t</w:t>
      </w:r>
      <w:r w:rsidR="00EA3E28">
        <w:rPr>
          <w:rFonts w:ascii="Times New Roman" w:hAnsi="Times New Roman" w:cs="Times New Roman"/>
          <w:i w:val="0"/>
          <w:iCs w:val="0"/>
          <w:color w:val="000000" w:themeColor="text1"/>
          <w:sz w:val="24"/>
          <w:szCs w:val="24"/>
        </w:rPr>
        <w:t xml:space="preserve">he critical units for arced </w:t>
      </w:r>
      <w:r w:rsidR="003F334B">
        <w:rPr>
          <w:rFonts w:ascii="Times New Roman" w:hAnsi="Times New Roman" w:cs="Times New Roman"/>
          <w:i w:val="0"/>
          <w:iCs w:val="0"/>
          <w:color w:val="000000" w:themeColor="text1"/>
          <w:sz w:val="24"/>
          <w:szCs w:val="24"/>
        </w:rPr>
        <w:t>arced</w:t>
      </w:r>
      <w:r w:rsidR="00EA3E28">
        <w:rPr>
          <w:rFonts w:ascii="Times New Roman" w:hAnsi="Times New Roman" w:cs="Times New Roman"/>
          <w:i w:val="0"/>
          <w:iCs w:val="0"/>
          <w:color w:val="000000" w:themeColor="text1"/>
          <w:sz w:val="24"/>
          <w:szCs w:val="24"/>
        </w:rPr>
        <w:t xml:space="preserve"> were the three units comprising its apex; </w:t>
      </w:r>
      <w:r w:rsidR="003F334B">
        <w:rPr>
          <w:rFonts w:ascii="Times New Roman" w:hAnsi="Times New Roman" w:cs="Times New Roman"/>
          <w:i w:val="0"/>
          <w:iCs w:val="0"/>
          <w:color w:val="000000" w:themeColor="text1"/>
          <w:sz w:val="24"/>
          <w:szCs w:val="24"/>
        </w:rPr>
        <w:t>the bottommost middle cell was the critical unit for the straight path.</w:t>
      </w:r>
      <w:r w:rsidR="00F550C8" w:rsidRPr="00385ADB">
        <w:rPr>
          <w:rFonts w:ascii="Times New Roman" w:hAnsi="Times New Roman" w:cs="Times New Roman"/>
          <w:i w:val="0"/>
          <w:iCs w:val="0"/>
          <w:color w:val="000000" w:themeColor="text1"/>
          <w:sz w:val="24"/>
          <w:szCs w:val="24"/>
        </w:rPr>
        <w:t xml:space="preserve"> </w:t>
      </w:r>
      <w:r w:rsidR="00AC7F05">
        <w:rPr>
          <w:rFonts w:ascii="Times New Roman" w:hAnsi="Times New Roman" w:cs="Times New Roman"/>
          <w:i w:val="0"/>
          <w:iCs w:val="0"/>
          <w:color w:val="000000" w:themeColor="text1"/>
          <w:sz w:val="24"/>
          <w:szCs w:val="24"/>
        </w:rPr>
        <w:t>See the online article for a color version of this figure.</w:t>
      </w:r>
    </w:p>
    <w:p w14:paraId="4396A4D5" w14:textId="77777777" w:rsidR="00A86784" w:rsidRDefault="00A86784" w:rsidP="00640CAC">
      <w:pPr>
        <w:spacing w:line="480" w:lineRule="auto"/>
        <w:contextualSpacing/>
        <w:rPr>
          <w:rFonts w:ascii="Times New Roman" w:hAnsi="Times New Roman" w:cs="Times New Roman"/>
        </w:rPr>
      </w:pPr>
    </w:p>
    <w:p w14:paraId="4D2A9236" w14:textId="77777777" w:rsidR="007656E1" w:rsidRDefault="007656E1" w:rsidP="007656E1">
      <w:pPr>
        <w:spacing w:line="480" w:lineRule="auto"/>
        <w:contextualSpacing/>
        <w:rPr>
          <w:rFonts w:ascii="Times New Roman" w:hAnsi="Times New Roman" w:cs="Times New Roman"/>
        </w:rPr>
      </w:pPr>
    </w:p>
    <w:p w14:paraId="0E481CD8" w14:textId="3F1B8B1F" w:rsidR="007656E1" w:rsidRDefault="007656E1" w:rsidP="007656E1">
      <w:pPr>
        <w:spacing w:line="480" w:lineRule="auto"/>
        <w:contextualSpacing/>
        <w:rPr>
          <w:rFonts w:ascii="Times New Roman" w:hAnsi="Times New Roman" w:cs="Times New Roman"/>
          <w:b/>
          <w:bCs/>
          <w:i/>
          <w:iCs/>
        </w:rPr>
      </w:pPr>
      <w:r w:rsidRPr="007656E1">
        <w:rPr>
          <w:rFonts w:ascii="Times New Roman" w:hAnsi="Times New Roman" w:cs="Times New Roman"/>
          <w:b/>
          <w:bCs/>
          <w:i/>
          <w:iCs/>
        </w:rPr>
        <w:t>ALIAS</w:t>
      </w:r>
    </w:p>
    <w:p w14:paraId="1134CB9F" w14:textId="442B9169" w:rsidR="004D4F4D" w:rsidRPr="00083C30" w:rsidRDefault="006C0CF3" w:rsidP="007656E1">
      <w:pPr>
        <w:spacing w:line="480" w:lineRule="auto"/>
        <w:contextualSpacing/>
        <w:rPr>
          <w:rFonts w:ascii="Times New Roman" w:hAnsi="Times New Roman" w:cs="Times New Roman"/>
          <w:b/>
          <w:bCs/>
        </w:rPr>
      </w:pPr>
      <w:r w:rsidRPr="00E03CC8">
        <w:rPr>
          <w:rFonts w:ascii="Times New Roman" w:hAnsi="Times New Roman" w:cs="Times New Roman"/>
          <w:noProof/>
        </w:rPr>
        <mc:AlternateContent>
          <mc:Choice Requires="wps">
            <w:drawing>
              <wp:anchor distT="45720" distB="45720" distL="114300" distR="114300" simplePos="0" relativeHeight="251673600" behindDoc="0" locked="0" layoutInCell="1" allowOverlap="1" wp14:anchorId="11DB812E" wp14:editId="0C2B131B">
                <wp:simplePos x="0" y="0"/>
                <wp:positionH relativeFrom="margin">
                  <wp:posOffset>-703580</wp:posOffset>
                </wp:positionH>
                <wp:positionV relativeFrom="paragraph">
                  <wp:posOffset>410210</wp:posOffset>
                </wp:positionV>
                <wp:extent cx="7459345" cy="5985510"/>
                <wp:effectExtent l="0" t="0" r="8255" b="0"/>
                <wp:wrapSquare wrapText="bothSides"/>
                <wp:docPr id="4305986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59345" cy="5985510"/>
                        </a:xfrm>
                        <a:prstGeom prst="rect">
                          <a:avLst/>
                        </a:prstGeom>
                        <a:solidFill>
                          <a:srgbClr val="FFFFFF"/>
                        </a:solidFill>
                        <a:ln w="9525">
                          <a:noFill/>
                          <a:miter lim="800000"/>
                          <a:headEnd/>
                          <a:tailEnd/>
                        </a:ln>
                      </wps:spPr>
                      <wps:txbx>
                        <w:txbxContent>
                          <w:p w14:paraId="30190270" w14:textId="5E33239F" w:rsidR="004D4F4D" w:rsidRDefault="00D30E88" w:rsidP="004D4F4D">
                            <w:pPr>
                              <w:keepNext/>
                              <w:jc w:val="center"/>
                            </w:pPr>
                            <w:r>
                              <w:rPr>
                                <w:noProof/>
                              </w:rPr>
                              <w:drawing>
                                <wp:inline distT="0" distB="0" distL="0" distR="0" wp14:anchorId="6AEA6EB7" wp14:editId="3250C3CE">
                                  <wp:extent cx="7358063" cy="4905375"/>
                                  <wp:effectExtent l="0" t="0" r="0" b="0"/>
                                  <wp:docPr id="3850110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11062" name="Picture 385011062"/>
                                          <pic:cNvPicPr/>
                                        </pic:nvPicPr>
                                        <pic:blipFill>
                                          <a:blip r:embed="rId15"/>
                                          <a:stretch>
                                            <a:fillRect/>
                                          </a:stretch>
                                        </pic:blipFill>
                                        <pic:spPr>
                                          <a:xfrm>
                                            <a:off x="0" y="0"/>
                                            <a:ext cx="7359962" cy="4906641"/>
                                          </a:xfrm>
                                          <a:prstGeom prst="rect">
                                            <a:avLst/>
                                          </a:prstGeom>
                                        </pic:spPr>
                                      </pic:pic>
                                    </a:graphicData>
                                  </a:graphic>
                                </wp:inline>
                              </w:drawing>
                            </w:r>
                          </w:p>
                          <w:p w14:paraId="4A7F3D5B" w14:textId="65F6501C" w:rsidR="004D4F4D" w:rsidRPr="00E03CC8" w:rsidRDefault="004D4F4D" w:rsidP="004D4F4D">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CA73CB">
                              <w:rPr>
                                <w:rFonts w:ascii="Times New Roman" w:hAnsi="Times New Roman" w:cs="Times New Roman"/>
                                <w:i w:val="0"/>
                                <w:iCs w:val="0"/>
                                <w:noProof/>
                                <w:color w:val="000000" w:themeColor="text1"/>
                                <w:sz w:val="24"/>
                                <w:szCs w:val="24"/>
                              </w:rPr>
                              <w:t>5</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006C0CF3" w:rsidRPr="006C0CF3">
                              <w:rPr>
                                <w:rFonts w:ascii="Times New Roman" w:hAnsi="Times New Roman" w:cs="Times New Roman"/>
                                <w:color w:val="000000" w:themeColor="text1"/>
                                <w:sz w:val="24"/>
                                <w:szCs w:val="24"/>
                              </w:rPr>
                              <w:t xml:space="preserve">Architecture of the ALIAS model. </w:t>
                            </w:r>
                            <w:r w:rsidR="006C0CF3" w:rsidRPr="0051151E">
                              <w:rPr>
                                <w:rFonts w:ascii="Times New Roman" w:hAnsi="Times New Roman" w:cs="Times New Roman"/>
                                <w:i w:val="0"/>
                                <w:iCs w:val="0"/>
                                <w:color w:val="000000" w:themeColor="text1"/>
                                <w:sz w:val="24"/>
                                <w:szCs w:val="24"/>
                              </w:rPr>
                              <w:t>The model consisted of input, hidden, context, and output layers.</w:t>
                            </w:r>
                            <w:r w:rsidR="0071160F">
                              <w:rPr>
                                <w:rFonts w:ascii="Times New Roman" w:hAnsi="Times New Roman" w:cs="Times New Roman"/>
                                <w:i w:val="0"/>
                                <w:iCs w:val="0"/>
                                <w:color w:val="000000" w:themeColor="text1"/>
                                <w:sz w:val="24"/>
                                <w:szCs w:val="24"/>
                              </w:rPr>
                              <w:t xml:space="preserve"> </w:t>
                            </w:r>
                            <w:r w:rsidR="007045F5">
                              <w:rPr>
                                <w:rFonts w:ascii="Times New Roman" w:hAnsi="Times New Roman" w:cs="Times New Roman"/>
                                <w:i w:val="0"/>
                                <w:iCs w:val="0"/>
                                <w:color w:val="000000" w:themeColor="text1"/>
                                <w:sz w:val="24"/>
                                <w:szCs w:val="24"/>
                              </w:rPr>
                              <w:t xml:space="preserve">Input and output layers </w:t>
                            </w:r>
                            <w:r w:rsidR="0071160F">
                              <w:rPr>
                                <w:rFonts w:ascii="Times New Roman" w:hAnsi="Times New Roman" w:cs="Times New Roman"/>
                                <w:i w:val="0"/>
                                <w:iCs w:val="0"/>
                                <w:color w:val="000000" w:themeColor="text1"/>
                                <w:sz w:val="24"/>
                                <w:szCs w:val="24"/>
                              </w:rPr>
                              <w:t xml:space="preserve">consisted of 193 units </w:t>
                            </w:r>
                            <w:r w:rsidR="00516ECF">
                              <w:rPr>
                                <w:rFonts w:ascii="Times New Roman" w:hAnsi="Times New Roman" w:cs="Times New Roman"/>
                                <w:i w:val="0"/>
                                <w:iCs w:val="0"/>
                                <w:color w:val="000000" w:themeColor="text1"/>
                                <w:sz w:val="24"/>
                                <w:szCs w:val="24"/>
                              </w:rPr>
                              <w:t>spread</w:t>
                            </w:r>
                            <w:r w:rsidR="0071160F">
                              <w:rPr>
                                <w:rFonts w:ascii="Times New Roman" w:hAnsi="Times New Roman" w:cs="Times New Roman"/>
                                <w:i w:val="0"/>
                                <w:iCs w:val="0"/>
                                <w:color w:val="000000" w:themeColor="text1"/>
                                <w:sz w:val="24"/>
                                <w:szCs w:val="24"/>
                              </w:rPr>
                              <w:t xml:space="preserve"> across 11 groups. The number of hidden units ranged from 10-50 across simulations. </w:t>
                            </w:r>
                            <w:r w:rsidR="007045F5">
                              <w:rPr>
                                <w:rFonts w:ascii="Times New Roman" w:hAnsi="Times New Roman" w:cs="Times New Roman"/>
                                <w:i w:val="0"/>
                                <w:iCs w:val="0"/>
                                <w:color w:val="000000" w:themeColor="text1"/>
                                <w:sz w:val="24"/>
                                <w:szCs w:val="24"/>
                              </w:rPr>
                              <w:t>The model combined an autoencoder (Groups 1-2 and 4-11) and a simple recurrent network (Group 3).</w:t>
                            </w:r>
                            <w:r w:rsidR="002D278F">
                              <w:rPr>
                                <w:rFonts w:ascii="Times New Roman" w:hAnsi="Times New Roman" w:cs="Times New Roman"/>
                                <w:i w:val="0"/>
                                <w:iCs w:val="0"/>
                                <w:color w:val="000000" w:themeColor="text1"/>
                                <w:sz w:val="24"/>
                                <w:szCs w:val="24"/>
                              </w:rPr>
                              <w:t xml:space="preserve"> The autoencoder copied the input activity to the output layer; the SRN predicted left object’s next position given its current one.</w:t>
                            </w:r>
                          </w:p>
                          <w:p w14:paraId="0E61AE85" w14:textId="77777777" w:rsidR="004D4F4D" w:rsidRDefault="004D4F4D" w:rsidP="004D4F4D">
                            <w:pPr>
                              <w:keepNext/>
                            </w:pPr>
                          </w:p>
                          <w:p w14:paraId="5470CB5A" w14:textId="77777777" w:rsidR="004D4F4D" w:rsidRDefault="004D4F4D" w:rsidP="004D4F4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1DB812E" id="_x0000_t202" coordsize="21600,21600" o:spt="202" path="m,l,21600r21600,l21600,xe">
                <v:stroke joinstyle="miter"/>
                <v:path gradientshapeok="t" o:connecttype="rect"/>
              </v:shapetype>
              <v:shape id="Text Box 2" o:spid="_x0000_s1026" type="#_x0000_t202" style="position:absolute;margin-left:-55.4pt;margin-top:32.3pt;width:587.35pt;height:471.3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" stroked="f">
                <v:textbox>
                  <w:txbxContent>
                    <w:p w14:paraId="30190270" w14:textId="5E33239F" w:rsidR="004D4F4D" w:rsidRDefault="00D30E88" w:rsidP="004D4F4D">
                      <w:pPr>
                        <w:keepNext/>
                        <w:jc w:val="center"/>
                      </w:pPr>
                      <w:r>
                        <w:rPr>
                          <w:noProof/>
                        </w:rPr>
                        <w:drawing>
                          <wp:inline distT="0" distB="0" distL="0" distR="0" wp14:anchorId="6AEA6EB7" wp14:editId="3250C3CE">
                            <wp:extent cx="7358063" cy="4905375"/>
                            <wp:effectExtent l="0" t="0" r="0" b="0"/>
                            <wp:docPr id="3850110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11062" name="Picture 385011062"/>
                                    <pic:cNvPicPr/>
                                  </pic:nvPicPr>
                                  <pic:blipFill>
                                    <a:blip r:embed="rId16"/>
                                    <a:stretch>
                                      <a:fillRect/>
                                    </a:stretch>
                                  </pic:blipFill>
                                  <pic:spPr>
                                    <a:xfrm>
                                      <a:off x="0" y="0"/>
                                      <a:ext cx="7359962" cy="4906641"/>
                                    </a:xfrm>
                                    <a:prstGeom prst="rect">
                                      <a:avLst/>
                                    </a:prstGeom>
                                  </pic:spPr>
                                </pic:pic>
                              </a:graphicData>
                            </a:graphic>
                          </wp:inline>
                        </w:drawing>
                      </w:r>
                    </w:p>
                    <w:p w14:paraId="4A7F3D5B" w14:textId="65F6501C" w:rsidR="004D4F4D" w:rsidRPr="00E03CC8" w:rsidRDefault="004D4F4D" w:rsidP="004D4F4D">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CA73CB">
                        <w:rPr>
                          <w:rFonts w:ascii="Times New Roman" w:hAnsi="Times New Roman" w:cs="Times New Roman"/>
                          <w:i w:val="0"/>
                          <w:iCs w:val="0"/>
                          <w:noProof/>
                          <w:color w:val="000000" w:themeColor="text1"/>
                          <w:sz w:val="24"/>
                          <w:szCs w:val="24"/>
                        </w:rPr>
                        <w:t>5</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006C0CF3" w:rsidRPr="006C0CF3">
                        <w:rPr>
                          <w:rFonts w:ascii="Times New Roman" w:hAnsi="Times New Roman" w:cs="Times New Roman"/>
                          <w:color w:val="000000" w:themeColor="text1"/>
                          <w:sz w:val="24"/>
                          <w:szCs w:val="24"/>
                        </w:rPr>
                        <w:t xml:space="preserve">Architecture of the ALIAS model. </w:t>
                      </w:r>
                      <w:r w:rsidR="006C0CF3" w:rsidRPr="0051151E">
                        <w:rPr>
                          <w:rFonts w:ascii="Times New Roman" w:hAnsi="Times New Roman" w:cs="Times New Roman"/>
                          <w:i w:val="0"/>
                          <w:iCs w:val="0"/>
                          <w:color w:val="000000" w:themeColor="text1"/>
                          <w:sz w:val="24"/>
                          <w:szCs w:val="24"/>
                        </w:rPr>
                        <w:t>The model consisted of input, hidden, context, and output layers.</w:t>
                      </w:r>
                      <w:r w:rsidR="0071160F">
                        <w:rPr>
                          <w:rFonts w:ascii="Times New Roman" w:hAnsi="Times New Roman" w:cs="Times New Roman"/>
                          <w:i w:val="0"/>
                          <w:iCs w:val="0"/>
                          <w:color w:val="000000" w:themeColor="text1"/>
                          <w:sz w:val="24"/>
                          <w:szCs w:val="24"/>
                        </w:rPr>
                        <w:t xml:space="preserve"> </w:t>
                      </w:r>
                      <w:r w:rsidR="007045F5">
                        <w:rPr>
                          <w:rFonts w:ascii="Times New Roman" w:hAnsi="Times New Roman" w:cs="Times New Roman"/>
                          <w:i w:val="0"/>
                          <w:iCs w:val="0"/>
                          <w:color w:val="000000" w:themeColor="text1"/>
                          <w:sz w:val="24"/>
                          <w:szCs w:val="24"/>
                        </w:rPr>
                        <w:t xml:space="preserve">Input and output layers </w:t>
                      </w:r>
                      <w:r w:rsidR="0071160F">
                        <w:rPr>
                          <w:rFonts w:ascii="Times New Roman" w:hAnsi="Times New Roman" w:cs="Times New Roman"/>
                          <w:i w:val="0"/>
                          <w:iCs w:val="0"/>
                          <w:color w:val="000000" w:themeColor="text1"/>
                          <w:sz w:val="24"/>
                          <w:szCs w:val="24"/>
                        </w:rPr>
                        <w:t xml:space="preserve">consisted of 193 units </w:t>
                      </w:r>
                      <w:r w:rsidR="00516ECF">
                        <w:rPr>
                          <w:rFonts w:ascii="Times New Roman" w:hAnsi="Times New Roman" w:cs="Times New Roman"/>
                          <w:i w:val="0"/>
                          <w:iCs w:val="0"/>
                          <w:color w:val="000000" w:themeColor="text1"/>
                          <w:sz w:val="24"/>
                          <w:szCs w:val="24"/>
                        </w:rPr>
                        <w:t>spread</w:t>
                      </w:r>
                      <w:r w:rsidR="0071160F">
                        <w:rPr>
                          <w:rFonts w:ascii="Times New Roman" w:hAnsi="Times New Roman" w:cs="Times New Roman"/>
                          <w:i w:val="0"/>
                          <w:iCs w:val="0"/>
                          <w:color w:val="000000" w:themeColor="text1"/>
                          <w:sz w:val="24"/>
                          <w:szCs w:val="24"/>
                        </w:rPr>
                        <w:t xml:space="preserve"> across 11 groups. The number of hidden units ranged from 10-50 across simulations. </w:t>
                      </w:r>
                      <w:r w:rsidR="007045F5">
                        <w:rPr>
                          <w:rFonts w:ascii="Times New Roman" w:hAnsi="Times New Roman" w:cs="Times New Roman"/>
                          <w:i w:val="0"/>
                          <w:iCs w:val="0"/>
                          <w:color w:val="000000" w:themeColor="text1"/>
                          <w:sz w:val="24"/>
                          <w:szCs w:val="24"/>
                        </w:rPr>
                        <w:t>The model combined an autoencoder (Groups 1-2 and 4-11) and a simple recurrent network (Group 3).</w:t>
                      </w:r>
                      <w:r w:rsidR="002D278F">
                        <w:rPr>
                          <w:rFonts w:ascii="Times New Roman" w:hAnsi="Times New Roman" w:cs="Times New Roman"/>
                          <w:i w:val="0"/>
                          <w:iCs w:val="0"/>
                          <w:color w:val="000000" w:themeColor="text1"/>
                          <w:sz w:val="24"/>
                          <w:szCs w:val="24"/>
                        </w:rPr>
                        <w:t xml:space="preserve"> The autoencoder copied the input activity to the output layer; the SRN predicted left object’s next position given its current one.</w:t>
                      </w:r>
                    </w:p>
                    <w:p w14:paraId="0E61AE85" w14:textId="77777777" w:rsidR="004D4F4D" w:rsidRDefault="004D4F4D" w:rsidP="004D4F4D">
                      <w:pPr>
                        <w:keepNext/>
                      </w:pPr>
                    </w:p>
                    <w:p w14:paraId="5470CB5A" w14:textId="77777777" w:rsidR="004D4F4D" w:rsidRDefault="004D4F4D" w:rsidP="004D4F4D"/>
                  </w:txbxContent>
                </v:textbox>
                <w10:wrap type="square" anchorx="margin"/>
              </v:shape>
            </w:pict>
          </mc:Fallback>
        </mc:AlternateContent>
      </w:r>
      <w:r w:rsidR="00256CC3">
        <w:rPr>
          <w:rFonts w:ascii="Times New Roman" w:hAnsi="Times New Roman" w:cs="Times New Roman"/>
          <w:b/>
          <w:bCs/>
        </w:rPr>
        <w:t>Method</w:t>
      </w:r>
    </w:p>
    <w:p w14:paraId="07037A2B" w14:textId="77777777" w:rsidR="00B15EDE" w:rsidRDefault="00B15EDE" w:rsidP="00A73E05">
      <w:pPr>
        <w:spacing w:line="480" w:lineRule="auto"/>
        <w:ind w:firstLine="720"/>
        <w:contextualSpacing/>
        <w:rPr>
          <w:rFonts w:ascii="Times New Roman" w:hAnsi="Times New Roman" w:cs="Times New Roman"/>
          <w:b/>
          <w:bCs/>
          <w:i/>
          <w:iCs/>
        </w:rPr>
      </w:pPr>
    </w:p>
    <w:p w14:paraId="6DA3979C" w14:textId="7DFE47AD" w:rsidR="00C52039" w:rsidRDefault="00256CC3" w:rsidP="00A73E05">
      <w:pPr>
        <w:spacing w:line="480" w:lineRule="auto"/>
        <w:ind w:firstLine="720"/>
        <w:contextualSpacing/>
        <w:rPr>
          <w:rFonts w:ascii="Times New Roman" w:hAnsi="Times New Roman" w:cs="Times New Roman"/>
        </w:rPr>
      </w:pPr>
      <w:r w:rsidRPr="00256CC3">
        <w:rPr>
          <w:rFonts w:ascii="Times New Roman" w:hAnsi="Times New Roman" w:cs="Times New Roman"/>
          <w:b/>
          <w:bCs/>
          <w:i/>
          <w:iCs/>
        </w:rPr>
        <w:t>Network Architecture.</w:t>
      </w:r>
      <w:r>
        <w:rPr>
          <w:rFonts w:ascii="Times New Roman" w:hAnsi="Times New Roman" w:cs="Times New Roman"/>
        </w:rPr>
        <w:t xml:space="preserve"> </w:t>
      </w:r>
      <w:r w:rsidR="008A24FD">
        <w:rPr>
          <w:rFonts w:ascii="Times New Roman" w:hAnsi="Times New Roman" w:cs="Times New Roman"/>
        </w:rPr>
        <w:t xml:space="preserve">Figure 5 shows the model architecture. </w:t>
      </w:r>
      <w:r w:rsidR="00400445">
        <w:rPr>
          <w:rFonts w:ascii="Times New Roman" w:hAnsi="Times New Roman" w:cs="Times New Roman"/>
        </w:rPr>
        <w:t xml:space="preserve">The </w:t>
      </w:r>
      <w:r w:rsidR="008A24FD">
        <w:rPr>
          <w:rFonts w:ascii="Times New Roman" w:hAnsi="Times New Roman" w:cs="Times New Roman"/>
        </w:rPr>
        <w:t>model</w:t>
      </w:r>
      <w:r w:rsidR="00893DC3">
        <w:rPr>
          <w:rFonts w:ascii="Times New Roman" w:hAnsi="Times New Roman" w:cs="Times New Roman"/>
        </w:rPr>
        <w:t xml:space="preserve"> </w:t>
      </w:r>
      <w:r w:rsidR="00400445">
        <w:rPr>
          <w:rFonts w:ascii="Times New Roman" w:hAnsi="Times New Roman" w:cs="Times New Roman"/>
        </w:rPr>
        <w:t>consisted of three layers of units.</w:t>
      </w:r>
      <w:r w:rsidR="00AD5D00">
        <w:rPr>
          <w:rFonts w:ascii="Times New Roman" w:hAnsi="Times New Roman" w:cs="Times New Roman"/>
        </w:rPr>
        <w:t xml:space="preserve"> </w:t>
      </w:r>
      <w:r w:rsidR="00195307">
        <w:rPr>
          <w:rFonts w:ascii="Times New Roman" w:hAnsi="Times New Roman" w:cs="Times New Roman"/>
        </w:rPr>
        <w:t>The</w:t>
      </w:r>
      <w:r w:rsidR="00227ED2">
        <w:rPr>
          <w:rFonts w:ascii="Times New Roman" w:hAnsi="Times New Roman" w:cs="Times New Roman"/>
        </w:rPr>
        <w:t xml:space="preserve"> input and output layers</w:t>
      </w:r>
      <w:r w:rsidR="00195307">
        <w:rPr>
          <w:rFonts w:ascii="Times New Roman" w:hAnsi="Times New Roman" w:cs="Times New Roman"/>
        </w:rPr>
        <w:t xml:space="preserve"> </w:t>
      </w:r>
      <w:r w:rsidR="0002096B">
        <w:rPr>
          <w:rFonts w:ascii="Times New Roman" w:hAnsi="Times New Roman" w:cs="Times New Roman"/>
        </w:rPr>
        <w:t>contained</w:t>
      </w:r>
      <w:r w:rsidR="00195307">
        <w:rPr>
          <w:rFonts w:ascii="Times New Roman" w:hAnsi="Times New Roman" w:cs="Times New Roman"/>
        </w:rPr>
        <w:t xml:space="preserve"> </w:t>
      </w:r>
      <w:r w:rsidR="00DB13DB">
        <w:rPr>
          <w:rFonts w:ascii="Times New Roman" w:hAnsi="Times New Roman" w:cs="Times New Roman"/>
        </w:rPr>
        <w:t>193 input and output units</w:t>
      </w:r>
      <w:r w:rsidR="00227ED2">
        <w:rPr>
          <w:rFonts w:ascii="Times New Roman" w:hAnsi="Times New Roman" w:cs="Times New Roman"/>
        </w:rPr>
        <w:t xml:space="preserve">. These </w:t>
      </w:r>
      <w:r w:rsidR="00227ED2">
        <w:rPr>
          <w:rFonts w:ascii="Times New Roman" w:hAnsi="Times New Roman" w:cs="Times New Roman"/>
        </w:rPr>
        <w:lastRenderedPageBreak/>
        <w:t>units were divided into 11 groups</w:t>
      </w:r>
      <w:r w:rsidR="00B15EDE">
        <w:rPr>
          <w:rFonts w:ascii="Times New Roman" w:hAnsi="Times New Roman" w:cs="Times New Roman"/>
        </w:rPr>
        <w:t xml:space="preserve"> </w:t>
      </w:r>
      <w:r w:rsidR="00B15EDE" w:rsidRPr="00B15EDE">
        <w:rPr>
          <w:rFonts w:ascii="Times New Roman" w:hAnsi="Times New Roman" w:cs="Times New Roman"/>
        </w:rPr>
        <w:t>corresponding to different visible surface features</w:t>
      </w:r>
      <w:r w:rsidR="00227ED2">
        <w:rPr>
          <w:rFonts w:ascii="Times New Roman" w:hAnsi="Times New Roman" w:cs="Times New Roman"/>
        </w:rPr>
        <w:t xml:space="preserve">. </w:t>
      </w:r>
      <w:r w:rsidR="000318BC">
        <w:rPr>
          <w:rFonts w:ascii="Times New Roman" w:hAnsi="Times New Roman" w:cs="Times New Roman"/>
        </w:rPr>
        <w:t>Between the input and output layers were 10 to 50 hidden and context units</w:t>
      </w:r>
      <w:r w:rsidR="00AE7C83">
        <w:rPr>
          <w:rFonts w:ascii="Times New Roman" w:hAnsi="Times New Roman" w:cs="Times New Roman"/>
        </w:rPr>
        <w:t xml:space="preserve"> depending</w:t>
      </w:r>
      <w:r w:rsidR="000318BC">
        <w:rPr>
          <w:rFonts w:ascii="Times New Roman" w:hAnsi="Times New Roman" w:cs="Times New Roman"/>
        </w:rPr>
        <w:t xml:space="preserve"> on the simulation.</w:t>
      </w:r>
      <w:r w:rsidR="00B44ABD">
        <w:rPr>
          <w:rFonts w:ascii="Times New Roman" w:hAnsi="Times New Roman" w:cs="Times New Roman"/>
        </w:rPr>
        <w:t xml:space="preserve"> </w:t>
      </w:r>
      <w:r w:rsidR="00A73E05">
        <w:rPr>
          <w:rFonts w:ascii="Times New Roman" w:hAnsi="Times New Roman" w:cs="Times New Roman"/>
        </w:rPr>
        <w:t>The input and context units were fully connected to the hidden units. These units, in turn, were fully connected to the output units.</w:t>
      </w:r>
      <w:r w:rsidR="009C4242">
        <w:rPr>
          <w:rFonts w:ascii="Times New Roman" w:hAnsi="Times New Roman" w:cs="Times New Roman"/>
        </w:rPr>
        <w:t xml:space="preserve"> Weights were initialized to small random values and were sampled uniformly between ±0.1.</w:t>
      </w:r>
      <w:r w:rsidR="00D8408B">
        <w:rPr>
          <w:rFonts w:ascii="Times New Roman" w:hAnsi="Times New Roman" w:cs="Times New Roman"/>
        </w:rPr>
        <w:t xml:space="preserve"> Bias connections were not included in any of the reported simulations. </w:t>
      </w:r>
      <w:r w:rsidR="00A7269C">
        <w:rPr>
          <w:rFonts w:ascii="Times New Roman" w:hAnsi="Times New Roman" w:cs="Times New Roman"/>
        </w:rPr>
        <w:t xml:space="preserve">In total, the network contained </w:t>
      </w:r>
      <w:r w:rsidR="00782E97">
        <w:rPr>
          <w:rFonts w:ascii="Times New Roman" w:hAnsi="Times New Roman" w:cs="Times New Roman"/>
        </w:rPr>
        <w:t>21,800</w:t>
      </w:r>
      <w:r w:rsidR="00396FCF">
        <w:rPr>
          <w:rFonts w:ascii="Times New Roman" w:hAnsi="Times New Roman" w:cs="Times New Roman"/>
        </w:rPr>
        <w:t xml:space="preserve"> adjustable</w:t>
      </w:r>
      <w:r w:rsidR="00A7269C">
        <w:rPr>
          <w:rFonts w:ascii="Times New Roman" w:hAnsi="Times New Roman" w:cs="Times New Roman"/>
        </w:rPr>
        <w:t xml:space="preserve"> connections.</w:t>
      </w:r>
      <w:r w:rsidR="00184DDD">
        <w:rPr>
          <w:rFonts w:ascii="Times New Roman" w:hAnsi="Times New Roman" w:cs="Times New Roman"/>
        </w:rPr>
        <w:t xml:space="preserve"> </w:t>
      </w:r>
    </w:p>
    <w:p w14:paraId="0A17C362" w14:textId="23A5EAC9" w:rsidR="00A73E05" w:rsidRDefault="00DC10BC" w:rsidP="00802190">
      <w:pPr>
        <w:spacing w:line="480" w:lineRule="auto"/>
        <w:ind w:firstLine="720"/>
        <w:contextualSpacing/>
        <w:rPr>
          <w:rFonts w:ascii="Times New Roman" w:hAnsi="Times New Roman" w:cs="Times New Roman"/>
        </w:rPr>
      </w:pPr>
      <w:r>
        <w:rPr>
          <w:rFonts w:ascii="Times New Roman" w:hAnsi="Times New Roman" w:cs="Times New Roman"/>
        </w:rPr>
        <w:t>Activation</w:t>
      </w:r>
      <w:r w:rsidR="003A7DD5">
        <w:rPr>
          <w:rFonts w:ascii="Times New Roman" w:hAnsi="Times New Roman" w:cs="Times New Roman"/>
        </w:rPr>
        <w:t xml:space="preserve"> values of input units</w:t>
      </w:r>
      <w:r>
        <w:rPr>
          <w:rFonts w:ascii="Times New Roman" w:hAnsi="Times New Roman" w:cs="Times New Roman"/>
        </w:rPr>
        <w:t xml:space="preserve"> </w:t>
      </w:r>
      <w:r w:rsidR="003A7DD5">
        <w:rPr>
          <w:rFonts w:ascii="Times New Roman" w:hAnsi="Times New Roman" w:cs="Times New Roman"/>
        </w:rPr>
        <w:t>were</w:t>
      </w:r>
      <w:r>
        <w:rPr>
          <w:rFonts w:ascii="Times New Roman" w:hAnsi="Times New Roman" w:cs="Times New Roman"/>
        </w:rPr>
        <w:t xml:space="preserve"> externally set to reflect the input appropriate to the current time step. </w:t>
      </w:r>
      <w:r w:rsidR="003A7DD5">
        <w:rPr>
          <w:rFonts w:ascii="Times New Roman" w:hAnsi="Times New Roman" w:cs="Times New Roman"/>
        </w:rPr>
        <w:t>Activation values for units elsewhere in the model</w:t>
      </w:r>
      <w:r w:rsidR="00416936" w:rsidRPr="00416936">
        <w:rPr>
          <w:rFonts w:ascii="Times New Roman" w:hAnsi="Times New Roman" w:cs="Times New Roman"/>
        </w:rPr>
        <w:t xml:space="preserve"> depended on thei</w:t>
      </w:r>
      <w:r w:rsidR="00A939BE">
        <w:rPr>
          <w:rFonts w:ascii="Times New Roman" w:hAnsi="Times New Roman" w:cs="Times New Roman"/>
        </w:rPr>
        <w:t>r</w:t>
      </w:r>
      <w:r w:rsidR="00B349A8">
        <w:rPr>
          <w:rFonts w:ascii="Times New Roman" w:hAnsi="Times New Roman" w:cs="Times New Roman"/>
        </w:rPr>
        <w:t xml:space="preserve"> </w:t>
      </w:r>
      <w:r w:rsidR="004479CB">
        <w:rPr>
          <w:rFonts w:ascii="Times New Roman" w:hAnsi="Times New Roman" w:cs="Times New Roman"/>
        </w:rPr>
        <w:t xml:space="preserve">net </w:t>
      </w:r>
      <w:r w:rsidR="00B349A8">
        <w:rPr>
          <w:rFonts w:ascii="Times New Roman" w:hAnsi="Times New Roman" w:cs="Times New Roman"/>
        </w:rPr>
        <w:t>input from other units</w:t>
      </w:r>
      <w:r w:rsidR="00AD026A">
        <w:rPr>
          <w:rFonts w:ascii="Times New Roman" w:hAnsi="Times New Roman" w:cs="Times New Roman"/>
        </w:rPr>
        <w:t>. Net input to hidden units was calculated as follows</w:t>
      </w:r>
      <w:r w:rsidR="00416936" w:rsidRPr="00416936">
        <w:rPr>
          <w:rFonts w:ascii="Times New Roman" w:hAnsi="Times New Roman" w:cs="Times New Roman"/>
        </w:rPr>
        <w:t>:</w:t>
      </w:r>
    </w:p>
    <w:p w14:paraId="2CF23AE2" w14:textId="77777777" w:rsidR="00416936" w:rsidRDefault="00416936" w:rsidP="00416936">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416936" w14:paraId="687785B9" w14:textId="77777777" w:rsidTr="00FB18E6">
        <w:trPr>
          <w:trHeight w:val="521"/>
        </w:trPr>
        <w:tc>
          <w:tcPr>
            <w:tcW w:w="4592" w:type="dxa"/>
          </w:tcPr>
          <w:p w14:paraId="62225F64" w14:textId="76D127B7" w:rsidR="00416936" w:rsidRPr="00881ED8" w:rsidRDefault="00000000" w:rsidP="00E36B37">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j</m:t>
                  </m:r>
                </m:sub>
              </m:sSub>
              <m:r>
                <w:rPr>
                  <w:rFonts w:ascii="Cambria Math" w:hAnsi="Cambria Math" w:cs="Times New Roman"/>
                </w:rPr>
                <m:t>=</m:t>
              </m:r>
              <m:nary>
                <m:naryPr>
                  <m:chr m:val="∑"/>
                  <m:limLoc m:val="undOvr"/>
                  <m:supHide m:val="1"/>
                  <m:ctrlPr>
                    <w:rPr>
                      <w:rFonts w:ascii="Cambria Math" w:hAnsi="Cambria Math" w:cs="Times New Roman"/>
                      <w:i/>
                    </w:rPr>
                  </m:ctrlPr>
                </m:naryPr>
                <m:sub>
                  <m:r>
                    <w:rPr>
                      <w:rFonts w:ascii="Cambria Math" w:hAnsi="Cambria Math" w:cs="Times New Roman"/>
                    </w:rPr>
                    <m:t>i</m:t>
                  </m:r>
                </m:sub>
                <m:sup/>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e>
              </m:nary>
            </m:oMath>
            <w:r w:rsidR="00E36B37">
              <w:rPr>
                <w:rFonts w:ascii="Times New Roman" w:hAnsi="Times New Roman" w:cs="Times New Roman"/>
              </w:rPr>
              <w:t>,</w:t>
            </w:r>
          </w:p>
        </w:tc>
        <w:tc>
          <w:tcPr>
            <w:tcW w:w="4592" w:type="dxa"/>
          </w:tcPr>
          <w:p w14:paraId="5BB27676" w14:textId="104F73D9" w:rsidR="00416936" w:rsidRDefault="00881ED8" w:rsidP="00881ED8">
            <w:pPr>
              <w:spacing w:line="480" w:lineRule="auto"/>
              <w:contextualSpacing/>
              <w:jc w:val="right"/>
              <w:rPr>
                <w:rFonts w:ascii="Times New Roman" w:hAnsi="Times New Roman" w:cs="Times New Roman"/>
              </w:rPr>
            </w:pPr>
            <w:r>
              <w:rPr>
                <w:rFonts w:ascii="Times New Roman" w:hAnsi="Times New Roman" w:cs="Times New Roman"/>
              </w:rPr>
              <w:t>(1)</w:t>
            </w:r>
          </w:p>
        </w:tc>
      </w:tr>
    </w:tbl>
    <w:p w14:paraId="52811B4A" w14:textId="77777777" w:rsidR="00582A70" w:rsidRDefault="00582A70" w:rsidP="00416936">
      <w:pPr>
        <w:spacing w:line="480" w:lineRule="auto"/>
        <w:contextualSpacing/>
        <w:rPr>
          <w:rFonts w:ascii="Times New Roman" w:hAnsi="Times New Roman" w:cs="Times New Roman"/>
        </w:rPr>
      </w:pPr>
    </w:p>
    <w:p w14:paraId="6ADBF8C0" w14:textId="0AEF0A77" w:rsidR="00416936" w:rsidRDefault="00C1424E" w:rsidP="00416936">
      <w:pPr>
        <w:spacing w:line="480" w:lineRule="auto"/>
        <w:contextualSpacing/>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oMath>
      <w:r>
        <w:rPr>
          <w:rFonts w:ascii="Times New Roman" w:hAnsi="Times New Roman" w:cs="Times New Roman"/>
        </w:rPr>
        <w:t xml:space="preserve"> is the activation of unit </w:t>
      </w:r>
      <w:r w:rsidRPr="000F7B8C">
        <w:rPr>
          <w:rFonts w:ascii="Times New Roman" w:hAnsi="Times New Roman" w:cs="Times New Roman"/>
          <w:i/>
          <w:iCs/>
        </w:rPr>
        <w:t>i</w:t>
      </w:r>
      <w:r>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r>
          <w:rPr>
            <w:rFonts w:ascii="Cambria Math" w:hAnsi="Cambria Math" w:cs="Times New Roman"/>
          </w:rPr>
          <m:t xml:space="preserve"> </m:t>
        </m:r>
      </m:oMath>
      <w:r>
        <w:rPr>
          <w:rFonts w:ascii="Times New Roman" w:hAnsi="Times New Roman" w:cs="Times New Roman"/>
        </w:rPr>
        <w:t xml:space="preserve">is the </w:t>
      </w:r>
      <w:r w:rsidR="00AC3045">
        <w:rPr>
          <w:rFonts w:ascii="Times New Roman" w:hAnsi="Times New Roman" w:cs="Times New Roman"/>
        </w:rPr>
        <w:t>weight on the connection</w:t>
      </w:r>
      <w:r>
        <w:rPr>
          <w:rFonts w:ascii="Times New Roman" w:hAnsi="Times New Roman" w:cs="Times New Roman"/>
        </w:rPr>
        <w:t xml:space="preserve"> </w:t>
      </w:r>
      <w:r w:rsidR="008C150F">
        <w:rPr>
          <w:rFonts w:ascii="Times New Roman" w:hAnsi="Times New Roman" w:cs="Times New Roman"/>
        </w:rPr>
        <w:t xml:space="preserve">from </w:t>
      </w:r>
      <w:r w:rsidR="00B91353">
        <w:rPr>
          <w:rFonts w:ascii="Times New Roman" w:hAnsi="Times New Roman" w:cs="Times New Roman"/>
        </w:rPr>
        <w:t xml:space="preserve">input </w:t>
      </w:r>
      <w:r w:rsidR="008C150F">
        <w:rPr>
          <w:rFonts w:ascii="Times New Roman" w:hAnsi="Times New Roman" w:cs="Times New Roman"/>
        </w:rPr>
        <w:t xml:space="preserve">unit </w:t>
      </w:r>
      <w:r w:rsidR="008C150F" w:rsidRPr="000F7B8C">
        <w:rPr>
          <w:rFonts w:ascii="Times New Roman" w:hAnsi="Times New Roman" w:cs="Times New Roman"/>
          <w:i/>
          <w:iCs/>
        </w:rPr>
        <w:t>i</w:t>
      </w:r>
      <w:r w:rsidR="008C150F">
        <w:rPr>
          <w:rFonts w:ascii="Times New Roman" w:hAnsi="Times New Roman" w:cs="Times New Roman"/>
        </w:rPr>
        <w:t xml:space="preserve"> to </w:t>
      </w:r>
      <w:r w:rsidR="00B91353">
        <w:rPr>
          <w:rFonts w:ascii="Times New Roman" w:hAnsi="Times New Roman" w:cs="Times New Roman"/>
        </w:rPr>
        <w:t xml:space="preserve">hidden </w:t>
      </w:r>
      <w:r w:rsidR="008C150F">
        <w:rPr>
          <w:rFonts w:ascii="Times New Roman" w:hAnsi="Times New Roman" w:cs="Times New Roman"/>
        </w:rPr>
        <w:t xml:space="preserve">unit </w:t>
      </w:r>
      <w:r w:rsidR="008C150F" w:rsidRPr="000F7B8C">
        <w:rPr>
          <w:rFonts w:ascii="Times New Roman" w:hAnsi="Times New Roman" w:cs="Times New Roman"/>
          <w:i/>
          <w:iCs/>
        </w:rPr>
        <w:t>j</w:t>
      </w:r>
      <w:r>
        <w:rPr>
          <w:rFonts w:ascii="Times New Roman" w:hAnsi="Times New Roman" w:cs="Times New Roman"/>
        </w:rPr>
        <w:t>.</w:t>
      </w:r>
      <w:r w:rsidR="00D23E1F">
        <w:rPr>
          <w:rFonts w:ascii="Times New Roman" w:hAnsi="Times New Roman" w:cs="Times New Roman"/>
        </w:rPr>
        <w:t xml:space="preserve"> </w:t>
      </w:r>
      <w:r w:rsidR="00E36B37">
        <w:rPr>
          <w:rFonts w:ascii="Times New Roman" w:hAnsi="Times New Roman" w:cs="Times New Roman"/>
        </w:rPr>
        <w:t xml:space="preserve">To prevent vanishing error derivatives during training, hidden unit activations were based on </w:t>
      </w:r>
      <w:r w:rsidR="00F14FDC">
        <w:rPr>
          <w:rFonts w:ascii="Times New Roman" w:hAnsi="Times New Roman" w:cs="Times New Roman"/>
        </w:rPr>
        <w:t>the</w:t>
      </w:r>
      <w:r w:rsidR="00E36B37">
        <w:rPr>
          <w:rFonts w:ascii="Times New Roman" w:hAnsi="Times New Roman" w:cs="Times New Roman"/>
        </w:rPr>
        <w:t xml:space="preserve"> rectified linear unit activation</w:t>
      </w:r>
      <w:r w:rsidR="00F14FDC">
        <w:rPr>
          <w:rFonts w:ascii="Times New Roman" w:hAnsi="Times New Roman" w:cs="Times New Roman"/>
        </w:rPr>
        <w:t xml:space="preserve"> function</w:t>
      </w:r>
      <w:r w:rsidR="00D23E1F">
        <w:rPr>
          <w:rFonts w:ascii="Times New Roman" w:hAnsi="Times New Roman" w:cs="Times New Roman"/>
        </w:rPr>
        <w:t xml:space="preserve"> (Nair &amp; Hinton, 2010)</w:t>
      </w:r>
      <w:r w:rsidR="009F5C1E">
        <w:rPr>
          <w:rFonts w:ascii="Times New Roman" w:hAnsi="Times New Roman" w:cs="Times New Roman"/>
        </w:rPr>
        <w:t xml:space="preserve"> and were calculated as follows: </w:t>
      </w:r>
    </w:p>
    <w:p w14:paraId="6FC9904A" w14:textId="77777777" w:rsidR="009F5C1E" w:rsidRDefault="009F5C1E" w:rsidP="00416936">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9F5C1E" w14:paraId="6C4AB788" w14:textId="77777777" w:rsidTr="00FB18E6">
        <w:trPr>
          <w:trHeight w:val="521"/>
        </w:trPr>
        <w:tc>
          <w:tcPr>
            <w:tcW w:w="4592" w:type="dxa"/>
          </w:tcPr>
          <w:p w14:paraId="57670D8D" w14:textId="42E87DBA" w:rsidR="009F5C1E" w:rsidRPr="00881ED8" w:rsidRDefault="00000000" w:rsidP="00B85B71">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j</m:t>
                  </m:r>
                </m:sub>
              </m:sSub>
              <m:r>
                <w:rPr>
                  <w:rFonts w:ascii="Cambria Math" w:hAnsi="Cambria Math" w:cs="Times New Roman"/>
                </w:rPr>
                <m:t>=</m:t>
              </m:r>
              <m:r>
                <m:rPr>
                  <m:sty m:val="p"/>
                </m:rPr>
                <w:rPr>
                  <w:rFonts w:ascii="Cambria Math" w:hAnsi="Cambria Math" w:cs="Times New Roman"/>
                </w:rPr>
                <m:t>max⁡</m:t>
              </m:r>
              <m:r>
                <w:rPr>
                  <w:rFonts w:ascii="Cambria Math" w:hAnsi="Cambria Math" w:cs="Times New Roman"/>
                </w:rPr>
                <m:t xml:space="preserve">(0, </m:t>
              </m:r>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j</m:t>
                  </m:r>
                </m:sub>
              </m:sSub>
              <m:r>
                <w:rPr>
                  <w:rFonts w:ascii="Cambria Math" w:hAnsi="Cambria Math" w:cs="Times New Roman"/>
                </w:rPr>
                <m:t>)</m:t>
              </m:r>
            </m:oMath>
            <w:r w:rsidR="009F5C1E">
              <w:rPr>
                <w:rFonts w:ascii="Times New Roman" w:hAnsi="Times New Roman" w:cs="Times New Roman"/>
              </w:rPr>
              <w:t>,</w:t>
            </w:r>
          </w:p>
        </w:tc>
        <w:tc>
          <w:tcPr>
            <w:tcW w:w="4592" w:type="dxa"/>
          </w:tcPr>
          <w:p w14:paraId="277FC8E5" w14:textId="4C5EFE8F" w:rsidR="009F5C1E" w:rsidRDefault="009F5C1E" w:rsidP="00B85B71">
            <w:pPr>
              <w:spacing w:line="480" w:lineRule="auto"/>
              <w:contextualSpacing/>
              <w:jc w:val="right"/>
              <w:rPr>
                <w:rFonts w:ascii="Times New Roman" w:hAnsi="Times New Roman" w:cs="Times New Roman"/>
              </w:rPr>
            </w:pPr>
            <w:r>
              <w:rPr>
                <w:rFonts w:ascii="Times New Roman" w:hAnsi="Times New Roman" w:cs="Times New Roman"/>
              </w:rPr>
              <w:t>(</w:t>
            </w:r>
            <w:r w:rsidR="00D07BAA">
              <w:rPr>
                <w:rFonts w:ascii="Times New Roman" w:hAnsi="Times New Roman" w:cs="Times New Roman"/>
              </w:rPr>
              <w:t>2</w:t>
            </w:r>
            <w:r>
              <w:rPr>
                <w:rFonts w:ascii="Times New Roman" w:hAnsi="Times New Roman" w:cs="Times New Roman"/>
              </w:rPr>
              <w:t>)</w:t>
            </w:r>
          </w:p>
        </w:tc>
      </w:tr>
    </w:tbl>
    <w:p w14:paraId="612A418D" w14:textId="77777777" w:rsidR="00704B34" w:rsidRDefault="00704B34" w:rsidP="00D07BAA">
      <w:pPr>
        <w:spacing w:line="480" w:lineRule="auto"/>
        <w:contextualSpacing/>
        <w:rPr>
          <w:rFonts w:ascii="Times New Roman" w:hAnsi="Times New Roman" w:cs="Times New Roman"/>
        </w:rPr>
      </w:pPr>
    </w:p>
    <w:p w14:paraId="042B9E30" w14:textId="77777777" w:rsidR="00AD026A" w:rsidRDefault="00D07BAA" w:rsidP="002E6405">
      <w:pPr>
        <w:spacing w:line="480" w:lineRule="auto"/>
        <w:contextualSpacing/>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j</m:t>
            </m:r>
          </m:sub>
        </m:sSub>
      </m:oMath>
      <w:r>
        <w:rPr>
          <w:rFonts w:ascii="Times New Roman" w:hAnsi="Times New Roman" w:cs="Times New Roman"/>
        </w:rPr>
        <w:t xml:space="preserve"> is the activation of hidden unit </w:t>
      </w:r>
      <w:r w:rsidRPr="000F7B8C">
        <w:rPr>
          <w:rFonts w:ascii="Times New Roman" w:hAnsi="Times New Roman" w:cs="Times New Roman"/>
          <w:i/>
          <w:iCs/>
        </w:rPr>
        <w:t>j</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j</m:t>
            </m:r>
          </m:sub>
        </m:sSub>
      </m:oMath>
      <w:r w:rsidR="00462C0E">
        <w:rPr>
          <w:rFonts w:ascii="Times New Roman" w:hAnsi="Times New Roman" w:cs="Times New Roman"/>
        </w:rPr>
        <w:t xml:space="preserve"> is its net input,</w:t>
      </w:r>
      <w:r w:rsidR="007A5583">
        <w:rPr>
          <w:rFonts w:ascii="Times New Roman" w:hAnsi="Times New Roman" w:cs="Times New Roman"/>
        </w:rPr>
        <w:t xml:space="preserve"> and</w:t>
      </w:r>
      <w:r w:rsidR="00462C0E">
        <w:rPr>
          <w:rFonts w:ascii="Times New Roman" w:hAnsi="Times New Roman" w:cs="Times New Roman"/>
        </w:rPr>
        <w:t xml:space="preserve"> </w:t>
      </w:r>
      <m:oMath>
        <m:r>
          <m:rPr>
            <m:sty m:val="p"/>
          </m:rPr>
          <w:rPr>
            <w:rFonts w:ascii="Cambria Math" w:hAnsi="Cambria Math" w:cs="Times New Roman"/>
          </w:rPr>
          <m:t>max</m:t>
        </m:r>
      </m:oMath>
      <w:r w:rsidR="00462C0E">
        <w:rPr>
          <w:rFonts w:ascii="Times New Roman" w:hAnsi="Times New Roman" w:cs="Times New Roman"/>
        </w:rPr>
        <w:t xml:space="preserve"> denotes the maximum of its two arguments. </w:t>
      </w:r>
      <w:r w:rsidR="00AD026A">
        <w:rPr>
          <w:rFonts w:ascii="Times New Roman" w:hAnsi="Times New Roman" w:cs="Times New Roman"/>
        </w:rPr>
        <w:t>Net input to output units was calculated as follows:</w:t>
      </w:r>
    </w:p>
    <w:p w14:paraId="1263CD36" w14:textId="77777777" w:rsidR="00AD026A" w:rsidRDefault="00AD026A" w:rsidP="002E6405">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AD026A" w14:paraId="69422906" w14:textId="77777777" w:rsidTr="00B85B71">
        <w:trPr>
          <w:trHeight w:val="521"/>
        </w:trPr>
        <w:tc>
          <w:tcPr>
            <w:tcW w:w="4592" w:type="dxa"/>
          </w:tcPr>
          <w:p w14:paraId="251C26D6" w14:textId="4D2B06ED" w:rsidR="00AD026A" w:rsidRPr="00881ED8" w:rsidRDefault="00000000" w:rsidP="00B85B71">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k</m:t>
                  </m:r>
                </m:sub>
              </m:sSub>
              <m:r>
                <w:rPr>
                  <w:rFonts w:ascii="Cambria Math" w:hAnsi="Cambria Math" w:cs="Times New Roman"/>
                </w:rPr>
                <m:t>=</m:t>
              </m:r>
              <m:nary>
                <m:naryPr>
                  <m:chr m:val="∑"/>
                  <m:limLoc m:val="undOvr"/>
                  <m:supHide m:val="1"/>
                  <m:ctrlPr>
                    <w:rPr>
                      <w:rFonts w:ascii="Cambria Math" w:hAnsi="Cambria Math" w:cs="Times New Roman"/>
                      <w:i/>
                    </w:rPr>
                  </m:ctrlPr>
                </m:naryPr>
                <m:sub>
                  <m:r>
                    <w:rPr>
                      <w:rFonts w:ascii="Cambria Math" w:hAnsi="Cambria Math" w:cs="Times New Roman"/>
                    </w:rPr>
                    <m:t>j</m:t>
                  </m:r>
                </m:sub>
                <m:sup/>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j</m:t>
                      </m:r>
                    </m:sub>
                  </m:sSub>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jk</m:t>
                      </m:r>
                    </m:sub>
                  </m:sSub>
                </m:e>
              </m:nary>
            </m:oMath>
            <w:r w:rsidR="00AD026A">
              <w:rPr>
                <w:rFonts w:ascii="Times New Roman" w:hAnsi="Times New Roman" w:cs="Times New Roman"/>
              </w:rPr>
              <w:t>,</w:t>
            </w:r>
          </w:p>
        </w:tc>
        <w:tc>
          <w:tcPr>
            <w:tcW w:w="4592" w:type="dxa"/>
          </w:tcPr>
          <w:p w14:paraId="440AB157" w14:textId="17E8703E" w:rsidR="00AD026A" w:rsidRDefault="00AD026A" w:rsidP="00B85B71">
            <w:pPr>
              <w:spacing w:line="480" w:lineRule="auto"/>
              <w:contextualSpacing/>
              <w:jc w:val="right"/>
              <w:rPr>
                <w:rFonts w:ascii="Times New Roman" w:hAnsi="Times New Roman" w:cs="Times New Roman"/>
              </w:rPr>
            </w:pPr>
            <w:r>
              <w:rPr>
                <w:rFonts w:ascii="Times New Roman" w:hAnsi="Times New Roman" w:cs="Times New Roman"/>
              </w:rPr>
              <w:t>(3)</w:t>
            </w:r>
          </w:p>
        </w:tc>
      </w:tr>
    </w:tbl>
    <w:p w14:paraId="3E74E3B8" w14:textId="77777777" w:rsidR="00AD026A" w:rsidRDefault="00AD026A" w:rsidP="002E6405">
      <w:pPr>
        <w:spacing w:line="480" w:lineRule="auto"/>
        <w:contextualSpacing/>
        <w:rPr>
          <w:rFonts w:ascii="Times New Roman" w:hAnsi="Times New Roman" w:cs="Times New Roman"/>
        </w:rPr>
      </w:pPr>
    </w:p>
    <w:p w14:paraId="29E85182" w14:textId="77777777" w:rsidR="00AD026A" w:rsidRDefault="00AD026A" w:rsidP="002E6405">
      <w:pPr>
        <w:spacing w:line="480" w:lineRule="auto"/>
        <w:contextualSpacing/>
        <w:rPr>
          <w:rFonts w:ascii="Times New Roman" w:hAnsi="Times New Roman" w:cs="Times New Roman"/>
        </w:rPr>
      </w:pPr>
    </w:p>
    <w:p w14:paraId="3F633DFA" w14:textId="3431CD04" w:rsidR="00FB18E6" w:rsidRDefault="00AD026A" w:rsidP="002E6405">
      <w:pPr>
        <w:spacing w:line="480" w:lineRule="auto"/>
        <w:contextualSpacing/>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j</m:t>
            </m:r>
          </m:sub>
        </m:sSub>
      </m:oMath>
      <w:r>
        <w:rPr>
          <w:rFonts w:ascii="Times New Roman" w:hAnsi="Times New Roman" w:cs="Times New Roman"/>
        </w:rPr>
        <w:t xml:space="preserve"> is the activation of </w:t>
      </w:r>
      <w:r w:rsidR="00126DED">
        <w:rPr>
          <w:rFonts w:ascii="Times New Roman" w:hAnsi="Times New Roman" w:cs="Times New Roman"/>
        </w:rPr>
        <w:t xml:space="preserve">hidden </w:t>
      </w:r>
      <w:r>
        <w:rPr>
          <w:rFonts w:ascii="Times New Roman" w:hAnsi="Times New Roman" w:cs="Times New Roman"/>
        </w:rPr>
        <w:t xml:space="preserve">unit </w:t>
      </w:r>
      <w:r w:rsidR="00126DED" w:rsidRPr="00B101BD">
        <w:rPr>
          <w:rFonts w:ascii="Times New Roman" w:hAnsi="Times New Roman" w:cs="Times New Roman"/>
          <w:i/>
          <w:iCs/>
        </w:rPr>
        <w:t>j</w:t>
      </w:r>
      <w:r>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jk</m:t>
            </m:r>
          </m:sub>
        </m:sSub>
        <m:r>
          <w:rPr>
            <w:rFonts w:ascii="Cambria Math" w:hAnsi="Cambria Math" w:cs="Times New Roman"/>
          </w:rPr>
          <m:t xml:space="preserve"> </m:t>
        </m:r>
      </m:oMath>
      <w:r>
        <w:rPr>
          <w:rFonts w:ascii="Times New Roman" w:hAnsi="Times New Roman" w:cs="Times New Roman"/>
        </w:rPr>
        <w:t xml:space="preserve">is the weight on the connection from </w:t>
      </w:r>
      <w:r w:rsidR="00126DED">
        <w:rPr>
          <w:rFonts w:ascii="Times New Roman" w:hAnsi="Times New Roman" w:cs="Times New Roman"/>
        </w:rPr>
        <w:t xml:space="preserve">hidden </w:t>
      </w:r>
      <w:r>
        <w:rPr>
          <w:rFonts w:ascii="Times New Roman" w:hAnsi="Times New Roman" w:cs="Times New Roman"/>
        </w:rPr>
        <w:t xml:space="preserve">unit </w:t>
      </w:r>
      <w:r w:rsidR="000F7B8C" w:rsidRPr="00B101BD">
        <w:rPr>
          <w:rFonts w:ascii="Times New Roman" w:hAnsi="Times New Roman" w:cs="Times New Roman"/>
          <w:i/>
          <w:iCs/>
        </w:rPr>
        <w:t>j</w:t>
      </w:r>
      <w:r>
        <w:rPr>
          <w:rFonts w:ascii="Times New Roman" w:hAnsi="Times New Roman" w:cs="Times New Roman"/>
        </w:rPr>
        <w:t xml:space="preserve"> to </w:t>
      </w:r>
      <w:r w:rsidR="00126DED">
        <w:rPr>
          <w:rFonts w:ascii="Times New Roman" w:hAnsi="Times New Roman" w:cs="Times New Roman"/>
        </w:rPr>
        <w:t xml:space="preserve">output </w:t>
      </w:r>
      <w:r>
        <w:rPr>
          <w:rFonts w:ascii="Times New Roman" w:hAnsi="Times New Roman" w:cs="Times New Roman"/>
        </w:rPr>
        <w:t xml:space="preserve">unit </w:t>
      </w:r>
      <w:r w:rsidR="00126DED" w:rsidRPr="00B101BD">
        <w:rPr>
          <w:rFonts w:ascii="Times New Roman" w:hAnsi="Times New Roman" w:cs="Times New Roman"/>
          <w:i/>
          <w:iCs/>
        </w:rPr>
        <w:t>k</w:t>
      </w:r>
      <w:r>
        <w:rPr>
          <w:rFonts w:ascii="Times New Roman" w:hAnsi="Times New Roman" w:cs="Times New Roman"/>
        </w:rPr>
        <w:t xml:space="preserve">. </w:t>
      </w:r>
      <w:r w:rsidR="00FB18E6">
        <w:rPr>
          <w:rFonts w:ascii="Times New Roman" w:hAnsi="Times New Roman" w:cs="Times New Roman"/>
        </w:rPr>
        <w:t>Output unit activation</w:t>
      </w:r>
      <w:r w:rsidR="00D12EBE">
        <w:rPr>
          <w:rFonts w:ascii="Times New Roman" w:hAnsi="Times New Roman" w:cs="Times New Roman"/>
        </w:rPr>
        <w:t>s</w:t>
      </w:r>
      <w:r w:rsidR="00834A98">
        <w:rPr>
          <w:rFonts w:ascii="Times New Roman" w:hAnsi="Times New Roman" w:cs="Times New Roman"/>
        </w:rPr>
        <w:t xml:space="preserve"> were then</w:t>
      </w:r>
      <w:r w:rsidR="00FB18E6">
        <w:rPr>
          <w:rFonts w:ascii="Times New Roman" w:hAnsi="Times New Roman" w:cs="Times New Roman"/>
        </w:rPr>
        <w:t xml:space="preserve"> a smooth, </w:t>
      </w:r>
      <w:r w:rsidR="004175C1">
        <w:rPr>
          <w:rFonts w:ascii="Times New Roman" w:hAnsi="Times New Roman" w:cs="Times New Roman"/>
        </w:rPr>
        <w:t>logistic</w:t>
      </w:r>
      <w:r w:rsidR="00FB18E6">
        <w:rPr>
          <w:rFonts w:ascii="Times New Roman" w:hAnsi="Times New Roman" w:cs="Times New Roman"/>
        </w:rPr>
        <w:t xml:space="preserve"> function of </w:t>
      </w:r>
      <w:r w:rsidR="00834A98">
        <w:rPr>
          <w:rFonts w:ascii="Times New Roman" w:hAnsi="Times New Roman" w:cs="Times New Roman"/>
        </w:rPr>
        <w:t xml:space="preserve">this net input, calculated </w:t>
      </w:r>
      <w:r w:rsidR="00D12EBE">
        <w:rPr>
          <w:rFonts w:ascii="Times New Roman" w:hAnsi="Times New Roman" w:cs="Times New Roman"/>
        </w:rPr>
        <w:t xml:space="preserve">as follows: </w:t>
      </w:r>
    </w:p>
    <w:p w14:paraId="236A02CA" w14:textId="77777777" w:rsidR="00FB18E6" w:rsidRDefault="00FB18E6" w:rsidP="002E6405">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D12EBE" w14:paraId="0908B661" w14:textId="77777777" w:rsidTr="00B85B71">
        <w:trPr>
          <w:trHeight w:val="521"/>
        </w:trPr>
        <w:tc>
          <w:tcPr>
            <w:tcW w:w="4592" w:type="dxa"/>
          </w:tcPr>
          <w:p w14:paraId="34DA33B5" w14:textId="17A33F99" w:rsidR="00D12EBE" w:rsidRPr="00881ED8" w:rsidRDefault="00000000" w:rsidP="00B85B71">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k</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r>
                    <m:rPr>
                      <m:sty m:val="p"/>
                    </m:rPr>
                    <w:rPr>
                      <w:rFonts w:ascii="Cambria Math" w:hAnsi="Cambria Math" w:cs="Times New Roman"/>
                    </w:rPr>
                    <m:t>exp⁡</m:t>
                  </m: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k</m:t>
                      </m:r>
                    </m:sub>
                  </m:sSub>
                  <m:r>
                    <w:rPr>
                      <w:rFonts w:ascii="Cambria Math" w:hAnsi="Cambria Math" w:cs="Times New Roman"/>
                    </w:rPr>
                    <m:t>)</m:t>
                  </m:r>
                </m:den>
              </m:f>
            </m:oMath>
            <w:r w:rsidR="00D12EBE">
              <w:rPr>
                <w:rFonts w:ascii="Times New Roman" w:hAnsi="Times New Roman" w:cs="Times New Roman"/>
              </w:rPr>
              <w:t>,</w:t>
            </w:r>
          </w:p>
        </w:tc>
        <w:tc>
          <w:tcPr>
            <w:tcW w:w="4592" w:type="dxa"/>
          </w:tcPr>
          <w:p w14:paraId="31FE6F83" w14:textId="24DA1417" w:rsidR="00D12EBE" w:rsidRDefault="00D12EBE" w:rsidP="00B85B71">
            <w:pPr>
              <w:spacing w:line="480" w:lineRule="auto"/>
              <w:contextualSpacing/>
              <w:jc w:val="right"/>
              <w:rPr>
                <w:rFonts w:ascii="Times New Roman" w:hAnsi="Times New Roman" w:cs="Times New Roman"/>
              </w:rPr>
            </w:pPr>
            <w:r>
              <w:rPr>
                <w:rFonts w:ascii="Times New Roman" w:hAnsi="Times New Roman" w:cs="Times New Roman"/>
              </w:rPr>
              <w:t>(</w:t>
            </w:r>
            <w:r w:rsidR="00AD026A">
              <w:rPr>
                <w:rFonts w:ascii="Times New Roman" w:hAnsi="Times New Roman" w:cs="Times New Roman"/>
              </w:rPr>
              <w:t>4</w:t>
            </w:r>
            <w:r>
              <w:rPr>
                <w:rFonts w:ascii="Times New Roman" w:hAnsi="Times New Roman" w:cs="Times New Roman"/>
              </w:rPr>
              <w:t>)</w:t>
            </w:r>
          </w:p>
        </w:tc>
      </w:tr>
    </w:tbl>
    <w:p w14:paraId="2388EB2E" w14:textId="77777777" w:rsidR="007233B6" w:rsidRDefault="007233B6" w:rsidP="002E6405">
      <w:pPr>
        <w:spacing w:line="480" w:lineRule="auto"/>
        <w:contextualSpacing/>
        <w:rPr>
          <w:rFonts w:ascii="Times New Roman" w:hAnsi="Times New Roman" w:cs="Times New Roman"/>
        </w:rPr>
      </w:pPr>
    </w:p>
    <w:p w14:paraId="3559A02D" w14:textId="3B45D28F" w:rsidR="006B382C" w:rsidRDefault="007233B6" w:rsidP="00083C30">
      <w:pPr>
        <w:spacing w:line="480" w:lineRule="auto"/>
        <w:contextualSpacing/>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k</m:t>
            </m:r>
          </m:sub>
        </m:sSub>
      </m:oMath>
      <w:r>
        <w:rPr>
          <w:rFonts w:ascii="Times New Roman" w:hAnsi="Times New Roman" w:cs="Times New Roman"/>
        </w:rPr>
        <w:t xml:space="preserve"> i</w:t>
      </w:r>
      <w:r w:rsidR="00AC3045">
        <w:rPr>
          <w:rFonts w:ascii="Times New Roman" w:hAnsi="Times New Roman" w:cs="Times New Roman"/>
        </w:rPr>
        <w:t>s</w:t>
      </w:r>
      <w:r>
        <w:rPr>
          <w:rFonts w:ascii="Times New Roman" w:hAnsi="Times New Roman" w:cs="Times New Roman"/>
        </w:rPr>
        <w:t xml:space="preserve"> activation of </w:t>
      </w:r>
      <w:r w:rsidR="00AC3045">
        <w:rPr>
          <w:rFonts w:ascii="Times New Roman" w:hAnsi="Times New Roman" w:cs="Times New Roman"/>
        </w:rPr>
        <w:t>output</w:t>
      </w:r>
      <w:r>
        <w:rPr>
          <w:rFonts w:ascii="Times New Roman" w:hAnsi="Times New Roman" w:cs="Times New Roman"/>
        </w:rPr>
        <w:t xml:space="preserve"> unit </w:t>
      </w:r>
      <w:r w:rsidR="00AC3045" w:rsidRPr="00B101BD">
        <w:rPr>
          <w:rFonts w:ascii="Times New Roman" w:hAnsi="Times New Roman" w:cs="Times New Roman"/>
          <w:i/>
          <w:iCs/>
        </w:rPr>
        <w:t>k</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k</m:t>
            </m:r>
          </m:sub>
        </m:sSub>
      </m:oMath>
      <w:r>
        <w:rPr>
          <w:rFonts w:ascii="Times New Roman" w:hAnsi="Times New Roman" w:cs="Times New Roman"/>
        </w:rPr>
        <w:t xml:space="preserve"> is </w:t>
      </w:r>
      <w:r w:rsidR="003E753F">
        <w:rPr>
          <w:rFonts w:ascii="Times New Roman" w:hAnsi="Times New Roman" w:cs="Times New Roman"/>
        </w:rPr>
        <w:t>its net input,</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jk</m:t>
            </m:r>
          </m:sub>
        </m:sSub>
      </m:oMath>
      <w:r w:rsidR="008C150F">
        <w:rPr>
          <w:rFonts w:ascii="Times New Roman" w:hAnsi="Times New Roman" w:cs="Times New Roman"/>
        </w:rPr>
        <w:t xml:space="preserve"> is the weight on the connection from </w:t>
      </w:r>
      <w:r w:rsidR="0023164D">
        <w:rPr>
          <w:rFonts w:ascii="Times New Roman" w:hAnsi="Times New Roman" w:cs="Times New Roman"/>
        </w:rPr>
        <w:t xml:space="preserve">hidden </w:t>
      </w:r>
      <w:r w:rsidR="008C150F">
        <w:rPr>
          <w:rFonts w:ascii="Times New Roman" w:hAnsi="Times New Roman" w:cs="Times New Roman"/>
        </w:rPr>
        <w:t xml:space="preserve">unit </w:t>
      </w:r>
      <w:r w:rsidR="008C150F" w:rsidRPr="00B101BD">
        <w:rPr>
          <w:rFonts w:ascii="Times New Roman" w:hAnsi="Times New Roman" w:cs="Times New Roman"/>
          <w:i/>
          <w:iCs/>
        </w:rPr>
        <w:t>j</w:t>
      </w:r>
      <w:r w:rsidR="008C150F">
        <w:rPr>
          <w:rFonts w:ascii="Times New Roman" w:hAnsi="Times New Roman" w:cs="Times New Roman"/>
        </w:rPr>
        <w:t xml:space="preserve"> to </w:t>
      </w:r>
      <w:r w:rsidR="0023164D">
        <w:rPr>
          <w:rFonts w:ascii="Times New Roman" w:hAnsi="Times New Roman" w:cs="Times New Roman"/>
        </w:rPr>
        <w:t xml:space="preserve">output </w:t>
      </w:r>
      <w:r w:rsidR="008C150F">
        <w:rPr>
          <w:rFonts w:ascii="Times New Roman" w:hAnsi="Times New Roman" w:cs="Times New Roman"/>
        </w:rPr>
        <w:t xml:space="preserve">unit </w:t>
      </w:r>
      <w:r w:rsidR="008C150F" w:rsidRPr="000F7B9B">
        <w:rPr>
          <w:rFonts w:ascii="Times New Roman" w:hAnsi="Times New Roman" w:cs="Times New Roman"/>
          <w:i/>
          <w:iCs/>
        </w:rPr>
        <w:t>k</w:t>
      </w:r>
      <w:r w:rsidR="001D6CC0">
        <w:rPr>
          <w:rFonts w:ascii="Times New Roman" w:hAnsi="Times New Roman" w:cs="Times New Roman"/>
        </w:rPr>
        <w:t xml:space="preserve">, and </w:t>
      </w:r>
      <m:oMath>
        <m:r>
          <m:rPr>
            <m:sty m:val="p"/>
          </m:rPr>
          <w:rPr>
            <w:rFonts w:ascii="Cambria Math" w:hAnsi="Cambria Math" w:cs="Times New Roman"/>
          </w:rPr>
          <m:t>exp⁡</m:t>
        </m:r>
        <m:r>
          <w:rPr>
            <w:rFonts w:ascii="Cambria Math" w:hAnsi="Cambria Math" w:cs="Times New Roman"/>
          </w:rPr>
          <m:t>(∙)</m:t>
        </m:r>
      </m:oMath>
      <w:r w:rsidR="00C35C89">
        <w:rPr>
          <w:rFonts w:ascii="Times New Roman" w:hAnsi="Times New Roman" w:cs="Times New Roman"/>
        </w:rPr>
        <w:t xml:space="preserve"> is the exponential function.</w:t>
      </w:r>
      <w:r w:rsidR="001F0124">
        <w:rPr>
          <w:rFonts w:ascii="Times New Roman" w:hAnsi="Times New Roman" w:cs="Times New Roman"/>
        </w:rPr>
        <w:t xml:space="preserve"> </w:t>
      </w:r>
      <w:r w:rsidR="002F33A8" w:rsidRPr="002F33A8">
        <w:rPr>
          <w:rFonts w:ascii="Times New Roman" w:hAnsi="Times New Roman" w:cs="Times New Roman"/>
        </w:rPr>
        <w:t>Finally,</w:t>
      </w:r>
      <w:r w:rsidR="001A4FBA">
        <w:rPr>
          <w:rFonts w:ascii="Times New Roman" w:hAnsi="Times New Roman" w:cs="Times New Roman"/>
        </w:rPr>
        <w:t xml:space="preserve"> as is true in simple recurrent networks (SRNs</w:t>
      </w:r>
      <w:r w:rsidR="007F16AB">
        <w:rPr>
          <w:rFonts w:ascii="Times New Roman" w:hAnsi="Times New Roman" w:cs="Times New Roman"/>
        </w:rPr>
        <w:t>; Elman, 1990</w:t>
      </w:r>
      <w:r w:rsidR="001A4FBA">
        <w:rPr>
          <w:rFonts w:ascii="Times New Roman" w:hAnsi="Times New Roman" w:cs="Times New Roman"/>
        </w:rPr>
        <w:t>),</w:t>
      </w:r>
      <w:r w:rsidR="002F33A8" w:rsidRPr="002F33A8">
        <w:rPr>
          <w:rFonts w:ascii="Times New Roman" w:hAnsi="Times New Roman" w:cs="Times New Roman"/>
        </w:rPr>
        <w:t xml:space="preserve"> the activation of the hidden units at time </w:t>
      </w:r>
      <m:oMath>
        <m:r>
          <w:rPr>
            <w:rFonts w:ascii="Cambria Math" w:hAnsi="Cambria Math" w:cs="Times New Roman"/>
          </w:rPr>
          <m:t>t</m:t>
        </m:r>
      </m:oMath>
      <w:r w:rsidR="002F33A8">
        <w:rPr>
          <w:rFonts w:ascii="Times New Roman" w:hAnsi="Times New Roman" w:cs="Times New Roman"/>
        </w:rPr>
        <w:t xml:space="preserve"> </w:t>
      </w:r>
      <w:r w:rsidR="002F33A8" w:rsidRPr="002F33A8">
        <w:rPr>
          <w:rFonts w:ascii="Times New Roman" w:hAnsi="Times New Roman" w:cs="Times New Roman"/>
        </w:rPr>
        <w:t>was copied to the context units and made available as input at time</w:t>
      </w:r>
      <m:oMath>
        <m:r>
          <w:rPr>
            <w:rFonts w:ascii="Cambria Math" w:hAnsi="Cambria Math" w:cs="Times New Roman"/>
          </w:rPr>
          <m:t xml:space="preserve"> t+1</m:t>
        </m:r>
      </m:oMath>
      <w:r w:rsidR="002F33A8" w:rsidRPr="002F33A8">
        <w:rPr>
          <w:rFonts w:ascii="Times New Roman" w:hAnsi="Times New Roman" w:cs="Times New Roman"/>
        </w:rPr>
        <w:t>.</w:t>
      </w:r>
      <w:r w:rsidR="002F33A8">
        <w:rPr>
          <w:rFonts w:ascii="Times New Roman" w:hAnsi="Times New Roman" w:cs="Times New Roman"/>
        </w:rPr>
        <w:t xml:space="preserve"> </w:t>
      </w:r>
      <w:r w:rsidR="009A6ACA">
        <w:rPr>
          <w:rFonts w:ascii="Times New Roman" w:hAnsi="Times New Roman" w:cs="Times New Roman"/>
        </w:rPr>
        <w:t xml:space="preserve">This provided the model with a rudimentary form of memory </w:t>
      </w:r>
      <w:r w:rsidR="00254FC9">
        <w:rPr>
          <w:rFonts w:ascii="Times New Roman" w:hAnsi="Times New Roman" w:cs="Times New Roman"/>
        </w:rPr>
        <w:t>such that</w:t>
      </w:r>
      <w:r w:rsidR="003E753F">
        <w:rPr>
          <w:rFonts w:ascii="Times New Roman" w:hAnsi="Times New Roman" w:cs="Times New Roman"/>
        </w:rPr>
        <w:t xml:space="preserve"> information from earlier time steps </w:t>
      </w:r>
      <w:r w:rsidR="00504B38">
        <w:rPr>
          <w:rFonts w:ascii="Times New Roman" w:hAnsi="Times New Roman" w:cs="Times New Roman"/>
        </w:rPr>
        <w:t>influences</w:t>
      </w:r>
      <w:r w:rsidR="003E753F">
        <w:rPr>
          <w:rFonts w:ascii="Times New Roman" w:hAnsi="Times New Roman" w:cs="Times New Roman"/>
        </w:rPr>
        <w:t xml:space="preserve"> processing at later ones.</w:t>
      </w:r>
    </w:p>
    <w:p w14:paraId="79254BE6" w14:textId="249F6B05" w:rsidR="00103688" w:rsidRDefault="00256CC3" w:rsidP="00B3613F">
      <w:pPr>
        <w:spacing w:line="480" w:lineRule="auto"/>
        <w:ind w:firstLine="720"/>
        <w:contextualSpacing/>
        <w:rPr>
          <w:rFonts w:ascii="Times New Roman" w:hAnsi="Times New Roman" w:cs="Times New Roman"/>
        </w:rPr>
      </w:pPr>
      <w:r w:rsidRPr="00256CC3">
        <w:rPr>
          <w:rFonts w:ascii="Times New Roman" w:hAnsi="Times New Roman" w:cs="Times New Roman"/>
          <w:b/>
          <w:bCs/>
          <w:i/>
          <w:iCs/>
        </w:rPr>
        <w:t>Representations and Task.</w:t>
      </w:r>
      <w:r>
        <w:rPr>
          <w:rFonts w:ascii="Times New Roman" w:hAnsi="Times New Roman" w:cs="Times New Roman"/>
          <w:b/>
          <w:bCs/>
        </w:rPr>
        <w:t xml:space="preserve"> </w:t>
      </w:r>
      <w:r w:rsidR="005D77DA">
        <w:rPr>
          <w:rFonts w:ascii="Times New Roman" w:hAnsi="Times New Roman" w:cs="Times New Roman"/>
        </w:rPr>
        <w:t xml:space="preserve">At each time step, </w:t>
      </w:r>
      <w:r w:rsidR="00A85A6B">
        <w:rPr>
          <w:rFonts w:ascii="Times New Roman" w:hAnsi="Times New Roman" w:cs="Times New Roman"/>
        </w:rPr>
        <w:t>a linear or arced motion event was presented to the network</w:t>
      </w:r>
      <w:r w:rsidR="005D77DA">
        <w:rPr>
          <w:rFonts w:ascii="Times New Roman" w:hAnsi="Times New Roman" w:cs="Times New Roman"/>
        </w:rPr>
        <w:t xml:space="preserve"> as a pattern of activation distributed across the 11 input and output groups</w:t>
      </w:r>
      <w:r w:rsidR="00A85A6B">
        <w:rPr>
          <w:rFonts w:ascii="Times New Roman" w:hAnsi="Times New Roman" w:cs="Times New Roman"/>
        </w:rPr>
        <w:t xml:space="preserve"> (Figure</w:t>
      </w:r>
      <w:r w:rsidR="00C624FE">
        <w:rPr>
          <w:rFonts w:ascii="Times New Roman" w:hAnsi="Times New Roman" w:cs="Times New Roman"/>
        </w:rPr>
        <w:t xml:space="preserve"> 5</w:t>
      </w:r>
      <w:r w:rsidR="00A85A6B">
        <w:rPr>
          <w:rFonts w:ascii="Times New Roman" w:hAnsi="Times New Roman" w:cs="Times New Roman"/>
        </w:rPr>
        <w:t>)</w:t>
      </w:r>
      <w:r w:rsidR="005D77DA">
        <w:rPr>
          <w:rFonts w:ascii="Times New Roman" w:hAnsi="Times New Roman" w:cs="Times New Roman"/>
        </w:rPr>
        <w:t>.</w:t>
      </w:r>
      <w:r w:rsidR="00EF4C82">
        <w:rPr>
          <w:rFonts w:ascii="Times New Roman" w:hAnsi="Times New Roman" w:cs="Times New Roman"/>
        </w:rPr>
        <w:t xml:space="preserve"> </w:t>
      </w:r>
      <w:r w:rsidR="00DF5625">
        <w:rPr>
          <w:rFonts w:ascii="Times New Roman" w:hAnsi="Times New Roman" w:cs="Times New Roman"/>
        </w:rPr>
        <w:t>Each group corresponded to a different visible surface feature, and the units within each group</w:t>
      </w:r>
      <w:r w:rsidR="007820C8">
        <w:rPr>
          <w:rFonts w:ascii="Times New Roman" w:hAnsi="Times New Roman" w:cs="Times New Roman"/>
        </w:rPr>
        <w:t>,</w:t>
      </w:r>
      <w:r w:rsidR="00DF5625">
        <w:rPr>
          <w:rFonts w:ascii="Times New Roman" w:hAnsi="Times New Roman" w:cs="Times New Roman"/>
        </w:rPr>
        <w:t xml:space="preserve"> </w:t>
      </w:r>
      <w:r w:rsidR="007820C8">
        <w:rPr>
          <w:rFonts w:ascii="Times New Roman" w:hAnsi="Times New Roman" w:cs="Times New Roman"/>
        </w:rPr>
        <w:t xml:space="preserve">to </w:t>
      </w:r>
      <w:r w:rsidR="00DF5625">
        <w:rPr>
          <w:rFonts w:ascii="Times New Roman" w:hAnsi="Times New Roman" w:cs="Times New Roman"/>
        </w:rPr>
        <w:t xml:space="preserve">different manifestations of that feature. </w:t>
      </w:r>
      <w:r w:rsidR="00DF5625" w:rsidRPr="00C673BB">
        <w:rPr>
          <w:rFonts w:ascii="Times New Roman" w:hAnsi="Times New Roman" w:cs="Times New Roman"/>
        </w:rPr>
        <w:t>A localist encoding scheme was used</w:t>
      </w:r>
      <w:r w:rsidR="007820C8">
        <w:rPr>
          <w:rFonts w:ascii="Times New Roman" w:hAnsi="Times New Roman" w:cs="Times New Roman"/>
        </w:rPr>
        <w:t xml:space="preserve"> for two reasons. First,</w:t>
      </w:r>
      <w:r w:rsidR="00DF5625">
        <w:rPr>
          <w:rFonts w:ascii="Times New Roman" w:hAnsi="Times New Roman" w:cs="Times New Roman"/>
        </w:rPr>
        <w:t xml:space="preserve"> it ensured that the model’s responses</w:t>
      </w:r>
      <w:r w:rsidR="00DF5625" w:rsidRPr="00C673BB">
        <w:rPr>
          <w:rFonts w:ascii="Times New Roman" w:hAnsi="Times New Roman" w:cs="Times New Roman"/>
        </w:rPr>
        <w:t xml:space="preserve"> reflected learned regularities among actions and the visible surface features of the objects and entities involved</w:t>
      </w:r>
      <w:r w:rsidR="007820C8">
        <w:rPr>
          <w:rFonts w:ascii="Times New Roman" w:hAnsi="Times New Roman" w:cs="Times New Roman"/>
        </w:rPr>
        <w:t>. Second,</w:t>
      </w:r>
      <w:r w:rsidR="00DF5625">
        <w:rPr>
          <w:rFonts w:ascii="Times New Roman" w:hAnsi="Times New Roman" w:cs="Times New Roman"/>
        </w:rPr>
        <w:t xml:space="preserve"> it facilitated</w:t>
      </w:r>
      <w:r w:rsidR="00DF5625" w:rsidRPr="00AC45A4">
        <w:rPr>
          <w:rFonts w:ascii="Times New Roman" w:hAnsi="Times New Roman" w:cs="Times New Roman"/>
        </w:rPr>
        <w:t xml:space="preserve"> interpretation of the </w:t>
      </w:r>
      <w:r w:rsidR="00DF5625">
        <w:rPr>
          <w:rFonts w:ascii="Times New Roman" w:hAnsi="Times New Roman" w:cs="Times New Roman"/>
        </w:rPr>
        <w:t xml:space="preserve">mechanism </w:t>
      </w:r>
      <w:r w:rsidR="007B2471">
        <w:rPr>
          <w:rFonts w:ascii="Times New Roman" w:hAnsi="Times New Roman" w:cs="Times New Roman"/>
        </w:rPr>
        <w:t>producing those responses</w:t>
      </w:r>
      <w:r w:rsidR="00DF5625" w:rsidRPr="00AC45A4">
        <w:rPr>
          <w:rFonts w:ascii="Times New Roman" w:hAnsi="Times New Roman" w:cs="Times New Roman"/>
        </w:rPr>
        <w:t>.</w:t>
      </w:r>
      <w:r w:rsidR="00DF5625">
        <w:rPr>
          <w:rFonts w:ascii="Times New Roman" w:hAnsi="Times New Roman" w:cs="Times New Roman"/>
        </w:rPr>
        <w:t xml:space="preserve"> Table 1 lists each group and the features represented by each unit within it. </w:t>
      </w:r>
      <w:r w:rsidR="007E7D10">
        <w:rPr>
          <w:rFonts w:ascii="Times New Roman" w:hAnsi="Times New Roman" w:cs="Times New Roman"/>
        </w:rPr>
        <w:t xml:space="preserve">The naming convention used for each group was </w:t>
      </w:r>
      <w:r w:rsidR="00DC10BC">
        <w:rPr>
          <w:rFonts w:ascii="Times New Roman" w:hAnsi="Times New Roman" w:cs="Times New Roman"/>
        </w:rPr>
        <w:t>intended to</w:t>
      </w:r>
      <w:r w:rsidR="0066138E">
        <w:rPr>
          <w:rFonts w:ascii="Times New Roman" w:hAnsi="Times New Roman" w:cs="Times New Roman"/>
        </w:rPr>
        <w:t xml:space="preserve"> </w:t>
      </w:r>
      <w:r w:rsidR="007E7D10">
        <w:rPr>
          <w:rFonts w:ascii="Times New Roman" w:hAnsi="Times New Roman" w:cs="Times New Roman"/>
        </w:rPr>
        <w:t>emphasize their</w:t>
      </w:r>
      <w:r w:rsidR="007E7D10" w:rsidRPr="007E7D10">
        <w:rPr>
          <w:rFonts w:ascii="Times New Roman" w:hAnsi="Times New Roman" w:cs="Times New Roman"/>
        </w:rPr>
        <w:t xml:space="preserve"> semantically neutral, surface-based nature and to reflect </w:t>
      </w:r>
      <w:r w:rsidR="00CF7DC5">
        <w:rPr>
          <w:rFonts w:ascii="Times New Roman" w:hAnsi="Times New Roman" w:cs="Times New Roman"/>
        </w:rPr>
        <w:t xml:space="preserve">the </w:t>
      </w:r>
      <w:r w:rsidR="00CF7DC5">
        <w:rPr>
          <w:rFonts w:ascii="Times New Roman" w:hAnsi="Times New Roman" w:cs="Times New Roman"/>
        </w:rPr>
        <w:lastRenderedPageBreak/>
        <w:t>present account’s assumption</w:t>
      </w:r>
      <w:r w:rsidR="007E7D10" w:rsidRPr="007E7D10">
        <w:rPr>
          <w:rFonts w:ascii="Times New Roman" w:hAnsi="Times New Roman" w:cs="Times New Roman"/>
        </w:rPr>
        <w:t xml:space="preserve"> t</w:t>
      </w:r>
      <w:r w:rsidR="00CF7DC5" w:rsidRPr="00CF7DC5">
        <w:rPr>
          <w:rFonts w:ascii="Times New Roman" w:hAnsi="Times New Roman" w:cs="Times New Roman"/>
        </w:rPr>
        <w:t>hat infants represent action events in terms of their low-level perceptual features rather than concepts such as goals, constraints, efficiency, or rationality.</w:t>
      </w:r>
      <w:r w:rsidR="00DC10BC">
        <w:rPr>
          <w:rFonts w:ascii="Times New Roman" w:hAnsi="Times New Roman" w:cs="Times New Roman"/>
        </w:rPr>
        <w:t xml:space="preserve"> </w:t>
      </w:r>
    </w:p>
    <w:p w14:paraId="430A617F" w14:textId="77777777" w:rsidR="00F76B8B" w:rsidRDefault="00F76B8B" w:rsidP="00B3613F">
      <w:pPr>
        <w:spacing w:line="480" w:lineRule="auto"/>
        <w:ind w:firstLine="720"/>
        <w:contextualSpacing/>
        <w:rPr>
          <w:rFonts w:ascii="Times New Roman" w:hAnsi="Times New Roman" w:cs="Times New Roman"/>
        </w:rPr>
      </w:pPr>
    </w:p>
    <w:p w14:paraId="2F098AF7" w14:textId="7B1B52EA" w:rsidR="008624E0" w:rsidRPr="008624E0" w:rsidRDefault="008624E0" w:rsidP="008624E0">
      <w:pPr>
        <w:pStyle w:val="Caption"/>
        <w:keepNext/>
        <w:rPr>
          <w:rFonts w:ascii="Times New Roman" w:hAnsi="Times New Roman" w:cs="Times New Roman"/>
          <w:b/>
          <w:bCs/>
          <w:i w:val="0"/>
          <w:iCs w:val="0"/>
          <w:color w:val="000000" w:themeColor="text1"/>
          <w:sz w:val="24"/>
          <w:szCs w:val="24"/>
        </w:rPr>
      </w:pPr>
      <w:r w:rsidRPr="008624E0">
        <w:rPr>
          <w:rFonts w:ascii="Times New Roman" w:hAnsi="Times New Roman" w:cs="Times New Roman"/>
          <w:b/>
          <w:bCs/>
          <w:i w:val="0"/>
          <w:iCs w:val="0"/>
          <w:color w:val="000000" w:themeColor="text1"/>
          <w:sz w:val="24"/>
          <w:szCs w:val="24"/>
        </w:rPr>
        <w:t xml:space="preserve">Table </w:t>
      </w:r>
      <w:r w:rsidRPr="008624E0">
        <w:rPr>
          <w:rFonts w:ascii="Times New Roman" w:hAnsi="Times New Roman" w:cs="Times New Roman"/>
          <w:b/>
          <w:bCs/>
          <w:i w:val="0"/>
          <w:iCs w:val="0"/>
          <w:color w:val="000000" w:themeColor="text1"/>
          <w:sz w:val="24"/>
          <w:szCs w:val="24"/>
        </w:rPr>
        <w:fldChar w:fldCharType="begin"/>
      </w:r>
      <w:r w:rsidRPr="008624E0">
        <w:rPr>
          <w:rFonts w:ascii="Times New Roman" w:hAnsi="Times New Roman" w:cs="Times New Roman"/>
          <w:b/>
          <w:bCs/>
          <w:i w:val="0"/>
          <w:iCs w:val="0"/>
          <w:color w:val="000000" w:themeColor="text1"/>
          <w:sz w:val="24"/>
          <w:szCs w:val="24"/>
        </w:rPr>
        <w:instrText xml:space="preserve"> SEQ Table \* ARABIC </w:instrText>
      </w:r>
      <w:r w:rsidRPr="008624E0">
        <w:rPr>
          <w:rFonts w:ascii="Times New Roman" w:hAnsi="Times New Roman" w:cs="Times New Roman"/>
          <w:b/>
          <w:bCs/>
          <w:i w:val="0"/>
          <w:iCs w:val="0"/>
          <w:color w:val="000000" w:themeColor="text1"/>
          <w:sz w:val="24"/>
          <w:szCs w:val="24"/>
        </w:rPr>
        <w:fldChar w:fldCharType="separate"/>
      </w:r>
      <w:r w:rsidR="005E6D9A">
        <w:rPr>
          <w:rFonts w:ascii="Times New Roman" w:hAnsi="Times New Roman" w:cs="Times New Roman"/>
          <w:b/>
          <w:bCs/>
          <w:i w:val="0"/>
          <w:iCs w:val="0"/>
          <w:noProof/>
          <w:color w:val="000000" w:themeColor="text1"/>
          <w:sz w:val="24"/>
          <w:szCs w:val="24"/>
        </w:rPr>
        <w:t>1</w:t>
      </w:r>
      <w:r w:rsidRPr="008624E0">
        <w:rPr>
          <w:rFonts w:ascii="Times New Roman" w:hAnsi="Times New Roman" w:cs="Times New Roman"/>
          <w:b/>
          <w:bCs/>
          <w:i w:val="0"/>
          <w:iCs w:val="0"/>
          <w:color w:val="000000" w:themeColor="text1"/>
          <w:sz w:val="24"/>
          <w:szCs w:val="24"/>
        </w:rPr>
        <w:fldChar w:fldCharType="end"/>
      </w:r>
    </w:p>
    <w:p w14:paraId="63695E4A" w14:textId="039496E4" w:rsidR="008624E0" w:rsidRPr="008624E0" w:rsidRDefault="008624E0" w:rsidP="008624E0">
      <w:pPr>
        <w:rPr>
          <w:rFonts w:ascii="Times New Roman" w:hAnsi="Times New Roman" w:cs="Times New Roman"/>
          <w:i/>
          <w:iCs/>
        </w:rPr>
      </w:pPr>
      <w:r w:rsidRPr="008624E0">
        <w:rPr>
          <w:rFonts w:ascii="Times New Roman" w:hAnsi="Times New Roman" w:cs="Times New Roman"/>
          <w:i/>
          <w:iCs/>
        </w:rPr>
        <w:t>ALIAS</w:t>
      </w:r>
      <w:r w:rsidR="007F111D">
        <w:rPr>
          <w:rFonts w:ascii="Times New Roman" w:hAnsi="Times New Roman" w:cs="Times New Roman"/>
          <w:i/>
          <w:iCs/>
        </w:rPr>
        <w:t>’s input and output groups</w:t>
      </w:r>
    </w:p>
    <w:tbl>
      <w:tblPr>
        <w:tblStyle w:val="TableGrid"/>
        <w:tblW w:w="11363"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720"/>
        <w:gridCol w:w="3695"/>
        <w:gridCol w:w="3798"/>
      </w:tblGrid>
      <w:tr w:rsidR="00F76B8B" w:rsidRPr="009F177C" w14:paraId="49004649" w14:textId="77777777" w:rsidTr="008624E0">
        <w:tc>
          <w:tcPr>
            <w:tcW w:w="3150" w:type="dxa"/>
            <w:tcBorders>
              <w:top w:val="single" w:sz="4" w:space="0" w:color="auto"/>
              <w:bottom w:val="single" w:sz="4" w:space="0" w:color="auto"/>
            </w:tcBorders>
          </w:tcPr>
          <w:p w14:paraId="3A05E3AA"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Group</w:t>
            </w:r>
          </w:p>
        </w:tc>
        <w:tc>
          <w:tcPr>
            <w:tcW w:w="720" w:type="dxa"/>
            <w:tcBorders>
              <w:top w:val="single" w:sz="4" w:space="0" w:color="auto"/>
              <w:bottom w:val="single" w:sz="4" w:space="0" w:color="auto"/>
            </w:tcBorders>
          </w:tcPr>
          <w:p w14:paraId="0EFBB219" w14:textId="50A334B5" w:rsidR="00F76B8B" w:rsidRPr="009F177C" w:rsidRDefault="00F76B8B" w:rsidP="00B85B71">
            <w:pPr>
              <w:rPr>
                <w:rFonts w:ascii="Times New Roman" w:hAnsi="Times New Roman" w:cs="Times New Roman"/>
              </w:rPr>
            </w:pPr>
            <w:r>
              <w:rPr>
                <w:rFonts w:ascii="Times New Roman" w:hAnsi="Times New Roman" w:cs="Times New Roman"/>
              </w:rPr>
              <w:t>Num</w:t>
            </w:r>
          </w:p>
        </w:tc>
        <w:tc>
          <w:tcPr>
            <w:tcW w:w="3695" w:type="dxa"/>
            <w:tcBorders>
              <w:top w:val="single" w:sz="4" w:space="0" w:color="auto"/>
              <w:bottom w:val="single" w:sz="4" w:space="0" w:color="auto"/>
            </w:tcBorders>
          </w:tcPr>
          <w:p w14:paraId="68EC2B8B" w14:textId="77777777" w:rsidR="00F76B8B" w:rsidRPr="009F177C" w:rsidRDefault="00F76B8B" w:rsidP="00B85B71">
            <w:pPr>
              <w:rPr>
                <w:rFonts w:ascii="Times New Roman" w:hAnsi="Times New Roman" w:cs="Times New Roman"/>
              </w:rPr>
            </w:pPr>
            <w:r>
              <w:rPr>
                <w:rFonts w:ascii="Times New Roman" w:hAnsi="Times New Roman" w:cs="Times New Roman"/>
              </w:rPr>
              <w:t>Represents</w:t>
            </w:r>
          </w:p>
        </w:tc>
        <w:tc>
          <w:tcPr>
            <w:tcW w:w="3798" w:type="dxa"/>
            <w:tcBorders>
              <w:top w:val="single" w:sz="4" w:space="0" w:color="auto"/>
              <w:bottom w:val="single" w:sz="4" w:space="0" w:color="auto"/>
            </w:tcBorders>
          </w:tcPr>
          <w:p w14:paraId="474F51C1"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Unit Meaning</w:t>
            </w:r>
          </w:p>
        </w:tc>
      </w:tr>
      <w:tr w:rsidR="00F76B8B" w:rsidRPr="009F177C" w14:paraId="24DDBEC2" w14:textId="77777777" w:rsidTr="008624E0">
        <w:tc>
          <w:tcPr>
            <w:tcW w:w="3150" w:type="dxa"/>
            <w:tcBorders>
              <w:top w:val="single" w:sz="4" w:space="0" w:color="auto"/>
            </w:tcBorders>
          </w:tcPr>
          <w:p w14:paraId="2A952AF3"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Object Left</w:t>
            </w:r>
          </w:p>
        </w:tc>
        <w:tc>
          <w:tcPr>
            <w:tcW w:w="720" w:type="dxa"/>
            <w:tcBorders>
              <w:top w:val="single" w:sz="4" w:space="0" w:color="auto"/>
            </w:tcBorders>
          </w:tcPr>
          <w:p w14:paraId="379D6A3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82</w:t>
            </w:r>
          </w:p>
        </w:tc>
        <w:tc>
          <w:tcPr>
            <w:tcW w:w="3695" w:type="dxa"/>
            <w:tcBorders>
              <w:top w:val="single" w:sz="4" w:space="0" w:color="auto"/>
            </w:tcBorders>
          </w:tcPr>
          <w:p w14:paraId="2D01AEA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Identity of left object</w:t>
            </w:r>
          </w:p>
        </w:tc>
        <w:tc>
          <w:tcPr>
            <w:tcW w:w="3798" w:type="dxa"/>
            <w:tcBorders>
              <w:top w:val="single" w:sz="4" w:space="0" w:color="auto"/>
            </w:tcBorders>
          </w:tcPr>
          <w:p w14:paraId="23CEE8E6" w14:textId="77777777" w:rsidR="00F76B8B" w:rsidRDefault="00F76B8B" w:rsidP="00B85B71">
            <w:pPr>
              <w:rPr>
                <w:rFonts w:ascii="Times New Roman" w:hAnsi="Times New Roman" w:cs="Times New Roman"/>
              </w:rPr>
            </w:pPr>
            <w:r w:rsidRPr="009F177C">
              <w:rPr>
                <w:rFonts w:ascii="Times New Roman" w:hAnsi="Times New Roman" w:cs="Times New Roman"/>
              </w:rPr>
              <w:t>Each unit corresponds to a unique object identity</w:t>
            </w:r>
          </w:p>
          <w:p w14:paraId="3497211A" w14:textId="77777777" w:rsidR="008942FF" w:rsidRPr="009F177C" w:rsidRDefault="008942FF" w:rsidP="00B85B71">
            <w:pPr>
              <w:rPr>
                <w:rFonts w:ascii="Times New Roman" w:hAnsi="Times New Roman" w:cs="Times New Roman"/>
              </w:rPr>
            </w:pPr>
          </w:p>
        </w:tc>
      </w:tr>
      <w:tr w:rsidR="00F76B8B" w:rsidRPr="009F177C" w14:paraId="2CB58080" w14:textId="77777777" w:rsidTr="008624E0">
        <w:tc>
          <w:tcPr>
            <w:tcW w:w="3150" w:type="dxa"/>
          </w:tcPr>
          <w:p w14:paraId="69EBE9EC"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Object Right</w:t>
            </w:r>
          </w:p>
        </w:tc>
        <w:tc>
          <w:tcPr>
            <w:tcW w:w="720" w:type="dxa"/>
          </w:tcPr>
          <w:p w14:paraId="1A79ED96"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82</w:t>
            </w:r>
          </w:p>
        </w:tc>
        <w:tc>
          <w:tcPr>
            <w:tcW w:w="3695" w:type="dxa"/>
          </w:tcPr>
          <w:p w14:paraId="529C47B7"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Identity of right object</w:t>
            </w:r>
          </w:p>
        </w:tc>
        <w:tc>
          <w:tcPr>
            <w:tcW w:w="3798" w:type="dxa"/>
          </w:tcPr>
          <w:p w14:paraId="761A5FDD" w14:textId="77777777" w:rsidR="00F76B8B" w:rsidRDefault="00F76B8B" w:rsidP="00B85B71">
            <w:pPr>
              <w:rPr>
                <w:rFonts w:ascii="Times New Roman" w:hAnsi="Times New Roman" w:cs="Times New Roman"/>
              </w:rPr>
            </w:pPr>
            <w:r w:rsidRPr="009F177C">
              <w:rPr>
                <w:rFonts w:ascii="Times New Roman" w:hAnsi="Times New Roman" w:cs="Times New Roman"/>
              </w:rPr>
              <w:t>Each unit corresponds to a unique object identity</w:t>
            </w:r>
          </w:p>
          <w:p w14:paraId="50782879" w14:textId="77777777" w:rsidR="008942FF" w:rsidRPr="009F177C" w:rsidRDefault="008942FF" w:rsidP="00B85B71">
            <w:pPr>
              <w:rPr>
                <w:rFonts w:ascii="Times New Roman" w:hAnsi="Times New Roman" w:cs="Times New Roman"/>
              </w:rPr>
            </w:pPr>
          </w:p>
        </w:tc>
      </w:tr>
      <w:tr w:rsidR="00F76B8B" w:rsidRPr="009F177C" w14:paraId="7D4548FA" w14:textId="77777777" w:rsidTr="008624E0">
        <w:tc>
          <w:tcPr>
            <w:tcW w:w="3150" w:type="dxa"/>
          </w:tcPr>
          <w:p w14:paraId="4A0F8079"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Horizontal Position</w:t>
            </w:r>
          </w:p>
        </w:tc>
        <w:tc>
          <w:tcPr>
            <w:tcW w:w="720" w:type="dxa"/>
          </w:tcPr>
          <w:p w14:paraId="4FC070DB"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6</w:t>
            </w:r>
          </w:p>
        </w:tc>
        <w:tc>
          <w:tcPr>
            <w:tcW w:w="3695" w:type="dxa"/>
          </w:tcPr>
          <w:p w14:paraId="24B665AA"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Left object’s position relative to the right one</w:t>
            </w:r>
          </w:p>
        </w:tc>
        <w:tc>
          <w:tcPr>
            <w:tcW w:w="3798" w:type="dxa"/>
          </w:tcPr>
          <w:p w14:paraId="65549F5D" w14:textId="77777777" w:rsidR="00F76B8B" w:rsidRDefault="00F76B8B" w:rsidP="00B85B71">
            <w:pPr>
              <w:rPr>
                <w:rFonts w:ascii="Times New Roman" w:hAnsi="Times New Roman" w:cs="Times New Roman"/>
              </w:rPr>
            </w:pPr>
            <w:r w:rsidRPr="009F177C">
              <w:rPr>
                <w:rFonts w:ascii="Times New Roman" w:hAnsi="Times New Roman" w:cs="Times New Roman"/>
              </w:rPr>
              <w:t>Position 1–6 in network space</w:t>
            </w:r>
          </w:p>
          <w:p w14:paraId="1C12F38D" w14:textId="77777777" w:rsidR="008942FF" w:rsidRDefault="008942FF" w:rsidP="00B85B71">
            <w:pPr>
              <w:rPr>
                <w:rFonts w:ascii="Times New Roman" w:hAnsi="Times New Roman" w:cs="Times New Roman"/>
              </w:rPr>
            </w:pPr>
          </w:p>
          <w:p w14:paraId="0466F803" w14:textId="77777777" w:rsidR="008942FF" w:rsidRPr="009F177C" w:rsidRDefault="008942FF" w:rsidP="00B85B71">
            <w:pPr>
              <w:rPr>
                <w:rFonts w:ascii="Times New Roman" w:hAnsi="Times New Roman" w:cs="Times New Roman"/>
              </w:rPr>
            </w:pPr>
          </w:p>
        </w:tc>
      </w:tr>
      <w:tr w:rsidR="00F76B8B" w:rsidRPr="009F177C" w14:paraId="5ACA0171" w14:textId="77777777" w:rsidTr="008624E0">
        <w:tc>
          <w:tcPr>
            <w:tcW w:w="3150" w:type="dxa"/>
          </w:tcPr>
          <w:p w14:paraId="660DA05F"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Obstacle Horizontal Position</w:t>
            </w:r>
          </w:p>
        </w:tc>
        <w:tc>
          <w:tcPr>
            <w:tcW w:w="720" w:type="dxa"/>
          </w:tcPr>
          <w:p w14:paraId="33CE389A"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3</w:t>
            </w:r>
          </w:p>
        </w:tc>
        <w:tc>
          <w:tcPr>
            <w:tcW w:w="3695" w:type="dxa"/>
          </w:tcPr>
          <w:p w14:paraId="095E287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Horizontal location of obstacle</w:t>
            </w:r>
          </w:p>
        </w:tc>
        <w:tc>
          <w:tcPr>
            <w:tcW w:w="3798" w:type="dxa"/>
          </w:tcPr>
          <w:p w14:paraId="549B4C62" w14:textId="77777777" w:rsidR="00F76B8B" w:rsidRDefault="00F76B8B" w:rsidP="00B85B71">
            <w:pPr>
              <w:rPr>
                <w:rFonts w:ascii="Times New Roman" w:hAnsi="Times New Roman" w:cs="Times New Roman"/>
              </w:rPr>
            </w:pPr>
            <w:r w:rsidRPr="009F177C">
              <w:rPr>
                <w:rFonts w:ascii="Times New Roman" w:hAnsi="Times New Roman" w:cs="Times New Roman"/>
              </w:rPr>
              <w:t>Missing, Middle, Periphery</w:t>
            </w:r>
          </w:p>
          <w:p w14:paraId="7C441441" w14:textId="77777777" w:rsidR="008942FF" w:rsidRPr="009F177C" w:rsidRDefault="008942FF" w:rsidP="00B85B71">
            <w:pPr>
              <w:rPr>
                <w:rFonts w:ascii="Times New Roman" w:hAnsi="Times New Roman" w:cs="Times New Roman"/>
              </w:rPr>
            </w:pPr>
          </w:p>
        </w:tc>
      </w:tr>
      <w:tr w:rsidR="00F76B8B" w:rsidRPr="009F177C" w14:paraId="34057FB3" w14:textId="77777777" w:rsidTr="008624E0">
        <w:tc>
          <w:tcPr>
            <w:tcW w:w="3150" w:type="dxa"/>
          </w:tcPr>
          <w:p w14:paraId="12A62166"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Obstacle Height</w:t>
            </w:r>
          </w:p>
        </w:tc>
        <w:tc>
          <w:tcPr>
            <w:tcW w:w="720" w:type="dxa"/>
          </w:tcPr>
          <w:p w14:paraId="0A5BF543"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5</w:t>
            </w:r>
          </w:p>
        </w:tc>
        <w:tc>
          <w:tcPr>
            <w:tcW w:w="3695" w:type="dxa"/>
          </w:tcPr>
          <w:p w14:paraId="04DCCF74"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Height of obstacle</w:t>
            </w:r>
          </w:p>
        </w:tc>
        <w:tc>
          <w:tcPr>
            <w:tcW w:w="3798" w:type="dxa"/>
          </w:tcPr>
          <w:p w14:paraId="5567DBBC" w14:textId="77777777" w:rsidR="00F76B8B" w:rsidRDefault="00F76B8B" w:rsidP="00B85B71">
            <w:pPr>
              <w:rPr>
                <w:rFonts w:ascii="Times New Roman" w:hAnsi="Times New Roman" w:cs="Times New Roman"/>
              </w:rPr>
            </w:pPr>
            <w:r w:rsidRPr="009F177C">
              <w:rPr>
                <w:rFonts w:ascii="Times New Roman" w:hAnsi="Times New Roman" w:cs="Times New Roman"/>
              </w:rPr>
              <w:t>No Obstacle, Heights 1–4</w:t>
            </w:r>
          </w:p>
          <w:p w14:paraId="260F4CE4" w14:textId="77777777" w:rsidR="008942FF" w:rsidRPr="009F177C" w:rsidRDefault="008942FF" w:rsidP="00B85B71">
            <w:pPr>
              <w:rPr>
                <w:rFonts w:ascii="Times New Roman" w:hAnsi="Times New Roman" w:cs="Times New Roman"/>
              </w:rPr>
            </w:pPr>
          </w:p>
        </w:tc>
      </w:tr>
      <w:tr w:rsidR="00F76B8B" w:rsidRPr="009F177C" w14:paraId="5806487A" w14:textId="77777777" w:rsidTr="008624E0">
        <w:tc>
          <w:tcPr>
            <w:tcW w:w="3150" w:type="dxa"/>
          </w:tcPr>
          <w:p w14:paraId="5200CAB2"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Arc Apex–Obstacle Gap</w:t>
            </w:r>
          </w:p>
        </w:tc>
        <w:tc>
          <w:tcPr>
            <w:tcW w:w="720" w:type="dxa"/>
          </w:tcPr>
          <w:p w14:paraId="036CF23F"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3</w:t>
            </w:r>
          </w:p>
        </w:tc>
        <w:tc>
          <w:tcPr>
            <w:tcW w:w="3695" w:type="dxa"/>
          </w:tcPr>
          <w:p w14:paraId="05961DBA"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 xml:space="preserve">Vertical distance between an obstacle and the apex of the arced motion trajectory </w:t>
            </w:r>
          </w:p>
        </w:tc>
        <w:tc>
          <w:tcPr>
            <w:tcW w:w="3798" w:type="dxa"/>
          </w:tcPr>
          <w:p w14:paraId="4F81D576" w14:textId="77777777" w:rsidR="00F76B8B" w:rsidRDefault="00F76B8B" w:rsidP="00B85B71">
            <w:pPr>
              <w:rPr>
                <w:rFonts w:ascii="Times New Roman" w:hAnsi="Times New Roman" w:cs="Times New Roman"/>
              </w:rPr>
            </w:pPr>
            <w:r w:rsidRPr="009F177C">
              <w:rPr>
                <w:rFonts w:ascii="Times New Roman" w:hAnsi="Times New Roman" w:cs="Times New Roman"/>
              </w:rPr>
              <w:t>No Separation, Small Vertical Separation, Large Vertical Separation</w:t>
            </w:r>
          </w:p>
          <w:p w14:paraId="6AFF1CF1" w14:textId="77777777" w:rsidR="008942FF" w:rsidRPr="009F177C" w:rsidRDefault="008942FF" w:rsidP="00B85B71">
            <w:pPr>
              <w:rPr>
                <w:rFonts w:ascii="Times New Roman" w:hAnsi="Times New Roman" w:cs="Times New Roman"/>
              </w:rPr>
            </w:pPr>
          </w:p>
        </w:tc>
      </w:tr>
      <w:tr w:rsidR="00F76B8B" w:rsidRPr="009F177C" w14:paraId="59FD3602" w14:textId="77777777" w:rsidTr="008624E0">
        <w:tc>
          <w:tcPr>
            <w:tcW w:w="3150" w:type="dxa"/>
          </w:tcPr>
          <w:p w14:paraId="04176523"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Spatial Adjacency</w:t>
            </w:r>
          </w:p>
        </w:tc>
        <w:tc>
          <w:tcPr>
            <w:tcW w:w="720" w:type="dxa"/>
          </w:tcPr>
          <w:p w14:paraId="108FAA03"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1</w:t>
            </w:r>
          </w:p>
        </w:tc>
        <w:tc>
          <w:tcPr>
            <w:tcW w:w="3695" w:type="dxa"/>
          </w:tcPr>
          <w:p w14:paraId="7279F4B4"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Whether the two objects are adjacent</w:t>
            </w:r>
          </w:p>
        </w:tc>
        <w:tc>
          <w:tcPr>
            <w:tcW w:w="3798" w:type="dxa"/>
          </w:tcPr>
          <w:p w14:paraId="301950FF" w14:textId="62B1A6CC" w:rsidR="00F76B8B" w:rsidRDefault="00F76B8B" w:rsidP="00B85B71">
            <w:pPr>
              <w:rPr>
                <w:rFonts w:ascii="Times New Roman" w:hAnsi="Times New Roman" w:cs="Times New Roman"/>
              </w:rPr>
            </w:pPr>
            <w:r w:rsidRPr="009F177C">
              <w:rPr>
                <w:rFonts w:ascii="Times New Roman" w:hAnsi="Times New Roman" w:cs="Times New Roman"/>
              </w:rPr>
              <w:t xml:space="preserve">Spatially </w:t>
            </w:r>
            <w:r w:rsidR="00753249">
              <w:rPr>
                <w:rFonts w:ascii="Times New Roman" w:hAnsi="Times New Roman" w:cs="Times New Roman"/>
              </w:rPr>
              <w:t>Continguous</w:t>
            </w:r>
            <w:r w:rsidRPr="009F177C">
              <w:rPr>
                <w:rFonts w:ascii="Times New Roman" w:hAnsi="Times New Roman" w:cs="Times New Roman"/>
              </w:rPr>
              <w:t xml:space="preserve">, Spatially Separated </w:t>
            </w:r>
          </w:p>
          <w:p w14:paraId="4BAD7F65" w14:textId="77777777" w:rsidR="008942FF" w:rsidRPr="009F177C" w:rsidRDefault="008942FF" w:rsidP="00B85B71">
            <w:pPr>
              <w:rPr>
                <w:rFonts w:ascii="Times New Roman" w:hAnsi="Times New Roman" w:cs="Times New Roman"/>
              </w:rPr>
            </w:pPr>
          </w:p>
        </w:tc>
      </w:tr>
      <w:tr w:rsidR="00F76B8B" w:rsidRPr="009F177C" w14:paraId="5E206DD7" w14:textId="77777777" w:rsidTr="008624E0">
        <w:tc>
          <w:tcPr>
            <w:tcW w:w="3150" w:type="dxa"/>
          </w:tcPr>
          <w:p w14:paraId="620DCF47"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Arc Peak Height</w:t>
            </w:r>
          </w:p>
        </w:tc>
        <w:tc>
          <w:tcPr>
            <w:tcW w:w="720" w:type="dxa"/>
          </w:tcPr>
          <w:p w14:paraId="46D5CDDB"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5</w:t>
            </w:r>
          </w:p>
        </w:tc>
        <w:tc>
          <w:tcPr>
            <w:tcW w:w="3695" w:type="dxa"/>
          </w:tcPr>
          <w:p w14:paraId="13471617"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Maximum height of arced trajectory</w:t>
            </w:r>
          </w:p>
        </w:tc>
        <w:tc>
          <w:tcPr>
            <w:tcW w:w="3798" w:type="dxa"/>
          </w:tcPr>
          <w:p w14:paraId="31F95CA7" w14:textId="77777777" w:rsidR="00F76B8B" w:rsidRDefault="00F76B8B" w:rsidP="00B85B71">
            <w:pPr>
              <w:rPr>
                <w:rFonts w:ascii="Times New Roman" w:hAnsi="Times New Roman" w:cs="Times New Roman"/>
              </w:rPr>
            </w:pPr>
            <w:r w:rsidRPr="009F177C">
              <w:rPr>
                <w:rFonts w:ascii="Times New Roman" w:hAnsi="Times New Roman" w:cs="Times New Roman"/>
              </w:rPr>
              <w:t>No arc, Heights 1–4</w:t>
            </w:r>
          </w:p>
          <w:p w14:paraId="2927276E" w14:textId="77777777" w:rsidR="008942FF" w:rsidRPr="009F177C" w:rsidRDefault="008942FF" w:rsidP="00B85B71">
            <w:pPr>
              <w:rPr>
                <w:rFonts w:ascii="Times New Roman" w:hAnsi="Times New Roman" w:cs="Times New Roman"/>
              </w:rPr>
            </w:pPr>
          </w:p>
        </w:tc>
      </w:tr>
      <w:tr w:rsidR="00F76B8B" w:rsidRPr="009F177C" w14:paraId="6B4F9F75" w14:textId="77777777" w:rsidTr="00FC44D7">
        <w:tc>
          <w:tcPr>
            <w:tcW w:w="3150" w:type="dxa"/>
          </w:tcPr>
          <w:p w14:paraId="1D22CAD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Kinematic Motion Type</w:t>
            </w:r>
          </w:p>
        </w:tc>
        <w:tc>
          <w:tcPr>
            <w:tcW w:w="720" w:type="dxa"/>
          </w:tcPr>
          <w:p w14:paraId="5ACD607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2</w:t>
            </w:r>
          </w:p>
        </w:tc>
        <w:tc>
          <w:tcPr>
            <w:tcW w:w="3695" w:type="dxa"/>
          </w:tcPr>
          <w:p w14:paraId="13FBA44F"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Type of motion</w:t>
            </w:r>
          </w:p>
        </w:tc>
        <w:tc>
          <w:tcPr>
            <w:tcW w:w="3798" w:type="dxa"/>
          </w:tcPr>
          <w:p w14:paraId="0F9037A5" w14:textId="77777777" w:rsidR="00F76B8B" w:rsidRDefault="00F76B8B" w:rsidP="00B85B71">
            <w:pPr>
              <w:rPr>
                <w:rFonts w:ascii="Times New Roman" w:hAnsi="Times New Roman" w:cs="Times New Roman"/>
              </w:rPr>
            </w:pPr>
            <w:r w:rsidRPr="009F177C">
              <w:rPr>
                <w:rFonts w:ascii="Times New Roman" w:hAnsi="Times New Roman" w:cs="Times New Roman"/>
              </w:rPr>
              <w:t>Linear, Arced</w:t>
            </w:r>
          </w:p>
          <w:p w14:paraId="37DB18B5" w14:textId="77777777" w:rsidR="008942FF" w:rsidRPr="009F177C" w:rsidRDefault="008942FF" w:rsidP="00B85B71">
            <w:pPr>
              <w:rPr>
                <w:rFonts w:ascii="Times New Roman" w:hAnsi="Times New Roman" w:cs="Times New Roman"/>
              </w:rPr>
            </w:pPr>
          </w:p>
        </w:tc>
      </w:tr>
      <w:tr w:rsidR="00F76B8B" w:rsidRPr="009F177C" w14:paraId="1933BF5E" w14:textId="77777777" w:rsidTr="008624E0">
        <w:tc>
          <w:tcPr>
            <w:tcW w:w="3150" w:type="dxa"/>
          </w:tcPr>
          <w:p w14:paraId="68A5452F"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Surface Property Left</w:t>
            </w:r>
          </w:p>
        </w:tc>
        <w:tc>
          <w:tcPr>
            <w:tcW w:w="720" w:type="dxa"/>
          </w:tcPr>
          <w:p w14:paraId="275C1BA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2</w:t>
            </w:r>
          </w:p>
        </w:tc>
        <w:tc>
          <w:tcPr>
            <w:tcW w:w="3695" w:type="dxa"/>
          </w:tcPr>
          <w:p w14:paraId="139EA281"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Surface features of left object</w:t>
            </w:r>
          </w:p>
        </w:tc>
        <w:tc>
          <w:tcPr>
            <w:tcW w:w="3798" w:type="dxa"/>
          </w:tcPr>
          <w:p w14:paraId="41129306" w14:textId="77777777" w:rsidR="00F76B8B" w:rsidRDefault="00F76B8B" w:rsidP="00B85B71">
            <w:pPr>
              <w:rPr>
                <w:rFonts w:ascii="Times New Roman" w:hAnsi="Times New Roman" w:cs="Times New Roman"/>
              </w:rPr>
            </w:pPr>
            <w:r w:rsidRPr="009F177C">
              <w:rPr>
                <w:rFonts w:ascii="Times New Roman" w:hAnsi="Times New Roman" w:cs="Times New Roman"/>
              </w:rPr>
              <w:t>Animate-like, Inanimate-like</w:t>
            </w:r>
          </w:p>
          <w:p w14:paraId="47CCDC7F" w14:textId="77777777" w:rsidR="008942FF" w:rsidRPr="009F177C" w:rsidRDefault="008942FF" w:rsidP="00B85B71">
            <w:pPr>
              <w:rPr>
                <w:rFonts w:ascii="Times New Roman" w:hAnsi="Times New Roman" w:cs="Times New Roman"/>
              </w:rPr>
            </w:pPr>
          </w:p>
        </w:tc>
      </w:tr>
      <w:tr w:rsidR="00F76B8B" w:rsidRPr="009F177C" w14:paraId="6E2BFA58" w14:textId="77777777" w:rsidTr="00FC44D7">
        <w:tc>
          <w:tcPr>
            <w:tcW w:w="3150" w:type="dxa"/>
            <w:tcBorders>
              <w:bottom w:val="single" w:sz="4" w:space="0" w:color="auto"/>
            </w:tcBorders>
          </w:tcPr>
          <w:p w14:paraId="71413AB5"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Surface Property Right</w:t>
            </w:r>
          </w:p>
        </w:tc>
        <w:tc>
          <w:tcPr>
            <w:tcW w:w="720" w:type="dxa"/>
            <w:tcBorders>
              <w:bottom w:val="single" w:sz="4" w:space="0" w:color="auto"/>
            </w:tcBorders>
          </w:tcPr>
          <w:p w14:paraId="6E762F7B"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2</w:t>
            </w:r>
          </w:p>
        </w:tc>
        <w:tc>
          <w:tcPr>
            <w:tcW w:w="3695" w:type="dxa"/>
            <w:tcBorders>
              <w:bottom w:val="single" w:sz="4" w:space="0" w:color="auto"/>
            </w:tcBorders>
          </w:tcPr>
          <w:p w14:paraId="47087A18"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Surface features of right object</w:t>
            </w:r>
          </w:p>
        </w:tc>
        <w:tc>
          <w:tcPr>
            <w:tcW w:w="3798" w:type="dxa"/>
            <w:tcBorders>
              <w:bottom w:val="single" w:sz="4" w:space="0" w:color="auto"/>
            </w:tcBorders>
          </w:tcPr>
          <w:p w14:paraId="59439C31" w14:textId="77777777" w:rsidR="00F76B8B" w:rsidRDefault="00F76B8B" w:rsidP="00B85B71">
            <w:pPr>
              <w:rPr>
                <w:rFonts w:ascii="Times New Roman" w:hAnsi="Times New Roman" w:cs="Times New Roman"/>
              </w:rPr>
            </w:pPr>
            <w:r w:rsidRPr="009F177C">
              <w:rPr>
                <w:rFonts w:ascii="Times New Roman" w:hAnsi="Times New Roman" w:cs="Times New Roman"/>
              </w:rPr>
              <w:t>Animate-like, Inanimate-like</w:t>
            </w:r>
          </w:p>
          <w:p w14:paraId="2B40C0AA" w14:textId="77777777" w:rsidR="00A71A04" w:rsidRPr="009F177C" w:rsidRDefault="00A71A04" w:rsidP="00B85B71">
            <w:pPr>
              <w:rPr>
                <w:rFonts w:ascii="Times New Roman" w:hAnsi="Times New Roman" w:cs="Times New Roman"/>
              </w:rPr>
            </w:pPr>
          </w:p>
        </w:tc>
      </w:tr>
    </w:tbl>
    <w:p w14:paraId="5C18AF31" w14:textId="6643366F" w:rsidR="00F76B8B" w:rsidRDefault="002844AC" w:rsidP="002844AC">
      <w:pPr>
        <w:spacing w:line="480" w:lineRule="auto"/>
        <w:contextualSpacing/>
        <w:rPr>
          <w:rFonts w:ascii="Times New Roman" w:hAnsi="Times New Roman" w:cs="Times New Roman"/>
        </w:rPr>
      </w:pPr>
      <w:r w:rsidRPr="002844AC">
        <w:rPr>
          <w:rFonts w:ascii="Times New Roman" w:hAnsi="Times New Roman" w:cs="Times New Roman"/>
          <w:i/>
          <w:iCs/>
        </w:rPr>
        <w:t>Note.</w:t>
      </w:r>
      <w:r w:rsidRPr="002844AC">
        <w:rPr>
          <w:rFonts w:ascii="Times New Roman" w:hAnsi="Times New Roman" w:cs="Times New Roman"/>
        </w:rPr>
        <w:t xml:space="preserve"> Group names correspond to those shown in Figure 5. Each group represented a different visible surface feature</w:t>
      </w:r>
      <w:r>
        <w:rPr>
          <w:rFonts w:ascii="Times New Roman" w:hAnsi="Times New Roman" w:cs="Times New Roman"/>
        </w:rPr>
        <w:t>; units</w:t>
      </w:r>
      <w:r w:rsidRPr="002844AC">
        <w:rPr>
          <w:rFonts w:ascii="Times New Roman" w:hAnsi="Times New Roman" w:cs="Times New Roman"/>
        </w:rPr>
        <w:t xml:space="preserve"> within a group </w:t>
      </w:r>
      <w:r w:rsidR="0026200A">
        <w:rPr>
          <w:rFonts w:ascii="Times New Roman" w:hAnsi="Times New Roman" w:cs="Times New Roman"/>
        </w:rPr>
        <w:t>represented</w:t>
      </w:r>
      <w:r w:rsidRPr="002844AC">
        <w:rPr>
          <w:rFonts w:ascii="Times New Roman" w:hAnsi="Times New Roman" w:cs="Times New Roman"/>
        </w:rPr>
        <w:t xml:space="preserve"> different manifestations of that feature. </w:t>
      </w:r>
      <w:r w:rsidR="0026200A">
        <w:rPr>
          <w:rFonts w:ascii="Times New Roman" w:hAnsi="Times New Roman" w:cs="Times New Roman"/>
        </w:rPr>
        <w:t>A localist encoding scheme was adopted for each group.</w:t>
      </w:r>
    </w:p>
    <w:p w14:paraId="52D6B790" w14:textId="77777777" w:rsidR="002844AC" w:rsidRDefault="002844AC" w:rsidP="00B3613F">
      <w:pPr>
        <w:spacing w:line="480" w:lineRule="auto"/>
        <w:ind w:firstLine="720"/>
        <w:contextualSpacing/>
        <w:rPr>
          <w:rFonts w:ascii="Times New Roman" w:hAnsi="Times New Roman" w:cs="Times New Roman"/>
        </w:rPr>
      </w:pPr>
    </w:p>
    <w:p w14:paraId="00E24075" w14:textId="7D78635F" w:rsidR="000318BC" w:rsidRDefault="00103688" w:rsidP="003508E3">
      <w:pPr>
        <w:spacing w:line="480" w:lineRule="auto"/>
        <w:ind w:firstLine="720"/>
        <w:contextualSpacing/>
        <w:rPr>
          <w:rFonts w:ascii="Times New Roman" w:hAnsi="Times New Roman" w:cs="Times New Roman"/>
        </w:rPr>
      </w:pPr>
      <w:r w:rsidRPr="00802190">
        <w:rPr>
          <w:rFonts w:ascii="Times New Roman" w:hAnsi="Times New Roman" w:cs="Times New Roman"/>
        </w:rPr>
        <w:lastRenderedPageBreak/>
        <w:t xml:space="preserve">Input units corresponding to </w:t>
      </w:r>
      <w:r w:rsidR="00351A94">
        <w:rPr>
          <w:rFonts w:ascii="Times New Roman" w:hAnsi="Times New Roman" w:cs="Times New Roman"/>
        </w:rPr>
        <w:t xml:space="preserve">the </w:t>
      </w:r>
      <w:r w:rsidR="0041086F">
        <w:rPr>
          <w:rFonts w:ascii="Times New Roman" w:hAnsi="Times New Roman" w:cs="Times New Roman"/>
        </w:rPr>
        <w:t>features</w:t>
      </w:r>
      <w:r w:rsidR="00351A94">
        <w:rPr>
          <w:rFonts w:ascii="Times New Roman" w:hAnsi="Times New Roman" w:cs="Times New Roman"/>
        </w:rPr>
        <w:t xml:space="preserve"> </w:t>
      </w:r>
      <w:r w:rsidRPr="00802190">
        <w:rPr>
          <w:rFonts w:ascii="Times New Roman" w:hAnsi="Times New Roman" w:cs="Times New Roman"/>
        </w:rPr>
        <w:t>present during a given time step</w:t>
      </w:r>
      <w:r w:rsidR="0041086F">
        <w:rPr>
          <w:rFonts w:ascii="Times New Roman" w:hAnsi="Times New Roman" w:cs="Times New Roman"/>
        </w:rPr>
        <w:t xml:space="preserve"> of an action event</w:t>
      </w:r>
      <w:r w:rsidRPr="00802190">
        <w:rPr>
          <w:rFonts w:ascii="Times New Roman" w:hAnsi="Times New Roman" w:cs="Times New Roman"/>
        </w:rPr>
        <w:t xml:space="preserve"> had their activation set to 1.0; all other input units had their activation set to </w:t>
      </w:r>
      <w:r w:rsidRPr="00184DDD">
        <w:rPr>
          <w:rFonts w:ascii="Times New Roman" w:hAnsi="Times New Roman" w:cs="Times New Roman"/>
        </w:rPr>
        <w:t xml:space="preserve">0.0. A small amount of </w:t>
      </w:r>
      <w:r>
        <w:rPr>
          <w:rFonts w:ascii="Times New Roman" w:hAnsi="Times New Roman" w:cs="Times New Roman"/>
        </w:rPr>
        <w:t>G</w:t>
      </w:r>
      <w:r w:rsidRPr="00184DDD">
        <w:rPr>
          <w:rFonts w:ascii="Times New Roman" w:hAnsi="Times New Roman" w:cs="Times New Roman"/>
        </w:rPr>
        <w:t>aussian noise</w:t>
      </w:r>
      <w:r>
        <w:rPr>
          <w:rFonts w:ascii="Times New Roman" w:hAnsi="Times New Roman" w:cs="Times New Roman"/>
        </w:rPr>
        <w:t xml:space="preserve"> (</w:t>
      </w:r>
      <w:r>
        <w:rPr>
          <w:rFonts w:ascii="Times New Roman" w:hAnsi="Times New Roman" w:cs="Times New Roman"/>
          <w:i/>
          <w:iCs/>
        </w:rPr>
        <w:t xml:space="preserve">M </w:t>
      </w:r>
      <w:r>
        <w:rPr>
          <w:rFonts w:ascii="Times New Roman" w:hAnsi="Times New Roman" w:cs="Times New Roman"/>
        </w:rPr>
        <w:t xml:space="preserve">= 0, </w:t>
      </w:r>
      <w:r>
        <w:rPr>
          <w:rFonts w:ascii="Times New Roman" w:hAnsi="Times New Roman" w:cs="Times New Roman"/>
          <w:i/>
          <w:iCs/>
        </w:rPr>
        <w:t xml:space="preserve">SD </w:t>
      </w:r>
      <w:r>
        <w:rPr>
          <w:rFonts w:ascii="Times New Roman" w:hAnsi="Times New Roman" w:cs="Times New Roman"/>
        </w:rPr>
        <w:t>= 0.3)</w:t>
      </w:r>
      <w:r w:rsidRPr="00184DDD">
        <w:rPr>
          <w:rFonts w:ascii="Times New Roman" w:hAnsi="Times New Roman" w:cs="Times New Roman"/>
        </w:rPr>
        <w:t xml:space="preserve"> was then applied to these activations to instantiate the </w:t>
      </w:r>
      <w:r>
        <w:rPr>
          <w:rFonts w:ascii="Times New Roman" w:hAnsi="Times New Roman" w:cs="Times New Roman"/>
        </w:rPr>
        <w:t>notion</w:t>
      </w:r>
      <w:r w:rsidRPr="00184DDD">
        <w:rPr>
          <w:rFonts w:ascii="Times New Roman" w:hAnsi="Times New Roman" w:cs="Times New Roman"/>
        </w:rPr>
        <w:t xml:space="preserve"> that </w:t>
      </w:r>
      <w:r>
        <w:rPr>
          <w:rFonts w:ascii="Times New Roman" w:hAnsi="Times New Roman" w:cs="Times New Roman"/>
        </w:rPr>
        <w:t xml:space="preserve">infants’ learning and processing are noisy functions of experience. </w:t>
      </w:r>
      <w:r w:rsidR="0041086F">
        <w:rPr>
          <w:rFonts w:ascii="Times New Roman" w:hAnsi="Times New Roman" w:cs="Times New Roman"/>
        </w:rPr>
        <w:t xml:space="preserve">The network’s task at each time step was </w:t>
      </w:r>
      <w:r w:rsidR="00904610">
        <w:rPr>
          <w:rFonts w:ascii="Times New Roman" w:hAnsi="Times New Roman" w:cs="Times New Roman"/>
        </w:rPr>
        <w:t xml:space="preserve">twofold. First, it was required </w:t>
      </w:r>
      <w:r w:rsidR="0041086F">
        <w:rPr>
          <w:rFonts w:ascii="Times New Roman" w:hAnsi="Times New Roman" w:cs="Times New Roman"/>
        </w:rPr>
        <w:t>to reproduce at the output layer the activation pattern</w:t>
      </w:r>
      <w:r w:rsidR="00904610">
        <w:rPr>
          <w:rFonts w:ascii="Times New Roman" w:hAnsi="Times New Roman" w:cs="Times New Roman"/>
        </w:rPr>
        <w:t xml:space="preserve"> presented</w:t>
      </w:r>
      <w:r w:rsidR="0041086F">
        <w:rPr>
          <w:rFonts w:ascii="Times New Roman" w:hAnsi="Times New Roman" w:cs="Times New Roman"/>
        </w:rPr>
        <w:t xml:space="preserve"> </w:t>
      </w:r>
      <w:r w:rsidR="005A6C73">
        <w:rPr>
          <w:rFonts w:ascii="Times New Roman" w:hAnsi="Times New Roman" w:cs="Times New Roman"/>
        </w:rPr>
        <w:t>across</w:t>
      </w:r>
      <w:r w:rsidR="0041086F">
        <w:rPr>
          <w:rFonts w:ascii="Times New Roman" w:hAnsi="Times New Roman" w:cs="Times New Roman"/>
        </w:rPr>
        <w:t xml:space="preserve"> 10 of </w:t>
      </w:r>
      <w:r w:rsidR="00346E1E">
        <w:rPr>
          <w:rFonts w:ascii="Times New Roman" w:hAnsi="Times New Roman" w:cs="Times New Roman"/>
        </w:rPr>
        <w:t xml:space="preserve">the </w:t>
      </w:r>
      <w:r w:rsidR="005A6C73">
        <w:rPr>
          <w:rFonts w:ascii="Times New Roman" w:hAnsi="Times New Roman" w:cs="Times New Roman"/>
        </w:rPr>
        <w:t>11 groups</w:t>
      </w:r>
      <w:r w:rsidR="00904610">
        <w:rPr>
          <w:rFonts w:ascii="Times New Roman" w:hAnsi="Times New Roman" w:cs="Times New Roman"/>
        </w:rPr>
        <w:t>. Second,</w:t>
      </w:r>
      <w:r w:rsidR="005A6C73">
        <w:rPr>
          <w:rFonts w:ascii="Times New Roman" w:hAnsi="Times New Roman" w:cs="Times New Roman"/>
        </w:rPr>
        <w:t xml:space="preserve"> </w:t>
      </w:r>
      <w:r w:rsidR="00904610">
        <w:rPr>
          <w:rFonts w:ascii="Times New Roman" w:hAnsi="Times New Roman" w:cs="Times New Roman"/>
        </w:rPr>
        <w:t xml:space="preserve">it was required to predict </w:t>
      </w:r>
      <w:r w:rsidR="004313E9">
        <w:rPr>
          <w:rFonts w:ascii="Times New Roman" w:hAnsi="Times New Roman" w:cs="Times New Roman"/>
        </w:rPr>
        <w:t>the</w:t>
      </w:r>
      <w:r w:rsidR="00B826D8">
        <w:rPr>
          <w:rFonts w:ascii="Times New Roman" w:hAnsi="Times New Roman" w:cs="Times New Roman"/>
        </w:rPr>
        <w:t xml:space="preserve"> subsequent</w:t>
      </w:r>
      <w:r w:rsidR="004313E9">
        <w:rPr>
          <w:rFonts w:ascii="Times New Roman" w:hAnsi="Times New Roman" w:cs="Times New Roman"/>
        </w:rPr>
        <w:t xml:space="preserve"> position of </w:t>
      </w:r>
      <w:r w:rsidR="005A6C73">
        <w:rPr>
          <w:rFonts w:ascii="Times New Roman" w:hAnsi="Times New Roman" w:cs="Times New Roman"/>
        </w:rPr>
        <w:t xml:space="preserve">the left </w:t>
      </w:r>
      <w:r w:rsidR="00B826D8">
        <w:rPr>
          <w:rFonts w:ascii="Times New Roman" w:hAnsi="Times New Roman" w:cs="Times New Roman"/>
        </w:rPr>
        <w:t xml:space="preserve">object </w:t>
      </w:r>
      <w:r w:rsidR="00904610">
        <w:rPr>
          <w:rFonts w:ascii="Times New Roman" w:hAnsi="Times New Roman" w:cs="Times New Roman"/>
        </w:rPr>
        <w:t>via the</w:t>
      </w:r>
      <w:r w:rsidR="00B826D8">
        <w:rPr>
          <w:rFonts w:ascii="Times New Roman" w:hAnsi="Times New Roman" w:cs="Times New Roman"/>
        </w:rPr>
        <w:t xml:space="preserve"> Horizontal </w:t>
      </w:r>
      <w:r w:rsidR="001A527E">
        <w:rPr>
          <w:rFonts w:ascii="Times New Roman" w:hAnsi="Times New Roman" w:cs="Times New Roman"/>
        </w:rPr>
        <w:t>P</w:t>
      </w:r>
      <w:r w:rsidR="00B826D8">
        <w:rPr>
          <w:rFonts w:ascii="Times New Roman" w:hAnsi="Times New Roman" w:cs="Times New Roman"/>
        </w:rPr>
        <w:t>osition group</w:t>
      </w:r>
      <w:r w:rsidR="00904610">
        <w:rPr>
          <w:rFonts w:ascii="Times New Roman" w:hAnsi="Times New Roman" w:cs="Times New Roman"/>
        </w:rPr>
        <w:t>.</w:t>
      </w:r>
      <w:r w:rsidR="001A527E">
        <w:rPr>
          <w:rFonts w:ascii="Times New Roman" w:hAnsi="Times New Roman" w:cs="Times New Roman"/>
        </w:rPr>
        <w:t xml:space="preserve"> </w:t>
      </w:r>
      <w:r w:rsidR="00346E1E" w:rsidRPr="00346E1E">
        <w:rPr>
          <w:rFonts w:ascii="Times New Roman" w:hAnsi="Times New Roman" w:cs="Times New Roman"/>
        </w:rPr>
        <w:t>The reason Horizontal Position was the only group whose future state the network was required to predict is that movement itself is dynamic and necessarily unfolds over time.</w:t>
      </w:r>
      <w:r w:rsidR="00904610">
        <w:rPr>
          <w:rFonts w:ascii="Times New Roman" w:hAnsi="Times New Roman" w:cs="Times New Roman"/>
        </w:rPr>
        <w:t xml:space="preserve"> </w:t>
      </w:r>
      <w:r w:rsidR="00F92118" w:rsidRPr="00F92118">
        <w:rPr>
          <w:rFonts w:ascii="Times New Roman" w:hAnsi="Times New Roman" w:cs="Times New Roman"/>
        </w:rPr>
        <w:t xml:space="preserve">Thus, if the first unit in the Horizontal Position group was active (i.e., had an activation value of 1.0) at time </w:t>
      </w:r>
      <m:oMath>
        <m:r>
          <w:rPr>
            <w:rFonts w:ascii="Cambria Math" w:hAnsi="Cambria Math" w:cs="Times New Roman"/>
          </w:rPr>
          <m:t>t</m:t>
        </m:r>
      </m:oMath>
      <w:r w:rsidR="00F92118" w:rsidRPr="00F92118">
        <w:rPr>
          <w:rFonts w:ascii="Times New Roman" w:hAnsi="Times New Roman" w:cs="Times New Roman"/>
        </w:rPr>
        <w:t>, the network</w:t>
      </w:r>
      <w:r w:rsidR="00F92118">
        <w:rPr>
          <w:rFonts w:ascii="Times New Roman" w:hAnsi="Times New Roman" w:cs="Times New Roman"/>
        </w:rPr>
        <w:t>’</w:t>
      </w:r>
      <w:r w:rsidR="00F92118" w:rsidRPr="00F92118">
        <w:rPr>
          <w:rFonts w:ascii="Times New Roman" w:hAnsi="Times New Roman" w:cs="Times New Roman"/>
        </w:rPr>
        <w:t xml:space="preserve">s task was to activate the second unit in the corresponding output group at time </w:t>
      </w:r>
      <m:oMath>
        <m:r>
          <w:rPr>
            <w:rFonts w:ascii="Cambria Math" w:hAnsi="Cambria Math" w:cs="Times New Roman"/>
          </w:rPr>
          <m:t>t+1</m:t>
        </m:r>
      </m:oMath>
      <w:r w:rsidR="00F92118" w:rsidRPr="00F92118">
        <w:rPr>
          <w:rFonts w:ascii="Times New Roman" w:hAnsi="Times New Roman" w:cs="Times New Roman"/>
        </w:rPr>
        <w:t xml:space="preserve">. This captured the idea that the left object moved from one location in network space to the next. </w:t>
      </w:r>
      <w:r w:rsidR="00887B2D">
        <w:rPr>
          <w:rFonts w:ascii="Times New Roman" w:hAnsi="Times New Roman" w:cs="Times New Roman"/>
        </w:rPr>
        <w:t xml:space="preserve">Movement trajectory </w:t>
      </w:r>
      <w:r w:rsidR="00F92118" w:rsidRPr="00F92118">
        <w:rPr>
          <w:rFonts w:ascii="Times New Roman" w:hAnsi="Times New Roman" w:cs="Times New Roman"/>
        </w:rPr>
        <w:t>(e.g., linear or arced) was represented separately.</w:t>
      </w:r>
      <w:r w:rsidR="00F92118">
        <w:rPr>
          <w:rFonts w:ascii="Times New Roman" w:hAnsi="Times New Roman" w:cs="Times New Roman"/>
        </w:rPr>
        <w:t xml:space="preserve"> </w:t>
      </w:r>
      <w:r w:rsidR="00AF1C96" w:rsidRPr="00AF1C96">
        <w:rPr>
          <w:rFonts w:ascii="Times New Roman" w:hAnsi="Times New Roman" w:cs="Times New Roman"/>
        </w:rPr>
        <w:t>The first task was accomplished via an autoencoder (e.g., Mareschal et al., 2000); the second, via an SRN.</w:t>
      </w:r>
      <w:r w:rsidR="00AF1C96">
        <w:rPr>
          <w:rFonts w:ascii="Times New Roman" w:hAnsi="Times New Roman" w:cs="Times New Roman"/>
        </w:rPr>
        <w:t xml:space="preserve"> </w:t>
      </w:r>
      <w:r w:rsidR="00AE702A" w:rsidRPr="00AE702A">
        <w:rPr>
          <w:rFonts w:ascii="Times New Roman" w:hAnsi="Times New Roman" w:cs="Times New Roman"/>
        </w:rPr>
        <w:t>Autoencoders learn compact internal representations that are sufficient to reproduce the current input pattern at the output layer.</w:t>
      </w:r>
      <w:r w:rsidR="00AE702A">
        <w:rPr>
          <w:rFonts w:ascii="Times New Roman" w:hAnsi="Times New Roman" w:cs="Times New Roman"/>
        </w:rPr>
        <w:t xml:space="preserve"> </w:t>
      </w:r>
      <w:r w:rsidR="00EA798A" w:rsidRPr="00EA798A">
        <w:rPr>
          <w:rFonts w:ascii="Times New Roman" w:hAnsi="Times New Roman" w:cs="Times New Roman"/>
        </w:rPr>
        <w:t>In contrast, SRNs learn to predict upcoming states from prior states by extracting sequential regularities in the input.</w:t>
      </w:r>
      <w:r w:rsidR="00A141D3">
        <w:rPr>
          <w:rFonts w:ascii="Times New Roman" w:hAnsi="Times New Roman" w:cs="Times New Roman"/>
        </w:rPr>
        <w:t xml:space="preserve"> </w:t>
      </w:r>
      <w:r w:rsidR="00F92118">
        <w:rPr>
          <w:rFonts w:ascii="Times New Roman" w:hAnsi="Times New Roman" w:cs="Times New Roman"/>
        </w:rPr>
        <w:t xml:space="preserve">More generally, both model types were used </w:t>
      </w:r>
      <w:r w:rsidR="00A141D3">
        <w:rPr>
          <w:rFonts w:ascii="Times New Roman" w:hAnsi="Times New Roman" w:cs="Times New Roman"/>
        </w:rPr>
        <w:t xml:space="preserve">because </w:t>
      </w:r>
      <w:r w:rsidR="0060541B">
        <w:rPr>
          <w:rFonts w:ascii="Times New Roman" w:hAnsi="Times New Roman" w:cs="Times New Roman"/>
        </w:rPr>
        <w:t xml:space="preserve">they employ </w:t>
      </w:r>
      <w:r w:rsidR="00A141D3">
        <w:rPr>
          <w:rFonts w:ascii="Times New Roman" w:hAnsi="Times New Roman" w:cs="Times New Roman"/>
        </w:rPr>
        <w:t>self-supervised learning</w:t>
      </w:r>
      <w:r w:rsidR="0060541B">
        <w:rPr>
          <w:rFonts w:ascii="Times New Roman" w:hAnsi="Times New Roman" w:cs="Times New Roman"/>
        </w:rPr>
        <w:t xml:space="preserve">, which </w:t>
      </w:r>
      <w:r w:rsidR="00A141D3">
        <w:rPr>
          <w:rFonts w:ascii="Times New Roman" w:hAnsi="Times New Roman" w:cs="Times New Roman"/>
        </w:rPr>
        <w:t>align</w:t>
      </w:r>
      <w:r w:rsidR="0060541B">
        <w:rPr>
          <w:rFonts w:ascii="Times New Roman" w:hAnsi="Times New Roman" w:cs="Times New Roman"/>
        </w:rPr>
        <w:t>s</w:t>
      </w:r>
      <w:r w:rsidR="00A141D3">
        <w:rPr>
          <w:rFonts w:ascii="Times New Roman" w:hAnsi="Times New Roman" w:cs="Times New Roman"/>
        </w:rPr>
        <w:t xml:space="preserve"> with prominent theories of how infants learn and do not require an explicit teaching signal (e.g., Cohen, 1973; Sokolov, 1963). </w:t>
      </w:r>
    </w:p>
    <w:p w14:paraId="5A9037B3" w14:textId="46C7EF90" w:rsidR="00524642" w:rsidRDefault="00C15DAE" w:rsidP="00524642">
      <w:pPr>
        <w:spacing w:line="480" w:lineRule="auto"/>
        <w:ind w:firstLine="720"/>
        <w:contextualSpacing/>
        <w:rPr>
          <w:rFonts w:ascii="Times New Roman" w:hAnsi="Times New Roman" w:cs="Times New Roman"/>
        </w:rPr>
      </w:pPr>
      <w:r w:rsidRPr="00C15DAE">
        <w:rPr>
          <w:rFonts w:ascii="Times New Roman" w:hAnsi="Times New Roman" w:cs="Times New Roman"/>
          <w:b/>
          <w:bCs/>
          <w:i/>
          <w:iCs/>
        </w:rPr>
        <w:t>Training procedure.</w:t>
      </w:r>
      <w:r>
        <w:rPr>
          <w:rFonts w:ascii="Times New Roman" w:hAnsi="Times New Roman" w:cs="Times New Roman"/>
          <w:b/>
          <w:bCs/>
        </w:rPr>
        <w:t xml:space="preserve"> </w:t>
      </w:r>
      <w:r w:rsidR="00D1524A">
        <w:rPr>
          <w:rFonts w:ascii="Times New Roman" w:hAnsi="Times New Roman" w:cs="Times New Roman"/>
        </w:rPr>
        <w:t>Learning in the model unfolded across two phases: Pretraining and Habituation.</w:t>
      </w:r>
      <w:r w:rsidR="00A72053">
        <w:rPr>
          <w:rFonts w:ascii="Times New Roman" w:hAnsi="Times New Roman" w:cs="Times New Roman"/>
        </w:rPr>
        <w:t xml:space="preserve"> </w:t>
      </w:r>
      <w:r w:rsidR="006F201A">
        <w:rPr>
          <w:rFonts w:ascii="Times New Roman" w:hAnsi="Times New Roman" w:cs="Times New Roman"/>
        </w:rPr>
        <w:t xml:space="preserve">The duration of the pretraining phase and the specific nature of the habituation experience are described in the relevant simulation sections. </w:t>
      </w:r>
      <w:r w:rsidR="005E4BBB">
        <w:rPr>
          <w:rFonts w:ascii="Times New Roman" w:hAnsi="Times New Roman" w:cs="Times New Roman"/>
        </w:rPr>
        <w:t xml:space="preserve">During pretraining, networks experienced two broad classes of events: Linear Path Events and Arced Path Events. These </w:t>
      </w:r>
      <w:r w:rsidR="005E4BBB">
        <w:rPr>
          <w:rFonts w:ascii="Times New Roman" w:hAnsi="Times New Roman" w:cs="Times New Roman"/>
        </w:rPr>
        <w:lastRenderedPageBreak/>
        <w:t>events</w:t>
      </w:r>
      <w:r w:rsidR="007F111D">
        <w:rPr>
          <w:rFonts w:ascii="Times New Roman" w:hAnsi="Times New Roman" w:cs="Times New Roman"/>
        </w:rPr>
        <w:t>—whose encodings are illustrated in Table 2—</w:t>
      </w:r>
      <w:r w:rsidR="005E4BBB">
        <w:rPr>
          <w:rFonts w:ascii="Times New Roman" w:hAnsi="Times New Roman" w:cs="Times New Roman"/>
        </w:rPr>
        <w:t xml:space="preserve">implemented the assumption that infants’ looking behaviors in action efficiency </w:t>
      </w:r>
      <w:r w:rsidR="00072831">
        <w:rPr>
          <w:rFonts w:ascii="Times New Roman" w:hAnsi="Times New Roman" w:cs="Times New Roman"/>
        </w:rPr>
        <w:t xml:space="preserve">studies </w:t>
      </w:r>
      <w:r w:rsidR="00AD60C4">
        <w:rPr>
          <w:rFonts w:ascii="Times New Roman" w:hAnsi="Times New Roman" w:cs="Times New Roman"/>
        </w:rPr>
        <w:t>are shaped by</w:t>
      </w:r>
      <w:r w:rsidR="005B5DC1">
        <w:rPr>
          <w:rFonts w:ascii="Times New Roman" w:hAnsi="Times New Roman" w:cs="Times New Roman"/>
        </w:rPr>
        <w:t xml:space="preserve"> prior experience </w:t>
      </w:r>
      <w:r w:rsidR="00B44E6D">
        <w:rPr>
          <w:rFonts w:ascii="Times New Roman" w:hAnsi="Times New Roman" w:cs="Times New Roman"/>
        </w:rPr>
        <w:t>processing these</w:t>
      </w:r>
      <w:r w:rsidR="005B5DC1">
        <w:rPr>
          <w:rFonts w:ascii="Times New Roman" w:hAnsi="Times New Roman" w:cs="Times New Roman"/>
        </w:rPr>
        <w:t xml:space="preserve"> actions. </w:t>
      </w:r>
      <w:r w:rsidR="001F1F29">
        <w:rPr>
          <w:rFonts w:ascii="Times New Roman" w:hAnsi="Times New Roman" w:cs="Times New Roman"/>
        </w:rPr>
        <w:t>In Linear Path Events, one object moved</w:t>
      </w:r>
      <w:r w:rsidR="000A71C1">
        <w:rPr>
          <w:rFonts w:ascii="Times New Roman" w:hAnsi="Times New Roman" w:cs="Times New Roman"/>
        </w:rPr>
        <w:t xml:space="preserve"> unobstructed along a straight, horizontal</w:t>
      </w:r>
      <w:r w:rsidR="001F1F29">
        <w:rPr>
          <w:rFonts w:ascii="Times New Roman" w:hAnsi="Times New Roman" w:cs="Times New Roman"/>
        </w:rPr>
        <w:t xml:space="preserve"> </w:t>
      </w:r>
      <w:r w:rsidR="000A71C1">
        <w:rPr>
          <w:rFonts w:ascii="Times New Roman" w:hAnsi="Times New Roman" w:cs="Times New Roman"/>
        </w:rPr>
        <w:t>trajectory</w:t>
      </w:r>
      <w:r w:rsidR="00357C00">
        <w:rPr>
          <w:rFonts w:ascii="Times New Roman" w:hAnsi="Times New Roman" w:cs="Times New Roman"/>
        </w:rPr>
        <w:t xml:space="preserve"> </w:t>
      </w:r>
      <w:r w:rsidR="001F1F29">
        <w:rPr>
          <w:rFonts w:ascii="Times New Roman" w:hAnsi="Times New Roman" w:cs="Times New Roman"/>
        </w:rPr>
        <w:t>toward another object.</w:t>
      </w:r>
      <w:r w:rsidR="00357C00">
        <w:rPr>
          <w:rFonts w:ascii="Times New Roman" w:hAnsi="Times New Roman" w:cs="Times New Roman"/>
        </w:rPr>
        <w:t xml:space="preserve"> In Arced Path Events, one object moved along an arced trajectory toward the other object. </w:t>
      </w:r>
      <w:r w:rsidR="00E3266A" w:rsidRPr="00E3266A">
        <w:rPr>
          <w:rFonts w:ascii="Times New Roman" w:hAnsi="Times New Roman" w:cs="Times New Roman"/>
        </w:rPr>
        <w:t>Half of the objects in both event types possessed surface features commonly associated with animate entities; the remaining half possessed surface features commonly associated with inanimate objects</w:t>
      </w:r>
      <w:r w:rsidR="00E3266A">
        <w:rPr>
          <w:rFonts w:ascii="Times New Roman" w:hAnsi="Times New Roman" w:cs="Times New Roman"/>
        </w:rPr>
        <w:t xml:space="preserve">. </w:t>
      </w:r>
      <w:r w:rsidR="006C6A19">
        <w:rPr>
          <w:rFonts w:ascii="Times New Roman" w:hAnsi="Times New Roman" w:cs="Times New Roman"/>
        </w:rPr>
        <w:t xml:space="preserve"> This implemented the assumption that entities possessing </w:t>
      </w:r>
      <w:r w:rsidR="00AA72B2">
        <w:rPr>
          <w:rFonts w:ascii="Times New Roman" w:hAnsi="Times New Roman" w:cs="Times New Roman"/>
        </w:rPr>
        <w:t>either class of</w:t>
      </w:r>
      <w:r w:rsidR="006C6A19">
        <w:rPr>
          <w:rFonts w:ascii="Times New Roman" w:hAnsi="Times New Roman" w:cs="Times New Roman"/>
        </w:rPr>
        <w:t xml:space="preserve"> </w:t>
      </w:r>
      <w:r w:rsidR="003C432B">
        <w:rPr>
          <w:rFonts w:ascii="Times New Roman" w:hAnsi="Times New Roman" w:cs="Times New Roman"/>
        </w:rPr>
        <w:t>surface</w:t>
      </w:r>
      <w:r w:rsidR="006C6A19">
        <w:rPr>
          <w:rFonts w:ascii="Times New Roman" w:hAnsi="Times New Roman" w:cs="Times New Roman"/>
        </w:rPr>
        <w:t xml:space="preserve"> features can engage in both action</w:t>
      </w:r>
      <w:r w:rsidR="003C432B">
        <w:rPr>
          <w:rFonts w:ascii="Times New Roman" w:hAnsi="Times New Roman" w:cs="Times New Roman"/>
        </w:rPr>
        <w:t>s</w:t>
      </w:r>
      <w:r w:rsidR="006C6A19">
        <w:rPr>
          <w:rFonts w:ascii="Times New Roman" w:hAnsi="Times New Roman" w:cs="Times New Roman"/>
        </w:rPr>
        <w:t xml:space="preserve">. </w:t>
      </w:r>
    </w:p>
    <w:p w14:paraId="1413D2CC" w14:textId="77777777" w:rsidR="007F111D" w:rsidRDefault="007F111D" w:rsidP="007F111D">
      <w:pPr>
        <w:spacing w:line="480" w:lineRule="auto"/>
        <w:contextualSpacing/>
        <w:rPr>
          <w:rFonts w:ascii="Times New Roman" w:hAnsi="Times New Roman" w:cs="Times New Roman"/>
        </w:rPr>
      </w:pPr>
    </w:p>
    <w:p w14:paraId="49F9A966" w14:textId="6B0B09E3" w:rsidR="005E6D9A" w:rsidRPr="005E6D9A" w:rsidRDefault="005E6D9A" w:rsidP="005E6D9A">
      <w:pPr>
        <w:pStyle w:val="Caption"/>
        <w:keepNext/>
        <w:rPr>
          <w:rFonts w:ascii="Times New Roman" w:hAnsi="Times New Roman" w:cs="Times New Roman"/>
          <w:b/>
          <w:bCs/>
          <w:i w:val="0"/>
          <w:iCs w:val="0"/>
          <w:color w:val="000000" w:themeColor="text1"/>
          <w:sz w:val="24"/>
          <w:szCs w:val="24"/>
        </w:rPr>
      </w:pPr>
      <w:r w:rsidRPr="005E6D9A">
        <w:rPr>
          <w:rFonts w:ascii="Times New Roman" w:hAnsi="Times New Roman" w:cs="Times New Roman"/>
          <w:b/>
          <w:bCs/>
          <w:i w:val="0"/>
          <w:iCs w:val="0"/>
          <w:color w:val="000000" w:themeColor="text1"/>
          <w:sz w:val="24"/>
          <w:szCs w:val="24"/>
        </w:rPr>
        <w:t xml:space="preserve">Table </w:t>
      </w:r>
      <w:r w:rsidRPr="005E6D9A">
        <w:rPr>
          <w:rFonts w:ascii="Times New Roman" w:hAnsi="Times New Roman" w:cs="Times New Roman"/>
          <w:b/>
          <w:bCs/>
          <w:i w:val="0"/>
          <w:iCs w:val="0"/>
          <w:color w:val="000000" w:themeColor="text1"/>
          <w:sz w:val="24"/>
          <w:szCs w:val="24"/>
        </w:rPr>
        <w:fldChar w:fldCharType="begin"/>
      </w:r>
      <w:r w:rsidRPr="005E6D9A">
        <w:rPr>
          <w:rFonts w:ascii="Times New Roman" w:hAnsi="Times New Roman" w:cs="Times New Roman"/>
          <w:b/>
          <w:bCs/>
          <w:i w:val="0"/>
          <w:iCs w:val="0"/>
          <w:color w:val="000000" w:themeColor="text1"/>
          <w:sz w:val="24"/>
          <w:szCs w:val="24"/>
        </w:rPr>
        <w:instrText xml:space="preserve"> SEQ Table \* ARABIC </w:instrText>
      </w:r>
      <w:r w:rsidRPr="005E6D9A">
        <w:rPr>
          <w:rFonts w:ascii="Times New Roman" w:hAnsi="Times New Roman" w:cs="Times New Roman"/>
          <w:b/>
          <w:bCs/>
          <w:i w:val="0"/>
          <w:iCs w:val="0"/>
          <w:color w:val="000000" w:themeColor="text1"/>
          <w:sz w:val="24"/>
          <w:szCs w:val="24"/>
        </w:rPr>
        <w:fldChar w:fldCharType="separate"/>
      </w:r>
      <w:r w:rsidRPr="005E6D9A">
        <w:rPr>
          <w:rFonts w:ascii="Times New Roman" w:hAnsi="Times New Roman" w:cs="Times New Roman"/>
          <w:b/>
          <w:bCs/>
          <w:i w:val="0"/>
          <w:iCs w:val="0"/>
          <w:noProof/>
          <w:color w:val="000000" w:themeColor="text1"/>
          <w:sz w:val="24"/>
          <w:szCs w:val="24"/>
        </w:rPr>
        <w:t>2</w:t>
      </w:r>
      <w:r w:rsidRPr="005E6D9A">
        <w:rPr>
          <w:rFonts w:ascii="Times New Roman" w:hAnsi="Times New Roman" w:cs="Times New Roman"/>
          <w:b/>
          <w:bCs/>
          <w:i w:val="0"/>
          <w:iCs w:val="0"/>
          <w:color w:val="000000" w:themeColor="text1"/>
          <w:sz w:val="24"/>
          <w:szCs w:val="24"/>
        </w:rPr>
        <w:fldChar w:fldCharType="end"/>
      </w:r>
    </w:p>
    <w:p w14:paraId="3786E8E7" w14:textId="749E77F1" w:rsidR="005E6D9A" w:rsidRPr="005E6D9A" w:rsidRDefault="005E6D9A" w:rsidP="005E6D9A">
      <w:pPr>
        <w:rPr>
          <w:rFonts w:ascii="Times New Roman" w:hAnsi="Times New Roman" w:cs="Times New Roman"/>
          <w:i/>
          <w:iCs/>
        </w:rPr>
      </w:pPr>
      <w:r w:rsidRPr="005E6D9A">
        <w:rPr>
          <w:rFonts w:ascii="Times New Roman" w:hAnsi="Times New Roman" w:cs="Times New Roman"/>
          <w:i/>
          <w:iCs/>
        </w:rPr>
        <w:t>Example encodings of linear and arced motion events</w:t>
      </w:r>
    </w:p>
    <w:tbl>
      <w:tblPr>
        <w:tblStyle w:val="TableGrid"/>
        <w:tblW w:w="10260"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0"/>
        <w:gridCol w:w="2880"/>
        <w:gridCol w:w="3780"/>
      </w:tblGrid>
      <w:tr w:rsidR="000976C9" w14:paraId="44412812" w14:textId="77777777" w:rsidTr="005E6D9A">
        <w:tc>
          <w:tcPr>
            <w:tcW w:w="3600" w:type="dxa"/>
            <w:tcBorders>
              <w:top w:val="single" w:sz="4" w:space="0" w:color="auto"/>
              <w:bottom w:val="single" w:sz="4" w:space="0" w:color="auto"/>
            </w:tcBorders>
          </w:tcPr>
          <w:p w14:paraId="78C14ED7" w14:textId="2DED1B40" w:rsidR="000976C9" w:rsidRDefault="000976C9" w:rsidP="007F111D">
            <w:pPr>
              <w:spacing w:line="480" w:lineRule="auto"/>
              <w:contextualSpacing/>
              <w:rPr>
                <w:rFonts w:ascii="Times New Roman" w:hAnsi="Times New Roman" w:cs="Times New Roman"/>
              </w:rPr>
            </w:pPr>
            <w:r>
              <w:rPr>
                <w:rFonts w:ascii="Times New Roman" w:hAnsi="Times New Roman" w:cs="Times New Roman"/>
              </w:rPr>
              <w:t>Group</w:t>
            </w:r>
          </w:p>
        </w:tc>
        <w:tc>
          <w:tcPr>
            <w:tcW w:w="2880" w:type="dxa"/>
            <w:tcBorders>
              <w:top w:val="single" w:sz="4" w:space="0" w:color="auto"/>
              <w:bottom w:val="single" w:sz="4" w:space="0" w:color="auto"/>
            </w:tcBorders>
          </w:tcPr>
          <w:p w14:paraId="2AFA756F" w14:textId="5C04367E" w:rsidR="000976C9" w:rsidRDefault="000976C9" w:rsidP="007F111D">
            <w:pPr>
              <w:spacing w:line="480" w:lineRule="auto"/>
              <w:contextualSpacing/>
              <w:rPr>
                <w:rFonts w:ascii="Times New Roman" w:hAnsi="Times New Roman" w:cs="Times New Roman"/>
              </w:rPr>
            </w:pPr>
            <w:r>
              <w:rPr>
                <w:rFonts w:ascii="Times New Roman" w:hAnsi="Times New Roman" w:cs="Times New Roman"/>
              </w:rPr>
              <w:t>Linear Path Event</w:t>
            </w:r>
          </w:p>
        </w:tc>
        <w:tc>
          <w:tcPr>
            <w:tcW w:w="3780" w:type="dxa"/>
            <w:tcBorders>
              <w:top w:val="single" w:sz="4" w:space="0" w:color="auto"/>
              <w:bottom w:val="single" w:sz="4" w:space="0" w:color="auto"/>
            </w:tcBorders>
          </w:tcPr>
          <w:p w14:paraId="6577E961" w14:textId="0F0E3128" w:rsidR="000976C9" w:rsidRDefault="000976C9" w:rsidP="007F111D">
            <w:pPr>
              <w:spacing w:line="480" w:lineRule="auto"/>
              <w:contextualSpacing/>
              <w:rPr>
                <w:rFonts w:ascii="Times New Roman" w:hAnsi="Times New Roman" w:cs="Times New Roman"/>
              </w:rPr>
            </w:pPr>
            <w:r>
              <w:rPr>
                <w:rFonts w:ascii="Times New Roman" w:hAnsi="Times New Roman" w:cs="Times New Roman"/>
              </w:rPr>
              <w:t>Arced Path Event</w:t>
            </w:r>
          </w:p>
        </w:tc>
      </w:tr>
      <w:tr w:rsidR="000976C9" w14:paraId="7E732D95" w14:textId="77777777" w:rsidTr="005E6D9A">
        <w:tc>
          <w:tcPr>
            <w:tcW w:w="3600" w:type="dxa"/>
            <w:tcBorders>
              <w:top w:val="single" w:sz="4" w:space="0" w:color="auto"/>
            </w:tcBorders>
          </w:tcPr>
          <w:p w14:paraId="12AB21B8" w14:textId="3C133709"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Object Left</w:t>
            </w:r>
          </w:p>
        </w:tc>
        <w:tc>
          <w:tcPr>
            <w:tcW w:w="2880" w:type="dxa"/>
            <w:tcBorders>
              <w:top w:val="single" w:sz="4" w:space="0" w:color="auto"/>
            </w:tcBorders>
          </w:tcPr>
          <w:p w14:paraId="4A3947E4" w14:textId="57E342CF"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Unit 1</w:t>
            </w:r>
          </w:p>
        </w:tc>
        <w:tc>
          <w:tcPr>
            <w:tcW w:w="3780" w:type="dxa"/>
            <w:tcBorders>
              <w:top w:val="single" w:sz="4" w:space="0" w:color="auto"/>
            </w:tcBorders>
          </w:tcPr>
          <w:p w14:paraId="1287CA93" w14:textId="53DD77C6"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Unit 1</w:t>
            </w:r>
          </w:p>
        </w:tc>
      </w:tr>
      <w:tr w:rsidR="000976C9" w14:paraId="05EF6E92" w14:textId="77777777" w:rsidTr="005E6D9A">
        <w:tc>
          <w:tcPr>
            <w:tcW w:w="3600" w:type="dxa"/>
          </w:tcPr>
          <w:p w14:paraId="23A8B893" w14:textId="48332C3C"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Object Right</w:t>
            </w:r>
          </w:p>
        </w:tc>
        <w:tc>
          <w:tcPr>
            <w:tcW w:w="2880" w:type="dxa"/>
          </w:tcPr>
          <w:p w14:paraId="1ABD943B" w14:textId="43955A5F"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Unit 2</w:t>
            </w:r>
          </w:p>
        </w:tc>
        <w:tc>
          <w:tcPr>
            <w:tcW w:w="3780" w:type="dxa"/>
          </w:tcPr>
          <w:p w14:paraId="75EC5114" w14:textId="7668AF14"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Unit 2</w:t>
            </w:r>
          </w:p>
        </w:tc>
      </w:tr>
      <w:tr w:rsidR="000976C9" w14:paraId="15540334" w14:textId="77777777" w:rsidTr="005E6D9A">
        <w:tc>
          <w:tcPr>
            <w:tcW w:w="3600" w:type="dxa"/>
          </w:tcPr>
          <w:p w14:paraId="4D7185B8" w14:textId="6E34DD13"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Horizontal Position</w:t>
            </w:r>
          </w:p>
        </w:tc>
        <w:tc>
          <w:tcPr>
            <w:tcW w:w="2880" w:type="dxa"/>
          </w:tcPr>
          <w:p w14:paraId="1723C3E8" w14:textId="3A8225D6"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Position 1</w:t>
            </w:r>
          </w:p>
        </w:tc>
        <w:tc>
          <w:tcPr>
            <w:tcW w:w="3780" w:type="dxa"/>
          </w:tcPr>
          <w:p w14:paraId="521F4983" w14:textId="2DF25876"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Position 1</w:t>
            </w:r>
          </w:p>
        </w:tc>
      </w:tr>
      <w:tr w:rsidR="000976C9" w14:paraId="60140B28" w14:textId="77777777" w:rsidTr="005E6D9A">
        <w:tc>
          <w:tcPr>
            <w:tcW w:w="3600" w:type="dxa"/>
          </w:tcPr>
          <w:p w14:paraId="530BA8D9" w14:textId="7D121597"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Obstacle Horizontal Position</w:t>
            </w:r>
          </w:p>
        </w:tc>
        <w:tc>
          <w:tcPr>
            <w:tcW w:w="2880" w:type="dxa"/>
          </w:tcPr>
          <w:p w14:paraId="01596733" w14:textId="2BFF6861"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Missing</w:t>
            </w:r>
          </w:p>
        </w:tc>
        <w:tc>
          <w:tcPr>
            <w:tcW w:w="3780" w:type="dxa"/>
          </w:tcPr>
          <w:p w14:paraId="5DD8C540" w14:textId="63F53599"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Middle</w:t>
            </w:r>
          </w:p>
        </w:tc>
      </w:tr>
      <w:tr w:rsidR="000976C9" w14:paraId="2E85DF05" w14:textId="77777777" w:rsidTr="005E6D9A">
        <w:tc>
          <w:tcPr>
            <w:tcW w:w="3600" w:type="dxa"/>
          </w:tcPr>
          <w:p w14:paraId="7BFCD9D7" w14:textId="39D32D14"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Obstacle Height</w:t>
            </w:r>
          </w:p>
        </w:tc>
        <w:tc>
          <w:tcPr>
            <w:tcW w:w="2880" w:type="dxa"/>
          </w:tcPr>
          <w:p w14:paraId="2E3E04EB" w14:textId="15C72C18"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No Obstacle</w:t>
            </w:r>
          </w:p>
        </w:tc>
        <w:tc>
          <w:tcPr>
            <w:tcW w:w="3780" w:type="dxa"/>
          </w:tcPr>
          <w:p w14:paraId="1C4F6FEF" w14:textId="4E37B3E6"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Height 2</w:t>
            </w:r>
          </w:p>
        </w:tc>
      </w:tr>
      <w:tr w:rsidR="000976C9" w14:paraId="4A16469F" w14:textId="77777777" w:rsidTr="005E6D9A">
        <w:tc>
          <w:tcPr>
            <w:tcW w:w="3600" w:type="dxa"/>
          </w:tcPr>
          <w:p w14:paraId="57146171" w14:textId="75752F67"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Arc Apex–Obstacle Gap</w:t>
            </w:r>
          </w:p>
        </w:tc>
        <w:tc>
          <w:tcPr>
            <w:tcW w:w="2880" w:type="dxa"/>
          </w:tcPr>
          <w:p w14:paraId="43EB201D" w14:textId="2CA7D8BE"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No Separation</w:t>
            </w:r>
          </w:p>
        </w:tc>
        <w:tc>
          <w:tcPr>
            <w:tcW w:w="3780" w:type="dxa"/>
          </w:tcPr>
          <w:p w14:paraId="2E3BE03D" w14:textId="1D97BFE7"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Small Vertical Separation</w:t>
            </w:r>
          </w:p>
        </w:tc>
      </w:tr>
      <w:tr w:rsidR="000976C9" w14:paraId="48629192" w14:textId="77777777" w:rsidTr="005E6D9A">
        <w:tc>
          <w:tcPr>
            <w:tcW w:w="3600" w:type="dxa"/>
          </w:tcPr>
          <w:p w14:paraId="53A02005" w14:textId="2BA88C23"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Spatial Adjacency</w:t>
            </w:r>
          </w:p>
        </w:tc>
        <w:tc>
          <w:tcPr>
            <w:tcW w:w="2880" w:type="dxa"/>
          </w:tcPr>
          <w:p w14:paraId="40F94CFD" w14:textId="6585CEE6"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Spatially</w:t>
            </w:r>
            <w:r w:rsidR="007B1285">
              <w:rPr>
                <w:rFonts w:ascii="Times New Roman" w:hAnsi="Times New Roman" w:cs="Times New Roman"/>
              </w:rPr>
              <w:t xml:space="preserve"> Contiguous</w:t>
            </w:r>
          </w:p>
        </w:tc>
        <w:tc>
          <w:tcPr>
            <w:tcW w:w="3780" w:type="dxa"/>
          </w:tcPr>
          <w:p w14:paraId="370B5256" w14:textId="652A05C0"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 xml:space="preserve">Spatially </w:t>
            </w:r>
            <w:r w:rsidR="007B1285">
              <w:rPr>
                <w:rFonts w:ascii="Times New Roman" w:hAnsi="Times New Roman" w:cs="Times New Roman"/>
              </w:rPr>
              <w:t>Contiguous</w:t>
            </w:r>
          </w:p>
        </w:tc>
      </w:tr>
      <w:tr w:rsidR="000976C9" w14:paraId="6233D180" w14:textId="77777777" w:rsidTr="005E6D9A">
        <w:tc>
          <w:tcPr>
            <w:tcW w:w="3600" w:type="dxa"/>
          </w:tcPr>
          <w:p w14:paraId="08777033" w14:textId="7C14EF28"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Arc Peak Height</w:t>
            </w:r>
          </w:p>
        </w:tc>
        <w:tc>
          <w:tcPr>
            <w:tcW w:w="2880" w:type="dxa"/>
          </w:tcPr>
          <w:p w14:paraId="6918060E" w14:textId="5DDF2723"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No Arc</w:t>
            </w:r>
          </w:p>
        </w:tc>
        <w:tc>
          <w:tcPr>
            <w:tcW w:w="3780" w:type="dxa"/>
          </w:tcPr>
          <w:p w14:paraId="59AD2365" w14:textId="76DD2227"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Height 2</w:t>
            </w:r>
          </w:p>
        </w:tc>
      </w:tr>
      <w:tr w:rsidR="000976C9" w14:paraId="6A18FC32" w14:textId="77777777" w:rsidTr="005E6D9A">
        <w:tc>
          <w:tcPr>
            <w:tcW w:w="3600" w:type="dxa"/>
          </w:tcPr>
          <w:p w14:paraId="78F90658" w14:textId="4A27C692"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Kinematic Motion Type</w:t>
            </w:r>
          </w:p>
        </w:tc>
        <w:tc>
          <w:tcPr>
            <w:tcW w:w="2880" w:type="dxa"/>
          </w:tcPr>
          <w:p w14:paraId="04755EED" w14:textId="309763D5"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Linear</w:t>
            </w:r>
          </w:p>
        </w:tc>
        <w:tc>
          <w:tcPr>
            <w:tcW w:w="3780" w:type="dxa"/>
          </w:tcPr>
          <w:p w14:paraId="25C74E71" w14:textId="48DC7BE8"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Arc</w:t>
            </w:r>
            <w:ins w:id="549" w:author="Benton, Deon" w:date="2026-06-21T17:00:00Z" w16du:dateUtc="2026-06-21T22:00:00Z">
              <w:r w:rsidR="006154C2">
                <w:rPr>
                  <w:rFonts w:ascii="Times New Roman" w:hAnsi="Times New Roman" w:cs="Times New Roman"/>
                  <w:b/>
                  <w:bCs/>
                </w:rPr>
                <w:t>ed</w:t>
              </w:r>
            </w:ins>
          </w:p>
        </w:tc>
      </w:tr>
      <w:tr w:rsidR="000976C9" w14:paraId="0BDEBEFF" w14:textId="77777777" w:rsidTr="005E6D9A">
        <w:tc>
          <w:tcPr>
            <w:tcW w:w="3600" w:type="dxa"/>
          </w:tcPr>
          <w:p w14:paraId="5B8FFE60" w14:textId="72F99E63"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Surface Property Left</w:t>
            </w:r>
          </w:p>
        </w:tc>
        <w:tc>
          <w:tcPr>
            <w:tcW w:w="2880" w:type="dxa"/>
          </w:tcPr>
          <w:p w14:paraId="3E1E9E83" w14:textId="2C0B50E1"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Animate-like</w:t>
            </w:r>
          </w:p>
        </w:tc>
        <w:tc>
          <w:tcPr>
            <w:tcW w:w="3780" w:type="dxa"/>
          </w:tcPr>
          <w:p w14:paraId="37B3E82C" w14:textId="6A540E30"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Animate-like</w:t>
            </w:r>
          </w:p>
        </w:tc>
      </w:tr>
      <w:tr w:rsidR="000976C9" w14:paraId="0EFB4B72" w14:textId="77777777" w:rsidTr="005E6D9A">
        <w:tc>
          <w:tcPr>
            <w:tcW w:w="3600" w:type="dxa"/>
            <w:tcBorders>
              <w:bottom w:val="single" w:sz="4" w:space="0" w:color="auto"/>
            </w:tcBorders>
          </w:tcPr>
          <w:p w14:paraId="232DB52A" w14:textId="6D3E2383"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Surface Property Right</w:t>
            </w:r>
          </w:p>
        </w:tc>
        <w:tc>
          <w:tcPr>
            <w:tcW w:w="2880" w:type="dxa"/>
            <w:tcBorders>
              <w:bottom w:val="single" w:sz="4" w:space="0" w:color="auto"/>
            </w:tcBorders>
          </w:tcPr>
          <w:p w14:paraId="2B8BCDAD" w14:textId="676CA9B3"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Animate-like</w:t>
            </w:r>
          </w:p>
        </w:tc>
        <w:tc>
          <w:tcPr>
            <w:tcW w:w="3780" w:type="dxa"/>
            <w:tcBorders>
              <w:bottom w:val="single" w:sz="4" w:space="0" w:color="auto"/>
            </w:tcBorders>
          </w:tcPr>
          <w:p w14:paraId="2D5E1FEB" w14:textId="0BBB8667"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Animate-like</w:t>
            </w:r>
          </w:p>
        </w:tc>
      </w:tr>
    </w:tbl>
    <w:p w14:paraId="3703E5BB" w14:textId="590A9FD2" w:rsidR="004B50CC" w:rsidRDefault="00DA683C" w:rsidP="002D323D">
      <w:pPr>
        <w:spacing w:line="480" w:lineRule="auto"/>
        <w:contextualSpacing/>
        <w:rPr>
          <w:rFonts w:ascii="Times New Roman" w:hAnsi="Times New Roman" w:cs="Times New Roman"/>
        </w:rPr>
      </w:pPr>
      <w:r w:rsidRPr="004B50CC">
        <w:rPr>
          <w:rFonts w:ascii="Times New Roman" w:hAnsi="Times New Roman" w:cs="Times New Roman"/>
          <w:i/>
          <w:iCs/>
        </w:rPr>
        <w:lastRenderedPageBreak/>
        <w:t>Note.</w:t>
      </w:r>
      <w:r>
        <w:rPr>
          <w:rFonts w:ascii="Times New Roman" w:hAnsi="Times New Roman" w:cs="Times New Roman"/>
          <w:b/>
          <w:bCs/>
        </w:rPr>
        <w:t xml:space="preserve"> </w:t>
      </w:r>
      <w:r w:rsidR="004B50CC" w:rsidRPr="004B50CC">
        <w:rPr>
          <w:rFonts w:ascii="Times New Roman" w:hAnsi="Times New Roman" w:cs="Times New Roman"/>
        </w:rPr>
        <w:t>Values are illustrative of each event type at a single time step. Cell entries identify the units whose states were clamped during that time step. Bolded text reflects features on which the two event types differed.</w:t>
      </w:r>
    </w:p>
    <w:p w14:paraId="56B9D658" w14:textId="25CF40D6" w:rsidR="00CF2482" w:rsidRDefault="003E39BF" w:rsidP="00524642">
      <w:pPr>
        <w:spacing w:line="480" w:lineRule="auto"/>
        <w:ind w:firstLine="720"/>
        <w:contextualSpacing/>
        <w:rPr>
          <w:rFonts w:ascii="Times New Roman" w:hAnsi="Times New Roman" w:cs="Times New Roman"/>
        </w:rPr>
      </w:pPr>
      <w:r>
        <w:rPr>
          <w:rFonts w:ascii="Times New Roman" w:hAnsi="Times New Roman" w:cs="Times New Roman"/>
        </w:rPr>
        <w:t>At each time step</w:t>
      </w:r>
      <w:r w:rsidR="00840B62">
        <w:rPr>
          <w:rFonts w:ascii="Times New Roman" w:hAnsi="Times New Roman" w:cs="Times New Roman"/>
        </w:rPr>
        <w:t>,</w:t>
      </w:r>
      <w:r w:rsidR="008427B2">
        <w:rPr>
          <w:rFonts w:ascii="Times New Roman" w:hAnsi="Times New Roman" w:cs="Times New Roman"/>
        </w:rPr>
        <w:t xml:space="preserve"> </w:t>
      </w:r>
      <w:r w:rsidR="006177D1">
        <w:rPr>
          <w:rFonts w:ascii="Times New Roman" w:hAnsi="Times New Roman" w:cs="Times New Roman"/>
        </w:rPr>
        <w:t xml:space="preserve">an action event was presented to the network by clamping the states of the units corresponding to that event’s surface features. </w:t>
      </w:r>
      <w:r w:rsidR="00D43436" w:rsidRPr="00D43436">
        <w:rPr>
          <w:rFonts w:ascii="Times New Roman" w:hAnsi="Times New Roman" w:cs="Times New Roman"/>
        </w:rPr>
        <w:t xml:space="preserve">Activity then propagated from the input layer to the hidden layer and </w:t>
      </w:r>
      <w:r w:rsidR="003E05F2">
        <w:rPr>
          <w:rFonts w:ascii="Times New Roman" w:hAnsi="Times New Roman" w:cs="Times New Roman"/>
        </w:rPr>
        <w:t>then from</w:t>
      </w:r>
      <w:r w:rsidR="00D43436" w:rsidRPr="00D43436">
        <w:rPr>
          <w:rFonts w:ascii="Times New Roman" w:hAnsi="Times New Roman" w:cs="Times New Roman"/>
        </w:rPr>
        <w:t xml:space="preserve"> the hidden layer to the output layer.</w:t>
      </w:r>
      <w:r w:rsidR="00620356">
        <w:rPr>
          <w:rFonts w:ascii="Times New Roman" w:hAnsi="Times New Roman" w:cs="Times New Roman"/>
        </w:rPr>
        <w:t xml:space="preserve"> The resulting pattern of activity over the output units </w:t>
      </w:r>
      <w:r w:rsidR="00CF2482">
        <w:rPr>
          <w:rFonts w:ascii="Times New Roman" w:hAnsi="Times New Roman" w:cs="Times New Roman"/>
        </w:rPr>
        <w:t xml:space="preserve">represented the network’s </w:t>
      </w:r>
      <w:r w:rsidR="003E05F2">
        <w:rPr>
          <w:rFonts w:ascii="Times New Roman" w:hAnsi="Times New Roman" w:cs="Times New Roman"/>
        </w:rPr>
        <w:t xml:space="preserve">attempt </w:t>
      </w:r>
      <w:r w:rsidR="000C07C7">
        <w:rPr>
          <w:rFonts w:ascii="Times New Roman" w:hAnsi="Times New Roman" w:cs="Times New Roman"/>
        </w:rPr>
        <w:t>at reproducing</w:t>
      </w:r>
      <w:r w:rsidR="00CF2482">
        <w:rPr>
          <w:rFonts w:ascii="Times New Roman" w:hAnsi="Times New Roman" w:cs="Times New Roman"/>
        </w:rPr>
        <w:t xml:space="preserve"> the input activity and predicting the subsequent position</w:t>
      </w:r>
      <w:r w:rsidR="000C07C7">
        <w:rPr>
          <w:rFonts w:ascii="Times New Roman" w:hAnsi="Times New Roman" w:cs="Times New Roman"/>
        </w:rPr>
        <w:t xml:space="preserve"> of the left object</w:t>
      </w:r>
      <w:r w:rsidR="00CF2482">
        <w:rPr>
          <w:rFonts w:ascii="Times New Roman" w:hAnsi="Times New Roman" w:cs="Times New Roman"/>
        </w:rPr>
        <w:t xml:space="preserve">. </w:t>
      </w:r>
      <w:r w:rsidR="002806FD">
        <w:rPr>
          <w:rFonts w:ascii="Times New Roman" w:hAnsi="Times New Roman" w:cs="Times New Roman"/>
        </w:rPr>
        <w:t>A</w:t>
      </w:r>
      <w:r w:rsidR="003D3718">
        <w:rPr>
          <w:rFonts w:ascii="Times New Roman" w:hAnsi="Times New Roman" w:cs="Times New Roman"/>
        </w:rPr>
        <w:t xml:space="preserve"> version of recurrent backpropagation through time</w:t>
      </w:r>
      <w:r w:rsidR="00892D3A">
        <w:rPr>
          <w:rFonts w:ascii="Times New Roman" w:hAnsi="Times New Roman" w:cs="Times New Roman"/>
        </w:rPr>
        <w:t>,</w:t>
      </w:r>
      <w:r w:rsidR="003D3718">
        <w:rPr>
          <w:rFonts w:ascii="Times New Roman" w:hAnsi="Times New Roman" w:cs="Times New Roman"/>
        </w:rPr>
        <w:t xml:space="preserve"> adapted to the simple recurrent network architecture (Williams &amp; Zipser, 1995)</w:t>
      </w:r>
      <w:r w:rsidR="00892D3A">
        <w:rPr>
          <w:rFonts w:ascii="Times New Roman" w:hAnsi="Times New Roman" w:cs="Times New Roman"/>
        </w:rPr>
        <w:t>,</w:t>
      </w:r>
      <w:r w:rsidR="007D5D31">
        <w:rPr>
          <w:rFonts w:ascii="Times New Roman" w:hAnsi="Times New Roman" w:cs="Times New Roman"/>
        </w:rPr>
        <w:t xml:space="preserve"> was used to </w:t>
      </w:r>
      <w:r w:rsidR="00E54547">
        <w:rPr>
          <w:rFonts w:ascii="Times New Roman" w:hAnsi="Times New Roman" w:cs="Times New Roman"/>
        </w:rPr>
        <w:t>modify the</w:t>
      </w:r>
      <w:r w:rsidR="007D5D31">
        <w:rPr>
          <w:rFonts w:ascii="Times New Roman" w:hAnsi="Times New Roman" w:cs="Times New Roman"/>
        </w:rPr>
        <w:t xml:space="preserve"> connection weights</w:t>
      </w:r>
      <w:r w:rsidR="00892D3A">
        <w:rPr>
          <w:rFonts w:ascii="Times New Roman" w:hAnsi="Times New Roman" w:cs="Times New Roman"/>
        </w:rPr>
        <w:t xml:space="preserve">. </w:t>
      </w:r>
      <w:r w:rsidR="00A83B89" w:rsidRPr="00A83B89">
        <w:rPr>
          <w:rFonts w:ascii="Times New Roman" w:hAnsi="Times New Roman" w:cs="Times New Roman"/>
        </w:rPr>
        <w:t>These adjustments were designed to reduce the discrepancy between the network's target and output patterns after each full pass through the training patterns.</w:t>
      </w:r>
      <w:r w:rsidR="00A83B89">
        <w:rPr>
          <w:rFonts w:ascii="Times New Roman" w:hAnsi="Times New Roman" w:cs="Times New Roman"/>
        </w:rPr>
        <w:t xml:space="preserve"> </w:t>
      </w:r>
      <w:r w:rsidR="001F4704">
        <w:rPr>
          <w:rFonts w:ascii="Times New Roman" w:hAnsi="Times New Roman" w:cs="Times New Roman"/>
        </w:rPr>
        <w:t>The error measure was cross-entropy error</w:t>
      </w:r>
      <w:r w:rsidR="008631F6">
        <w:rPr>
          <w:rFonts w:ascii="Times New Roman" w:hAnsi="Times New Roman" w:cs="Times New Roman"/>
        </w:rPr>
        <w:t>:</w:t>
      </w:r>
    </w:p>
    <w:p w14:paraId="67430330" w14:textId="77777777" w:rsidR="00190110" w:rsidRDefault="00190110" w:rsidP="00190110">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2"/>
        <w:gridCol w:w="2952"/>
      </w:tblGrid>
      <w:tr w:rsidR="00EC411E" w14:paraId="1E9028FB" w14:textId="77777777" w:rsidTr="00831020">
        <w:trPr>
          <w:trHeight w:val="521"/>
        </w:trPr>
        <w:tc>
          <w:tcPr>
            <w:tcW w:w="6232" w:type="dxa"/>
          </w:tcPr>
          <w:p w14:paraId="4F29A89D" w14:textId="71D146A6" w:rsidR="00EC411E" w:rsidRDefault="00C02BDE" w:rsidP="00B85B71">
            <w:pPr>
              <w:spacing w:line="480" w:lineRule="auto"/>
              <w:contextualSpacing/>
              <w:jc w:val="center"/>
              <w:rPr>
                <w:rFonts w:ascii="Times New Roman" w:eastAsia="Yu Gothic" w:hAnsi="Times New Roman" w:cs="Times New Roman"/>
              </w:rPr>
            </w:pPr>
            <m:oMathPara>
              <m:oMath>
                <m:r>
                  <w:rPr>
                    <w:rFonts w:ascii="Cambria Math" w:eastAsia="Yu Gothic" w:hAnsi="Cambria Math" w:cs="Times New Roman"/>
                  </w:rPr>
                  <m:t>C=-</m:t>
                </m:r>
                <m:nary>
                  <m:naryPr>
                    <m:chr m:val="∑"/>
                    <m:limLoc m:val="undOvr"/>
                    <m:supHide m:val="1"/>
                    <m:ctrlPr>
                      <w:rPr>
                        <w:rFonts w:ascii="Cambria Math" w:eastAsia="Yu Gothic" w:hAnsi="Cambria Math" w:cs="Times New Roman"/>
                        <w:i/>
                      </w:rPr>
                    </m:ctrlPr>
                  </m:naryPr>
                  <m:sub>
                    <m:r>
                      <w:rPr>
                        <w:rFonts w:ascii="Cambria Math" w:eastAsia="Yu Gothic" w:hAnsi="Cambria Math" w:cs="Times New Roman"/>
                      </w:rPr>
                      <m:t>p</m:t>
                    </m:r>
                  </m:sub>
                  <m:sup/>
                  <m:e>
                    <m:nary>
                      <m:naryPr>
                        <m:chr m:val="∑"/>
                        <m:limLoc m:val="undOvr"/>
                        <m:supHide m:val="1"/>
                        <m:ctrlPr>
                          <w:rPr>
                            <w:rFonts w:ascii="Cambria Math" w:eastAsia="Yu Gothic" w:hAnsi="Cambria Math" w:cs="Times New Roman"/>
                            <w:i/>
                          </w:rPr>
                        </m:ctrlPr>
                      </m:naryPr>
                      <m:sub>
                        <m:r>
                          <w:rPr>
                            <w:rFonts w:ascii="Cambria Math" w:eastAsia="Yu Gothic" w:hAnsi="Cambria Math" w:cs="Times New Roman"/>
                          </w:rPr>
                          <m:t>t</m:t>
                        </m:r>
                      </m:sub>
                      <m:sup/>
                      <m:e>
                        <m:nary>
                          <m:naryPr>
                            <m:chr m:val="∑"/>
                            <m:limLoc m:val="undOvr"/>
                            <m:supHide m:val="1"/>
                            <m:ctrlPr>
                              <w:rPr>
                                <w:rFonts w:ascii="Cambria Math" w:eastAsia="Yu Gothic" w:hAnsi="Cambria Math" w:cs="Times New Roman"/>
                                <w:i/>
                              </w:rPr>
                            </m:ctrlPr>
                          </m:naryPr>
                          <m:sub>
                            <m:r>
                              <w:rPr>
                                <w:rFonts w:ascii="Cambria Math" w:eastAsia="Yu Gothic" w:hAnsi="Cambria Math" w:cs="Times New Roman"/>
                              </w:rPr>
                              <m:t>k</m:t>
                            </m:r>
                          </m:sub>
                          <m:sup/>
                          <m:e>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k,t</m:t>
                                </m:r>
                              </m:sub>
                              <m:sup>
                                <m:r>
                                  <w:rPr>
                                    <w:rFonts w:ascii="Cambria Math" w:hAnsi="Cambria Math" w:cs="Times New Roman"/>
                                  </w:rPr>
                                  <m:t>p</m:t>
                                </m:r>
                              </m:sup>
                            </m:sSubSup>
                          </m:e>
                        </m:nary>
                        <m:sSub>
                          <m:sSubPr>
                            <m:ctrlPr>
                              <w:rPr>
                                <w:rFonts w:ascii="Cambria Math" w:eastAsia="Yu Gothic" w:hAnsi="Cambria Math" w:cs="Times New Roman"/>
                                <w:i/>
                              </w:rPr>
                            </m:ctrlPr>
                          </m:sSubPr>
                          <m:e>
                            <m:r>
                              <w:rPr>
                                <w:rFonts w:ascii="Cambria Math" w:eastAsia="Yu Gothic" w:hAnsi="Cambria Math" w:cs="Times New Roman"/>
                              </w:rPr>
                              <m:t>log</m:t>
                            </m:r>
                          </m:e>
                          <m:sub>
                            <m:r>
                              <w:rPr>
                                <w:rFonts w:ascii="Cambria Math" w:eastAsia="Yu Gothic" w:hAnsi="Cambria Math" w:cs="Times New Roman"/>
                              </w:rPr>
                              <m:t>2</m:t>
                            </m:r>
                          </m:sub>
                        </m:sSub>
                        <m:r>
                          <w:rPr>
                            <w:rFonts w:ascii="Cambria Math" w:eastAsia="Yu Gothic" w:hAnsi="Cambria Math" w:cs="Times New Roman"/>
                          </w:rPr>
                          <m:t>(</m:t>
                        </m:r>
                        <m:sSubSup>
                          <m:sSubSupPr>
                            <m:ctrlPr>
                              <w:rPr>
                                <w:rFonts w:ascii="Cambria Math" w:eastAsia="Yu Gothic" w:hAnsi="Cambria Math" w:cs="Times New Roman"/>
                                <w:i/>
                              </w:rPr>
                            </m:ctrlPr>
                          </m:sSubSupPr>
                          <m:e>
                            <m:r>
                              <w:rPr>
                                <w:rFonts w:ascii="Cambria Math" w:eastAsia="Yu Gothic" w:hAnsi="Cambria Math" w:cs="Times New Roman"/>
                              </w:rPr>
                              <m:t>a</m:t>
                            </m:r>
                          </m:e>
                          <m:sub>
                            <m:r>
                              <w:rPr>
                                <w:rFonts w:ascii="Cambria Math" w:eastAsia="Yu Gothic" w:hAnsi="Cambria Math" w:cs="Times New Roman"/>
                              </w:rPr>
                              <m:t>k,t</m:t>
                            </m:r>
                          </m:sub>
                          <m:sup>
                            <m:r>
                              <w:rPr>
                                <w:rFonts w:ascii="Cambria Math" w:eastAsia="Yu Gothic" w:hAnsi="Cambria Math" w:cs="Times New Roman"/>
                              </w:rPr>
                              <m:t>p</m:t>
                            </m:r>
                          </m:sup>
                        </m:sSubSup>
                      </m:e>
                    </m:nary>
                    <m:r>
                      <w:rPr>
                        <w:rFonts w:ascii="Cambria Math" w:eastAsia="Yu Gothic" w:hAnsi="Cambria Math" w:cs="Times New Roman"/>
                      </w:rPr>
                      <m:t>)+(1-</m:t>
                    </m:r>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k,t</m:t>
                        </m:r>
                      </m:sub>
                      <m:sup>
                        <m:r>
                          <w:rPr>
                            <w:rFonts w:ascii="Cambria Math" w:hAnsi="Cambria Math" w:cs="Times New Roman"/>
                          </w:rPr>
                          <m:t>p</m:t>
                        </m:r>
                      </m:sup>
                    </m:sSub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log</m:t>
                        </m:r>
                      </m:e>
                      <m:sub>
                        <m:r>
                          <w:rPr>
                            <w:rFonts w:ascii="Cambria Math" w:hAnsi="Cambria Math" w:cs="Times New Roman"/>
                          </w:rPr>
                          <m:t>2</m:t>
                        </m:r>
                      </m:sub>
                    </m:sSub>
                    <m:r>
                      <w:rPr>
                        <w:rFonts w:ascii="Cambria Math" w:hAnsi="Cambria Math" w:cs="Times New Roman"/>
                      </w:rPr>
                      <m:t>(1-</m:t>
                    </m:r>
                    <m:sSubSup>
                      <m:sSubSupPr>
                        <m:ctrlPr>
                          <w:rPr>
                            <w:rFonts w:ascii="Cambria Math" w:eastAsia="Yu Gothic" w:hAnsi="Cambria Math" w:cs="Times New Roman"/>
                            <w:i/>
                          </w:rPr>
                        </m:ctrlPr>
                      </m:sSubSupPr>
                      <m:e>
                        <m:r>
                          <w:rPr>
                            <w:rFonts w:ascii="Cambria Math" w:eastAsia="Yu Gothic" w:hAnsi="Cambria Math" w:cs="Times New Roman"/>
                          </w:rPr>
                          <m:t>a</m:t>
                        </m:r>
                      </m:e>
                      <m:sub>
                        <m:r>
                          <w:rPr>
                            <w:rFonts w:ascii="Cambria Math" w:eastAsia="Yu Gothic" w:hAnsi="Cambria Math" w:cs="Times New Roman"/>
                          </w:rPr>
                          <m:t>k,t</m:t>
                        </m:r>
                      </m:sub>
                      <m:sup>
                        <m:r>
                          <w:rPr>
                            <w:rFonts w:ascii="Cambria Math" w:eastAsia="Yu Gothic" w:hAnsi="Cambria Math" w:cs="Times New Roman"/>
                          </w:rPr>
                          <m:t>p</m:t>
                        </m:r>
                      </m:sup>
                    </m:sSubSup>
                    <m:r>
                      <w:rPr>
                        <w:rFonts w:ascii="Cambria Math" w:eastAsia="Yu Gothic" w:hAnsi="Cambria Math" w:cs="Times New Roman"/>
                      </w:rPr>
                      <m:t>)</m:t>
                    </m:r>
                  </m:e>
                </m:nary>
              </m:oMath>
            </m:oMathPara>
          </w:p>
        </w:tc>
        <w:tc>
          <w:tcPr>
            <w:tcW w:w="2952" w:type="dxa"/>
          </w:tcPr>
          <w:p w14:paraId="0C366A14" w14:textId="15A0E981" w:rsidR="00EC411E" w:rsidRDefault="00E925A8" w:rsidP="00B85B71">
            <w:pPr>
              <w:spacing w:line="480" w:lineRule="auto"/>
              <w:contextualSpacing/>
              <w:jc w:val="right"/>
              <w:rPr>
                <w:rFonts w:ascii="Times New Roman" w:hAnsi="Times New Roman" w:cs="Times New Roman"/>
              </w:rPr>
            </w:pPr>
            <w:r>
              <w:rPr>
                <w:rFonts w:ascii="Times New Roman" w:hAnsi="Times New Roman" w:cs="Times New Roman"/>
              </w:rPr>
              <w:t>(5)</w:t>
            </w:r>
          </w:p>
        </w:tc>
      </w:tr>
    </w:tbl>
    <w:p w14:paraId="356C9151" w14:textId="77777777" w:rsidR="008631F6" w:rsidRDefault="008631F6" w:rsidP="00FF51FB">
      <w:pPr>
        <w:spacing w:line="480" w:lineRule="auto"/>
        <w:contextualSpacing/>
        <w:rPr>
          <w:rFonts w:ascii="Times New Roman" w:hAnsi="Times New Roman" w:cs="Times New Roman"/>
        </w:rPr>
      </w:pPr>
    </w:p>
    <w:p w14:paraId="4A3CC5E5" w14:textId="55317D69" w:rsidR="00335EFA" w:rsidRDefault="00FF51FB" w:rsidP="00335EFA">
      <w:pPr>
        <w:spacing w:line="480" w:lineRule="auto"/>
        <w:contextualSpacing/>
        <w:rPr>
          <w:rFonts w:ascii="Times New Roman" w:hAnsi="Times New Roman" w:cs="Times New Roman"/>
        </w:rPr>
      </w:pPr>
      <w:r>
        <w:rPr>
          <w:rFonts w:ascii="Times New Roman" w:hAnsi="Times New Roman" w:cs="Times New Roman"/>
        </w:rPr>
        <w:t xml:space="preserve">where </w:t>
      </w:r>
      <m:oMath>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k,t</m:t>
            </m:r>
          </m:sub>
          <m:sup>
            <m:r>
              <w:rPr>
                <w:rFonts w:ascii="Cambria Math" w:hAnsi="Cambria Math" w:cs="Times New Roman"/>
              </w:rPr>
              <m:t>p</m:t>
            </m:r>
          </m:sup>
        </m:sSubSup>
      </m:oMath>
      <w:r w:rsidR="00840C11">
        <w:rPr>
          <w:rFonts w:ascii="Times New Roman" w:hAnsi="Times New Roman" w:cs="Times New Roman"/>
        </w:rPr>
        <w:t xml:space="preserve"> is the target activation of output unit </w:t>
      </w:r>
      <w:r w:rsidR="00840C11">
        <w:rPr>
          <w:rFonts w:ascii="Times New Roman" w:hAnsi="Times New Roman" w:cs="Times New Roman"/>
          <w:i/>
          <w:iCs/>
        </w:rPr>
        <w:t>k</w:t>
      </w:r>
      <w:r w:rsidR="00E925A8">
        <w:rPr>
          <w:rFonts w:ascii="Times New Roman" w:hAnsi="Times New Roman" w:cs="Times New Roman"/>
          <w:i/>
          <w:iCs/>
        </w:rPr>
        <w:t xml:space="preserve"> </w:t>
      </w:r>
      <w:r w:rsidR="00E925A8">
        <w:rPr>
          <w:rFonts w:ascii="Times New Roman" w:hAnsi="Times New Roman" w:cs="Times New Roman"/>
        </w:rPr>
        <w:t xml:space="preserve">in </w:t>
      </w:r>
      <w:r w:rsidR="00650FFB">
        <w:rPr>
          <w:rFonts w:ascii="Times New Roman" w:hAnsi="Times New Roman" w:cs="Times New Roman"/>
        </w:rPr>
        <w:t xml:space="preserve">training </w:t>
      </w:r>
      <w:r w:rsidR="00E925A8">
        <w:rPr>
          <w:rFonts w:ascii="Times New Roman" w:hAnsi="Times New Roman" w:cs="Times New Roman"/>
        </w:rPr>
        <w:t xml:space="preserve">pattern </w:t>
      </w:r>
      <w:r w:rsidR="00E925A8">
        <w:rPr>
          <w:rFonts w:ascii="Times New Roman" w:hAnsi="Times New Roman" w:cs="Times New Roman"/>
          <w:i/>
          <w:iCs/>
        </w:rPr>
        <w:t xml:space="preserve">p </w:t>
      </w:r>
      <w:r w:rsidR="00E925A8">
        <w:rPr>
          <w:rFonts w:ascii="Times New Roman" w:hAnsi="Times New Roman" w:cs="Times New Roman"/>
        </w:rPr>
        <w:t xml:space="preserve">at time </w:t>
      </w:r>
      <w:r w:rsidR="00E925A8">
        <w:rPr>
          <w:rFonts w:ascii="Times New Roman" w:hAnsi="Times New Roman" w:cs="Times New Roman"/>
          <w:i/>
          <w:iCs/>
        </w:rPr>
        <w:t>t</w:t>
      </w:r>
      <w:r w:rsidR="00650FFB">
        <w:rPr>
          <w:rFonts w:ascii="Times New Roman" w:hAnsi="Times New Roman" w:cs="Times New Roman"/>
        </w:rPr>
        <w:t>,</w:t>
      </w:r>
      <w:r w:rsidR="00E925A8">
        <w:rPr>
          <w:rFonts w:ascii="Times New Roman" w:hAnsi="Times New Roman" w:cs="Times New Roman"/>
        </w:rPr>
        <w:t xml:space="preserve"> </w:t>
      </w:r>
      <m:oMath>
        <m:sSubSup>
          <m:sSubSupPr>
            <m:ctrlPr>
              <w:rPr>
                <w:rFonts w:ascii="Cambria Math" w:eastAsia="Yu Gothic" w:hAnsi="Cambria Math" w:cs="Times New Roman"/>
                <w:i/>
              </w:rPr>
            </m:ctrlPr>
          </m:sSubSupPr>
          <m:e>
            <m:r>
              <w:rPr>
                <w:rFonts w:ascii="Cambria Math" w:eastAsia="Yu Gothic" w:hAnsi="Cambria Math" w:cs="Times New Roman"/>
              </w:rPr>
              <m:t>a</m:t>
            </m:r>
          </m:e>
          <m:sub>
            <m:r>
              <w:rPr>
                <w:rFonts w:ascii="Cambria Math" w:eastAsia="Yu Gothic" w:hAnsi="Cambria Math" w:cs="Times New Roman"/>
              </w:rPr>
              <m:t>k,t</m:t>
            </m:r>
          </m:sub>
          <m:sup>
            <m:r>
              <w:rPr>
                <w:rFonts w:ascii="Cambria Math" w:eastAsia="Yu Gothic" w:hAnsi="Cambria Math" w:cs="Times New Roman"/>
              </w:rPr>
              <m:t>p</m:t>
            </m:r>
          </m:sup>
        </m:sSubSup>
      </m:oMath>
      <w:r w:rsidR="00840C11">
        <w:rPr>
          <w:rFonts w:ascii="Times New Roman" w:hAnsi="Times New Roman" w:cs="Times New Roman"/>
        </w:rPr>
        <w:t xml:space="preserve"> is the </w:t>
      </w:r>
      <w:r w:rsidR="00650FFB">
        <w:rPr>
          <w:rFonts w:ascii="Times New Roman" w:hAnsi="Times New Roman" w:cs="Times New Roman"/>
        </w:rPr>
        <w:t>observed activation of that unit,</w:t>
      </w:r>
      <w:r w:rsidR="001C2A4B">
        <w:rPr>
          <w:rFonts w:ascii="Times New Roman" w:hAnsi="Times New Roman" w:cs="Times New Roman"/>
          <w:i/>
          <w:iCs/>
        </w:rPr>
        <w:t xml:space="preserve"> </w:t>
      </w:r>
      <w:r w:rsidR="00650FFB">
        <w:rPr>
          <w:rFonts w:ascii="Times New Roman" w:hAnsi="Times New Roman" w:cs="Times New Roman"/>
        </w:rPr>
        <w:t xml:space="preserve">and </w:t>
      </w:r>
      <w:r w:rsidR="006C5C52">
        <w:rPr>
          <w:rFonts w:ascii="Times New Roman" w:hAnsi="Times New Roman" w:cs="Times New Roman"/>
        </w:rPr>
        <w:t>the summation is computed across all output units, time steps, and training patterns.</w:t>
      </w:r>
      <w:r w:rsidR="004D3387">
        <w:rPr>
          <w:rFonts w:ascii="Times New Roman" w:hAnsi="Times New Roman" w:cs="Times New Roman"/>
        </w:rPr>
        <w:t xml:space="preserve"> </w:t>
      </w:r>
      <w:r w:rsidR="00875C0F">
        <w:rPr>
          <w:rFonts w:ascii="Times New Roman" w:hAnsi="Times New Roman" w:cs="Times New Roman"/>
        </w:rPr>
        <w:t>Weight changes were then calculated as follows:</w:t>
      </w:r>
    </w:p>
    <w:p w14:paraId="6207AC53" w14:textId="77777777" w:rsidR="008B0BC6" w:rsidRDefault="008B0BC6" w:rsidP="00335EFA">
      <w:pPr>
        <w:spacing w:line="480" w:lineRule="auto"/>
        <w:contextualSpacing/>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B0BC6" w14:paraId="7317DDB3" w14:textId="77777777" w:rsidTr="00B27B65">
        <w:tc>
          <w:tcPr>
            <w:tcW w:w="4675" w:type="dxa"/>
          </w:tcPr>
          <w:p w14:paraId="4B4EDBD9" w14:textId="602A1DC1" w:rsidR="008B0BC6" w:rsidRDefault="008B0BC6" w:rsidP="00090C78">
            <w:pPr>
              <w:spacing w:line="480" w:lineRule="auto"/>
              <w:contextualSpacing/>
              <w:jc w:val="center"/>
              <w:rPr>
                <w:rFonts w:ascii="Times New Roman" w:hAnsi="Times New Roman" w:cs="Times New Roman"/>
              </w:rPr>
            </w:pPr>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r>
                <w:rPr>
                  <w:rFonts w:ascii="Cambria Math" w:hAnsi="Cambria Math" w:cs="Times New Roman"/>
                </w:rPr>
                <m:t>=-</m:t>
              </m:r>
            </m:oMath>
            <w:r w:rsidR="00090C78" w:rsidRPr="00090C78">
              <w:rPr>
                <w:rFonts w:ascii="Cambria Math" w:hAnsi="Cambria Math" w:cs="Times New Roman"/>
                <w:i/>
              </w:rPr>
              <w:t>η</w:t>
            </w:r>
            <m:oMath>
              <m:r>
                <w:rPr>
                  <w:rFonts w:ascii="Cambria Math" w:hAnsi="Cambria Math" w:cs="Times New Roman"/>
                </w:rPr>
                <m:t>(</m:t>
              </m:r>
              <m:f>
                <m:fPr>
                  <m:ctrlPr>
                    <w:rPr>
                      <w:rFonts w:ascii="Cambria Math" w:hAnsi="Cambria Math" w:cs="Times New Roman"/>
                      <w:i/>
                    </w:rPr>
                  </m:ctrlPr>
                </m:fPr>
                <m:num>
                  <m:r>
                    <w:rPr>
                      <w:rFonts w:ascii="Cambria Math" w:hAnsi="Cambria Math" w:cs="Times New Roman"/>
                    </w:rPr>
                    <m:t>∂C</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den>
              </m:f>
              <m:r>
                <w:rPr>
                  <w:rFonts w:ascii="Cambria Math" w:hAnsi="Cambria Math" w:cs="Times New Roman"/>
                </w:rPr>
                <m:t>)</m:t>
              </m:r>
            </m:oMath>
          </w:p>
        </w:tc>
        <w:tc>
          <w:tcPr>
            <w:tcW w:w="4675" w:type="dxa"/>
          </w:tcPr>
          <w:p w14:paraId="2B54E668" w14:textId="7DDC0E16" w:rsidR="008B0BC6" w:rsidRDefault="00B27B65" w:rsidP="00B27B65">
            <w:pPr>
              <w:spacing w:line="480" w:lineRule="auto"/>
              <w:contextualSpacing/>
              <w:jc w:val="right"/>
              <w:rPr>
                <w:rFonts w:ascii="Times New Roman" w:hAnsi="Times New Roman" w:cs="Times New Roman"/>
              </w:rPr>
            </w:pPr>
            <w:r>
              <w:rPr>
                <w:rFonts w:ascii="Times New Roman" w:hAnsi="Times New Roman" w:cs="Times New Roman"/>
              </w:rPr>
              <w:t>(6)</w:t>
            </w:r>
          </w:p>
        </w:tc>
      </w:tr>
    </w:tbl>
    <w:p w14:paraId="2DCC89D2" w14:textId="77777777" w:rsidR="008B0BC6" w:rsidRDefault="008B0BC6" w:rsidP="00335EFA">
      <w:pPr>
        <w:spacing w:line="480" w:lineRule="auto"/>
        <w:contextualSpacing/>
        <w:rPr>
          <w:rFonts w:ascii="Times New Roman" w:hAnsi="Times New Roman" w:cs="Times New Roman"/>
        </w:rPr>
      </w:pPr>
    </w:p>
    <w:p w14:paraId="03735E34" w14:textId="136AFA8B" w:rsidR="00B27B65" w:rsidRDefault="00B27B65" w:rsidP="00335EFA">
      <w:pPr>
        <w:spacing w:line="480" w:lineRule="auto"/>
        <w:contextualSpacing/>
        <w:rPr>
          <w:rFonts w:ascii="Times New Roman" w:hAnsi="Times New Roman" w:cs="Times New Roman"/>
        </w:rPr>
      </w:pPr>
      <w:r>
        <w:rPr>
          <w:rFonts w:ascii="Times New Roman" w:hAnsi="Times New Roman" w:cs="Times New Roman"/>
        </w:rPr>
        <w:t>where</w:t>
      </w:r>
      <w:r w:rsidR="00BB0439">
        <w:rPr>
          <w:rFonts w:ascii="Times New Roman" w:hAnsi="Times New Roman" w:cs="Times New Roman"/>
        </w:rPr>
        <w:t xml:space="preserve"> </w:t>
      </w:r>
      <w:r w:rsidR="00090C78" w:rsidRPr="00090C78">
        <w:rPr>
          <w:rFonts w:ascii="Cambria Math" w:hAnsi="Cambria Math" w:cs="Times New Roman"/>
          <w:i/>
        </w:rPr>
        <w:t>η</w:t>
      </w:r>
      <w:r w:rsidR="00BB0439">
        <w:rPr>
          <w:rFonts w:ascii="Times New Roman" w:hAnsi="Times New Roman" w:cs="Times New Roman"/>
        </w:rPr>
        <w:t xml:space="preserve"> is the learning rate </w:t>
      </w:r>
      <w:r w:rsidR="00E83445">
        <w:rPr>
          <w:rFonts w:ascii="Times New Roman" w:hAnsi="Times New Roman" w:cs="Times New Roman"/>
        </w:rPr>
        <w:t xml:space="preserve">and </w:t>
      </w:r>
      <m:oMath>
        <m:f>
          <m:fPr>
            <m:ctrlPr>
              <w:rPr>
                <w:rFonts w:ascii="Cambria Math" w:hAnsi="Cambria Math" w:cs="Times New Roman"/>
                <w:i/>
              </w:rPr>
            </m:ctrlPr>
          </m:fPr>
          <m:num>
            <m:r>
              <w:rPr>
                <w:rFonts w:ascii="Cambria Math" w:hAnsi="Cambria Math" w:cs="Times New Roman"/>
              </w:rPr>
              <m:t>∂C</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den>
        </m:f>
      </m:oMath>
      <w:r w:rsidR="00E83445">
        <w:rPr>
          <w:rFonts w:ascii="Times New Roman" w:hAnsi="Times New Roman" w:cs="Times New Roman"/>
        </w:rPr>
        <w:t xml:space="preserve"> is the</w:t>
      </w:r>
      <w:r w:rsidR="0028527A">
        <w:rPr>
          <w:rFonts w:ascii="Times New Roman" w:hAnsi="Times New Roman" w:cs="Times New Roman"/>
        </w:rPr>
        <w:t xml:space="preserve"> function’s</w:t>
      </w:r>
      <w:r w:rsidR="00E83445">
        <w:rPr>
          <w:rFonts w:ascii="Times New Roman" w:hAnsi="Times New Roman" w:cs="Times New Roman"/>
        </w:rPr>
        <w:t xml:space="preserve"> derivative with respect to weight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oMath>
      <w:r w:rsidR="00F2500B">
        <w:rPr>
          <w:rFonts w:ascii="Times New Roman" w:hAnsi="Times New Roman" w:cs="Times New Roman"/>
        </w:rPr>
        <w:t>.</w:t>
      </w:r>
      <w:r w:rsidR="003229A4">
        <w:rPr>
          <w:rFonts w:ascii="Times New Roman" w:hAnsi="Times New Roman" w:cs="Times New Roman"/>
        </w:rPr>
        <w:t xml:space="preserve"> </w:t>
      </w:r>
    </w:p>
    <w:p w14:paraId="75F18878" w14:textId="28923D2D" w:rsidR="00D74337" w:rsidRDefault="00E52F5C" w:rsidP="00E52F5C">
      <w:pPr>
        <w:spacing w:line="480" w:lineRule="auto"/>
        <w:ind w:firstLine="720"/>
        <w:contextualSpacing/>
        <w:rPr>
          <w:rFonts w:ascii="Times New Roman" w:hAnsi="Times New Roman" w:cs="Times New Roman"/>
        </w:rPr>
      </w:pPr>
      <w:r>
        <w:rPr>
          <w:rFonts w:ascii="Times New Roman" w:hAnsi="Times New Roman" w:cs="Times New Roman"/>
          <w:b/>
          <w:bCs/>
          <w:i/>
          <w:iCs/>
        </w:rPr>
        <w:lastRenderedPageBreak/>
        <w:t>Testing procedure</w:t>
      </w:r>
      <w:r>
        <w:rPr>
          <w:rFonts w:ascii="Times New Roman" w:hAnsi="Times New Roman" w:cs="Times New Roman"/>
          <w:b/>
          <w:bCs/>
        </w:rPr>
        <w:t xml:space="preserve">. </w:t>
      </w:r>
      <w:r w:rsidR="00A5259B">
        <w:rPr>
          <w:rFonts w:ascii="Times New Roman" w:hAnsi="Times New Roman" w:cs="Times New Roman"/>
        </w:rPr>
        <w:t>No further learning occurred at test and network weights were frozen</w:t>
      </w:r>
      <w:r w:rsidR="00312DF4">
        <w:rPr>
          <w:rFonts w:ascii="Times New Roman" w:hAnsi="Times New Roman" w:cs="Times New Roman"/>
        </w:rPr>
        <w:t>.</w:t>
      </w:r>
      <w:r w:rsidR="00D77C61">
        <w:rPr>
          <w:rFonts w:ascii="Times New Roman" w:hAnsi="Times New Roman" w:cs="Times New Roman"/>
        </w:rPr>
        <w:t xml:space="preserve"> </w:t>
      </w:r>
      <w:r w:rsidR="00A51C4D" w:rsidRPr="00A51C4D">
        <w:rPr>
          <w:rFonts w:ascii="Times New Roman" w:hAnsi="Times New Roman" w:cs="Times New Roman"/>
        </w:rPr>
        <w:t xml:space="preserve">The specific testing procedure depended on the simulation but generally involved presenting </w:t>
      </w:r>
      <w:r w:rsidR="00A51C4D">
        <w:rPr>
          <w:rFonts w:ascii="Times New Roman" w:hAnsi="Times New Roman" w:cs="Times New Roman"/>
        </w:rPr>
        <w:t>two action events: one</w:t>
      </w:r>
      <w:r w:rsidR="00A51C4D" w:rsidRPr="00A51C4D">
        <w:rPr>
          <w:rFonts w:ascii="Times New Roman" w:hAnsi="Times New Roman" w:cs="Times New Roman"/>
        </w:rPr>
        <w:t xml:space="preserve"> consistent with prior experience and one inconsistent with that experience.</w:t>
      </w:r>
      <w:r w:rsidR="00A51C4D">
        <w:rPr>
          <w:rFonts w:ascii="Times New Roman" w:hAnsi="Times New Roman" w:cs="Times New Roman"/>
        </w:rPr>
        <w:t xml:space="preserve"> Test events were presented to the network in the same manner as training events.</w:t>
      </w:r>
      <w:r w:rsidR="00D74337">
        <w:rPr>
          <w:rFonts w:ascii="Times New Roman" w:hAnsi="Times New Roman" w:cs="Times New Roman"/>
        </w:rPr>
        <w:t xml:space="preserve">  </w:t>
      </w:r>
    </w:p>
    <w:p w14:paraId="3CF74139" w14:textId="14A54A78" w:rsidR="00875C0F" w:rsidRDefault="005170FC" w:rsidP="005170FC">
      <w:pPr>
        <w:spacing w:line="480" w:lineRule="auto"/>
        <w:ind w:firstLine="720"/>
        <w:contextualSpacing/>
        <w:rPr>
          <w:ins w:id="550" w:author="Benton, Deon" w:date="2026-06-19T00:24:00Z" w16du:dateUtc="2026-06-19T05:24:00Z"/>
          <w:rFonts w:ascii="Times New Roman" w:hAnsi="Times New Roman" w:cs="Times New Roman"/>
        </w:rPr>
      </w:pPr>
      <w:r w:rsidRPr="005170FC">
        <w:rPr>
          <w:rFonts w:ascii="Times New Roman" w:hAnsi="Times New Roman" w:cs="Times New Roman"/>
        </w:rPr>
        <w:t xml:space="preserve">The dependent </w:t>
      </w:r>
      <w:r w:rsidR="00DD4861">
        <w:rPr>
          <w:rFonts w:ascii="Times New Roman" w:hAnsi="Times New Roman" w:cs="Times New Roman"/>
        </w:rPr>
        <w:t>measure</w:t>
      </w:r>
      <w:r w:rsidRPr="005170FC">
        <w:rPr>
          <w:rFonts w:ascii="Times New Roman" w:hAnsi="Times New Roman" w:cs="Times New Roman"/>
        </w:rPr>
        <w:t xml:space="preserve"> in all simulations was network cross-entropy error. As in prior developmental connectionist models (e.g., </w:t>
      </w:r>
      <w:r>
        <w:rPr>
          <w:rFonts w:ascii="Times New Roman" w:hAnsi="Times New Roman" w:cs="Times New Roman"/>
        </w:rPr>
        <w:t xml:space="preserve">Benton, 2025; </w:t>
      </w:r>
      <w:r w:rsidRPr="005170FC">
        <w:rPr>
          <w:rFonts w:ascii="Times New Roman" w:hAnsi="Times New Roman" w:cs="Times New Roman"/>
        </w:rPr>
        <w:t xml:space="preserve">Mareschal et al., 2000; Quinn &amp; Johnson, 2000; Rakison &amp; Lupyan, 2008), error </w:t>
      </w:r>
      <w:r>
        <w:rPr>
          <w:rFonts w:ascii="Times New Roman" w:hAnsi="Times New Roman" w:cs="Times New Roman"/>
        </w:rPr>
        <w:t>served as</w:t>
      </w:r>
      <w:r w:rsidRPr="005170FC">
        <w:rPr>
          <w:rFonts w:ascii="Times New Roman" w:hAnsi="Times New Roman" w:cs="Times New Roman"/>
        </w:rPr>
        <w:t xml:space="preserve"> a proxy for </w:t>
      </w:r>
      <w:r w:rsidR="00EC7EAE">
        <w:rPr>
          <w:rFonts w:ascii="Times New Roman" w:hAnsi="Times New Roman" w:cs="Times New Roman"/>
        </w:rPr>
        <w:t>looking time</w:t>
      </w:r>
      <w:r w:rsidRPr="005170FC">
        <w:rPr>
          <w:rFonts w:ascii="Times New Roman" w:hAnsi="Times New Roman" w:cs="Times New Roman"/>
        </w:rPr>
        <w:t xml:space="preserve"> such that greater error corresponded to </w:t>
      </w:r>
      <w:r w:rsidR="005453C2">
        <w:rPr>
          <w:rFonts w:ascii="Times New Roman" w:hAnsi="Times New Roman" w:cs="Times New Roman"/>
        </w:rPr>
        <w:t>heightened looking</w:t>
      </w:r>
      <w:r w:rsidRPr="005170FC">
        <w:rPr>
          <w:rFonts w:ascii="Times New Roman" w:hAnsi="Times New Roman" w:cs="Times New Roman"/>
        </w:rPr>
        <w:t xml:space="preserve">. </w:t>
      </w:r>
      <w:r w:rsidR="002424EE" w:rsidRPr="002424EE">
        <w:rPr>
          <w:rFonts w:ascii="Times New Roman" w:hAnsi="Times New Roman" w:cs="Times New Roman"/>
        </w:rPr>
        <w:t>Test events that elicited more error than others were therefore considered analogous to events that produced longer looking in infants.</w:t>
      </w:r>
    </w:p>
    <w:p w14:paraId="1B83B882" w14:textId="586B1224" w:rsidR="003D22A7" w:rsidRDefault="00EE787C" w:rsidP="003D22A7">
      <w:pPr>
        <w:spacing w:line="480" w:lineRule="auto"/>
        <w:ind w:firstLine="720"/>
        <w:contextualSpacing/>
        <w:rPr>
          <w:ins w:id="551" w:author="Benton, Deon" w:date="2026-06-19T00:41:00Z" w16du:dateUtc="2026-06-19T05:41:00Z"/>
          <w:rFonts w:ascii="Times New Roman" w:hAnsi="Times New Roman" w:cs="Times New Roman"/>
        </w:rPr>
      </w:pPr>
      <w:ins w:id="552" w:author="Benton, Deon" w:date="2026-06-19T00:24:00Z" w16du:dateUtc="2026-06-19T05:24:00Z">
        <w:r>
          <w:rPr>
            <w:rFonts w:ascii="Times New Roman" w:hAnsi="Times New Roman" w:cs="Times New Roman"/>
            <w:b/>
            <w:bCs/>
            <w:i/>
            <w:iCs/>
          </w:rPr>
          <w:t>Developmental age</w:t>
        </w:r>
        <w:r>
          <w:rPr>
            <w:rFonts w:ascii="Times New Roman" w:hAnsi="Times New Roman" w:cs="Times New Roman"/>
            <w:b/>
            <w:bCs/>
          </w:rPr>
          <w:t xml:space="preserve">. </w:t>
        </w:r>
      </w:ins>
      <w:r w:rsidR="00525641">
        <w:rPr>
          <w:rFonts w:ascii="Times New Roman" w:hAnsi="Times New Roman" w:cs="Times New Roman"/>
        </w:rPr>
        <w:t>Networks</w:t>
      </w:r>
      <w:ins w:id="553" w:author="Benton, Deon" w:date="2026-06-19T00:26:00Z" w16du:dateUtc="2026-06-19T05:26:00Z">
        <w:r w:rsidR="003D22A7">
          <w:rPr>
            <w:rFonts w:ascii="Times New Roman" w:hAnsi="Times New Roman" w:cs="Times New Roman"/>
          </w:rPr>
          <w:t xml:space="preserve"> corresponding to “older” infants</w:t>
        </w:r>
        <w:r w:rsidR="003D22A7" w:rsidRPr="008674ED">
          <w:rPr>
            <w:rFonts w:ascii="Times New Roman" w:hAnsi="Times New Roman" w:cs="Times New Roman"/>
          </w:rPr>
          <w:t xml:space="preserve"> received proportionally more pretraining than </w:t>
        </w:r>
        <w:r w:rsidR="003D22A7">
          <w:rPr>
            <w:rFonts w:ascii="Times New Roman" w:hAnsi="Times New Roman" w:cs="Times New Roman"/>
          </w:rPr>
          <w:t xml:space="preserve">those corresponding </w:t>
        </w:r>
      </w:ins>
      <w:ins w:id="554" w:author="Benton, Deon" w:date="2026-06-19T01:01:00Z" w16du:dateUtc="2026-06-19T06:01:00Z">
        <w:r w:rsidR="005E3E3D">
          <w:rPr>
            <w:rFonts w:ascii="Times New Roman" w:hAnsi="Times New Roman" w:cs="Times New Roman"/>
          </w:rPr>
          <w:t xml:space="preserve">to </w:t>
        </w:r>
      </w:ins>
      <w:ins w:id="555" w:author="Benton, Deon" w:date="2026-06-19T00:26:00Z" w16du:dateUtc="2026-06-19T05:26:00Z">
        <w:r w:rsidR="003D22A7">
          <w:rPr>
            <w:rFonts w:ascii="Times New Roman" w:hAnsi="Times New Roman" w:cs="Times New Roman"/>
          </w:rPr>
          <w:t>“younger” infants.</w:t>
        </w:r>
        <w:r w:rsidR="003D22A7" w:rsidRPr="008674ED">
          <w:rPr>
            <w:rFonts w:ascii="Times New Roman" w:hAnsi="Times New Roman" w:cs="Times New Roman"/>
          </w:rPr>
          <w:t xml:space="preserve"> </w:t>
        </w:r>
      </w:ins>
      <w:ins w:id="556" w:author="Benton, Deon" w:date="2026-06-19T00:27:00Z" w16du:dateUtc="2026-06-19T05:27:00Z">
        <w:r w:rsidR="003D22A7">
          <w:rPr>
            <w:rFonts w:ascii="Times New Roman" w:hAnsi="Times New Roman" w:cs="Times New Roman"/>
          </w:rPr>
          <w:t xml:space="preserve">Thus, </w:t>
        </w:r>
      </w:ins>
      <w:ins w:id="557" w:author="Benton, Deon" w:date="2026-06-19T00:26:00Z" w16du:dateUtc="2026-06-19T05:26:00Z">
        <w:r w:rsidR="003D22A7">
          <w:rPr>
            <w:rFonts w:ascii="Times New Roman" w:hAnsi="Times New Roman" w:cs="Times New Roman"/>
          </w:rPr>
          <w:t xml:space="preserve">the pretraining phase was 900 epochs for </w:t>
        </w:r>
      </w:ins>
      <w:ins w:id="558" w:author="Benton, Deon" w:date="2026-06-19T00:28:00Z" w16du:dateUtc="2026-06-19T05:28:00Z">
        <w:r w:rsidR="003D22A7">
          <w:rPr>
            <w:rFonts w:ascii="Times New Roman" w:hAnsi="Times New Roman" w:cs="Times New Roman"/>
          </w:rPr>
          <w:t xml:space="preserve">simulations whose target findings derived from studies testing 12-month-olds; for simulations whose findings derived from studies </w:t>
        </w:r>
      </w:ins>
      <w:ins w:id="559" w:author="Benton, Deon" w:date="2026-06-19T00:29:00Z" w16du:dateUtc="2026-06-19T05:29:00Z">
        <w:r w:rsidR="003D22A7">
          <w:rPr>
            <w:rFonts w:ascii="Times New Roman" w:hAnsi="Times New Roman" w:cs="Times New Roman"/>
          </w:rPr>
          <w:t>testing</w:t>
        </w:r>
      </w:ins>
      <w:ins w:id="560" w:author="Benton, Deon" w:date="2026-06-19T00:28:00Z" w16du:dateUtc="2026-06-19T05:28:00Z">
        <w:r w:rsidR="003D22A7">
          <w:rPr>
            <w:rFonts w:ascii="Times New Roman" w:hAnsi="Times New Roman" w:cs="Times New Roman"/>
          </w:rPr>
          <w:t xml:space="preserve"> </w:t>
        </w:r>
      </w:ins>
      <w:ins w:id="561" w:author="Benton, Deon" w:date="2026-06-19T00:26:00Z" w16du:dateUtc="2026-06-19T05:26:00Z">
        <w:r w:rsidR="003D22A7">
          <w:rPr>
            <w:rFonts w:ascii="Times New Roman" w:hAnsi="Times New Roman" w:cs="Times New Roman"/>
          </w:rPr>
          <w:t>9-, 6-, and 3-month-olds, respectively, it was</w:t>
        </w:r>
        <w:r w:rsidR="003D22A7" w:rsidRPr="008674ED">
          <w:rPr>
            <w:rFonts w:ascii="Times New Roman" w:hAnsi="Times New Roman" w:cs="Times New Roman"/>
          </w:rPr>
          <w:t xml:space="preserve"> 675, 450, and 225</w:t>
        </w:r>
        <w:r w:rsidR="003D22A7">
          <w:rPr>
            <w:rFonts w:ascii="Times New Roman" w:hAnsi="Times New Roman" w:cs="Times New Roman"/>
          </w:rPr>
          <w:t>.</w:t>
        </w:r>
      </w:ins>
      <w:ins w:id="562" w:author="Benton, Deon" w:date="2026-06-19T00:29:00Z" w16du:dateUtc="2026-06-19T05:29:00Z">
        <w:r w:rsidR="003D22A7">
          <w:rPr>
            <w:rFonts w:ascii="Times New Roman" w:hAnsi="Times New Roman" w:cs="Times New Roman"/>
          </w:rPr>
          <w:t xml:space="preserve"> Additionally, </w:t>
        </w:r>
      </w:ins>
      <w:ins w:id="563" w:author="Benton, Deon" w:date="2026-06-19T00:30:00Z" w16du:dateUtc="2026-06-19T05:30:00Z">
        <w:r w:rsidR="003D22A7">
          <w:rPr>
            <w:rFonts w:ascii="Times New Roman" w:hAnsi="Times New Roman" w:cs="Times New Roman"/>
          </w:rPr>
          <w:t>older networks possessed larger learning rates than younger ones</w:t>
        </w:r>
      </w:ins>
      <w:ins w:id="564" w:author="Benton, Deon" w:date="2026-06-19T01:02:00Z" w16du:dateUtc="2026-06-19T06:02:00Z">
        <w:r w:rsidR="00001CE7">
          <w:rPr>
            <w:rFonts w:ascii="Times New Roman" w:hAnsi="Times New Roman" w:cs="Times New Roman"/>
          </w:rPr>
          <w:t xml:space="preserve">. </w:t>
        </w:r>
      </w:ins>
      <w:ins w:id="565" w:author="Benton, Deon" w:date="2026-06-19T01:09:00Z" w16du:dateUtc="2026-06-19T06:09:00Z">
        <w:r w:rsidR="00512B2F">
          <w:rPr>
            <w:rFonts w:ascii="Times New Roman" w:hAnsi="Times New Roman" w:cs="Times New Roman"/>
          </w:rPr>
          <w:t>The learning rate</w:t>
        </w:r>
      </w:ins>
      <w:ins w:id="566" w:author="Benton, Deon" w:date="2026-06-19T01:02:00Z" w16du:dateUtc="2026-06-19T06:02:00Z">
        <w:r w:rsidR="00001CE7">
          <w:rPr>
            <w:rFonts w:ascii="Times New Roman" w:hAnsi="Times New Roman" w:cs="Times New Roman"/>
          </w:rPr>
          <w:t xml:space="preserve"> was </w:t>
        </w:r>
      </w:ins>
      <w:ins w:id="567" w:author="Benton, Deon" w:date="2026-06-19T00:30:00Z" w16du:dateUtc="2026-06-19T05:30:00Z">
        <w:r w:rsidR="003D22A7">
          <w:rPr>
            <w:rFonts w:ascii="Times New Roman" w:hAnsi="Times New Roman" w:cs="Times New Roman"/>
          </w:rPr>
          <w:t>0.1 for the 12-month-old networks, 0.0875 for the 9- and 6-month-old networks, and 0.01 for the 3-month-old networks.</w:t>
        </w:r>
      </w:ins>
      <w:r w:rsidR="00A71A04">
        <w:rPr>
          <w:rFonts w:ascii="Times New Roman" w:hAnsi="Times New Roman" w:cs="Times New Roman"/>
        </w:rPr>
        <w:t xml:space="preserve"> </w:t>
      </w:r>
    </w:p>
    <w:p w14:paraId="209A9742" w14:textId="4E454F94" w:rsidR="006040A0" w:rsidRDefault="006040A0" w:rsidP="00A71A04">
      <w:pPr>
        <w:spacing w:line="480" w:lineRule="auto"/>
        <w:ind w:firstLine="720"/>
        <w:contextualSpacing/>
        <w:rPr>
          <w:ins w:id="568" w:author="Benton, Deon" w:date="2026-06-19T00:48:00Z" w16du:dateUtc="2026-06-19T05:48:00Z"/>
          <w:rFonts w:ascii="Times New Roman" w:hAnsi="Times New Roman" w:cs="Times New Roman"/>
        </w:rPr>
      </w:pPr>
      <w:ins w:id="569" w:author="Benton, Deon" w:date="2026-06-19T00:41:00Z" w16du:dateUtc="2026-06-19T05:41:00Z">
        <w:r w:rsidRPr="006040A0">
          <w:rPr>
            <w:rFonts w:ascii="Times New Roman" w:hAnsi="Times New Roman" w:cs="Times New Roman"/>
            <w:b/>
            <w:bCs/>
            <w:i/>
            <w:iCs/>
          </w:rPr>
          <w:t>Salience manipulation</w:t>
        </w:r>
      </w:ins>
      <w:ins w:id="570" w:author="Benton, Deon" w:date="2026-06-19T00:42:00Z" w16du:dateUtc="2026-06-19T05:42:00Z">
        <w:r w:rsidRPr="006040A0">
          <w:rPr>
            <w:rFonts w:ascii="Times New Roman" w:hAnsi="Times New Roman" w:cs="Times New Roman"/>
            <w:b/>
            <w:bCs/>
            <w:i/>
            <w:iCs/>
          </w:rPr>
          <w:t xml:space="preserve">. </w:t>
        </w:r>
      </w:ins>
      <w:ins w:id="571" w:author="Benton, Deon" w:date="2026-06-19T01:03:00Z" w16du:dateUtc="2026-06-19T06:03:00Z">
        <w:r w:rsidR="00FC1086" w:rsidRPr="00FC1086">
          <w:rPr>
            <w:rFonts w:ascii="Times New Roman" w:hAnsi="Times New Roman" w:cs="Times New Roman"/>
          </w:rPr>
          <w:t>To implement the assumption that peripherally located obstacles have reduced salience, the learning rate was reduced and weight decay was increased on the incoming and outgoing weights associated with the Obstacle Height and Obstacle Position groups.</w:t>
        </w:r>
        <w:r w:rsidR="00FC1086">
          <w:rPr>
            <w:rFonts w:ascii="Times New Roman" w:hAnsi="Times New Roman" w:cs="Times New Roman"/>
          </w:rPr>
          <w:t xml:space="preserve"> </w:t>
        </w:r>
      </w:ins>
      <w:ins w:id="572" w:author="Benton, Deon" w:date="2026-06-19T00:45:00Z" w16du:dateUtc="2026-06-19T05:45:00Z">
        <w:r w:rsidRPr="00AE60E1">
          <w:rPr>
            <w:rFonts w:ascii="Times New Roman" w:hAnsi="Times New Roman" w:cs="Times New Roman"/>
          </w:rPr>
          <w:t>The specific value</w:t>
        </w:r>
        <w:r>
          <w:rPr>
            <w:rFonts w:ascii="Times New Roman" w:hAnsi="Times New Roman" w:cs="Times New Roman"/>
          </w:rPr>
          <w:t xml:space="preserve"> </w:t>
        </w:r>
        <w:r w:rsidRPr="00AE60E1">
          <w:rPr>
            <w:rFonts w:ascii="Times New Roman" w:hAnsi="Times New Roman" w:cs="Times New Roman"/>
          </w:rPr>
          <w:t>used for the learning rate</w:t>
        </w:r>
        <w:r>
          <w:rPr>
            <w:rFonts w:ascii="Times New Roman" w:hAnsi="Times New Roman" w:cs="Times New Roman"/>
          </w:rPr>
          <w:t>—which, importantly, w</w:t>
        </w:r>
      </w:ins>
      <w:ins w:id="573" w:author="Benton, Deon" w:date="2026-06-19T01:10:00Z" w16du:dateUtc="2026-06-19T06:10:00Z">
        <w:r w:rsidR="00582505">
          <w:rPr>
            <w:rFonts w:ascii="Times New Roman" w:hAnsi="Times New Roman" w:cs="Times New Roman"/>
          </w:rPr>
          <w:t>as</w:t>
        </w:r>
      </w:ins>
      <w:ins w:id="574" w:author="Benton, Deon" w:date="2026-06-19T00:45:00Z" w16du:dateUtc="2026-06-19T05:45:00Z">
        <w:r>
          <w:rPr>
            <w:rFonts w:ascii="Times New Roman" w:hAnsi="Times New Roman" w:cs="Times New Roman"/>
          </w:rPr>
          <w:t xml:space="preserve"> distinct from t</w:t>
        </w:r>
      </w:ins>
      <w:ins w:id="575" w:author="Benton, Deon" w:date="2026-06-19T01:10:00Z" w16du:dateUtc="2026-06-19T06:10:00Z">
        <w:r w:rsidR="00722972">
          <w:rPr>
            <w:rFonts w:ascii="Times New Roman" w:hAnsi="Times New Roman" w:cs="Times New Roman"/>
          </w:rPr>
          <w:t>hat</w:t>
        </w:r>
      </w:ins>
      <w:ins w:id="576" w:author="Benton, Deon" w:date="2026-06-19T00:45:00Z" w16du:dateUtc="2026-06-19T05:45:00Z">
        <w:r>
          <w:rPr>
            <w:rFonts w:ascii="Times New Roman" w:hAnsi="Times New Roman" w:cs="Times New Roman"/>
          </w:rPr>
          <w:t xml:space="preserve"> used to simulate development</w:t>
        </w:r>
      </w:ins>
      <w:ins w:id="577" w:author="Benton, Deon" w:date="2026-06-19T01:11:00Z" w16du:dateUtc="2026-06-19T06:11:00Z">
        <w:r w:rsidR="00F961C8">
          <w:rPr>
            <w:rFonts w:ascii="Times New Roman" w:hAnsi="Times New Roman" w:cs="Times New Roman"/>
          </w:rPr>
          <w:t>al</w:t>
        </w:r>
      </w:ins>
      <w:ins w:id="578" w:author="Benton, Deon" w:date="2026-06-19T00:45:00Z" w16du:dateUtc="2026-06-19T05:45:00Z">
        <w:r>
          <w:rPr>
            <w:rFonts w:ascii="Times New Roman" w:hAnsi="Times New Roman" w:cs="Times New Roman"/>
          </w:rPr>
          <w:t xml:space="preserve"> age (see below)—</w:t>
        </w:r>
        <w:r w:rsidRPr="00AE60E1">
          <w:rPr>
            <w:rFonts w:ascii="Times New Roman" w:hAnsi="Times New Roman" w:cs="Times New Roman"/>
          </w:rPr>
          <w:t>was 1×10</w:t>
        </w:r>
        <w:r w:rsidRPr="00AE60E1">
          <w:rPr>
            <w:rFonts w:ascii="Times New Roman" w:hAnsi="Times New Roman" w:cs="Times New Roman"/>
            <w:vertAlign w:val="superscript"/>
          </w:rPr>
          <w:t>-4</w:t>
        </w:r>
        <w:r w:rsidRPr="00AE60E1">
          <w:rPr>
            <w:rFonts w:ascii="Times New Roman" w:hAnsi="Times New Roman" w:cs="Times New Roman"/>
          </w:rPr>
          <w:t>; the value used for the weight decay was 0.1.</w:t>
        </w:r>
      </w:ins>
      <w:ins w:id="579" w:author="Benton, Deon" w:date="2026-06-19T00:54:00Z" w16du:dateUtc="2026-06-19T05:54:00Z">
        <w:r w:rsidR="00F43505">
          <w:rPr>
            <w:rFonts w:ascii="Times New Roman" w:hAnsi="Times New Roman" w:cs="Times New Roman"/>
          </w:rPr>
          <w:t xml:space="preserve"> As mentioned above, this manipulation did not apply to ALIAS-2.</w:t>
        </w:r>
      </w:ins>
      <w:ins w:id="580" w:author="Benton, Deon" w:date="2026-06-19T00:45:00Z" w16du:dateUtc="2026-06-19T05:45:00Z">
        <w:r w:rsidRPr="00AE60E1">
          <w:rPr>
            <w:rFonts w:ascii="Times New Roman" w:hAnsi="Times New Roman" w:cs="Times New Roman"/>
          </w:rPr>
          <w:t xml:space="preserve"> These values were kept constant across all simulations.</w:t>
        </w:r>
      </w:ins>
      <w:r w:rsidR="00A71A04">
        <w:rPr>
          <w:rFonts w:ascii="Times New Roman" w:hAnsi="Times New Roman" w:cs="Times New Roman"/>
        </w:rPr>
        <w:t xml:space="preserve"> </w:t>
      </w:r>
      <w:ins w:id="581" w:author="Benton, Deon" w:date="2026-06-19T00:47:00Z" w16du:dateUtc="2026-06-19T05:47:00Z">
        <w:r w:rsidR="00A71A04">
          <w:rPr>
            <w:rFonts w:ascii="Times New Roman" w:hAnsi="Times New Roman" w:cs="Times New Roman"/>
          </w:rPr>
          <w:t>This way of implementing salience</w:t>
        </w:r>
        <w:r w:rsidR="00A71A04" w:rsidRPr="00AE60E1">
          <w:rPr>
            <w:rFonts w:ascii="Times New Roman" w:hAnsi="Times New Roman" w:cs="Times New Roman"/>
          </w:rPr>
          <w:t xml:space="preserve"> aligns with past </w:t>
        </w:r>
        <w:r w:rsidR="00A71A04" w:rsidRPr="00AE60E1">
          <w:rPr>
            <w:rFonts w:ascii="Times New Roman" w:hAnsi="Times New Roman" w:cs="Times New Roman"/>
          </w:rPr>
          <w:lastRenderedPageBreak/>
          <w:t>connectionist modeling work (e.g., Benton, 202</w:t>
        </w:r>
      </w:ins>
      <w:ins w:id="582" w:author="Benton, Deon" w:date="2026-06-19T00:53:00Z" w16du:dateUtc="2026-06-19T05:53:00Z">
        <w:r w:rsidR="00A71A04">
          <w:rPr>
            <w:rFonts w:ascii="Times New Roman" w:hAnsi="Times New Roman" w:cs="Times New Roman"/>
          </w:rPr>
          <w:t>5</w:t>
        </w:r>
      </w:ins>
      <w:ins w:id="583" w:author="Benton, Deon" w:date="2026-06-19T00:47:00Z" w16du:dateUtc="2026-06-19T05:47:00Z">
        <w:r w:rsidR="00A71A04" w:rsidRPr="00AE60E1">
          <w:rPr>
            <w:rFonts w:ascii="Times New Roman" w:hAnsi="Times New Roman" w:cs="Times New Roman"/>
          </w:rPr>
          <w:t>).</w:t>
        </w:r>
      </w:ins>
      <w:r w:rsidR="00A71A04">
        <w:rPr>
          <w:rFonts w:ascii="Times New Roman" w:hAnsi="Times New Roman" w:cs="Times New Roman"/>
        </w:rPr>
        <w:t xml:space="preserve"> Additional simulations—reported in the Supplementary Materials—indicated that the</w:t>
      </w:r>
      <w:ins w:id="584" w:author="Benton, Deon" w:date="2026-06-19T00:46:00Z" w16du:dateUtc="2026-06-19T05:46:00Z">
        <w:r w:rsidR="00032512">
          <w:rPr>
            <w:rFonts w:ascii="Times New Roman" w:hAnsi="Times New Roman" w:cs="Times New Roman"/>
          </w:rPr>
          <w:t xml:space="preserve"> present results were robust to specific values</w:t>
        </w:r>
      </w:ins>
      <w:r w:rsidR="00A71A04">
        <w:rPr>
          <w:rFonts w:ascii="Times New Roman" w:hAnsi="Times New Roman" w:cs="Times New Roman"/>
        </w:rPr>
        <w:t xml:space="preserve"> of the age-</w:t>
      </w:r>
      <w:r w:rsidR="002B5706">
        <w:rPr>
          <w:rFonts w:ascii="Times New Roman" w:hAnsi="Times New Roman" w:cs="Times New Roman"/>
        </w:rPr>
        <w:t xml:space="preserve"> and salience-based learning rates as well as the salience-based weight decay. </w:t>
      </w:r>
    </w:p>
    <w:p w14:paraId="4CBB442E" w14:textId="078F2C50" w:rsidR="00032512" w:rsidRPr="006040A0" w:rsidRDefault="00032512" w:rsidP="003D22A7">
      <w:pPr>
        <w:spacing w:line="480" w:lineRule="auto"/>
        <w:ind w:firstLine="720"/>
        <w:contextualSpacing/>
        <w:rPr>
          <w:ins w:id="585" w:author="Benton, Deon" w:date="2026-06-19T00:30:00Z" w16du:dateUtc="2026-06-19T05:30:00Z"/>
          <w:rFonts w:ascii="Times New Roman" w:hAnsi="Times New Roman" w:cs="Times New Roman"/>
        </w:rPr>
      </w:pPr>
      <w:ins w:id="586" w:author="Benton, Deon" w:date="2026-06-19T00:49:00Z" w16du:dateUtc="2026-06-19T05:49:00Z">
        <w:r>
          <w:rPr>
            <w:rFonts w:ascii="Times New Roman" w:hAnsi="Times New Roman" w:cs="Times New Roman"/>
          </w:rPr>
          <w:t xml:space="preserve">A second </w:t>
        </w:r>
      </w:ins>
      <w:r w:rsidR="003F6D39">
        <w:rPr>
          <w:rFonts w:ascii="Times New Roman" w:hAnsi="Times New Roman" w:cs="Times New Roman"/>
        </w:rPr>
        <w:t>instantiated assumption</w:t>
      </w:r>
      <w:ins w:id="587" w:author="Benton, Deon" w:date="2026-06-19T00:48:00Z" w16du:dateUtc="2026-06-19T05:48:00Z">
        <w:r w:rsidRPr="00032512">
          <w:rPr>
            <w:rFonts w:ascii="Times New Roman" w:hAnsi="Times New Roman" w:cs="Times New Roman"/>
          </w:rPr>
          <w:t xml:space="preserve"> was that arced trajectories clear obstacles by relatively small margins. This assumption was implemented by </w:t>
        </w:r>
      </w:ins>
      <w:ins w:id="588" w:author="Benton, Deon" w:date="2026-06-19T00:50:00Z" w16du:dateUtc="2026-06-19T05:50:00Z">
        <w:r>
          <w:rPr>
            <w:rFonts w:ascii="Times New Roman" w:hAnsi="Times New Roman" w:cs="Times New Roman"/>
          </w:rPr>
          <w:t xml:space="preserve">clamping the state </w:t>
        </w:r>
      </w:ins>
      <w:ins w:id="589" w:author="Benton, Deon" w:date="2026-06-19T00:51:00Z" w16du:dateUtc="2026-06-19T05:51:00Z">
        <w:r>
          <w:rPr>
            <w:rFonts w:ascii="Times New Roman" w:hAnsi="Times New Roman" w:cs="Times New Roman"/>
          </w:rPr>
          <w:t>of</w:t>
        </w:r>
      </w:ins>
      <w:ins w:id="590" w:author="Benton, Deon" w:date="2026-06-19T00:48:00Z" w16du:dateUtc="2026-06-19T05:48:00Z">
        <w:r w:rsidRPr="00032512">
          <w:rPr>
            <w:rFonts w:ascii="Times New Roman" w:hAnsi="Times New Roman" w:cs="Times New Roman"/>
          </w:rPr>
          <w:t xml:space="preserve"> the Small Vertical Separation unit </w:t>
        </w:r>
      </w:ins>
      <w:r w:rsidR="00B22604">
        <w:rPr>
          <w:rFonts w:ascii="Times New Roman" w:hAnsi="Times New Roman" w:cs="Times New Roman"/>
        </w:rPr>
        <w:t>for constrained action events</w:t>
      </w:r>
      <w:ins w:id="591" w:author="Benton, Deon" w:date="2026-06-19T00:51:00Z" w16du:dateUtc="2026-06-19T05:51:00Z">
        <w:r>
          <w:rPr>
            <w:rFonts w:ascii="Times New Roman" w:hAnsi="Times New Roman" w:cs="Times New Roman"/>
          </w:rPr>
          <w:t xml:space="preserve"> during pretraining. </w:t>
        </w:r>
      </w:ins>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79E2CFEB" w:rsidR="00524642" w:rsidRDefault="00524642" w:rsidP="00D86763">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r w:rsidR="00D86763" w:rsidRPr="00D86763">
        <w:rPr>
          <w:rFonts w:ascii="Times New Roman" w:hAnsi="Times New Roman" w:cs="Times New Roman"/>
          <w:b/>
          <w:bCs/>
        </w:rPr>
        <w:t>Selective longer looking to inefficient actions.</w:t>
      </w:r>
    </w:p>
    <w:p w14:paraId="5F0C4689" w14:textId="2775445C" w:rsidR="007A330E" w:rsidRDefault="007C234D" w:rsidP="006040A0">
      <w:pPr>
        <w:spacing w:line="480" w:lineRule="auto"/>
        <w:ind w:firstLine="720"/>
        <w:contextualSpacing/>
        <w:rPr>
          <w:rFonts w:ascii="Times New Roman" w:hAnsi="Times New Roman" w:cs="Times New Roman"/>
        </w:rPr>
      </w:pPr>
      <w:r w:rsidRPr="007C234D">
        <w:rPr>
          <w:rFonts w:ascii="Times New Roman" w:hAnsi="Times New Roman" w:cs="Times New Roman"/>
        </w:rPr>
        <w:t xml:space="preserve">Simulation 1a modeled the first target finding: </w:t>
      </w:r>
      <w:r w:rsidR="005E3C5D">
        <w:rPr>
          <w:rFonts w:ascii="Times New Roman" w:hAnsi="Times New Roman" w:cs="Times New Roman"/>
        </w:rPr>
        <w:t xml:space="preserve">Infants </w:t>
      </w:r>
      <w:r w:rsidRPr="007C234D">
        <w:rPr>
          <w:rFonts w:ascii="Times New Roman" w:hAnsi="Times New Roman" w:cs="Times New Roman"/>
        </w:rPr>
        <w:t>look longer at a barrierless curved test event than at a barrierless straight-path event</w:t>
      </w:r>
      <w:r w:rsidR="005E3C5D">
        <w:rPr>
          <w:rFonts w:ascii="Times New Roman" w:hAnsi="Times New Roman" w:cs="Times New Roman"/>
        </w:rPr>
        <w:t xml:space="preserve"> following habituation to a constrained event. </w:t>
      </w:r>
      <w:r w:rsidR="004F5E4E">
        <w:rPr>
          <w:rFonts w:ascii="Times New Roman" w:hAnsi="Times New Roman" w:cs="Times New Roman"/>
        </w:rPr>
        <w:t>ALIAS performance was</w:t>
      </w:r>
      <w:r w:rsidRPr="007C234D">
        <w:rPr>
          <w:rFonts w:ascii="Times New Roman" w:hAnsi="Times New Roman" w:cs="Times New Roman"/>
        </w:rPr>
        <w:t xml:space="preserve"> compared to that of </w:t>
      </w:r>
      <w:ins w:id="592" w:author="Benton, Deon" w:date="2026-06-13T22:23:00Z" w16du:dateUtc="2026-06-14T03:23:00Z">
        <w:r w:rsidR="006A6503">
          <w:rPr>
            <w:rFonts w:ascii="Times New Roman" w:hAnsi="Times New Roman" w:cs="Times New Roman"/>
          </w:rPr>
          <w:t>VOM10</w:t>
        </w:r>
      </w:ins>
      <w:r w:rsidRPr="007C234D">
        <w:rPr>
          <w:rFonts w:ascii="Times New Roman" w:hAnsi="Times New Roman" w:cs="Times New Roman"/>
        </w:rPr>
        <w:t xml:space="preserve">, </w:t>
      </w:r>
      <w:ins w:id="593" w:author="Benton, Deon" w:date="2026-06-13T22:23:00Z" w16du:dateUtc="2026-06-14T03:23:00Z">
        <w:r w:rsidR="006A6503">
          <w:rPr>
            <w:rFonts w:ascii="Times New Roman" w:hAnsi="Times New Roman" w:cs="Times New Roman"/>
          </w:rPr>
          <w:t>VOM10</w:t>
        </w:r>
      </w:ins>
      <w:r w:rsidRPr="007C234D">
        <w:rPr>
          <w:rFonts w:ascii="Times New Roman" w:hAnsi="Times New Roman" w:cs="Times New Roman"/>
        </w:rPr>
        <w:t>-2, and ALIAS-2.</w:t>
      </w:r>
      <w:r w:rsidR="007A330E">
        <w:rPr>
          <w:rFonts w:ascii="Times New Roman" w:hAnsi="Times New Roman" w:cs="Times New Roman"/>
        </w:rPr>
        <w:t xml:space="preserve"> </w:t>
      </w:r>
      <w:r w:rsidR="00555070">
        <w:rPr>
          <w:rFonts w:ascii="Times New Roman" w:hAnsi="Times New Roman" w:cs="Times New Roman"/>
        </w:rPr>
        <w:t>All</w:t>
      </w:r>
      <w:r w:rsidR="007A330E">
        <w:rPr>
          <w:rFonts w:ascii="Times New Roman" w:hAnsi="Times New Roman" w:cs="Times New Roman"/>
        </w:rPr>
        <w:t xml:space="preserve"> networks </w:t>
      </w:r>
      <w:r w:rsidR="00524642">
        <w:rPr>
          <w:rFonts w:ascii="Times New Roman" w:hAnsi="Times New Roman" w:cs="Times New Roman"/>
        </w:rPr>
        <w:t xml:space="preserve">were assigned either to the Experimental </w:t>
      </w:r>
      <w:r w:rsidR="00555070">
        <w:rPr>
          <w:rFonts w:ascii="Times New Roman" w:hAnsi="Times New Roman" w:cs="Times New Roman"/>
        </w:rPr>
        <w:t>(</w:t>
      </w:r>
      <w:r w:rsidR="00555070">
        <w:rPr>
          <w:rFonts w:ascii="Times New Roman" w:hAnsi="Times New Roman" w:cs="Times New Roman"/>
          <w:i/>
          <w:iCs/>
        </w:rPr>
        <w:t xml:space="preserve">N </w:t>
      </w:r>
      <w:r w:rsidR="00555070">
        <w:rPr>
          <w:rFonts w:ascii="Times New Roman" w:hAnsi="Times New Roman" w:cs="Times New Roman"/>
        </w:rPr>
        <w:t>= 20) or</w:t>
      </w:r>
      <w:r w:rsidR="00524642">
        <w:rPr>
          <w:rFonts w:ascii="Times New Roman" w:hAnsi="Times New Roman" w:cs="Times New Roman"/>
        </w:rPr>
        <w:t xml:space="preserve"> Control </w:t>
      </w:r>
      <w:r w:rsidR="00555070">
        <w:rPr>
          <w:rFonts w:ascii="Times New Roman" w:hAnsi="Times New Roman" w:cs="Times New Roman"/>
        </w:rPr>
        <w:t>(</w:t>
      </w:r>
      <w:r w:rsidR="00555070">
        <w:rPr>
          <w:rFonts w:ascii="Times New Roman" w:hAnsi="Times New Roman" w:cs="Times New Roman"/>
          <w:i/>
          <w:iCs/>
        </w:rPr>
        <w:t xml:space="preserve">N </w:t>
      </w:r>
      <w:r w:rsidR="00555070">
        <w:rPr>
          <w:rFonts w:ascii="Times New Roman" w:hAnsi="Times New Roman" w:cs="Times New Roman"/>
        </w:rPr>
        <w:t xml:space="preserve">= 20) </w:t>
      </w:r>
      <w:r w:rsidR="00524642">
        <w:rPr>
          <w:rFonts w:ascii="Times New Roman" w:hAnsi="Times New Roman" w:cs="Times New Roman"/>
        </w:rPr>
        <w:t>condition</w:t>
      </w:r>
      <w:r w:rsidR="00F62A90">
        <w:rPr>
          <w:rFonts w:ascii="Times New Roman" w:hAnsi="Times New Roman" w:cs="Times New Roman"/>
        </w:rPr>
        <w:t xml:space="preserve">. </w:t>
      </w:r>
      <w:r w:rsidR="00524642">
        <w:rPr>
          <w:rFonts w:ascii="Times New Roman" w:hAnsi="Times New Roman" w:cs="Times New Roman"/>
        </w:rPr>
        <w:t xml:space="preserve"> </w:t>
      </w:r>
      <w:r w:rsidR="00555070">
        <w:rPr>
          <w:rFonts w:ascii="Times New Roman" w:hAnsi="Times New Roman" w:cs="Times New Roman"/>
        </w:rPr>
        <w:t>For ALIAS and ALIAS-2</w:t>
      </w:r>
      <w:ins w:id="594" w:author="Benton, Deon" w:date="2026-06-19T00:37:00Z" w16du:dateUtc="2026-06-19T05:37:00Z">
        <w:r w:rsidR="006040A0">
          <w:rPr>
            <w:rFonts w:ascii="Times New Roman" w:hAnsi="Times New Roman" w:cs="Times New Roman"/>
          </w:rPr>
          <w:t xml:space="preserve"> and across simulations, </w:t>
        </w:r>
      </w:ins>
      <w:ins w:id="595" w:author="Benton, Deon" w:date="2026-06-19T00:33:00Z" w16du:dateUtc="2026-06-19T05:33:00Z">
        <w:r w:rsidR="003D22A7">
          <w:rPr>
            <w:rFonts w:ascii="Times New Roman" w:hAnsi="Times New Roman" w:cs="Times New Roman"/>
          </w:rPr>
          <w:t>the habituation phase</w:t>
        </w:r>
      </w:ins>
      <w:ins w:id="596" w:author="Benton, Deon" w:date="2026-06-19T00:36:00Z" w16du:dateUtc="2026-06-19T05:36:00Z">
        <w:r w:rsidR="006040A0">
          <w:rPr>
            <w:rFonts w:ascii="Times New Roman" w:hAnsi="Times New Roman" w:cs="Times New Roman"/>
          </w:rPr>
          <w:t xml:space="preserve"> lasted between 8 and 12 epochs in increments of 1</w:t>
        </w:r>
      </w:ins>
      <w:ins w:id="597" w:author="Benton, Deon" w:date="2026-06-19T00:37:00Z" w16du:dateUtc="2026-06-19T05:37:00Z">
        <w:r w:rsidR="006040A0">
          <w:rPr>
            <w:rFonts w:ascii="Times New Roman" w:hAnsi="Times New Roman" w:cs="Times New Roman"/>
          </w:rPr>
          <w:t xml:space="preserve">. Different numbers were used to ensure that the present results were robust to </w:t>
        </w:r>
      </w:ins>
      <w:ins w:id="598" w:author="Benton, Deon" w:date="2026-06-19T00:38:00Z" w16du:dateUtc="2026-06-19T05:38:00Z">
        <w:r w:rsidR="006040A0">
          <w:rPr>
            <w:rFonts w:ascii="Times New Roman" w:hAnsi="Times New Roman" w:cs="Times New Roman"/>
          </w:rPr>
          <w:t>variation in this</w:t>
        </w:r>
      </w:ins>
      <w:ins w:id="599" w:author="Benton, Deon" w:date="2026-06-19T00:37:00Z" w16du:dateUtc="2026-06-19T05:37:00Z">
        <w:r w:rsidR="006040A0">
          <w:rPr>
            <w:rFonts w:ascii="Times New Roman" w:hAnsi="Times New Roman" w:cs="Times New Roman"/>
          </w:rPr>
          <w:t xml:space="preserve"> parameter</w:t>
        </w:r>
      </w:ins>
      <w:ins w:id="600" w:author="Benton, Deon" w:date="2026-06-19T00:33:00Z" w16du:dateUtc="2026-06-19T05:33:00Z">
        <w:r w:rsidR="003D22A7">
          <w:rPr>
            <w:rFonts w:ascii="Times New Roman" w:hAnsi="Times New Roman" w:cs="Times New Roman"/>
          </w:rPr>
          <w:t xml:space="preserve">. </w:t>
        </w:r>
      </w:ins>
      <w:ins w:id="601" w:author="Benton, Deon" w:date="2026-06-19T00:34:00Z" w16du:dateUtc="2026-06-19T05:34:00Z">
        <w:r w:rsidR="003D22A7">
          <w:rPr>
            <w:rFonts w:ascii="Times New Roman" w:hAnsi="Times New Roman" w:cs="Times New Roman"/>
          </w:rPr>
          <w:t>In each condition, 20</w:t>
        </w:r>
      </w:ins>
      <w:ins w:id="602" w:author="Benton, Deon" w:date="2026-06-19T00:33:00Z" w16du:dateUtc="2026-06-19T05:33:00Z">
        <w:r w:rsidR="003D22A7">
          <w:rPr>
            <w:rFonts w:ascii="Times New Roman" w:hAnsi="Times New Roman" w:cs="Times New Roman"/>
          </w:rPr>
          <w:t xml:space="preserve"> </w:t>
        </w:r>
      </w:ins>
      <w:r w:rsidR="00F62A90">
        <w:rPr>
          <w:rFonts w:ascii="Times New Roman" w:hAnsi="Times New Roman" w:cs="Times New Roman"/>
        </w:rPr>
        <w:t xml:space="preserve">networks were tested </w:t>
      </w:r>
      <w:r w:rsidR="006C7DCD">
        <w:rPr>
          <w:rFonts w:ascii="Times New Roman" w:hAnsi="Times New Roman" w:cs="Times New Roman"/>
        </w:rPr>
        <w:t xml:space="preserve">at each of </w:t>
      </w:r>
      <w:ins w:id="603" w:author="Benton, Deon" w:date="2026-06-19T00:34:00Z" w16du:dateUtc="2026-06-19T05:34:00Z">
        <w:r w:rsidR="003D22A7">
          <w:rPr>
            <w:rFonts w:ascii="Times New Roman" w:hAnsi="Times New Roman" w:cs="Times New Roman"/>
          </w:rPr>
          <w:t xml:space="preserve">the </w:t>
        </w:r>
      </w:ins>
      <w:r w:rsidR="006C7DCD">
        <w:rPr>
          <w:rFonts w:ascii="Times New Roman" w:hAnsi="Times New Roman" w:cs="Times New Roman"/>
        </w:rPr>
        <w:t>five epochs</w:t>
      </w:r>
      <w:r w:rsidR="009D73B4">
        <w:rPr>
          <w:rFonts w:ascii="Times New Roman" w:hAnsi="Times New Roman" w:cs="Times New Roman"/>
        </w:rPr>
        <w:t>, yielding a total of 200 networks per model variant</w:t>
      </w:r>
      <w:ins w:id="604" w:author="Benton, Deon" w:date="2026-06-19T00:38:00Z" w16du:dateUtc="2026-06-19T05:38:00Z">
        <w:r w:rsidR="006040A0">
          <w:rPr>
            <w:rFonts w:ascii="Times New Roman" w:hAnsi="Times New Roman" w:cs="Times New Roman"/>
          </w:rPr>
          <w:t xml:space="preserve">. </w:t>
        </w:r>
      </w:ins>
      <w:r w:rsidR="003B095B">
        <w:rPr>
          <w:rFonts w:ascii="Times New Roman" w:hAnsi="Times New Roman" w:cs="Times New Roman"/>
        </w:rPr>
        <w:t>Networks were 12-month-olds (900 pretraining epochs, learning rate of 0.1, and 50 hidden units).</w:t>
      </w:r>
    </w:p>
    <w:p w14:paraId="5DAC01E5" w14:textId="6CFF0234" w:rsidR="00BC196F" w:rsidRDefault="001F49EB"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3D401B" w:rsidRPr="003D401B">
        <w:rPr>
          <w:rFonts w:ascii="Times New Roman" w:hAnsi="Times New Roman" w:cs="Times New Roman"/>
        </w:rPr>
        <w:t>The habituation event used in the Experimental condition closely resembled the Arced Path pretraining event with two modifications. First, novel objects</w:t>
      </w:r>
      <w:ins w:id="605" w:author="Benton, Deon" w:date="2026-06-19T00:39:00Z" w16du:dateUtc="2026-06-19T05:39:00Z">
        <w:r w:rsidR="006040A0">
          <w:rPr>
            <w:rFonts w:ascii="Times New Roman" w:hAnsi="Times New Roman" w:cs="Times New Roman"/>
          </w:rPr>
          <w:t xml:space="preserve"> with animate-typical features</w:t>
        </w:r>
      </w:ins>
      <w:r w:rsidR="003D401B" w:rsidRPr="003D401B">
        <w:rPr>
          <w:rFonts w:ascii="Times New Roman" w:hAnsi="Times New Roman" w:cs="Times New Roman"/>
        </w:rPr>
        <w:t xml:space="preserve"> were used. Second, a higher obstacle and curved trajectory were used than during pretraining. Networks were tested on barrierless straight and curved events</w:t>
      </w:r>
      <w:r w:rsidR="00672195">
        <w:rPr>
          <w:rFonts w:ascii="Times New Roman" w:hAnsi="Times New Roman" w:cs="Times New Roman"/>
        </w:rPr>
        <w:t>; the former</w:t>
      </w:r>
      <w:r w:rsidR="003D401B" w:rsidRPr="003D401B">
        <w:rPr>
          <w:rFonts w:ascii="Times New Roman" w:hAnsi="Times New Roman" w:cs="Times New Roman"/>
        </w:rPr>
        <w:t xml:space="preserve"> corresponded to the Efficient test event</w:t>
      </w:r>
      <w:r w:rsidR="003D401B">
        <w:rPr>
          <w:rFonts w:ascii="Times New Roman" w:hAnsi="Times New Roman" w:cs="Times New Roman"/>
        </w:rPr>
        <w:t>;</w:t>
      </w:r>
      <w:r w:rsidR="003D401B" w:rsidRPr="003D401B">
        <w:rPr>
          <w:rFonts w:ascii="Times New Roman" w:hAnsi="Times New Roman" w:cs="Times New Roman"/>
        </w:rPr>
        <w:t xml:space="preserve"> </w:t>
      </w:r>
      <w:r w:rsidR="00672195">
        <w:rPr>
          <w:rFonts w:ascii="Times New Roman" w:hAnsi="Times New Roman" w:cs="Times New Roman"/>
        </w:rPr>
        <w:t xml:space="preserve">the latter, </w:t>
      </w:r>
      <w:r w:rsidR="003D401B" w:rsidRPr="003D401B">
        <w:rPr>
          <w:rFonts w:ascii="Times New Roman" w:hAnsi="Times New Roman" w:cs="Times New Roman"/>
        </w:rPr>
        <w:t>to the Inefficient test event.</w:t>
      </w:r>
    </w:p>
    <w:p w14:paraId="4AEA4692" w14:textId="77777777" w:rsidR="00C0405C" w:rsidRDefault="00C0405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9F50EB" w14:textId="6F9AF82C" w:rsidR="00660433" w:rsidRPr="003428D1"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lastRenderedPageBreak/>
        <w:t>Results</w:t>
      </w:r>
      <w:r w:rsidR="00661DFC">
        <w:rPr>
          <w:rFonts w:ascii="Times New Roman" w:hAnsi="Times New Roman" w:cs="Times New Roman"/>
          <w:b/>
          <w:bCs/>
        </w:rPr>
        <w:t xml:space="preserve"> and Discussion </w:t>
      </w: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3"/>
        <w:gridCol w:w="5883"/>
      </w:tblGrid>
      <w:tr w:rsidR="00B64108" w14:paraId="45C4A25B" w14:textId="77777777" w:rsidTr="00A8343B">
        <w:trPr>
          <w:trHeight w:val="3596"/>
        </w:trPr>
        <w:tc>
          <w:tcPr>
            <w:tcW w:w="5671" w:type="dxa"/>
          </w:tcPr>
          <w:p w14:paraId="4CE13738" w14:textId="734D014A" w:rsidR="00A8343B" w:rsidRDefault="009D6884"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C375909" wp14:editId="7C2DE96D">
                  <wp:extent cx="3529013" cy="2171700"/>
                  <wp:effectExtent l="0" t="0" r="0" b="0"/>
                  <wp:docPr id="1418502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2429" name="Picture 141850242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51664" cy="2185639"/>
                          </a:xfrm>
                          <a:prstGeom prst="rect">
                            <a:avLst/>
                          </a:prstGeom>
                        </pic:spPr>
                      </pic:pic>
                    </a:graphicData>
                  </a:graphic>
                </wp:inline>
              </w:drawing>
            </w:r>
          </w:p>
        </w:tc>
        <w:tc>
          <w:tcPr>
            <w:tcW w:w="5985" w:type="dxa"/>
          </w:tcPr>
          <w:p w14:paraId="77104219" w14:textId="70F048DE" w:rsidR="00A8343B" w:rsidRDefault="009D6884"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D286894" wp14:editId="3CF7741A">
                  <wp:extent cx="3565537" cy="2181225"/>
                  <wp:effectExtent l="0" t="0" r="0" b="0"/>
                  <wp:docPr id="1563380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0420" name="Picture 156338042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01381" cy="2203153"/>
                          </a:xfrm>
                          <a:prstGeom prst="rect">
                            <a:avLst/>
                          </a:prstGeom>
                        </pic:spPr>
                      </pic:pic>
                    </a:graphicData>
                  </a:graphic>
                </wp:inline>
              </w:drawing>
            </w:r>
          </w:p>
        </w:tc>
      </w:tr>
    </w:tbl>
    <w:p w14:paraId="623344EC" w14:textId="051416C2"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6</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w:t>
      </w:r>
      <w:r w:rsidR="00D63B57"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(Left)</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N</w:t>
      </w:r>
      <w:r w:rsidR="00D63B57" w:rsidRPr="00D63B57">
        <w:rPr>
          <w:rFonts w:ascii="Times New Roman" w:hAnsi="Times New Roman" w:cs="Times New Roman"/>
          <w:i w:val="0"/>
          <w:iCs w:val="0"/>
          <w:color w:val="000000" w:themeColor="text1"/>
          <w:sz w:val="24"/>
          <w:szCs w:val="24"/>
        </w:rPr>
        <w:t>etwork error collapsed across habituation lengths</w:t>
      </w:r>
      <w:r w:rsidR="00D63B57">
        <w:rPr>
          <w:rFonts w:ascii="Times New Roman" w:hAnsi="Times New Roman" w:cs="Times New Roman"/>
          <w:i w:val="0"/>
          <w:iCs w:val="0"/>
          <w:color w:val="000000" w:themeColor="text1"/>
          <w:sz w:val="24"/>
          <w:szCs w:val="24"/>
        </w:rPr>
        <w:t>. (Right) Error</w:t>
      </w:r>
      <w:r w:rsidR="00D63B57" w:rsidRPr="00D63B57">
        <w:rPr>
          <w:rFonts w:ascii="Times New Roman" w:hAnsi="Times New Roman" w:cs="Times New Roman"/>
          <w:i w:val="0"/>
          <w:iCs w:val="0"/>
          <w:color w:val="000000" w:themeColor="text1"/>
          <w:sz w:val="24"/>
          <w:szCs w:val="24"/>
        </w:rPr>
        <w:t xml:space="preserve"> as a function of habituation length. Data shown were generated by ALIAS.</w:t>
      </w:r>
      <w:r w:rsidR="00D63B57">
        <w:rPr>
          <w:rFonts w:ascii="Times New Roman" w:hAnsi="Times New Roman" w:cs="Times New Roman"/>
          <w:i w:val="0"/>
          <w:iCs w:val="0"/>
          <w:color w:val="000000" w:themeColor="text1"/>
          <w:sz w:val="24"/>
          <w:szCs w:val="24"/>
        </w:rPr>
        <w:t xml:space="preserve"> </w:t>
      </w:r>
    </w:p>
    <w:p w14:paraId="328D1202" w14:textId="77777777" w:rsidR="007942CC"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p>
    <w:p w14:paraId="0B661446" w14:textId="0B851F88" w:rsidR="00DA2268"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 xml:space="preserve">Figure </w:t>
      </w:r>
      <w:r w:rsidR="009C1D00">
        <w:rPr>
          <w:rFonts w:ascii="Times New Roman" w:hAnsi="Times New Roman" w:cs="Times New Roman"/>
        </w:rPr>
        <w:t>6</w:t>
      </w:r>
      <w:r>
        <w:rPr>
          <w:rFonts w:ascii="Times New Roman" w:hAnsi="Times New Roman" w:cs="Times New Roman"/>
        </w:rPr>
        <w:t xml:space="preserve"> shows </w:t>
      </w:r>
      <w:r w:rsidR="009C1D00">
        <w:rPr>
          <w:rFonts w:ascii="Times New Roman" w:hAnsi="Times New Roman" w:cs="Times New Roman"/>
        </w:rPr>
        <w:t>error data for</w:t>
      </w:r>
      <w:r>
        <w:rPr>
          <w:rFonts w:ascii="Times New Roman" w:hAnsi="Times New Roman" w:cs="Times New Roman"/>
        </w:rPr>
        <w:t xml:space="preserve"> ALIAS overall (</w:t>
      </w:r>
      <w:r w:rsidR="009C1D00">
        <w:rPr>
          <w:rFonts w:ascii="Times New Roman" w:hAnsi="Times New Roman" w:cs="Times New Roman"/>
        </w:rPr>
        <w:t>left</w:t>
      </w:r>
      <w:r>
        <w:rPr>
          <w:rFonts w:ascii="Times New Roman" w:hAnsi="Times New Roman" w:cs="Times New Roman"/>
        </w:rPr>
        <w:t>) and for different amounts of habituation</w:t>
      </w:r>
      <w:r w:rsidR="009C1D00">
        <w:rPr>
          <w:rFonts w:ascii="Times New Roman" w:hAnsi="Times New Roman" w:cs="Times New Roman"/>
        </w:rPr>
        <w:t xml:space="preserve"> (right)</w:t>
      </w:r>
      <w:r>
        <w:rPr>
          <w:rFonts w:ascii="Times New Roman" w:hAnsi="Times New Roman" w:cs="Times New Roman"/>
        </w:rPr>
        <w:t xml:space="preserve">. </w:t>
      </w:r>
      <w:r w:rsidR="00DF0A8B">
        <w:rPr>
          <w:rFonts w:ascii="Times New Roman" w:hAnsi="Times New Roman" w:cs="Times New Roman"/>
        </w:rPr>
        <w:t>As can be seen</w:t>
      </w:r>
      <w:r>
        <w:rPr>
          <w:rStyle w:val="FootnoteReference"/>
          <w:rFonts w:ascii="Times New Roman" w:hAnsi="Times New Roman" w:cs="Times New Roman"/>
        </w:rPr>
        <w:footnoteReference w:id="1"/>
      </w:r>
      <w:r w:rsidR="00DF0A8B">
        <w:rPr>
          <w:rFonts w:ascii="Times New Roman" w:hAnsi="Times New Roman" w:cs="Times New Roman"/>
        </w:rPr>
        <w:t xml:space="preserve">, </w:t>
      </w:r>
      <w:r>
        <w:rPr>
          <w:rFonts w:ascii="Times New Roman" w:hAnsi="Times New Roman" w:cs="Times New Roman"/>
        </w:rPr>
        <w:t>ALIAS successfully reproduced the first target finding</w:t>
      </w:r>
      <w:r w:rsidR="00DF0A8B">
        <w:rPr>
          <w:rFonts w:ascii="Times New Roman" w:hAnsi="Times New Roman" w:cs="Times New Roman"/>
        </w:rPr>
        <w:t>, both overall and across different amounts of habituation</w:t>
      </w:r>
      <w:r>
        <w:rPr>
          <w:rFonts w:ascii="Times New Roman" w:hAnsi="Times New Roman" w:cs="Times New Roman"/>
        </w:rPr>
        <w:t xml:space="preserve">: Networks in the Experimental condition </w:t>
      </w:r>
      <w:r>
        <w:rPr>
          <w:rFonts w:ascii="Times New Roman" w:hAnsi="Times New Roman" w:cs="Times New Roman"/>
        </w:rPr>
        <w:lastRenderedPageBreak/>
        <w:t xml:space="preserve">produced greater error to (i.e., looked longer at) the Inefficient test event than at the Efficient one. </w:t>
      </w:r>
      <w:r w:rsidR="0067518F">
        <w:rPr>
          <w:rFonts w:ascii="Times New Roman" w:hAnsi="Times New Roman" w:cs="Times New Roman"/>
        </w:rPr>
        <w:t>Networks</w:t>
      </w:r>
      <w:r>
        <w:rPr>
          <w:rFonts w:ascii="Times New Roman" w:hAnsi="Times New Roman" w:cs="Times New Roman"/>
        </w:rPr>
        <w:t xml:space="preserve"> in the Control condition </w:t>
      </w:r>
      <w:r w:rsidR="0067518F">
        <w:rPr>
          <w:rFonts w:ascii="Times New Roman" w:hAnsi="Times New Roman" w:cs="Times New Roman"/>
        </w:rPr>
        <w:t>looked equally long at both</w:t>
      </w:r>
      <w:r>
        <w:rPr>
          <w:rFonts w:ascii="Times New Roman" w:hAnsi="Times New Roman" w:cs="Times New Roman"/>
        </w:rPr>
        <w:t xml:space="preserve"> test events. </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7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tblGrid>
      <w:tr w:rsidR="003F56CC" w14:paraId="304D63C4" w14:textId="77777777" w:rsidTr="003F56CC">
        <w:trPr>
          <w:trHeight w:val="4485"/>
        </w:trPr>
        <w:tc>
          <w:tcPr>
            <w:tcW w:w="7451" w:type="dxa"/>
          </w:tcPr>
          <w:p w14:paraId="6B8389E1" w14:textId="01594D57" w:rsidR="003F56CC" w:rsidRDefault="0045041D" w:rsidP="00AC1613">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59F8A213" wp14:editId="4B2E3DEA">
                  <wp:extent cx="4767263" cy="2933700"/>
                  <wp:effectExtent l="0" t="0" r="0" b="0"/>
                  <wp:docPr id="495193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3916" name="Picture 49519391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78540" cy="2940640"/>
                          </a:xfrm>
                          <a:prstGeom prst="rect">
                            <a:avLst/>
                          </a:prstGeom>
                        </pic:spPr>
                      </pic:pic>
                    </a:graphicData>
                  </a:graphic>
                </wp:inline>
              </w:drawing>
            </w:r>
          </w:p>
        </w:tc>
      </w:tr>
    </w:tbl>
    <w:p w14:paraId="084716C5" w14:textId="581AEAD4" w:rsidR="007942CC" w:rsidRDefault="00AC1613" w:rsidP="00647442">
      <w:pPr>
        <w:pStyle w:val="Caption"/>
        <w:rPr>
          <w:rFonts w:ascii="Times New Roman" w:hAnsi="Times New Roman" w:cs="Times New Roman"/>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7</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w:t>
      </w:r>
      <w:r w:rsidR="00647442" w:rsidRPr="00647442">
        <w:rPr>
          <w:rFonts w:ascii="Times New Roman" w:hAnsi="Times New Roman" w:cs="Times New Roman"/>
          <w:i w:val="0"/>
          <w:iCs w:val="0"/>
          <w:color w:val="000000" w:themeColor="text1"/>
          <w:sz w:val="24"/>
          <w:szCs w:val="24"/>
        </w:rPr>
        <w:t>M</w:t>
      </w:r>
      <w:r w:rsidR="0064744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w:t>
      </w:r>
      <w:ins w:id="606" w:author="Benton, Deon" w:date="2026-06-13T22:23:00Z" w16du:dateUtc="2026-06-14T03:23:00Z">
        <w:r w:rsidR="006A6503">
          <w:rPr>
            <w:rFonts w:ascii="Times New Roman" w:hAnsi="Times New Roman" w:cs="Times New Roman"/>
            <w:color w:val="000000" w:themeColor="text1"/>
            <w:sz w:val="24"/>
            <w:szCs w:val="24"/>
          </w:rPr>
          <w:t>VOM10</w:t>
        </w:r>
      </w:ins>
      <w:r w:rsidR="00647442" w:rsidRPr="00647442">
        <w:rPr>
          <w:rFonts w:ascii="Times New Roman" w:hAnsi="Times New Roman" w:cs="Times New Roman"/>
          <w:color w:val="000000" w:themeColor="text1"/>
          <w:sz w:val="24"/>
          <w:szCs w:val="24"/>
        </w:rPr>
        <w:t xml:space="preserve">. </w:t>
      </w:r>
      <w:r w:rsidR="00647442" w:rsidRPr="00647442">
        <w:rPr>
          <w:rFonts w:ascii="Times New Roman" w:hAnsi="Times New Roman" w:cs="Times New Roman"/>
          <w:i w:val="0"/>
          <w:iCs w:val="0"/>
          <w:color w:val="000000" w:themeColor="text1"/>
          <w:sz w:val="24"/>
          <w:szCs w:val="24"/>
        </w:rPr>
        <w:t>Error bars represent standard errors.</w:t>
      </w:r>
    </w:p>
    <w:p w14:paraId="57D6296B" w14:textId="77777777" w:rsidR="00410A05" w:rsidRDefault="00376BBD"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p>
    <w:p w14:paraId="018FC986" w14:textId="3B82E128" w:rsidR="00BC196F" w:rsidRDefault="00410A05"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376BBD" w:rsidRPr="00376BBD">
        <w:rPr>
          <w:rFonts w:ascii="Times New Roman" w:hAnsi="Times New Roman" w:cs="Times New Roman"/>
        </w:rPr>
        <w:t xml:space="preserve">Figure </w:t>
      </w:r>
      <w:r w:rsidR="002561A3">
        <w:rPr>
          <w:rFonts w:ascii="Times New Roman" w:hAnsi="Times New Roman" w:cs="Times New Roman"/>
        </w:rPr>
        <w:t>7</w:t>
      </w:r>
      <w:r w:rsidR="00376BBD" w:rsidRPr="00376BBD">
        <w:rPr>
          <w:rFonts w:ascii="Times New Roman" w:hAnsi="Times New Roman" w:cs="Times New Roman"/>
        </w:rPr>
        <w:t xml:space="preserve"> shows </w:t>
      </w:r>
      <w:r w:rsidR="002561A3">
        <w:rPr>
          <w:rFonts w:ascii="Times New Roman" w:hAnsi="Times New Roman" w:cs="Times New Roman"/>
        </w:rPr>
        <w:t xml:space="preserve">that </w:t>
      </w:r>
      <w:ins w:id="607" w:author="Benton, Deon" w:date="2026-06-13T22:23:00Z" w16du:dateUtc="2026-06-14T03:23:00Z">
        <w:r w:rsidR="006A6503">
          <w:rPr>
            <w:rFonts w:ascii="Times New Roman" w:hAnsi="Times New Roman" w:cs="Times New Roman"/>
          </w:rPr>
          <w:t>VOM10</w:t>
        </w:r>
      </w:ins>
      <w:r w:rsidR="002561A3">
        <w:rPr>
          <w:rFonts w:ascii="Times New Roman" w:hAnsi="Times New Roman" w:cs="Times New Roman"/>
        </w:rPr>
        <w:t xml:space="preserve"> also qualitatively reproduced the first target finding.</w:t>
      </w:r>
      <w:r w:rsidR="00376BBD" w:rsidRPr="00376BBD">
        <w:rPr>
          <w:rFonts w:ascii="Times New Roman" w:hAnsi="Times New Roman" w:cs="Times New Roman"/>
        </w:rPr>
        <w:t xml:space="preserve"> </w:t>
      </w:r>
      <w:r w:rsidR="00376BBD">
        <w:rPr>
          <w:rFonts w:ascii="Times New Roman" w:hAnsi="Times New Roman" w:cs="Times New Roman"/>
        </w:rPr>
        <w:t xml:space="preserve">At the same time, comparing these responses to ALIAS’s </w:t>
      </w:r>
      <w:r w:rsidR="00376BBD" w:rsidRPr="00376BBD">
        <w:rPr>
          <w:rFonts w:ascii="Times New Roman" w:hAnsi="Times New Roman" w:cs="Times New Roman"/>
        </w:rPr>
        <w:t xml:space="preserve">reveals that the </w:t>
      </w:r>
      <w:r w:rsidR="002561A3">
        <w:rPr>
          <w:rFonts w:ascii="Times New Roman" w:hAnsi="Times New Roman" w:cs="Times New Roman"/>
        </w:rPr>
        <w:t>error difference</w:t>
      </w:r>
      <w:r w:rsidR="00376BBD" w:rsidRPr="00376BBD">
        <w:rPr>
          <w:rFonts w:ascii="Times New Roman" w:hAnsi="Times New Roman" w:cs="Times New Roman"/>
        </w:rPr>
        <w:t xml:space="preserve"> in the Experimental condition was </w:t>
      </w:r>
      <w:r w:rsidR="00376BBD">
        <w:rPr>
          <w:rFonts w:ascii="Times New Roman" w:hAnsi="Times New Roman" w:cs="Times New Roman"/>
        </w:rPr>
        <w:t xml:space="preserve">substantially attenuated for </w:t>
      </w:r>
      <w:ins w:id="608" w:author="Benton, Deon" w:date="2026-06-13T22:23:00Z" w16du:dateUtc="2026-06-14T03:23:00Z">
        <w:r w:rsidR="006A6503">
          <w:rPr>
            <w:rFonts w:ascii="Times New Roman" w:hAnsi="Times New Roman" w:cs="Times New Roman"/>
          </w:rPr>
          <w:t>VOM10</w:t>
        </w:r>
      </w:ins>
      <w:r w:rsidR="00376BBD">
        <w:rPr>
          <w:rFonts w:ascii="Times New Roman" w:hAnsi="Times New Roman" w:cs="Times New Roman"/>
        </w:rPr>
        <w:t xml:space="preserve"> </w:t>
      </w:r>
      <w:r w:rsidR="004208D5">
        <w:rPr>
          <w:rFonts w:ascii="Times New Roman" w:hAnsi="Times New Roman" w:cs="Times New Roman"/>
        </w:rPr>
        <w:t>compared to</w:t>
      </w:r>
      <w:r w:rsidR="00BF4A47">
        <w:rPr>
          <w:rFonts w:ascii="Times New Roman" w:hAnsi="Times New Roman" w:cs="Times New Roman"/>
        </w:rPr>
        <w:t xml:space="preserve"> </w:t>
      </w:r>
      <w:r w:rsidR="00376BBD">
        <w:rPr>
          <w:rFonts w:ascii="Times New Roman" w:hAnsi="Times New Roman" w:cs="Times New Roman"/>
        </w:rPr>
        <w:t>ALIAS.</w:t>
      </w:r>
      <w:r w:rsidR="00376BBD" w:rsidRPr="00376BBD">
        <w:rPr>
          <w:rFonts w:ascii="Times New Roman" w:hAnsi="Times New Roman" w:cs="Times New Roman"/>
        </w:rPr>
        <w:t xml:space="preserve"> </w:t>
      </w: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8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3"/>
      </w:tblGrid>
      <w:tr w:rsidR="00D0596C" w14:paraId="66B3C8A6" w14:textId="77777777" w:rsidTr="00D0596C">
        <w:trPr>
          <w:trHeight w:val="4686"/>
        </w:trPr>
        <w:tc>
          <w:tcPr>
            <w:tcW w:w="8343" w:type="dxa"/>
          </w:tcPr>
          <w:p w14:paraId="3BCDF16D" w14:textId="48C1B850" w:rsidR="00D0596C" w:rsidRDefault="00D0596C" w:rsidP="00990DD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4AC8B798" wp14:editId="344F7943">
                  <wp:extent cx="5224462" cy="3215054"/>
                  <wp:effectExtent l="0" t="0" r="0" b="4445"/>
                  <wp:docPr id="90458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82613" name="Picture 90458261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32070" cy="3219736"/>
                          </a:xfrm>
                          <a:prstGeom prst="rect">
                            <a:avLst/>
                          </a:prstGeom>
                        </pic:spPr>
                      </pic:pic>
                    </a:graphicData>
                  </a:graphic>
                </wp:inline>
              </w:drawing>
            </w:r>
          </w:p>
        </w:tc>
      </w:tr>
    </w:tbl>
    <w:p w14:paraId="0FF872E1" w14:textId="233609CC"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8</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w:t>
      </w:r>
      <w:r w:rsidR="008A52B2" w:rsidRPr="00647442">
        <w:rPr>
          <w:rFonts w:ascii="Times New Roman" w:hAnsi="Times New Roman" w:cs="Times New Roman"/>
          <w:i w:val="0"/>
          <w:iCs w:val="0"/>
          <w:color w:val="000000" w:themeColor="text1"/>
          <w:sz w:val="24"/>
          <w:szCs w:val="24"/>
        </w:rPr>
        <w:t>M</w:t>
      </w:r>
      <w:r w:rsidR="008A52B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w:t>
      </w:r>
      <w:ins w:id="609" w:author="Benton, Deon" w:date="2026-06-13T22:23:00Z" w16du:dateUtc="2026-06-14T03:23:00Z">
        <w:r w:rsidR="006A6503">
          <w:rPr>
            <w:rFonts w:ascii="Times New Roman" w:hAnsi="Times New Roman" w:cs="Times New Roman"/>
            <w:color w:val="000000" w:themeColor="text1"/>
            <w:sz w:val="24"/>
            <w:szCs w:val="24"/>
          </w:rPr>
          <w:t>VOM10</w:t>
        </w:r>
      </w:ins>
      <w:r w:rsidR="00AB4988">
        <w:rPr>
          <w:rFonts w:ascii="Times New Roman" w:hAnsi="Times New Roman" w:cs="Times New Roman"/>
          <w:color w:val="000000" w:themeColor="text1"/>
          <w:sz w:val="24"/>
          <w:szCs w:val="24"/>
        </w:rPr>
        <w:t>-2</w:t>
      </w:r>
      <w:r w:rsidR="008A52B2" w:rsidRPr="00647442">
        <w:rPr>
          <w:rFonts w:ascii="Times New Roman" w:hAnsi="Times New Roman" w:cs="Times New Roman"/>
          <w:color w:val="000000" w:themeColor="text1"/>
          <w:sz w:val="24"/>
          <w:szCs w:val="24"/>
        </w:rPr>
        <w:t xml:space="preserve">. </w:t>
      </w:r>
      <w:r w:rsidR="008A52B2" w:rsidRPr="00647442">
        <w:rPr>
          <w:rFonts w:ascii="Times New Roman" w:hAnsi="Times New Roman" w:cs="Times New Roman"/>
          <w:i w:val="0"/>
          <w:iCs w:val="0"/>
          <w:color w:val="000000" w:themeColor="text1"/>
          <w:sz w:val="24"/>
          <w:szCs w:val="24"/>
        </w:rPr>
        <w:t>Error bars represent standard errors.</w:t>
      </w:r>
    </w:p>
    <w:p w14:paraId="2CE49843" w14:textId="77777777" w:rsidR="009606A5" w:rsidRDefault="009606A5" w:rsidP="00A31190">
      <w:pPr>
        <w:spacing w:line="480" w:lineRule="auto"/>
        <w:contextualSpacing/>
        <w:rPr>
          <w:rFonts w:ascii="Times New Roman" w:hAnsi="Times New Roman" w:cs="Times New Roman"/>
        </w:rPr>
      </w:pPr>
    </w:p>
    <w:p w14:paraId="2EDF7BC0" w14:textId="669B1849" w:rsidR="007173F3" w:rsidRDefault="000A0EEF" w:rsidP="007173F3">
      <w:pPr>
        <w:spacing w:line="480" w:lineRule="auto"/>
        <w:ind w:firstLine="720"/>
        <w:contextualSpacing/>
        <w:rPr>
          <w:rFonts w:ascii="Times New Roman" w:hAnsi="Times New Roman" w:cs="Times New Roman"/>
        </w:rPr>
      </w:pPr>
      <w:r w:rsidRPr="000A0EEF">
        <w:rPr>
          <w:rFonts w:ascii="Times New Roman" w:hAnsi="Times New Roman" w:cs="Times New Roman"/>
        </w:rPr>
        <w:t xml:space="preserve">To determine whether </w:t>
      </w:r>
      <w:ins w:id="610" w:author="Benton, Deon" w:date="2026-06-13T22:23:00Z" w16du:dateUtc="2026-06-14T03:23:00Z">
        <w:r w:rsidR="006A6503">
          <w:rPr>
            <w:rFonts w:ascii="Times New Roman" w:hAnsi="Times New Roman" w:cs="Times New Roman"/>
          </w:rPr>
          <w:t>VOM10</w:t>
        </w:r>
      </w:ins>
      <w:r w:rsidRPr="000A0EEF">
        <w:rPr>
          <w:rFonts w:ascii="Times New Roman" w:hAnsi="Times New Roman" w:cs="Times New Roman"/>
        </w:rPr>
        <w:t xml:space="preserve">’s success depended on </w:t>
      </w:r>
      <w:r>
        <w:rPr>
          <w:rFonts w:ascii="Times New Roman" w:hAnsi="Times New Roman" w:cs="Times New Roman"/>
        </w:rPr>
        <w:t>specific implementational details</w:t>
      </w:r>
      <w:r w:rsidRPr="000A0EEF">
        <w:rPr>
          <w:rFonts w:ascii="Times New Roman" w:hAnsi="Times New Roman" w:cs="Times New Roman"/>
        </w:rPr>
        <w:t xml:space="preserve">, its performance was compared to </w:t>
      </w:r>
      <w:ins w:id="611" w:author="Benton, Deon" w:date="2026-06-13T22:23:00Z" w16du:dateUtc="2026-06-14T03:23:00Z">
        <w:r w:rsidR="006A6503">
          <w:rPr>
            <w:rFonts w:ascii="Times New Roman" w:hAnsi="Times New Roman" w:cs="Times New Roman"/>
          </w:rPr>
          <w:t>VOM10</w:t>
        </w:r>
      </w:ins>
      <w:r w:rsidRPr="000A0EEF">
        <w:rPr>
          <w:rFonts w:ascii="Times New Roman" w:hAnsi="Times New Roman" w:cs="Times New Roman"/>
        </w:rPr>
        <w:t>-2</w:t>
      </w:r>
      <w:r>
        <w:rPr>
          <w:rFonts w:ascii="Times New Roman" w:hAnsi="Times New Roman" w:cs="Times New Roman"/>
        </w:rPr>
        <w:t>.</w:t>
      </w:r>
      <w:r w:rsidR="00AB4988">
        <w:rPr>
          <w:rFonts w:ascii="Times New Roman" w:hAnsi="Times New Roman" w:cs="Times New Roman"/>
        </w:rPr>
        <w:t xml:space="preserve"> These results</w:t>
      </w:r>
      <w:r w:rsidR="00540CB3">
        <w:rPr>
          <w:rFonts w:ascii="Times New Roman" w:hAnsi="Times New Roman" w:cs="Times New Roman"/>
        </w:rPr>
        <w:t>—</w:t>
      </w:r>
      <w:r w:rsidR="00AB4988">
        <w:rPr>
          <w:rFonts w:ascii="Times New Roman" w:hAnsi="Times New Roman" w:cs="Times New Roman"/>
        </w:rPr>
        <w:t xml:space="preserve">shown in Figure </w:t>
      </w:r>
      <w:del w:id="612" w:author="Benton, Deon" w:date="2026-06-20T19:40:00Z" w16du:dateUtc="2026-06-21T00:40:00Z">
        <w:r w:rsidR="00AE745A" w:rsidDel="00081DBF">
          <w:rPr>
            <w:rFonts w:ascii="Times New Roman" w:hAnsi="Times New Roman" w:cs="Times New Roman"/>
          </w:rPr>
          <w:delText>6</w:delText>
        </w:r>
      </w:del>
      <w:ins w:id="613" w:author="Benton, Deon" w:date="2026-06-20T19:40:00Z" w16du:dateUtc="2026-06-21T00:40:00Z">
        <w:r w:rsidR="00081DBF">
          <w:rPr>
            <w:rFonts w:ascii="Times New Roman" w:hAnsi="Times New Roman" w:cs="Times New Roman"/>
          </w:rPr>
          <w:t>8</w:t>
        </w:r>
      </w:ins>
      <w:r w:rsidR="00540CB3">
        <w:rPr>
          <w:rFonts w:ascii="Times New Roman" w:hAnsi="Times New Roman" w:cs="Times New Roman"/>
        </w:rPr>
        <w:t xml:space="preserve">—reveal that </w:t>
      </w:r>
      <w:ins w:id="614" w:author="Benton, Deon" w:date="2026-06-13T22:23:00Z" w16du:dateUtc="2026-06-14T03:23:00Z">
        <w:r w:rsidR="006A6503">
          <w:rPr>
            <w:rFonts w:ascii="Times New Roman" w:hAnsi="Times New Roman" w:cs="Times New Roman"/>
          </w:rPr>
          <w:t>VOM10</w:t>
        </w:r>
      </w:ins>
      <w:r w:rsidR="00566545" w:rsidRPr="00566545">
        <w:rPr>
          <w:rFonts w:ascii="Times New Roman" w:hAnsi="Times New Roman" w:cs="Times New Roman"/>
        </w:rPr>
        <w:t xml:space="preserve">-2 </w:t>
      </w:r>
      <w:r w:rsidR="00540CB3">
        <w:rPr>
          <w:rFonts w:ascii="Times New Roman" w:hAnsi="Times New Roman" w:cs="Times New Roman"/>
        </w:rPr>
        <w:t xml:space="preserve">failed </w:t>
      </w:r>
      <w:r w:rsidR="00566545" w:rsidRPr="00566545">
        <w:rPr>
          <w:rFonts w:ascii="Times New Roman" w:hAnsi="Times New Roman" w:cs="Times New Roman"/>
        </w:rPr>
        <w:t>qualitatively to capture the first target finding</w:t>
      </w:r>
      <w:r w:rsidR="00E33426">
        <w:rPr>
          <w:rFonts w:ascii="Times New Roman" w:hAnsi="Times New Roman" w:cs="Times New Roman"/>
        </w:rPr>
        <w:t>:</w:t>
      </w:r>
      <w:r w:rsidR="00566545" w:rsidRPr="00566545">
        <w:rPr>
          <w:rFonts w:ascii="Times New Roman" w:hAnsi="Times New Roman" w:cs="Times New Roman"/>
        </w:rPr>
        <w:t xml:space="preserve"> </w:t>
      </w:r>
      <w:ins w:id="615" w:author="Benton, Deon" w:date="2026-06-13T22:23:00Z" w16du:dateUtc="2026-06-14T03:23:00Z">
        <w:r w:rsidR="006A6503">
          <w:rPr>
            <w:rFonts w:ascii="Times New Roman" w:hAnsi="Times New Roman" w:cs="Times New Roman"/>
          </w:rPr>
          <w:t>VOM10</w:t>
        </w:r>
      </w:ins>
      <w:r w:rsidR="00566545" w:rsidRPr="00566545">
        <w:rPr>
          <w:rFonts w:ascii="Times New Roman" w:hAnsi="Times New Roman" w:cs="Times New Roman"/>
        </w:rPr>
        <w:t xml:space="preserve">-2’s pattern of looking is the </w:t>
      </w:r>
      <w:r w:rsidR="00D17DF0">
        <w:rPr>
          <w:rFonts w:ascii="Times New Roman" w:hAnsi="Times New Roman" w:cs="Times New Roman"/>
        </w:rPr>
        <w:t>exact opposite of</w:t>
      </w:r>
      <w:r w:rsidR="00566545" w:rsidRPr="00566545">
        <w:rPr>
          <w:rFonts w:ascii="Times New Roman" w:hAnsi="Times New Roman" w:cs="Times New Roman"/>
        </w:rPr>
        <w:t xml:space="preserve"> </w:t>
      </w:r>
      <w:ins w:id="616" w:author="Benton, Deon" w:date="2026-06-13T22:23:00Z" w16du:dateUtc="2026-06-14T03:23:00Z">
        <w:r w:rsidR="006A6503">
          <w:rPr>
            <w:rFonts w:ascii="Times New Roman" w:hAnsi="Times New Roman" w:cs="Times New Roman"/>
          </w:rPr>
          <w:t>VOM10</w:t>
        </w:r>
      </w:ins>
      <w:r w:rsidR="0091095B">
        <w:rPr>
          <w:rFonts w:ascii="Times New Roman" w:hAnsi="Times New Roman" w:cs="Times New Roman"/>
        </w:rPr>
        <w:t>’s pattern</w:t>
      </w:r>
      <w:r w:rsidR="00566545" w:rsidRPr="00566545">
        <w:rPr>
          <w:rFonts w:ascii="Times New Roman" w:hAnsi="Times New Roman" w:cs="Times New Roman"/>
        </w:rPr>
        <w:t>.</w:t>
      </w:r>
      <w:r w:rsidR="00D17DF0">
        <w:rPr>
          <w:rFonts w:ascii="Times New Roman" w:hAnsi="Times New Roman" w:cs="Times New Roman"/>
        </w:rPr>
        <w:t xml:space="preserve"> </w:t>
      </w:r>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7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6"/>
      </w:tblGrid>
      <w:tr w:rsidR="004347A6" w14:paraId="049910E1" w14:textId="77777777" w:rsidTr="004347A6">
        <w:trPr>
          <w:trHeight w:val="4520"/>
        </w:trPr>
        <w:tc>
          <w:tcPr>
            <w:tcW w:w="7489" w:type="dxa"/>
          </w:tcPr>
          <w:p w14:paraId="34002505" w14:textId="6C6F90AB" w:rsidR="004347A6" w:rsidRDefault="004347A6" w:rsidP="00A15CEA">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F0DD713" wp14:editId="65D9A8B2">
                  <wp:extent cx="4624387" cy="2828979"/>
                  <wp:effectExtent l="0" t="0" r="5080" b="0"/>
                  <wp:docPr id="477493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3988" name="Picture 47749398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34428" cy="2835121"/>
                          </a:xfrm>
                          <a:prstGeom prst="rect">
                            <a:avLst/>
                          </a:prstGeom>
                        </pic:spPr>
                      </pic:pic>
                    </a:graphicData>
                  </a:graphic>
                </wp:inline>
              </w:drawing>
            </w:r>
          </w:p>
        </w:tc>
      </w:tr>
    </w:tbl>
    <w:p w14:paraId="724C8B63" w14:textId="473E990C" w:rsidR="00FC40FE" w:rsidRPr="00FC40FE" w:rsidRDefault="00A15CEA" w:rsidP="00FC40FE">
      <w:pPr>
        <w:pStyle w:val="Caption"/>
        <w:rPr>
          <w:rFonts w:ascii="Times New Roman" w:hAnsi="Times New Roman" w:cs="Times New Roman"/>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9</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w:t>
      </w:r>
      <w:r w:rsidR="00FC40FE"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FC40FE" w:rsidRPr="00D63B57">
        <w:rPr>
          <w:rFonts w:ascii="Times New Roman" w:hAnsi="Times New Roman" w:cs="Times New Roman"/>
          <w:i w:val="0"/>
          <w:iCs w:val="0"/>
          <w:color w:val="000000" w:themeColor="text1"/>
          <w:sz w:val="24"/>
          <w:szCs w:val="24"/>
        </w:rPr>
        <w:t xml:space="preserve"> Data shown were generated by ALIAS</w:t>
      </w:r>
      <w:r w:rsidR="00FC40FE">
        <w:rPr>
          <w:rFonts w:ascii="Times New Roman" w:hAnsi="Times New Roman" w:cs="Times New Roman"/>
          <w:i w:val="0"/>
          <w:iCs w:val="0"/>
          <w:color w:val="000000" w:themeColor="text1"/>
          <w:sz w:val="24"/>
          <w:szCs w:val="24"/>
        </w:rPr>
        <w:t>-2</w:t>
      </w:r>
      <w:r w:rsidR="00FC40FE" w:rsidRPr="00D63B57">
        <w:rPr>
          <w:rFonts w:ascii="Times New Roman" w:hAnsi="Times New Roman" w:cs="Times New Roman"/>
          <w:i w:val="0"/>
          <w:iCs w:val="0"/>
          <w:color w:val="000000" w:themeColor="text1"/>
          <w:sz w:val="24"/>
          <w:szCs w:val="24"/>
        </w:rPr>
        <w:t>.</w:t>
      </w:r>
      <w:r w:rsidR="00FC40FE">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4289A654" w14:textId="77777777" w:rsidR="00A15CEA" w:rsidRDefault="00A15CEA" w:rsidP="00DD74B2">
      <w:pPr>
        <w:spacing w:line="480" w:lineRule="auto"/>
        <w:contextualSpacing/>
        <w:rPr>
          <w:rFonts w:ascii="Times New Roman" w:hAnsi="Times New Roman" w:cs="Times New Roman"/>
        </w:rPr>
      </w:pPr>
    </w:p>
    <w:p w14:paraId="47B005BD" w14:textId="21C87979" w:rsidR="0074311C" w:rsidRDefault="00CE358A" w:rsidP="0066698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The final analysis focused on </w:t>
      </w:r>
      <w:r w:rsidR="004E4E4E">
        <w:rPr>
          <w:rFonts w:ascii="Times New Roman" w:hAnsi="Times New Roman" w:cs="Times New Roman"/>
        </w:rPr>
        <w:t>ALIAS-2</w:t>
      </w:r>
      <w:r w:rsidR="00AB0D11">
        <w:rPr>
          <w:rFonts w:ascii="Times New Roman" w:hAnsi="Times New Roman" w:cs="Times New Roman"/>
        </w:rPr>
        <w:t>’s responses</w:t>
      </w:r>
      <w:r w:rsidR="004E4E4E">
        <w:rPr>
          <w:rFonts w:ascii="Times New Roman" w:hAnsi="Times New Roman" w:cs="Times New Roman"/>
        </w:rPr>
        <w:t xml:space="preserve">. These are shown in Figure </w:t>
      </w:r>
      <w:del w:id="617" w:author="Benton, Deon" w:date="2026-06-20T19:40:00Z" w16du:dateUtc="2026-06-21T00:40:00Z">
        <w:r w:rsidR="004E4E4E" w:rsidDel="00081DBF">
          <w:rPr>
            <w:rFonts w:ascii="Times New Roman" w:hAnsi="Times New Roman" w:cs="Times New Roman"/>
          </w:rPr>
          <w:delText>6</w:delText>
        </w:r>
      </w:del>
      <w:ins w:id="618" w:author="Benton, Deon" w:date="2026-06-20T19:40:00Z" w16du:dateUtc="2026-06-21T00:40:00Z">
        <w:r w:rsidR="00081DBF">
          <w:rPr>
            <w:rFonts w:ascii="Times New Roman" w:hAnsi="Times New Roman" w:cs="Times New Roman"/>
          </w:rPr>
          <w:t>9</w:t>
        </w:r>
      </w:ins>
      <w:r w:rsidR="004E4E4E">
        <w:rPr>
          <w:rFonts w:ascii="Times New Roman" w:hAnsi="Times New Roman" w:cs="Times New Roman"/>
        </w:rPr>
        <w:t xml:space="preserve">. This version of ALIAS omits differential obstacle salience. </w:t>
      </w:r>
      <w:r w:rsidR="003570F8">
        <w:rPr>
          <w:rFonts w:ascii="Times New Roman" w:hAnsi="Times New Roman" w:cs="Times New Roman"/>
        </w:rPr>
        <w:t xml:space="preserve">Although both models showed similar patterns of looking in the Experimental condition, only </w:t>
      </w:r>
      <w:r w:rsidR="004E4E4E">
        <w:rPr>
          <w:rFonts w:ascii="Times New Roman" w:hAnsi="Times New Roman" w:cs="Times New Roman"/>
        </w:rPr>
        <w:t>ALIAS-2</w:t>
      </w:r>
      <w:r w:rsidR="003570F8">
        <w:rPr>
          <w:rFonts w:ascii="Times New Roman" w:hAnsi="Times New Roman" w:cs="Times New Roman"/>
        </w:rPr>
        <w:t xml:space="preserve"> looked longer at the Inefficient test event than at the Efficient one. </w:t>
      </w:r>
    </w:p>
    <w:p w14:paraId="749A0F2D" w14:textId="13A2AF62" w:rsidR="002A5455" w:rsidRDefault="00081DBF" w:rsidP="002A5455">
      <w:pPr>
        <w:spacing w:line="480" w:lineRule="auto"/>
        <w:ind w:firstLine="720"/>
        <w:contextualSpacing/>
        <w:rPr>
          <w:rFonts w:ascii="Times New Roman" w:hAnsi="Times New Roman" w:cs="Times New Roman"/>
        </w:rPr>
      </w:pPr>
      <w:ins w:id="619" w:author="Benton, Deon" w:date="2026-06-20T19:42:00Z" w16du:dateUtc="2026-06-21T00:42:00Z">
        <w:r>
          <w:rPr>
            <w:rFonts w:ascii="Times New Roman" w:hAnsi="Times New Roman" w:cs="Times New Roman"/>
          </w:rPr>
          <w:t>The results presented thus far suggest that associative learning</w:t>
        </w:r>
      </w:ins>
      <w:ins w:id="620" w:author="Benton, Deon" w:date="2026-06-20T19:43:00Z" w16du:dateUtc="2026-06-21T00:43:00Z">
        <w:r>
          <w:rPr>
            <w:rFonts w:ascii="Times New Roman" w:hAnsi="Times New Roman" w:cs="Times New Roman"/>
          </w:rPr>
          <w:t xml:space="preserve">, at least in part, underpinned ALIAS’s success in reproducing the first target finding. </w:t>
        </w:r>
      </w:ins>
      <w:r w:rsidR="00B01F9A">
        <w:rPr>
          <w:rFonts w:ascii="Times New Roman" w:hAnsi="Times New Roman" w:cs="Times New Roman"/>
        </w:rPr>
        <w:t xml:space="preserve">To </w:t>
      </w:r>
      <w:ins w:id="621" w:author="Benton, Deon" w:date="2026-06-20T19:43:00Z" w16du:dateUtc="2026-06-21T00:43:00Z">
        <w:r>
          <w:rPr>
            <w:rFonts w:ascii="Times New Roman" w:hAnsi="Times New Roman" w:cs="Times New Roman"/>
          </w:rPr>
          <w:t>confirm that this was in fact that case,</w:t>
        </w:r>
      </w:ins>
      <w:ins w:id="622" w:author="Benton, Deon" w:date="2026-06-20T19:44:00Z" w16du:dateUtc="2026-06-21T00:44:00Z">
        <w:r>
          <w:rPr>
            <w:rFonts w:ascii="Times New Roman" w:hAnsi="Times New Roman" w:cs="Times New Roman"/>
          </w:rPr>
          <w:t xml:space="preserve"> it was necessary to</w:t>
        </w:r>
      </w:ins>
      <w:ins w:id="623" w:author="Benton, Deon" w:date="2026-06-20T19:43:00Z" w16du:dateUtc="2026-06-21T00:43:00Z">
        <w:r>
          <w:rPr>
            <w:rFonts w:ascii="Times New Roman" w:hAnsi="Times New Roman" w:cs="Times New Roman"/>
          </w:rPr>
          <w:t xml:space="preserve"> </w:t>
        </w:r>
      </w:ins>
      <w:ins w:id="624" w:author="Benton, Deon" w:date="2026-06-20T19:44:00Z" w16du:dateUtc="2026-06-21T00:44:00Z">
        <w:r>
          <w:rPr>
            <w:rFonts w:ascii="Times New Roman" w:hAnsi="Times New Roman" w:cs="Times New Roman"/>
          </w:rPr>
          <w:t>explicate</w:t>
        </w:r>
      </w:ins>
      <w:r w:rsidR="00B01F9A">
        <w:rPr>
          <w:rFonts w:ascii="Times New Roman" w:hAnsi="Times New Roman" w:cs="Times New Roman"/>
        </w:rPr>
        <w:t xml:space="preserve"> the</w:t>
      </w:r>
      <w:ins w:id="625" w:author="Benton, Deon" w:date="2026-06-20T19:44:00Z" w16du:dateUtc="2026-06-21T00:44:00Z">
        <w:r>
          <w:rPr>
            <w:rFonts w:ascii="Times New Roman" w:hAnsi="Times New Roman" w:cs="Times New Roman"/>
          </w:rPr>
          <w:t xml:space="preserve"> precise</w:t>
        </w:r>
      </w:ins>
      <w:r w:rsidR="00B01F9A">
        <w:rPr>
          <w:rFonts w:ascii="Times New Roman" w:hAnsi="Times New Roman" w:cs="Times New Roman"/>
        </w:rPr>
        <w:t xml:space="preserve"> mechanism through which it successfully reproduced the first target finding</w:t>
      </w:r>
      <w:ins w:id="626" w:author="Benton, Deon" w:date="2026-06-20T19:44:00Z" w16du:dateUtc="2026-06-21T00:44:00Z">
        <w:r>
          <w:rPr>
            <w:rFonts w:ascii="Times New Roman" w:hAnsi="Times New Roman" w:cs="Times New Roman"/>
          </w:rPr>
          <w:t xml:space="preserve"> by tracing the model’s </w:t>
        </w:r>
      </w:ins>
      <w:ins w:id="627" w:author="Benton, Deon" w:date="2026-06-20T19:45:00Z" w16du:dateUtc="2026-06-21T00:45:00Z">
        <w:r>
          <w:rPr>
            <w:rFonts w:ascii="Times New Roman" w:hAnsi="Times New Roman" w:cs="Times New Roman"/>
          </w:rPr>
          <w:t>internal dynamics at various points during processing</w:t>
        </w:r>
      </w:ins>
      <w:r w:rsidR="00B01F9A">
        <w:rPr>
          <w:rFonts w:ascii="Times New Roman" w:hAnsi="Times New Roman" w:cs="Times New Roman"/>
        </w:rPr>
        <w:t>.</w:t>
      </w:r>
      <w:ins w:id="628" w:author="Benton, Deon" w:date="2026-06-20T19:45:00Z" w16du:dateUtc="2026-06-21T00:45:00Z">
        <w:r>
          <w:rPr>
            <w:rFonts w:ascii="Times New Roman" w:hAnsi="Times New Roman" w:cs="Times New Roman"/>
          </w:rPr>
          <w:t xml:space="preserve"> Such processing</w:t>
        </w:r>
      </w:ins>
      <w:r w:rsidR="006E64BC">
        <w:rPr>
          <w:rFonts w:ascii="Times New Roman" w:hAnsi="Times New Roman" w:cs="Times New Roman"/>
        </w:rPr>
        <w:t xml:space="preserve"> began during</w:t>
      </w:r>
      <w:r w:rsidR="00481032">
        <w:rPr>
          <w:rFonts w:ascii="Times New Roman" w:hAnsi="Times New Roman" w:cs="Times New Roman"/>
        </w:rPr>
        <w:t xml:space="preserve"> the pretraining phase</w:t>
      </w:r>
      <w:r w:rsidR="0078102C" w:rsidRPr="0078102C">
        <w:rPr>
          <w:rFonts w:ascii="Times New Roman" w:hAnsi="Times New Roman" w:cs="Times New Roman"/>
        </w:rPr>
        <w:t xml:space="preserve">. </w:t>
      </w:r>
      <w:r w:rsidR="00D67BA7">
        <w:rPr>
          <w:rFonts w:ascii="Times New Roman" w:hAnsi="Times New Roman" w:cs="Times New Roman"/>
        </w:rPr>
        <w:t>Note that the following discussion, although based on a single model run, is illustrative of the mechanism that emerged across model runs</w:t>
      </w:r>
      <w:r w:rsidR="002A2786">
        <w:rPr>
          <w:rFonts w:ascii="Times New Roman" w:hAnsi="Times New Roman" w:cs="Times New Roman"/>
        </w:rPr>
        <w:t xml:space="preserve"> more generally</w:t>
      </w:r>
      <w:r w:rsidR="00D67BA7">
        <w:rPr>
          <w:rFonts w:ascii="Times New Roman" w:hAnsi="Times New Roman" w:cs="Times New Roman"/>
        </w:rPr>
        <w:t xml:space="preserve"> and it not idiosyncratic to this particular network.</w:t>
      </w:r>
    </w:p>
    <w:p w14:paraId="349545A5" w14:textId="631188EF" w:rsidR="002A5455" w:rsidRDefault="00081DBF" w:rsidP="002A5455">
      <w:pPr>
        <w:spacing w:line="480" w:lineRule="auto"/>
        <w:ind w:firstLine="720"/>
        <w:contextualSpacing/>
        <w:rPr>
          <w:rFonts w:ascii="Times New Roman" w:hAnsi="Times New Roman" w:cs="Times New Roman"/>
        </w:rPr>
      </w:pPr>
      <w:ins w:id="629" w:author="Benton, Deon" w:date="2026-06-20T19:46:00Z" w16du:dateUtc="2026-06-21T00:46:00Z">
        <w:r>
          <w:rPr>
            <w:rFonts w:ascii="Times New Roman" w:hAnsi="Times New Roman" w:cs="Times New Roman"/>
          </w:rPr>
          <w:lastRenderedPageBreak/>
          <w:t xml:space="preserve">The </w:t>
        </w:r>
      </w:ins>
      <w:ins w:id="630" w:author="Benton, Deon" w:date="2026-06-20T19:47:00Z" w16du:dateUtc="2026-06-21T00:47:00Z">
        <w:r>
          <w:rPr>
            <w:rFonts w:ascii="Times New Roman" w:hAnsi="Times New Roman" w:cs="Times New Roman"/>
          </w:rPr>
          <w:t xml:space="preserve">pattern of activation produced by the </w:t>
        </w:r>
      </w:ins>
      <w:ins w:id="631" w:author="Benton, Deon" w:date="2026-06-20T19:46:00Z" w16du:dateUtc="2026-06-21T00:46:00Z">
        <w:r>
          <w:rPr>
            <w:rFonts w:ascii="Times New Roman" w:hAnsi="Times New Roman" w:cs="Times New Roman"/>
          </w:rPr>
          <w:t>straight and arced events</w:t>
        </w:r>
      </w:ins>
      <w:ins w:id="632" w:author="Benton, Deon" w:date="2026-06-20T19:47:00Z" w16du:dateUtc="2026-06-21T00:47:00Z">
        <w:r>
          <w:rPr>
            <w:rFonts w:ascii="Times New Roman" w:hAnsi="Times New Roman" w:cs="Times New Roman"/>
          </w:rPr>
          <w:t xml:space="preserve"> across the input groups</w:t>
        </w:r>
      </w:ins>
      <w:ins w:id="633" w:author="Benton, Deon" w:date="2026-06-20T19:46:00Z" w16du:dateUtc="2026-06-21T00:46:00Z">
        <w:r>
          <w:rPr>
            <w:rFonts w:ascii="Times New Roman" w:hAnsi="Times New Roman" w:cs="Times New Roman"/>
          </w:rPr>
          <w:t xml:space="preserve"> </w:t>
        </w:r>
      </w:ins>
      <w:r w:rsidR="002A5455">
        <w:rPr>
          <w:rFonts w:ascii="Times New Roman" w:hAnsi="Times New Roman" w:cs="Times New Roman"/>
        </w:rPr>
        <w:t>propagated to the hidden layer via the weights that connect each of the input groups to the hidden layer. At the beginning of training, this pattern of activity does not capture or reflect anything meaningful about the input to the model</w:t>
      </w:r>
      <w:ins w:id="634" w:author="Benton, Deon" w:date="2026-06-20T19:48:00Z" w16du:dateUtc="2026-06-21T00:48:00Z">
        <w:r>
          <w:rPr>
            <w:rFonts w:ascii="Times New Roman" w:hAnsi="Times New Roman" w:cs="Times New Roman"/>
          </w:rPr>
          <w:t xml:space="preserve"> because the </w:t>
        </w:r>
      </w:ins>
      <w:ins w:id="635" w:author="Benton, Deon" w:date="2026-06-20T19:49:00Z" w16du:dateUtc="2026-06-21T00:49:00Z">
        <w:r>
          <w:rPr>
            <w:rFonts w:ascii="Times New Roman" w:hAnsi="Times New Roman" w:cs="Times New Roman"/>
          </w:rPr>
          <w:t>model’s</w:t>
        </w:r>
      </w:ins>
      <w:ins w:id="636" w:author="Benton, Deon" w:date="2026-06-20T19:48:00Z" w16du:dateUtc="2026-06-21T00:48:00Z">
        <w:r>
          <w:rPr>
            <w:rFonts w:ascii="Times New Roman" w:hAnsi="Times New Roman" w:cs="Times New Roman"/>
          </w:rPr>
          <w:t xml:space="preserve"> weights themselves are small, meaningless, random values</w:t>
        </w:r>
      </w:ins>
      <w:r w:rsidR="002A5455">
        <w:rPr>
          <w:rFonts w:ascii="Times New Roman" w:hAnsi="Times New Roman" w:cs="Times New Roman"/>
        </w:rPr>
        <w:t xml:space="preserve">. </w:t>
      </w:r>
      <w:ins w:id="637" w:author="Benton, Deon" w:date="2026-06-20T19:48:00Z" w16du:dateUtc="2026-06-21T00:48:00Z">
        <w:r>
          <w:rPr>
            <w:rFonts w:ascii="Times New Roman" w:hAnsi="Times New Roman" w:cs="Times New Roman"/>
          </w:rPr>
          <w:t>This activity</w:t>
        </w:r>
      </w:ins>
      <w:r w:rsidR="002A5455">
        <w:rPr>
          <w:rFonts w:ascii="Times New Roman" w:hAnsi="Times New Roman" w:cs="Times New Roman"/>
        </w:rPr>
        <w:t xml:space="preserve"> </w:t>
      </w:r>
      <w:ins w:id="638" w:author="Benton, Deon" w:date="2026-06-20T19:49:00Z" w16du:dateUtc="2026-06-21T00:49:00Z">
        <w:r>
          <w:rPr>
            <w:rFonts w:ascii="Times New Roman" w:hAnsi="Times New Roman" w:cs="Times New Roman"/>
          </w:rPr>
          <w:t xml:space="preserve">nonetheless </w:t>
        </w:r>
      </w:ins>
      <w:r w:rsidR="002A5455">
        <w:rPr>
          <w:rFonts w:ascii="Times New Roman" w:hAnsi="Times New Roman" w:cs="Times New Roman"/>
        </w:rPr>
        <w:t>then propagates to</w:t>
      </w:r>
      <w:r>
        <w:rPr>
          <w:rFonts w:ascii="Times New Roman" w:hAnsi="Times New Roman" w:cs="Times New Roman"/>
        </w:rPr>
        <w:t xml:space="preserve"> and elicits a pattern of activity across the groups comprising the </w:t>
      </w:r>
      <w:r w:rsidR="002A5455">
        <w:rPr>
          <w:rFonts w:ascii="Times New Roman" w:hAnsi="Times New Roman" w:cs="Times New Roman"/>
        </w:rPr>
        <w:t xml:space="preserve">output layer. Any discrepancy between the </w:t>
      </w:r>
      <w:ins w:id="639" w:author="Benton, Deon" w:date="2026-06-20T19:52:00Z" w16du:dateUtc="2026-06-21T00:52:00Z">
        <w:r w:rsidR="00201483">
          <w:rPr>
            <w:rFonts w:ascii="Times New Roman" w:hAnsi="Times New Roman" w:cs="Times New Roman"/>
          </w:rPr>
          <w:t>observed and target patterns</w:t>
        </w:r>
      </w:ins>
      <w:r w:rsidR="002A5455">
        <w:rPr>
          <w:rFonts w:ascii="Times New Roman" w:hAnsi="Times New Roman" w:cs="Times New Roman"/>
        </w:rPr>
        <w:t xml:space="preserve"> is treated as error</w:t>
      </w:r>
      <w:ins w:id="640" w:author="Benton, Deon" w:date="2026-06-20T19:52:00Z" w16du:dateUtc="2026-06-21T00:52:00Z">
        <w:r w:rsidR="00201483">
          <w:rPr>
            <w:rFonts w:ascii="Times New Roman" w:hAnsi="Times New Roman" w:cs="Times New Roman"/>
          </w:rPr>
          <w:t xml:space="preserve"> that model seeks to reduce</w:t>
        </w:r>
      </w:ins>
      <w:r w:rsidR="002A5455">
        <w:rPr>
          <w:rFonts w:ascii="Times New Roman" w:hAnsi="Times New Roman" w:cs="Times New Roman"/>
        </w:rPr>
        <w:t xml:space="preserve">. </w:t>
      </w:r>
    </w:p>
    <w:p w14:paraId="5D9DA0F5" w14:textId="21FF76AE" w:rsidR="002A5455" w:rsidRDefault="00201483" w:rsidP="002A5455">
      <w:pPr>
        <w:spacing w:line="480" w:lineRule="auto"/>
        <w:ind w:firstLine="720"/>
        <w:contextualSpacing/>
        <w:rPr>
          <w:rFonts w:ascii="Times New Roman" w:hAnsi="Times New Roman" w:cs="Times New Roman"/>
        </w:rPr>
      </w:pPr>
      <w:ins w:id="641" w:author="Benton, Deon" w:date="2026-06-20T19:53:00Z" w16du:dateUtc="2026-06-21T00:53:00Z">
        <w:r>
          <w:rPr>
            <w:rFonts w:ascii="Times New Roman" w:hAnsi="Times New Roman" w:cs="Times New Roman"/>
          </w:rPr>
          <w:t>The key insight is that</w:t>
        </w:r>
      </w:ins>
      <w:ins w:id="642" w:author="Benton, Deon" w:date="2026-06-20T19:54:00Z" w16du:dateUtc="2026-06-21T00:54:00Z">
        <w:r>
          <w:rPr>
            <w:rFonts w:ascii="Times New Roman" w:hAnsi="Times New Roman" w:cs="Times New Roman"/>
          </w:rPr>
          <w:t xml:space="preserve">, from the </w:t>
        </w:r>
      </w:ins>
      <w:ins w:id="643" w:author="Benton, Deon" w:date="2026-06-20T20:17:00Z" w16du:dateUtc="2026-06-21T01:17:00Z">
        <w:r w:rsidR="00F77F01">
          <w:rPr>
            <w:rFonts w:ascii="Times New Roman" w:hAnsi="Times New Roman" w:cs="Times New Roman"/>
          </w:rPr>
          <w:t>outset of</w:t>
        </w:r>
      </w:ins>
      <w:ins w:id="644" w:author="Benton, Deon" w:date="2026-06-20T19:54:00Z" w16du:dateUtc="2026-06-21T00:54:00Z">
        <w:r>
          <w:rPr>
            <w:rFonts w:ascii="Times New Roman" w:hAnsi="Times New Roman" w:cs="Times New Roman"/>
          </w:rPr>
          <w:t xml:space="preserve"> training,</w:t>
        </w:r>
      </w:ins>
      <w:r w:rsidR="002A5455">
        <w:rPr>
          <w:rFonts w:ascii="Times New Roman" w:hAnsi="Times New Roman" w:cs="Times New Roman"/>
        </w:rPr>
        <w:t xml:space="preserve"> the pattern of error </w:t>
      </w:r>
      <w:ins w:id="645" w:author="Benton, Deon" w:date="2026-06-20T20:25:00Z" w16du:dateUtc="2026-06-21T01:25:00Z">
        <w:r w:rsidR="00F77F01">
          <w:rPr>
            <w:rFonts w:ascii="Times New Roman" w:hAnsi="Times New Roman" w:cs="Times New Roman"/>
          </w:rPr>
          <w:t>that both motion types produce distinct patterns of error across the output groups</w:t>
        </w:r>
      </w:ins>
      <w:r w:rsidR="002A5455">
        <w:rPr>
          <w:rFonts w:ascii="Times New Roman" w:hAnsi="Times New Roman" w:cs="Times New Roman"/>
        </w:rPr>
        <w:t xml:space="preserve"> </w:t>
      </w:r>
      <w:ins w:id="646" w:author="Benton, Deon" w:date="2026-06-20T20:18:00Z" w16du:dateUtc="2026-06-21T01:18:00Z">
        <w:r w:rsidR="00F77F01">
          <w:rPr>
            <w:rFonts w:ascii="Times New Roman" w:hAnsi="Times New Roman" w:cs="Times New Roman"/>
          </w:rPr>
          <w:t>A corollary of th</w:t>
        </w:r>
      </w:ins>
      <w:ins w:id="647" w:author="Benton, Deon" w:date="2026-06-20T20:25:00Z" w16du:dateUtc="2026-06-21T01:25:00Z">
        <w:r w:rsidR="00F77F01">
          <w:rPr>
            <w:rFonts w:ascii="Times New Roman" w:hAnsi="Times New Roman" w:cs="Times New Roman"/>
          </w:rPr>
          <w:t>is is</w:t>
        </w:r>
      </w:ins>
      <w:ins w:id="648" w:author="Benton, Deon" w:date="2026-06-20T20:18:00Z" w16du:dateUtc="2026-06-21T01:18:00Z">
        <w:r w:rsidR="00F77F01">
          <w:rPr>
            <w:rFonts w:ascii="Times New Roman" w:hAnsi="Times New Roman" w:cs="Times New Roman"/>
          </w:rPr>
          <w:t xml:space="preserve"> that the </w:t>
        </w:r>
      </w:ins>
      <w:r w:rsidR="002A5455">
        <w:rPr>
          <w:rFonts w:ascii="Times New Roman" w:hAnsi="Times New Roman" w:cs="Times New Roman"/>
        </w:rPr>
        <w:t xml:space="preserve">network weights </w:t>
      </w:r>
      <w:ins w:id="649" w:author="Benton, Deon" w:date="2026-06-20T20:18:00Z" w16du:dateUtc="2026-06-21T01:18:00Z">
        <w:r w:rsidR="00F77F01">
          <w:rPr>
            <w:rFonts w:ascii="Times New Roman" w:hAnsi="Times New Roman" w:cs="Times New Roman"/>
          </w:rPr>
          <w:t>move in</w:t>
        </w:r>
      </w:ins>
      <w:r w:rsidR="002A5455">
        <w:rPr>
          <w:rFonts w:ascii="Times New Roman" w:hAnsi="Times New Roman" w:cs="Times New Roman"/>
        </w:rPr>
        <w:t xml:space="preserve"> different directions for both events</w:t>
      </w:r>
      <w:ins w:id="650" w:author="Benton, Deon" w:date="2026-06-20T20:19:00Z" w16du:dateUtc="2026-06-21T01:19:00Z">
        <w:r w:rsidR="00F77F01">
          <w:rPr>
            <w:rFonts w:ascii="Times New Roman" w:hAnsi="Times New Roman" w:cs="Times New Roman"/>
          </w:rPr>
          <w:t xml:space="preserve"> such that,</w:t>
        </w:r>
      </w:ins>
      <w:ins w:id="651" w:author="Benton, Deon" w:date="2026-06-20T20:22:00Z" w16du:dateUtc="2026-06-21T01:22:00Z">
        <w:r w:rsidR="00F77F01">
          <w:rPr>
            <w:rFonts w:ascii="Times New Roman" w:hAnsi="Times New Roman" w:cs="Times New Roman"/>
          </w:rPr>
          <w:t xml:space="preserve"> over time, </w:t>
        </w:r>
      </w:ins>
      <w:r w:rsidR="002A5455">
        <w:rPr>
          <w:rFonts w:ascii="Times New Roman" w:hAnsi="Times New Roman" w:cs="Times New Roman"/>
        </w:rPr>
        <w:t xml:space="preserve">meaningfully distinct hidden representations for </w:t>
      </w:r>
      <w:ins w:id="652" w:author="Benton, Deon" w:date="2026-06-20T20:26:00Z" w16du:dateUtc="2026-06-21T01:26:00Z">
        <w:r w:rsidR="00F77F01">
          <w:rPr>
            <w:rFonts w:ascii="Times New Roman" w:hAnsi="Times New Roman" w:cs="Times New Roman"/>
          </w:rPr>
          <w:t>each action</w:t>
        </w:r>
      </w:ins>
      <w:ins w:id="653" w:author="Benton, Deon" w:date="2026-06-20T20:22:00Z" w16du:dateUtc="2026-06-21T01:22:00Z">
        <w:r w:rsidR="00F77F01">
          <w:rPr>
            <w:rFonts w:ascii="Times New Roman" w:hAnsi="Times New Roman" w:cs="Times New Roman"/>
          </w:rPr>
          <w:t xml:space="preserve"> emerge</w:t>
        </w:r>
      </w:ins>
      <w:r w:rsidR="002A5455">
        <w:rPr>
          <w:rFonts w:ascii="Times New Roman" w:hAnsi="Times New Roman" w:cs="Times New Roman"/>
        </w:rPr>
        <w:t xml:space="preserve">. </w:t>
      </w:r>
      <w:ins w:id="654" w:author="Benton, Deon" w:date="2026-06-20T20:24:00Z" w16du:dateUtc="2026-06-21T01:24:00Z">
        <w:r w:rsidR="00F77F01">
          <w:rPr>
            <w:rFonts w:ascii="Times New Roman" w:hAnsi="Times New Roman" w:cs="Times New Roman"/>
          </w:rPr>
          <w:t>These representations will also come to capture</w:t>
        </w:r>
      </w:ins>
      <w:r w:rsidR="002A5455">
        <w:rPr>
          <w:rFonts w:ascii="Times New Roman" w:hAnsi="Times New Roman" w:cs="Times New Roman"/>
        </w:rPr>
        <w:t xml:space="preserve"> learned associations among specific surface features. </w:t>
      </w:r>
    </w:p>
    <w:p w14:paraId="0334C4EE" w14:textId="33A1646D"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To illustrate</w:t>
      </w:r>
      <w:ins w:id="655" w:author="Benton, Deon" w:date="2026-06-20T20:27:00Z" w16du:dateUtc="2026-06-21T01:27:00Z">
        <w:r w:rsidR="00F77F01">
          <w:rPr>
            <w:rFonts w:ascii="Times New Roman" w:hAnsi="Times New Roman" w:cs="Times New Roman"/>
          </w:rPr>
          <w:t xml:space="preserve"> how these learned features impact networks’ behavior at test</w:t>
        </w:r>
      </w:ins>
      <w:r>
        <w:rPr>
          <w:rFonts w:ascii="Times New Roman" w:hAnsi="Times New Roman" w:cs="Times New Roman"/>
        </w:rPr>
        <w:t xml:space="preserve">, consider the habituation </w:t>
      </w:r>
      <w:ins w:id="656" w:author="Benton, Deon" w:date="2026-06-20T20:28:00Z" w16du:dateUtc="2026-06-21T01:28:00Z">
        <w:r w:rsidR="000C1A3F">
          <w:rPr>
            <w:rFonts w:ascii="Times New Roman" w:hAnsi="Times New Roman" w:cs="Times New Roman"/>
          </w:rPr>
          <w:t>events</w:t>
        </w:r>
      </w:ins>
      <w:r>
        <w:rPr>
          <w:rFonts w:ascii="Times New Roman" w:hAnsi="Times New Roman" w:cs="Times New Roman"/>
        </w:rPr>
        <w:t xml:space="preserve"> networks in the Experimental condition. Two of the</w:t>
      </w:r>
      <w:ins w:id="657" w:author="Benton, Deon" w:date="2026-06-20T20:28:00Z" w16du:dateUtc="2026-06-21T01:28:00Z">
        <w:r w:rsidR="000C1A3F">
          <w:rPr>
            <w:rFonts w:ascii="Times New Roman" w:hAnsi="Times New Roman" w:cs="Times New Roman"/>
          </w:rPr>
          <w:t xml:space="preserve"> presented</w:t>
        </w:r>
      </w:ins>
      <w:r>
        <w:rPr>
          <w:rFonts w:ascii="Times New Roman" w:hAnsi="Times New Roman" w:cs="Times New Roman"/>
        </w:rPr>
        <w:t xml:space="preserve"> features were novel (i.e., Obstacle Height 4 and Arc Peak Height 4); the remaining four were familiar (i.e., Horizontal Spatial Position Middle, Arc Apex-Obstacle Gap minimal separation, Spatially Contiguous, and Arc Path). At the beginning of the habituation phase, the familiar features activate—via the hidden layer—the features </w:t>
      </w:r>
      <w:ins w:id="658" w:author="Benton, Deon" w:date="2026-06-20T20:28:00Z" w16du:dateUtc="2026-06-21T01:28:00Z">
        <w:r w:rsidR="000C1A3F">
          <w:rPr>
            <w:rFonts w:ascii="Times New Roman" w:hAnsi="Times New Roman" w:cs="Times New Roman"/>
          </w:rPr>
          <w:t xml:space="preserve">with which they </w:t>
        </w:r>
      </w:ins>
      <w:ins w:id="659" w:author="Benton, Deon" w:date="2026-06-20T20:29:00Z" w16du:dateUtc="2026-06-21T01:29:00Z">
        <w:r w:rsidR="000C1A3F">
          <w:rPr>
            <w:rFonts w:ascii="Times New Roman" w:hAnsi="Times New Roman" w:cs="Times New Roman"/>
          </w:rPr>
          <w:t>co-occurred</w:t>
        </w:r>
      </w:ins>
      <w:r>
        <w:rPr>
          <w:rFonts w:ascii="Times New Roman" w:hAnsi="Times New Roman" w:cs="Times New Roman"/>
        </w:rPr>
        <w:t xml:space="preserve"> during </w:t>
      </w:r>
      <w:ins w:id="660" w:author="Benton, Deon" w:date="2026-06-20T20:29:00Z" w16du:dateUtc="2026-06-21T01:29:00Z">
        <w:r w:rsidR="000C1A3F">
          <w:rPr>
            <w:rFonts w:ascii="Times New Roman" w:hAnsi="Times New Roman" w:cs="Times New Roman"/>
          </w:rPr>
          <w:t>pretraining</w:t>
        </w:r>
      </w:ins>
      <w:r>
        <w:rPr>
          <w:rFonts w:ascii="Times New Roman" w:hAnsi="Times New Roman" w:cs="Times New Roman"/>
        </w:rPr>
        <w:t xml:space="preserve">. By contrast, new associations must be formed </w:t>
      </w:r>
      <w:ins w:id="661" w:author="Benton, Deon" w:date="2026-06-20T20:29:00Z" w16du:dateUtc="2026-06-21T01:29:00Z">
        <w:r w:rsidR="000C1A3F">
          <w:rPr>
            <w:rFonts w:ascii="Times New Roman" w:hAnsi="Times New Roman" w:cs="Times New Roman"/>
          </w:rPr>
          <w:t>among the novel features</w:t>
        </w:r>
      </w:ins>
      <w:r>
        <w:rPr>
          <w:rFonts w:ascii="Times New Roman" w:hAnsi="Times New Roman" w:cs="Times New Roman"/>
        </w:rPr>
        <w:t xml:space="preserve">. Thus, </w:t>
      </w:r>
      <w:ins w:id="662" w:author="Benton, Deon" w:date="2026-06-20T20:34:00Z" w16du:dateUtc="2026-06-21T01:34:00Z">
        <w:r w:rsidR="000C1A3F">
          <w:rPr>
            <w:rFonts w:ascii="Times New Roman" w:hAnsi="Times New Roman" w:cs="Times New Roman"/>
          </w:rPr>
          <w:t>networks must associate a higher jump with a taller barrier.</w:t>
        </w:r>
      </w:ins>
      <w:r>
        <w:rPr>
          <w:rFonts w:ascii="Times New Roman" w:hAnsi="Times New Roman" w:cs="Times New Roman"/>
        </w:rPr>
        <w:t xml:space="preserve"> Although the habituation phase is shorter</w:t>
      </w:r>
      <w:ins w:id="663" w:author="Benton, Deon" w:date="2026-06-20T20:31:00Z" w16du:dateUtc="2026-06-21T01:31:00Z">
        <w:r w:rsidR="000C1A3F">
          <w:rPr>
            <w:rFonts w:ascii="Times New Roman" w:hAnsi="Times New Roman" w:cs="Times New Roman"/>
          </w:rPr>
          <w:t xml:space="preserve"> in length</w:t>
        </w:r>
      </w:ins>
      <w:r>
        <w:rPr>
          <w:rFonts w:ascii="Times New Roman" w:hAnsi="Times New Roman" w:cs="Times New Roman"/>
        </w:rPr>
        <w:t xml:space="preserve"> than the pretraining phase, the network had little difficulty learning these associations due to its enhanced processing capacity. </w:t>
      </w:r>
    </w:p>
    <w:p w14:paraId="1A737D7C" w14:textId="77777777" w:rsidR="002A5455" w:rsidRDefault="002A5455" w:rsidP="002A5455">
      <w:pPr>
        <w:spacing w:line="480" w:lineRule="auto"/>
        <w:contextualSpacing/>
        <w:rPr>
          <w:rFonts w:ascii="Times New Roman" w:hAnsi="Times New Roman" w:cs="Times New Roman"/>
        </w:rPr>
      </w:pPr>
    </w:p>
    <w:tbl>
      <w:tblPr>
        <w:tblStyle w:val="TableGrid"/>
        <w:tblW w:w="12090"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90"/>
      </w:tblGrid>
      <w:tr w:rsidR="002A5455" w14:paraId="66497D29" w14:textId="77777777" w:rsidTr="00B85B71">
        <w:trPr>
          <w:trHeight w:val="4339"/>
        </w:trPr>
        <w:tc>
          <w:tcPr>
            <w:tcW w:w="12090" w:type="dxa"/>
          </w:tcPr>
          <w:p w14:paraId="5BA1B92B" w14:textId="5AE4A36A" w:rsidR="002A5455" w:rsidRDefault="00567787" w:rsidP="00567787">
            <w:pPr>
              <w:keepNext/>
              <w:spacing w:line="480" w:lineRule="auto"/>
              <w:contextualSpacing/>
              <w:jc w:val="center"/>
              <w:rPr>
                <w:rFonts w:ascii="Times New Roman" w:hAnsi="Times New Roman" w:cs="Times New Roman"/>
              </w:rPr>
            </w:pPr>
            <w:r>
              <w:rPr>
                <w:rFonts w:ascii="Times New Roman" w:hAnsi="Times New Roman" w:cs="Times New Roman"/>
                <w:noProof/>
              </w:rPr>
              <w:lastRenderedPageBreak/>
              <w:drawing>
                <wp:inline distT="0" distB="0" distL="0" distR="0" wp14:anchorId="105E0209" wp14:editId="5D571517">
                  <wp:extent cx="5514975" cy="3676650"/>
                  <wp:effectExtent l="0" t="0" r="9525" b="0"/>
                  <wp:docPr id="11028064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06493" name="Picture 1102806493"/>
                          <pic:cNvPicPr/>
                        </pic:nvPicPr>
                        <pic:blipFill>
                          <a:blip r:embed="rId22"/>
                          <a:stretch>
                            <a:fillRect/>
                          </a:stretch>
                        </pic:blipFill>
                        <pic:spPr>
                          <a:xfrm>
                            <a:off x="0" y="0"/>
                            <a:ext cx="5517518" cy="3678345"/>
                          </a:xfrm>
                          <a:prstGeom prst="rect">
                            <a:avLst/>
                          </a:prstGeom>
                        </pic:spPr>
                      </pic:pic>
                    </a:graphicData>
                  </a:graphic>
                </wp:inline>
              </w:drawing>
            </w:r>
          </w:p>
        </w:tc>
      </w:tr>
    </w:tbl>
    <w:p w14:paraId="2C53863B" w14:textId="477B7DFE" w:rsidR="002A5455" w:rsidRPr="00B95538" w:rsidRDefault="002A5455" w:rsidP="002A5455">
      <w:pPr>
        <w:pStyle w:val="Caption"/>
        <w:rPr>
          <w:rFonts w:ascii="Times New Roman" w:hAnsi="Times New Roman" w:cs="Times New Roman"/>
          <w:i w:val="0"/>
          <w:iCs w:val="0"/>
          <w:color w:val="000000" w:themeColor="text1"/>
          <w:sz w:val="24"/>
          <w:szCs w:val="24"/>
        </w:rPr>
      </w:pPr>
      <w:r w:rsidRPr="00E82187">
        <w:rPr>
          <w:rFonts w:ascii="Times New Roman" w:hAnsi="Times New Roman" w:cs="Times New Roman"/>
          <w:b/>
          <w:bCs/>
          <w:i w:val="0"/>
          <w:iCs w:val="0"/>
          <w:color w:val="000000" w:themeColor="text1"/>
          <w:sz w:val="24"/>
          <w:szCs w:val="24"/>
        </w:rPr>
        <w:t xml:space="preserve">Figure </w:t>
      </w:r>
      <w:r w:rsidRPr="00E82187">
        <w:rPr>
          <w:rFonts w:ascii="Times New Roman" w:hAnsi="Times New Roman" w:cs="Times New Roman"/>
          <w:b/>
          <w:bCs/>
          <w:i w:val="0"/>
          <w:iCs w:val="0"/>
          <w:color w:val="000000" w:themeColor="text1"/>
          <w:sz w:val="24"/>
          <w:szCs w:val="24"/>
        </w:rPr>
        <w:fldChar w:fldCharType="begin"/>
      </w:r>
      <w:r w:rsidRPr="00E82187">
        <w:rPr>
          <w:rFonts w:ascii="Times New Roman" w:hAnsi="Times New Roman" w:cs="Times New Roman"/>
          <w:b/>
          <w:bCs/>
          <w:i w:val="0"/>
          <w:iCs w:val="0"/>
          <w:color w:val="000000" w:themeColor="text1"/>
          <w:sz w:val="24"/>
          <w:szCs w:val="24"/>
        </w:rPr>
        <w:instrText xml:space="preserve"> SEQ Figure \* ARABIC </w:instrText>
      </w:r>
      <w:r w:rsidRPr="00E82187">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10</w:t>
      </w:r>
      <w:r w:rsidRPr="00E82187">
        <w:rPr>
          <w:rFonts w:ascii="Times New Roman" w:hAnsi="Times New Roman" w:cs="Times New Roman"/>
          <w:b/>
          <w:bCs/>
          <w:i w:val="0"/>
          <w:iCs w:val="0"/>
          <w:color w:val="000000" w:themeColor="text1"/>
          <w:sz w:val="24"/>
          <w:szCs w:val="24"/>
        </w:rPr>
        <w:fldChar w:fldCharType="end"/>
      </w:r>
      <w:r w:rsidRPr="00E82187">
        <w:rPr>
          <w:rFonts w:ascii="Times New Roman" w:hAnsi="Times New Roman" w:cs="Times New Roman"/>
          <w:b/>
          <w:bCs/>
          <w:i w:val="0"/>
          <w:iCs w:val="0"/>
          <w:color w:val="000000" w:themeColor="text1"/>
          <w:sz w:val="24"/>
          <w:szCs w:val="24"/>
        </w:rPr>
        <w:t>.</w:t>
      </w:r>
      <w:r w:rsidRPr="00E82187">
        <w:rPr>
          <w:color w:val="000000" w:themeColor="text1"/>
          <w:sz w:val="20"/>
          <w:szCs w:val="20"/>
        </w:rPr>
        <w:t xml:space="preserve"> </w:t>
      </w:r>
      <w:r w:rsidR="00C465BA">
        <w:rPr>
          <w:rFonts w:ascii="Times New Roman" w:hAnsi="Times New Roman" w:cs="Times New Roman"/>
          <w:color w:val="000000" w:themeColor="text1"/>
          <w:sz w:val="24"/>
          <w:szCs w:val="24"/>
        </w:rPr>
        <w:t>Mechanism underpinning ALIAS’s responses during the Inconsistent test event</w:t>
      </w:r>
      <w:r w:rsidR="00881931">
        <w:rPr>
          <w:rFonts w:ascii="Times New Roman" w:hAnsi="Times New Roman" w:cs="Times New Roman"/>
          <w:color w:val="000000" w:themeColor="text1"/>
          <w:sz w:val="24"/>
          <w:szCs w:val="24"/>
        </w:rPr>
        <w:t xml:space="preserve"> in the Experimental condition</w:t>
      </w:r>
      <w:r w:rsidRPr="00E82187">
        <w:rPr>
          <w:rFonts w:ascii="Times New Roman" w:hAnsi="Times New Roman" w:cs="Times New Roman"/>
          <w:color w:val="000000" w:themeColor="text1"/>
          <w:sz w:val="24"/>
          <w:szCs w:val="24"/>
        </w:rPr>
        <w:t>.</w:t>
      </w:r>
      <w:r w:rsidRPr="00B95538">
        <w:rPr>
          <w:rFonts w:ascii="Times New Roman" w:hAnsi="Times New Roman" w:cs="Times New Roman"/>
          <w:i w:val="0"/>
          <w:iCs w:val="0"/>
          <w:color w:val="000000" w:themeColor="text1"/>
          <w:sz w:val="24"/>
          <w:szCs w:val="24"/>
        </w:rPr>
        <w:t xml:space="preserve"> </w:t>
      </w:r>
      <w:r w:rsidR="00881931">
        <w:rPr>
          <w:rFonts w:ascii="Times New Roman" w:hAnsi="Times New Roman" w:cs="Times New Roman"/>
          <w:i w:val="0"/>
          <w:iCs w:val="0"/>
          <w:color w:val="000000" w:themeColor="text1"/>
          <w:sz w:val="24"/>
          <w:szCs w:val="24"/>
        </w:rPr>
        <w:t>Active input features presented at test reactivated learned associations acquired during pretraining and habituation. Although the network correctly activated four of those features, it also incorrectly activated the Obstacle Height 4, Arc Peak Height 0, and Linear Motion units.</w:t>
      </w:r>
      <w:r w:rsidR="006F240D">
        <w:rPr>
          <w:rFonts w:ascii="Times New Roman" w:hAnsi="Times New Roman" w:cs="Times New Roman"/>
          <w:i w:val="0"/>
          <w:iCs w:val="0"/>
          <w:color w:val="000000" w:themeColor="text1"/>
          <w:sz w:val="24"/>
          <w:szCs w:val="24"/>
        </w:rPr>
        <w:t xml:space="preserve"> These three erroneously activated units constituted the primary sources of error and looking during this event.</w:t>
      </w:r>
      <w:r w:rsidR="00881931">
        <w:rPr>
          <w:rFonts w:ascii="Times New Roman" w:hAnsi="Times New Roman" w:cs="Times New Roman"/>
          <w:i w:val="0"/>
          <w:iCs w:val="0"/>
          <w:color w:val="000000" w:themeColor="text1"/>
          <w:sz w:val="24"/>
          <w:szCs w:val="24"/>
        </w:rPr>
        <w:t xml:space="preserve"> Shown here: Units necessary to explain the basis of ALIAS’s responses during the Inconsistent test event.</w:t>
      </w:r>
    </w:p>
    <w:p w14:paraId="1B515456" w14:textId="77777777" w:rsidR="002A5455" w:rsidRDefault="002A5455" w:rsidP="002A5455">
      <w:pPr>
        <w:spacing w:line="480" w:lineRule="auto"/>
        <w:contextualSpacing/>
        <w:rPr>
          <w:rFonts w:ascii="Times New Roman" w:hAnsi="Times New Roman" w:cs="Times New Roman"/>
        </w:rPr>
      </w:pPr>
    </w:p>
    <w:p w14:paraId="506C4856" w14:textId="4B558461" w:rsidR="00567787" w:rsidRDefault="002A5455" w:rsidP="00567787">
      <w:pPr>
        <w:spacing w:line="480" w:lineRule="auto"/>
        <w:ind w:firstLine="720"/>
        <w:contextualSpacing/>
        <w:rPr>
          <w:rFonts w:ascii="Times New Roman" w:hAnsi="Times New Roman" w:cs="Times New Roman"/>
        </w:rPr>
      </w:pPr>
      <w:r>
        <w:rPr>
          <w:rFonts w:ascii="Times New Roman" w:hAnsi="Times New Roman" w:cs="Times New Roman"/>
        </w:rPr>
        <w:t xml:space="preserve">These facts help to explain the network’s responses to the barrierless test events. </w:t>
      </w:r>
      <w:ins w:id="664" w:author="Benton, Deon" w:date="2026-06-20T20:45:00Z" w16du:dateUtc="2026-06-21T01:45:00Z">
        <w:r w:rsidR="00E54F84">
          <w:rPr>
            <w:rFonts w:ascii="Times New Roman" w:hAnsi="Times New Roman" w:cs="Times New Roman"/>
          </w:rPr>
          <w:t xml:space="preserve">As shown in Figure </w:t>
        </w:r>
      </w:ins>
      <w:r w:rsidR="00567787">
        <w:rPr>
          <w:rFonts w:ascii="Times New Roman" w:hAnsi="Times New Roman" w:cs="Times New Roman"/>
        </w:rPr>
        <w:t>10</w:t>
      </w:r>
      <w:ins w:id="665" w:author="Benton, Deon" w:date="2026-06-20T20:45:00Z" w16du:dateUtc="2026-06-21T01:45:00Z">
        <w:r w:rsidR="00E54F84">
          <w:rPr>
            <w:rFonts w:ascii="Times New Roman" w:hAnsi="Times New Roman" w:cs="Times New Roman"/>
          </w:rPr>
          <w:t xml:space="preserve">, </w:t>
        </w:r>
      </w:ins>
      <w:del w:id="666" w:author="Benton, Deon" w:date="2026-06-20T20:47:00Z" w16du:dateUtc="2026-06-21T01:47:00Z">
        <w:r w:rsidDel="00E54F84">
          <w:rPr>
            <w:rFonts w:ascii="Times New Roman" w:hAnsi="Times New Roman" w:cs="Times New Roman"/>
          </w:rPr>
          <w:delText xml:space="preserve"> </w:delText>
        </w:r>
      </w:del>
      <w:r w:rsidR="00E54F84">
        <w:rPr>
          <w:rFonts w:ascii="Times New Roman" w:hAnsi="Times New Roman" w:cs="Times New Roman"/>
        </w:rPr>
        <w:t>during the Inconsistent test event</w:t>
      </w:r>
      <w:r>
        <w:rPr>
          <w:rFonts w:ascii="Times New Roman" w:hAnsi="Times New Roman" w:cs="Times New Roman"/>
        </w:rPr>
        <w:t xml:space="preserve"> </w:t>
      </w:r>
      <w:r w:rsidR="002550E1">
        <w:rPr>
          <w:rFonts w:ascii="Times New Roman" w:hAnsi="Times New Roman" w:cs="Times New Roman"/>
        </w:rPr>
        <w:t>ALIAS</w:t>
      </w:r>
      <w:r>
        <w:rPr>
          <w:rFonts w:ascii="Times New Roman" w:hAnsi="Times New Roman" w:cs="Times New Roman"/>
        </w:rPr>
        <w:t xml:space="preserve"> correctly activated the Missing unit in the Obstacle Horizontal Position output group, the </w:t>
      </w:r>
      <w:r w:rsidR="00CA2B5A">
        <w:rPr>
          <w:rFonts w:ascii="Times New Roman" w:hAnsi="Times New Roman" w:cs="Times New Roman"/>
        </w:rPr>
        <w:t>No Obstacle</w:t>
      </w:r>
      <w:r>
        <w:rPr>
          <w:rFonts w:ascii="Times New Roman" w:hAnsi="Times New Roman" w:cs="Times New Roman"/>
        </w:rPr>
        <w:t xml:space="preserve"> unit in the Obstacle Height output group,</w:t>
      </w:r>
      <w:r w:rsidR="00CA2B5A">
        <w:rPr>
          <w:rFonts w:ascii="Times New Roman" w:hAnsi="Times New Roman" w:cs="Times New Roman"/>
        </w:rPr>
        <w:t xml:space="preserve"> the No Separation Unit in the Arc Apex-Obstacle Gap group,</w:t>
      </w:r>
      <w:r>
        <w:rPr>
          <w:rFonts w:ascii="Times New Roman" w:hAnsi="Times New Roman" w:cs="Times New Roman"/>
        </w:rPr>
        <w:t xml:space="preserve"> and the Arc Peak Height 4 unit in the Arc Peak Height output group. The first three were activated due to associations formed during pretraining; the last was activated due to associations formed with itself during habituation. At the same time, the network incorrectly activated the Obstacle Height 4, Arc Height 0, and Linear Path output units. This response is also expected: T</w:t>
      </w:r>
      <w:r w:rsidRPr="00B66F44">
        <w:rPr>
          <w:rFonts w:ascii="Times New Roman" w:hAnsi="Times New Roman" w:cs="Times New Roman"/>
        </w:rPr>
        <w:t xml:space="preserve">he </w:t>
      </w:r>
      <w:r>
        <w:rPr>
          <w:rFonts w:ascii="Times New Roman" w:hAnsi="Times New Roman" w:cs="Times New Roman"/>
        </w:rPr>
        <w:t>Arc</w:t>
      </w:r>
      <w:r w:rsidRPr="00B66F44">
        <w:rPr>
          <w:rFonts w:ascii="Times New Roman" w:hAnsi="Times New Roman" w:cs="Times New Roman"/>
        </w:rPr>
        <w:t xml:space="preserve"> </w:t>
      </w:r>
      <w:r>
        <w:rPr>
          <w:rFonts w:ascii="Times New Roman" w:hAnsi="Times New Roman" w:cs="Times New Roman"/>
        </w:rPr>
        <w:t xml:space="preserve">Peak </w:t>
      </w:r>
      <w:r w:rsidRPr="00B66F44">
        <w:rPr>
          <w:rFonts w:ascii="Times New Roman" w:hAnsi="Times New Roman" w:cs="Times New Roman"/>
        </w:rPr>
        <w:lastRenderedPageBreak/>
        <w:t xml:space="preserve">Height 0 and </w:t>
      </w:r>
      <w:r>
        <w:rPr>
          <w:rFonts w:ascii="Times New Roman" w:hAnsi="Times New Roman" w:cs="Times New Roman"/>
        </w:rPr>
        <w:t>Linear Path</w:t>
      </w:r>
      <w:r w:rsidRPr="00B66F44">
        <w:rPr>
          <w:rFonts w:ascii="Times New Roman" w:hAnsi="Times New Roman" w:cs="Times New Roman"/>
        </w:rPr>
        <w:t xml:space="preserve"> units were associated with </w:t>
      </w:r>
      <w:r>
        <w:rPr>
          <w:rFonts w:ascii="Times New Roman" w:hAnsi="Times New Roman" w:cs="Times New Roman"/>
        </w:rPr>
        <w:t>each unit’s</w:t>
      </w:r>
      <w:r w:rsidRPr="00B66F44">
        <w:rPr>
          <w:rFonts w:ascii="Times New Roman" w:hAnsi="Times New Roman" w:cs="Times New Roman"/>
        </w:rPr>
        <w:t xml:space="preserve"> input counterpart during pretraining, and the </w:t>
      </w:r>
      <w:r>
        <w:rPr>
          <w:rFonts w:ascii="Times New Roman" w:hAnsi="Times New Roman" w:cs="Times New Roman"/>
        </w:rPr>
        <w:t>Obstacle</w:t>
      </w:r>
      <w:r w:rsidRPr="00B66F44">
        <w:rPr>
          <w:rFonts w:ascii="Times New Roman" w:hAnsi="Times New Roman" w:cs="Times New Roman"/>
        </w:rPr>
        <w:t xml:space="preserve"> Height 4 unit </w:t>
      </w:r>
      <w:r>
        <w:rPr>
          <w:rFonts w:ascii="Times New Roman" w:hAnsi="Times New Roman" w:cs="Times New Roman"/>
        </w:rPr>
        <w:t>was associated</w:t>
      </w:r>
      <w:r w:rsidRPr="00B66F44">
        <w:rPr>
          <w:rFonts w:ascii="Times New Roman" w:hAnsi="Times New Roman" w:cs="Times New Roman"/>
        </w:rPr>
        <w:t xml:space="preserve"> with </w:t>
      </w:r>
      <w:r>
        <w:rPr>
          <w:rFonts w:ascii="Times New Roman" w:hAnsi="Times New Roman" w:cs="Times New Roman"/>
        </w:rPr>
        <w:t>Arc Peak</w:t>
      </w:r>
      <w:r w:rsidRPr="00B66F44">
        <w:rPr>
          <w:rFonts w:ascii="Times New Roman" w:hAnsi="Times New Roman" w:cs="Times New Roman"/>
        </w:rPr>
        <w:t xml:space="preserve"> Height 4</w:t>
      </w:r>
      <w:r>
        <w:rPr>
          <w:rFonts w:ascii="Times New Roman" w:hAnsi="Times New Roman" w:cs="Times New Roman"/>
        </w:rPr>
        <w:t xml:space="preserve"> and Obstacle Height 4 input units, among others,</w:t>
      </w:r>
      <w:r w:rsidRPr="00B66F44">
        <w:rPr>
          <w:rFonts w:ascii="Times New Roman" w:hAnsi="Times New Roman" w:cs="Times New Roman"/>
        </w:rPr>
        <w:t xml:space="preserve"> </w:t>
      </w:r>
      <w:r>
        <w:rPr>
          <w:rFonts w:ascii="Times New Roman" w:hAnsi="Times New Roman" w:cs="Times New Roman"/>
        </w:rPr>
        <w:t>during habituation. Thus, three output units (i.e., Obstacle Height 4, Arc Peak Height 0, and Linear Path) contributed to the network’s looking time (or error) during the Inconsistent test event. This pattern of activation is precisely what the present theory predicts. Specifically, if infants, like the network, learn that a particular obstacle height is associated with a specific type of motion, then presenting one of these features at test (e.g., Arc Path and Arc Peak Height 4) should reactivate the other (e.g., Obstacle Height 4). If that associated feature is absent, as is the case with the Obstacle Height 4 unit in the Inconsistent test event, then the network should detect an error and show heightened looking.</w:t>
      </w:r>
    </w:p>
    <w:p w14:paraId="434724D9" w14:textId="77777777" w:rsidR="00567787" w:rsidRDefault="00567787" w:rsidP="00567787">
      <w:pPr>
        <w:spacing w:line="480" w:lineRule="auto"/>
        <w:contextualSpacing/>
        <w:rPr>
          <w:rFonts w:ascii="Times New Roman" w:hAnsi="Times New Roman" w:cs="Times New Roman"/>
        </w:rPr>
      </w:pPr>
    </w:p>
    <w:p w14:paraId="3E888013" w14:textId="77777777" w:rsidR="00567787" w:rsidRDefault="00567787" w:rsidP="006C5974">
      <w:pPr>
        <w:keepNext/>
        <w:spacing w:line="480" w:lineRule="auto"/>
        <w:contextualSpacing/>
        <w:jc w:val="center"/>
      </w:pPr>
      <w:r>
        <w:rPr>
          <w:rFonts w:ascii="Times New Roman" w:hAnsi="Times New Roman" w:cs="Times New Roman"/>
          <w:noProof/>
        </w:rPr>
        <w:drawing>
          <wp:inline distT="0" distB="0" distL="0" distR="0" wp14:anchorId="66923510" wp14:editId="3CD6FB49">
            <wp:extent cx="5513401" cy="3675600"/>
            <wp:effectExtent l="0" t="0" r="0" b="1270"/>
            <wp:docPr id="9980340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034013" name="Picture 998034013"/>
                    <pic:cNvPicPr/>
                  </pic:nvPicPr>
                  <pic:blipFill>
                    <a:blip r:embed="rId23"/>
                    <a:stretch>
                      <a:fillRect/>
                    </a:stretch>
                  </pic:blipFill>
                  <pic:spPr>
                    <a:xfrm>
                      <a:off x="0" y="0"/>
                      <a:ext cx="5513401" cy="3675600"/>
                    </a:xfrm>
                    <a:prstGeom prst="rect">
                      <a:avLst/>
                    </a:prstGeom>
                  </pic:spPr>
                </pic:pic>
              </a:graphicData>
            </a:graphic>
          </wp:inline>
        </w:drawing>
      </w:r>
    </w:p>
    <w:p w14:paraId="2B0D8DBC" w14:textId="5D7326D1" w:rsidR="00567787" w:rsidRDefault="00567787" w:rsidP="006C5974">
      <w:pPr>
        <w:pStyle w:val="Caption"/>
        <w:rPr>
          <w:rFonts w:ascii="Times New Roman" w:hAnsi="Times New Roman" w:cs="Times New Roman"/>
        </w:rPr>
      </w:pPr>
      <w:r w:rsidRPr="00567787">
        <w:rPr>
          <w:rFonts w:ascii="Times New Roman" w:hAnsi="Times New Roman" w:cs="Times New Roman"/>
          <w:b/>
          <w:bCs/>
          <w:i w:val="0"/>
          <w:iCs w:val="0"/>
          <w:sz w:val="24"/>
          <w:szCs w:val="24"/>
        </w:rPr>
        <w:t xml:space="preserve">Figure </w:t>
      </w:r>
      <w:r w:rsidRPr="00567787">
        <w:rPr>
          <w:rFonts w:ascii="Times New Roman" w:hAnsi="Times New Roman" w:cs="Times New Roman"/>
          <w:b/>
          <w:bCs/>
          <w:i w:val="0"/>
          <w:iCs w:val="0"/>
          <w:sz w:val="24"/>
          <w:szCs w:val="24"/>
        </w:rPr>
        <w:fldChar w:fldCharType="begin"/>
      </w:r>
      <w:r w:rsidRPr="00567787">
        <w:rPr>
          <w:rFonts w:ascii="Times New Roman" w:hAnsi="Times New Roman" w:cs="Times New Roman"/>
          <w:b/>
          <w:bCs/>
          <w:i w:val="0"/>
          <w:iCs w:val="0"/>
          <w:sz w:val="24"/>
          <w:szCs w:val="24"/>
        </w:rPr>
        <w:instrText xml:space="preserve"> SEQ Figure \* ARABIC </w:instrText>
      </w:r>
      <w:r w:rsidRPr="00567787">
        <w:rPr>
          <w:rFonts w:ascii="Times New Roman" w:hAnsi="Times New Roman" w:cs="Times New Roman"/>
          <w:b/>
          <w:bCs/>
          <w:i w:val="0"/>
          <w:iCs w:val="0"/>
          <w:sz w:val="24"/>
          <w:szCs w:val="24"/>
        </w:rPr>
        <w:fldChar w:fldCharType="separate"/>
      </w:r>
      <w:r w:rsidR="00CA73CB">
        <w:rPr>
          <w:rFonts w:ascii="Times New Roman" w:hAnsi="Times New Roman" w:cs="Times New Roman"/>
          <w:b/>
          <w:bCs/>
          <w:i w:val="0"/>
          <w:iCs w:val="0"/>
          <w:noProof/>
          <w:sz w:val="24"/>
          <w:szCs w:val="24"/>
        </w:rPr>
        <w:t>11</w:t>
      </w:r>
      <w:r w:rsidRPr="00567787">
        <w:rPr>
          <w:rFonts w:ascii="Times New Roman" w:hAnsi="Times New Roman" w:cs="Times New Roman"/>
          <w:b/>
          <w:bCs/>
          <w:i w:val="0"/>
          <w:iCs w:val="0"/>
          <w:sz w:val="24"/>
          <w:szCs w:val="24"/>
        </w:rPr>
        <w:fldChar w:fldCharType="end"/>
      </w:r>
      <w:r w:rsidRPr="00567787">
        <w:rPr>
          <w:rFonts w:ascii="Times New Roman" w:hAnsi="Times New Roman" w:cs="Times New Roman"/>
          <w:b/>
          <w:bCs/>
          <w:i w:val="0"/>
          <w:iCs w:val="0"/>
          <w:sz w:val="24"/>
          <w:szCs w:val="24"/>
        </w:rPr>
        <w:t>.</w:t>
      </w:r>
      <w:r>
        <w:t xml:space="preserve"> </w:t>
      </w:r>
      <w:r w:rsidR="00A36791">
        <w:rPr>
          <w:rFonts w:ascii="Times New Roman" w:hAnsi="Times New Roman" w:cs="Times New Roman"/>
          <w:color w:val="000000" w:themeColor="text1"/>
          <w:sz w:val="24"/>
          <w:szCs w:val="24"/>
        </w:rPr>
        <w:t>Mechanism underpinning ALIAS’s responses during the Consistent test event</w:t>
      </w:r>
      <w:r w:rsidR="00FB795E">
        <w:rPr>
          <w:rFonts w:ascii="Times New Roman" w:hAnsi="Times New Roman" w:cs="Times New Roman"/>
          <w:color w:val="000000" w:themeColor="text1"/>
          <w:sz w:val="24"/>
          <w:szCs w:val="24"/>
        </w:rPr>
        <w:t xml:space="preserve"> in the Experimental condition</w:t>
      </w:r>
      <w:r w:rsidR="00A36791">
        <w:rPr>
          <w:rFonts w:ascii="Times New Roman" w:hAnsi="Times New Roman" w:cs="Times New Roman"/>
          <w:color w:val="000000" w:themeColor="text1"/>
          <w:sz w:val="24"/>
          <w:szCs w:val="24"/>
        </w:rPr>
        <w:t xml:space="preserve">. </w:t>
      </w:r>
      <w:r w:rsidR="00A36791" w:rsidRPr="00A36791">
        <w:rPr>
          <w:rFonts w:ascii="Times New Roman" w:hAnsi="Times New Roman" w:cs="Times New Roman"/>
          <w:i w:val="0"/>
          <w:iCs w:val="0"/>
          <w:color w:val="000000" w:themeColor="text1"/>
          <w:sz w:val="24"/>
          <w:szCs w:val="24"/>
        </w:rPr>
        <w:t xml:space="preserve">Active input features reactivated many of the same learned associations </w:t>
      </w:r>
      <w:r w:rsidR="00A36791" w:rsidRPr="00A36791">
        <w:rPr>
          <w:rFonts w:ascii="Times New Roman" w:hAnsi="Times New Roman" w:cs="Times New Roman"/>
          <w:i w:val="0"/>
          <w:iCs w:val="0"/>
          <w:color w:val="000000" w:themeColor="text1"/>
          <w:sz w:val="24"/>
          <w:szCs w:val="24"/>
        </w:rPr>
        <w:lastRenderedPageBreak/>
        <w:t xml:space="preserve">observed in the Inconsistent event. However, here only the Arc Peak Height 4 output unit was incorrectly activated. </w:t>
      </w:r>
      <w:r w:rsidR="006F240D">
        <w:rPr>
          <w:rFonts w:ascii="Times New Roman" w:hAnsi="Times New Roman" w:cs="Times New Roman"/>
          <w:i w:val="0"/>
          <w:iCs w:val="0"/>
          <w:color w:val="000000" w:themeColor="text1"/>
          <w:sz w:val="24"/>
          <w:szCs w:val="24"/>
        </w:rPr>
        <w:t>This one erroneously activated unit constituted the primary source of error and looking during this event. Shown here: Units necessary to explain the basis of ALIAS’s responses during the Inconsistent test event.</w:t>
      </w:r>
    </w:p>
    <w:p w14:paraId="0F51862D" w14:textId="08F6F830" w:rsidR="00636D4A" w:rsidRDefault="002A5455" w:rsidP="00636D4A">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Linear Path and Arc Peak Height 0 input units were turned on. As shown in Figure </w:t>
      </w:r>
      <w:r w:rsidR="00567787">
        <w:rPr>
          <w:rFonts w:ascii="Times New Roman" w:hAnsi="Times New Roman" w:cs="Times New Roman"/>
        </w:rPr>
        <w:t>11</w:t>
      </w:r>
      <w:r>
        <w:rPr>
          <w:rFonts w:ascii="Times New Roman" w:hAnsi="Times New Roman" w:cs="Times New Roman"/>
        </w:rPr>
        <w:t xml:space="preserve">, the network activated the same units as those in the Inconsistent test event. However, </w:t>
      </w:r>
      <w:r w:rsidR="00CA2B5A">
        <w:rPr>
          <w:rFonts w:ascii="Times New Roman" w:hAnsi="Times New Roman" w:cs="Times New Roman"/>
        </w:rPr>
        <w:t>because it</w:t>
      </w:r>
      <w:r>
        <w:rPr>
          <w:rFonts w:ascii="Times New Roman" w:hAnsi="Times New Roman" w:cs="Times New Roman"/>
        </w:rPr>
        <w:t xml:space="preserve"> correctly activated four of these units and incorrectly activated the remaining </w:t>
      </w:r>
      <w:r w:rsidR="00CA2B5A">
        <w:rPr>
          <w:rFonts w:ascii="Times New Roman" w:hAnsi="Times New Roman" w:cs="Times New Roman"/>
        </w:rPr>
        <w:t>unit</w:t>
      </w:r>
      <w:r>
        <w:rPr>
          <w:rFonts w:ascii="Times New Roman" w:hAnsi="Times New Roman" w:cs="Times New Roman"/>
        </w:rPr>
        <w:t xml:space="preserve"> via the same associative processes described above, </w:t>
      </w:r>
      <w:r w:rsidR="00CA2B5A">
        <w:rPr>
          <w:rFonts w:ascii="Times New Roman" w:hAnsi="Times New Roman" w:cs="Times New Roman"/>
        </w:rPr>
        <w:t>one</w:t>
      </w:r>
      <w:r>
        <w:rPr>
          <w:rFonts w:ascii="Times New Roman" w:hAnsi="Times New Roman" w:cs="Times New Roman"/>
        </w:rPr>
        <w:t xml:space="preserve"> rather than </w:t>
      </w:r>
      <w:r w:rsidR="00CA2B5A">
        <w:rPr>
          <w:rFonts w:ascii="Times New Roman" w:hAnsi="Times New Roman" w:cs="Times New Roman"/>
        </w:rPr>
        <w:t>four</w:t>
      </w:r>
      <w:r>
        <w:rPr>
          <w:rFonts w:ascii="Times New Roman" w:hAnsi="Times New Roman" w:cs="Times New Roman"/>
        </w:rPr>
        <w:t xml:space="preserve"> output units contributed to this event’s error. The fact that one fewer unit contributed to error in the Consistent test event means the network looked for less time at this event than at the Inconsistent one</w:t>
      </w:r>
      <w:r w:rsidR="00636D4A">
        <w:rPr>
          <w:rFonts w:ascii="Times New Roman" w:hAnsi="Times New Roman" w:cs="Times New Roman"/>
        </w:rPr>
        <w:t>.</w:t>
      </w:r>
    </w:p>
    <w:p w14:paraId="62C4337B" w14:textId="6E24A818" w:rsidR="002A5455" w:rsidRPr="00136774" w:rsidRDefault="002A5455" w:rsidP="00636D4A">
      <w:pPr>
        <w:spacing w:line="480" w:lineRule="auto"/>
        <w:ind w:firstLine="720"/>
        <w:contextualSpacing/>
        <w:rPr>
          <w:rFonts w:ascii="Times New Roman" w:hAnsi="Times New Roman" w:cs="Times New Roman"/>
        </w:rPr>
      </w:pPr>
      <w:r>
        <w:rPr>
          <w:rFonts w:ascii="Times New Roman" w:hAnsi="Times New Roman" w:cs="Times New Roman"/>
        </w:rPr>
        <w:t>The</w:t>
      </w:r>
      <w:r w:rsidRPr="00136774">
        <w:rPr>
          <w:rFonts w:ascii="Times New Roman" w:hAnsi="Times New Roman" w:cs="Times New Roman"/>
        </w:rPr>
        <w:t xml:space="preserve"> same associative principles also explain </w:t>
      </w:r>
      <w:r>
        <w:rPr>
          <w:rFonts w:ascii="Times New Roman" w:hAnsi="Times New Roman" w:cs="Times New Roman"/>
        </w:rPr>
        <w:t>how</w:t>
      </w:r>
      <w:r w:rsidRPr="00136774">
        <w:rPr>
          <w:rFonts w:ascii="Times New Roman" w:hAnsi="Times New Roman" w:cs="Times New Roman"/>
        </w:rPr>
        <w:t xml:space="preserve"> </w:t>
      </w:r>
      <w:r>
        <w:rPr>
          <w:rFonts w:ascii="Times New Roman" w:hAnsi="Times New Roman" w:cs="Times New Roman"/>
        </w:rPr>
        <w:t>ALIAS came to respond more</w:t>
      </w:r>
      <w:r w:rsidRPr="00136774">
        <w:rPr>
          <w:rFonts w:ascii="Times New Roman" w:hAnsi="Times New Roman" w:cs="Times New Roman"/>
        </w:rPr>
        <w:t xml:space="preserve"> similarly to the two test events in the Control condition. </w:t>
      </w:r>
      <w:r>
        <w:rPr>
          <w:rFonts w:ascii="Times New Roman" w:hAnsi="Times New Roman" w:cs="Times New Roman"/>
        </w:rPr>
        <w:t xml:space="preserve">Because peripherally located barriers were less salient than central ones as stipulated by the current theory, </w:t>
      </w:r>
      <w:r w:rsidRPr="00136774">
        <w:rPr>
          <w:rFonts w:ascii="Times New Roman" w:hAnsi="Times New Roman" w:cs="Times New Roman"/>
        </w:rPr>
        <w:t xml:space="preserve">the network </w:t>
      </w:r>
      <w:r w:rsidR="00332DBA">
        <w:rPr>
          <w:rFonts w:ascii="Times New Roman" w:hAnsi="Times New Roman" w:cs="Times New Roman"/>
        </w:rPr>
        <w:t>largely failed</w:t>
      </w:r>
      <w:r w:rsidRPr="00136774">
        <w:rPr>
          <w:rFonts w:ascii="Times New Roman" w:hAnsi="Times New Roman" w:cs="Times New Roman"/>
        </w:rPr>
        <w:t xml:space="preserve"> to</w:t>
      </w:r>
      <w:ins w:id="667" w:author="Benton, Deon" w:date="2026-06-21T16:49:00Z" w16du:dateUtc="2026-06-21T21:49:00Z">
        <w:r w:rsidR="00332DBA">
          <w:rPr>
            <w:rFonts w:ascii="Times New Roman" w:hAnsi="Times New Roman" w:cs="Times New Roman"/>
          </w:rPr>
          <w:t xml:space="preserve"> associate the Obstacle Height 4 and Periphery units</w:t>
        </w:r>
      </w:ins>
      <w:ins w:id="668" w:author="Benton, Deon" w:date="2026-06-21T16:51:00Z" w16du:dateUtc="2026-06-21T21:51:00Z">
        <w:r w:rsidR="00332DBA">
          <w:rPr>
            <w:rFonts w:ascii="Times New Roman" w:hAnsi="Times New Roman" w:cs="Times New Roman"/>
          </w:rPr>
          <w:t xml:space="preserve"> with</w:t>
        </w:r>
      </w:ins>
      <w:ins w:id="669" w:author="Benton, Deon" w:date="2026-06-21T16:49:00Z" w16du:dateUtc="2026-06-21T21:49:00Z">
        <w:r w:rsidR="00332DBA">
          <w:rPr>
            <w:rFonts w:ascii="Times New Roman" w:hAnsi="Times New Roman" w:cs="Times New Roman"/>
          </w:rPr>
          <w:t xml:space="preserve"> </w:t>
        </w:r>
      </w:ins>
      <w:ins w:id="670" w:author="Benton, Deon" w:date="2026-06-21T16:51:00Z" w16du:dateUtc="2026-06-21T21:51:00Z">
        <w:r w:rsidR="00332DBA">
          <w:rPr>
            <w:rFonts w:ascii="Times New Roman" w:hAnsi="Times New Roman" w:cs="Times New Roman"/>
          </w:rPr>
          <w:t xml:space="preserve">the </w:t>
        </w:r>
      </w:ins>
      <w:ins w:id="671" w:author="Benton, Deon" w:date="2026-06-21T17:04:00Z" w16du:dateUtc="2026-06-21T22:04:00Z">
        <w:r w:rsidR="006154C2">
          <w:rPr>
            <w:rFonts w:ascii="Times New Roman" w:hAnsi="Times New Roman" w:cs="Times New Roman"/>
          </w:rPr>
          <w:t>three</w:t>
        </w:r>
      </w:ins>
      <w:ins w:id="672" w:author="Benton, Deon" w:date="2026-06-21T16:51:00Z" w16du:dateUtc="2026-06-21T21:51:00Z">
        <w:r w:rsidR="00332DBA">
          <w:rPr>
            <w:rFonts w:ascii="Times New Roman" w:hAnsi="Times New Roman" w:cs="Times New Roman"/>
          </w:rPr>
          <w:t xml:space="preserve"> other critical input features</w:t>
        </w:r>
      </w:ins>
      <w:ins w:id="673" w:author="Benton, Deon" w:date="2026-06-21T16:54:00Z" w16du:dateUtc="2026-06-21T21:54:00Z">
        <w:r w:rsidR="00332DBA">
          <w:rPr>
            <w:rFonts w:ascii="Times New Roman" w:hAnsi="Times New Roman" w:cs="Times New Roman"/>
          </w:rPr>
          <w:t xml:space="preserve"> (Arced Path</w:t>
        </w:r>
        <w:r w:rsidR="00332DBA" w:rsidRPr="00136774">
          <w:rPr>
            <w:rFonts w:ascii="Times New Roman" w:hAnsi="Times New Roman" w:cs="Times New Roman"/>
          </w:rPr>
          <w:t xml:space="preserve">, </w:t>
        </w:r>
        <w:r w:rsidR="00332DBA">
          <w:rPr>
            <w:rFonts w:ascii="Times New Roman" w:hAnsi="Times New Roman" w:cs="Times New Roman"/>
          </w:rPr>
          <w:t>Arc Peak Height</w:t>
        </w:r>
        <w:r w:rsidR="00332DBA" w:rsidRPr="00136774">
          <w:rPr>
            <w:rFonts w:ascii="Times New Roman" w:hAnsi="Times New Roman" w:cs="Times New Roman"/>
          </w:rPr>
          <w:t xml:space="preserve"> 4,</w:t>
        </w:r>
      </w:ins>
      <w:ins w:id="674" w:author="Benton, Deon" w:date="2026-06-21T17:03:00Z" w16du:dateUtc="2026-06-21T22:03:00Z">
        <w:r w:rsidR="006154C2">
          <w:rPr>
            <w:rFonts w:ascii="Times New Roman" w:hAnsi="Times New Roman" w:cs="Times New Roman"/>
          </w:rPr>
          <w:t xml:space="preserve"> </w:t>
        </w:r>
      </w:ins>
      <w:ins w:id="675" w:author="Benton, Deon" w:date="2026-06-21T17:10:00Z" w16du:dateUtc="2026-06-21T22:10:00Z">
        <w:r w:rsidR="00655992">
          <w:rPr>
            <w:rFonts w:ascii="Times New Roman" w:hAnsi="Times New Roman" w:cs="Times New Roman"/>
          </w:rPr>
          <w:t xml:space="preserve">and </w:t>
        </w:r>
      </w:ins>
      <w:ins w:id="676" w:author="Benton, Deon" w:date="2026-06-21T16:54:00Z" w16du:dateUtc="2026-06-21T21:54:00Z">
        <w:r w:rsidR="00332DBA">
          <w:rPr>
            <w:rFonts w:ascii="Times New Roman" w:hAnsi="Times New Roman" w:cs="Times New Roman"/>
          </w:rPr>
          <w:t xml:space="preserve">Small Separation) </w:t>
        </w:r>
      </w:ins>
      <w:ins w:id="677" w:author="Benton, Deon" w:date="2026-06-21T16:52:00Z" w16du:dateUtc="2026-06-21T21:52:00Z">
        <w:r w:rsidR="00332DBA">
          <w:rPr>
            <w:rFonts w:ascii="Times New Roman" w:hAnsi="Times New Roman" w:cs="Times New Roman"/>
          </w:rPr>
          <w:t>that these units were</w:t>
        </w:r>
      </w:ins>
      <w:ins w:id="678" w:author="Benton, Deon" w:date="2026-06-21T16:49:00Z" w16du:dateUtc="2026-06-21T21:49:00Z">
        <w:r w:rsidR="00332DBA">
          <w:rPr>
            <w:rFonts w:ascii="Times New Roman" w:hAnsi="Times New Roman" w:cs="Times New Roman"/>
          </w:rPr>
          <w:t xml:space="preserve"> associated</w:t>
        </w:r>
      </w:ins>
      <w:ins w:id="679" w:author="Benton, Deon" w:date="2026-06-21T16:52:00Z" w16du:dateUtc="2026-06-21T21:52:00Z">
        <w:r w:rsidR="00332DBA">
          <w:rPr>
            <w:rFonts w:ascii="Times New Roman" w:hAnsi="Times New Roman" w:cs="Times New Roman"/>
          </w:rPr>
          <w:t xml:space="preserve"> with—via adjustments to the weights connecting these units—</w:t>
        </w:r>
      </w:ins>
      <w:ins w:id="680" w:author="Benton, Deon" w:date="2026-06-21T16:49:00Z" w16du:dateUtc="2026-06-21T21:49:00Z">
        <w:r w:rsidR="00332DBA">
          <w:rPr>
            <w:rFonts w:ascii="Times New Roman" w:hAnsi="Times New Roman" w:cs="Times New Roman"/>
          </w:rPr>
          <w:t>during habituation</w:t>
        </w:r>
      </w:ins>
      <w:ins w:id="681" w:author="Benton, Deon" w:date="2026-06-21T16:50:00Z" w16du:dateUtc="2026-06-21T21:50:00Z">
        <w:r w:rsidR="00332DBA">
          <w:rPr>
            <w:rFonts w:ascii="Times New Roman" w:hAnsi="Times New Roman" w:cs="Times New Roman"/>
          </w:rPr>
          <w:t xml:space="preserve">. </w:t>
        </w:r>
      </w:ins>
      <w:ins w:id="682" w:author="Benton, Deon" w:date="2026-06-21T17:08:00Z" w16du:dateUtc="2026-06-21T22:08:00Z">
        <w:r w:rsidR="00227861">
          <w:rPr>
            <w:rFonts w:ascii="Times New Roman" w:hAnsi="Times New Roman" w:cs="Times New Roman"/>
          </w:rPr>
          <w:t>Thus,</w:t>
        </w:r>
      </w:ins>
      <w:ins w:id="683" w:author="Benton, Deon" w:date="2026-06-21T16:53:00Z" w16du:dateUtc="2026-06-21T21:53:00Z">
        <w:r w:rsidR="00332DBA">
          <w:rPr>
            <w:rFonts w:ascii="Times New Roman" w:hAnsi="Times New Roman" w:cs="Times New Roman"/>
          </w:rPr>
          <w:t xml:space="preserve"> </w:t>
        </w:r>
      </w:ins>
      <w:ins w:id="684" w:author="Benton, Deon" w:date="2026-06-21T16:54:00Z" w16du:dateUtc="2026-06-21T21:54:00Z">
        <w:r w:rsidR="00332DBA">
          <w:rPr>
            <w:rFonts w:ascii="Times New Roman" w:hAnsi="Times New Roman" w:cs="Times New Roman"/>
          </w:rPr>
          <w:t>the</w:t>
        </w:r>
      </w:ins>
      <w:ins w:id="685" w:author="Benton, Deon" w:date="2026-06-21T16:56:00Z" w16du:dateUtc="2026-06-21T21:56:00Z">
        <w:r w:rsidR="006154C2">
          <w:rPr>
            <w:rFonts w:ascii="Times New Roman" w:hAnsi="Times New Roman" w:cs="Times New Roman"/>
          </w:rPr>
          <w:t xml:space="preserve"> network did not activate </w:t>
        </w:r>
      </w:ins>
      <w:ins w:id="686" w:author="Benton, Deon" w:date="2026-06-21T17:09:00Z" w16du:dateUtc="2026-06-21T22:09:00Z">
        <w:r w:rsidR="00FC33AD">
          <w:rPr>
            <w:rFonts w:ascii="Times New Roman" w:hAnsi="Times New Roman" w:cs="Times New Roman"/>
          </w:rPr>
          <w:t>both obstacle units</w:t>
        </w:r>
      </w:ins>
      <w:ins w:id="687" w:author="Benton, Deon" w:date="2026-06-21T16:56:00Z" w16du:dateUtc="2026-06-21T21:56:00Z">
        <w:r w:rsidR="006154C2">
          <w:rPr>
            <w:rFonts w:ascii="Times New Roman" w:hAnsi="Times New Roman" w:cs="Times New Roman"/>
          </w:rPr>
          <w:t xml:space="preserve"> </w:t>
        </w:r>
      </w:ins>
      <w:ins w:id="688" w:author="Benton, Deon" w:date="2026-06-21T16:57:00Z" w16du:dateUtc="2026-06-21T21:57:00Z">
        <w:r w:rsidR="006154C2">
          <w:rPr>
            <w:rFonts w:ascii="Times New Roman" w:hAnsi="Times New Roman" w:cs="Times New Roman"/>
          </w:rPr>
          <w:t>when presented with</w:t>
        </w:r>
      </w:ins>
      <w:ins w:id="689" w:author="Benton, Deon" w:date="2026-06-21T16:54:00Z" w16du:dateUtc="2026-06-21T21:54:00Z">
        <w:r w:rsidR="00332DBA">
          <w:rPr>
            <w:rFonts w:ascii="Times New Roman" w:hAnsi="Times New Roman" w:cs="Times New Roman"/>
          </w:rPr>
          <w:t xml:space="preserve"> </w:t>
        </w:r>
      </w:ins>
      <w:ins w:id="690" w:author="Benton, Deon" w:date="2026-06-21T16:55:00Z" w16du:dateUtc="2026-06-21T21:55:00Z">
        <w:r w:rsidR="00332DBA">
          <w:rPr>
            <w:rFonts w:ascii="Times New Roman" w:hAnsi="Times New Roman" w:cs="Times New Roman"/>
          </w:rPr>
          <w:t>t</w:t>
        </w:r>
      </w:ins>
      <w:ins w:id="691" w:author="Benton, Deon" w:date="2026-06-21T17:04:00Z" w16du:dateUtc="2026-06-21T22:04:00Z">
        <w:r w:rsidR="006154C2">
          <w:rPr>
            <w:rFonts w:ascii="Times New Roman" w:hAnsi="Times New Roman" w:cs="Times New Roman"/>
          </w:rPr>
          <w:t>wo</w:t>
        </w:r>
      </w:ins>
      <w:ins w:id="692" w:author="Benton, Deon" w:date="2026-06-21T16:55:00Z" w16du:dateUtc="2026-06-21T21:55:00Z">
        <w:r w:rsidR="00332DBA">
          <w:rPr>
            <w:rFonts w:ascii="Times New Roman" w:hAnsi="Times New Roman" w:cs="Times New Roman"/>
          </w:rPr>
          <w:t xml:space="preserve"> of </w:t>
        </w:r>
      </w:ins>
      <w:ins w:id="693" w:author="Benton, Deon" w:date="2026-06-21T16:57:00Z" w16du:dateUtc="2026-06-21T21:57:00Z">
        <w:r w:rsidR="006154C2">
          <w:rPr>
            <w:rFonts w:ascii="Times New Roman" w:hAnsi="Times New Roman" w:cs="Times New Roman"/>
          </w:rPr>
          <w:t xml:space="preserve">the </w:t>
        </w:r>
      </w:ins>
      <w:ins w:id="694" w:author="Benton, Deon" w:date="2026-06-21T17:04:00Z" w16du:dateUtc="2026-06-21T22:04:00Z">
        <w:r w:rsidR="006154C2">
          <w:rPr>
            <w:rFonts w:ascii="Times New Roman" w:hAnsi="Times New Roman" w:cs="Times New Roman"/>
          </w:rPr>
          <w:t>three</w:t>
        </w:r>
      </w:ins>
      <w:ins w:id="695" w:author="Benton, Deon" w:date="2026-06-21T17:10:00Z" w16du:dateUtc="2026-06-21T22:10:00Z">
        <w:r w:rsidR="00655992">
          <w:rPr>
            <w:rFonts w:ascii="Times New Roman" w:hAnsi="Times New Roman" w:cs="Times New Roman"/>
          </w:rPr>
          <w:t xml:space="preserve"> associated</w:t>
        </w:r>
      </w:ins>
      <w:ins w:id="696" w:author="Benton, Deon" w:date="2026-06-21T16:55:00Z" w16du:dateUtc="2026-06-21T21:55:00Z">
        <w:r w:rsidR="00332DBA">
          <w:rPr>
            <w:rFonts w:ascii="Times New Roman" w:hAnsi="Times New Roman" w:cs="Times New Roman"/>
          </w:rPr>
          <w:t xml:space="preserve"> features (Arced Path</w:t>
        </w:r>
      </w:ins>
      <w:ins w:id="697" w:author="Benton, Deon" w:date="2026-06-21T17:04:00Z" w16du:dateUtc="2026-06-21T22:04:00Z">
        <w:r w:rsidR="007B4552">
          <w:rPr>
            <w:rFonts w:ascii="Times New Roman" w:hAnsi="Times New Roman" w:cs="Times New Roman"/>
          </w:rPr>
          <w:t xml:space="preserve"> and</w:t>
        </w:r>
      </w:ins>
      <w:ins w:id="698" w:author="Benton, Deon" w:date="2026-06-21T16:55:00Z" w16du:dateUtc="2026-06-21T21:55:00Z">
        <w:r w:rsidR="00332DBA" w:rsidRPr="00136774">
          <w:rPr>
            <w:rFonts w:ascii="Times New Roman" w:hAnsi="Times New Roman" w:cs="Times New Roman"/>
          </w:rPr>
          <w:t xml:space="preserve"> </w:t>
        </w:r>
        <w:r w:rsidR="00332DBA">
          <w:rPr>
            <w:rFonts w:ascii="Times New Roman" w:hAnsi="Times New Roman" w:cs="Times New Roman"/>
          </w:rPr>
          <w:t>Arc Peak Height</w:t>
        </w:r>
        <w:r w:rsidR="00332DBA" w:rsidRPr="00136774">
          <w:rPr>
            <w:rFonts w:ascii="Times New Roman" w:hAnsi="Times New Roman" w:cs="Times New Roman"/>
          </w:rPr>
          <w:t xml:space="preserve"> 4</w:t>
        </w:r>
        <w:r w:rsidR="00332DBA">
          <w:rPr>
            <w:rFonts w:ascii="Times New Roman" w:hAnsi="Times New Roman" w:cs="Times New Roman"/>
          </w:rPr>
          <w:t>)</w:t>
        </w:r>
      </w:ins>
      <w:ins w:id="699" w:author="Benton, Deon" w:date="2026-06-21T17:09:00Z" w16du:dateUtc="2026-06-21T22:09:00Z">
        <w:r w:rsidR="00227861">
          <w:rPr>
            <w:rFonts w:ascii="Times New Roman" w:hAnsi="Times New Roman" w:cs="Times New Roman"/>
          </w:rPr>
          <w:t xml:space="preserve"> during the Inconsistent test event</w:t>
        </w:r>
      </w:ins>
      <w:r w:rsidRPr="00136774">
        <w:rPr>
          <w:rFonts w:ascii="Times New Roman" w:hAnsi="Times New Roman" w:cs="Times New Roman"/>
        </w:rPr>
        <w:t xml:space="preserve">. </w:t>
      </w:r>
      <w:ins w:id="700" w:author="Benton, Deon" w:date="2026-06-21T16:58:00Z" w16du:dateUtc="2026-06-21T21:58:00Z">
        <w:r w:rsidR="006154C2">
          <w:rPr>
            <w:rFonts w:ascii="Times New Roman" w:hAnsi="Times New Roman" w:cs="Times New Roman"/>
          </w:rPr>
          <w:t>This</w:t>
        </w:r>
      </w:ins>
      <w:ins w:id="701" w:author="Benton, Deon" w:date="2026-06-21T17:09:00Z" w16du:dateUtc="2026-06-21T22:09:00Z">
        <w:r w:rsidR="00FC33AD">
          <w:rPr>
            <w:rFonts w:ascii="Times New Roman" w:hAnsi="Times New Roman" w:cs="Times New Roman"/>
          </w:rPr>
          <w:t xml:space="preserve"> </w:t>
        </w:r>
      </w:ins>
      <w:ins w:id="702" w:author="Benton, Deon" w:date="2026-06-21T16:58:00Z" w16du:dateUtc="2026-06-21T21:58:00Z">
        <w:r w:rsidR="006154C2">
          <w:rPr>
            <w:rFonts w:ascii="Times New Roman" w:hAnsi="Times New Roman" w:cs="Times New Roman"/>
          </w:rPr>
          <w:t>is the correct response.</w:t>
        </w:r>
      </w:ins>
    </w:p>
    <w:p w14:paraId="10651209" w14:textId="5F7380F6" w:rsidR="0078102C" w:rsidRDefault="002A5455" w:rsidP="008B4D07">
      <w:pPr>
        <w:spacing w:line="480" w:lineRule="auto"/>
        <w:contextualSpacing/>
        <w:rPr>
          <w:rFonts w:ascii="Times New Roman" w:hAnsi="Times New Roman" w:cs="Times New Roman"/>
        </w:rPr>
      </w:pPr>
      <w:r w:rsidRPr="00610A6A">
        <w:rPr>
          <w:rFonts w:ascii="Times New Roman" w:hAnsi="Times New Roman" w:cs="Times New Roman"/>
        </w:rPr>
        <w:t xml:space="preserve">In </w:t>
      </w:r>
      <w:r>
        <w:rPr>
          <w:rFonts w:ascii="Times New Roman" w:hAnsi="Times New Roman" w:cs="Times New Roman"/>
        </w:rPr>
        <w:t xml:space="preserve">contrast, because the Arc Peak Height group </w:t>
      </w:r>
      <w:ins w:id="703" w:author="Benton, Deon" w:date="2026-06-21T16:58:00Z" w16du:dateUtc="2026-06-21T21:58:00Z">
        <w:r w:rsidR="006154C2">
          <w:rPr>
            <w:rFonts w:ascii="Times New Roman" w:hAnsi="Times New Roman" w:cs="Times New Roman"/>
          </w:rPr>
          <w:t>was not subjected to the same vis</w:t>
        </w:r>
      </w:ins>
      <w:ins w:id="704" w:author="Benton, Deon" w:date="2026-06-21T16:59:00Z" w16du:dateUtc="2026-06-21T21:59:00Z">
        <w:r w:rsidR="006154C2">
          <w:rPr>
            <w:rFonts w:ascii="Times New Roman" w:hAnsi="Times New Roman" w:cs="Times New Roman"/>
          </w:rPr>
          <w:t>ual salience manipulation as the obstacle groups</w:t>
        </w:r>
      </w:ins>
      <w:r>
        <w:rPr>
          <w:rFonts w:ascii="Times New Roman" w:hAnsi="Times New Roman" w:cs="Times New Roman"/>
        </w:rPr>
        <w:t xml:space="preserve">, </w:t>
      </w:r>
      <w:r w:rsidRPr="00610A6A">
        <w:rPr>
          <w:rFonts w:ascii="Times New Roman" w:hAnsi="Times New Roman" w:cs="Times New Roman"/>
        </w:rPr>
        <w:t xml:space="preserve">the network </w:t>
      </w:r>
      <w:ins w:id="705" w:author="Benton, Deon" w:date="2026-06-21T17:11:00Z" w16du:dateUtc="2026-06-21T22:11:00Z">
        <w:r w:rsidR="008B4D07">
          <w:rPr>
            <w:rFonts w:ascii="Times New Roman" w:hAnsi="Times New Roman" w:cs="Times New Roman"/>
          </w:rPr>
          <w:t xml:space="preserve">developed a sufficiently strong association to </w:t>
        </w:r>
      </w:ins>
      <w:r w:rsidRPr="00610A6A">
        <w:rPr>
          <w:rFonts w:ascii="Times New Roman" w:hAnsi="Times New Roman" w:cs="Times New Roman"/>
        </w:rPr>
        <w:t>activate</w:t>
      </w:r>
      <w:ins w:id="706" w:author="Benton, Deon" w:date="2026-06-21T16:59:00Z" w16du:dateUtc="2026-06-21T21:59:00Z">
        <w:r w:rsidR="006154C2">
          <w:rPr>
            <w:rFonts w:ascii="Times New Roman" w:hAnsi="Times New Roman" w:cs="Times New Roman"/>
          </w:rPr>
          <w:t xml:space="preserve"> correctly</w:t>
        </w:r>
      </w:ins>
      <w:r w:rsidRPr="00610A6A">
        <w:rPr>
          <w:rFonts w:ascii="Times New Roman" w:hAnsi="Times New Roman" w:cs="Times New Roman"/>
        </w:rPr>
        <w:t xml:space="preserve"> the </w:t>
      </w:r>
      <w:r>
        <w:rPr>
          <w:rFonts w:ascii="Times New Roman" w:hAnsi="Times New Roman" w:cs="Times New Roman"/>
        </w:rPr>
        <w:t>Arc Peak Height</w:t>
      </w:r>
      <w:r w:rsidRPr="00610A6A">
        <w:rPr>
          <w:rFonts w:ascii="Times New Roman" w:hAnsi="Times New Roman" w:cs="Times New Roman"/>
        </w:rPr>
        <w:t xml:space="preserve"> 4 output unit in response to </w:t>
      </w:r>
      <w:ins w:id="707" w:author="Benton, Deon" w:date="2026-06-21T17:02:00Z" w16du:dateUtc="2026-06-21T22:02:00Z">
        <w:r w:rsidR="006154C2">
          <w:rPr>
            <w:rFonts w:ascii="Times New Roman" w:hAnsi="Times New Roman" w:cs="Times New Roman"/>
          </w:rPr>
          <w:t>some of the input features it was</w:t>
        </w:r>
      </w:ins>
      <w:r w:rsidRPr="00610A6A">
        <w:rPr>
          <w:rFonts w:ascii="Times New Roman" w:hAnsi="Times New Roman" w:cs="Times New Roman"/>
        </w:rPr>
        <w:t xml:space="preserve"> associated with during </w:t>
      </w:r>
      <w:r>
        <w:rPr>
          <w:rFonts w:ascii="Times New Roman" w:hAnsi="Times New Roman" w:cs="Times New Roman"/>
        </w:rPr>
        <w:t>habituation</w:t>
      </w:r>
      <w:ins w:id="708" w:author="Benton, Deon" w:date="2026-06-21T17:00:00Z" w16du:dateUtc="2026-06-21T22:00:00Z">
        <w:r w:rsidR="006154C2">
          <w:rPr>
            <w:rFonts w:ascii="Times New Roman" w:hAnsi="Times New Roman" w:cs="Times New Roman"/>
          </w:rPr>
          <w:t xml:space="preserve"> (i.e., itself</w:t>
        </w:r>
      </w:ins>
      <w:ins w:id="709" w:author="Benton, Deon" w:date="2026-06-21T17:02:00Z" w16du:dateUtc="2026-06-21T22:02:00Z">
        <w:r w:rsidR="006154C2">
          <w:rPr>
            <w:rFonts w:ascii="Times New Roman" w:hAnsi="Times New Roman" w:cs="Times New Roman"/>
          </w:rPr>
          <w:t xml:space="preserve"> and </w:t>
        </w:r>
      </w:ins>
      <w:ins w:id="710" w:author="Benton, Deon" w:date="2026-06-21T17:00:00Z" w16du:dateUtc="2026-06-21T22:00:00Z">
        <w:r w:rsidR="006154C2">
          <w:rPr>
            <w:rFonts w:ascii="Times New Roman" w:hAnsi="Times New Roman" w:cs="Times New Roman"/>
          </w:rPr>
          <w:t>Arced</w:t>
        </w:r>
      </w:ins>
      <w:ins w:id="711" w:author="Benton, Deon" w:date="2026-06-21T17:05:00Z" w16du:dateUtc="2026-06-21T22:05:00Z">
        <w:r w:rsidR="007B4552">
          <w:rPr>
            <w:rFonts w:ascii="Times New Roman" w:hAnsi="Times New Roman" w:cs="Times New Roman"/>
          </w:rPr>
          <w:t xml:space="preserve"> Path</w:t>
        </w:r>
      </w:ins>
      <w:ins w:id="712" w:author="Benton, Deon" w:date="2026-06-21T17:01:00Z" w16du:dateUtc="2026-06-21T22:01:00Z">
        <w:r w:rsidR="006154C2">
          <w:rPr>
            <w:rFonts w:ascii="Times New Roman" w:hAnsi="Times New Roman" w:cs="Times New Roman"/>
          </w:rPr>
          <w:t xml:space="preserve">). This again was the correct response. </w:t>
        </w:r>
      </w:ins>
      <w:ins w:id="713" w:author="Benton, Deon" w:date="2026-06-21T17:06:00Z" w16du:dateUtc="2026-06-21T22:06:00Z">
        <w:r w:rsidR="00227861">
          <w:rPr>
            <w:rFonts w:ascii="Times New Roman" w:hAnsi="Times New Roman" w:cs="Times New Roman"/>
          </w:rPr>
          <w:t xml:space="preserve">Combined with the fact </w:t>
        </w:r>
      </w:ins>
      <w:ins w:id="714" w:author="Benton, Deon" w:date="2026-06-21T17:07:00Z" w16du:dateUtc="2026-06-21T22:07:00Z">
        <w:r w:rsidR="00227861">
          <w:rPr>
            <w:rFonts w:ascii="Times New Roman" w:hAnsi="Times New Roman" w:cs="Times New Roman"/>
          </w:rPr>
          <w:t xml:space="preserve">that all </w:t>
        </w:r>
      </w:ins>
      <w:ins w:id="715" w:author="Benton, Deon" w:date="2026-06-21T17:11:00Z" w16du:dateUtc="2026-06-21T22:11:00Z">
        <w:r w:rsidR="008B4D07">
          <w:rPr>
            <w:rFonts w:ascii="Times New Roman" w:hAnsi="Times New Roman" w:cs="Times New Roman"/>
          </w:rPr>
          <w:t xml:space="preserve">five </w:t>
        </w:r>
      </w:ins>
      <w:ins w:id="716" w:author="Benton, Deon" w:date="2026-06-21T17:07:00Z" w16du:dateUtc="2026-06-21T22:07:00Z">
        <w:r w:rsidR="00227861">
          <w:rPr>
            <w:rFonts w:ascii="Times New Roman" w:hAnsi="Times New Roman" w:cs="Times New Roman"/>
          </w:rPr>
          <w:t xml:space="preserve">features were activated correctly </w:t>
        </w:r>
      </w:ins>
      <w:ins w:id="717" w:author="Benton, Deon" w:date="2026-06-21T17:06:00Z" w16du:dateUtc="2026-06-21T22:06:00Z">
        <w:r w:rsidR="00227861">
          <w:rPr>
            <w:rFonts w:ascii="Times New Roman" w:hAnsi="Times New Roman" w:cs="Times New Roman"/>
          </w:rPr>
          <w:t xml:space="preserve">during the </w:t>
        </w:r>
        <w:r w:rsidR="00227861">
          <w:rPr>
            <w:rFonts w:ascii="Times New Roman" w:hAnsi="Times New Roman" w:cs="Times New Roman"/>
          </w:rPr>
          <w:lastRenderedPageBreak/>
          <w:t>Consistent test event meant that</w:t>
        </w:r>
      </w:ins>
      <w:ins w:id="718" w:author="Benton, Deon" w:date="2026-06-21T17:07:00Z" w16du:dateUtc="2026-06-21T22:07:00Z">
        <w:r w:rsidR="00227861">
          <w:rPr>
            <w:rFonts w:ascii="Times New Roman" w:hAnsi="Times New Roman" w:cs="Times New Roman"/>
          </w:rPr>
          <w:t xml:space="preserve"> both events produced equivalent “looking” or error.</w:t>
        </w:r>
      </w:ins>
      <w:ins w:id="719" w:author="Benton, Deon" w:date="2026-06-21T17:12:00Z" w16du:dateUtc="2026-06-21T22:12:00Z">
        <w:r w:rsidR="00367AE5">
          <w:rPr>
            <w:rFonts w:ascii="Times New Roman" w:hAnsi="Times New Roman" w:cs="Times New Roman"/>
          </w:rPr>
          <w:t xml:space="preserve"> </w:t>
        </w:r>
      </w:ins>
      <w:r w:rsidR="008A120A">
        <w:rPr>
          <w:rFonts w:ascii="Times New Roman" w:hAnsi="Times New Roman" w:cs="Times New Roman"/>
        </w:rPr>
        <w:t xml:space="preserve">In sum, </w:t>
      </w:r>
      <w:ins w:id="720" w:author="Benton, Deon" w:date="2026-06-21T17:12:00Z" w16du:dateUtc="2026-06-21T22:12:00Z">
        <w:r w:rsidR="00367AE5">
          <w:rPr>
            <w:rFonts w:ascii="Times New Roman" w:hAnsi="Times New Roman" w:cs="Times New Roman"/>
          </w:rPr>
          <w:t>the associative theory that the model implem</w:t>
        </w:r>
      </w:ins>
      <w:ins w:id="721" w:author="Benton, Deon" w:date="2026-06-21T17:13:00Z" w16du:dateUtc="2026-06-21T22:13:00Z">
        <w:r w:rsidR="00367AE5">
          <w:rPr>
            <w:rFonts w:ascii="Times New Roman" w:hAnsi="Times New Roman" w:cs="Times New Roman"/>
          </w:rPr>
          <w:t xml:space="preserve">ents is the one governing its performance. </w:t>
        </w:r>
      </w:ins>
    </w:p>
    <w:p w14:paraId="3E108D4A" w14:textId="2B643C84" w:rsidR="00B63244" w:rsidRDefault="00367AE5" w:rsidP="008554A5">
      <w:pPr>
        <w:spacing w:line="480" w:lineRule="auto"/>
        <w:ind w:firstLine="720"/>
        <w:contextualSpacing/>
        <w:rPr>
          <w:rFonts w:ascii="Times New Roman" w:hAnsi="Times New Roman" w:cs="Times New Roman"/>
        </w:rPr>
      </w:pPr>
      <w:ins w:id="722" w:author="Benton, Deon" w:date="2026-06-21T17:13:00Z" w16du:dateUtc="2026-06-21T22:13:00Z">
        <w:r>
          <w:rPr>
            <w:rFonts w:ascii="Times New Roman" w:hAnsi="Times New Roman" w:cs="Times New Roman"/>
          </w:rPr>
          <w:t xml:space="preserve">It might nonetheless be argued that </w:t>
        </w:r>
      </w:ins>
      <w:ins w:id="723" w:author="Benton, Deon" w:date="2026-06-21T17:14:00Z" w16du:dateUtc="2026-06-21T22:14:00Z">
        <w:r>
          <w:rPr>
            <w:rFonts w:ascii="Times New Roman" w:hAnsi="Times New Roman" w:cs="Times New Roman"/>
          </w:rPr>
          <w:t xml:space="preserve">these results and this analysis </w:t>
        </w:r>
      </w:ins>
      <w:ins w:id="724" w:author="Benton, Deon" w:date="2026-06-21T17:15:00Z" w16du:dateUtc="2026-06-21T22:15:00Z">
        <w:r>
          <w:rPr>
            <w:rFonts w:ascii="Times New Roman" w:hAnsi="Times New Roman" w:cs="Times New Roman"/>
          </w:rPr>
          <w:t>are</w:t>
        </w:r>
      </w:ins>
      <w:ins w:id="725" w:author="Benton, Deon" w:date="2026-06-21T17:14:00Z" w16du:dateUtc="2026-06-21T22:14:00Z">
        <w:r>
          <w:rPr>
            <w:rFonts w:ascii="Times New Roman" w:hAnsi="Times New Roman" w:cs="Times New Roman"/>
          </w:rPr>
          <w:t xml:space="preserve"> undermined by the fact that the model’s pretraining experience poorly approximated infants’ real-world experience. The basis for this potential objection is that</w:t>
        </w:r>
      </w:ins>
      <w:ins w:id="726" w:author="Benton, Deon" w:date="2026-06-21T17:19:00Z" w16du:dateUtc="2026-06-21T22:19:00Z">
        <w:r w:rsidR="009C148F">
          <w:rPr>
            <w:rFonts w:ascii="Times New Roman" w:hAnsi="Times New Roman" w:cs="Times New Roman"/>
          </w:rPr>
          <w:t xml:space="preserve"> whereas infants see at some instances of unconstrained arced motion,</w:t>
        </w:r>
      </w:ins>
      <w:r w:rsidR="00B63244" w:rsidRPr="00B63244">
        <w:rPr>
          <w:rFonts w:ascii="Times New Roman" w:hAnsi="Times New Roman" w:cs="Times New Roman"/>
        </w:rPr>
        <w:t xml:space="preserve"> </w:t>
      </w:r>
      <w:ins w:id="727" w:author="Benton, Deon" w:date="2026-06-21T17:19:00Z" w16du:dateUtc="2026-06-21T22:19:00Z">
        <w:r w:rsidR="009C148F">
          <w:rPr>
            <w:rFonts w:ascii="Times New Roman" w:hAnsi="Times New Roman" w:cs="Times New Roman"/>
          </w:rPr>
          <w:t>such motion</w:t>
        </w:r>
      </w:ins>
      <w:r w:rsidR="00B63244" w:rsidRPr="00B63244">
        <w:rPr>
          <w:rFonts w:ascii="Times New Roman" w:hAnsi="Times New Roman" w:cs="Times New Roman"/>
        </w:rPr>
        <w:t xml:space="preserve"> never occurred during pretraining</w:t>
      </w:r>
      <w:ins w:id="728" w:author="Benton, Deon" w:date="2026-06-21T17:20:00Z" w16du:dateUtc="2026-06-21T22:20:00Z">
        <w:r w:rsidR="009C148F">
          <w:rPr>
            <w:rFonts w:ascii="Times New Roman" w:hAnsi="Times New Roman" w:cs="Times New Roman"/>
          </w:rPr>
          <w:t xml:space="preserve"> for networks</w:t>
        </w:r>
      </w:ins>
      <w:r w:rsidR="009E3E69">
        <w:rPr>
          <w:rFonts w:ascii="Times New Roman" w:hAnsi="Times New Roman" w:cs="Times New Roman"/>
        </w:rPr>
        <w:t xml:space="preserve">. </w:t>
      </w:r>
      <w:ins w:id="729" w:author="Benton, Deon" w:date="2026-06-21T17:15:00Z" w16du:dateUtc="2026-06-21T22:15:00Z">
        <w:r>
          <w:rPr>
            <w:rFonts w:ascii="Times New Roman" w:hAnsi="Times New Roman" w:cs="Times New Roman"/>
          </w:rPr>
          <w:t>Simulation 1b addressed this issue head-on by</w:t>
        </w:r>
      </w:ins>
      <w:r w:rsidR="00B63244">
        <w:rPr>
          <w:rFonts w:ascii="Times New Roman" w:hAnsi="Times New Roman" w:cs="Times New Roman"/>
        </w:rPr>
        <w:t xml:space="preserve"> </w:t>
      </w:r>
      <w:ins w:id="730" w:author="Benton, Deon" w:date="2026-06-21T17:15:00Z" w16du:dateUtc="2026-06-21T22:15:00Z">
        <w:r>
          <w:rPr>
            <w:rFonts w:ascii="Times New Roman" w:hAnsi="Times New Roman" w:cs="Times New Roman"/>
          </w:rPr>
          <w:t>testing</w:t>
        </w:r>
      </w:ins>
      <w:r w:rsidR="0078769E">
        <w:rPr>
          <w:rFonts w:ascii="Times New Roman" w:hAnsi="Times New Roman" w:cs="Times New Roman"/>
        </w:rPr>
        <w:t xml:space="preserve"> </w:t>
      </w:r>
      <w:ins w:id="731" w:author="Benton, Deon" w:date="2026-06-21T17:20:00Z" w16du:dateUtc="2026-06-21T22:20:00Z">
        <w:r w:rsidR="00906324">
          <w:rPr>
            <w:rFonts w:ascii="Times New Roman" w:hAnsi="Times New Roman" w:cs="Times New Roman"/>
          </w:rPr>
          <w:t>ALIAS’s ability to</w:t>
        </w:r>
      </w:ins>
      <w:r w:rsidR="00B63244">
        <w:rPr>
          <w:rFonts w:ascii="Times New Roman" w:hAnsi="Times New Roman" w:cs="Times New Roman"/>
        </w:rPr>
        <w:t xml:space="preserve"> </w:t>
      </w:r>
      <w:r w:rsidR="00B63244" w:rsidRPr="00B63244">
        <w:rPr>
          <w:rFonts w:ascii="Times New Roman" w:hAnsi="Times New Roman" w:cs="Times New Roman"/>
        </w:rPr>
        <w:t>reproduce the first target finding when</w:t>
      </w:r>
      <w:ins w:id="732" w:author="Benton, Deon" w:date="2026-06-21T17:18:00Z" w16du:dateUtc="2026-06-21T22:18:00Z">
        <w:r>
          <w:rPr>
            <w:rFonts w:ascii="Times New Roman" w:hAnsi="Times New Roman" w:cs="Times New Roman"/>
          </w:rPr>
          <w:t xml:space="preserve"> the </w:t>
        </w:r>
      </w:ins>
      <w:ins w:id="733" w:author="Benton, Deon" w:date="2026-06-21T17:20:00Z" w16du:dateUtc="2026-06-21T22:20:00Z">
        <w:r w:rsidR="00906324">
          <w:rPr>
            <w:rFonts w:ascii="Times New Roman" w:hAnsi="Times New Roman" w:cs="Times New Roman"/>
          </w:rPr>
          <w:t>pretraining</w:t>
        </w:r>
      </w:ins>
      <w:ins w:id="734" w:author="Benton, Deon" w:date="2026-06-21T17:18:00Z" w16du:dateUtc="2026-06-21T22:18:00Z">
        <w:r>
          <w:rPr>
            <w:rFonts w:ascii="Times New Roman" w:hAnsi="Times New Roman" w:cs="Times New Roman"/>
          </w:rPr>
          <w:t xml:space="preserve"> ratio of constrained to unconstrained arced motion</w:t>
        </w:r>
      </w:ins>
      <w:ins w:id="735" w:author="Benton, Deon" w:date="2026-06-21T17:20:00Z" w16du:dateUtc="2026-06-21T22:20:00Z">
        <w:r w:rsidR="00906324">
          <w:rPr>
            <w:rFonts w:ascii="Times New Roman" w:hAnsi="Times New Roman" w:cs="Times New Roman"/>
          </w:rPr>
          <w:t xml:space="preserve"> varied.</w:t>
        </w:r>
      </w:ins>
      <w:r w:rsidR="00B63244" w:rsidRPr="00B63244">
        <w:rPr>
          <w:rFonts w:ascii="Times New Roman" w:hAnsi="Times New Roman" w:cs="Times New Roman"/>
        </w:rPr>
        <w:t xml:space="preserve">.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6A58B730" w14:textId="732917AB" w:rsidR="009A08C7" w:rsidRDefault="00B10E79" w:rsidP="00F05034">
      <w:pPr>
        <w:spacing w:line="480" w:lineRule="auto"/>
        <w:ind w:firstLine="720"/>
        <w:contextualSpacing/>
        <w:rPr>
          <w:rFonts w:ascii="Times New Roman" w:eastAsia="Times New Roman" w:hAnsi="Times New Roman" w:cs="Times New Roman"/>
        </w:rPr>
      </w:pPr>
      <w:ins w:id="736" w:author="Benton, Deon" w:date="2026-06-21T17:21:00Z" w16du:dateUtc="2026-06-21T22:21:00Z">
        <w:r>
          <w:rPr>
            <w:rFonts w:ascii="Times New Roman" w:eastAsia="Times New Roman" w:hAnsi="Times New Roman" w:cs="Times New Roman"/>
          </w:rPr>
          <w:t xml:space="preserve">To test whether ALIAS’s performance in Simulation 1a depended on </w:t>
        </w:r>
      </w:ins>
      <w:ins w:id="737" w:author="Benton, Deon" w:date="2026-06-21T17:22:00Z" w16du:dateUtc="2026-06-21T22:22:00Z">
        <w:r>
          <w:rPr>
            <w:rFonts w:ascii="Times New Roman" w:eastAsia="Times New Roman" w:hAnsi="Times New Roman" w:cs="Times New Roman"/>
          </w:rPr>
          <w:t xml:space="preserve">not seeing unconstrained arced motion during pretraining, the ratio of this motion to arced motion was varied during pretraining. </w:t>
        </w:r>
      </w:ins>
      <w:ins w:id="738" w:author="Benton, Deon" w:date="2026-06-21T18:55:00Z" w16du:dateUtc="2026-06-21T23:55:00Z">
        <w:r w:rsidR="003354F7">
          <w:rPr>
            <w:rFonts w:ascii="Times New Roman" w:eastAsia="Times New Roman" w:hAnsi="Times New Roman" w:cs="Times New Roman"/>
          </w:rPr>
          <w:t>The ratios used were</w:t>
        </w:r>
      </w:ins>
      <w:ins w:id="739" w:author="Benton, Deon" w:date="2026-06-21T17:25:00Z" w16du:dateUtc="2026-06-21T22:25:00Z">
        <w:r>
          <w:rPr>
            <w:rFonts w:ascii="Times New Roman" w:eastAsia="Times New Roman" w:hAnsi="Times New Roman" w:cs="Times New Roman"/>
          </w:rPr>
          <w:t>:</w:t>
        </w:r>
      </w:ins>
      <w:r w:rsidR="00BF62AD" w:rsidRPr="00BF62AD">
        <w:rPr>
          <w:rFonts w:ascii="Times New Roman" w:eastAsia="Times New Roman" w:hAnsi="Times New Roman" w:cs="Times New Roman"/>
        </w:rPr>
        <w:t xml:space="preserve"> </w:t>
      </w:r>
      <w:ins w:id="740" w:author="Benton, Deon" w:date="2026-06-21T17:24:00Z" w16du:dateUtc="2026-06-21T22:24:00Z">
        <w:r>
          <w:rPr>
            <w:rFonts w:ascii="Times New Roman" w:eastAsia="Times New Roman" w:hAnsi="Times New Roman" w:cs="Times New Roman"/>
          </w:rPr>
          <w:t>90% constrained vs. 10% unconstrained</w:t>
        </w:r>
      </w:ins>
      <w:r w:rsidR="00BF62AD">
        <w:rPr>
          <w:rFonts w:ascii="Times New Roman" w:eastAsia="Times New Roman" w:hAnsi="Times New Roman" w:cs="Times New Roman"/>
        </w:rPr>
        <w:t xml:space="preserve"> to </w:t>
      </w:r>
      <w:r w:rsidR="00BF62AD" w:rsidRPr="00BF62AD">
        <w:rPr>
          <w:rFonts w:ascii="Times New Roman" w:eastAsia="Times New Roman" w:hAnsi="Times New Roman" w:cs="Times New Roman"/>
        </w:rPr>
        <w:t>50% constrained vs. 50% unconstrained</w:t>
      </w:r>
      <w:r w:rsidR="00F728A6">
        <w:rPr>
          <w:rFonts w:ascii="Times New Roman" w:eastAsia="Times New Roman" w:hAnsi="Times New Roman" w:cs="Times New Roman"/>
        </w:rPr>
        <w:t>,</w:t>
      </w:r>
      <w:r w:rsidR="00BF62AD">
        <w:rPr>
          <w:rFonts w:ascii="Times New Roman" w:eastAsia="Times New Roman" w:hAnsi="Times New Roman" w:cs="Times New Roman"/>
        </w:rPr>
        <w:t xml:space="preserve"> in step sizes of 10%</w:t>
      </w:r>
      <w:r w:rsidR="00BF62AD" w:rsidRPr="00BF62AD">
        <w:rPr>
          <w:rFonts w:ascii="Times New Roman" w:eastAsia="Times New Roman" w:hAnsi="Times New Roman" w:cs="Times New Roman"/>
        </w:rPr>
        <w:t xml:space="preserve">. </w:t>
      </w:r>
      <w:ins w:id="741" w:author="Benton, Deon" w:date="2026-06-21T17:23:00Z" w16du:dateUtc="2026-06-21T22:23:00Z">
        <w:r>
          <w:rPr>
            <w:rFonts w:ascii="Times New Roman" w:eastAsia="Times New Roman" w:hAnsi="Times New Roman" w:cs="Times New Roman"/>
          </w:rPr>
          <w:t>A sixth ratio—</w:t>
        </w:r>
      </w:ins>
      <w:ins w:id="742" w:author="Benton, Deon" w:date="2026-06-21T18:50:00Z" w16du:dateUtc="2026-06-21T23:50:00Z">
        <w:r w:rsidR="003B2C68" w:rsidRPr="00BF62AD">
          <w:rPr>
            <w:rFonts w:ascii="Times New Roman" w:eastAsia="Times New Roman" w:hAnsi="Times New Roman" w:cs="Times New Roman"/>
          </w:rPr>
          <w:t>100% constrained vs. 0% unconstrained</w:t>
        </w:r>
        <w:r w:rsidR="00652565">
          <w:rPr>
            <w:rFonts w:ascii="Times New Roman" w:eastAsia="Times New Roman" w:hAnsi="Times New Roman" w:cs="Times New Roman"/>
          </w:rPr>
          <w:t>—</w:t>
        </w:r>
      </w:ins>
      <w:ins w:id="743" w:author="Benton, Deon" w:date="2026-06-21T17:23:00Z" w16du:dateUtc="2026-06-21T22:23:00Z">
        <w:r>
          <w:rPr>
            <w:rFonts w:ascii="Times New Roman" w:eastAsia="Times New Roman" w:hAnsi="Times New Roman" w:cs="Times New Roman"/>
          </w:rPr>
          <w:t>w</w:t>
        </w:r>
      </w:ins>
      <w:ins w:id="744" w:author="Benton, Deon" w:date="2026-06-21T18:50:00Z" w16du:dateUtc="2026-06-21T23:50:00Z">
        <w:r w:rsidR="00652565">
          <w:rPr>
            <w:rFonts w:ascii="Times New Roman" w:eastAsia="Times New Roman" w:hAnsi="Times New Roman" w:cs="Times New Roman"/>
          </w:rPr>
          <w:t>a</w:t>
        </w:r>
      </w:ins>
      <w:ins w:id="745" w:author="Benton, Deon" w:date="2026-06-21T17:23:00Z" w16du:dateUtc="2026-06-21T22:23:00Z">
        <w:r>
          <w:rPr>
            <w:rFonts w:ascii="Times New Roman" w:eastAsia="Times New Roman" w:hAnsi="Times New Roman" w:cs="Times New Roman"/>
          </w:rPr>
          <w:t xml:space="preserve">s also used to test the robustness of </w:t>
        </w:r>
      </w:ins>
      <w:ins w:id="746" w:author="Benton, Deon" w:date="2026-06-21T18:50:00Z" w16du:dateUtc="2026-06-21T23:50:00Z">
        <w:r w:rsidR="003B2C68">
          <w:rPr>
            <w:rFonts w:ascii="Times New Roman" w:eastAsia="Times New Roman" w:hAnsi="Times New Roman" w:cs="Times New Roman"/>
          </w:rPr>
          <w:t>Simulation 1a</w:t>
        </w:r>
      </w:ins>
      <w:ins w:id="747" w:author="Benton, Deon" w:date="2026-06-21T17:24:00Z" w16du:dateUtc="2026-06-21T22:24:00Z">
        <w:r>
          <w:rPr>
            <w:rFonts w:ascii="Times New Roman" w:eastAsia="Times New Roman" w:hAnsi="Times New Roman" w:cs="Times New Roman"/>
          </w:rPr>
          <w:t>.</w:t>
        </w:r>
      </w:ins>
      <w:ins w:id="748" w:author="Benton, Deon" w:date="2026-06-21T17:23:00Z" w16du:dateUtc="2026-06-21T22:23:00Z">
        <w:r>
          <w:rPr>
            <w:rFonts w:ascii="Times New Roman" w:eastAsia="Times New Roman" w:hAnsi="Times New Roman" w:cs="Times New Roman"/>
          </w:rPr>
          <w:t xml:space="preserve"> </w:t>
        </w:r>
      </w:ins>
      <w:ins w:id="749" w:author="Benton, Deon" w:date="2026-06-21T18:51:00Z" w16du:dateUtc="2026-06-21T23:51:00Z">
        <w:r w:rsidR="008A27EC">
          <w:rPr>
            <w:rFonts w:ascii="Times New Roman" w:eastAsia="Times New Roman" w:hAnsi="Times New Roman" w:cs="Times New Roman"/>
          </w:rPr>
          <w:t xml:space="preserve">In each ratio, the first </w:t>
        </w:r>
      </w:ins>
      <w:ins w:id="750" w:author="Benton, Deon" w:date="2026-06-21T18:52:00Z" w16du:dateUtc="2026-06-21T23:52:00Z">
        <w:r w:rsidR="008A27EC">
          <w:rPr>
            <w:rFonts w:ascii="Times New Roman" w:eastAsia="Times New Roman" w:hAnsi="Times New Roman" w:cs="Times New Roman"/>
          </w:rPr>
          <w:t xml:space="preserve">and second </w:t>
        </w:r>
      </w:ins>
      <w:ins w:id="751" w:author="Benton, Deon" w:date="2026-06-21T18:51:00Z" w16du:dateUtc="2026-06-21T23:51:00Z">
        <w:r w:rsidR="008A27EC">
          <w:rPr>
            <w:rFonts w:ascii="Times New Roman" w:eastAsia="Times New Roman" w:hAnsi="Times New Roman" w:cs="Times New Roman"/>
          </w:rPr>
          <w:t>number</w:t>
        </w:r>
      </w:ins>
      <w:ins w:id="752" w:author="Benton, Deon" w:date="2026-06-21T18:52:00Z" w16du:dateUtc="2026-06-21T23:52:00Z">
        <w:r w:rsidR="008A27EC">
          <w:rPr>
            <w:rFonts w:ascii="Times New Roman" w:eastAsia="Times New Roman" w:hAnsi="Times New Roman" w:cs="Times New Roman"/>
          </w:rPr>
          <w:t>s</w:t>
        </w:r>
      </w:ins>
      <w:ins w:id="753" w:author="Benton, Deon" w:date="2026-06-21T18:51:00Z" w16du:dateUtc="2026-06-21T23:51:00Z">
        <w:r w:rsidR="008A27EC">
          <w:rPr>
            <w:rFonts w:ascii="Times New Roman" w:eastAsia="Times New Roman" w:hAnsi="Times New Roman" w:cs="Times New Roman"/>
          </w:rPr>
          <w:t xml:space="preserve"> corresponded to the proportion of time that constrained motion occurred during pretraining</w:t>
        </w:r>
      </w:ins>
      <w:ins w:id="754" w:author="Benton, Deon" w:date="2026-06-21T18:52:00Z" w16du:dateUtc="2026-06-21T23:52:00Z">
        <w:r w:rsidR="008A27EC">
          <w:rPr>
            <w:rFonts w:ascii="Times New Roman" w:eastAsia="Times New Roman" w:hAnsi="Times New Roman" w:cs="Times New Roman"/>
          </w:rPr>
          <w:t>; the second number corresponded to the proportion of time that unconstrained motion occurred</w:t>
        </w:r>
      </w:ins>
      <w:ins w:id="755" w:author="Benton, Deon" w:date="2026-06-21T18:53:00Z" w16du:dateUtc="2026-06-21T23:53:00Z">
        <w:r w:rsidR="008A27EC">
          <w:rPr>
            <w:rFonts w:ascii="Times New Roman" w:eastAsia="Times New Roman" w:hAnsi="Times New Roman" w:cs="Times New Roman"/>
          </w:rPr>
          <w:t xml:space="preserve"> during this phase</w:t>
        </w:r>
      </w:ins>
      <w:ins w:id="756" w:author="Benton, Deon" w:date="2026-06-21T18:52:00Z" w16du:dateUtc="2026-06-21T23:52:00Z">
        <w:r w:rsidR="008A27EC">
          <w:rPr>
            <w:rFonts w:ascii="Times New Roman" w:eastAsia="Times New Roman" w:hAnsi="Times New Roman" w:cs="Times New Roman"/>
          </w:rPr>
          <w:t>.</w:t>
        </w:r>
      </w:ins>
      <w:r w:rsidR="00F728A6">
        <w:rPr>
          <w:rFonts w:ascii="Times New Roman" w:eastAsia="Times New Roman" w:hAnsi="Times New Roman" w:cs="Times New Roman"/>
        </w:rPr>
        <w:t xml:space="preserve"> Parametric variation was used here</w:t>
      </w:r>
      <w:r w:rsidR="00BF62AD" w:rsidRPr="00BF62AD">
        <w:rPr>
          <w:rFonts w:ascii="Times New Roman" w:eastAsia="Times New Roman" w:hAnsi="Times New Roman" w:cs="Times New Roman"/>
        </w:rPr>
        <w:t xml:space="preserve"> because the true proportion of</w:t>
      </w:r>
      <w:r w:rsidR="00687285">
        <w:rPr>
          <w:rFonts w:ascii="Times New Roman" w:eastAsia="Times New Roman" w:hAnsi="Times New Roman" w:cs="Times New Roman"/>
        </w:rPr>
        <w:t xml:space="preserve"> constrained-to-unconstrained arced motion in the real world</w:t>
      </w:r>
      <w:r w:rsidR="00F728A6">
        <w:rPr>
          <w:rFonts w:ascii="Times New Roman" w:eastAsia="Times New Roman" w:hAnsi="Times New Roman" w:cs="Times New Roman"/>
        </w:rPr>
        <w:t xml:space="preserve"> is unknown. </w:t>
      </w:r>
      <w:ins w:id="757" w:author="Benton, Deon" w:date="2026-06-21T18:54:00Z" w16du:dateUtc="2026-06-21T23:54:00Z">
        <w:r w:rsidR="008A27EC">
          <w:rPr>
            <w:rFonts w:ascii="Times New Roman" w:eastAsia="Times New Roman" w:hAnsi="Times New Roman" w:cs="Times New Roman"/>
          </w:rPr>
          <w:t>Given the goal of this simulation</w:t>
        </w:r>
      </w:ins>
      <w:r w:rsidR="00F728A6">
        <w:rPr>
          <w:rFonts w:ascii="Times New Roman" w:eastAsia="Times New Roman" w:hAnsi="Times New Roman" w:cs="Times New Roman"/>
        </w:rPr>
        <w:t xml:space="preserve">, </w:t>
      </w:r>
      <w:ins w:id="758" w:author="Benton, Deon" w:date="2026-06-21T18:55:00Z" w16du:dateUtc="2026-06-21T23:55:00Z">
        <w:r w:rsidR="008A27EC">
          <w:rPr>
            <w:rFonts w:ascii="Times New Roman" w:eastAsia="Times New Roman" w:hAnsi="Times New Roman" w:cs="Times New Roman"/>
          </w:rPr>
          <w:t>ALIAS was not compared to the competitor models</w:t>
        </w:r>
      </w:ins>
      <w:r w:rsidR="00F728A6">
        <w:rPr>
          <w:rFonts w:ascii="Times New Roman" w:eastAsia="Times New Roman" w:hAnsi="Times New Roman" w:cs="Times New Roman"/>
        </w:rPr>
        <w:t xml:space="preserve">.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30824B99" w14:textId="61181A66" w:rsidR="0012060D" w:rsidRPr="00AD2FB8" w:rsidRDefault="00C7507C"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color w:val="000000" w:themeColor="text1"/>
        </w:rPr>
        <w:lastRenderedPageBreak/>
        <w:drawing>
          <wp:inline distT="0" distB="0" distL="0" distR="0" wp14:anchorId="74E6CAB7" wp14:editId="5F898CFA">
            <wp:extent cx="5659707" cy="3462338"/>
            <wp:effectExtent l="0" t="0" r="0" b="5080"/>
            <wp:docPr id="784494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4375" name="Picture 78449437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74473" cy="3471371"/>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CA73CB">
        <w:rPr>
          <w:rFonts w:ascii="Times New Roman" w:hAnsi="Times New Roman" w:cs="Times New Roman"/>
          <w:b/>
          <w:bCs/>
          <w:noProof/>
          <w:color w:val="000000" w:themeColor="text1"/>
        </w:rPr>
        <w:t>12</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w:t>
      </w:r>
      <w:r w:rsidRPr="00A36A7C">
        <w:rPr>
          <w:rFonts w:ascii="Times New Roman" w:hAnsi="Times New Roman" w:cs="Times New Roman"/>
          <w:i/>
          <w:iCs/>
          <w:color w:val="000000" w:themeColor="text1"/>
        </w:rPr>
        <w:t xml:space="preserve">Mean network error produced to the Efficient and Inefficient </w:t>
      </w:r>
      <w:r w:rsidR="00AD4C5C" w:rsidRPr="00A36A7C">
        <w:rPr>
          <w:rFonts w:ascii="Times New Roman" w:hAnsi="Times New Roman" w:cs="Times New Roman"/>
          <w:i/>
          <w:iCs/>
          <w:color w:val="000000" w:themeColor="text1"/>
        </w:rPr>
        <w:t xml:space="preserve">test events in the Experimental and Control conditions </w:t>
      </w:r>
      <w:r w:rsidR="002518A6" w:rsidRPr="00A36A7C">
        <w:rPr>
          <w:rFonts w:ascii="Times New Roman" w:hAnsi="Times New Roman" w:cs="Times New Roman"/>
          <w:i/>
          <w:iCs/>
          <w:color w:val="000000" w:themeColor="text1"/>
        </w:rPr>
        <w:t>across different ratios</w:t>
      </w:r>
      <w:r w:rsidR="00AD4C5C" w:rsidRPr="00A36A7C">
        <w:rPr>
          <w:rFonts w:ascii="Times New Roman" w:hAnsi="Times New Roman" w:cs="Times New Roman"/>
          <w:i/>
          <w:iCs/>
          <w:color w:val="000000" w:themeColor="text1"/>
        </w:rPr>
        <w:t>.</w:t>
      </w:r>
      <w:r w:rsidR="00E17934">
        <w:rPr>
          <w:rFonts w:ascii="Times New Roman" w:hAnsi="Times New Roman" w:cs="Times New Roman"/>
          <w:color w:val="000000" w:themeColor="text1"/>
        </w:rPr>
        <w:t xml:space="preserve"> </w:t>
      </w:r>
      <w:r w:rsidR="00E17934" w:rsidRPr="00647442">
        <w:rPr>
          <w:rFonts w:ascii="Times New Roman" w:hAnsi="Times New Roman" w:cs="Times New Roman"/>
          <w:color w:val="000000" w:themeColor="text1"/>
        </w:rPr>
        <w:t>Error bars represent standard errors.</w:t>
      </w:r>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40D508F1" w:rsidR="003A731B" w:rsidRDefault="002B475E" w:rsidP="0095104D">
      <w:pPr>
        <w:spacing w:line="480" w:lineRule="auto"/>
        <w:ind w:firstLine="720"/>
        <w:contextualSpacing/>
        <w:rPr>
          <w:rFonts w:ascii="Times New Roman" w:hAnsi="Times New Roman" w:cs="Times New Roman"/>
        </w:rPr>
      </w:pPr>
      <w:ins w:id="759" w:author="Benton, Deon" w:date="2026-06-21T18:56:00Z" w16du:dateUtc="2026-06-21T23:56:00Z">
        <w:r>
          <w:rPr>
            <w:rFonts w:ascii="Times New Roman" w:hAnsi="Times New Roman" w:cs="Times New Roman"/>
          </w:rPr>
          <w:t>As shown in Figure 12, ALIAS reproduced the first target finding irrespective of the ratio of each kind of motion.</w:t>
        </w:r>
      </w:ins>
      <w:r w:rsidR="0095104D">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462C40EE" w14:textId="35EC8C2C" w:rsidR="003A731B" w:rsidRDefault="000535F0" w:rsidP="002B5E0A">
      <w:pPr>
        <w:spacing w:line="480" w:lineRule="auto"/>
        <w:ind w:firstLine="720"/>
        <w:contextualSpacing/>
        <w:rPr>
          <w:rFonts w:ascii="Times New Roman" w:hAnsi="Times New Roman" w:cs="Times New Roman"/>
        </w:rPr>
      </w:pPr>
      <w:r>
        <w:rPr>
          <w:rFonts w:ascii="Times New Roman" w:hAnsi="Times New Roman" w:cs="Times New Roman"/>
        </w:rPr>
        <w:t>This simulation showed that</w:t>
      </w:r>
      <w:r w:rsidR="00B91D50">
        <w:rPr>
          <w:rFonts w:ascii="Times New Roman" w:hAnsi="Times New Roman" w:cs="Times New Roman"/>
        </w:rPr>
        <w:t xml:space="preserve"> ALIAS’s</w:t>
      </w:r>
      <w:r>
        <w:rPr>
          <w:rFonts w:ascii="Times New Roman" w:hAnsi="Times New Roman" w:cs="Times New Roman"/>
        </w:rPr>
        <w:t xml:space="preserve"> success in reproducing the first target finding was</w:t>
      </w:r>
      <w:r w:rsidR="00B91D50">
        <w:rPr>
          <w:rFonts w:ascii="Times New Roman" w:hAnsi="Times New Roman" w:cs="Times New Roman"/>
        </w:rPr>
        <w:t xml:space="preserve"> robust to variation in the amount of constrained and unconstrained motion experienced during pretraining</w:t>
      </w:r>
      <w:r w:rsidR="00B91D50" w:rsidRPr="00B63244">
        <w:rPr>
          <w:rFonts w:ascii="Times New Roman" w:hAnsi="Times New Roman" w:cs="Times New Roman"/>
        </w:rPr>
        <w:t xml:space="preserve">. </w:t>
      </w:r>
      <w:r w:rsidR="008A2609">
        <w:rPr>
          <w:rFonts w:ascii="Times New Roman" w:hAnsi="Times New Roman" w:cs="Times New Roman"/>
        </w:rPr>
        <w:t>One notable feature of these results</w:t>
      </w:r>
      <w:ins w:id="760" w:author="Benton, Deon" w:date="2026-06-21T21:47:00Z" w16du:dateUtc="2026-06-22T02:47:00Z">
        <w:r w:rsidR="00636D4A">
          <w:rPr>
            <w:rFonts w:ascii="Times New Roman" w:hAnsi="Times New Roman" w:cs="Times New Roman"/>
          </w:rPr>
          <w:t xml:space="preserve"> </w:t>
        </w:r>
      </w:ins>
      <w:r w:rsidR="008A2609">
        <w:rPr>
          <w:rFonts w:ascii="Times New Roman" w:hAnsi="Times New Roman" w:cs="Times New Roman"/>
        </w:rPr>
        <w:t>is that the magnitude of the difference in</w:t>
      </w:r>
      <w:r w:rsidR="006022BB">
        <w:rPr>
          <w:rFonts w:ascii="Times New Roman" w:hAnsi="Times New Roman" w:cs="Times New Roman"/>
        </w:rPr>
        <w:t xml:space="preserve"> the amount of time that networks in the Experimental condition looked at the two test events</w:t>
      </w:r>
      <w:r w:rsidR="008A2609">
        <w:rPr>
          <w:rFonts w:ascii="Times New Roman" w:hAnsi="Times New Roman" w:cs="Times New Roman"/>
        </w:rPr>
        <w:t xml:space="preserve"> was largely unaffected by</w:t>
      </w:r>
      <w:r w:rsidR="00B954B2">
        <w:rPr>
          <w:rFonts w:ascii="Times New Roman" w:hAnsi="Times New Roman" w:cs="Times New Roman"/>
        </w:rPr>
        <w:t xml:space="preserve"> the ratio of constrained to unconstrained arced motion</w:t>
      </w:r>
      <w:r w:rsidR="008A2609">
        <w:rPr>
          <w:rFonts w:ascii="Times New Roman" w:hAnsi="Times New Roman" w:cs="Times New Roman"/>
        </w:rPr>
        <w:t xml:space="preserve">. The </w:t>
      </w:r>
      <w:r w:rsidR="00161BCA">
        <w:rPr>
          <w:rFonts w:ascii="Times New Roman" w:hAnsi="Times New Roman" w:cs="Times New Roman"/>
        </w:rPr>
        <w:t xml:space="preserve">reason </w:t>
      </w:r>
      <w:r w:rsidR="002E4851">
        <w:rPr>
          <w:rFonts w:ascii="Times New Roman" w:hAnsi="Times New Roman" w:cs="Times New Roman"/>
        </w:rPr>
        <w:t xml:space="preserve">for this was simply that ALIAS </w:t>
      </w:r>
      <w:r w:rsidR="00161BCA">
        <w:rPr>
          <w:rFonts w:ascii="Times New Roman" w:hAnsi="Times New Roman" w:cs="Times New Roman"/>
        </w:rPr>
        <w:t xml:space="preserve">was habituated to </w:t>
      </w:r>
      <w:r w:rsidR="002B5E0A">
        <w:rPr>
          <w:rFonts w:ascii="Times New Roman" w:hAnsi="Times New Roman" w:cs="Times New Roman"/>
        </w:rPr>
        <w:t>constrained action</w:t>
      </w:r>
      <w:r w:rsidR="002E4851">
        <w:rPr>
          <w:rFonts w:ascii="Times New Roman" w:hAnsi="Times New Roman" w:cs="Times New Roman"/>
        </w:rPr>
        <w:t>.</w:t>
      </w:r>
      <w:r w:rsidR="00C4010C">
        <w:rPr>
          <w:rFonts w:ascii="Times New Roman" w:hAnsi="Times New Roman" w:cs="Times New Roman"/>
        </w:rPr>
        <w:t xml:space="preserve"> </w:t>
      </w:r>
    </w:p>
    <w:p w14:paraId="328EAFCD" w14:textId="46FB3638" w:rsidR="00A03867" w:rsidRDefault="000D11DB" w:rsidP="00677D91">
      <w:pPr>
        <w:spacing w:line="480" w:lineRule="auto"/>
        <w:ind w:firstLine="720"/>
        <w:contextualSpacing/>
        <w:rPr>
          <w:rFonts w:ascii="Times New Roman" w:hAnsi="Times New Roman" w:cs="Times New Roman"/>
        </w:rPr>
      </w:pPr>
      <w:r>
        <w:rPr>
          <w:rFonts w:ascii="Times New Roman" w:hAnsi="Times New Roman" w:cs="Times New Roman"/>
        </w:rPr>
        <w:t>Simulation 2 took a first step toward assessing the explanatory breadth of ALIAS by examining whether it can capture the second target finding: Infants’</w:t>
      </w:r>
      <w:r w:rsidR="00D876C9">
        <w:rPr>
          <w:rFonts w:ascii="Times New Roman" w:eastAsia="Times New Roman" w:hAnsi="Times New Roman" w:cs="Times New Roman"/>
        </w:rPr>
        <w:t xml:space="preserve"> looking responses in </w:t>
      </w:r>
      <w:r w:rsidR="00DB0881">
        <w:rPr>
          <w:rFonts w:ascii="Times New Roman" w:eastAsia="Times New Roman" w:hAnsi="Times New Roman" w:cs="Times New Roman"/>
        </w:rPr>
        <w:t xml:space="preserve">action </w:t>
      </w:r>
      <w:r w:rsidR="00DB0881">
        <w:rPr>
          <w:rFonts w:ascii="Times New Roman" w:eastAsia="Times New Roman" w:hAnsi="Times New Roman" w:cs="Times New Roman"/>
        </w:rPr>
        <w:lastRenderedPageBreak/>
        <w:t>efficiency understanding</w:t>
      </w:r>
      <w:r w:rsidR="00D876C9">
        <w:rPr>
          <w:rFonts w:ascii="Times New Roman" w:eastAsia="Times New Roman" w:hAnsi="Times New Roman" w:cs="Times New Roman"/>
        </w:rPr>
        <w:t xml:space="preserve"> studies do not depend on </w:t>
      </w:r>
      <w:r>
        <w:rPr>
          <w:rFonts w:ascii="Times New Roman" w:eastAsia="Times New Roman" w:hAnsi="Times New Roman" w:cs="Times New Roman"/>
        </w:rPr>
        <w:t>the entities involved possessing animate features</w:t>
      </w:r>
      <w:r w:rsidR="00D876C9">
        <w:rPr>
          <w:rFonts w:ascii="Times New Roman" w:eastAsia="Times New Roman" w:hAnsi="Times New Roman" w:cs="Times New Roman"/>
        </w:rPr>
        <w:t>.</w:t>
      </w:r>
      <w:r w:rsidR="00E2240B">
        <w:rPr>
          <w:rFonts w:ascii="Times New Roman" w:eastAsia="Times New Roman" w:hAnsi="Times New Roman" w:cs="Times New Roman"/>
        </w:rPr>
        <w:t xml:space="preserve"> </w:t>
      </w:r>
      <w:r>
        <w:rPr>
          <w:rFonts w:ascii="Times New Roman" w:eastAsia="Times New Roman" w:hAnsi="Times New Roman" w:cs="Times New Roman"/>
        </w:rPr>
        <w:t xml:space="preserve">Simulation 2 was </w:t>
      </w:r>
      <w:r w:rsidR="000535F0">
        <w:rPr>
          <w:rFonts w:ascii="Times New Roman" w:eastAsia="Times New Roman" w:hAnsi="Times New Roman" w:cs="Times New Roman"/>
        </w:rPr>
        <w:t>identical</w:t>
      </w:r>
      <w:r>
        <w:rPr>
          <w:rFonts w:ascii="Times New Roman" w:eastAsia="Times New Roman" w:hAnsi="Times New Roman" w:cs="Times New Roman"/>
        </w:rPr>
        <w:t xml:space="preserve"> Simulation 1a except that the objects </w:t>
      </w:r>
      <w:r w:rsidR="000535F0">
        <w:rPr>
          <w:rFonts w:ascii="Times New Roman" w:eastAsia="Times New Roman" w:hAnsi="Times New Roman" w:cs="Times New Roman"/>
        </w:rPr>
        <w:t>possessed features typical of inanimate objects</w:t>
      </w:r>
      <w:r w:rsidR="00E2240B">
        <w:rPr>
          <w:rFonts w:ascii="Times New Roman" w:eastAsia="Times New Roman" w:hAnsi="Times New Roman" w:cs="Times New Roman"/>
        </w:rPr>
        <w:t xml:space="preserve">. </w:t>
      </w:r>
      <w:r w:rsidR="00E06F55">
        <w:rPr>
          <w:rFonts w:ascii="Times New Roman" w:eastAsia="Times New Roman" w:hAnsi="Times New Roman" w:cs="Times New Roman"/>
        </w:rPr>
        <w:t>Simulation 2 only focused on the behavior of ALIAS and ALIAS-2</w:t>
      </w:r>
      <w:r w:rsidR="002E4851">
        <w:rPr>
          <w:rFonts w:ascii="Times New Roman" w:eastAsia="Times New Roman" w:hAnsi="Times New Roman" w:cs="Times New Roman"/>
        </w:rPr>
        <w:t xml:space="preserve"> because neither </w:t>
      </w:r>
      <w:ins w:id="761" w:author="Benton, Deon" w:date="2026-06-13T22:23:00Z" w16du:dateUtc="2026-06-14T03:23:00Z">
        <w:r w:rsidR="006A6503">
          <w:rPr>
            <w:rFonts w:ascii="Times New Roman" w:eastAsia="Times New Roman" w:hAnsi="Times New Roman" w:cs="Times New Roman"/>
          </w:rPr>
          <w:t>VOM10</w:t>
        </w:r>
      </w:ins>
      <w:r w:rsidR="002E4851">
        <w:rPr>
          <w:rFonts w:ascii="Times New Roman" w:eastAsia="Times New Roman" w:hAnsi="Times New Roman" w:cs="Times New Roman"/>
        </w:rPr>
        <w:t xml:space="preserve"> nor </w:t>
      </w:r>
      <w:ins w:id="762" w:author="Benton, Deon" w:date="2026-06-13T22:23:00Z" w16du:dateUtc="2026-06-14T03:23:00Z">
        <w:r w:rsidR="006A6503">
          <w:rPr>
            <w:rFonts w:ascii="Times New Roman" w:eastAsia="Times New Roman" w:hAnsi="Times New Roman" w:cs="Times New Roman"/>
          </w:rPr>
          <w:t>VOM10</w:t>
        </w:r>
      </w:ins>
      <w:r w:rsidR="002E4851">
        <w:rPr>
          <w:rFonts w:ascii="Times New Roman" w:eastAsia="Times New Roman" w:hAnsi="Times New Roman" w:cs="Times New Roman"/>
        </w:rPr>
        <w:t>-2 had a means for representing whether an object possessed animate- or object-typical surface features</w:t>
      </w:r>
      <w:r w:rsidR="00E06F55">
        <w:rPr>
          <w:rFonts w:ascii="Times New Roman" w:eastAsia="Times New Roman" w:hAnsi="Times New Roman" w:cs="Times New Roman"/>
        </w:rPr>
        <w:t xml:space="preserve">. </w:t>
      </w:r>
    </w:p>
    <w:p w14:paraId="50411851" w14:textId="77777777" w:rsidR="003A731B" w:rsidRDefault="003A731B" w:rsidP="00E306B6">
      <w:pPr>
        <w:spacing w:line="480" w:lineRule="auto"/>
        <w:contextualSpacing/>
        <w:rPr>
          <w:rFonts w:ascii="Times New Roman" w:hAnsi="Times New Roman" w:cs="Times New Roman"/>
        </w:rPr>
      </w:pPr>
    </w:p>
    <w:p w14:paraId="0356A792" w14:textId="71215EA2"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Independence from animacy.</w:t>
      </w:r>
    </w:p>
    <w:p w14:paraId="5B4F8381" w14:textId="2E8DAC07"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t>
      </w:r>
      <w:r w:rsidR="00E30AC4">
        <w:rPr>
          <w:rFonts w:ascii="Times New Roman" w:eastAsia="Times New Roman" w:hAnsi="Times New Roman" w:cs="Times New Roman"/>
        </w:rPr>
        <w:t xml:space="preserve">tested whether </w:t>
      </w:r>
      <w:r w:rsidR="000535F0">
        <w:rPr>
          <w:rFonts w:ascii="Times New Roman" w:eastAsia="Times New Roman" w:hAnsi="Times New Roman" w:cs="Times New Roman"/>
        </w:rPr>
        <w:t xml:space="preserve">ALIAS’s performance in Simulations 1a and 1b hinged in the </w:t>
      </w:r>
      <w:r w:rsidR="00E30AC4">
        <w:rPr>
          <w:rFonts w:ascii="Times New Roman" w:eastAsia="Times New Roman" w:hAnsi="Times New Roman" w:cs="Times New Roman"/>
        </w:rPr>
        <w:t xml:space="preserve">objects </w:t>
      </w:r>
      <w:r w:rsidR="000535F0">
        <w:rPr>
          <w:rFonts w:ascii="Times New Roman" w:eastAsia="Times New Roman" w:hAnsi="Times New Roman" w:cs="Times New Roman"/>
        </w:rPr>
        <w:t>possessing animate-typical features</w:t>
      </w:r>
      <w:r w:rsidR="00E30AC4">
        <w:rPr>
          <w:rFonts w:ascii="Times New Roman" w:eastAsia="Times New Roman" w:hAnsi="Times New Roman" w:cs="Times New Roman"/>
        </w:rPr>
        <w:t xml:space="preserve">. To that end, </w:t>
      </w:r>
      <w:r w:rsidR="007300EB">
        <w:rPr>
          <w:rFonts w:ascii="Times New Roman" w:eastAsia="Times New Roman" w:hAnsi="Times New Roman" w:cs="Times New Roman"/>
        </w:rPr>
        <w:t>the</w:t>
      </w:r>
      <w:r>
        <w:rPr>
          <w:rFonts w:ascii="Times New Roman" w:eastAsia="Times New Roman" w:hAnsi="Times New Roman" w:cs="Times New Roman"/>
        </w:rPr>
        <w:t xml:space="preserve"> objects </w:t>
      </w:r>
      <w:r w:rsidR="00254EDB">
        <w:rPr>
          <w:rFonts w:ascii="Times New Roman" w:eastAsia="Times New Roman" w:hAnsi="Times New Roman" w:cs="Times New Roman"/>
        </w:rPr>
        <w:t xml:space="preserve">used </w:t>
      </w:r>
      <w:r w:rsidR="00E30AC4">
        <w:rPr>
          <w:rFonts w:ascii="Times New Roman" w:eastAsia="Times New Roman" w:hAnsi="Times New Roman" w:cs="Times New Roman"/>
        </w:rPr>
        <w:t>here</w:t>
      </w:r>
      <w:r>
        <w:rPr>
          <w:rFonts w:ascii="Times New Roman" w:eastAsia="Times New Roman" w:hAnsi="Times New Roman" w:cs="Times New Roman"/>
        </w:rPr>
        <w:t xml:space="preserve"> possess</w:t>
      </w:r>
      <w:r w:rsidR="0010245A">
        <w:rPr>
          <w:rFonts w:ascii="Times New Roman" w:eastAsia="Times New Roman" w:hAnsi="Times New Roman" w:cs="Times New Roman"/>
        </w:rPr>
        <w:t>ed</w:t>
      </w:r>
      <w:r>
        <w:rPr>
          <w:rFonts w:ascii="Times New Roman" w:eastAsia="Times New Roman" w:hAnsi="Times New Roman" w:cs="Times New Roman"/>
        </w:rPr>
        <w:t xml:space="preserve"> </w:t>
      </w:r>
      <w:r w:rsidR="000535F0">
        <w:rPr>
          <w:rFonts w:ascii="Times New Roman" w:eastAsia="Times New Roman" w:hAnsi="Times New Roman" w:cs="Times New Roman"/>
        </w:rPr>
        <w:t>inanimate-typical features.</w:t>
      </w:r>
      <w:r w:rsidR="00FA1C29">
        <w:rPr>
          <w:rFonts w:ascii="Times New Roman" w:eastAsia="Times New Roman" w:hAnsi="Times New Roman" w:cs="Times New Roman"/>
        </w:rPr>
        <w:t xml:space="preserve"> </w:t>
      </w:r>
      <w:r w:rsidR="000535F0">
        <w:rPr>
          <w:rFonts w:ascii="Times New Roman" w:eastAsia="Times New Roman" w:hAnsi="Times New Roman" w:cs="Times New Roman"/>
        </w:rPr>
        <w:t xml:space="preserve">The networks tested here were “9-month-olds” (675 </w:t>
      </w:r>
      <w:r w:rsidR="001D0807">
        <w:rPr>
          <w:rFonts w:ascii="Times New Roman" w:eastAsia="Times New Roman" w:hAnsi="Times New Roman" w:cs="Times New Roman"/>
        </w:rPr>
        <w:t xml:space="preserve">pretraining </w:t>
      </w:r>
      <w:r w:rsidR="000535F0">
        <w:rPr>
          <w:rFonts w:ascii="Times New Roman" w:eastAsia="Times New Roman" w:hAnsi="Times New Roman" w:cs="Times New Roman"/>
        </w:rPr>
        <w:t>epochs</w:t>
      </w:r>
      <w:r w:rsidR="003B095B">
        <w:rPr>
          <w:rFonts w:ascii="Times New Roman" w:eastAsia="Times New Roman" w:hAnsi="Times New Roman" w:cs="Times New Roman"/>
        </w:rPr>
        <w:t>,</w:t>
      </w:r>
      <w:r w:rsidR="000535F0">
        <w:rPr>
          <w:rFonts w:ascii="Times New Roman" w:eastAsia="Times New Roman" w:hAnsi="Times New Roman" w:cs="Times New Roman"/>
        </w:rPr>
        <w:t xml:space="preserve"> learning rate of 0.0875</w:t>
      </w:r>
      <w:r w:rsidR="003B095B">
        <w:rPr>
          <w:rFonts w:ascii="Times New Roman" w:eastAsia="Times New Roman" w:hAnsi="Times New Roman" w:cs="Times New Roman"/>
        </w:rPr>
        <w:t>, and 40 hidden units</w:t>
      </w:r>
      <w:r w:rsidR="000535F0">
        <w:rPr>
          <w:rFonts w:ascii="Times New Roman" w:eastAsia="Times New Roman" w:hAnsi="Times New Roman" w:cs="Times New Roman"/>
        </w:rPr>
        <w:t>)</w:t>
      </w:r>
      <w:r w:rsidR="00DC6C96">
        <w:rPr>
          <w:rFonts w:ascii="Times New Roman" w:eastAsia="Times New Roman" w:hAnsi="Times New Roman" w:cs="Times New Roman"/>
        </w:rPr>
        <w:t xml:space="preserve"> </w:t>
      </w:r>
      <w:r w:rsidR="00AB345C">
        <w:rPr>
          <w:rFonts w:ascii="Times New Roman" w:eastAsia="Times New Roman" w:hAnsi="Times New Roman" w:cs="Times New Roman"/>
        </w:rPr>
        <w:t xml:space="preserve">because </w:t>
      </w:r>
      <w:r w:rsidR="000535F0">
        <w:rPr>
          <w:rFonts w:ascii="Times New Roman" w:eastAsia="Times New Roman" w:hAnsi="Times New Roman" w:cs="Times New Roman"/>
        </w:rPr>
        <w:t>the study from which this target finding derived</w:t>
      </w:r>
      <w:r w:rsidR="00AB345C">
        <w:rPr>
          <w:rFonts w:ascii="Times New Roman" w:eastAsia="Times New Roman" w:hAnsi="Times New Roman" w:cs="Times New Roman"/>
        </w:rPr>
        <w:t xml:space="preserve"> tested </w:t>
      </w:r>
      <w:r w:rsidR="000535F0">
        <w:rPr>
          <w:rFonts w:ascii="Times New Roman" w:eastAsia="Times New Roman" w:hAnsi="Times New Roman" w:cs="Times New Roman"/>
        </w:rPr>
        <w:t>this age.</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6089"/>
      </w:tblGrid>
      <w:tr w:rsidR="0092396B" w14:paraId="38D622CA" w14:textId="77777777" w:rsidTr="00430623">
        <w:trPr>
          <w:trHeight w:val="3633"/>
        </w:trPr>
        <w:tc>
          <w:tcPr>
            <w:tcW w:w="5392" w:type="dxa"/>
          </w:tcPr>
          <w:p w14:paraId="0CC5A73C" w14:textId="5712C975" w:rsidR="0092396B" w:rsidRDefault="00A9344A" w:rsidP="00614A04">
            <w:pPr>
              <w:keepNext/>
              <w:spacing w:line="480" w:lineRule="auto"/>
              <w:contextualSpacing/>
            </w:pPr>
            <w:r>
              <w:rPr>
                <w:noProof/>
              </w:rPr>
              <w:drawing>
                <wp:inline distT="0" distB="0" distL="0" distR="0" wp14:anchorId="06C782D8" wp14:editId="69E0181A">
                  <wp:extent cx="3586162" cy="2206869"/>
                  <wp:effectExtent l="0" t="0" r="0" b="3175"/>
                  <wp:docPr id="666824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24417" name="Picture 66682441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600581" cy="2215742"/>
                          </a:xfrm>
                          <a:prstGeom prst="rect">
                            <a:avLst/>
                          </a:prstGeom>
                        </pic:spPr>
                      </pic:pic>
                    </a:graphicData>
                  </a:graphic>
                </wp:inline>
              </w:drawing>
            </w:r>
          </w:p>
        </w:tc>
        <w:tc>
          <w:tcPr>
            <w:tcW w:w="6560" w:type="dxa"/>
          </w:tcPr>
          <w:p w14:paraId="15AD6A5D" w14:textId="0776F677" w:rsidR="0092396B" w:rsidRDefault="00A9344A" w:rsidP="00614A04">
            <w:pPr>
              <w:keepNext/>
              <w:spacing w:line="480" w:lineRule="auto"/>
              <w:contextualSpacing/>
            </w:pPr>
            <w:r>
              <w:rPr>
                <w:noProof/>
              </w:rPr>
              <w:drawing>
                <wp:inline distT="0" distB="0" distL="0" distR="0" wp14:anchorId="79D9E401" wp14:editId="01C7D26C">
                  <wp:extent cx="3651172" cy="2233613"/>
                  <wp:effectExtent l="0" t="0" r="6985" b="0"/>
                  <wp:docPr id="628793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3413" name="Picture 62879341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686519" cy="2255237"/>
                          </a:xfrm>
                          <a:prstGeom prst="rect">
                            <a:avLst/>
                          </a:prstGeom>
                        </pic:spPr>
                      </pic:pic>
                    </a:graphicData>
                  </a:graphic>
                </wp:inline>
              </w:drawing>
            </w:r>
          </w:p>
        </w:tc>
      </w:tr>
    </w:tbl>
    <w:p w14:paraId="2AB9E48B" w14:textId="30EF6541" w:rsidR="00614A04" w:rsidRPr="00E17934" w:rsidRDefault="00614A04" w:rsidP="00614A04">
      <w:pPr>
        <w:pStyle w:val="Caption"/>
        <w:rPr>
          <w:rFonts w:ascii="Times New Roman" w:hAnsi="Times New Roman" w:cs="Times New Roman"/>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13</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A9344A" w:rsidRPr="00E17934">
        <w:rPr>
          <w:rFonts w:ascii="Times New Roman" w:hAnsi="Times New Roman" w:cs="Times New Roman"/>
          <w:color w:val="000000" w:themeColor="text1"/>
          <w:sz w:val="24"/>
          <w:szCs w:val="24"/>
        </w:rPr>
        <w:t xml:space="preserve">Mean network error produced to the Efficient and Inefficient </w:t>
      </w:r>
      <w:r w:rsidRPr="00E17934">
        <w:rPr>
          <w:rFonts w:ascii="Times New Roman" w:hAnsi="Times New Roman" w:cs="Times New Roman"/>
          <w:color w:val="000000" w:themeColor="text1"/>
          <w:sz w:val="24"/>
          <w:szCs w:val="24"/>
        </w:rPr>
        <w:t>test events in Simulation 2 across conditions</w:t>
      </w:r>
      <w:r w:rsidR="0092396B" w:rsidRPr="00E17934">
        <w:rPr>
          <w:rFonts w:ascii="Times New Roman" w:hAnsi="Times New Roman" w:cs="Times New Roman"/>
          <w:color w:val="000000" w:themeColor="text1"/>
          <w:sz w:val="24"/>
          <w:szCs w:val="24"/>
        </w:rPr>
        <w:t xml:space="preserve"> overall (left panel)</w:t>
      </w:r>
      <w:r w:rsidRPr="00E17934">
        <w:rPr>
          <w:rFonts w:ascii="Times New Roman" w:hAnsi="Times New Roman" w:cs="Times New Roman"/>
          <w:color w:val="000000" w:themeColor="text1"/>
          <w:sz w:val="24"/>
          <w:szCs w:val="24"/>
        </w:rPr>
        <w:t xml:space="preserve"> and</w:t>
      </w:r>
      <w:r w:rsidR="0092396B" w:rsidRPr="00E17934">
        <w:rPr>
          <w:rFonts w:ascii="Times New Roman" w:hAnsi="Times New Roman" w:cs="Times New Roman"/>
          <w:color w:val="000000" w:themeColor="text1"/>
          <w:sz w:val="24"/>
          <w:szCs w:val="24"/>
        </w:rPr>
        <w:t xml:space="preserve"> different habituation epochs (right panel</w:t>
      </w:r>
      <w:r w:rsidR="004919FE" w:rsidRPr="00E17934">
        <w:rPr>
          <w:rFonts w:ascii="Times New Roman" w:hAnsi="Times New Roman" w:cs="Times New Roman"/>
          <w:color w:val="000000" w:themeColor="text1"/>
          <w:sz w:val="24"/>
          <w:szCs w:val="24"/>
        </w:rPr>
        <w:t>)</w:t>
      </w:r>
      <w:r w:rsidRPr="00E17934">
        <w:rPr>
          <w:rFonts w:ascii="Times New Roman" w:hAnsi="Times New Roman" w:cs="Times New Roman"/>
          <w:color w:val="000000" w:themeColor="text1"/>
          <w:sz w:val="24"/>
          <w:szCs w:val="24"/>
        </w:rPr>
        <w:t>.</w:t>
      </w:r>
      <w:r w:rsidR="00E17934" w:rsidRPr="00E17934">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4082C555" w14:textId="77777777" w:rsidR="00614A04" w:rsidRPr="00614A04" w:rsidRDefault="00614A04" w:rsidP="00614A04"/>
    <w:p w14:paraId="09B1C71D" w14:textId="2346550D"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lastRenderedPageBreak/>
        <w:t xml:space="preserve">Figure </w:t>
      </w:r>
      <w:r w:rsidR="00872090">
        <w:rPr>
          <w:rFonts w:ascii="Times New Roman" w:hAnsi="Times New Roman" w:cs="Times New Roman"/>
        </w:rPr>
        <w:t>1</w:t>
      </w:r>
      <w:r w:rsidR="00DD3A69">
        <w:rPr>
          <w:rFonts w:ascii="Times New Roman" w:hAnsi="Times New Roman" w:cs="Times New Roman"/>
        </w:rPr>
        <w:t>3 shows clearly that, both overall and for different habituation lengths,</w:t>
      </w:r>
      <w:r w:rsidR="00872090">
        <w:rPr>
          <w:rFonts w:ascii="Times New Roman" w:hAnsi="Times New Roman" w:cs="Times New Roman"/>
        </w:rPr>
        <w:t xml:space="preserve"> </w:t>
      </w:r>
      <w:r w:rsidR="00DD3A69">
        <w:rPr>
          <w:rFonts w:ascii="Times New Roman" w:hAnsi="Times New Roman" w:cs="Times New Roman"/>
        </w:rPr>
        <w:t>ALIAS’s responses did not hinge on the objects possessing animate-typical features.</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7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2"/>
      </w:tblGrid>
      <w:tr w:rsidR="001C3859" w14:paraId="52F93B59" w14:textId="77777777" w:rsidTr="001C3859">
        <w:trPr>
          <w:trHeight w:val="4125"/>
        </w:trPr>
        <w:tc>
          <w:tcPr>
            <w:tcW w:w="7632" w:type="dxa"/>
          </w:tcPr>
          <w:p w14:paraId="782588AD" w14:textId="7CA95504" w:rsidR="001C3859" w:rsidRDefault="001C3859" w:rsidP="002402B4">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072F7CD5" wp14:editId="6FC31C02">
                  <wp:extent cx="4695825" cy="2889738"/>
                  <wp:effectExtent l="0" t="0" r="0" b="6350"/>
                  <wp:docPr id="1795187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7737" name="Picture 179518773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703786" cy="2894637"/>
                          </a:xfrm>
                          <a:prstGeom prst="rect">
                            <a:avLst/>
                          </a:prstGeom>
                        </pic:spPr>
                      </pic:pic>
                    </a:graphicData>
                  </a:graphic>
                </wp:inline>
              </w:drawing>
            </w:r>
          </w:p>
        </w:tc>
      </w:tr>
    </w:tbl>
    <w:p w14:paraId="28A779A7" w14:textId="00E08B83"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14</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w:t>
      </w:r>
      <w:r w:rsidRPr="00322B0B">
        <w:rPr>
          <w:rFonts w:ascii="Times New Roman" w:hAnsi="Times New Roman" w:cs="Times New Roman"/>
          <w:color w:val="000000" w:themeColor="text1"/>
          <w:sz w:val="24"/>
          <w:szCs w:val="24"/>
        </w:rPr>
        <w:t>Mean network error produced to Efficient and Inefficient test events in the Experimental and Control conditions for ALIAS</w:t>
      </w:r>
      <w:r w:rsidR="009D18BB">
        <w:rPr>
          <w:rFonts w:ascii="Times New Roman" w:hAnsi="Times New Roman" w:cs="Times New Roman"/>
          <w:color w:val="000000" w:themeColor="text1"/>
          <w:sz w:val="24"/>
          <w:szCs w:val="24"/>
        </w:rPr>
        <w:t>-2</w:t>
      </w:r>
      <w:r w:rsidR="005B32F1" w:rsidRPr="005B32F1">
        <w:rPr>
          <w:rFonts w:ascii="Times New Roman" w:hAnsi="Times New Roman" w:cs="Times New Roman"/>
          <w:i w:val="0"/>
          <w:iCs w:val="0"/>
          <w:color w:val="000000" w:themeColor="text1"/>
          <w:sz w:val="24"/>
          <w:szCs w:val="24"/>
        </w:rPr>
        <w:t>.</w:t>
      </w:r>
      <w:r w:rsidR="005B32F1">
        <w:rPr>
          <w:rFonts w:ascii="Times New Roman" w:hAnsi="Times New Roman" w:cs="Times New Roman"/>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61694E1E"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D840A7">
        <w:rPr>
          <w:rFonts w:ascii="Times New Roman" w:eastAsia="Times New Roman" w:hAnsi="Times New Roman" w:cs="Times New Roman"/>
        </w:rPr>
        <w:t>Figure 14 shows that as was the case i</w:t>
      </w:r>
      <w:r w:rsidR="00857D28" w:rsidRPr="00857D28">
        <w:rPr>
          <w:rFonts w:ascii="Times New Roman" w:eastAsia="Times New Roman" w:hAnsi="Times New Roman" w:cs="Times New Roman"/>
        </w:rPr>
        <w:t>n Simulation 1a, ALIAS-2 failed to capture infants’ looking behavior across conditions. These findings suggest that associative learning alone is insufficient to reproduce the first two target findings</w:t>
      </w:r>
      <w:r w:rsidR="00D840A7">
        <w:rPr>
          <w:rFonts w:ascii="Times New Roman" w:eastAsia="Times New Roman" w:hAnsi="Times New Roman" w:cs="Times New Roman"/>
        </w:rPr>
        <w:t>; differential barrier salience must additionally be included</w:t>
      </w:r>
      <w:r w:rsidR="00322B0B">
        <w:rPr>
          <w:rFonts w:ascii="Times New Roman" w:eastAsia="Times New Roman" w:hAnsi="Times New Roman" w:cs="Times New Roman"/>
        </w:rPr>
        <w:t xml:space="preserve">. </w:t>
      </w:r>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E493C81" w14:textId="75615395" w:rsidR="00A565C1" w:rsidRDefault="00524642" w:rsidP="00A565C1">
      <w:pPr>
        <w:spacing w:line="480" w:lineRule="auto"/>
        <w:ind w:firstLine="720"/>
        <w:contextualSpacing/>
        <w:rPr>
          <w:rFonts w:ascii="Times New Roman" w:hAnsi="Times New Roman" w:cs="Times New Roman"/>
        </w:rPr>
      </w:pPr>
      <w:r>
        <w:rPr>
          <w:rFonts w:ascii="Times New Roman" w:eastAsia="Times New Roman" w:hAnsi="Times New Roman" w:cs="Times New Roman"/>
        </w:rPr>
        <w:tab/>
      </w:r>
      <w:r w:rsidR="001E7E39">
        <w:rPr>
          <w:rFonts w:ascii="Times New Roman" w:eastAsia="Times New Roman" w:hAnsi="Times New Roman" w:cs="Times New Roman"/>
        </w:rPr>
        <w:t xml:space="preserve">Simulation 2 </w:t>
      </w:r>
      <w:r w:rsidR="00FA1C29">
        <w:rPr>
          <w:rFonts w:ascii="Times New Roman" w:eastAsia="Times New Roman" w:hAnsi="Times New Roman" w:cs="Times New Roman"/>
        </w:rPr>
        <w:t xml:space="preserve">showed that ALIAS could capture the second target finding and that </w:t>
      </w:r>
      <w:r w:rsidR="00F770FE">
        <w:rPr>
          <w:rFonts w:ascii="Times New Roman" w:eastAsia="Times New Roman" w:hAnsi="Times New Roman" w:cs="Times New Roman"/>
        </w:rPr>
        <w:t xml:space="preserve">associative learning alone </w:t>
      </w:r>
      <w:r w:rsidR="00FA1C29">
        <w:rPr>
          <w:rFonts w:ascii="Times New Roman" w:eastAsia="Times New Roman" w:hAnsi="Times New Roman" w:cs="Times New Roman"/>
        </w:rPr>
        <w:t>wa</w:t>
      </w:r>
      <w:r w:rsidR="00F770FE">
        <w:rPr>
          <w:rFonts w:ascii="Times New Roman" w:eastAsia="Times New Roman" w:hAnsi="Times New Roman" w:cs="Times New Roman"/>
        </w:rPr>
        <w:t xml:space="preserve">s insufficient to </w:t>
      </w:r>
      <w:r w:rsidR="00D22463">
        <w:rPr>
          <w:rFonts w:ascii="Times New Roman" w:eastAsia="Times New Roman" w:hAnsi="Times New Roman" w:cs="Times New Roman"/>
        </w:rPr>
        <w:t>capture</w:t>
      </w:r>
      <w:r w:rsidR="00F770FE">
        <w:rPr>
          <w:rFonts w:ascii="Times New Roman" w:eastAsia="Times New Roman" w:hAnsi="Times New Roman" w:cs="Times New Roman"/>
        </w:rPr>
        <w:t xml:space="preserve"> it. </w:t>
      </w:r>
      <w:r w:rsidR="005C132F">
        <w:rPr>
          <w:rFonts w:ascii="Times New Roman" w:eastAsia="Times New Roman" w:hAnsi="Times New Roman" w:cs="Times New Roman"/>
        </w:rPr>
        <w:t xml:space="preserve">Nonetheless, </w:t>
      </w:r>
      <w:r w:rsidR="005C132F">
        <w:rPr>
          <w:rFonts w:ascii="Times New Roman" w:hAnsi="Times New Roman" w:cs="Times New Roman"/>
        </w:rPr>
        <w:t>a</w:t>
      </w:r>
      <w:r w:rsidR="006E079D">
        <w:rPr>
          <w:rFonts w:ascii="Times New Roman" w:hAnsi="Times New Roman" w:cs="Times New Roman"/>
        </w:rPr>
        <w:t xml:space="preserve"> potential objection to the simulation</w:t>
      </w:r>
      <w:r w:rsidR="00975E36">
        <w:rPr>
          <w:rFonts w:ascii="Times New Roman" w:hAnsi="Times New Roman" w:cs="Times New Roman"/>
        </w:rPr>
        <w:t>s</w:t>
      </w:r>
      <w:r w:rsidR="006E079D">
        <w:rPr>
          <w:rFonts w:ascii="Times New Roman" w:hAnsi="Times New Roman" w:cs="Times New Roman"/>
        </w:rPr>
        <w:t xml:space="preserve"> presented thus far is that</w:t>
      </w:r>
      <w:r w:rsidR="00F25110">
        <w:rPr>
          <w:rFonts w:ascii="Times New Roman" w:hAnsi="Times New Roman" w:cs="Times New Roman"/>
        </w:rPr>
        <w:t xml:space="preserve"> demonstrating that ALIAS’s performance is robust to </w:t>
      </w:r>
      <w:r w:rsidR="00F25110">
        <w:rPr>
          <w:rFonts w:ascii="Times New Roman" w:hAnsi="Times New Roman" w:cs="Times New Roman"/>
        </w:rPr>
        <w:lastRenderedPageBreak/>
        <w:t>whether objects possess animate-typical features</w:t>
      </w:r>
      <w:r w:rsidR="006E079D">
        <w:rPr>
          <w:rFonts w:ascii="Times New Roman" w:hAnsi="Times New Roman" w:cs="Times New Roman"/>
        </w:rPr>
        <w:t xml:space="preserve"> only weakly demonstrate </w:t>
      </w:r>
      <w:r w:rsidR="00F25110">
        <w:rPr>
          <w:rFonts w:ascii="Times New Roman" w:hAnsi="Times New Roman" w:cs="Times New Roman"/>
        </w:rPr>
        <w:t xml:space="preserve">its </w:t>
      </w:r>
      <w:r w:rsidR="006E079D">
        <w:rPr>
          <w:rFonts w:ascii="Times New Roman" w:hAnsi="Times New Roman" w:cs="Times New Roman"/>
        </w:rPr>
        <w:t xml:space="preserve">explanatory breadth. </w:t>
      </w:r>
      <w:r w:rsidR="000C23C2" w:rsidRPr="000C23C2">
        <w:rPr>
          <w:rFonts w:ascii="Times New Roman" w:hAnsi="Times New Roman" w:cs="Times New Roman"/>
        </w:rPr>
        <w:t xml:space="preserve">Simulation 3 took </w:t>
      </w:r>
      <w:r w:rsidR="005866D9">
        <w:rPr>
          <w:rFonts w:ascii="Times New Roman" w:hAnsi="Times New Roman" w:cs="Times New Roman"/>
        </w:rPr>
        <w:t xml:space="preserve">this criticism seriously by testing whether ALIAS could capture a more substantively different target finding. </w:t>
      </w:r>
      <w:r w:rsidR="004A19F0">
        <w:rPr>
          <w:rFonts w:ascii="Times New Roman" w:hAnsi="Times New Roman" w:cs="Times New Roman"/>
        </w:rPr>
        <w:t>This simulation</w:t>
      </w:r>
      <w:r w:rsidR="00160614">
        <w:rPr>
          <w:rFonts w:ascii="Times New Roman" w:hAnsi="Times New Roman" w:cs="Times New Roman"/>
        </w:rPr>
        <w:t xml:space="preserve"> </w:t>
      </w:r>
      <w:r w:rsidR="00AD52C3">
        <w:rPr>
          <w:rFonts w:ascii="Times New Roman" w:hAnsi="Times New Roman" w:cs="Times New Roman"/>
        </w:rPr>
        <w:t>examined</w:t>
      </w:r>
      <w:r w:rsidR="00160614">
        <w:rPr>
          <w:rFonts w:ascii="Times New Roman" w:hAnsi="Times New Roman" w:cs="Times New Roman"/>
        </w:rPr>
        <w:t xml:space="preserve"> whether ALIAS could capture Csibra et al.</w:t>
      </w:r>
      <w:r w:rsidR="006A62C6">
        <w:rPr>
          <w:rFonts w:ascii="Times New Roman" w:hAnsi="Times New Roman" w:cs="Times New Roman"/>
        </w:rPr>
        <w:t>’s</w:t>
      </w:r>
      <w:r w:rsidR="00160614">
        <w:rPr>
          <w:rFonts w:ascii="Times New Roman" w:hAnsi="Times New Roman" w:cs="Times New Roman"/>
        </w:rPr>
        <w:t xml:space="preserve"> (2003</w:t>
      </w:r>
      <w:r w:rsidR="00D41D32">
        <w:rPr>
          <w:rFonts w:ascii="Times New Roman" w:hAnsi="Times New Roman" w:cs="Times New Roman"/>
        </w:rPr>
        <w:t>)</w:t>
      </w:r>
      <w:r w:rsidR="006A62C6">
        <w:rPr>
          <w:rFonts w:ascii="Times New Roman" w:hAnsi="Times New Roman" w:cs="Times New Roman"/>
        </w:rPr>
        <w:t xml:space="preserve"> finding that 12-month-olds</w:t>
      </w:r>
      <w:r w:rsidR="006A62C6" w:rsidRPr="006A62C6">
        <w:rPr>
          <w:rFonts w:ascii="Times New Roman" w:hAnsi="Times New Roman" w:cs="Times New Roman"/>
        </w:rPr>
        <w:t xml:space="preserve"> can</w:t>
      </w:r>
      <w:r w:rsidR="006423E4">
        <w:rPr>
          <w:rFonts w:ascii="Times New Roman" w:hAnsi="Times New Roman" w:cs="Times New Roman"/>
        </w:rPr>
        <w:t xml:space="preserve"> </w:t>
      </w:r>
      <w:ins w:id="763" w:author="Benton, Deon" w:date="2026-06-12T14:47:00Z" w16du:dateUtc="2026-06-12T19:47:00Z">
        <w:r w:rsidR="004C69B8">
          <w:rPr>
            <w:rFonts w:ascii="Times New Roman" w:hAnsi="Times New Roman" w:cs="Times New Roman"/>
          </w:rPr>
          <w:t xml:space="preserve">make bidirectional inferences among goals, actions, and constraints. </w:t>
        </w:r>
      </w:ins>
      <w:ins w:id="764" w:author="Benton, Deon" w:date="2026-06-11T17:45:00Z" w16du:dateUtc="2026-06-11T22:45:00Z">
        <w:r w:rsidR="00A565C1" w:rsidRPr="00DB2735">
          <w:rPr>
            <w:rFonts w:ascii="Times New Roman" w:hAnsi="Times New Roman" w:cs="Times New Roman"/>
          </w:rPr>
          <w:t xml:space="preserve">In their first experiment, infants were habituated to an event in which a large circle appeared to be chasing a small circle. However, before the large circle </w:t>
        </w:r>
      </w:ins>
      <w:ins w:id="765" w:author="Benton, Deon" w:date="2026-06-11T17:47:00Z" w16du:dateUtc="2026-06-11T22:47:00Z">
        <w:r w:rsidR="00A565C1">
          <w:rPr>
            <w:rFonts w:ascii="Times New Roman" w:hAnsi="Times New Roman" w:cs="Times New Roman"/>
          </w:rPr>
          <w:t>reached</w:t>
        </w:r>
      </w:ins>
      <w:ins w:id="766" w:author="Benton, Deon" w:date="2026-06-11T17:45:00Z" w16du:dateUtc="2026-06-11T22:45:00Z">
        <w:r w:rsidR="00A565C1" w:rsidRPr="00DB2735">
          <w:rPr>
            <w:rFonts w:ascii="Times New Roman" w:hAnsi="Times New Roman" w:cs="Times New Roman"/>
          </w:rPr>
          <w:t xml:space="preserve"> the small </w:t>
        </w:r>
      </w:ins>
      <w:ins w:id="767" w:author="Benton, Deon" w:date="2026-06-11T17:47:00Z" w16du:dateUtc="2026-06-11T22:47:00Z">
        <w:r w:rsidR="00A565C1">
          <w:rPr>
            <w:rFonts w:ascii="Times New Roman" w:hAnsi="Times New Roman" w:cs="Times New Roman"/>
          </w:rPr>
          <w:t>one</w:t>
        </w:r>
      </w:ins>
      <w:ins w:id="768" w:author="Benton, Deon" w:date="2026-06-11T17:45:00Z" w16du:dateUtc="2026-06-11T22:45:00Z">
        <w:r w:rsidR="00A565C1" w:rsidRPr="00DB2735">
          <w:rPr>
            <w:rFonts w:ascii="Times New Roman" w:hAnsi="Times New Roman" w:cs="Times New Roman"/>
          </w:rPr>
          <w:t>, the small circle moved through a</w:t>
        </w:r>
      </w:ins>
      <w:r w:rsidR="00A565C1">
        <w:rPr>
          <w:rFonts w:ascii="Times New Roman" w:hAnsi="Times New Roman" w:cs="Times New Roman"/>
        </w:rPr>
        <w:t xml:space="preserve"> narrow gap between two bars and</w:t>
      </w:r>
      <w:ins w:id="769" w:author="Benton, Deon" w:date="2026-06-11T17:45:00Z" w16du:dateUtc="2026-06-11T22:45:00Z">
        <w:r w:rsidR="00A565C1" w:rsidRPr="00DB2735">
          <w:rPr>
            <w:rFonts w:ascii="Times New Roman" w:hAnsi="Times New Roman" w:cs="Times New Roman"/>
          </w:rPr>
          <w:t xml:space="preserve"> </w:t>
        </w:r>
      </w:ins>
      <w:r w:rsidR="00A565C1">
        <w:rPr>
          <w:rFonts w:ascii="Times New Roman" w:hAnsi="Times New Roman" w:cs="Times New Roman"/>
        </w:rPr>
        <w:t xml:space="preserve">disappeared </w:t>
      </w:r>
      <w:ins w:id="770" w:author="Benton, Deon" w:date="2026-06-11T17:45:00Z" w16du:dateUtc="2026-06-11T22:45:00Z">
        <w:r w:rsidR="00A565C1" w:rsidRPr="00DB2735">
          <w:rPr>
            <w:rFonts w:ascii="Times New Roman" w:hAnsi="Times New Roman" w:cs="Times New Roman"/>
          </w:rPr>
          <w:t>from the screen</w:t>
        </w:r>
      </w:ins>
      <w:r w:rsidR="00A565C1">
        <w:rPr>
          <w:rFonts w:ascii="Times New Roman" w:hAnsi="Times New Roman" w:cs="Times New Roman"/>
        </w:rPr>
        <w:t>; the width of the gap forced the larger circle to move around one of the bars</w:t>
      </w:r>
      <w:ins w:id="771" w:author="Benton, Deon" w:date="2026-06-11T17:45:00Z" w16du:dateUtc="2026-06-11T22:45:00Z">
        <w:r w:rsidR="00A565C1" w:rsidRPr="00DB2735">
          <w:rPr>
            <w:rFonts w:ascii="Times New Roman" w:hAnsi="Times New Roman" w:cs="Times New Roman"/>
          </w:rPr>
          <w:t xml:space="preserve">. </w:t>
        </w:r>
      </w:ins>
      <w:r w:rsidR="00A565C1">
        <w:rPr>
          <w:rFonts w:ascii="Times New Roman" w:hAnsi="Times New Roman" w:cs="Times New Roman"/>
        </w:rPr>
        <w:t>The fact that the</w:t>
      </w:r>
      <w:ins w:id="772" w:author="Benton, Deon" w:date="2026-06-11T17:45:00Z" w16du:dateUtc="2026-06-11T22:45:00Z">
        <w:r w:rsidR="00A565C1" w:rsidRPr="00DB2735">
          <w:rPr>
            <w:rFonts w:ascii="Times New Roman" w:hAnsi="Times New Roman" w:cs="Times New Roman"/>
          </w:rPr>
          <w:t xml:space="preserve"> large circle never reached the small one</w:t>
        </w:r>
      </w:ins>
      <w:ins w:id="773" w:author="Benton, Deon" w:date="2026-06-11T17:48:00Z" w16du:dateUtc="2026-06-11T22:48:00Z">
        <w:r w:rsidR="00A565C1">
          <w:rPr>
            <w:rFonts w:ascii="Times New Roman" w:hAnsi="Times New Roman" w:cs="Times New Roman"/>
          </w:rPr>
          <w:t xml:space="preserve"> before it disappeared from the screen</w:t>
        </w:r>
      </w:ins>
      <w:r w:rsidR="00A565C1">
        <w:rPr>
          <w:rFonts w:ascii="Times New Roman" w:hAnsi="Times New Roman" w:cs="Times New Roman"/>
        </w:rPr>
        <w:t xml:space="preserve"> meant that </w:t>
      </w:r>
      <w:ins w:id="774" w:author="Benton, Deon" w:date="2026-06-15T13:00:00Z" w16du:dateUtc="2026-06-15T18:00:00Z">
        <w:r w:rsidR="00A565C1">
          <w:rPr>
            <w:rFonts w:ascii="Times New Roman" w:hAnsi="Times New Roman" w:cs="Times New Roman"/>
          </w:rPr>
          <w:t xml:space="preserve">the large circle’s </w:t>
        </w:r>
      </w:ins>
      <w:r w:rsidR="00A565C1">
        <w:rPr>
          <w:rFonts w:ascii="Times New Roman" w:hAnsi="Times New Roman" w:cs="Times New Roman"/>
        </w:rPr>
        <w:t xml:space="preserve">goal </w:t>
      </w:r>
      <w:ins w:id="775" w:author="Benton, Deon" w:date="2026-06-15T13:00:00Z" w16du:dateUtc="2026-06-15T18:00:00Z">
        <w:r w:rsidR="00A565C1">
          <w:rPr>
            <w:rFonts w:ascii="Times New Roman" w:hAnsi="Times New Roman" w:cs="Times New Roman"/>
          </w:rPr>
          <w:t>of reaching the small one</w:t>
        </w:r>
      </w:ins>
      <w:r w:rsidR="00A565C1">
        <w:rPr>
          <w:rFonts w:ascii="Times New Roman" w:hAnsi="Times New Roman" w:cs="Times New Roman"/>
        </w:rPr>
        <w:t xml:space="preserve"> </w:t>
      </w:r>
      <w:ins w:id="776" w:author="Benton, Deon" w:date="2026-06-11T17:45:00Z" w16du:dateUtc="2026-06-11T22:45:00Z">
        <w:r w:rsidR="00A565C1" w:rsidRPr="00DB2735">
          <w:rPr>
            <w:rFonts w:ascii="Times New Roman" w:hAnsi="Times New Roman" w:cs="Times New Roman"/>
          </w:rPr>
          <w:t>had to be inferred.</w:t>
        </w:r>
      </w:ins>
      <w:ins w:id="777" w:author="Benton, Deon" w:date="2026-06-11T17:48:00Z" w16du:dateUtc="2026-06-11T22:48:00Z">
        <w:r w:rsidR="00A565C1">
          <w:rPr>
            <w:rFonts w:ascii="Times New Roman" w:hAnsi="Times New Roman" w:cs="Times New Roman"/>
          </w:rPr>
          <w:t xml:space="preserve"> </w:t>
        </w:r>
      </w:ins>
      <w:ins w:id="778" w:author="Benton, Deon" w:date="2026-06-11T17:50:00Z" w16du:dateUtc="2026-06-11T22:50:00Z">
        <w:r w:rsidR="00A565C1">
          <w:rPr>
            <w:rFonts w:ascii="Times New Roman" w:hAnsi="Times New Roman" w:cs="Times New Roman"/>
          </w:rPr>
          <w:t>The authors found that when t</w:t>
        </w:r>
      </w:ins>
      <w:r w:rsidR="00A565C1">
        <w:rPr>
          <w:rFonts w:ascii="Times New Roman" w:hAnsi="Times New Roman" w:cs="Times New Roman"/>
        </w:rPr>
        <w:t>he gap was widened such that the large circle could fit through</w:t>
      </w:r>
      <w:ins w:id="779" w:author="Benton, Deon" w:date="2026-06-11T17:51:00Z" w16du:dateUtc="2026-06-11T22:51:00Z">
        <w:r w:rsidR="00A565C1">
          <w:rPr>
            <w:rFonts w:ascii="Times New Roman" w:hAnsi="Times New Roman" w:cs="Times New Roman"/>
          </w:rPr>
          <w:t>,</w:t>
        </w:r>
      </w:ins>
      <w:ins w:id="780" w:author="Benton, Deon" w:date="2026-06-15T13:00:00Z" w16du:dateUtc="2026-06-15T18:00:00Z">
        <w:r w:rsidR="00A565C1">
          <w:rPr>
            <w:rFonts w:ascii="Times New Roman" w:hAnsi="Times New Roman" w:cs="Times New Roman"/>
          </w:rPr>
          <w:t xml:space="preserve"> </w:t>
        </w:r>
      </w:ins>
      <w:ins w:id="781" w:author="Benton, Deon" w:date="2026-06-11T17:51:00Z" w16du:dateUtc="2026-06-11T22:51:00Z">
        <w:r w:rsidR="00A565C1">
          <w:rPr>
            <w:rFonts w:ascii="Times New Roman" w:hAnsi="Times New Roman" w:cs="Times New Roman"/>
          </w:rPr>
          <w:t xml:space="preserve">infants looked longer </w:t>
        </w:r>
      </w:ins>
      <w:ins w:id="782" w:author="Benton, Deon" w:date="2026-06-11T17:53:00Z" w16du:dateUtc="2026-06-11T22:53:00Z">
        <w:r w:rsidR="00A565C1">
          <w:rPr>
            <w:rFonts w:ascii="Times New Roman" w:hAnsi="Times New Roman" w:cs="Times New Roman"/>
          </w:rPr>
          <w:t xml:space="preserve">when </w:t>
        </w:r>
      </w:ins>
      <w:r w:rsidR="00A565C1">
        <w:rPr>
          <w:rFonts w:ascii="Times New Roman" w:hAnsi="Times New Roman" w:cs="Times New Roman"/>
        </w:rPr>
        <w:t>it</w:t>
      </w:r>
      <w:ins w:id="783" w:author="Benton, Deon" w:date="2026-06-11T17:51:00Z" w16du:dateUtc="2026-06-11T22:51:00Z">
        <w:r w:rsidR="00A565C1">
          <w:rPr>
            <w:rFonts w:ascii="Times New Roman" w:hAnsi="Times New Roman" w:cs="Times New Roman"/>
          </w:rPr>
          <w:t xml:space="preserve"> </w:t>
        </w:r>
      </w:ins>
      <w:r w:rsidR="00A565C1">
        <w:rPr>
          <w:rFonts w:ascii="Times New Roman" w:hAnsi="Times New Roman" w:cs="Times New Roman"/>
        </w:rPr>
        <w:t>continued moving</w:t>
      </w:r>
      <w:ins w:id="784" w:author="Benton, Deon" w:date="2026-06-11T17:51:00Z" w16du:dateUtc="2026-06-11T22:51:00Z">
        <w:r w:rsidR="00A565C1">
          <w:rPr>
            <w:rFonts w:ascii="Times New Roman" w:hAnsi="Times New Roman" w:cs="Times New Roman"/>
          </w:rPr>
          <w:t xml:space="preserve"> around one of the barriers than when it passed through </w:t>
        </w:r>
      </w:ins>
      <w:r w:rsidR="00A565C1">
        <w:rPr>
          <w:rFonts w:ascii="Times New Roman" w:hAnsi="Times New Roman" w:cs="Times New Roman"/>
        </w:rPr>
        <w:t>it</w:t>
      </w:r>
      <w:ins w:id="785" w:author="Benton, Deon" w:date="2026-06-11T17:53:00Z" w16du:dateUtc="2026-06-11T22:53:00Z">
        <w:r w:rsidR="00A565C1">
          <w:rPr>
            <w:rFonts w:ascii="Times New Roman" w:hAnsi="Times New Roman" w:cs="Times New Roman"/>
          </w:rPr>
          <w:t xml:space="preserve">. </w:t>
        </w:r>
      </w:ins>
      <w:r w:rsidR="00A565C1">
        <w:rPr>
          <w:rFonts w:ascii="Times New Roman" w:hAnsi="Times New Roman" w:cs="Times New Roman"/>
        </w:rPr>
        <w:t>Note that although this experiment did not employ a standard Gergely paradigm, it can readily be recast within it by, for instance, terminating the habituation event after the first object clears the barrier but before it reaches the second object. This leaves the first object’s goal unclear.</w:t>
      </w:r>
      <w:r w:rsidR="00E93B18">
        <w:rPr>
          <w:rFonts w:ascii="Times New Roman" w:hAnsi="Times New Roman" w:cs="Times New Roman"/>
        </w:rPr>
        <w:t xml:space="preserve"> This was the approach taken in Simulation 3 to model this experiment.</w:t>
      </w:r>
    </w:p>
    <w:p w14:paraId="494D8A6D" w14:textId="0EA0B1A6" w:rsidR="00524642" w:rsidRDefault="00A565C1" w:rsidP="00A565C1">
      <w:pPr>
        <w:spacing w:line="480" w:lineRule="auto"/>
        <w:ind w:firstLine="720"/>
        <w:contextualSpacing/>
        <w:rPr>
          <w:rFonts w:ascii="Times New Roman" w:hAnsi="Times New Roman" w:cs="Times New Roman"/>
        </w:rPr>
      </w:pPr>
      <w:ins w:id="786" w:author="Benton, Deon" w:date="2026-06-11T17:55:00Z" w16du:dateUtc="2026-06-11T22:55:00Z">
        <w:r>
          <w:rPr>
            <w:rFonts w:ascii="Times New Roman" w:hAnsi="Times New Roman" w:cs="Times New Roman"/>
          </w:rPr>
          <w:t xml:space="preserve">In a second experiment, </w:t>
        </w:r>
      </w:ins>
      <w:ins w:id="787" w:author="Benton, Deon" w:date="2026-06-11T17:56:00Z" w16du:dateUtc="2026-06-11T22:56:00Z">
        <w:r>
          <w:rPr>
            <w:rFonts w:ascii="Times New Roman" w:hAnsi="Times New Roman" w:cs="Times New Roman"/>
          </w:rPr>
          <w:t xml:space="preserve">infants were </w:t>
        </w:r>
        <w:r w:rsidRPr="00470AA1">
          <w:rPr>
            <w:rFonts w:ascii="Times New Roman" w:hAnsi="Times New Roman" w:cs="Times New Roman"/>
          </w:rPr>
          <w:t xml:space="preserve">habituated to </w:t>
        </w:r>
      </w:ins>
      <w:ins w:id="788" w:author="Benton, Deon" w:date="2026-06-11T17:57:00Z" w16du:dateUtc="2026-06-11T22:57:00Z">
        <w:r>
          <w:rPr>
            <w:rFonts w:ascii="Times New Roman" w:hAnsi="Times New Roman" w:cs="Times New Roman"/>
          </w:rPr>
          <w:t>a constrained action event</w:t>
        </w:r>
      </w:ins>
      <w:ins w:id="789" w:author="Benton, Deon" w:date="2026-06-11T17:56:00Z" w16du:dateUtc="2026-06-11T22:56:00Z">
        <w:r w:rsidRPr="00470AA1">
          <w:rPr>
            <w:rFonts w:ascii="Times New Roman" w:hAnsi="Times New Roman" w:cs="Times New Roman"/>
          </w:rPr>
          <w:t xml:space="preserve"> except that the barrier was hidden behind an opaque screen. Infants could nonetheless see the second object and parts of the first object’s arced motion path. Csibra et al. (2003) found that infants looked longer when the first object followed the same </w:t>
        </w:r>
      </w:ins>
      <w:r>
        <w:rPr>
          <w:rFonts w:ascii="Times New Roman" w:hAnsi="Times New Roman" w:cs="Times New Roman"/>
        </w:rPr>
        <w:t xml:space="preserve">curved </w:t>
      </w:r>
      <w:ins w:id="790" w:author="Benton, Deon" w:date="2026-06-11T17:56:00Z" w16du:dateUtc="2026-06-11T22:56:00Z">
        <w:r w:rsidRPr="00470AA1">
          <w:rPr>
            <w:rFonts w:ascii="Times New Roman" w:hAnsi="Times New Roman" w:cs="Times New Roman"/>
          </w:rPr>
          <w:t xml:space="preserve">path in the absence of an obstacle than when it did so in the presence of one. </w:t>
        </w:r>
      </w:ins>
      <w:r>
        <w:rPr>
          <w:rFonts w:ascii="Times New Roman" w:hAnsi="Times New Roman" w:cs="Times New Roman"/>
        </w:rPr>
        <w:t>These findings were argued to support the</w:t>
      </w:r>
      <w:r w:rsidR="00AD3D8D">
        <w:rPr>
          <w:rFonts w:ascii="Times New Roman" w:hAnsi="Times New Roman" w:cs="Times New Roman"/>
        </w:rPr>
        <w:t xml:space="preserve"> teleological stance. </w:t>
      </w:r>
      <w:r w:rsidR="00E93B18">
        <w:rPr>
          <w:rFonts w:ascii="Times New Roman" w:hAnsi="Times New Roman" w:cs="Times New Roman"/>
        </w:rPr>
        <w:t>Simulation 3 test</w:t>
      </w:r>
      <w:r w:rsidR="00BD34FE">
        <w:rPr>
          <w:rFonts w:ascii="Times New Roman" w:hAnsi="Times New Roman" w:cs="Times New Roman"/>
        </w:rPr>
        <w:t>ed</w:t>
      </w:r>
      <w:r w:rsidR="00E93B18">
        <w:rPr>
          <w:rFonts w:ascii="Times New Roman" w:hAnsi="Times New Roman" w:cs="Times New Roman"/>
        </w:rPr>
        <w:t xml:space="preserve"> </w:t>
      </w:r>
      <w:r w:rsidR="00D47952">
        <w:rPr>
          <w:rFonts w:ascii="Times New Roman" w:hAnsi="Times New Roman" w:cs="Times New Roman"/>
        </w:rPr>
        <w:t>whether ALIAS could capture these findings and thereby challenge the necessity of this assumption</w:t>
      </w:r>
      <w:r w:rsidR="00E93B18">
        <w:rPr>
          <w:rFonts w:ascii="Times New Roman" w:hAnsi="Times New Roman" w:cs="Times New Roman"/>
        </w:rPr>
        <w:t>.</w:t>
      </w:r>
      <w:r w:rsidR="004C05A3">
        <w:rPr>
          <w:rFonts w:ascii="Times New Roman" w:hAnsi="Times New Roman" w:cs="Times New Roman"/>
        </w:rPr>
        <w:t xml:space="preserve"> Its performance was also compared to the competitor models.</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488ED572"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r w:rsidR="00663CD3">
        <w:rPr>
          <w:rFonts w:ascii="Times New Roman" w:hAnsi="Times New Roman" w:cs="Times New Roman"/>
          <w:b/>
          <w:bCs/>
        </w:rPr>
        <w:t xml:space="preserve">: </w:t>
      </w:r>
      <w:r w:rsidR="00663CD3" w:rsidRPr="00663CD3">
        <w:rPr>
          <w:rFonts w:ascii="Times New Roman" w:hAnsi="Times New Roman" w:cs="Times New Roman"/>
          <w:b/>
          <w:bCs/>
        </w:rPr>
        <w:t>Bidirectional inferences about actions, goals, and constraints.</w:t>
      </w:r>
    </w:p>
    <w:p w14:paraId="413E4886" w14:textId="134A44D8"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tab/>
        <w:t xml:space="preserve">Simulation 3 tested whether </w:t>
      </w:r>
      <w:r w:rsidR="004A2FD3">
        <w:rPr>
          <w:rFonts w:ascii="Times New Roman" w:hAnsi="Times New Roman" w:cs="Times New Roman"/>
        </w:rPr>
        <w:t xml:space="preserve">ALIAS </w:t>
      </w:r>
      <w:r>
        <w:rPr>
          <w:rFonts w:ascii="Times New Roman" w:hAnsi="Times New Roman" w:cs="Times New Roman"/>
        </w:rPr>
        <w:t xml:space="preserve">could explain the finding that </w:t>
      </w:r>
      <w:r w:rsidR="004B653C">
        <w:rPr>
          <w:rFonts w:ascii="Times New Roman" w:hAnsi="Times New Roman" w:cs="Times New Roman"/>
        </w:rPr>
        <w:t xml:space="preserve">12-month-old </w:t>
      </w:r>
      <w:r>
        <w:rPr>
          <w:rFonts w:ascii="Times New Roman" w:hAnsi="Times New Roman" w:cs="Times New Roman"/>
        </w:rPr>
        <w:t xml:space="preserve">infants </w:t>
      </w:r>
      <w:r w:rsidR="00BF054E">
        <w:rPr>
          <w:rFonts w:ascii="Times New Roman" w:hAnsi="Times New Roman" w:cs="Times New Roman"/>
        </w:rPr>
        <w:t>putatively can</w:t>
      </w:r>
      <w:r w:rsidR="00EF17A4">
        <w:rPr>
          <w:rFonts w:ascii="Times New Roman" w:hAnsi="Times New Roman" w:cs="Times New Roman"/>
        </w:rPr>
        <w:t xml:space="preserve"> </w:t>
      </w:r>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constraints from goals and behaviors. Networks</w:t>
      </w:r>
      <w:r w:rsidR="00AC20CD">
        <w:rPr>
          <w:rFonts w:ascii="Times New Roman" w:hAnsi="Times New Roman" w:cs="Times New Roman"/>
        </w:rPr>
        <w:t xml:space="preserve"> of all model types</w:t>
      </w:r>
      <w:r>
        <w:rPr>
          <w:rFonts w:ascii="Times New Roman" w:hAnsi="Times New Roman" w:cs="Times New Roman"/>
        </w:rPr>
        <w:t xml:space="preserve"> were assigned either to the Inferring Goals condition (</w:t>
      </w:r>
      <w:r w:rsidRPr="00520EAF">
        <w:rPr>
          <w:rFonts w:ascii="Times New Roman" w:hAnsi="Times New Roman" w:cs="Times New Roman"/>
          <w:i/>
          <w:iCs/>
        </w:rPr>
        <w:t>N</w:t>
      </w:r>
      <w:r>
        <w:rPr>
          <w:rFonts w:ascii="Times New Roman" w:hAnsi="Times New Roman" w:cs="Times New Roman"/>
        </w:rPr>
        <w:t xml:space="preserve"> = 20) or to the Inferring Constraints condition (</w:t>
      </w:r>
      <w:r w:rsidRPr="00520EAF">
        <w:rPr>
          <w:rFonts w:ascii="Times New Roman" w:hAnsi="Times New Roman" w:cs="Times New Roman"/>
          <w:i/>
          <w:iCs/>
        </w:rPr>
        <w:t>N</w:t>
      </w:r>
      <w:r>
        <w:rPr>
          <w:rFonts w:ascii="Times New Roman" w:hAnsi="Times New Roman" w:cs="Times New Roman"/>
        </w:rPr>
        <w:t xml:space="preserve"> = 20). </w:t>
      </w:r>
      <w:r w:rsidR="00AC20CD">
        <w:rPr>
          <w:rFonts w:ascii="Times New Roman" w:hAnsi="Times New Roman" w:cs="Times New Roman"/>
        </w:rPr>
        <w:t>The events shown to networks in this condition were identical to those shown to networks in the Experimental condition in Simulation 1a</w:t>
      </w:r>
      <w:r w:rsidR="00BF054E">
        <w:rPr>
          <w:rFonts w:ascii="Times New Roman" w:hAnsi="Times New Roman" w:cs="Times New Roman"/>
        </w:rPr>
        <w:t xml:space="preserve"> </w:t>
      </w:r>
      <w:r w:rsidR="00AC20CD">
        <w:rPr>
          <w:rFonts w:ascii="Times New Roman" w:hAnsi="Times New Roman" w:cs="Times New Roman"/>
        </w:rPr>
        <w:t>except that they</w:t>
      </w:r>
      <w:r w:rsidR="00BF054E">
        <w:rPr>
          <w:rFonts w:ascii="Times New Roman" w:hAnsi="Times New Roman" w:cs="Times New Roman"/>
        </w:rPr>
        <w:t xml:space="preserve"> could not know whether the first object </w:t>
      </w:r>
      <w:r w:rsidR="00AC20CD">
        <w:rPr>
          <w:rFonts w:ascii="Times New Roman" w:hAnsi="Times New Roman" w:cs="Times New Roman"/>
        </w:rPr>
        <w:t xml:space="preserve">stopped </w:t>
      </w:r>
      <w:r w:rsidR="00BF054E">
        <w:rPr>
          <w:rFonts w:ascii="Times New Roman" w:hAnsi="Times New Roman" w:cs="Times New Roman"/>
        </w:rPr>
        <w:t>next to the second one (its goal).</w:t>
      </w:r>
      <w:r>
        <w:rPr>
          <w:rFonts w:ascii="Times New Roman" w:hAnsi="Times New Roman" w:cs="Times New Roman"/>
        </w:rPr>
        <w:t xml:space="preserve"> </w:t>
      </w:r>
      <w:r w:rsidR="00BF054E">
        <w:rPr>
          <w:rFonts w:ascii="Times New Roman" w:hAnsi="Times New Roman" w:cs="Times New Roman"/>
        </w:rPr>
        <w:t>The Inferring Constraints condition was implemented by removing all barrier information during habituation.</w:t>
      </w:r>
      <w:r w:rsidR="00C6595A">
        <w:rPr>
          <w:rFonts w:ascii="Times New Roman" w:hAnsi="Times New Roman" w:cs="Times New Roman"/>
        </w:rPr>
        <w:t xml:space="preserve"> All other aspects of this simulation were identical to Simulation 1a.</w:t>
      </w:r>
      <w:r w:rsidR="00BF054E">
        <w:rPr>
          <w:rFonts w:ascii="Times New Roman" w:hAnsi="Times New Roman" w:cs="Times New Roman"/>
        </w:rPr>
        <w:t xml:space="preserve"> </w:t>
      </w:r>
      <w:r w:rsidR="00BF429B">
        <w:rPr>
          <w:rFonts w:ascii="Times New Roman" w:hAnsi="Times New Roman" w:cs="Times New Roman"/>
        </w:rPr>
        <w:t xml:space="preserve"> </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r w:rsidR="005D2110">
        <w:rPr>
          <w:rFonts w:ascii="Times New Roman" w:hAnsi="Times New Roman" w:cs="Times New Roman"/>
          <w:b/>
          <w:bCs/>
        </w:rPr>
        <w:t xml:space="preserve"> and Discussion</w:t>
      </w:r>
    </w:p>
    <w:tbl>
      <w:tblPr>
        <w:tblStyle w:val="TableGrid"/>
        <w:tblW w:w="121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49"/>
      </w:tblGrid>
      <w:tr w:rsidR="00B545F1" w14:paraId="4BB917D3" w14:textId="77777777" w:rsidTr="007B60E9">
        <w:trPr>
          <w:trHeight w:val="5834"/>
        </w:trPr>
        <w:tc>
          <w:tcPr>
            <w:tcW w:w="12149" w:type="dxa"/>
          </w:tcPr>
          <w:tbl>
            <w:tblPr>
              <w:tblStyle w:val="TableGrid"/>
              <w:tblW w:w="1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5616"/>
            </w:tblGrid>
            <w:tr w:rsidR="00A9551C" w14:paraId="6576761D" w14:textId="77777777" w:rsidTr="007F720E">
              <w:trPr>
                <w:trHeight w:val="3423"/>
              </w:trPr>
              <w:tc>
                <w:tcPr>
                  <w:tcW w:w="5616" w:type="dxa"/>
                </w:tcPr>
                <w:p w14:paraId="7B3DBCF2" w14:textId="16DBFE97" w:rsidR="00D10F0D" w:rsidRDefault="00B545F1" w:rsidP="000E7BCF">
                  <w:pPr>
                    <w:keepNext/>
                    <w:spacing w:line="480" w:lineRule="auto"/>
                    <w:contextualSpacing/>
                  </w:pPr>
                  <w:r>
                    <w:rPr>
                      <w:noProof/>
                    </w:rPr>
                    <w:lastRenderedPageBreak/>
                    <w:drawing>
                      <wp:inline distT="0" distB="0" distL="0" distR="0" wp14:anchorId="10C2B53C" wp14:editId="253098AE">
                        <wp:extent cx="3425408" cy="2095500"/>
                        <wp:effectExtent l="0" t="0" r="3810" b="0"/>
                        <wp:docPr id="101013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498" name="Picture 10101349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66754" cy="2120793"/>
                                </a:xfrm>
                                <a:prstGeom prst="rect">
                                  <a:avLst/>
                                </a:prstGeom>
                              </pic:spPr>
                            </pic:pic>
                          </a:graphicData>
                        </a:graphic>
                      </wp:inline>
                    </w:drawing>
                  </w:r>
                </w:p>
              </w:tc>
              <w:tc>
                <w:tcPr>
                  <w:tcW w:w="5482" w:type="dxa"/>
                </w:tcPr>
                <w:p w14:paraId="0A8683AF" w14:textId="43042731" w:rsidR="00D10F0D" w:rsidRDefault="007B60E9" w:rsidP="000E7BCF">
                  <w:pPr>
                    <w:keepNext/>
                    <w:spacing w:line="480" w:lineRule="auto"/>
                    <w:contextualSpacing/>
                  </w:pPr>
                  <w:r>
                    <w:rPr>
                      <w:noProof/>
                    </w:rPr>
                    <w:drawing>
                      <wp:inline distT="0" distB="0" distL="0" distR="0" wp14:anchorId="11604916" wp14:editId="122EB709">
                        <wp:extent cx="3409836" cy="2085975"/>
                        <wp:effectExtent l="0" t="0" r="635" b="0"/>
                        <wp:docPr id="1144691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91590" name="Picture 114469159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39715" cy="2104253"/>
                                </a:xfrm>
                                <a:prstGeom prst="rect">
                                  <a:avLst/>
                                </a:prstGeom>
                              </pic:spPr>
                            </pic:pic>
                          </a:graphicData>
                        </a:graphic>
                      </wp:inline>
                    </w:drawing>
                  </w:r>
                </w:p>
              </w:tc>
            </w:tr>
            <w:tr w:rsidR="00A9551C" w14:paraId="6D40EB6C" w14:textId="77777777" w:rsidTr="007F720E">
              <w:trPr>
                <w:trHeight w:val="3298"/>
              </w:trPr>
              <w:tc>
                <w:tcPr>
                  <w:tcW w:w="5616" w:type="dxa"/>
                </w:tcPr>
                <w:p w14:paraId="11C252C9" w14:textId="0A4C3B4F" w:rsidR="002C1EA7" w:rsidRDefault="00B545F1" w:rsidP="000E7BCF">
                  <w:pPr>
                    <w:keepNext/>
                    <w:spacing w:line="480" w:lineRule="auto"/>
                    <w:contextualSpacing/>
                    <w:rPr>
                      <w:noProof/>
                    </w:rPr>
                  </w:pPr>
                  <w:r>
                    <w:rPr>
                      <w:noProof/>
                    </w:rPr>
                    <w:drawing>
                      <wp:inline distT="0" distB="0" distL="0" distR="0" wp14:anchorId="298BF80D" wp14:editId="6B2554AF">
                        <wp:extent cx="3425408" cy="2095500"/>
                        <wp:effectExtent l="0" t="0" r="3810" b="0"/>
                        <wp:docPr id="955738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8836" name="Picture 95573883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43843" cy="2106778"/>
                                </a:xfrm>
                                <a:prstGeom prst="rect">
                                  <a:avLst/>
                                </a:prstGeom>
                              </pic:spPr>
                            </pic:pic>
                          </a:graphicData>
                        </a:graphic>
                      </wp:inline>
                    </w:drawing>
                  </w:r>
                </w:p>
              </w:tc>
              <w:tc>
                <w:tcPr>
                  <w:tcW w:w="5482" w:type="dxa"/>
                </w:tcPr>
                <w:p w14:paraId="66EEABC7" w14:textId="13BC9255" w:rsidR="002C1EA7" w:rsidRDefault="007B60E9" w:rsidP="000E7BCF">
                  <w:pPr>
                    <w:keepNext/>
                    <w:spacing w:line="480" w:lineRule="auto"/>
                    <w:contextualSpacing/>
                    <w:rPr>
                      <w:noProof/>
                    </w:rPr>
                  </w:pPr>
                  <w:r>
                    <w:rPr>
                      <w:noProof/>
                    </w:rPr>
                    <w:drawing>
                      <wp:inline distT="0" distB="0" distL="0" distR="0" wp14:anchorId="4446714A" wp14:editId="3950C86A">
                        <wp:extent cx="3425408" cy="2095500"/>
                        <wp:effectExtent l="0" t="0" r="3810" b="0"/>
                        <wp:docPr id="8745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686" name="Picture 874568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438932" cy="2103773"/>
                                </a:xfrm>
                                <a:prstGeom prst="rect">
                                  <a:avLst/>
                                </a:prstGeom>
                              </pic:spPr>
                            </pic:pic>
                          </a:graphicData>
                        </a:graphic>
                      </wp:inline>
                    </w:drawing>
                  </w:r>
                </w:p>
              </w:tc>
            </w:tr>
          </w:tbl>
          <w:p w14:paraId="6816BF63" w14:textId="3ACCF9D4" w:rsidR="000E7BCF" w:rsidRPr="00F20CB1" w:rsidRDefault="000E7BCF" w:rsidP="007F720E">
            <w:pPr>
              <w:pStyle w:val="Caption"/>
              <w:keepNext/>
              <w:rPr>
                <w:rFonts w:ascii="Times New Roman" w:hAnsi="Times New Roman" w:cs="Times New Roman"/>
                <w:i w:val="0"/>
                <w:iCs w:val="0"/>
                <w:sz w:val="24"/>
                <w:szCs w:val="24"/>
              </w:rPr>
            </w:pPr>
          </w:p>
        </w:tc>
      </w:tr>
    </w:tbl>
    <w:p w14:paraId="385269F1" w14:textId="1E0FE722" w:rsidR="00344626" w:rsidRDefault="007F720E" w:rsidP="007F720E">
      <w:pPr>
        <w:pStyle w:val="Caption"/>
        <w:rPr>
          <w:rFonts w:ascii="Times New Roman" w:hAnsi="Times New Roman" w:cs="Times New Roman"/>
        </w:rPr>
      </w:pPr>
      <w:r w:rsidRPr="007F720E">
        <w:rPr>
          <w:rFonts w:ascii="Times New Roman" w:hAnsi="Times New Roman" w:cs="Times New Roman"/>
          <w:b/>
          <w:bCs/>
          <w:i w:val="0"/>
          <w:iCs w:val="0"/>
          <w:color w:val="auto"/>
          <w:sz w:val="24"/>
          <w:szCs w:val="24"/>
        </w:rPr>
        <w:t xml:space="preserve">Figure </w:t>
      </w:r>
      <w:r w:rsidRPr="007F720E">
        <w:rPr>
          <w:rFonts w:ascii="Times New Roman" w:hAnsi="Times New Roman" w:cs="Times New Roman"/>
          <w:b/>
          <w:bCs/>
          <w:i w:val="0"/>
          <w:iCs w:val="0"/>
          <w:color w:val="auto"/>
          <w:sz w:val="24"/>
          <w:szCs w:val="24"/>
        </w:rPr>
        <w:fldChar w:fldCharType="begin"/>
      </w:r>
      <w:r w:rsidRPr="007F720E">
        <w:rPr>
          <w:rFonts w:ascii="Times New Roman" w:hAnsi="Times New Roman" w:cs="Times New Roman"/>
          <w:b/>
          <w:bCs/>
          <w:i w:val="0"/>
          <w:iCs w:val="0"/>
          <w:color w:val="auto"/>
          <w:sz w:val="24"/>
          <w:szCs w:val="24"/>
        </w:rPr>
        <w:instrText xml:space="preserve"> SEQ Figure \* ARABIC </w:instrText>
      </w:r>
      <w:r w:rsidRPr="007F720E">
        <w:rPr>
          <w:rFonts w:ascii="Times New Roman" w:hAnsi="Times New Roman" w:cs="Times New Roman"/>
          <w:b/>
          <w:bCs/>
          <w:i w:val="0"/>
          <w:iCs w:val="0"/>
          <w:color w:val="auto"/>
          <w:sz w:val="24"/>
          <w:szCs w:val="24"/>
        </w:rPr>
        <w:fldChar w:fldCharType="separate"/>
      </w:r>
      <w:r w:rsidR="00CA73CB">
        <w:rPr>
          <w:rFonts w:ascii="Times New Roman" w:hAnsi="Times New Roman" w:cs="Times New Roman"/>
          <w:b/>
          <w:bCs/>
          <w:i w:val="0"/>
          <w:iCs w:val="0"/>
          <w:noProof/>
          <w:color w:val="auto"/>
          <w:sz w:val="24"/>
          <w:szCs w:val="24"/>
        </w:rPr>
        <w:t>15</w:t>
      </w:r>
      <w:r w:rsidRPr="007F720E">
        <w:rPr>
          <w:rFonts w:ascii="Times New Roman" w:hAnsi="Times New Roman" w:cs="Times New Roman"/>
          <w:b/>
          <w:bCs/>
          <w:i w:val="0"/>
          <w:iCs w:val="0"/>
          <w:color w:val="auto"/>
          <w:sz w:val="24"/>
          <w:szCs w:val="24"/>
        </w:rPr>
        <w:fldChar w:fldCharType="end"/>
      </w:r>
      <w:r w:rsidRPr="007F720E">
        <w:rPr>
          <w:rFonts w:ascii="Times New Roman" w:hAnsi="Times New Roman" w:cs="Times New Roman"/>
          <w:b/>
          <w:bCs/>
          <w:i w:val="0"/>
          <w:iCs w:val="0"/>
          <w:color w:val="auto"/>
          <w:sz w:val="24"/>
          <w:szCs w:val="24"/>
        </w:rPr>
        <w:t xml:space="preserve">. </w:t>
      </w:r>
      <w:r w:rsidRPr="0080182E">
        <w:rPr>
          <w:rFonts w:ascii="Times New Roman" w:hAnsi="Times New Roman" w:cs="Times New Roman"/>
          <w:color w:val="000000" w:themeColor="text1"/>
          <w:sz w:val="24"/>
          <w:szCs w:val="24"/>
        </w:rPr>
        <w:t>Performance of ALIAS.</w:t>
      </w:r>
      <w:r w:rsidRPr="00F20CB1">
        <w:rPr>
          <w:rFonts w:ascii="Times New Roman" w:hAnsi="Times New Roman" w:cs="Times New Roman"/>
          <w:i w:val="0"/>
          <w:iCs w:val="0"/>
          <w:color w:val="000000" w:themeColor="text1"/>
          <w:sz w:val="24"/>
          <w:szCs w:val="24"/>
        </w:rPr>
        <w:t xml:space="preserve"> </w:t>
      </w:r>
      <w:r w:rsidR="00305CF3">
        <w:rPr>
          <w:rFonts w:ascii="Times New Roman" w:hAnsi="Times New Roman" w:cs="Times New Roman"/>
          <w:i w:val="0"/>
          <w:iCs w:val="0"/>
          <w:color w:val="000000" w:themeColor="text1"/>
          <w:sz w:val="24"/>
          <w:szCs w:val="24"/>
        </w:rPr>
        <w:t>Plotted is the mean</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w:t>
      </w:r>
      <w:r w:rsidR="00305CF3">
        <w:rPr>
          <w:rFonts w:ascii="Times New Roman" w:hAnsi="Times New Roman" w:cs="Times New Roman"/>
          <w:i w:val="0"/>
          <w:iCs w:val="0"/>
          <w:color w:val="000000" w:themeColor="text1"/>
          <w:sz w:val="24"/>
          <w:szCs w:val="24"/>
        </w:rPr>
        <w:t>in the</w:t>
      </w:r>
      <w:r w:rsidRPr="00F20CB1">
        <w:rPr>
          <w:rFonts w:ascii="Times New Roman" w:hAnsi="Times New Roman" w:cs="Times New Roman"/>
          <w:i w:val="0"/>
          <w:iCs w:val="0"/>
          <w:color w:val="000000" w:themeColor="text1"/>
          <w:sz w:val="24"/>
          <w:szCs w:val="24"/>
        </w:rPr>
        <w:t xml:space="preserv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305CF3">
        <w:rPr>
          <w:rFonts w:ascii="Times New Roman" w:hAnsi="Times New Roman" w:cs="Times New Roman"/>
          <w:i w:val="0"/>
          <w:iCs w:val="0"/>
          <w:color w:val="000000" w:themeColor="text1"/>
          <w:sz w:val="24"/>
          <w:szCs w:val="24"/>
        </w:rPr>
        <w:t xml:space="preserve"> (left column)</w:t>
      </w:r>
      <w:r>
        <w:rPr>
          <w:rFonts w:ascii="Times New Roman" w:hAnsi="Times New Roman" w:cs="Times New Roman"/>
          <w:i w:val="0"/>
          <w:iCs w:val="0"/>
          <w:color w:val="000000" w:themeColor="text1"/>
          <w:sz w:val="24"/>
          <w:szCs w:val="24"/>
        </w:rPr>
        <w:t xml:space="preserve"> and to the Obstacle and No-Obstacle test events</w:t>
      </w:r>
      <w:r w:rsidR="00305CF3">
        <w:rPr>
          <w:rFonts w:ascii="Times New Roman" w:hAnsi="Times New Roman" w:cs="Times New Roman"/>
          <w:i w:val="0"/>
          <w:iCs w:val="0"/>
          <w:color w:val="000000" w:themeColor="text1"/>
          <w:sz w:val="24"/>
          <w:szCs w:val="24"/>
        </w:rPr>
        <w:t xml:space="preserve"> for networks in the Inferring Constraints condition</w:t>
      </w:r>
      <w:r>
        <w:rPr>
          <w:rFonts w:ascii="Times New Roman" w:hAnsi="Times New Roman" w:cs="Times New Roman"/>
          <w:i w:val="0"/>
          <w:iCs w:val="0"/>
          <w:color w:val="000000" w:themeColor="text1"/>
          <w:sz w:val="24"/>
          <w:szCs w:val="24"/>
        </w:rPr>
        <w:t xml:space="preserve"> across habituation epochs (</w:t>
      </w:r>
      <w:r w:rsidR="00305CF3">
        <w:rPr>
          <w:rFonts w:ascii="Times New Roman" w:hAnsi="Times New Roman" w:cs="Times New Roman"/>
          <w:i w:val="0"/>
          <w:iCs w:val="0"/>
          <w:color w:val="000000" w:themeColor="text1"/>
          <w:sz w:val="24"/>
          <w:szCs w:val="24"/>
        </w:rPr>
        <w:t>top row</w:t>
      </w:r>
      <w:r>
        <w:rPr>
          <w:rFonts w:ascii="Times New Roman" w:hAnsi="Times New Roman" w:cs="Times New Roman"/>
          <w:i w:val="0"/>
          <w:iCs w:val="0"/>
          <w:color w:val="000000" w:themeColor="text1"/>
          <w:sz w:val="24"/>
          <w:szCs w:val="24"/>
        </w:rPr>
        <w:t>)</w:t>
      </w:r>
      <w:r w:rsidR="00305CF3">
        <w:rPr>
          <w:rFonts w:ascii="Times New Roman" w:hAnsi="Times New Roman" w:cs="Times New Roman"/>
          <w:i w:val="0"/>
          <w:iCs w:val="0"/>
          <w:color w:val="000000" w:themeColor="text1"/>
          <w:sz w:val="24"/>
          <w:szCs w:val="24"/>
        </w:rPr>
        <w:t xml:space="preserve"> and overall (bottom row)</w:t>
      </w:r>
      <w:r w:rsidRPr="00F20CB1">
        <w:rPr>
          <w:rFonts w:ascii="Times New Roman" w:hAnsi="Times New Roman" w:cs="Times New Roman"/>
          <w:i w:val="0"/>
          <w:iCs w:val="0"/>
          <w:color w:val="000000" w:themeColor="text1"/>
          <w:sz w:val="24"/>
          <w:szCs w:val="24"/>
        </w:rPr>
        <w:t>.</w:t>
      </w:r>
    </w:p>
    <w:p w14:paraId="132B59B6" w14:textId="77777777" w:rsidR="001131B2" w:rsidRDefault="001131B2" w:rsidP="00255559">
      <w:pPr>
        <w:spacing w:line="480" w:lineRule="auto"/>
        <w:ind w:firstLine="720"/>
        <w:contextualSpacing/>
        <w:rPr>
          <w:rFonts w:ascii="Times New Roman" w:hAnsi="Times New Roman" w:cs="Times New Roman"/>
        </w:rPr>
      </w:pPr>
    </w:p>
    <w:p w14:paraId="14D9B74A" w14:textId="0E4FD884" w:rsidR="005735F8" w:rsidRDefault="00524642" w:rsidP="00DF39FF">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12 </w:t>
      </w:r>
      <w:r>
        <w:rPr>
          <w:rFonts w:ascii="Times New Roman" w:hAnsi="Times New Roman" w:cs="Times New Roman"/>
        </w:rPr>
        <w:t xml:space="preserve">shows the </w:t>
      </w:r>
      <w:r w:rsidR="0080182E">
        <w:rPr>
          <w:rFonts w:ascii="Times New Roman" w:hAnsi="Times New Roman" w:cs="Times New Roman"/>
        </w:rPr>
        <w:t>performance of ALIAS in</w:t>
      </w:r>
      <w:r>
        <w:rPr>
          <w:rFonts w:ascii="Times New Roman" w:hAnsi="Times New Roman" w:cs="Times New Roman"/>
        </w:rPr>
        <w:t xml:space="preserve"> the Inferring </w:t>
      </w:r>
      <w:r w:rsidR="007010FA">
        <w:rPr>
          <w:rFonts w:ascii="Times New Roman" w:hAnsi="Times New Roman" w:cs="Times New Roman"/>
        </w:rPr>
        <w:t>Goals</w:t>
      </w:r>
      <w:r>
        <w:rPr>
          <w:rFonts w:ascii="Times New Roman" w:hAnsi="Times New Roman" w:cs="Times New Roman"/>
        </w:rPr>
        <w:t xml:space="preserve"> </w:t>
      </w:r>
      <w:r w:rsidR="00EC3B66">
        <w:rPr>
          <w:rFonts w:ascii="Times New Roman" w:hAnsi="Times New Roman" w:cs="Times New Roman"/>
        </w:rPr>
        <w:t>and Inferring Constraints conditions</w:t>
      </w:r>
      <w:r w:rsidR="0080182E">
        <w:rPr>
          <w:rFonts w:ascii="Times New Roman" w:hAnsi="Times New Roman" w:cs="Times New Roman"/>
        </w:rPr>
        <w:t xml:space="preserve"> overall and</w:t>
      </w:r>
      <w:r w:rsidR="008F2A19">
        <w:rPr>
          <w:rFonts w:ascii="Times New Roman" w:hAnsi="Times New Roman" w:cs="Times New Roman"/>
        </w:rPr>
        <w:t xml:space="preserve"> across habituation epochs</w:t>
      </w:r>
      <w:r w:rsidR="00EC3B66">
        <w:rPr>
          <w:rFonts w:ascii="Times New Roman" w:hAnsi="Times New Roman" w:cs="Times New Roman"/>
        </w:rPr>
        <w:t>.</w:t>
      </w:r>
      <w:r w:rsidR="0012108C">
        <w:rPr>
          <w:rFonts w:ascii="Times New Roman" w:hAnsi="Times New Roman" w:cs="Times New Roman"/>
        </w:rPr>
        <w:t xml:space="preserve"> </w:t>
      </w:r>
      <w:r w:rsidR="0080182E">
        <w:rPr>
          <w:rFonts w:ascii="Times New Roman" w:hAnsi="Times New Roman" w:cs="Times New Roman"/>
        </w:rPr>
        <w:t>Networks in</w:t>
      </w:r>
      <w:r w:rsidR="00DF39FF">
        <w:rPr>
          <w:rFonts w:ascii="Times New Roman" w:hAnsi="Times New Roman" w:cs="Times New Roman"/>
        </w:rPr>
        <w:t xml:space="preserve"> both conditions looked longer at their respective inconsistent events. Specifically, networks in</w:t>
      </w:r>
      <w:r w:rsidR="00EC3B66">
        <w:rPr>
          <w:rFonts w:ascii="Times New Roman" w:hAnsi="Times New Roman" w:cs="Times New Roman"/>
        </w:rPr>
        <w:t xml:space="preserve"> </w:t>
      </w:r>
      <w:r w:rsidR="0080182E">
        <w:rPr>
          <w:rFonts w:ascii="Times New Roman" w:hAnsi="Times New Roman" w:cs="Times New Roman"/>
        </w:rPr>
        <w:t>the</w:t>
      </w:r>
      <w:r w:rsidR="00EC3B66">
        <w:rPr>
          <w:rFonts w:ascii="Times New Roman" w:hAnsi="Times New Roman" w:cs="Times New Roman"/>
        </w:rPr>
        <w:t xml:space="preserve"> Inferring Goals condition </w:t>
      </w:r>
      <w:r w:rsidR="0080182E">
        <w:rPr>
          <w:rFonts w:ascii="Times New Roman" w:hAnsi="Times New Roman" w:cs="Times New Roman"/>
        </w:rPr>
        <w:t>look</w:t>
      </w:r>
      <w:r w:rsidR="00E740CC">
        <w:rPr>
          <w:rFonts w:ascii="Times New Roman" w:hAnsi="Times New Roman" w:cs="Times New Roman"/>
        </w:rPr>
        <w:t>ed</w:t>
      </w:r>
      <w:r w:rsidR="0080182E">
        <w:rPr>
          <w:rFonts w:ascii="Times New Roman" w:hAnsi="Times New Roman" w:cs="Times New Roman"/>
        </w:rPr>
        <w:t xml:space="preserve"> longer at</w:t>
      </w:r>
      <w:r w:rsidR="00EC3B66">
        <w:rPr>
          <w:rFonts w:ascii="Times New Roman" w:hAnsi="Times New Roman" w:cs="Times New Roman"/>
        </w:rPr>
        <w:t xml:space="preserve"> the Incongruent test event—in which the first object failed to stop next to the </w:t>
      </w:r>
      <w:r w:rsidR="00CA4B72">
        <w:rPr>
          <w:rFonts w:ascii="Times New Roman" w:hAnsi="Times New Roman" w:cs="Times New Roman"/>
        </w:rPr>
        <w:t xml:space="preserve">second </w:t>
      </w:r>
      <w:r w:rsidR="00EC3B66">
        <w:rPr>
          <w:rFonts w:ascii="Times New Roman" w:hAnsi="Times New Roman" w:cs="Times New Roman"/>
        </w:rPr>
        <w:t>one—than</w:t>
      </w:r>
      <w:r w:rsidR="00520EAF">
        <w:rPr>
          <w:rFonts w:ascii="Times New Roman" w:hAnsi="Times New Roman" w:cs="Times New Roman"/>
        </w:rPr>
        <w:t xml:space="preserve"> at</w:t>
      </w:r>
      <w:r w:rsidR="00EC3B66">
        <w:rPr>
          <w:rFonts w:ascii="Times New Roman" w:hAnsi="Times New Roman" w:cs="Times New Roman"/>
        </w:rPr>
        <w:t xml:space="preserve"> </w:t>
      </w:r>
      <w:r w:rsidR="0080182E">
        <w:rPr>
          <w:rFonts w:ascii="Times New Roman" w:hAnsi="Times New Roman" w:cs="Times New Roman"/>
        </w:rPr>
        <w:t>the</w:t>
      </w:r>
      <w:r w:rsidR="00EC3B66">
        <w:rPr>
          <w:rFonts w:ascii="Times New Roman" w:hAnsi="Times New Roman" w:cs="Times New Roman"/>
        </w:rPr>
        <w:t xml:space="preserve"> Congruent test </w:t>
      </w:r>
      <w:r w:rsidR="00520EAF">
        <w:rPr>
          <w:rFonts w:ascii="Times New Roman" w:hAnsi="Times New Roman" w:cs="Times New Roman"/>
        </w:rPr>
        <w:t>event</w:t>
      </w:r>
      <w:r w:rsidR="00EC3B66">
        <w:rPr>
          <w:rFonts w:ascii="Times New Roman" w:hAnsi="Times New Roman" w:cs="Times New Roman"/>
        </w:rPr>
        <w:t xml:space="preserve">—in which the first object came to rest next to the </w:t>
      </w:r>
      <w:r w:rsidR="00CA4B72">
        <w:rPr>
          <w:rFonts w:ascii="Times New Roman" w:hAnsi="Times New Roman" w:cs="Times New Roman"/>
        </w:rPr>
        <w:t xml:space="preserve">second </w:t>
      </w:r>
      <w:r w:rsidR="00EC3B66">
        <w:rPr>
          <w:rFonts w:ascii="Times New Roman" w:hAnsi="Times New Roman" w:cs="Times New Roman"/>
        </w:rPr>
        <w:t xml:space="preserve">one. </w:t>
      </w:r>
      <w:r w:rsidR="00DF39FF">
        <w:rPr>
          <w:rFonts w:ascii="Times New Roman" w:hAnsi="Times New Roman" w:cs="Times New Roman"/>
        </w:rPr>
        <w:t xml:space="preserve">Similarly, networks in the Inferring Constraints condition looked longer at the No-Obstacle than at the Obstacle test event. These patterns were true both across different </w:t>
      </w:r>
      <w:r w:rsidR="00DF39FF">
        <w:rPr>
          <w:rFonts w:ascii="Times New Roman" w:hAnsi="Times New Roman" w:cs="Times New Roman"/>
        </w:rPr>
        <w:lastRenderedPageBreak/>
        <w:t xml:space="preserve">habituation lengths as well as overall. </w:t>
      </w:r>
      <w:r w:rsidR="008961AE" w:rsidRPr="008961AE">
        <w:rPr>
          <w:rFonts w:ascii="Times New Roman" w:hAnsi="Times New Roman" w:cs="Times New Roman"/>
        </w:rPr>
        <w:t xml:space="preserve">The mechanistic basis for </w:t>
      </w:r>
      <w:r w:rsidR="00DF39FF">
        <w:rPr>
          <w:rFonts w:ascii="Times New Roman" w:hAnsi="Times New Roman" w:cs="Times New Roman"/>
        </w:rPr>
        <w:t>these looking patterns is</w:t>
      </w:r>
      <w:r w:rsidR="008961AE" w:rsidRPr="008961AE">
        <w:rPr>
          <w:rFonts w:ascii="Times New Roman" w:hAnsi="Times New Roman" w:cs="Times New Roman"/>
        </w:rPr>
        <w:t xml:space="preserve"> straightforward</w:t>
      </w:r>
      <w:r w:rsidR="00DF39FF">
        <w:rPr>
          <w:rFonts w:ascii="Times New Roman" w:hAnsi="Times New Roman" w:cs="Times New Roman"/>
        </w:rPr>
        <w:t>.</w:t>
      </w:r>
      <w:r w:rsidR="00AC20CD">
        <w:rPr>
          <w:rFonts w:ascii="Times New Roman" w:hAnsi="Times New Roman" w:cs="Times New Roman"/>
        </w:rPr>
        <w:t xml:space="preserve"> Longer looking was observed to the Incongruent than to the Congruent test event</w:t>
      </w:r>
      <w:r w:rsidR="00DF39FF">
        <w:rPr>
          <w:rFonts w:ascii="Times New Roman" w:hAnsi="Times New Roman" w:cs="Times New Roman"/>
        </w:rPr>
        <w:t xml:space="preserve"> In the Inferring Goals condition</w:t>
      </w:r>
      <w:r w:rsidR="008961AE" w:rsidRPr="008961AE">
        <w:rPr>
          <w:rFonts w:ascii="Times New Roman" w:hAnsi="Times New Roman" w:cs="Times New Roman"/>
        </w:rPr>
        <w:t xml:space="preserve"> because </w:t>
      </w:r>
      <w:r w:rsidR="00AD1805">
        <w:rPr>
          <w:rFonts w:ascii="Times New Roman" w:hAnsi="Times New Roman" w:cs="Times New Roman"/>
        </w:rPr>
        <w:t>it</w:t>
      </w:r>
      <w:r w:rsidR="008961AE" w:rsidRPr="008961AE">
        <w:rPr>
          <w:rFonts w:ascii="Times New Roman" w:hAnsi="Times New Roman" w:cs="Times New Roman"/>
        </w:rPr>
        <w:t xml:space="preserve"> violated </w:t>
      </w:r>
      <w:r w:rsidR="00352E96">
        <w:rPr>
          <w:rFonts w:ascii="Times New Roman" w:hAnsi="Times New Roman" w:cs="Times New Roman"/>
        </w:rPr>
        <w:t>a</w:t>
      </w:r>
      <w:r w:rsidR="005E439A">
        <w:rPr>
          <w:rFonts w:ascii="Times New Roman" w:hAnsi="Times New Roman" w:cs="Times New Roman"/>
        </w:rPr>
        <w:t>n</w:t>
      </w:r>
      <w:r w:rsidR="00352E96">
        <w:rPr>
          <w:rFonts w:ascii="Times New Roman" w:hAnsi="Times New Roman" w:cs="Times New Roman"/>
        </w:rPr>
        <w:t xml:space="preserve"> association</w:t>
      </w:r>
      <w:r w:rsidR="005E439A">
        <w:rPr>
          <w:rFonts w:ascii="Times New Roman" w:hAnsi="Times New Roman" w:cs="Times New Roman"/>
        </w:rPr>
        <w:t>—formed during the pretraining phase—</w:t>
      </w:r>
      <w:r w:rsidR="008961AE" w:rsidRPr="008961AE">
        <w:rPr>
          <w:rFonts w:ascii="Times New Roman" w:hAnsi="Times New Roman" w:cs="Times New Roman"/>
        </w:rPr>
        <w:t xml:space="preserve">between </w:t>
      </w:r>
      <w:r w:rsidR="00903859">
        <w:rPr>
          <w:rFonts w:ascii="Times New Roman" w:hAnsi="Times New Roman" w:cs="Times New Roman"/>
        </w:rPr>
        <w:t>arced motion</w:t>
      </w:r>
      <w:r w:rsidR="008961AE" w:rsidRPr="008961AE">
        <w:rPr>
          <w:rFonts w:ascii="Times New Roman" w:hAnsi="Times New Roman" w:cs="Times New Roman"/>
        </w:rPr>
        <w:t>, a small barrier, and a low jump, on the one hand, and spatial contiguity between an agent and its goal, on the other. No such violation occurred for the Congruent test event</w:t>
      </w:r>
      <w:r w:rsidR="00AD1805">
        <w:rPr>
          <w:rFonts w:ascii="Times New Roman" w:hAnsi="Times New Roman" w:cs="Times New Roman"/>
        </w:rPr>
        <w:t xml:space="preserve"> because the</w:t>
      </w:r>
      <w:r w:rsidR="008961AE" w:rsidRPr="008961AE">
        <w:rPr>
          <w:rFonts w:ascii="Times New Roman" w:hAnsi="Times New Roman" w:cs="Times New Roman"/>
        </w:rPr>
        <w:t xml:space="preserve"> visual information accorded with that during pretraining.</w:t>
      </w:r>
      <w:r w:rsidR="008961AE">
        <w:rPr>
          <w:rFonts w:ascii="Times New Roman" w:hAnsi="Times New Roman" w:cs="Times New Roman"/>
        </w:rPr>
        <w:t xml:space="preserve"> </w:t>
      </w:r>
      <w:r w:rsidR="00DF39FF">
        <w:rPr>
          <w:rFonts w:ascii="Times New Roman" w:hAnsi="Times New Roman" w:cs="Times New Roman"/>
        </w:rPr>
        <w:t xml:space="preserve"> Similarly, networks in the Inferring </w:t>
      </w:r>
      <w:r w:rsidR="009665B6">
        <w:rPr>
          <w:rFonts w:ascii="Times New Roman" w:hAnsi="Times New Roman" w:cs="Times New Roman"/>
        </w:rPr>
        <w:t>Constraints</w:t>
      </w:r>
      <w:r w:rsidR="00DF39FF">
        <w:rPr>
          <w:rFonts w:ascii="Times New Roman" w:hAnsi="Times New Roman" w:cs="Times New Roman"/>
        </w:rPr>
        <w:t xml:space="preserve"> condition looked longer at the No-Obstacle test event than at the Obstacle one because the presence of </w:t>
      </w:r>
      <w:r w:rsidR="00903859">
        <w:rPr>
          <w:rFonts w:ascii="Times New Roman" w:hAnsi="Times New Roman" w:cs="Times New Roman"/>
        </w:rPr>
        <w:t>arced motion</w:t>
      </w:r>
      <w:r w:rsidR="00DF39FF">
        <w:rPr>
          <w:rFonts w:ascii="Times New Roman" w:hAnsi="Times New Roman" w:cs="Times New Roman"/>
        </w:rPr>
        <w:t xml:space="preserve"> in the absence of an obstacle in the No-Obstacle event violated an association that was established during the pretraining phase between </w:t>
      </w:r>
      <w:r w:rsidR="00903859">
        <w:rPr>
          <w:rFonts w:ascii="Times New Roman" w:hAnsi="Times New Roman" w:cs="Times New Roman"/>
        </w:rPr>
        <w:t>arced motion</w:t>
      </w:r>
      <w:r w:rsidR="00DF39FF">
        <w:rPr>
          <w:rFonts w:ascii="Times New Roman" w:hAnsi="Times New Roman" w:cs="Times New Roman"/>
        </w:rPr>
        <w:t xml:space="preserve"> and obstacles; no such violation occurred in the Obstacle test event. These results indicate that ALIAS can </w:t>
      </w:r>
      <w:r w:rsidR="005E439A">
        <w:rPr>
          <w:rFonts w:ascii="Times New Roman" w:hAnsi="Times New Roman" w:cs="Times New Roman"/>
        </w:rPr>
        <w:t xml:space="preserve">also </w:t>
      </w:r>
      <w:r w:rsidR="00DF39FF">
        <w:rPr>
          <w:rFonts w:ascii="Times New Roman" w:hAnsi="Times New Roman" w:cs="Times New Roman"/>
        </w:rPr>
        <w:t xml:space="preserve">capture the third target finding.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525CD98E"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16</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122550" w:rsidRPr="00DF39FF">
        <w:rPr>
          <w:rFonts w:ascii="Times New Roman" w:hAnsi="Times New Roman" w:cs="Times New Roman"/>
          <w:color w:val="000000" w:themeColor="text1"/>
          <w:sz w:val="24"/>
          <w:szCs w:val="24"/>
        </w:rPr>
        <w:t xml:space="preserve">Performance of </w:t>
      </w:r>
      <w:ins w:id="791" w:author="Benton, Deon" w:date="2026-06-13T22:23:00Z" w16du:dateUtc="2026-06-14T03:23:00Z">
        <w:r w:rsidR="006A6503">
          <w:rPr>
            <w:rFonts w:ascii="Times New Roman" w:hAnsi="Times New Roman" w:cs="Times New Roman"/>
            <w:color w:val="000000" w:themeColor="text1"/>
            <w:sz w:val="24"/>
            <w:szCs w:val="24"/>
          </w:rPr>
          <w:t>VOM10</w:t>
        </w:r>
      </w:ins>
      <w:r w:rsidR="00122550" w:rsidRPr="00DF39FF">
        <w:rPr>
          <w:rFonts w:ascii="Times New Roman" w:hAnsi="Times New Roman" w:cs="Times New Roman"/>
          <w:color w:val="000000" w:themeColor="text1"/>
          <w:sz w:val="24"/>
          <w:szCs w:val="24"/>
        </w:rPr>
        <w:t>.</w:t>
      </w:r>
      <w:r w:rsidR="00122550" w:rsidRPr="00F20CB1">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Plotted is the m</w:t>
      </w:r>
      <w:r w:rsidR="00122550"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122550">
        <w:rPr>
          <w:rFonts w:ascii="Times New Roman" w:hAnsi="Times New Roman" w:cs="Times New Roman"/>
          <w:i w:val="0"/>
          <w:iCs w:val="0"/>
          <w:color w:val="000000" w:themeColor="text1"/>
          <w:sz w:val="24"/>
          <w:szCs w:val="24"/>
        </w:rPr>
        <w:t>in the</w:t>
      </w:r>
      <w:r w:rsidR="00122550" w:rsidRPr="00FF4E79">
        <w:rPr>
          <w:rFonts w:ascii="Times New Roman" w:hAnsi="Times New Roman" w:cs="Times New Roman"/>
          <w:i w:val="0"/>
          <w:iCs w:val="0"/>
          <w:color w:val="000000" w:themeColor="text1"/>
          <w:sz w:val="24"/>
          <w:szCs w:val="24"/>
        </w:rPr>
        <w:t xml:space="preserve"> Inferring Goals condition </w:t>
      </w:r>
      <w:r w:rsidR="00AC20CD">
        <w:rPr>
          <w:rFonts w:ascii="Times New Roman" w:hAnsi="Times New Roman" w:cs="Times New Roman"/>
          <w:i w:val="0"/>
          <w:iCs w:val="0"/>
          <w:color w:val="000000" w:themeColor="text1"/>
          <w:sz w:val="24"/>
          <w:szCs w:val="24"/>
        </w:rPr>
        <w:t xml:space="preserve">(left) </w:t>
      </w:r>
      <w:r w:rsidR="00122550" w:rsidRPr="00FF4E79">
        <w:rPr>
          <w:rFonts w:ascii="Times New Roman" w:hAnsi="Times New Roman" w:cs="Times New Roman"/>
          <w:i w:val="0"/>
          <w:iCs w:val="0"/>
          <w:color w:val="000000" w:themeColor="text1"/>
          <w:sz w:val="24"/>
          <w:szCs w:val="24"/>
        </w:rPr>
        <w:t xml:space="preserve">and </w:t>
      </w:r>
      <w:r w:rsidR="00122550">
        <w:rPr>
          <w:rFonts w:ascii="Times New Roman" w:hAnsi="Times New Roman" w:cs="Times New Roman"/>
          <w:i w:val="0"/>
          <w:iCs w:val="0"/>
          <w:color w:val="000000" w:themeColor="text1"/>
          <w:sz w:val="24"/>
          <w:szCs w:val="24"/>
        </w:rPr>
        <w:t>to</w:t>
      </w:r>
      <w:r w:rsidR="00122550" w:rsidRPr="00FF4E79">
        <w:rPr>
          <w:rFonts w:ascii="Times New Roman" w:hAnsi="Times New Roman" w:cs="Times New Roman"/>
          <w:i w:val="0"/>
          <w:iCs w:val="0"/>
          <w:color w:val="000000" w:themeColor="text1"/>
          <w:sz w:val="24"/>
          <w:szCs w:val="24"/>
        </w:rPr>
        <w:t xml:space="preserve"> the Obstacle and No-Obstacle test events</w:t>
      </w:r>
      <w:r w:rsidR="00122550">
        <w:rPr>
          <w:rFonts w:ascii="Times New Roman" w:hAnsi="Times New Roman" w:cs="Times New Roman"/>
          <w:i w:val="0"/>
          <w:iCs w:val="0"/>
          <w:color w:val="000000" w:themeColor="text1"/>
          <w:sz w:val="24"/>
          <w:szCs w:val="24"/>
        </w:rPr>
        <w:t xml:space="preserve"> for networks assigned to the Inferring Constraints condition (right).</w:t>
      </w:r>
    </w:p>
    <w:p w14:paraId="43C9A5E8" w14:textId="77777777" w:rsidR="00133D2B" w:rsidRPr="00133D2B" w:rsidRDefault="00133D2B" w:rsidP="00133D2B"/>
    <w:p w14:paraId="3A29FE58" w14:textId="27712294" w:rsidR="00BF52E3" w:rsidRDefault="00AC20CD" w:rsidP="001E79E1">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As shown in </w:t>
      </w:r>
      <w:r w:rsidR="00DF39FF">
        <w:rPr>
          <w:rFonts w:ascii="Times New Roman" w:hAnsi="Times New Roman" w:cs="Times New Roman"/>
        </w:rPr>
        <w:t xml:space="preserve">Figure </w:t>
      </w:r>
      <w:r w:rsidR="00872090">
        <w:rPr>
          <w:rFonts w:ascii="Times New Roman" w:hAnsi="Times New Roman" w:cs="Times New Roman"/>
        </w:rPr>
        <w:t>1</w:t>
      </w:r>
      <w:r>
        <w:rPr>
          <w:rFonts w:ascii="Times New Roman" w:hAnsi="Times New Roman" w:cs="Times New Roman"/>
        </w:rPr>
        <w:t xml:space="preserve">6, </w:t>
      </w:r>
      <w:ins w:id="792" w:author="Benton, Deon" w:date="2026-06-13T22:23:00Z" w16du:dateUtc="2026-06-14T03:23:00Z">
        <w:r w:rsidR="006A6503">
          <w:rPr>
            <w:rFonts w:ascii="Times New Roman" w:hAnsi="Times New Roman" w:cs="Times New Roman"/>
          </w:rPr>
          <w:t>VOM10</w:t>
        </w:r>
      </w:ins>
      <w:r w:rsidR="00857A89">
        <w:rPr>
          <w:rFonts w:ascii="Times New Roman" w:hAnsi="Times New Roman" w:cs="Times New Roman"/>
        </w:rPr>
        <w:t>’s responses were</w:t>
      </w:r>
      <w:r w:rsidR="00110272">
        <w:rPr>
          <w:rFonts w:ascii="Times New Roman" w:hAnsi="Times New Roman" w:cs="Times New Roman"/>
        </w:rPr>
        <w:t xml:space="preserve"> exactly opposite th</w:t>
      </w:r>
      <w:r w:rsidR="000D6F1C">
        <w:rPr>
          <w:rFonts w:ascii="Times New Roman" w:hAnsi="Times New Roman" w:cs="Times New Roman"/>
        </w:rPr>
        <w:t>ose</w:t>
      </w:r>
      <w:r w:rsidR="00110272">
        <w:rPr>
          <w:rFonts w:ascii="Times New Roman" w:hAnsi="Times New Roman" w:cs="Times New Roman"/>
        </w:rPr>
        <w:t xml:space="preserve"> of ALIAS</w:t>
      </w:r>
      <w:r w:rsidR="008226AE">
        <w:rPr>
          <w:rFonts w:ascii="Times New Roman" w:hAnsi="Times New Roman" w:cs="Times New Roman"/>
        </w:rPr>
        <w:t xml:space="preserve">. </w:t>
      </w:r>
      <w:r w:rsidR="00A03E0C">
        <w:rPr>
          <w:rFonts w:ascii="Times New Roman" w:hAnsi="Times New Roman" w:cs="Times New Roman"/>
        </w:rPr>
        <w:t xml:space="preserve">These results indicate that </w:t>
      </w:r>
      <w:ins w:id="793" w:author="Benton, Deon" w:date="2026-06-13T22:23:00Z" w16du:dateUtc="2026-06-14T03:23:00Z">
        <w:r w:rsidR="006A6503">
          <w:rPr>
            <w:rFonts w:ascii="Times New Roman" w:hAnsi="Times New Roman" w:cs="Times New Roman"/>
          </w:rPr>
          <w:t>VOM10</w:t>
        </w:r>
      </w:ins>
      <w:r>
        <w:rPr>
          <w:rFonts w:ascii="Times New Roman" w:hAnsi="Times New Roman" w:cs="Times New Roman"/>
        </w:rPr>
        <w:t xml:space="preserve"> as originally conceived by Overwalle (2010)</w:t>
      </w:r>
      <w:r w:rsidR="00FA723F" w:rsidRPr="00FA723F">
        <w:rPr>
          <w:rFonts w:ascii="Times New Roman" w:hAnsi="Times New Roman" w:cs="Times New Roman"/>
        </w:rPr>
        <w:t xml:space="preserve"> </w:t>
      </w:r>
      <w:r w:rsidR="008226AE">
        <w:rPr>
          <w:rFonts w:ascii="Times New Roman" w:hAnsi="Times New Roman" w:cs="Times New Roman"/>
        </w:rPr>
        <w:t>was unable to</w:t>
      </w:r>
      <w:r w:rsidR="00723AE2">
        <w:rPr>
          <w:rFonts w:ascii="Times New Roman" w:hAnsi="Times New Roman" w:cs="Times New Roman"/>
        </w:rPr>
        <w:t xml:space="preserve"> reproduce the third target finding.</w:t>
      </w:r>
      <w:r w:rsidR="008226AE">
        <w:rPr>
          <w:rFonts w:ascii="Times New Roman" w:hAnsi="Times New Roman" w:cs="Times New Roman"/>
        </w:rPr>
        <w:t xml:space="preserve"> </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B85B71">
        <w:trPr>
          <w:trHeight w:val="4455"/>
        </w:trPr>
        <w:tc>
          <w:tcPr>
            <w:tcW w:w="5796" w:type="dxa"/>
          </w:tcPr>
          <w:p w14:paraId="572D9596" w14:textId="7B6A4F3B" w:rsidR="00A3623B" w:rsidRDefault="00AB0E9B" w:rsidP="00B85B71">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B85B71">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12912D51"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17</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sidRPr="00B63495">
        <w:rPr>
          <w:rFonts w:ascii="Times New Roman" w:hAnsi="Times New Roman" w:cs="Times New Roman"/>
          <w:color w:val="000000" w:themeColor="text1"/>
          <w:sz w:val="24"/>
          <w:szCs w:val="24"/>
        </w:rPr>
        <w:t xml:space="preserve">Performance of </w:t>
      </w:r>
      <w:ins w:id="794" w:author="Benton, Deon" w:date="2026-06-13T22:23:00Z" w16du:dateUtc="2026-06-14T03:23:00Z">
        <w:r w:rsidR="006A6503">
          <w:rPr>
            <w:rFonts w:ascii="Times New Roman" w:hAnsi="Times New Roman" w:cs="Times New Roman"/>
            <w:color w:val="000000" w:themeColor="text1"/>
            <w:sz w:val="24"/>
            <w:szCs w:val="24"/>
          </w:rPr>
          <w:t>VOM10</w:t>
        </w:r>
      </w:ins>
      <w:r w:rsidRPr="00B63495">
        <w:rPr>
          <w:rFonts w:ascii="Times New Roman" w:hAnsi="Times New Roman" w:cs="Times New Roman"/>
          <w:color w:val="000000" w:themeColor="text1"/>
          <w:sz w:val="24"/>
          <w:szCs w:val="24"/>
        </w:rPr>
        <w:t>-2.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w:t>
      </w:r>
      <w:r w:rsidR="00C667F8">
        <w:rPr>
          <w:rFonts w:ascii="Times New Roman" w:hAnsi="Times New Roman" w:cs="Times New Roman"/>
          <w:i w:val="0"/>
          <w:iCs w:val="0"/>
          <w:color w:val="000000" w:themeColor="text1"/>
          <w:sz w:val="24"/>
          <w:szCs w:val="24"/>
        </w:rPr>
        <w:t>Plotted is the m</w:t>
      </w:r>
      <w:r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C667F8">
        <w:rPr>
          <w:rFonts w:ascii="Times New Roman" w:hAnsi="Times New Roman" w:cs="Times New Roman"/>
          <w:i w:val="0"/>
          <w:iCs w:val="0"/>
          <w:color w:val="000000" w:themeColor="text1"/>
          <w:sz w:val="24"/>
          <w:szCs w:val="24"/>
        </w:rPr>
        <w:t>in the</w:t>
      </w:r>
      <w:r w:rsidRPr="00FF4E79">
        <w:rPr>
          <w:rFonts w:ascii="Times New Roman" w:hAnsi="Times New Roman" w:cs="Times New Roman"/>
          <w:i w:val="0"/>
          <w:iCs w:val="0"/>
          <w:color w:val="000000" w:themeColor="text1"/>
          <w:sz w:val="24"/>
          <w:szCs w:val="24"/>
        </w:rPr>
        <w:t xml:space="preserve"> Inferring Goals condition and </w:t>
      </w:r>
      <w:r w:rsidR="00C667F8">
        <w:rPr>
          <w:rFonts w:ascii="Times New Roman" w:hAnsi="Times New Roman" w:cs="Times New Roman"/>
          <w:i w:val="0"/>
          <w:iCs w:val="0"/>
          <w:color w:val="000000" w:themeColor="text1"/>
          <w:sz w:val="24"/>
          <w:szCs w:val="24"/>
        </w:rPr>
        <w:t>to</w:t>
      </w:r>
      <w:r w:rsidRPr="00FF4E79">
        <w:rPr>
          <w:rFonts w:ascii="Times New Roman" w:hAnsi="Times New Roman" w:cs="Times New Roman"/>
          <w:i w:val="0"/>
          <w:iCs w:val="0"/>
          <w:color w:val="000000" w:themeColor="text1"/>
          <w:sz w:val="24"/>
          <w:szCs w:val="24"/>
        </w:rPr>
        <w:t xml:space="preserve"> the Obstacle and No-Obstacle test events</w:t>
      </w:r>
      <w:r w:rsidR="00C667F8">
        <w:rPr>
          <w:rFonts w:ascii="Times New Roman" w:hAnsi="Times New Roman" w:cs="Times New Roman"/>
          <w:i w:val="0"/>
          <w:iCs w:val="0"/>
          <w:color w:val="000000" w:themeColor="text1"/>
          <w:sz w:val="24"/>
          <w:szCs w:val="24"/>
        </w:rPr>
        <w:t xml:space="preserve"> for networks assigned to the Inferring Constraints condition (right). </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79A3DE4C" w:rsidR="00A2767C" w:rsidRDefault="00C62978"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Figure 17 shows that </w:t>
      </w:r>
      <w:ins w:id="795" w:author="Benton, Deon" w:date="2026-06-13T22:23:00Z" w16du:dateUtc="2026-06-14T03:23:00Z">
        <w:r w:rsidR="006A6503">
          <w:rPr>
            <w:rFonts w:ascii="Times New Roman" w:hAnsi="Times New Roman" w:cs="Times New Roman"/>
          </w:rPr>
          <w:t>VOM10</w:t>
        </w:r>
      </w:ins>
      <w:r w:rsidR="00B60C57">
        <w:rPr>
          <w:rFonts w:ascii="Times New Roman" w:hAnsi="Times New Roman" w:cs="Times New Roman"/>
        </w:rPr>
        <w:t xml:space="preserve">-2 also failed to replicate the third target finding. This suggests </w:t>
      </w:r>
      <w:r w:rsidR="000F5D24" w:rsidRPr="000F5D24">
        <w:rPr>
          <w:rFonts w:ascii="Times New Roman" w:hAnsi="Times New Roman" w:cs="Times New Roman"/>
        </w:rPr>
        <w:t xml:space="preserve">that </w:t>
      </w:r>
      <w:ins w:id="796" w:author="Benton, Deon" w:date="2026-06-13T22:23:00Z" w16du:dateUtc="2026-06-14T03:23:00Z">
        <w:r w:rsidR="006A6503">
          <w:rPr>
            <w:rFonts w:ascii="Times New Roman" w:hAnsi="Times New Roman" w:cs="Times New Roman"/>
          </w:rPr>
          <w:t>VOM10</w:t>
        </w:r>
      </w:ins>
      <w:r w:rsidR="000F5D24" w:rsidRPr="000F5D24">
        <w:rPr>
          <w:rFonts w:ascii="Times New Roman" w:hAnsi="Times New Roman" w:cs="Times New Roman"/>
        </w:rPr>
        <w:t xml:space="preserve">'s failure </w:t>
      </w:r>
      <w:r>
        <w:rPr>
          <w:rFonts w:ascii="Times New Roman" w:hAnsi="Times New Roman" w:cs="Times New Roman"/>
        </w:rPr>
        <w:t xml:space="preserve">reflects a more </w:t>
      </w:r>
      <w:r w:rsidR="00297491">
        <w:rPr>
          <w:rFonts w:ascii="Times New Roman" w:hAnsi="Times New Roman" w:cs="Times New Roman"/>
        </w:rPr>
        <w:t xml:space="preserve">fundamental inability </w:t>
      </w:r>
      <w:r w:rsidR="00047626">
        <w:rPr>
          <w:rFonts w:ascii="Times New Roman" w:hAnsi="Times New Roman" w:cs="Times New Roman"/>
        </w:rPr>
        <w:t>to simulate the</w:t>
      </w:r>
      <w:r w:rsidR="00634194">
        <w:rPr>
          <w:rFonts w:ascii="Times New Roman" w:hAnsi="Times New Roman" w:cs="Times New Roman"/>
        </w:rPr>
        <w:t xml:space="preserve"> processes </w:t>
      </w:r>
      <w:r w:rsidR="00047626">
        <w:rPr>
          <w:rFonts w:ascii="Times New Roman" w:hAnsi="Times New Roman" w:cs="Times New Roman"/>
        </w:rPr>
        <w:t>underpinning infant action efficiency understanding</w:t>
      </w:r>
      <w:r>
        <w:rPr>
          <w:rFonts w:ascii="Times New Roman" w:hAnsi="Times New Roman" w:cs="Times New Roman"/>
        </w:rPr>
        <w:t xml:space="preserve"> outside of the study by Gergely et al. (1995)</w:t>
      </w:r>
      <w:r w:rsidR="00634194">
        <w:rPr>
          <w:rFonts w:ascii="Times New Roman" w:hAnsi="Times New Roman" w:cs="Times New Roman"/>
        </w:rPr>
        <w:t>.</w:t>
      </w:r>
      <w:r w:rsidR="00FC192C">
        <w:rPr>
          <w:rFonts w:ascii="Times New Roman" w:hAnsi="Times New Roman" w:cs="Times New Roman"/>
        </w:rPr>
        <w:t xml:space="preserve">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766"/>
      </w:tblGrid>
      <w:tr w:rsidR="00BD34DC" w14:paraId="38DA9DF3" w14:textId="77777777" w:rsidTr="007701A3">
        <w:trPr>
          <w:trHeight w:val="4560"/>
        </w:trPr>
        <w:tc>
          <w:tcPr>
            <w:tcW w:w="5698" w:type="dxa"/>
          </w:tcPr>
          <w:p w14:paraId="42895F3C" w14:textId="56036D16" w:rsidR="000D05F9" w:rsidRDefault="00502FFA" w:rsidP="00CF2AA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5C7CB829" wp14:editId="2A5D87CA">
                  <wp:extent cx="3505200" cy="2804160"/>
                  <wp:effectExtent l="0" t="0" r="0" b="0"/>
                  <wp:docPr id="1917542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2214" name="Picture 191754221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505211" cy="2804169"/>
                          </a:xfrm>
                          <a:prstGeom prst="rect">
                            <a:avLst/>
                          </a:prstGeom>
                        </pic:spPr>
                      </pic:pic>
                    </a:graphicData>
                  </a:graphic>
                </wp:inline>
              </w:drawing>
            </w:r>
          </w:p>
        </w:tc>
        <w:tc>
          <w:tcPr>
            <w:tcW w:w="5698" w:type="dxa"/>
          </w:tcPr>
          <w:p w14:paraId="2B175312" w14:textId="790B5ACD" w:rsidR="000D05F9" w:rsidRDefault="00502FFA"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A76F05" wp14:editId="67C92356">
                  <wp:extent cx="3524250" cy="2819400"/>
                  <wp:effectExtent l="0" t="0" r="0" b="0"/>
                  <wp:docPr id="1456165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65643" name="Picture 145616564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524570" cy="2819656"/>
                          </a:xfrm>
                          <a:prstGeom prst="rect">
                            <a:avLst/>
                          </a:prstGeom>
                        </pic:spPr>
                      </pic:pic>
                    </a:graphicData>
                  </a:graphic>
                </wp:inline>
              </w:drawing>
            </w:r>
          </w:p>
        </w:tc>
      </w:tr>
    </w:tbl>
    <w:p w14:paraId="5898A2FF" w14:textId="216DDD96"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18</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sidRPr="00B63495">
        <w:rPr>
          <w:rFonts w:ascii="Times New Roman" w:hAnsi="Times New Roman" w:cs="Times New Roman"/>
          <w:color w:val="000000" w:themeColor="text1"/>
          <w:sz w:val="24"/>
          <w:szCs w:val="24"/>
        </w:rPr>
        <w:t>Performance of ALIAS-</w:t>
      </w:r>
      <w:r w:rsidR="00FC274F" w:rsidRPr="00B63495">
        <w:rPr>
          <w:rFonts w:ascii="Times New Roman" w:hAnsi="Times New Roman" w:cs="Times New Roman"/>
          <w:color w:val="000000" w:themeColor="text1"/>
          <w:sz w:val="24"/>
          <w:szCs w:val="24"/>
        </w:rPr>
        <w:t>2</w:t>
      </w:r>
      <w:r w:rsidRPr="00B63495">
        <w:rPr>
          <w:rFonts w:ascii="Times New Roman" w:hAnsi="Times New Roman" w:cs="Times New Roman"/>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sidR="00D338BE">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D338BE">
        <w:rPr>
          <w:rFonts w:ascii="Times New Roman" w:hAnsi="Times New Roman" w:cs="Times New Roman"/>
          <w:i w:val="0"/>
          <w:iCs w:val="0"/>
          <w:color w:val="000000" w:themeColor="text1"/>
          <w:sz w:val="24"/>
          <w:szCs w:val="24"/>
        </w:rPr>
        <w:t xml:space="preserve"> (left)</w:t>
      </w:r>
      <w:r>
        <w:rPr>
          <w:rFonts w:ascii="Times New Roman" w:hAnsi="Times New Roman" w:cs="Times New Roman"/>
          <w:i w:val="0"/>
          <w:iCs w:val="0"/>
          <w:color w:val="000000" w:themeColor="text1"/>
          <w:sz w:val="24"/>
          <w:szCs w:val="24"/>
        </w:rPr>
        <w:t xml:space="preserve"> and to the Obstacle and No-Obstacle test events </w:t>
      </w:r>
      <w:r w:rsidR="00D338BE">
        <w:rPr>
          <w:rFonts w:ascii="Times New Roman" w:hAnsi="Times New Roman" w:cs="Times New Roman"/>
          <w:i w:val="0"/>
          <w:iCs w:val="0"/>
          <w:color w:val="000000" w:themeColor="text1"/>
          <w:sz w:val="24"/>
          <w:szCs w:val="24"/>
        </w:rPr>
        <w:t>for networks in the Inferring Constraints condition (right).</w:t>
      </w:r>
    </w:p>
    <w:p w14:paraId="0A6D9B76" w14:textId="77777777" w:rsidR="007701A3" w:rsidRDefault="007701A3" w:rsidP="00820F99">
      <w:pPr>
        <w:spacing w:line="480" w:lineRule="auto"/>
        <w:ind w:firstLine="720"/>
        <w:contextualSpacing/>
        <w:rPr>
          <w:rFonts w:ascii="Times New Roman" w:hAnsi="Times New Roman" w:cs="Times New Roman"/>
        </w:rPr>
      </w:pPr>
    </w:p>
    <w:p w14:paraId="307A3C55" w14:textId="42AD7231" w:rsidR="004636A7" w:rsidRDefault="009316B0" w:rsidP="004636A7">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15 </w:t>
      </w:r>
      <w:r>
        <w:rPr>
          <w:rFonts w:ascii="Times New Roman" w:hAnsi="Times New Roman" w:cs="Times New Roman"/>
        </w:rPr>
        <w:t>shows that</w:t>
      </w:r>
      <w:r w:rsidR="00013361">
        <w:rPr>
          <w:rFonts w:ascii="Times New Roman" w:hAnsi="Times New Roman" w:cs="Times New Roman"/>
        </w:rPr>
        <w:t xml:space="preserve">, </w:t>
      </w:r>
      <w:r w:rsidR="004636A7">
        <w:rPr>
          <w:rFonts w:ascii="Times New Roman" w:hAnsi="Times New Roman" w:cs="Times New Roman"/>
        </w:rPr>
        <w:t>like ALIAS</w:t>
      </w:r>
      <w:r w:rsidR="00013361">
        <w:rPr>
          <w:rFonts w:ascii="Times New Roman" w:hAnsi="Times New Roman" w:cs="Times New Roman"/>
        </w:rPr>
        <w:t>,</w:t>
      </w:r>
      <w:r>
        <w:rPr>
          <w:rFonts w:ascii="Times New Roman" w:hAnsi="Times New Roman" w:cs="Times New Roman"/>
        </w:rPr>
        <w:t xml:space="preserve"> </w:t>
      </w:r>
      <w:r w:rsidR="00013361">
        <w:rPr>
          <w:rFonts w:ascii="Times New Roman" w:hAnsi="Times New Roman" w:cs="Times New Roman"/>
        </w:rPr>
        <w:t xml:space="preserve">ALIAS-2 captured </w:t>
      </w:r>
      <w:r w:rsidR="004636A7">
        <w:rPr>
          <w:rFonts w:ascii="Times New Roman" w:hAnsi="Times New Roman" w:cs="Times New Roman"/>
        </w:rPr>
        <w:t>the third</w:t>
      </w:r>
      <w:r w:rsidR="00013361">
        <w:rPr>
          <w:rFonts w:ascii="Times New Roman" w:hAnsi="Times New Roman" w:cs="Times New Roman"/>
        </w:rPr>
        <w:t xml:space="preserve"> target finding</w:t>
      </w:r>
      <w:r w:rsidR="004636A7">
        <w:rPr>
          <w:rFonts w:ascii="Times New Roman" w:hAnsi="Times New Roman" w:cs="Times New Roman"/>
        </w:rPr>
        <w:t xml:space="preserve">. This </w:t>
      </w:r>
      <w:r w:rsidR="00AC0BCA">
        <w:rPr>
          <w:rFonts w:ascii="Times New Roman" w:hAnsi="Times New Roman" w:cs="Times New Roman"/>
        </w:rPr>
        <w:t>suggests</w:t>
      </w:r>
      <w:r w:rsidR="00DC61F9">
        <w:rPr>
          <w:rFonts w:ascii="Times New Roman" w:hAnsi="Times New Roman" w:cs="Times New Roman"/>
        </w:rPr>
        <w:t xml:space="preserve"> that</w:t>
      </w:r>
      <w:r w:rsidR="00B63495">
        <w:rPr>
          <w:rFonts w:ascii="Times New Roman" w:hAnsi="Times New Roman" w:cs="Times New Roman"/>
        </w:rPr>
        <w:t>, at least here,</w:t>
      </w:r>
      <w:r w:rsidR="00CF2AA6">
        <w:rPr>
          <w:rFonts w:ascii="Times New Roman" w:hAnsi="Times New Roman" w:cs="Times New Roman"/>
        </w:rPr>
        <w:t xml:space="preserve"> associative</w:t>
      </w:r>
      <w:r w:rsidR="00820F99">
        <w:rPr>
          <w:rFonts w:ascii="Times New Roman" w:hAnsi="Times New Roman" w:cs="Times New Roman"/>
        </w:rPr>
        <w:t xml:space="preserve"> learning alone</w:t>
      </w:r>
      <w:r w:rsidR="00CF2AA6">
        <w:rPr>
          <w:rFonts w:ascii="Times New Roman" w:hAnsi="Times New Roman" w:cs="Times New Roman"/>
        </w:rPr>
        <w:t xml:space="preserve"> is sufficient to</w:t>
      </w:r>
      <w:r w:rsidR="000E090D">
        <w:rPr>
          <w:rFonts w:ascii="Times New Roman" w:hAnsi="Times New Roman" w:cs="Times New Roman"/>
        </w:rPr>
        <w:t xml:space="preserve"> </w:t>
      </w:r>
      <w:r w:rsidR="00B63495">
        <w:rPr>
          <w:rFonts w:ascii="Times New Roman" w:hAnsi="Times New Roman" w:cs="Times New Roman"/>
        </w:rPr>
        <w:t xml:space="preserve">reproduce </w:t>
      </w:r>
      <w:r w:rsidR="00013361">
        <w:rPr>
          <w:rFonts w:ascii="Times New Roman" w:hAnsi="Times New Roman" w:cs="Times New Roman"/>
        </w:rPr>
        <w:t>this finding</w:t>
      </w:r>
      <w:r w:rsidR="00B63495">
        <w:rPr>
          <w:rFonts w:ascii="Times New Roman" w:hAnsi="Times New Roman" w:cs="Times New Roman"/>
        </w:rPr>
        <w:t xml:space="preserve">. </w:t>
      </w:r>
      <w:r w:rsidR="004636A7">
        <w:rPr>
          <w:rFonts w:ascii="Times New Roman" w:hAnsi="Times New Roman" w:cs="Times New Roman"/>
        </w:rPr>
        <w:t xml:space="preserve">ALIAS’s and ALIAS-2’s success in reproducing the third target finding undermines the claim that </w:t>
      </w:r>
      <w:r w:rsidR="004126FD">
        <w:rPr>
          <w:rFonts w:ascii="Times New Roman" w:hAnsi="Times New Roman" w:cs="Times New Roman"/>
        </w:rPr>
        <w:t xml:space="preserve">infants use a teleological stance to </w:t>
      </w:r>
      <w:r w:rsidR="004636A7">
        <w:rPr>
          <w:rFonts w:ascii="Times New Roman" w:hAnsi="Times New Roman" w:cs="Times New Roman"/>
        </w:rPr>
        <w:t>reason productively about goals, actions, and constraints</w:t>
      </w:r>
      <w:r w:rsidR="004126FD">
        <w:rPr>
          <w:rFonts w:ascii="Times New Roman" w:hAnsi="Times New Roman" w:cs="Times New Roman"/>
        </w:rPr>
        <w:t xml:space="preserve">. </w:t>
      </w:r>
      <w:r w:rsidR="004636A7">
        <w:rPr>
          <w:rFonts w:ascii="Times New Roman" w:hAnsi="Times New Roman" w:cs="Times New Roman"/>
        </w:rPr>
        <w:t xml:space="preserve">Instead, these results indicate that an associative learning mechanism operating over the </w:t>
      </w:r>
      <w:r w:rsidR="004126FD">
        <w:rPr>
          <w:rFonts w:ascii="Times New Roman" w:hAnsi="Times New Roman" w:cs="Times New Roman"/>
        </w:rPr>
        <w:t xml:space="preserve">low-level kinematics of action and the </w:t>
      </w:r>
      <w:r w:rsidR="004636A7">
        <w:rPr>
          <w:rFonts w:ascii="Times New Roman" w:hAnsi="Times New Roman" w:cs="Times New Roman"/>
        </w:rPr>
        <w:t xml:space="preserve">surface features of </w:t>
      </w:r>
      <w:r w:rsidR="004126FD">
        <w:rPr>
          <w:rFonts w:ascii="Times New Roman" w:hAnsi="Times New Roman" w:cs="Times New Roman"/>
        </w:rPr>
        <w:t xml:space="preserve">the </w:t>
      </w:r>
      <w:r w:rsidR="004636A7">
        <w:rPr>
          <w:rFonts w:ascii="Times New Roman" w:hAnsi="Times New Roman" w:cs="Times New Roman"/>
        </w:rPr>
        <w:t>entities involved is</w:t>
      </w:r>
      <w:r w:rsidR="004126FD">
        <w:rPr>
          <w:rFonts w:ascii="Times New Roman" w:hAnsi="Times New Roman" w:cs="Times New Roman"/>
        </w:rPr>
        <w:t xml:space="preserve"> clearly</w:t>
      </w:r>
      <w:r w:rsidR="004636A7">
        <w:rPr>
          <w:rFonts w:ascii="Times New Roman" w:hAnsi="Times New Roman" w:cs="Times New Roman"/>
        </w:rPr>
        <w:t xml:space="preserve"> sufficient. </w:t>
      </w:r>
    </w:p>
    <w:p w14:paraId="3B88DEC8" w14:textId="4CB70DBC" w:rsidR="00227F52" w:rsidRDefault="005307A9" w:rsidP="008D2072">
      <w:pPr>
        <w:spacing w:line="480" w:lineRule="auto"/>
        <w:ind w:firstLine="720"/>
        <w:contextualSpacing/>
        <w:rPr>
          <w:rFonts w:ascii="Times New Roman" w:hAnsi="Times New Roman" w:cs="Times New Roman"/>
        </w:rPr>
      </w:pPr>
      <w:r>
        <w:rPr>
          <w:rFonts w:ascii="Times New Roman" w:hAnsi="Times New Roman" w:cs="Times New Roman"/>
        </w:rPr>
        <w:t xml:space="preserve">It might nonetheless be argued that the third target finding does not pose a sufficiently strong enough challenge to ALIAS and that a more compelling test of its explanatory scope is to demonstrate that it can capture </w:t>
      </w:r>
      <w:r w:rsidR="00920E40">
        <w:rPr>
          <w:rFonts w:ascii="Times New Roman" w:hAnsi="Times New Roman" w:cs="Times New Roman"/>
        </w:rPr>
        <w:t>Liu and Spelke</w:t>
      </w:r>
      <w:r>
        <w:rPr>
          <w:rFonts w:ascii="Times New Roman" w:hAnsi="Times New Roman" w:cs="Times New Roman"/>
        </w:rPr>
        <w:t>’s</w:t>
      </w:r>
      <w:r w:rsidR="00920E40">
        <w:rPr>
          <w:rFonts w:ascii="Times New Roman" w:hAnsi="Times New Roman" w:cs="Times New Roman"/>
        </w:rPr>
        <w:t xml:space="preserve"> (2017)</w:t>
      </w:r>
      <w:r w:rsidR="001B4043">
        <w:rPr>
          <w:rFonts w:ascii="Times New Roman" w:hAnsi="Times New Roman" w:cs="Times New Roman"/>
        </w:rPr>
        <w:t xml:space="preserve"> </w:t>
      </w:r>
      <w:r>
        <w:rPr>
          <w:rFonts w:ascii="Times New Roman" w:hAnsi="Times New Roman" w:cs="Times New Roman"/>
        </w:rPr>
        <w:t xml:space="preserve">finding that </w:t>
      </w:r>
      <w:r w:rsidR="00920E40">
        <w:rPr>
          <w:rFonts w:ascii="Times New Roman" w:hAnsi="Times New Roman" w:cs="Times New Roman"/>
        </w:rPr>
        <w:t>infants apparently represent efficiency continuously rather than in an all-or-none fashion</w:t>
      </w:r>
      <w:r w:rsidR="00602B23">
        <w:rPr>
          <w:rFonts w:ascii="Times New Roman" w:hAnsi="Times New Roman" w:cs="Times New Roman"/>
        </w:rPr>
        <w:t xml:space="preserve">. </w:t>
      </w:r>
      <w:r w:rsidR="00FA0FEE">
        <w:rPr>
          <w:rFonts w:ascii="Times New Roman" w:hAnsi="Times New Roman" w:cs="Times New Roman"/>
        </w:rPr>
        <w:t>Six-month-olds</w:t>
      </w:r>
      <w:r w:rsidR="00602B23">
        <w:rPr>
          <w:rFonts w:ascii="Times New Roman" w:hAnsi="Times New Roman" w:cs="Times New Roman"/>
        </w:rPr>
        <w:t xml:space="preserve"> </w:t>
      </w:r>
      <w:r w:rsidR="00A231E7">
        <w:rPr>
          <w:rFonts w:ascii="Times New Roman" w:hAnsi="Times New Roman" w:cs="Times New Roman"/>
        </w:rPr>
        <w:t>were habituated</w:t>
      </w:r>
      <w:r w:rsidR="00FA0FEE">
        <w:rPr>
          <w:rFonts w:ascii="Times New Roman" w:hAnsi="Times New Roman" w:cs="Times New Roman"/>
        </w:rPr>
        <w:t xml:space="preserve"> either</w:t>
      </w:r>
      <w:r w:rsidR="00A231E7" w:rsidRPr="00A231E7">
        <w:rPr>
          <w:rFonts w:ascii="Times New Roman" w:hAnsi="Times New Roman" w:cs="Times New Roman"/>
        </w:rPr>
        <w:t xml:space="preserve"> to </w:t>
      </w:r>
      <w:r w:rsidR="00FA0FEE">
        <w:rPr>
          <w:rFonts w:ascii="Times New Roman" w:hAnsi="Times New Roman" w:cs="Times New Roman"/>
        </w:rPr>
        <w:t xml:space="preserve">a constrained action event (Experiment 1) or to an unconstrained one (Experiment 2). </w:t>
      </w:r>
      <w:r w:rsidR="00602B23">
        <w:rPr>
          <w:rFonts w:ascii="Times New Roman" w:hAnsi="Times New Roman" w:cs="Times New Roman"/>
        </w:rPr>
        <w:t>I</w:t>
      </w:r>
      <w:r w:rsidR="00747CCB">
        <w:rPr>
          <w:rFonts w:ascii="Times New Roman" w:hAnsi="Times New Roman" w:cs="Times New Roman"/>
        </w:rPr>
        <w:t xml:space="preserve">nfants were then tested </w:t>
      </w:r>
      <w:r w:rsidR="002935F4">
        <w:rPr>
          <w:rFonts w:ascii="Times New Roman" w:hAnsi="Times New Roman" w:cs="Times New Roman"/>
        </w:rPr>
        <w:t xml:space="preserve">either </w:t>
      </w:r>
      <w:r w:rsidR="00747CCB">
        <w:rPr>
          <w:rFonts w:ascii="Times New Roman" w:hAnsi="Times New Roman" w:cs="Times New Roman"/>
        </w:rPr>
        <w:t>on</w:t>
      </w:r>
      <w:r w:rsidR="00747CCB" w:rsidRPr="00A231E7">
        <w:rPr>
          <w:rFonts w:ascii="Times New Roman" w:hAnsi="Times New Roman" w:cs="Times New Roman"/>
        </w:rPr>
        <w:t xml:space="preserve"> </w:t>
      </w:r>
      <w:r w:rsidR="002935F4">
        <w:rPr>
          <w:rFonts w:ascii="Times New Roman" w:hAnsi="Times New Roman" w:cs="Times New Roman"/>
        </w:rPr>
        <w:t xml:space="preserve">constrained </w:t>
      </w:r>
      <w:r w:rsidR="00C727CC">
        <w:rPr>
          <w:rFonts w:ascii="Times New Roman" w:hAnsi="Times New Roman" w:cs="Times New Roman"/>
        </w:rPr>
        <w:t>Low, efficient</w:t>
      </w:r>
      <w:r w:rsidR="00602B23">
        <w:rPr>
          <w:rFonts w:ascii="Times New Roman" w:hAnsi="Times New Roman" w:cs="Times New Roman"/>
        </w:rPr>
        <w:t xml:space="preserve"> and </w:t>
      </w:r>
      <w:r w:rsidR="00AD533E">
        <w:rPr>
          <w:rFonts w:ascii="Times New Roman" w:hAnsi="Times New Roman" w:cs="Times New Roman"/>
        </w:rPr>
        <w:t xml:space="preserve">constrained </w:t>
      </w:r>
      <w:r w:rsidR="00602B23">
        <w:rPr>
          <w:rFonts w:ascii="Times New Roman" w:hAnsi="Times New Roman" w:cs="Times New Roman"/>
        </w:rPr>
        <w:t>High, inefficient</w:t>
      </w:r>
      <w:r w:rsidR="002935F4">
        <w:rPr>
          <w:rFonts w:ascii="Times New Roman" w:hAnsi="Times New Roman" w:cs="Times New Roman"/>
        </w:rPr>
        <w:t xml:space="preserve"> </w:t>
      </w:r>
      <w:r w:rsidR="00602B23">
        <w:rPr>
          <w:rFonts w:ascii="Times New Roman" w:hAnsi="Times New Roman" w:cs="Times New Roman"/>
        </w:rPr>
        <w:lastRenderedPageBreak/>
        <w:t>test events</w:t>
      </w:r>
      <w:r w:rsidR="002935F4">
        <w:rPr>
          <w:rFonts w:ascii="Times New Roman" w:hAnsi="Times New Roman" w:cs="Times New Roman"/>
        </w:rPr>
        <w:t xml:space="preserve"> (Experiment 1) or </w:t>
      </w:r>
      <w:r w:rsidR="00047677">
        <w:rPr>
          <w:rFonts w:ascii="Times New Roman" w:hAnsi="Times New Roman" w:cs="Times New Roman"/>
        </w:rPr>
        <w:t xml:space="preserve">on </w:t>
      </w:r>
      <w:r w:rsidR="002935F4">
        <w:rPr>
          <w:rFonts w:ascii="Times New Roman" w:hAnsi="Times New Roman" w:cs="Times New Roman"/>
        </w:rPr>
        <w:t xml:space="preserve">unconstrained versions of these events (Experiment </w:t>
      </w:r>
      <w:r w:rsidR="00594A45">
        <w:rPr>
          <w:rFonts w:ascii="Times New Roman" w:hAnsi="Times New Roman" w:cs="Times New Roman"/>
        </w:rPr>
        <w:t>2</w:t>
      </w:r>
      <w:r w:rsidR="002935F4">
        <w:rPr>
          <w:rFonts w:ascii="Times New Roman" w:hAnsi="Times New Roman" w:cs="Times New Roman"/>
        </w:rPr>
        <w:t xml:space="preserve">). </w:t>
      </w:r>
      <w:r>
        <w:rPr>
          <w:rFonts w:ascii="Times New Roman" w:hAnsi="Times New Roman" w:cs="Times New Roman"/>
        </w:rPr>
        <w:t xml:space="preserve">The </w:t>
      </w:r>
      <w:r w:rsidR="002935F4">
        <w:rPr>
          <w:rFonts w:ascii="Times New Roman" w:hAnsi="Times New Roman" w:cs="Times New Roman"/>
        </w:rPr>
        <w:t>constrained High, inefficient test event</w:t>
      </w:r>
      <w:r>
        <w:rPr>
          <w:rFonts w:ascii="Times New Roman" w:hAnsi="Times New Roman" w:cs="Times New Roman"/>
        </w:rPr>
        <w:t xml:space="preserve"> was so called because</w:t>
      </w:r>
      <w:r w:rsidR="002935F4">
        <w:rPr>
          <w:rFonts w:ascii="Times New Roman" w:hAnsi="Times New Roman" w:cs="Times New Roman"/>
        </w:rPr>
        <w:t xml:space="preserve"> the agent</w:t>
      </w:r>
      <w:r w:rsidR="00602B23">
        <w:rPr>
          <w:rFonts w:ascii="Times New Roman" w:hAnsi="Times New Roman" w:cs="Times New Roman"/>
        </w:rPr>
        <w:t xml:space="preserve"> jumped much higher than needed to clear the barrier</w:t>
      </w:r>
      <w:r w:rsidR="002935F4">
        <w:rPr>
          <w:rFonts w:ascii="Times New Roman" w:hAnsi="Times New Roman" w:cs="Times New Roman"/>
        </w:rPr>
        <w:t>.</w:t>
      </w:r>
      <w:r w:rsidR="00747CCB" w:rsidRPr="00A231E7">
        <w:rPr>
          <w:rFonts w:ascii="Times New Roman" w:hAnsi="Times New Roman" w:cs="Times New Roman"/>
        </w:rPr>
        <w:t xml:space="preserve"> </w:t>
      </w:r>
      <w:r w:rsidR="008050B6">
        <w:rPr>
          <w:rFonts w:ascii="Times New Roman" w:hAnsi="Times New Roman" w:cs="Times New Roman"/>
        </w:rPr>
        <w:t>Liu and Spelke (2017) found that infants</w:t>
      </w:r>
      <w:r w:rsidR="002935F4">
        <w:rPr>
          <w:rFonts w:ascii="Times New Roman" w:hAnsi="Times New Roman" w:cs="Times New Roman"/>
        </w:rPr>
        <w:t xml:space="preserve"> in Experiment 1</w:t>
      </w:r>
      <w:r w:rsidR="008050B6">
        <w:rPr>
          <w:rFonts w:ascii="Times New Roman" w:hAnsi="Times New Roman" w:cs="Times New Roman"/>
        </w:rPr>
        <w:t xml:space="preserve"> look</w:t>
      </w:r>
      <w:r w:rsidR="002935F4">
        <w:rPr>
          <w:rFonts w:ascii="Times New Roman" w:hAnsi="Times New Roman" w:cs="Times New Roman"/>
        </w:rPr>
        <w:t>ed</w:t>
      </w:r>
      <w:r w:rsidR="008050B6">
        <w:rPr>
          <w:rFonts w:ascii="Times New Roman" w:hAnsi="Times New Roman" w:cs="Times New Roman"/>
        </w:rPr>
        <w:t xml:space="preserve"> longer at the </w:t>
      </w:r>
      <w:r w:rsidR="00DD3452">
        <w:rPr>
          <w:rFonts w:ascii="Times New Roman" w:hAnsi="Times New Roman" w:cs="Times New Roman"/>
        </w:rPr>
        <w:t>H</w:t>
      </w:r>
      <w:r w:rsidR="008050B6">
        <w:rPr>
          <w:rFonts w:ascii="Times New Roman" w:hAnsi="Times New Roman" w:cs="Times New Roman"/>
        </w:rPr>
        <w:t xml:space="preserve">igh, inefficient test event than at the </w:t>
      </w:r>
      <w:r w:rsidR="00DD3452">
        <w:rPr>
          <w:rFonts w:ascii="Times New Roman" w:hAnsi="Times New Roman" w:cs="Times New Roman"/>
        </w:rPr>
        <w:t>L</w:t>
      </w:r>
      <w:r w:rsidR="008050B6">
        <w:rPr>
          <w:rFonts w:ascii="Times New Roman" w:hAnsi="Times New Roman" w:cs="Times New Roman"/>
        </w:rPr>
        <w:t>ow, efficient one</w:t>
      </w:r>
      <w:r>
        <w:rPr>
          <w:rFonts w:ascii="Times New Roman" w:hAnsi="Times New Roman" w:cs="Times New Roman"/>
        </w:rPr>
        <w:t>;</w:t>
      </w:r>
      <w:r w:rsidR="008050B6">
        <w:rPr>
          <w:rFonts w:ascii="Times New Roman" w:hAnsi="Times New Roman" w:cs="Times New Roman"/>
        </w:rPr>
        <w:t xml:space="preserve"> infants in Experiment 2 looked</w:t>
      </w:r>
      <w:r w:rsidR="002935F4">
        <w:rPr>
          <w:rFonts w:ascii="Times New Roman" w:hAnsi="Times New Roman" w:cs="Times New Roman"/>
        </w:rPr>
        <w:t xml:space="preserve"> numerically, but not significantly,</w:t>
      </w:r>
      <w:r w:rsidR="008050B6">
        <w:rPr>
          <w:rFonts w:ascii="Times New Roman" w:hAnsi="Times New Roman" w:cs="Times New Roman"/>
        </w:rPr>
        <w:t xml:space="preserve"> </w:t>
      </w:r>
      <w:r w:rsidR="002935F4">
        <w:rPr>
          <w:rFonts w:ascii="Times New Roman" w:hAnsi="Times New Roman" w:cs="Times New Roman"/>
        </w:rPr>
        <w:t xml:space="preserve">longer at </w:t>
      </w:r>
      <w:r w:rsidR="008050B6">
        <w:rPr>
          <w:rFonts w:ascii="Times New Roman" w:hAnsi="Times New Roman" w:cs="Times New Roman"/>
        </w:rPr>
        <w:t xml:space="preserve">the </w:t>
      </w:r>
      <w:r w:rsidR="00C727CC">
        <w:rPr>
          <w:rFonts w:ascii="Times New Roman" w:hAnsi="Times New Roman" w:cs="Times New Roman"/>
        </w:rPr>
        <w:t>L</w:t>
      </w:r>
      <w:r w:rsidR="008050B6">
        <w:rPr>
          <w:rFonts w:ascii="Times New Roman" w:hAnsi="Times New Roman" w:cs="Times New Roman"/>
        </w:rPr>
        <w:t xml:space="preserve">ow, efficient </w:t>
      </w:r>
      <w:r w:rsidR="00FA7598">
        <w:rPr>
          <w:rFonts w:ascii="Times New Roman" w:hAnsi="Times New Roman" w:cs="Times New Roman"/>
        </w:rPr>
        <w:t xml:space="preserve">test </w:t>
      </w:r>
      <w:r w:rsidR="008050B6">
        <w:rPr>
          <w:rFonts w:ascii="Times New Roman" w:hAnsi="Times New Roman" w:cs="Times New Roman"/>
        </w:rPr>
        <w:t>event</w:t>
      </w:r>
      <w:r>
        <w:rPr>
          <w:rFonts w:ascii="Times New Roman" w:hAnsi="Times New Roman" w:cs="Times New Roman"/>
        </w:rPr>
        <w:t>.</w:t>
      </w:r>
    </w:p>
    <w:p w14:paraId="62E4C8AD" w14:textId="577A4DE0" w:rsidR="00070634" w:rsidRDefault="00E80153" w:rsidP="00D95BC7">
      <w:pPr>
        <w:spacing w:line="480" w:lineRule="auto"/>
        <w:ind w:firstLine="720"/>
        <w:contextualSpacing/>
        <w:rPr>
          <w:rFonts w:ascii="Times New Roman" w:hAnsi="Times New Roman" w:cs="Times New Roman"/>
        </w:rPr>
      </w:pPr>
      <w:r>
        <w:rPr>
          <w:rFonts w:ascii="Times New Roman" w:hAnsi="Times New Roman" w:cs="Times New Roman"/>
        </w:rPr>
        <w:t xml:space="preserve">In a </w:t>
      </w:r>
      <w:r w:rsidR="00D261BA">
        <w:rPr>
          <w:rFonts w:ascii="Times New Roman" w:hAnsi="Times New Roman" w:cs="Times New Roman"/>
        </w:rPr>
        <w:t>final</w:t>
      </w:r>
      <w:r w:rsidR="003C4D86">
        <w:rPr>
          <w:rFonts w:ascii="Times New Roman" w:hAnsi="Times New Roman" w:cs="Times New Roman"/>
        </w:rPr>
        <w:t xml:space="preserve"> </w:t>
      </w:r>
      <w:r w:rsidR="00255414">
        <w:rPr>
          <w:rFonts w:ascii="Times New Roman" w:hAnsi="Times New Roman" w:cs="Times New Roman"/>
        </w:rPr>
        <w:t>experiment</w:t>
      </w:r>
      <w:r>
        <w:rPr>
          <w:rFonts w:ascii="Times New Roman" w:hAnsi="Times New Roman" w:cs="Times New Roman"/>
        </w:rPr>
        <w:t>, Liu and Spelke (2017) tested</w:t>
      </w:r>
      <w:r w:rsidR="00227F52">
        <w:rPr>
          <w:rFonts w:ascii="Times New Roman" w:hAnsi="Times New Roman" w:cs="Times New Roman"/>
        </w:rPr>
        <w:t xml:space="preserve"> whether</w:t>
      </w:r>
      <w:r w:rsidR="00801EFC">
        <w:rPr>
          <w:rFonts w:ascii="Times New Roman" w:hAnsi="Times New Roman" w:cs="Times New Roman"/>
        </w:rPr>
        <w:t xml:space="preserve"> infants expect agents</w:t>
      </w:r>
      <w:r>
        <w:rPr>
          <w:rFonts w:ascii="Times New Roman" w:hAnsi="Times New Roman" w:cs="Times New Roman"/>
        </w:rPr>
        <w:t xml:space="preserve"> whose actions were inefficient in the past to continue behaving inefficiently</w:t>
      </w:r>
      <w:r w:rsidR="00801EFC">
        <w:rPr>
          <w:rFonts w:ascii="Times New Roman" w:hAnsi="Times New Roman" w:cs="Times New Roman"/>
        </w:rPr>
        <w:t xml:space="preserve"> in a new situation</w:t>
      </w:r>
      <w:r w:rsidR="00E35595">
        <w:rPr>
          <w:rFonts w:ascii="Times New Roman" w:hAnsi="Times New Roman" w:cs="Times New Roman"/>
        </w:rPr>
        <w:t xml:space="preserve"> with a different set of constraints</w:t>
      </w:r>
      <w:r w:rsidR="00227F52">
        <w:rPr>
          <w:rFonts w:ascii="Times New Roman" w:hAnsi="Times New Roman" w:cs="Times New Roman"/>
        </w:rPr>
        <w:t xml:space="preserve">. </w:t>
      </w:r>
      <w:r>
        <w:rPr>
          <w:rFonts w:ascii="Times New Roman" w:hAnsi="Times New Roman" w:cs="Times New Roman"/>
        </w:rPr>
        <w:t>Infants were habituated to the event</w:t>
      </w:r>
      <w:r w:rsidR="007B5F29">
        <w:rPr>
          <w:rFonts w:ascii="Times New Roman" w:hAnsi="Times New Roman" w:cs="Times New Roman"/>
        </w:rPr>
        <w:t xml:space="preserve"> used in Experiment 2</w:t>
      </w:r>
      <w:r>
        <w:rPr>
          <w:rFonts w:ascii="Times New Roman" w:hAnsi="Times New Roman" w:cs="Times New Roman"/>
        </w:rPr>
        <w:t xml:space="preserve"> and then</w:t>
      </w:r>
      <w:r w:rsidR="007B5F29">
        <w:rPr>
          <w:rFonts w:ascii="Times New Roman" w:hAnsi="Times New Roman" w:cs="Times New Roman"/>
        </w:rPr>
        <w:t xml:space="preserve"> test</w:t>
      </w:r>
      <w:r>
        <w:rPr>
          <w:rFonts w:ascii="Times New Roman" w:hAnsi="Times New Roman" w:cs="Times New Roman"/>
        </w:rPr>
        <w:t>ed</w:t>
      </w:r>
      <w:r w:rsidR="007B5F29">
        <w:rPr>
          <w:rFonts w:ascii="Times New Roman" w:hAnsi="Times New Roman" w:cs="Times New Roman"/>
        </w:rPr>
        <w:t xml:space="preserve"> </w:t>
      </w:r>
      <w:r>
        <w:rPr>
          <w:rFonts w:ascii="Times New Roman" w:hAnsi="Times New Roman" w:cs="Times New Roman"/>
        </w:rPr>
        <w:t xml:space="preserve">on the constrained </w:t>
      </w:r>
      <w:r w:rsidR="007B5F29">
        <w:rPr>
          <w:rFonts w:ascii="Times New Roman" w:hAnsi="Times New Roman" w:cs="Times New Roman"/>
        </w:rPr>
        <w:t xml:space="preserve">events used in Experiment </w:t>
      </w:r>
      <w:r w:rsidR="00AF6628">
        <w:rPr>
          <w:rFonts w:ascii="Times New Roman" w:hAnsi="Times New Roman" w:cs="Times New Roman"/>
        </w:rPr>
        <w:t>1</w:t>
      </w:r>
      <w:r>
        <w:rPr>
          <w:rFonts w:ascii="Times New Roman" w:hAnsi="Times New Roman" w:cs="Times New Roman"/>
        </w:rPr>
        <w:t xml:space="preserve">. Here, </w:t>
      </w:r>
      <w:r w:rsidR="007B5F29">
        <w:rPr>
          <w:rFonts w:ascii="Times New Roman" w:hAnsi="Times New Roman" w:cs="Times New Roman"/>
        </w:rPr>
        <w:t xml:space="preserve">infants looked longer at the </w:t>
      </w:r>
      <w:r w:rsidR="00DD3452">
        <w:rPr>
          <w:rFonts w:ascii="Times New Roman" w:hAnsi="Times New Roman" w:cs="Times New Roman"/>
        </w:rPr>
        <w:t>H</w:t>
      </w:r>
      <w:r w:rsidR="007B5F29">
        <w:rPr>
          <w:rFonts w:ascii="Times New Roman" w:hAnsi="Times New Roman" w:cs="Times New Roman"/>
        </w:rPr>
        <w:t xml:space="preserve">igh, inefficient test event than at the </w:t>
      </w:r>
      <w:r w:rsidR="00C727CC">
        <w:rPr>
          <w:rFonts w:ascii="Times New Roman" w:hAnsi="Times New Roman" w:cs="Times New Roman"/>
        </w:rPr>
        <w:t>L</w:t>
      </w:r>
      <w:r w:rsidR="007B5F29">
        <w:rPr>
          <w:rFonts w:ascii="Times New Roman" w:hAnsi="Times New Roman" w:cs="Times New Roman"/>
        </w:rPr>
        <w:t xml:space="preserve">ow, efficient one. </w:t>
      </w:r>
      <w:r w:rsidR="00D95BC7">
        <w:rPr>
          <w:rFonts w:ascii="Times New Roman" w:hAnsi="Times New Roman" w:cs="Times New Roman"/>
        </w:rPr>
        <w:t xml:space="preserve">These findings have since been interpreted as support for </w:t>
      </w:r>
      <w:r w:rsidR="00D261BA">
        <w:rPr>
          <w:rFonts w:ascii="Times New Roman" w:hAnsi="Times New Roman" w:cs="Times New Roman"/>
        </w:rPr>
        <w:t xml:space="preserve">naïve psychology and </w:t>
      </w:r>
      <w:r w:rsidR="0082160A">
        <w:rPr>
          <w:rFonts w:ascii="Times New Roman" w:hAnsi="Times New Roman" w:cs="Times New Roman"/>
        </w:rPr>
        <w:t xml:space="preserve">naïve </w:t>
      </w:r>
      <w:r w:rsidR="00D261BA">
        <w:rPr>
          <w:rFonts w:ascii="Times New Roman" w:hAnsi="Times New Roman" w:cs="Times New Roman"/>
        </w:rPr>
        <w:t>physics systems</w:t>
      </w:r>
      <w:r w:rsidR="00D95BC7">
        <w:rPr>
          <w:rFonts w:ascii="Times New Roman" w:hAnsi="Times New Roman" w:cs="Times New Roman"/>
        </w:rPr>
        <w:t xml:space="preserve"> (Liu et al., 2026)</w:t>
      </w:r>
      <w:r w:rsidR="00D261BA">
        <w:rPr>
          <w:rFonts w:ascii="Times New Roman" w:hAnsi="Times New Roman" w:cs="Times New Roman"/>
        </w:rPr>
        <w:t>.</w:t>
      </w:r>
      <w:r w:rsidR="00D95BC7">
        <w:rPr>
          <w:rFonts w:ascii="Times New Roman" w:hAnsi="Times New Roman" w:cs="Times New Roman"/>
        </w:rPr>
        <w:t xml:space="preserve"> </w:t>
      </w:r>
      <w:r w:rsidR="00165886" w:rsidRPr="00165886">
        <w:rPr>
          <w:rFonts w:ascii="Times New Roman" w:hAnsi="Times New Roman" w:cs="Times New Roman"/>
        </w:rPr>
        <w:t xml:space="preserve">Simulation 4 tested whether </w:t>
      </w:r>
      <w:r w:rsidR="00165886">
        <w:rPr>
          <w:rFonts w:ascii="Times New Roman" w:hAnsi="Times New Roman" w:cs="Times New Roman"/>
        </w:rPr>
        <w:t>such systems are necessary to capture</w:t>
      </w:r>
      <w:r w:rsidR="00165886" w:rsidRPr="00165886">
        <w:rPr>
          <w:rFonts w:ascii="Times New Roman" w:hAnsi="Times New Roman" w:cs="Times New Roman"/>
        </w:rPr>
        <w:t xml:space="preserve"> these findings or whether</w:t>
      </w:r>
      <w:r w:rsidR="00EB19AD">
        <w:rPr>
          <w:rFonts w:ascii="Times New Roman" w:hAnsi="Times New Roman" w:cs="Times New Roman"/>
        </w:rPr>
        <w:t xml:space="preserve"> </w:t>
      </w:r>
      <w:r w:rsidR="00165886" w:rsidRPr="00165886">
        <w:rPr>
          <w:rFonts w:ascii="Times New Roman" w:hAnsi="Times New Roman" w:cs="Times New Roman"/>
        </w:rPr>
        <w:t xml:space="preserve">associative learning, either alone or </w:t>
      </w:r>
      <w:r w:rsidR="00EB19AD">
        <w:rPr>
          <w:rFonts w:ascii="Times New Roman" w:hAnsi="Times New Roman" w:cs="Times New Roman"/>
        </w:rPr>
        <w:t>in combination</w:t>
      </w:r>
      <w:r w:rsidR="00165886" w:rsidRPr="00165886">
        <w:rPr>
          <w:rFonts w:ascii="Times New Roman" w:hAnsi="Times New Roman" w:cs="Times New Roman"/>
        </w:rPr>
        <w:t xml:space="preserve"> with differential obstacle salience, is sufficient to explain them.</w:t>
      </w:r>
    </w:p>
    <w:p w14:paraId="3173AECD" w14:textId="77777777" w:rsidR="00524642" w:rsidRDefault="00524642" w:rsidP="00524642">
      <w:pPr>
        <w:spacing w:line="480" w:lineRule="auto"/>
        <w:contextualSpacing/>
        <w:rPr>
          <w:rFonts w:ascii="Times New Roman" w:hAnsi="Times New Roman" w:cs="Times New Roman"/>
        </w:rPr>
      </w:pPr>
    </w:p>
    <w:p w14:paraId="3E05B9A0" w14:textId="227F400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Graded representations of efficiency.</w:t>
      </w:r>
    </w:p>
    <w:p w14:paraId="286E3F8B" w14:textId="04D3B88D" w:rsidR="00747493" w:rsidRDefault="00524642" w:rsidP="00B40495">
      <w:pPr>
        <w:spacing w:line="480" w:lineRule="auto"/>
        <w:ind w:firstLine="720"/>
        <w:contextualSpacing/>
        <w:rPr>
          <w:rFonts w:ascii="Times New Roman" w:hAnsi="Times New Roman" w:cs="Times New Roman"/>
        </w:rPr>
      </w:pPr>
      <w:r>
        <w:rPr>
          <w:rFonts w:ascii="Times New Roman" w:eastAsia="Times New Roman" w:hAnsi="Times New Roman" w:cs="Times New Roman"/>
        </w:rPr>
        <w:t xml:space="preserve">This simulation tested whether </w:t>
      </w:r>
      <w:r w:rsidR="00A13863">
        <w:rPr>
          <w:rFonts w:ascii="Times New Roman" w:eastAsia="Times New Roman" w:hAnsi="Times New Roman" w:cs="Times New Roman"/>
        </w:rPr>
        <w:t>ALIAS</w:t>
      </w:r>
      <w:r w:rsidR="00984CE4">
        <w:rPr>
          <w:rFonts w:ascii="Times New Roman" w:eastAsia="Times New Roman" w:hAnsi="Times New Roman" w:cs="Times New Roman"/>
        </w:rPr>
        <w:t xml:space="preserve"> could capture the fourth target finding. </w:t>
      </w:r>
      <w:r w:rsidR="006E3047">
        <w:rPr>
          <w:rFonts w:ascii="Times New Roman" w:eastAsia="Times New Roman" w:hAnsi="Times New Roman" w:cs="Times New Roman"/>
        </w:rPr>
        <w:t xml:space="preserve">The </w:t>
      </w:r>
      <w:r w:rsidR="000B6D90">
        <w:rPr>
          <w:rFonts w:ascii="Times New Roman" w:eastAsia="Times New Roman" w:hAnsi="Times New Roman" w:cs="Times New Roman"/>
        </w:rPr>
        <w:t xml:space="preserve">networks tested here were “6-month-olds” (450 </w:t>
      </w:r>
      <w:r w:rsidR="00132267">
        <w:rPr>
          <w:rFonts w:ascii="Times New Roman" w:eastAsia="Times New Roman" w:hAnsi="Times New Roman" w:cs="Times New Roman"/>
        </w:rPr>
        <w:t xml:space="preserve">pretraining </w:t>
      </w:r>
      <w:r w:rsidR="000B6D90">
        <w:rPr>
          <w:rFonts w:ascii="Times New Roman" w:eastAsia="Times New Roman" w:hAnsi="Times New Roman" w:cs="Times New Roman"/>
        </w:rPr>
        <w:t>epochs</w:t>
      </w:r>
      <w:r w:rsidR="00B61BB8">
        <w:rPr>
          <w:rFonts w:ascii="Times New Roman" w:eastAsia="Times New Roman" w:hAnsi="Times New Roman" w:cs="Times New Roman"/>
        </w:rPr>
        <w:t>,</w:t>
      </w:r>
      <w:r w:rsidR="000B6D90">
        <w:rPr>
          <w:rFonts w:ascii="Times New Roman" w:eastAsia="Times New Roman" w:hAnsi="Times New Roman" w:cs="Times New Roman"/>
        </w:rPr>
        <w:t xml:space="preserve"> a learning rate of 0.0875</w:t>
      </w:r>
      <w:r w:rsidR="00B61BB8">
        <w:rPr>
          <w:rFonts w:ascii="Times New Roman" w:eastAsia="Times New Roman" w:hAnsi="Times New Roman" w:cs="Times New Roman"/>
        </w:rPr>
        <w:t>, and 30 hidden units</w:t>
      </w:r>
      <w:r w:rsidR="000B6D90">
        <w:rPr>
          <w:rFonts w:ascii="Times New Roman" w:eastAsia="Times New Roman" w:hAnsi="Times New Roman" w:cs="Times New Roman"/>
        </w:rPr>
        <w:t>) because Liu et al. (2017) tested this age.</w:t>
      </w:r>
      <w:r w:rsidR="00620AC6">
        <w:rPr>
          <w:rFonts w:ascii="Times New Roman" w:eastAsia="Times New Roman" w:hAnsi="Times New Roman" w:cs="Times New Roman"/>
        </w:rPr>
        <w:t xml:space="preserve"> </w:t>
      </w:r>
      <w:r w:rsidR="000B6D90">
        <w:rPr>
          <w:rFonts w:ascii="Times New Roman" w:eastAsia="Times New Roman" w:hAnsi="Times New Roman" w:cs="Times New Roman"/>
        </w:rPr>
        <w:t>Networks</w:t>
      </w:r>
      <w:r w:rsidR="00FC5BDD">
        <w:rPr>
          <w:rFonts w:ascii="Times New Roman" w:eastAsia="Times New Roman" w:hAnsi="Times New Roman" w:cs="Times New Roman"/>
        </w:rPr>
        <w:t xml:space="preserve"> </w:t>
      </w:r>
      <w:r w:rsidR="00984CE4">
        <w:rPr>
          <w:rFonts w:ascii="Times New Roman" w:eastAsia="Times New Roman" w:hAnsi="Times New Roman" w:cs="Times New Roman"/>
        </w:rPr>
        <w:t>were habituated to</w:t>
      </w:r>
      <w:r w:rsidR="00D93C2C">
        <w:rPr>
          <w:rFonts w:ascii="Times New Roman" w:eastAsia="Times New Roman" w:hAnsi="Times New Roman" w:cs="Times New Roman"/>
        </w:rPr>
        <w:t xml:space="preserve"> and tested on</w:t>
      </w:r>
      <w:r w:rsidR="00984CE4">
        <w:rPr>
          <w:rFonts w:ascii="Times New Roman" w:eastAsia="Times New Roman" w:hAnsi="Times New Roman" w:cs="Times New Roman"/>
        </w:rPr>
        <w:t xml:space="preserve"> events analogous to those in</w:t>
      </w:r>
      <w:r w:rsidR="006E3047">
        <w:rPr>
          <w:rFonts w:ascii="Times New Roman" w:eastAsia="Times New Roman" w:hAnsi="Times New Roman" w:cs="Times New Roman"/>
        </w:rPr>
        <w:t xml:space="preserve"> Experiments 1</w:t>
      </w:r>
      <w:r w:rsidR="001441FF">
        <w:rPr>
          <w:rFonts w:ascii="Times New Roman" w:eastAsia="Times New Roman" w:hAnsi="Times New Roman" w:cs="Times New Roman"/>
        </w:rPr>
        <w:t>-</w:t>
      </w:r>
      <w:r w:rsidR="006E3047">
        <w:rPr>
          <w:rFonts w:ascii="Times New Roman" w:eastAsia="Times New Roman" w:hAnsi="Times New Roman" w:cs="Times New Roman"/>
        </w:rPr>
        <w:t>3 in</w:t>
      </w:r>
      <w:r w:rsidR="00984CE4">
        <w:rPr>
          <w:rFonts w:ascii="Times New Roman" w:eastAsia="Times New Roman" w:hAnsi="Times New Roman" w:cs="Times New Roman"/>
        </w:rPr>
        <w:t xml:space="preserve"> Liu </w:t>
      </w:r>
      <w:r w:rsidR="009A0D03">
        <w:rPr>
          <w:rFonts w:ascii="Times New Roman" w:eastAsia="Times New Roman" w:hAnsi="Times New Roman" w:cs="Times New Roman"/>
        </w:rPr>
        <w:t xml:space="preserve">and </w:t>
      </w:r>
      <w:r w:rsidR="004F09AF">
        <w:rPr>
          <w:rFonts w:ascii="Times New Roman" w:eastAsia="Times New Roman" w:hAnsi="Times New Roman" w:cs="Times New Roman"/>
        </w:rPr>
        <w:t>Spelke (</w:t>
      </w:r>
      <w:r w:rsidR="00984CE4">
        <w:rPr>
          <w:rFonts w:ascii="Times New Roman" w:eastAsia="Times New Roman" w:hAnsi="Times New Roman" w:cs="Times New Roman"/>
        </w:rPr>
        <w:t>20</w:t>
      </w:r>
      <w:r w:rsidR="00B40495">
        <w:rPr>
          <w:rFonts w:ascii="Times New Roman" w:eastAsia="Times New Roman" w:hAnsi="Times New Roman" w:cs="Times New Roman"/>
        </w:rPr>
        <w:t>17)</w:t>
      </w:r>
      <w:r w:rsidR="006E3047">
        <w:rPr>
          <w:rFonts w:ascii="Times New Roman" w:eastAsia="Times New Roman" w:hAnsi="Times New Roman" w:cs="Times New Roman"/>
        </w:rPr>
        <w:t>; twenty networks were assigned to each experiment</w:t>
      </w:r>
      <w:r w:rsidR="00B40495">
        <w:rPr>
          <w:rFonts w:ascii="Times New Roman" w:eastAsia="Times New Roman" w:hAnsi="Times New Roman" w:cs="Times New Roman"/>
        </w:rPr>
        <w:t xml:space="preserve">. </w:t>
      </w:r>
      <w:r w:rsidR="00717832">
        <w:rPr>
          <w:rFonts w:ascii="Times New Roman" w:hAnsi="Times New Roman" w:cs="Times New Roman"/>
        </w:rPr>
        <w:t>Unlike the previous simulation</w:t>
      </w:r>
      <w:r w:rsidR="00B40495">
        <w:rPr>
          <w:rFonts w:ascii="Times New Roman" w:hAnsi="Times New Roman" w:cs="Times New Roman"/>
        </w:rPr>
        <w:t>s</w:t>
      </w:r>
      <w:r w:rsidR="00717832">
        <w:rPr>
          <w:rFonts w:ascii="Times New Roman" w:hAnsi="Times New Roman" w:cs="Times New Roman"/>
        </w:rPr>
        <w:t xml:space="preserve">, however, </w:t>
      </w:r>
      <w:ins w:id="797" w:author="Benton, Deon" w:date="2026-06-13T22:23:00Z" w16du:dateUtc="2026-06-14T03:23:00Z">
        <w:r w:rsidR="006A6503">
          <w:rPr>
            <w:rFonts w:ascii="Times New Roman" w:hAnsi="Times New Roman" w:cs="Times New Roman"/>
          </w:rPr>
          <w:t>VOM10</w:t>
        </w:r>
      </w:ins>
      <w:r w:rsidR="00DE4891">
        <w:rPr>
          <w:rFonts w:ascii="Times New Roman" w:hAnsi="Times New Roman" w:cs="Times New Roman"/>
        </w:rPr>
        <w:t xml:space="preserve"> </w:t>
      </w:r>
      <w:r w:rsidR="000B6D90">
        <w:rPr>
          <w:rFonts w:ascii="Times New Roman" w:hAnsi="Times New Roman" w:cs="Times New Roman"/>
        </w:rPr>
        <w:t>was not tested here</w:t>
      </w:r>
      <w:r w:rsidR="00B40495">
        <w:rPr>
          <w:rFonts w:ascii="Times New Roman" w:hAnsi="Times New Roman" w:cs="Times New Roman"/>
        </w:rPr>
        <w:t xml:space="preserve">. </w:t>
      </w:r>
      <w:r w:rsidR="000B6D90">
        <w:rPr>
          <w:rFonts w:ascii="Times New Roman" w:hAnsi="Times New Roman" w:cs="Times New Roman"/>
        </w:rPr>
        <w:t xml:space="preserve">The reason is that the original formulation of this model omitted barrier information from its prediction (or test) phase. This meant that </w:t>
      </w:r>
      <w:r w:rsidR="003842A7">
        <w:rPr>
          <w:rFonts w:ascii="Times New Roman" w:hAnsi="Times New Roman" w:cs="Times New Roman"/>
        </w:rPr>
        <w:t xml:space="preserve">at test </w:t>
      </w:r>
      <w:r w:rsidR="000B6D90">
        <w:rPr>
          <w:rFonts w:ascii="Times New Roman" w:hAnsi="Times New Roman" w:cs="Times New Roman"/>
        </w:rPr>
        <w:t>this model could not be presented with a barrier that differed in size from the one shown during habituation</w:t>
      </w:r>
      <w:r w:rsidR="003842A7">
        <w:rPr>
          <w:rFonts w:ascii="Times New Roman" w:hAnsi="Times New Roman" w:cs="Times New Roman"/>
        </w:rPr>
        <w:t xml:space="preserve">. </w:t>
      </w:r>
      <w:r w:rsidR="00554F61">
        <w:rPr>
          <w:rFonts w:ascii="Times New Roman" w:hAnsi="Times New Roman" w:cs="Times New Roman"/>
        </w:rPr>
        <w:t xml:space="preserve">Presenting such information </w:t>
      </w:r>
      <w:r w:rsidR="00554F61">
        <w:rPr>
          <w:rFonts w:ascii="Times New Roman" w:hAnsi="Times New Roman" w:cs="Times New Roman"/>
        </w:rPr>
        <w:lastRenderedPageBreak/>
        <w:t xml:space="preserve">to the model here would therefore </w:t>
      </w:r>
      <w:r w:rsidR="006E3047">
        <w:rPr>
          <w:rFonts w:ascii="Times New Roman" w:hAnsi="Times New Roman" w:cs="Times New Roman"/>
        </w:rPr>
        <w:t>radically depart</w:t>
      </w:r>
      <w:r w:rsidR="00717832" w:rsidRPr="006F4BF4">
        <w:rPr>
          <w:rFonts w:ascii="Times New Roman" w:hAnsi="Times New Roman" w:cs="Times New Roman"/>
        </w:rPr>
        <w:t xml:space="preserve"> from</w:t>
      </w:r>
      <w:r w:rsidR="006E3047">
        <w:rPr>
          <w:rFonts w:ascii="Times New Roman" w:hAnsi="Times New Roman" w:cs="Times New Roman"/>
        </w:rPr>
        <w:t xml:space="preserve"> how it was implemented in the previous simulations and, more importantly, from </w:t>
      </w:r>
      <w:ins w:id="798" w:author="Benton, Deon" w:date="2026-06-12T14:40:00Z" w16du:dateUtc="2026-06-12T19:40:00Z">
        <w:r w:rsidR="0000003E">
          <w:rPr>
            <w:rFonts w:ascii="Times New Roman" w:hAnsi="Times New Roman" w:cs="Times New Roman"/>
          </w:rPr>
          <w:t>Van Overwalle</w:t>
        </w:r>
      </w:ins>
      <w:r w:rsidR="006E3047">
        <w:rPr>
          <w:rFonts w:ascii="Times New Roman" w:hAnsi="Times New Roman" w:cs="Times New Roman"/>
        </w:rPr>
        <w:t xml:space="preserve">’s (2010) original conception of it. </w:t>
      </w:r>
      <w:r w:rsidR="00620AC6">
        <w:rPr>
          <w:rFonts w:ascii="Times New Roman" w:hAnsi="Times New Roman" w:cs="Times New Roman"/>
        </w:rPr>
        <w:t xml:space="preserve">ALIAS’s performance was thus only compared to that of </w:t>
      </w:r>
      <w:ins w:id="799" w:author="Benton, Deon" w:date="2026-06-13T22:23:00Z" w16du:dateUtc="2026-06-14T03:23:00Z">
        <w:r w:rsidR="006A6503">
          <w:rPr>
            <w:rFonts w:ascii="Times New Roman" w:hAnsi="Times New Roman" w:cs="Times New Roman"/>
          </w:rPr>
          <w:t>VOM10</w:t>
        </w:r>
      </w:ins>
      <w:r w:rsidR="00747493">
        <w:rPr>
          <w:rFonts w:ascii="Times New Roman" w:hAnsi="Times New Roman" w:cs="Times New Roman"/>
        </w:rPr>
        <w:t xml:space="preserve">-2 </w:t>
      </w:r>
      <w:r w:rsidR="006E3047">
        <w:rPr>
          <w:rFonts w:ascii="Times New Roman" w:hAnsi="Times New Roman" w:cs="Times New Roman"/>
        </w:rPr>
        <w:t xml:space="preserve">and ALIAS-2.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69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5916"/>
      </w:tblGrid>
      <w:tr w:rsidR="004F6391" w14:paraId="363CC74B" w14:textId="77777777" w:rsidTr="00FB65D8">
        <w:trPr>
          <w:trHeight w:val="4301"/>
        </w:trPr>
        <w:tc>
          <w:tcPr>
            <w:tcW w:w="5609" w:type="dxa"/>
          </w:tcPr>
          <w:p w14:paraId="43EB884B" w14:textId="688D2AC0" w:rsidR="00E371DA" w:rsidRDefault="00A300DC" w:rsidP="009A7C7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ADF839" wp14:editId="71CFA392">
                  <wp:extent cx="3619500" cy="2895600"/>
                  <wp:effectExtent l="0" t="0" r="0" b="0"/>
                  <wp:docPr id="415386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6917" name="Picture 41538691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619513" cy="2895610"/>
                          </a:xfrm>
                          <a:prstGeom prst="rect">
                            <a:avLst/>
                          </a:prstGeom>
                        </pic:spPr>
                      </pic:pic>
                    </a:graphicData>
                  </a:graphic>
                </wp:inline>
              </w:drawing>
            </w:r>
          </w:p>
        </w:tc>
        <w:tc>
          <w:tcPr>
            <w:tcW w:w="6088" w:type="dxa"/>
          </w:tcPr>
          <w:p w14:paraId="3DD88395" w14:textId="44CB3824" w:rsidR="00E371DA" w:rsidRDefault="0019193F" w:rsidP="000755C5">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358EE6" wp14:editId="3BC3735C">
                  <wp:extent cx="3619500" cy="2895600"/>
                  <wp:effectExtent l="0" t="0" r="0" b="0"/>
                  <wp:docPr id="1665697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7037" name="Picture 166569703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619509" cy="2895607"/>
                          </a:xfrm>
                          <a:prstGeom prst="rect">
                            <a:avLst/>
                          </a:prstGeom>
                        </pic:spPr>
                      </pic:pic>
                    </a:graphicData>
                  </a:graphic>
                </wp:inline>
              </w:drawing>
            </w:r>
          </w:p>
        </w:tc>
      </w:tr>
    </w:tbl>
    <w:p w14:paraId="644B3D7E" w14:textId="7853C5B9" w:rsidR="00524642" w:rsidRDefault="000755C5" w:rsidP="000755C5">
      <w:pPr>
        <w:pStyle w:val="Caption"/>
        <w:rPr>
          <w:rFonts w:ascii="Times New Roman" w:hAnsi="Times New Roman" w:cs="Times New Roman"/>
        </w:rPr>
      </w:pPr>
      <w:r w:rsidRPr="001D058A">
        <w:rPr>
          <w:rFonts w:ascii="Times New Roman" w:hAnsi="Times New Roman" w:cs="Times New Roman"/>
          <w:b/>
          <w:bCs/>
          <w:i w:val="0"/>
          <w:iCs w:val="0"/>
          <w:color w:val="000000" w:themeColor="text1"/>
          <w:sz w:val="24"/>
          <w:szCs w:val="24"/>
        </w:rPr>
        <w:t xml:space="preserve">Figure </w:t>
      </w:r>
      <w:r w:rsidRPr="001D058A">
        <w:rPr>
          <w:rFonts w:ascii="Times New Roman" w:hAnsi="Times New Roman" w:cs="Times New Roman"/>
          <w:b/>
          <w:bCs/>
          <w:i w:val="0"/>
          <w:iCs w:val="0"/>
          <w:color w:val="000000" w:themeColor="text1"/>
          <w:sz w:val="24"/>
          <w:szCs w:val="24"/>
        </w:rPr>
        <w:fldChar w:fldCharType="begin"/>
      </w:r>
      <w:r w:rsidRPr="001D058A">
        <w:rPr>
          <w:rFonts w:ascii="Times New Roman" w:hAnsi="Times New Roman" w:cs="Times New Roman"/>
          <w:b/>
          <w:bCs/>
          <w:i w:val="0"/>
          <w:iCs w:val="0"/>
          <w:color w:val="000000" w:themeColor="text1"/>
          <w:sz w:val="24"/>
          <w:szCs w:val="24"/>
        </w:rPr>
        <w:instrText xml:space="preserve"> SEQ Figure \* ARABIC </w:instrText>
      </w:r>
      <w:r w:rsidRPr="001D058A">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19</w:t>
      </w:r>
      <w:r w:rsidRPr="001D058A">
        <w:rPr>
          <w:rFonts w:ascii="Times New Roman" w:hAnsi="Times New Roman" w:cs="Times New Roman"/>
          <w:b/>
          <w:bCs/>
          <w:i w:val="0"/>
          <w:iCs w:val="0"/>
          <w:color w:val="000000" w:themeColor="text1"/>
          <w:sz w:val="24"/>
          <w:szCs w:val="24"/>
        </w:rPr>
        <w:fldChar w:fldCharType="end"/>
      </w:r>
      <w:r w:rsidRPr="001D058A">
        <w:rPr>
          <w:rFonts w:ascii="Times New Roman" w:hAnsi="Times New Roman" w:cs="Times New Roman"/>
          <w:b/>
          <w:bCs/>
          <w:i w:val="0"/>
          <w:iCs w:val="0"/>
          <w:color w:val="000000" w:themeColor="text1"/>
          <w:sz w:val="24"/>
          <w:szCs w:val="24"/>
        </w:rPr>
        <w:t>.</w:t>
      </w:r>
      <w:r w:rsidRPr="001D058A">
        <w:rPr>
          <w:color w:val="000000" w:themeColor="text1"/>
        </w:rPr>
        <w:t xml:space="preserve"> </w:t>
      </w:r>
      <w:r w:rsidR="00497FE5" w:rsidRPr="001039AD">
        <w:rPr>
          <w:rFonts w:ascii="Times New Roman" w:hAnsi="Times New Roman" w:cs="Times New Roman"/>
          <w:color w:val="000000" w:themeColor="text1"/>
          <w:sz w:val="24"/>
          <w:szCs w:val="24"/>
        </w:rPr>
        <w:t>Performance of ALIAS.</w:t>
      </w:r>
      <w:r w:rsidR="00497FE5">
        <w:rPr>
          <w:rFonts w:ascii="Times New Roman" w:hAnsi="Times New Roman" w:cs="Times New Roman"/>
          <w:i w:val="0"/>
          <w:iCs w:val="0"/>
          <w:color w:val="000000" w:themeColor="text1"/>
          <w:sz w:val="24"/>
          <w:szCs w:val="24"/>
        </w:rPr>
        <w:t xml:space="preserve"> Plotted is n</w:t>
      </w:r>
      <w:r w:rsidR="00497FE5" w:rsidRPr="00614A04">
        <w:rPr>
          <w:rFonts w:ascii="Times New Roman" w:hAnsi="Times New Roman" w:cs="Times New Roman"/>
          <w:i w:val="0"/>
          <w:iCs w:val="0"/>
          <w:color w:val="000000" w:themeColor="text1"/>
          <w:sz w:val="24"/>
          <w:szCs w:val="24"/>
        </w:rPr>
        <w:t xml:space="preserve">etworks’ mean </w:t>
      </w:r>
      <w:r w:rsidR="00497FE5">
        <w:rPr>
          <w:rFonts w:ascii="Times New Roman" w:hAnsi="Times New Roman" w:cs="Times New Roman"/>
          <w:i w:val="0"/>
          <w:iCs w:val="0"/>
          <w:color w:val="000000" w:themeColor="text1"/>
          <w:sz w:val="24"/>
          <w:szCs w:val="24"/>
        </w:rPr>
        <w:t xml:space="preserve">error </w:t>
      </w:r>
      <w:r w:rsidR="00497FE5" w:rsidRPr="00614A04">
        <w:rPr>
          <w:rFonts w:ascii="Times New Roman" w:hAnsi="Times New Roman" w:cs="Times New Roman"/>
          <w:i w:val="0"/>
          <w:iCs w:val="0"/>
          <w:color w:val="000000" w:themeColor="text1"/>
          <w:sz w:val="24"/>
          <w:szCs w:val="24"/>
        </w:rPr>
        <w:t xml:space="preserve">to the </w:t>
      </w:r>
      <w:r w:rsidR="00497FE5">
        <w:rPr>
          <w:rFonts w:ascii="Times New Roman" w:hAnsi="Times New Roman" w:cs="Times New Roman"/>
          <w:i w:val="0"/>
          <w:iCs w:val="0"/>
          <w:color w:val="000000" w:themeColor="text1"/>
          <w:sz w:val="24"/>
          <w:szCs w:val="24"/>
        </w:rPr>
        <w:t>High</w:t>
      </w:r>
      <w:r w:rsidR="007E04BC">
        <w:rPr>
          <w:rFonts w:ascii="Times New Roman" w:hAnsi="Times New Roman" w:cs="Times New Roman"/>
          <w:i w:val="0"/>
          <w:iCs w:val="0"/>
          <w:color w:val="000000" w:themeColor="text1"/>
          <w:sz w:val="24"/>
          <w:szCs w:val="24"/>
        </w:rPr>
        <w:t>, inefficient</w:t>
      </w:r>
      <w:r w:rsidR="00497FE5">
        <w:rPr>
          <w:rFonts w:ascii="Times New Roman" w:hAnsi="Times New Roman" w:cs="Times New Roman"/>
          <w:i w:val="0"/>
          <w:iCs w:val="0"/>
          <w:color w:val="000000" w:themeColor="text1"/>
          <w:sz w:val="24"/>
          <w:szCs w:val="24"/>
        </w:rPr>
        <w:t xml:space="preserve"> and Low</w:t>
      </w:r>
      <w:r w:rsidR="007E04BC">
        <w:rPr>
          <w:rFonts w:ascii="Times New Roman" w:hAnsi="Times New Roman" w:cs="Times New Roman"/>
          <w:i w:val="0"/>
          <w:iCs w:val="0"/>
          <w:color w:val="000000" w:themeColor="text1"/>
          <w:sz w:val="24"/>
          <w:szCs w:val="24"/>
        </w:rPr>
        <w:t>, efficient</w:t>
      </w:r>
      <w:r w:rsidR="00497FE5">
        <w:rPr>
          <w:rFonts w:ascii="Times New Roman" w:hAnsi="Times New Roman" w:cs="Times New Roman"/>
          <w:i w:val="0"/>
          <w:iCs w:val="0"/>
          <w:color w:val="000000" w:themeColor="text1"/>
          <w:sz w:val="24"/>
          <w:szCs w:val="24"/>
        </w:rPr>
        <w:t xml:space="preserve"> </w:t>
      </w:r>
      <w:r w:rsidR="00497FE5" w:rsidRPr="00614A04">
        <w:rPr>
          <w:rFonts w:ascii="Times New Roman" w:hAnsi="Times New Roman" w:cs="Times New Roman"/>
          <w:i w:val="0"/>
          <w:iCs w:val="0"/>
          <w:color w:val="000000" w:themeColor="text1"/>
          <w:sz w:val="24"/>
          <w:szCs w:val="24"/>
        </w:rPr>
        <w:t>test events</w:t>
      </w:r>
      <w:r w:rsidR="00497FE5">
        <w:rPr>
          <w:rFonts w:ascii="Times New Roman" w:hAnsi="Times New Roman" w:cs="Times New Roman"/>
          <w:i w:val="0"/>
          <w:iCs w:val="0"/>
          <w:color w:val="000000" w:themeColor="text1"/>
          <w:sz w:val="24"/>
          <w:szCs w:val="24"/>
        </w:rPr>
        <w:t xml:space="preserve"> across experiments overall (left) and </w:t>
      </w:r>
      <w:r w:rsidR="000B3129">
        <w:rPr>
          <w:rFonts w:ascii="Times New Roman" w:hAnsi="Times New Roman" w:cs="Times New Roman"/>
          <w:i w:val="0"/>
          <w:iCs w:val="0"/>
          <w:color w:val="000000" w:themeColor="text1"/>
          <w:sz w:val="24"/>
          <w:szCs w:val="24"/>
        </w:rPr>
        <w:t xml:space="preserve">across </w:t>
      </w:r>
      <w:r w:rsidR="00497FE5">
        <w:rPr>
          <w:rFonts w:ascii="Times New Roman" w:hAnsi="Times New Roman" w:cs="Times New Roman"/>
          <w:i w:val="0"/>
          <w:iCs w:val="0"/>
          <w:color w:val="000000" w:themeColor="text1"/>
          <w:sz w:val="24"/>
          <w:szCs w:val="24"/>
        </w:rPr>
        <w:t xml:space="preserve">different habituation epochs (right). </w:t>
      </w:r>
      <w:r w:rsidR="0057430E">
        <w:rPr>
          <w:rFonts w:ascii="Times New Roman" w:hAnsi="Times New Roman" w:cs="Times New Roman"/>
          <w:i w:val="0"/>
          <w:iCs w:val="0"/>
          <w:color w:val="000000" w:themeColor="text1"/>
          <w:sz w:val="24"/>
          <w:szCs w:val="24"/>
        </w:rPr>
        <w:t>These experiments correspond to those in Liu and Spelke (2017).</w:t>
      </w:r>
    </w:p>
    <w:p w14:paraId="19B1429A" w14:textId="77777777" w:rsidR="001540F3" w:rsidRDefault="001540F3" w:rsidP="00524642">
      <w:pPr>
        <w:spacing w:line="480" w:lineRule="auto"/>
        <w:contextualSpacing/>
        <w:rPr>
          <w:rFonts w:ascii="Times New Roman" w:hAnsi="Times New Roman" w:cs="Times New Roman"/>
        </w:rPr>
      </w:pPr>
    </w:p>
    <w:p w14:paraId="512FBC5F" w14:textId="05AD7E4B" w:rsidR="009C5E1C" w:rsidRDefault="001540F3" w:rsidP="001540F3">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541D53">
        <w:rPr>
          <w:rFonts w:ascii="Times New Roman" w:hAnsi="Times New Roman" w:cs="Times New Roman"/>
        </w:rPr>
        <w:t>19</w:t>
      </w:r>
      <w:r w:rsidR="00872090">
        <w:rPr>
          <w:rFonts w:ascii="Times New Roman" w:hAnsi="Times New Roman" w:cs="Times New Roman"/>
        </w:rPr>
        <w:t xml:space="preserve"> </w:t>
      </w:r>
      <w:r>
        <w:rPr>
          <w:rFonts w:ascii="Times New Roman" w:hAnsi="Times New Roman" w:cs="Times New Roman"/>
        </w:rPr>
        <w:t xml:space="preserve">shows </w:t>
      </w:r>
      <w:r w:rsidR="00541D53">
        <w:rPr>
          <w:rFonts w:ascii="Times New Roman" w:hAnsi="Times New Roman" w:cs="Times New Roman"/>
        </w:rPr>
        <w:t xml:space="preserve">that ALIAS reproduced the fourth target finding both overall and across habituation epochs. </w:t>
      </w:r>
      <w:r w:rsidR="006F558F">
        <w:rPr>
          <w:rFonts w:ascii="Times New Roman" w:hAnsi="Times New Roman" w:cs="Times New Roman"/>
        </w:rPr>
        <w:t>ALIAS’s treatment of the High, inefficient and Low, efficient test events across the three experiments</w:t>
      </w:r>
      <w:r w:rsidR="00156837">
        <w:rPr>
          <w:rFonts w:ascii="Times New Roman" w:hAnsi="Times New Roman" w:cs="Times New Roman"/>
        </w:rPr>
        <w:t xml:space="preserve">. </w:t>
      </w:r>
      <w:r w:rsidR="006F558F">
        <w:rPr>
          <w:rFonts w:ascii="Times New Roman" w:hAnsi="Times New Roman" w:cs="Times New Roman"/>
        </w:rPr>
        <w:t>Networks</w:t>
      </w:r>
      <w:r w:rsidR="00541D53">
        <w:rPr>
          <w:rFonts w:ascii="Times New Roman" w:hAnsi="Times New Roman" w:cs="Times New Roman"/>
        </w:rPr>
        <w:t xml:space="preserve"> in Experiments 1 and 3</w:t>
      </w:r>
      <w:r w:rsidR="006F558F">
        <w:rPr>
          <w:rFonts w:ascii="Times New Roman" w:hAnsi="Times New Roman" w:cs="Times New Roman"/>
        </w:rPr>
        <w:t>—like infants</w:t>
      </w:r>
      <w:r w:rsidR="00C25EF4">
        <w:rPr>
          <w:rFonts w:ascii="Times New Roman" w:hAnsi="Times New Roman" w:cs="Times New Roman"/>
        </w:rPr>
        <w:t xml:space="preserve"> in </w:t>
      </w:r>
      <w:r w:rsidR="00541D53">
        <w:rPr>
          <w:rFonts w:ascii="Times New Roman" w:hAnsi="Times New Roman" w:cs="Times New Roman"/>
        </w:rPr>
        <w:t>these same experiments</w:t>
      </w:r>
      <w:r w:rsidR="006F558F">
        <w:rPr>
          <w:rFonts w:ascii="Times New Roman" w:hAnsi="Times New Roman" w:cs="Times New Roman"/>
        </w:rPr>
        <w:t>—</w:t>
      </w:r>
      <w:r w:rsidR="00541D53">
        <w:rPr>
          <w:rFonts w:ascii="Times New Roman" w:hAnsi="Times New Roman" w:cs="Times New Roman"/>
        </w:rPr>
        <w:t>produced more error to (i.e., look longer</w:t>
      </w:r>
      <w:r w:rsidR="00C25EF4">
        <w:rPr>
          <w:rFonts w:ascii="Times New Roman" w:hAnsi="Times New Roman" w:cs="Times New Roman"/>
        </w:rPr>
        <w:t xml:space="preserve"> at</w:t>
      </w:r>
      <w:r w:rsidR="00541D53">
        <w:rPr>
          <w:rFonts w:ascii="Times New Roman" w:hAnsi="Times New Roman" w:cs="Times New Roman"/>
        </w:rPr>
        <w:t>)</w:t>
      </w:r>
      <w:r w:rsidR="006F558F">
        <w:rPr>
          <w:rFonts w:ascii="Times New Roman" w:hAnsi="Times New Roman" w:cs="Times New Roman"/>
        </w:rPr>
        <w:t xml:space="preserve"> </w:t>
      </w:r>
      <w:r w:rsidR="00156837">
        <w:rPr>
          <w:rFonts w:ascii="Times New Roman" w:hAnsi="Times New Roman" w:cs="Times New Roman"/>
        </w:rPr>
        <w:t xml:space="preserve">the </w:t>
      </w:r>
      <w:r w:rsidR="00340CFD">
        <w:rPr>
          <w:rFonts w:ascii="Times New Roman" w:hAnsi="Times New Roman" w:cs="Times New Roman"/>
        </w:rPr>
        <w:t>High, inefficient</w:t>
      </w:r>
      <w:r w:rsidR="00156837">
        <w:rPr>
          <w:rFonts w:ascii="Times New Roman" w:hAnsi="Times New Roman" w:cs="Times New Roman"/>
        </w:rPr>
        <w:t xml:space="preserve"> </w:t>
      </w:r>
      <w:r w:rsidR="006F558F">
        <w:rPr>
          <w:rFonts w:ascii="Times New Roman" w:hAnsi="Times New Roman" w:cs="Times New Roman"/>
        </w:rPr>
        <w:t xml:space="preserve">than </w:t>
      </w:r>
      <w:r w:rsidR="00541D53">
        <w:rPr>
          <w:rFonts w:ascii="Times New Roman" w:hAnsi="Times New Roman" w:cs="Times New Roman"/>
        </w:rPr>
        <w:t>to</w:t>
      </w:r>
      <w:r w:rsidR="006F558F">
        <w:rPr>
          <w:rFonts w:ascii="Times New Roman" w:hAnsi="Times New Roman" w:cs="Times New Roman"/>
        </w:rPr>
        <w:t xml:space="preserve"> the Low, efficient one.</w:t>
      </w:r>
      <w:r w:rsidR="00FB65D8">
        <w:rPr>
          <w:rFonts w:ascii="Times New Roman" w:hAnsi="Times New Roman" w:cs="Times New Roman"/>
        </w:rPr>
        <w:t xml:space="preserve"> </w:t>
      </w:r>
      <w:r w:rsidR="00541D53">
        <w:rPr>
          <w:rFonts w:ascii="Times New Roman" w:hAnsi="Times New Roman" w:cs="Times New Roman"/>
        </w:rPr>
        <w:t>Networks</w:t>
      </w:r>
      <w:r w:rsidR="00C25EF4">
        <w:rPr>
          <w:rFonts w:ascii="Times New Roman" w:hAnsi="Times New Roman" w:cs="Times New Roman"/>
        </w:rPr>
        <w:t xml:space="preserve"> in Experiment 2—like infants in the </w:t>
      </w:r>
      <w:r w:rsidR="00541D53">
        <w:rPr>
          <w:rFonts w:ascii="Times New Roman" w:hAnsi="Times New Roman" w:cs="Times New Roman"/>
        </w:rPr>
        <w:t>same</w:t>
      </w:r>
      <w:r w:rsidR="00C25EF4">
        <w:rPr>
          <w:rFonts w:ascii="Times New Roman" w:hAnsi="Times New Roman" w:cs="Times New Roman"/>
        </w:rPr>
        <w:t xml:space="preserve"> experiment—</w:t>
      </w:r>
      <w:r w:rsidR="006F558F">
        <w:rPr>
          <w:rFonts w:ascii="Times New Roman" w:hAnsi="Times New Roman" w:cs="Times New Roman"/>
        </w:rPr>
        <w:t>looked slightly numerically</w:t>
      </w:r>
      <w:r w:rsidR="004C293F">
        <w:rPr>
          <w:rFonts w:ascii="Times New Roman" w:hAnsi="Times New Roman" w:cs="Times New Roman"/>
        </w:rPr>
        <w:t xml:space="preserve"> longer</w:t>
      </w:r>
      <w:r>
        <w:rPr>
          <w:rFonts w:ascii="Times New Roman" w:hAnsi="Times New Roman" w:cs="Times New Roman"/>
        </w:rPr>
        <w:t xml:space="preserve"> </w:t>
      </w:r>
      <w:r w:rsidR="004C293F">
        <w:rPr>
          <w:rFonts w:ascii="Times New Roman" w:hAnsi="Times New Roman" w:cs="Times New Roman"/>
        </w:rPr>
        <w:t xml:space="preserve">at the </w:t>
      </w:r>
      <w:r w:rsidR="00DD3452">
        <w:rPr>
          <w:rFonts w:ascii="Times New Roman" w:hAnsi="Times New Roman" w:cs="Times New Roman"/>
        </w:rPr>
        <w:t>L</w:t>
      </w:r>
      <w:r w:rsidR="004C293F">
        <w:rPr>
          <w:rFonts w:ascii="Times New Roman" w:hAnsi="Times New Roman" w:cs="Times New Roman"/>
        </w:rPr>
        <w:t xml:space="preserve">ow, efficient </w:t>
      </w:r>
      <w:r w:rsidR="00FB3019">
        <w:rPr>
          <w:rFonts w:ascii="Times New Roman" w:hAnsi="Times New Roman" w:cs="Times New Roman"/>
        </w:rPr>
        <w:t>than at the High, inefficient test event</w:t>
      </w:r>
      <w:r w:rsidR="00B4792C">
        <w:rPr>
          <w:rFonts w:ascii="Times New Roman" w:hAnsi="Times New Roman" w:cs="Times New Roman"/>
        </w:rPr>
        <w:t xml:space="preserve">. </w:t>
      </w:r>
    </w:p>
    <w:p w14:paraId="215415E8" w14:textId="047CC0EE" w:rsidR="00E1149B" w:rsidRDefault="00E1149B" w:rsidP="00EF724B">
      <w:pPr>
        <w:spacing w:line="480" w:lineRule="auto"/>
        <w:ind w:firstLine="720"/>
        <w:contextualSpacing/>
        <w:rPr>
          <w:rFonts w:ascii="Times New Roman" w:hAnsi="Times New Roman" w:cs="Times New Roman"/>
        </w:rPr>
      </w:pPr>
    </w:p>
    <w:tbl>
      <w:tblPr>
        <w:tblStyle w:val="TableGrid"/>
        <w:tblW w:w="8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4"/>
      </w:tblGrid>
      <w:tr w:rsidR="00B95EB5" w14:paraId="65D5ECF9" w14:textId="77777777" w:rsidTr="00F54BD7">
        <w:trPr>
          <w:trHeight w:val="4025"/>
        </w:trPr>
        <w:tc>
          <w:tcPr>
            <w:tcW w:w="8584" w:type="dxa"/>
          </w:tcPr>
          <w:p w14:paraId="5754A8A0" w14:textId="676146DF" w:rsidR="00B95EB5" w:rsidRDefault="00B95EB5" w:rsidP="00F54BD7">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19E8B434" wp14:editId="4296236E">
                  <wp:extent cx="4772025" cy="2919297"/>
                  <wp:effectExtent l="0" t="0" r="0" b="0"/>
                  <wp:docPr id="6810391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9130" name="Picture 68103913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785070" cy="2927277"/>
                          </a:xfrm>
                          <a:prstGeom prst="rect">
                            <a:avLst/>
                          </a:prstGeom>
                        </pic:spPr>
                      </pic:pic>
                    </a:graphicData>
                  </a:graphic>
                </wp:inline>
              </w:drawing>
            </w:r>
          </w:p>
        </w:tc>
      </w:tr>
    </w:tbl>
    <w:p w14:paraId="73433703" w14:textId="3132586E" w:rsidR="00F54BD7" w:rsidRDefault="00F54BD7" w:rsidP="00F54BD7">
      <w:pPr>
        <w:pStyle w:val="Caption"/>
        <w:rPr>
          <w:rFonts w:ascii="Times New Roman" w:hAnsi="Times New Roman" w:cs="Times New Roman"/>
        </w:rPr>
      </w:pPr>
      <w:r w:rsidRPr="00F54BD7">
        <w:rPr>
          <w:rFonts w:ascii="Times New Roman" w:hAnsi="Times New Roman" w:cs="Times New Roman"/>
          <w:b/>
          <w:bCs/>
          <w:i w:val="0"/>
          <w:iCs w:val="0"/>
          <w:color w:val="auto"/>
          <w:sz w:val="24"/>
          <w:szCs w:val="24"/>
        </w:rPr>
        <w:t xml:space="preserve">Figure </w:t>
      </w:r>
      <w:r w:rsidRPr="00F54BD7">
        <w:rPr>
          <w:rFonts w:ascii="Times New Roman" w:hAnsi="Times New Roman" w:cs="Times New Roman"/>
          <w:b/>
          <w:bCs/>
          <w:i w:val="0"/>
          <w:iCs w:val="0"/>
          <w:color w:val="auto"/>
          <w:sz w:val="24"/>
          <w:szCs w:val="24"/>
        </w:rPr>
        <w:fldChar w:fldCharType="begin"/>
      </w:r>
      <w:r w:rsidRPr="00F54BD7">
        <w:rPr>
          <w:rFonts w:ascii="Times New Roman" w:hAnsi="Times New Roman" w:cs="Times New Roman"/>
          <w:b/>
          <w:bCs/>
          <w:i w:val="0"/>
          <w:iCs w:val="0"/>
          <w:color w:val="auto"/>
          <w:sz w:val="24"/>
          <w:szCs w:val="24"/>
        </w:rPr>
        <w:instrText xml:space="preserve"> SEQ Figure \* ARABIC </w:instrText>
      </w:r>
      <w:r w:rsidRPr="00F54BD7">
        <w:rPr>
          <w:rFonts w:ascii="Times New Roman" w:hAnsi="Times New Roman" w:cs="Times New Roman"/>
          <w:b/>
          <w:bCs/>
          <w:i w:val="0"/>
          <w:iCs w:val="0"/>
          <w:color w:val="auto"/>
          <w:sz w:val="24"/>
          <w:szCs w:val="24"/>
        </w:rPr>
        <w:fldChar w:fldCharType="separate"/>
      </w:r>
      <w:r w:rsidR="00CA73CB">
        <w:rPr>
          <w:rFonts w:ascii="Times New Roman" w:hAnsi="Times New Roman" w:cs="Times New Roman"/>
          <w:b/>
          <w:bCs/>
          <w:i w:val="0"/>
          <w:iCs w:val="0"/>
          <w:noProof/>
          <w:color w:val="auto"/>
          <w:sz w:val="24"/>
          <w:szCs w:val="24"/>
        </w:rPr>
        <w:t>20</w:t>
      </w:r>
      <w:r w:rsidRPr="00F54BD7">
        <w:rPr>
          <w:rFonts w:ascii="Times New Roman" w:hAnsi="Times New Roman" w:cs="Times New Roman"/>
          <w:b/>
          <w:bCs/>
          <w:i w:val="0"/>
          <w:iCs w:val="0"/>
          <w:color w:val="auto"/>
          <w:sz w:val="24"/>
          <w:szCs w:val="24"/>
        </w:rPr>
        <w:fldChar w:fldCharType="end"/>
      </w:r>
      <w:r w:rsidRPr="00F54BD7">
        <w:rPr>
          <w:rFonts w:ascii="Times New Roman" w:hAnsi="Times New Roman" w:cs="Times New Roman"/>
          <w:b/>
          <w:bCs/>
          <w:i w:val="0"/>
          <w:iCs w:val="0"/>
          <w:color w:val="auto"/>
          <w:sz w:val="24"/>
          <w:szCs w:val="24"/>
        </w:rPr>
        <w:t>.</w:t>
      </w:r>
      <w:r w:rsidRPr="00F54BD7">
        <w:rPr>
          <w:color w:val="auto"/>
        </w:rPr>
        <w:t xml:space="preserve"> </w:t>
      </w:r>
      <w:r w:rsidRPr="00F80921">
        <w:rPr>
          <w:rFonts w:ascii="Times New Roman" w:hAnsi="Times New Roman" w:cs="Times New Roman"/>
          <w:color w:val="000000" w:themeColor="text1"/>
          <w:sz w:val="24"/>
          <w:szCs w:val="24"/>
        </w:rPr>
        <w:t xml:space="preserve">Performance of </w:t>
      </w:r>
      <w:ins w:id="800" w:author="Benton, Deon" w:date="2026-06-13T22:23:00Z" w16du:dateUtc="2026-06-14T03:23:00Z">
        <w:r w:rsidR="006A6503">
          <w:rPr>
            <w:rFonts w:ascii="Times New Roman" w:hAnsi="Times New Roman" w:cs="Times New Roman"/>
            <w:color w:val="000000" w:themeColor="text1"/>
            <w:sz w:val="24"/>
            <w:szCs w:val="24"/>
          </w:rPr>
          <w:t>VOM10</w:t>
        </w:r>
      </w:ins>
      <w:r w:rsidRPr="00F80921">
        <w:rPr>
          <w:rFonts w:ascii="Times New Roman" w:hAnsi="Times New Roman" w:cs="Times New Roman"/>
          <w:color w:val="000000" w:themeColor="text1"/>
          <w:sz w:val="24"/>
          <w:szCs w:val="24"/>
        </w:rPr>
        <w:t>-2.</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Pr>
          <w:rFonts w:ascii="Times New Roman" w:hAnsi="Times New Roman" w:cs="Times New Roman"/>
          <w:i w:val="0"/>
          <w:iCs w:val="0"/>
          <w:color w:val="000000" w:themeColor="text1"/>
          <w:sz w:val="24"/>
          <w:szCs w:val="24"/>
        </w:rPr>
        <w:t>High</w:t>
      </w:r>
      <w:r w:rsidR="00487126">
        <w:rPr>
          <w:rFonts w:ascii="Times New Roman" w:hAnsi="Times New Roman" w:cs="Times New Roman"/>
          <w:i w:val="0"/>
          <w:iCs w:val="0"/>
          <w:color w:val="000000" w:themeColor="text1"/>
          <w:sz w:val="24"/>
          <w:szCs w:val="24"/>
        </w:rPr>
        <w:t>, inefficient</w:t>
      </w:r>
      <w:r>
        <w:rPr>
          <w:rFonts w:ascii="Times New Roman" w:hAnsi="Times New Roman" w:cs="Times New Roman"/>
          <w:i w:val="0"/>
          <w:iCs w:val="0"/>
          <w:color w:val="000000" w:themeColor="text1"/>
          <w:sz w:val="24"/>
          <w:szCs w:val="24"/>
        </w:rPr>
        <w:t xml:space="preserve"> and Low</w:t>
      </w:r>
      <w:r w:rsidR="00487126">
        <w:rPr>
          <w:rFonts w:ascii="Times New Roman" w:hAnsi="Times New Roman" w:cs="Times New Roman"/>
          <w:i w:val="0"/>
          <w:iCs w:val="0"/>
          <w:color w:val="000000" w:themeColor="text1"/>
          <w:sz w:val="24"/>
          <w:szCs w:val="24"/>
        </w:rPr>
        <w:t>, efficient</w:t>
      </w:r>
      <w:r w:rsidRPr="00F20CB1">
        <w:rPr>
          <w:rFonts w:ascii="Times New Roman" w:hAnsi="Times New Roman" w:cs="Times New Roman"/>
          <w:i w:val="0"/>
          <w:iCs w:val="0"/>
          <w:color w:val="000000" w:themeColor="text1"/>
          <w:sz w:val="24"/>
          <w:szCs w:val="24"/>
        </w:rPr>
        <w:t xml:space="preserve"> test events for networks </w:t>
      </w:r>
      <w:r>
        <w:rPr>
          <w:rFonts w:ascii="Times New Roman" w:hAnsi="Times New Roman" w:cs="Times New Roman"/>
          <w:i w:val="0"/>
          <w:iCs w:val="0"/>
          <w:color w:val="000000" w:themeColor="text1"/>
          <w:sz w:val="24"/>
          <w:szCs w:val="24"/>
        </w:rPr>
        <w:t>in Experiment 1</w:t>
      </w:r>
      <w:r w:rsidR="00554D82">
        <w:rPr>
          <w:rFonts w:ascii="Times New Roman" w:hAnsi="Times New Roman" w:cs="Times New Roman"/>
          <w:i w:val="0"/>
          <w:iCs w:val="0"/>
          <w:color w:val="000000" w:themeColor="text1"/>
          <w:sz w:val="24"/>
          <w:szCs w:val="24"/>
        </w:rPr>
        <w:t>-3.</w:t>
      </w:r>
      <w:r>
        <w:rPr>
          <w:rFonts w:ascii="Times New Roman" w:hAnsi="Times New Roman" w:cs="Times New Roman"/>
          <w:i w:val="0"/>
          <w:iCs w:val="0"/>
          <w:color w:val="000000" w:themeColor="text1"/>
          <w:sz w:val="24"/>
          <w:szCs w:val="24"/>
        </w:rPr>
        <w:t xml:space="preserve"> </w:t>
      </w:r>
    </w:p>
    <w:p w14:paraId="45A8B9FC" w14:textId="74A26812" w:rsidR="00E1149B" w:rsidRDefault="00E1149B" w:rsidP="00F54BD7">
      <w:pPr>
        <w:pStyle w:val="Caption"/>
        <w:rPr>
          <w:rFonts w:ascii="Times New Roman" w:hAnsi="Times New Roman" w:cs="Times New Roman"/>
        </w:rPr>
      </w:pPr>
    </w:p>
    <w:p w14:paraId="75464637" w14:textId="4032CEC4" w:rsidR="00E1149B" w:rsidRDefault="00541D53" w:rsidP="00EF724B">
      <w:pPr>
        <w:spacing w:line="480" w:lineRule="auto"/>
        <w:ind w:firstLine="720"/>
        <w:contextualSpacing/>
        <w:rPr>
          <w:rFonts w:ascii="Times New Roman" w:hAnsi="Times New Roman" w:cs="Times New Roman"/>
        </w:rPr>
      </w:pPr>
      <w:r>
        <w:rPr>
          <w:rFonts w:ascii="Times New Roman" w:hAnsi="Times New Roman" w:cs="Times New Roman"/>
        </w:rPr>
        <w:t>As shown in Figure 20, a</w:t>
      </w:r>
      <w:r w:rsidR="00F32F86">
        <w:rPr>
          <w:rFonts w:ascii="Times New Roman" w:hAnsi="Times New Roman" w:cs="Times New Roman"/>
        </w:rPr>
        <w:t xml:space="preserve">lthough </w:t>
      </w:r>
      <w:ins w:id="801" w:author="Benton, Deon" w:date="2026-06-13T22:23:00Z" w16du:dateUtc="2026-06-14T03:23:00Z">
        <w:r w:rsidR="006A6503">
          <w:rPr>
            <w:rFonts w:ascii="Times New Roman" w:hAnsi="Times New Roman" w:cs="Times New Roman"/>
          </w:rPr>
          <w:t>VOM10</w:t>
        </w:r>
      </w:ins>
      <w:r w:rsidR="00F32F86">
        <w:rPr>
          <w:rFonts w:ascii="Times New Roman" w:hAnsi="Times New Roman" w:cs="Times New Roman"/>
        </w:rPr>
        <w:t>-2</w:t>
      </w:r>
      <w:r w:rsidR="00E075A2">
        <w:rPr>
          <w:rFonts w:ascii="Times New Roman" w:hAnsi="Times New Roman" w:cs="Times New Roman"/>
        </w:rPr>
        <w:t xml:space="preserve"> captured infants’ looking responses in Experiment 3</w:t>
      </w:r>
      <w:r w:rsidR="0007648B">
        <w:rPr>
          <w:rFonts w:ascii="Times New Roman" w:hAnsi="Times New Roman" w:cs="Times New Roman"/>
        </w:rPr>
        <w:t>—showing slightly more critical unit activation following the High, inefficient test event than the Low, efficient test event—</w:t>
      </w:r>
      <w:r w:rsidR="00F32F86">
        <w:rPr>
          <w:rFonts w:ascii="Times New Roman" w:hAnsi="Times New Roman" w:cs="Times New Roman"/>
        </w:rPr>
        <w:t>it</w:t>
      </w:r>
      <w:r>
        <w:rPr>
          <w:rFonts w:ascii="Times New Roman" w:hAnsi="Times New Roman" w:cs="Times New Roman"/>
        </w:rPr>
        <w:t>s responses in Experiments 1 and 2 did not match those of infants in the corresponding behavioral experiments.</w:t>
      </w:r>
      <w:r w:rsidR="0007648B">
        <w:rPr>
          <w:rFonts w:ascii="Times New Roman" w:hAnsi="Times New Roman" w:cs="Times New Roman"/>
        </w:rPr>
        <w:t xml:space="preserve"> </w:t>
      </w:r>
    </w:p>
    <w:p w14:paraId="1DD34022" w14:textId="77777777" w:rsidR="00294E8B" w:rsidRDefault="00294E8B" w:rsidP="00EF724B">
      <w:pPr>
        <w:spacing w:line="480" w:lineRule="auto"/>
        <w:ind w:firstLine="720"/>
        <w:contextualSpacing/>
        <w:rPr>
          <w:rFonts w:ascii="Times New Roman" w:hAnsi="Times New Roman" w:cs="Times New Roman"/>
        </w:rPr>
      </w:pPr>
    </w:p>
    <w:tbl>
      <w:tblPr>
        <w:tblStyle w:val="TableGrid"/>
        <w:tblW w:w="8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8"/>
      </w:tblGrid>
      <w:tr w:rsidR="004450EA" w14:paraId="24CA131F" w14:textId="77777777" w:rsidTr="00F61C53">
        <w:trPr>
          <w:trHeight w:val="3997"/>
        </w:trPr>
        <w:tc>
          <w:tcPr>
            <w:tcW w:w="8928" w:type="dxa"/>
          </w:tcPr>
          <w:p w14:paraId="6B1BCE66" w14:textId="57C05E9B" w:rsidR="004450EA" w:rsidRDefault="004450EA" w:rsidP="009B5320">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09FA48D6" wp14:editId="0A1A55A5">
                  <wp:extent cx="5400675" cy="3303874"/>
                  <wp:effectExtent l="0" t="0" r="0" b="0"/>
                  <wp:docPr id="10875510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51018" name="Picture 1087551018"/>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406136" cy="3307215"/>
                          </a:xfrm>
                          <a:prstGeom prst="rect">
                            <a:avLst/>
                          </a:prstGeom>
                        </pic:spPr>
                      </pic:pic>
                    </a:graphicData>
                  </a:graphic>
                </wp:inline>
              </w:drawing>
            </w:r>
          </w:p>
        </w:tc>
      </w:tr>
    </w:tbl>
    <w:p w14:paraId="2F261D5A" w14:textId="66D3A733" w:rsidR="002D51F7" w:rsidRDefault="009B5320" w:rsidP="009B5320">
      <w:pPr>
        <w:pStyle w:val="Caption"/>
        <w:rPr>
          <w:rFonts w:ascii="Times New Roman" w:hAnsi="Times New Roman" w:cs="Times New Roman"/>
          <w:i w:val="0"/>
          <w:iCs w:val="0"/>
          <w:color w:val="000000" w:themeColor="text1"/>
          <w:sz w:val="24"/>
          <w:szCs w:val="24"/>
        </w:rPr>
      </w:pPr>
      <w:r w:rsidRPr="009B5320">
        <w:rPr>
          <w:rFonts w:ascii="Times New Roman" w:hAnsi="Times New Roman" w:cs="Times New Roman"/>
          <w:b/>
          <w:bCs/>
          <w:i w:val="0"/>
          <w:iCs w:val="0"/>
          <w:color w:val="auto"/>
          <w:sz w:val="24"/>
          <w:szCs w:val="24"/>
        </w:rPr>
        <w:t xml:space="preserve">Figure </w:t>
      </w:r>
      <w:r w:rsidRPr="009B5320">
        <w:rPr>
          <w:rFonts w:ascii="Times New Roman" w:hAnsi="Times New Roman" w:cs="Times New Roman"/>
          <w:b/>
          <w:bCs/>
          <w:i w:val="0"/>
          <w:iCs w:val="0"/>
          <w:color w:val="auto"/>
          <w:sz w:val="24"/>
          <w:szCs w:val="24"/>
        </w:rPr>
        <w:fldChar w:fldCharType="begin"/>
      </w:r>
      <w:r w:rsidRPr="009B5320">
        <w:rPr>
          <w:rFonts w:ascii="Times New Roman" w:hAnsi="Times New Roman" w:cs="Times New Roman"/>
          <w:b/>
          <w:bCs/>
          <w:i w:val="0"/>
          <w:iCs w:val="0"/>
          <w:color w:val="auto"/>
          <w:sz w:val="24"/>
          <w:szCs w:val="24"/>
        </w:rPr>
        <w:instrText xml:space="preserve"> SEQ Figure \* ARABIC </w:instrText>
      </w:r>
      <w:r w:rsidRPr="009B5320">
        <w:rPr>
          <w:rFonts w:ascii="Times New Roman" w:hAnsi="Times New Roman" w:cs="Times New Roman"/>
          <w:b/>
          <w:bCs/>
          <w:i w:val="0"/>
          <w:iCs w:val="0"/>
          <w:color w:val="auto"/>
          <w:sz w:val="24"/>
          <w:szCs w:val="24"/>
        </w:rPr>
        <w:fldChar w:fldCharType="separate"/>
      </w:r>
      <w:r w:rsidR="00CA73CB">
        <w:rPr>
          <w:rFonts w:ascii="Times New Roman" w:hAnsi="Times New Roman" w:cs="Times New Roman"/>
          <w:b/>
          <w:bCs/>
          <w:i w:val="0"/>
          <w:iCs w:val="0"/>
          <w:noProof/>
          <w:color w:val="auto"/>
          <w:sz w:val="24"/>
          <w:szCs w:val="24"/>
        </w:rPr>
        <w:t>21</w:t>
      </w:r>
      <w:r w:rsidRPr="009B5320">
        <w:rPr>
          <w:rFonts w:ascii="Times New Roman" w:hAnsi="Times New Roman" w:cs="Times New Roman"/>
          <w:b/>
          <w:bCs/>
          <w:i w:val="0"/>
          <w:iCs w:val="0"/>
          <w:color w:val="auto"/>
          <w:sz w:val="24"/>
          <w:szCs w:val="24"/>
        </w:rPr>
        <w:fldChar w:fldCharType="end"/>
      </w:r>
      <w:r w:rsidRPr="009B5320">
        <w:rPr>
          <w:rFonts w:ascii="Times New Roman" w:hAnsi="Times New Roman" w:cs="Times New Roman"/>
          <w:b/>
          <w:bCs/>
          <w:i w:val="0"/>
          <w:iCs w:val="0"/>
          <w:color w:val="auto"/>
          <w:sz w:val="24"/>
          <w:szCs w:val="24"/>
        </w:rPr>
        <w:t>.</w:t>
      </w:r>
      <w:r w:rsidRPr="001D058A">
        <w:rPr>
          <w:color w:val="000000" w:themeColor="text1"/>
        </w:rPr>
        <w:t xml:space="preserve"> </w:t>
      </w:r>
      <w:r w:rsidRPr="0007648B">
        <w:rPr>
          <w:rFonts w:ascii="Times New Roman" w:hAnsi="Times New Roman" w:cs="Times New Roman"/>
          <w:color w:val="000000" w:themeColor="text1"/>
          <w:sz w:val="24"/>
          <w:szCs w:val="24"/>
        </w:rPr>
        <w:t>Performance of ALIAS-2.</w:t>
      </w:r>
      <w:r>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n</w:t>
      </w:r>
      <w:r w:rsidRPr="00614A04">
        <w:rPr>
          <w:rFonts w:ascii="Times New Roman" w:hAnsi="Times New Roman" w:cs="Times New Roman"/>
          <w:i w:val="0"/>
          <w:iCs w:val="0"/>
          <w:color w:val="000000" w:themeColor="text1"/>
          <w:sz w:val="24"/>
          <w:szCs w:val="24"/>
        </w:rPr>
        <w:t xml:space="preserve">etworks’ </w:t>
      </w:r>
      <w:r w:rsidR="00487D34">
        <w:rPr>
          <w:rFonts w:ascii="Times New Roman" w:hAnsi="Times New Roman" w:cs="Times New Roman"/>
          <w:i w:val="0"/>
          <w:iCs w:val="0"/>
          <w:color w:val="000000" w:themeColor="text1"/>
          <w:sz w:val="24"/>
          <w:szCs w:val="24"/>
        </w:rPr>
        <w:t xml:space="preserve">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High</w:t>
      </w:r>
      <w:r w:rsidR="00487126">
        <w:rPr>
          <w:rFonts w:ascii="Times New Roman" w:hAnsi="Times New Roman" w:cs="Times New Roman"/>
          <w:i w:val="0"/>
          <w:iCs w:val="0"/>
          <w:color w:val="000000" w:themeColor="text1"/>
          <w:sz w:val="24"/>
          <w:szCs w:val="24"/>
        </w:rPr>
        <w:t>, inefficient</w:t>
      </w:r>
      <w:r>
        <w:rPr>
          <w:rFonts w:ascii="Times New Roman" w:hAnsi="Times New Roman" w:cs="Times New Roman"/>
          <w:i w:val="0"/>
          <w:iCs w:val="0"/>
          <w:color w:val="000000" w:themeColor="text1"/>
          <w:sz w:val="24"/>
          <w:szCs w:val="24"/>
        </w:rPr>
        <w:t xml:space="preserve"> and Low</w:t>
      </w:r>
      <w:r w:rsidR="00487126">
        <w:rPr>
          <w:rFonts w:ascii="Times New Roman" w:hAnsi="Times New Roman" w:cs="Times New Roman"/>
          <w:i w:val="0"/>
          <w:iCs w:val="0"/>
          <w:color w:val="000000" w:themeColor="text1"/>
          <w:sz w:val="24"/>
          <w:szCs w:val="24"/>
        </w:rPr>
        <w:t>, efficient</w:t>
      </w:r>
      <w:r>
        <w:rPr>
          <w:rFonts w:ascii="Times New Roman" w:hAnsi="Times New Roman" w:cs="Times New Roman"/>
          <w:i w:val="0"/>
          <w:iCs w:val="0"/>
          <w:color w:val="000000" w:themeColor="text1"/>
          <w:sz w:val="24"/>
          <w:szCs w:val="24"/>
        </w:rPr>
        <w:t xml:space="preserve"> </w:t>
      </w:r>
      <w:r w:rsidRPr="00614A04">
        <w:rPr>
          <w:rFonts w:ascii="Times New Roman" w:hAnsi="Times New Roman" w:cs="Times New Roman"/>
          <w:i w:val="0"/>
          <w:iCs w:val="0"/>
          <w:color w:val="000000" w:themeColor="text1"/>
          <w:sz w:val="24"/>
          <w:szCs w:val="24"/>
        </w:rPr>
        <w:t>test events</w:t>
      </w:r>
      <w:r w:rsidR="00366253">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across experiments</w:t>
      </w:r>
      <w:r w:rsidR="007B6C92">
        <w:rPr>
          <w:rFonts w:ascii="Times New Roman" w:hAnsi="Times New Roman" w:cs="Times New Roman"/>
          <w:i w:val="0"/>
          <w:iCs w:val="0"/>
          <w:color w:val="000000" w:themeColor="text1"/>
          <w:sz w:val="24"/>
          <w:szCs w:val="24"/>
        </w:rPr>
        <w:t xml:space="preserve">. </w:t>
      </w:r>
    </w:p>
    <w:p w14:paraId="5A1552E6" w14:textId="77777777" w:rsidR="00F61C53" w:rsidRPr="00F61C53" w:rsidRDefault="00F61C53" w:rsidP="00F61C53"/>
    <w:p w14:paraId="2BE4A8DF" w14:textId="38750E90" w:rsidR="0019688A" w:rsidRDefault="00541D53" w:rsidP="005A2886">
      <w:pPr>
        <w:spacing w:line="480" w:lineRule="auto"/>
        <w:ind w:firstLine="720"/>
        <w:contextualSpacing/>
        <w:rPr>
          <w:rFonts w:ascii="Times New Roman" w:hAnsi="Times New Roman" w:cs="Times New Roman"/>
        </w:rPr>
      </w:pPr>
      <w:r>
        <w:rPr>
          <w:rFonts w:ascii="Times New Roman" w:hAnsi="Times New Roman" w:cs="Times New Roman"/>
        </w:rPr>
        <w:t>Figure 21 demonstrates that ALIAS-2 largely reproduced the fourth target finding. It captured infants’ responses in Experiments 1 and 3 but deviated from their responses in Experiment 2.</w:t>
      </w:r>
      <w:r w:rsidR="00302752">
        <w:rPr>
          <w:rFonts w:ascii="Times New Roman" w:hAnsi="Times New Roman" w:cs="Times New Roman"/>
        </w:rPr>
        <w:t xml:space="preserve"> This latter finding conflicts with ALIAS’s and infants’ tendency to look </w:t>
      </w:r>
      <w:r>
        <w:rPr>
          <w:rFonts w:ascii="Times New Roman" w:hAnsi="Times New Roman" w:cs="Times New Roman"/>
        </w:rPr>
        <w:t>(</w:t>
      </w:r>
      <w:r w:rsidR="00302752">
        <w:rPr>
          <w:rFonts w:ascii="Times New Roman" w:hAnsi="Times New Roman" w:cs="Times New Roman"/>
        </w:rPr>
        <w:t>numerically</w:t>
      </w:r>
      <w:r>
        <w:rPr>
          <w:rFonts w:ascii="Times New Roman" w:hAnsi="Times New Roman" w:cs="Times New Roman"/>
        </w:rPr>
        <w:t>)</w:t>
      </w:r>
      <w:r w:rsidR="00302752">
        <w:rPr>
          <w:rFonts w:ascii="Times New Roman" w:hAnsi="Times New Roman" w:cs="Times New Roman"/>
        </w:rPr>
        <w:t xml:space="preserve"> longer at the Low, efficient than at the High, inefficient test event. </w:t>
      </w:r>
    </w:p>
    <w:p w14:paraId="3943714A" w14:textId="5B434C96" w:rsidR="003A21FB" w:rsidRDefault="005E1414" w:rsidP="00282A7A">
      <w:pPr>
        <w:spacing w:line="480" w:lineRule="auto"/>
        <w:ind w:firstLine="720"/>
        <w:contextualSpacing/>
        <w:rPr>
          <w:rFonts w:ascii="Times New Roman" w:hAnsi="Times New Roman" w:cs="Times New Roman"/>
        </w:rPr>
      </w:pPr>
      <w:r>
        <w:rPr>
          <w:rFonts w:ascii="Times New Roman" w:hAnsi="Times New Roman" w:cs="Times New Roman"/>
        </w:rPr>
        <w:t xml:space="preserve">In terms of the mechanistic basis of ALIAS’s behavior, </w:t>
      </w:r>
      <w:r w:rsidR="00EB186F">
        <w:rPr>
          <w:rFonts w:ascii="Times New Roman" w:hAnsi="Times New Roman" w:cs="Times New Roman"/>
        </w:rPr>
        <w:t>it looked longer at the</w:t>
      </w:r>
      <w:r w:rsidR="006C2CB8" w:rsidRPr="006C2CB8">
        <w:rPr>
          <w:rFonts w:ascii="Times New Roman" w:hAnsi="Times New Roman" w:cs="Times New Roman"/>
        </w:rPr>
        <w:t xml:space="preserve"> High, inefficient</w:t>
      </w:r>
      <w:r w:rsidR="00EB186F">
        <w:rPr>
          <w:rFonts w:ascii="Times New Roman" w:hAnsi="Times New Roman" w:cs="Times New Roman"/>
        </w:rPr>
        <w:t xml:space="preserve"> than at the Low, efficient</w:t>
      </w:r>
      <w:r w:rsidR="006C2CB8" w:rsidRPr="006C2CB8">
        <w:rPr>
          <w:rFonts w:ascii="Times New Roman" w:hAnsi="Times New Roman" w:cs="Times New Roman"/>
        </w:rPr>
        <w:t xml:space="preserve"> test event</w:t>
      </w:r>
      <w:r w:rsidR="006C2CB8">
        <w:rPr>
          <w:rFonts w:ascii="Times New Roman" w:hAnsi="Times New Roman" w:cs="Times New Roman"/>
        </w:rPr>
        <w:t xml:space="preserve"> during Experiments 1 and 3</w:t>
      </w:r>
      <w:r w:rsidR="006C2CB8" w:rsidRPr="006C2CB8">
        <w:rPr>
          <w:rFonts w:ascii="Times New Roman" w:hAnsi="Times New Roman" w:cs="Times New Roman"/>
        </w:rPr>
        <w:t xml:space="preserve"> </w:t>
      </w:r>
      <w:r w:rsidR="00487D34">
        <w:rPr>
          <w:rFonts w:ascii="Times New Roman" w:hAnsi="Times New Roman" w:cs="Times New Roman"/>
        </w:rPr>
        <w:t>because</w:t>
      </w:r>
      <w:r w:rsidR="006C2CB8" w:rsidRPr="006C2CB8">
        <w:rPr>
          <w:rFonts w:ascii="Times New Roman" w:hAnsi="Times New Roman" w:cs="Times New Roman"/>
        </w:rPr>
        <w:t xml:space="preserve"> the presentation of a small obstacle, </w:t>
      </w:r>
      <w:r w:rsidR="00CC1742">
        <w:rPr>
          <w:rFonts w:ascii="Times New Roman" w:hAnsi="Times New Roman" w:cs="Times New Roman"/>
        </w:rPr>
        <w:t xml:space="preserve">a </w:t>
      </w:r>
      <w:r w:rsidR="006C2CB8" w:rsidRPr="006C2CB8">
        <w:rPr>
          <w:rFonts w:ascii="Times New Roman" w:hAnsi="Times New Roman" w:cs="Times New Roman"/>
        </w:rPr>
        <w:t xml:space="preserve">high jump, and substantial vertical clearance </w:t>
      </w:r>
      <w:r w:rsidR="00487D34">
        <w:rPr>
          <w:rFonts w:ascii="Times New Roman" w:hAnsi="Times New Roman" w:cs="Times New Roman"/>
        </w:rPr>
        <w:t>associated with this event</w:t>
      </w:r>
      <w:r w:rsidR="006C2CB8" w:rsidRPr="006C2CB8">
        <w:rPr>
          <w:rFonts w:ascii="Times New Roman" w:hAnsi="Times New Roman" w:cs="Times New Roman"/>
        </w:rPr>
        <w:t xml:space="preserve"> violated the association that networks formed among a small obstacle, </w:t>
      </w:r>
      <w:r w:rsidR="00221437">
        <w:rPr>
          <w:rFonts w:ascii="Times New Roman" w:hAnsi="Times New Roman" w:cs="Times New Roman"/>
        </w:rPr>
        <w:t xml:space="preserve">a </w:t>
      </w:r>
      <w:r w:rsidR="006C2CB8" w:rsidRPr="006C2CB8">
        <w:rPr>
          <w:rFonts w:ascii="Times New Roman" w:hAnsi="Times New Roman" w:cs="Times New Roman"/>
        </w:rPr>
        <w:t xml:space="preserve">low jump, </w:t>
      </w:r>
      <w:r w:rsidR="0038599D">
        <w:rPr>
          <w:rFonts w:ascii="Times New Roman" w:hAnsi="Times New Roman" w:cs="Times New Roman"/>
        </w:rPr>
        <w:t xml:space="preserve">and </w:t>
      </w:r>
      <w:r w:rsidR="006C2CB8" w:rsidRPr="006C2CB8">
        <w:rPr>
          <w:rFonts w:ascii="Times New Roman" w:hAnsi="Times New Roman" w:cs="Times New Roman"/>
        </w:rPr>
        <w:t xml:space="preserve">small vertical clearance during the pretraining phase. </w:t>
      </w:r>
      <w:r w:rsidR="00EB186F">
        <w:rPr>
          <w:rFonts w:ascii="Times New Roman" w:hAnsi="Times New Roman" w:cs="Times New Roman"/>
        </w:rPr>
        <w:t>Attenuated looking was observed</w:t>
      </w:r>
      <w:r w:rsidR="006C2CB8">
        <w:rPr>
          <w:rFonts w:ascii="Times New Roman" w:hAnsi="Times New Roman" w:cs="Times New Roman"/>
        </w:rPr>
        <w:t xml:space="preserve"> to the Low, efficient test event </w:t>
      </w:r>
      <w:r w:rsidR="00EB186F">
        <w:rPr>
          <w:rFonts w:ascii="Times New Roman" w:hAnsi="Times New Roman" w:cs="Times New Roman"/>
        </w:rPr>
        <w:t>because its</w:t>
      </w:r>
      <w:r w:rsidR="00756E4C">
        <w:rPr>
          <w:rFonts w:ascii="Times New Roman" w:hAnsi="Times New Roman" w:cs="Times New Roman"/>
        </w:rPr>
        <w:t xml:space="preserve"> visual information </w:t>
      </w:r>
      <w:r w:rsidR="006C2CB8">
        <w:rPr>
          <w:rFonts w:ascii="Times New Roman" w:hAnsi="Times New Roman" w:cs="Times New Roman"/>
        </w:rPr>
        <w:t>(e.g., a small obstacle, low jump, and low vertical clearance)</w:t>
      </w:r>
      <w:r w:rsidR="00597BC0">
        <w:rPr>
          <w:rFonts w:ascii="Times New Roman" w:hAnsi="Times New Roman" w:cs="Times New Roman"/>
        </w:rPr>
        <w:t xml:space="preserve"> overlapped</w:t>
      </w:r>
      <w:r w:rsidR="006C2CB8">
        <w:rPr>
          <w:rFonts w:ascii="Times New Roman" w:hAnsi="Times New Roman" w:cs="Times New Roman"/>
        </w:rPr>
        <w:t xml:space="preserve"> with that experienced during pretrainin</w:t>
      </w:r>
      <w:r w:rsidR="00EB186F">
        <w:rPr>
          <w:rFonts w:ascii="Times New Roman" w:hAnsi="Times New Roman" w:cs="Times New Roman"/>
        </w:rPr>
        <w:t>g.</w:t>
      </w:r>
      <w:r w:rsidR="006C2CB8">
        <w:rPr>
          <w:rFonts w:ascii="Times New Roman" w:hAnsi="Times New Roman" w:cs="Times New Roman"/>
        </w:rPr>
        <w:t xml:space="preserve"> </w:t>
      </w:r>
      <w:r w:rsidR="00756E4C">
        <w:rPr>
          <w:rFonts w:ascii="Times New Roman" w:hAnsi="Times New Roman" w:cs="Times New Roman"/>
        </w:rPr>
        <w:t xml:space="preserve"> </w:t>
      </w:r>
    </w:p>
    <w:p w14:paraId="3570B0DF" w14:textId="15153DB6" w:rsidR="006B67C9" w:rsidRDefault="008B7659" w:rsidP="00E407C6">
      <w:pPr>
        <w:spacing w:line="480" w:lineRule="auto"/>
        <w:contextualSpacing/>
        <w:rPr>
          <w:rFonts w:ascii="Times New Roman" w:hAnsi="Times New Roman" w:cs="Times New Roman"/>
        </w:rPr>
      </w:pPr>
      <w:r>
        <w:rPr>
          <w:rFonts w:ascii="Times New Roman" w:hAnsi="Times New Roman" w:cs="Times New Roman"/>
        </w:rPr>
        <w:lastRenderedPageBreak/>
        <w:tab/>
      </w:r>
      <w:r w:rsidR="008B3BE0">
        <w:rPr>
          <w:rFonts w:ascii="Times New Roman" w:hAnsi="Times New Roman" w:cs="Times New Roman"/>
        </w:rPr>
        <w:t>The finding that</w:t>
      </w:r>
      <w:r w:rsidR="00996311">
        <w:rPr>
          <w:rFonts w:ascii="Times New Roman" w:hAnsi="Times New Roman" w:cs="Times New Roman"/>
        </w:rPr>
        <w:t xml:space="preserve"> ALIAS</w:t>
      </w:r>
      <w:r w:rsidR="00B9676A" w:rsidRPr="00B9676A">
        <w:rPr>
          <w:rFonts w:ascii="Times New Roman" w:hAnsi="Times New Roman" w:cs="Times New Roman"/>
        </w:rPr>
        <w:t xml:space="preserve"> provided a </w:t>
      </w:r>
      <w:r w:rsidR="00996311">
        <w:rPr>
          <w:rFonts w:ascii="Times New Roman" w:hAnsi="Times New Roman" w:cs="Times New Roman"/>
        </w:rPr>
        <w:t xml:space="preserve">slightly </w:t>
      </w:r>
      <w:r w:rsidR="00B9676A" w:rsidRPr="00B9676A">
        <w:rPr>
          <w:rFonts w:ascii="Times New Roman" w:hAnsi="Times New Roman" w:cs="Times New Roman"/>
        </w:rPr>
        <w:t>better qualitative fit to the data than ALIAS-</w:t>
      </w:r>
      <w:r w:rsidR="00996311">
        <w:rPr>
          <w:rFonts w:ascii="Times New Roman" w:hAnsi="Times New Roman" w:cs="Times New Roman"/>
        </w:rPr>
        <w:t>2 suggests</w:t>
      </w:r>
      <w:r w:rsidR="00CF2783" w:rsidRPr="00CF2783">
        <w:rPr>
          <w:rFonts w:ascii="Times New Roman" w:hAnsi="Times New Roman" w:cs="Times New Roman"/>
        </w:rPr>
        <w:t xml:space="preserve"> that associative learning </w:t>
      </w:r>
      <w:r w:rsidR="008B3BE0">
        <w:rPr>
          <w:rFonts w:ascii="Times New Roman" w:hAnsi="Times New Roman" w:cs="Times New Roman"/>
        </w:rPr>
        <w:t xml:space="preserve">needs to be </w:t>
      </w:r>
      <w:r w:rsidR="00CF2783" w:rsidRPr="00CF2783">
        <w:rPr>
          <w:rFonts w:ascii="Times New Roman" w:hAnsi="Times New Roman" w:cs="Times New Roman"/>
        </w:rPr>
        <w:t xml:space="preserve">combined with the assumption </w:t>
      </w:r>
      <w:r w:rsidR="008B3BE0">
        <w:rPr>
          <w:rFonts w:ascii="Times New Roman" w:hAnsi="Times New Roman" w:cs="Times New Roman"/>
        </w:rPr>
        <w:t xml:space="preserve">that peripherally located obstacles have reduced salience to capture </w:t>
      </w:r>
      <w:r w:rsidR="004573CF">
        <w:rPr>
          <w:rFonts w:ascii="Times New Roman" w:hAnsi="Times New Roman" w:cs="Times New Roman"/>
        </w:rPr>
        <w:t>the fourth target finding</w:t>
      </w:r>
      <w:r w:rsidR="00A047E6">
        <w:rPr>
          <w:rFonts w:ascii="Times New Roman" w:hAnsi="Times New Roman" w:cs="Times New Roman"/>
        </w:rPr>
        <w:t>.</w:t>
      </w:r>
      <w:r w:rsidR="00996311">
        <w:rPr>
          <w:rFonts w:ascii="Times New Roman" w:hAnsi="Times New Roman" w:cs="Times New Roman"/>
        </w:rPr>
        <w:t xml:space="preserve"> More broadly, </w:t>
      </w:r>
      <w:r w:rsidR="008B3BE0">
        <w:rPr>
          <w:rFonts w:ascii="Times New Roman" w:hAnsi="Times New Roman" w:cs="Times New Roman"/>
        </w:rPr>
        <w:t>ALIAS’s success in capturing the first four target findings suggest that it possesses substantial explanatory scope. At the same time, the current simulations all correspond to behavioral studies that tested infants with considerable real-world action observation experience. For ALIAS to constitute a viable alternative to domain-specific proposals of infant action processing, it must also reproduce findings suggesting that much younger infants are sensitive to action efficiency.</w:t>
      </w:r>
    </w:p>
    <w:p w14:paraId="5C1A08E7" w14:textId="3BBDCF17" w:rsidR="00B83463" w:rsidRDefault="00C51108" w:rsidP="00B83463">
      <w:pPr>
        <w:spacing w:line="480" w:lineRule="auto"/>
        <w:contextualSpacing/>
        <w:rPr>
          <w:rFonts w:ascii="Times New Roman" w:hAnsi="Times New Roman" w:cs="Times New Roman"/>
        </w:rPr>
      </w:pPr>
      <w:r>
        <w:rPr>
          <w:rFonts w:ascii="Times New Roman" w:hAnsi="Times New Roman" w:cs="Times New Roman"/>
        </w:rPr>
        <w:tab/>
      </w:r>
      <w:r w:rsidR="005C5DC0" w:rsidRPr="005C5DC0">
        <w:rPr>
          <w:rFonts w:ascii="Times New Roman" w:hAnsi="Times New Roman" w:cs="Times New Roman"/>
        </w:rPr>
        <w:t xml:space="preserve">Of particular </w:t>
      </w:r>
      <w:r w:rsidR="00A8146F">
        <w:rPr>
          <w:rFonts w:ascii="Times New Roman" w:hAnsi="Times New Roman" w:cs="Times New Roman"/>
        </w:rPr>
        <w:t>note</w:t>
      </w:r>
      <w:r w:rsidR="005C5DC0" w:rsidRPr="005C5DC0">
        <w:rPr>
          <w:rFonts w:ascii="Times New Roman" w:hAnsi="Times New Roman" w:cs="Times New Roman"/>
        </w:rPr>
        <w:t xml:space="preserve"> </w:t>
      </w:r>
      <w:r w:rsidR="005C5DC0">
        <w:rPr>
          <w:rFonts w:ascii="Times New Roman" w:hAnsi="Times New Roman" w:cs="Times New Roman"/>
        </w:rPr>
        <w:t xml:space="preserve">here </w:t>
      </w:r>
      <w:r w:rsidR="00016948">
        <w:rPr>
          <w:rFonts w:ascii="Times New Roman" w:hAnsi="Times New Roman" w:cs="Times New Roman"/>
        </w:rPr>
        <w:t xml:space="preserve">is </w:t>
      </w:r>
      <w:r w:rsidR="00A8146F">
        <w:rPr>
          <w:rFonts w:ascii="Times New Roman" w:hAnsi="Times New Roman" w:cs="Times New Roman"/>
        </w:rPr>
        <w:t xml:space="preserve">Skerry et al.’s (2013) </w:t>
      </w:r>
      <w:r w:rsidR="005A7D47">
        <w:rPr>
          <w:rFonts w:ascii="Times New Roman" w:hAnsi="Times New Roman" w:cs="Times New Roman"/>
        </w:rPr>
        <w:t xml:space="preserve">discovery </w:t>
      </w:r>
      <w:r w:rsidR="00A8146F">
        <w:rPr>
          <w:rFonts w:ascii="Times New Roman" w:hAnsi="Times New Roman" w:cs="Times New Roman"/>
        </w:rPr>
        <w:t>that a small amount of</w:t>
      </w:r>
      <w:r w:rsidR="005C5DC0" w:rsidRPr="005C5DC0">
        <w:rPr>
          <w:rFonts w:ascii="Times New Roman" w:hAnsi="Times New Roman" w:cs="Times New Roman"/>
        </w:rPr>
        <w:t xml:space="preserve"> sticky-mitten reaching experience was </w:t>
      </w:r>
      <w:r w:rsidR="00A8146F">
        <w:rPr>
          <w:rFonts w:ascii="Times New Roman" w:hAnsi="Times New Roman" w:cs="Times New Roman"/>
        </w:rPr>
        <w:t>sufficient for pre-reaching 3-month-olds to show looking patterns that resembled those</w:t>
      </w:r>
      <w:r w:rsidR="005C5DC0" w:rsidRPr="005C5DC0">
        <w:rPr>
          <w:rFonts w:ascii="Times New Roman" w:hAnsi="Times New Roman" w:cs="Times New Roman"/>
        </w:rPr>
        <w:t xml:space="preserve"> of older infants.</w:t>
      </w:r>
      <w:r w:rsidR="00A8146F">
        <w:rPr>
          <w:rFonts w:ascii="Times New Roman" w:hAnsi="Times New Roman" w:cs="Times New Roman"/>
        </w:rPr>
        <w:t xml:space="preserve"> </w:t>
      </w:r>
      <w:r w:rsidR="00214CFE">
        <w:rPr>
          <w:rFonts w:ascii="Times New Roman" w:hAnsi="Times New Roman" w:cs="Times New Roman"/>
        </w:rPr>
        <w:t>S</w:t>
      </w:r>
      <w:r w:rsidR="00214CFE" w:rsidRPr="00214CFE">
        <w:rPr>
          <w:rFonts w:ascii="Times New Roman" w:hAnsi="Times New Roman" w:cs="Times New Roman"/>
        </w:rPr>
        <w:t>imulation 5 tested whether</w:t>
      </w:r>
      <w:r w:rsidR="005A7D47">
        <w:rPr>
          <w:rFonts w:ascii="Times New Roman" w:hAnsi="Times New Roman" w:cs="Times New Roman"/>
        </w:rPr>
        <w:t xml:space="preserve"> ALIAS could nevertheless capture the fifth target finding if, despite limited pretraining action observation experience</w:t>
      </w:r>
      <w:r w:rsidR="00214CFE" w:rsidRPr="00214CFE">
        <w:rPr>
          <w:rFonts w:ascii="Times New Roman" w:hAnsi="Times New Roman" w:cs="Times New Roman"/>
        </w:rPr>
        <w:t xml:space="preserve">, effective action experience temporarily heightens </w:t>
      </w:r>
      <w:r w:rsidR="005A7D47">
        <w:rPr>
          <w:rFonts w:ascii="Times New Roman" w:hAnsi="Times New Roman" w:cs="Times New Roman"/>
        </w:rPr>
        <w:t>its</w:t>
      </w:r>
      <w:r w:rsidR="005A7D47" w:rsidRPr="00214CFE">
        <w:rPr>
          <w:rFonts w:ascii="Times New Roman" w:hAnsi="Times New Roman" w:cs="Times New Roman"/>
        </w:rPr>
        <w:t xml:space="preserve"> </w:t>
      </w:r>
      <w:r w:rsidR="00214CFE" w:rsidRPr="00214CFE">
        <w:rPr>
          <w:rFonts w:ascii="Times New Roman" w:hAnsi="Times New Roman" w:cs="Times New Roman"/>
        </w:rPr>
        <w:t xml:space="preserve">attention to </w:t>
      </w:r>
      <w:r w:rsidR="005A7D47">
        <w:rPr>
          <w:rFonts w:ascii="Times New Roman" w:hAnsi="Times New Roman" w:cs="Times New Roman"/>
        </w:rPr>
        <w:t>and encoding of its</w:t>
      </w:r>
      <w:r w:rsidR="00214CFE" w:rsidRPr="00214CFE">
        <w:rPr>
          <w:rFonts w:ascii="Times New Roman" w:hAnsi="Times New Roman" w:cs="Times New Roman"/>
        </w:rPr>
        <w:t xml:space="preserve"> own straight reaching trajectories</w:t>
      </w:r>
      <w:r w:rsidR="005A7D47">
        <w:rPr>
          <w:rFonts w:ascii="Times New Roman" w:hAnsi="Times New Roman" w:cs="Times New Roman"/>
        </w:rPr>
        <w:t xml:space="preserve">. If so, </w:t>
      </w:r>
      <w:r w:rsidR="00214CFE">
        <w:rPr>
          <w:rFonts w:ascii="Times New Roman" w:hAnsi="Times New Roman" w:cs="Times New Roman"/>
        </w:rPr>
        <w:t>a</w:t>
      </w:r>
      <w:r w:rsidR="005A7D47">
        <w:rPr>
          <w:rFonts w:ascii="Times New Roman" w:hAnsi="Times New Roman" w:cs="Times New Roman"/>
        </w:rPr>
        <w:t xml:space="preserve"> </w:t>
      </w:r>
      <w:r w:rsidR="00214CFE" w:rsidRPr="00214CFE">
        <w:rPr>
          <w:rFonts w:ascii="Times New Roman" w:hAnsi="Times New Roman" w:cs="Times New Roman"/>
        </w:rPr>
        <w:t xml:space="preserve">subsequent </w:t>
      </w:r>
      <w:r w:rsidR="00214CFE">
        <w:rPr>
          <w:rFonts w:ascii="Times New Roman" w:hAnsi="Times New Roman" w:cs="Times New Roman"/>
        </w:rPr>
        <w:t xml:space="preserve">straight trajectory event </w:t>
      </w:r>
      <w:r w:rsidR="005A7D47">
        <w:rPr>
          <w:rFonts w:ascii="Times New Roman" w:hAnsi="Times New Roman" w:cs="Times New Roman"/>
        </w:rPr>
        <w:t xml:space="preserve">should be </w:t>
      </w:r>
      <w:r w:rsidR="00214CFE">
        <w:rPr>
          <w:rFonts w:ascii="Times New Roman" w:hAnsi="Times New Roman" w:cs="Times New Roman"/>
        </w:rPr>
        <w:t xml:space="preserve">rendered relatively more familiar than </w:t>
      </w:r>
      <w:r w:rsidR="00513F1E">
        <w:rPr>
          <w:rFonts w:ascii="Times New Roman" w:hAnsi="Times New Roman" w:cs="Times New Roman"/>
        </w:rPr>
        <w:t xml:space="preserve">a </w:t>
      </w:r>
      <w:r w:rsidR="00214CFE">
        <w:rPr>
          <w:rFonts w:ascii="Times New Roman" w:hAnsi="Times New Roman" w:cs="Times New Roman"/>
        </w:rPr>
        <w:t>curved</w:t>
      </w:r>
      <w:r w:rsidR="009144A4">
        <w:rPr>
          <w:rFonts w:ascii="Times New Roman" w:hAnsi="Times New Roman" w:cs="Times New Roman"/>
        </w:rPr>
        <w:t xml:space="preserve"> trajectory event</w:t>
      </w:r>
      <w:r w:rsidR="00214CFE" w:rsidRPr="00214CFE">
        <w:rPr>
          <w:rFonts w:ascii="Times New Roman" w:hAnsi="Times New Roman" w:cs="Times New Roman"/>
        </w:rPr>
        <w:t>.</w:t>
      </w:r>
      <w:r w:rsidR="00214CFE">
        <w:rPr>
          <w:rFonts w:ascii="Times New Roman" w:hAnsi="Times New Roman" w:cs="Times New Roman"/>
        </w:rPr>
        <w:t xml:space="preserve"> </w:t>
      </w:r>
      <w:r w:rsidR="00A8146F">
        <w:rPr>
          <w:rFonts w:ascii="Times New Roman" w:hAnsi="Times New Roman" w:cs="Times New Roman"/>
        </w:rPr>
        <w:t xml:space="preserve">This simulation only focused on </w:t>
      </w:r>
      <w:r w:rsidR="005C5DC0" w:rsidRPr="005C5DC0">
        <w:rPr>
          <w:rFonts w:ascii="Times New Roman" w:hAnsi="Times New Roman" w:cs="Times New Roman"/>
        </w:rPr>
        <w:t xml:space="preserve">ALIAS and ALIAS-2 </w:t>
      </w:r>
      <w:r w:rsidR="00A8146F">
        <w:rPr>
          <w:rFonts w:ascii="Times New Roman" w:hAnsi="Times New Roman" w:cs="Times New Roman"/>
        </w:rPr>
        <w:t>because these were the only two models capable of simulating development.</w:t>
      </w:r>
    </w:p>
    <w:p w14:paraId="46E6372D" w14:textId="77777777" w:rsidR="00A8146F" w:rsidRDefault="00A8146F" w:rsidP="00B83463">
      <w:pPr>
        <w:spacing w:line="480" w:lineRule="auto"/>
        <w:contextualSpacing/>
        <w:rPr>
          <w:rFonts w:ascii="Times New Roman" w:hAnsi="Times New Roman" w:cs="Times New Roman"/>
        </w:rPr>
      </w:pPr>
    </w:p>
    <w:p w14:paraId="3141E23B" w14:textId="0F98D159" w:rsidR="00B83463" w:rsidRPr="00B83463" w:rsidRDefault="00B83463" w:rsidP="00B83463">
      <w:pPr>
        <w:spacing w:line="480" w:lineRule="auto"/>
        <w:contextualSpacing/>
        <w:jc w:val="center"/>
        <w:rPr>
          <w:rFonts w:ascii="Times New Roman" w:hAnsi="Times New Roman" w:cs="Times New Roman"/>
          <w:b/>
          <w:bCs/>
        </w:rPr>
      </w:pPr>
      <w:r>
        <w:rPr>
          <w:rFonts w:ascii="Times New Roman" w:hAnsi="Times New Roman" w:cs="Times New Roman"/>
          <w:b/>
          <w:bCs/>
        </w:rPr>
        <w:t>Simulation 5</w:t>
      </w:r>
      <w:r w:rsidR="00663CD3">
        <w:rPr>
          <w:rFonts w:ascii="Times New Roman" w:hAnsi="Times New Roman" w:cs="Times New Roman"/>
          <w:b/>
          <w:bCs/>
        </w:rPr>
        <w:t xml:space="preserve">: </w:t>
      </w:r>
      <w:r w:rsidR="00663CD3" w:rsidRPr="00663CD3">
        <w:rPr>
          <w:rFonts w:ascii="Times New Roman" w:hAnsi="Times New Roman" w:cs="Times New Roman"/>
          <w:b/>
          <w:bCs/>
        </w:rPr>
        <w:t>Action efficiency understanding in pre-reaching infants.</w:t>
      </w:r>
    </w:p>
    <w:p w14:paraId="60518646" w14:textId="417CF2FA" w:rsidR="000259E2" w:rsidRDefault="00FC305F" w:rsidP="00F37CAD">
      <w:pPr>
        <w:spacing w:line="480" w:lineRule="auto"/>
        <w:ind w:firstLine="720"/>
        <w:contextualSpacing/>
        <w:rPr>
          <w:rFonts w:ascii="Times New Roman" w:eastAsia="Times New Roman" w:hAnsi="Times New Roman" w:cs="Times New Roman"/>
        </w:rPr>
      </w:pPr>
      <w:r w:rsidRPr="00FC305F">
        <w:rPr>
          <w:rFonts w:ascii="Times New Roman" w:eastAsia="Times New Roman" w:hAnsi="Times New Roman" w:cs="Times New Roman"/>
        </w:rPr>
        <w:t xml:space="preserve">The primary goal of this simulation was to assess whether </w:t>
      </w:r>
      <w:r w:rsidR="008179EB">
        <w:rPr>
          <w:rFonts w:ascii="Times New Roman" w:eastAsia="Times New Roman" w:hAnsi="Times New Roman" w:cs="Times New Roman"/>
        </w:rPr>
        <w:t>ALIAS</w:t>
      </w:r>
      <w:r w:rsidRPr="00FC305F">
        <w:rPr>
          <w:rFonts w:ascii="Times New Roman" w:eastAsia="Times New Roman" w:hAnsi="Times New Roman" w:cs="Times New Roman"/>
        </w:rPr>
        <w:t xml:space="preserve"> can reproduce the looking behavior of pre-reaching infants when its attention is heightened during a phase analogous to the action phase in Skerry et al. (2013).</w:t>
      </w:r>
      <w:r w:rsidR="00BA4878">
        <w:rPr>
          <w:rFonts w:ascii="Times New Roman" w:eastAsia="Times New Roman" w:hAnsi="Times New Roman" w:cs="Times New Roman"/>
        </w:rPr>
        <w:t xml:space="preserve"> </w:t>
      </w:r>
      <w:r w:rsidR="00DD1E58">
        <w:rPr>
          <w:rFonts w:ascii="Times New Roman" w:eastAsia="Times New Roman" w:hAnsi="Times New Roman" w:cs="Times New Roman"/>
        </w:rPr>
        <w:t xml:space="preserve">Networks were “3-month-olds” (225 </w:t>
      </w:r>
      <w:r w:rsidR="00390195">
        <w:rPr>
          <w:rFonts w:ascii="Times New Roman" w:eastAsia="Times New Roman" w:hAnsi="Times New Roman" w:cs="Times New Roman"/>
        </w:rPr>
        <w:t xml:space="preserve">pretraining </w:t>
      </w:r>
      <w:r w:rsidR="00DD1E58">
        <w:rPr>
          <w:rFonts w:ascii="Times New Roman" w:eastAsia="Times New Roman" w:hAnsi="Times New Roman" w:cs="Times New Roman"/>
        </w:rPr>
        <w:t>epochs, a learning rate of 0.01, and 10 hidden units)</w:t>
      </w:r>
      <w:r w:rsidR="00BA4878">
        <w:rPr>
          <w:rFonts w:ascii="Times New Roman" w:eastAsia="Times New Roman" w:hAnsi="Times New Roman" w:cs="Times New Roman"/>
        </w:rPr>
        <w:t xml:space="preserve">. </w:t>
      </w:r>
      <w:r w:rsidR="00DD1E58">
        <w:rPr>
          <w:rFonts w:ascii="Times New Roman" w:eastAsia="Times New Roman" w:hAnsi="Times New Roman" w:cs="Times New Roman"/>
        </w:rPr>
        <w:t xml:space="preserve">This simulation </w:t>
      </w:r>
      <w:r w:rsidR="009D4ECE">
        <w:rPr>
          <w:rFonts w:ascii="Times New Roman" w:eastAsia="Times New Roman" w:hAnsi="Times New Roman" w:cs="Times New Roman"/>
        </w:rPr>
        <w:t xml:space="preserve">also </w:t>
      </w:r>
      <w:r w:rsidR="00DD1E58">
        <w:rPr>
          <w:rFonts w:ascii="Times New Roman" w:eastAsia="Times New Roman" w:hAnsi="Times New Roman" w:cs="Times New Roman"/>
        </w:rPr>
        <w:t xml:space="preserve">differed from the previous ones by </w:t>
      </w:r>
      <w:r w:rsidR="00F24207">
        <w:rPr>
          <w:rFonts w:ascii="Times New Roman" w:eastAsia="Times New Roman" w:hAnsi="Times New Roman" w:cs="Times New Roman"/>
        </w:rPr>
        <w:t>including an</w:t>
      </w:r>
      <w:r w:rsidR="004D60FC">
        <w:rPr>
          <w:rFonts w:ascii="Times New Roman" w:eastAsia="Times New Roman" w:hAnsi="Times New Roman" w:cs="Times New Roman"/>
        </w:rPr>
        <w:t xml:space="preserve"> </w:t>
      </w:r>
      <w:r w:rsidR="000064AB">
        <w:rPr>
          <w:rFonts w:ascii="Times New Roman" w:eastAsia="Times New Roman" w:hAnsi="Times New Roman" w:cs="Times New Roman"/>
        </w:rPr>
        <w:t>“</w:t>
      </w:r>
      <w:r w:rsidR="004D60FC">
        <w:rPr>
          <w:rFonts w:ascii="Times New Roman" w:eastAsia="Times New Roman" w:hAnsi="Times New Roman" w:cs="Times New Roman"/>
        </w:rPr>
        <w:t>action phase</w:t>
      </w:r>
      <w:r w:rsidR="000064AB">
        <w:rPr>
          <w:rFonts w:ascii="Times New Roman" w:eastAsia="Times New Roman" w:hAnsi="Times New Roman" w:cs="Times New Roman"/>
        </w:rPr>
        <w:t>”</w:t>
      </w:r>
      <w:r w:rsidR="004D60FC">
        <w:rPr>
          <w:rFonts w:ascii="Times New Roman" w:eastAsia="Times New Roman" w:hAnsi="Times New Roman" w:cs="Times New Roman"/>
        </w:rPr>
        <w:t xml:space="preserve"> </w:t>
      </w:r>
      <w:r w:rsidR="009D4ECE">
        <w:rPr>
          <w:rFonts w:ascii="Times New Roman" w:eastAsia="Times New Roman" w:hAnsi="Times New Roman" w:cs="Times New Roman"/>
        </w:rPr>
        <w:t>that immediately followed the</w:t>
      </w:r>
      <w:r w:rsidR="004D60FC">
        <w:rPr>
          <w:rFonts w:ascii="Times New Roman" w:eastAsia="Times New Roman" w:hAnsi="Times New Roman" w:cs="Times New Roman"/>
        </w:rPr>
        <w:t xml:space="preserve"> </w:t>
      </w:r>
      <w:r w:rsidR="00761797">
        <w:rPr>
          <w:rFonts w:ascii="Times New Roman" w:eastAsia="Times New Roman" w:hAnsi="Times New Roman" w:cs="Times New Roman"/>
        </w:rPr>
        <w:t>pretraining</w:t>
      </w:r>
      <w:r w:rsidR="009D4ECE">
        <w:rPr>
          <w:rFonts w:ascii="Times New Roman" w:eastAsia="Times New Roman" w:hAnsi="Times New Roman" w:cs="Times New Roman"/>
        </w:rPr>
        <w:t xml:space="preserve"> </w:t>
      </w:r>
      <w:r w:rsidR="009D4ECE">
        <w:rPr>
          <w:rFonts w:ascii="Times New Roman" w:eastAsia="Times New Roman" w:hAnsi="Times New Roman" w:cs="Times New Roman"/>
        </w:rPr>
        <w:lastRenderedPageBreak/>
        <w:t>phase</w:t>
      </w:r>
      <w:r w:rsidR="00DD1E58">
        <w:rPr>
          <w:rFonts w:ascii="Times New Roman" w:eastAsia="Times New Roman" w:hAnsi="Times New Roman" w:cs="Times New Roman"/>
        </w:rPr>
        <w:t xml:space="preserve"> (Figure 2D)</w:t>
      </w:r>
      <w:r w:rsidR="00761797">
        <w:rPr>
          <w:rFonts w:ascii="Times New Roman" w:eastAsia="Times New Roman" w:hAnsi="Times New Roman" w:cs="Times New Roman"/>
        </w:rPr>
        <w:t>.</w:t>
      </w:r>
      <w:r w:rsidR="0027668F">
        <w:rPr>
          <w:rFonts w:ascii="Times New Roman" w:eastAsia="Times New Roman" w:hAnsi="Times New Roman" w:cs="Times New Roman"/>
        </w:rPr>
        <w:t xml:space="preserve"> Because Skerry et al.</w:t>
      </w:r>
      <w:r w:rsidR="00326577">
        <w:rPr>
          <w:rFonts w:ascii="Times New Roman" w:eastAsia="Times New Roman" w:hAnsi="Times New Roman" w:cs="Times New Roman"/>
        </w:rPr>
        <w:t xml:space="preserve"> (2013)</w:t>
      </w:r>
      <w:r w:rsidR="0027668F">
        <w:rPr>
          <w:rFonts w:ascii="Times New Roman" w:eastAsia="Times New Roman" w:hAnsi="Times New Roman" w:cs="Times New Roman"/>
        </w:rPr>
        <w:t xml:space="preserve"> </w:t>
      </w:r>
      <w:r w:rsidR="00326577">
        <w:rPr>
          <w:rFonts w:ascii="Times New Roman" w:eastAsia="Times New Roman" w:hAnsi="Times New Roman" w:cs="Times New Roman"/>
        </w:rPr>
        <w:t>did not indicate the</w:t>
      </w:r>
      <w:r w:rsidR="0027668F">
        <w:rPr>
          <w:rFonts w:ascii="Times New Roman" w:eastAsia="Times New Roman" w:hAnsi="Times New Roman" w:cs="Times New Roman"/>
        </w:rPr>
        <w:t xml:space="preserve"> length of this phase, </w:t>
      </w:r>
      <w:r w:rsidR="00A73C15">
        <w:rPr>
          <w:rFonts w:ascii="Times New Roman" w:eastAsia="Times New Roman" w:hAnsi="Times New Roman" w:cs="Times New Roman"/>
        </w:rPr>
        <w:t>the</w:t>
      </w:r>
      <w:r w:rsidR="00326577">
        <w:rPr>
          <w:rFonts w:ascii="Times New Roman" w:eastAsia="Times New Roman" w:hAnsi="Times New Roman" w:cs="Times New Roman"/>
        </w:rPr>
        <w:t xml:space="preserve">ir lengths </w:t>
      </w:r>
      <w:r w:rsidR="00A73C15">
        <w:rPr>
          <w:rFonts w:ascii="Times New Roman" w:eastAsia="Times New Roman" w:hAnsi="Times New Roman" w:cs="Times New Roman"/>
        </w:rPr>
        <w:t>phases were equated</w:t>
      </w:r>
      <w:r w:rsidR="00326577">
        <w:rPr>
          <w:rFonts w:ascii="Times New Roman" w:eastAsia="Times New Roman" w:hAnsi="Times New Roman" w:cs="Times New Roman"/>
        </w:rPr>
        <w:t xml:space="preserve"> here</w:t>
      </w:r>
      <w:r w:rsidR="0027668F">
        <w:rPr>
          <w:rFonts w:ascii="Times New Roman" w:eastAsia="Times New Roman" w:hAnsi="Times New Roman" w:cs="Times New Roman"/>
        </w:rPr>
        <w:t>.</w:t>
      </w:r>
      <w:r w:rsidR="00053E3B">
        <w:rPr>
          <w:rFonts w:ascii="Times New Roman" w:eastAsia="Times New Roman" w:hAnsi="Times New Roman" w:cs="Times New Roman"/>
        </w:rPr>
        <w:t xml:space="preserve"> Finally,</w:t>
      </w:r>
      <w:r w:rsidR="0027668F">
        <w:rPr>
          <w:rFonts w:ascii="Times New Roman" w:eastAsia="Times New Roman" w:hAnsi="Times New Roman" w:cs="Times New Roman"/>
        </w:rPr>
        <w:t xml:space="preserve"> </w:t>
      </w:r>
      <w:r w:rsidR="00053E3B">
        <w:rPr>
          <w:rFonts w:ascii="Times New Roman" w:eastAsia="Times New Roman" w:hAnsi="Times New Roman" w:cs="Times New Roman"/>
        </w:rPr>
        <w:t>the</w:t>
      </w:r>
      <w:r w:rsidR="00761797">
        <w:rPr>
          <w:rFonts w:ascii="Times New Roman" w:eastAsia="Times New Roman" w:hAnsi="Times New Roman" w:cs="Times New Roman"/>
        </w:rPr>
        <w:t xml:space="preserve"> assumption that infants’ reaches</w:t>
      </w:r>
      <w:r w:rsidR="00053E3B">
        <w:rPr>
          <w:rFonts w:ascii="Times New Roman" w:eastAsia="Times New Roman" w:hAnsi="Times New Roman" w:cs="Times New Roman"/>
        </w:rPr>
        <w:t xml:space="preserve"> approximate a linear path  during the action was implemented by showing networks</w:t>
      </w:r>
      <w:r w:rsidR="00761797">
        <w:rPr>
          <w:rFonts w:ascii="Times New Roman" w:eastAsia="Times New Roman" w:hAnsi="Times New Roman" w:cs="Times New Roman"/>
        </w:rPr>
        <w:t xml:space="preserve"> straight motion during </w:t>
      </w:r>
      <w:r w:rsidR="00053E3B">
        <w:rPr>
          <w:rFonts w:ascii="Times New Roman" w:eastAsia="Times New Roman" w:hAnsi="Times New Roman" w:cs="Times New Roman"/>
        </w:rPr>
        <w:t>it.</w:t>
      </w:r>
    </w:p>
    <w:p w14:paraId="0884B5F6" w14:textId="19DC5155" w:rsidR="00C7751A" w:rsidRDefault="00587973" w:rsidP="008239C6">
      <w:pPr>
        <w:spacing w:line="480" w:lineRule="auto"/>
        <w:ind w:firstLine="720"/>
        <w:contextualSpacing/>
        <w:rPr>
          <w:rFonts w:ascii="Times New Roman" w:eastAsia="Times New Roman" w:hAnsi="Times New Roman" w:cs="Times New Roman"/>
        </w:rPr>
      </w:pPr>
      <w:ins w:id="802" w:author="Benton, Deon" w:date="2026-06-22T00:20:00Z" w16du:dateUtc="2026-06-22T05:20:00Z">
        <w:r>
          <w:rPr>
            <w:rFonts w:ascii="Times New Roman" w:eastAsia="Times New Roman" w:hAnsi="Times New Roman" w:cs="Times New Roman"/>
          </w:rPr>
          <w:t>Networks</w:t>
        </w:r>
      </w:ins>
      <w:r w:rsidR="00BC40DC">
        <w:rPr>
          <w:rFonts w:ascii="Times New Roman" w:eastAsia="Times New Roman" w:hAnsi="Times New Roman" w:cs="Times New Roman"/>
        </w:rPr>
        <w:t xml:space="preserve"> </w:t>
      </w:r>
      <w:r w:rsidR="00A02814">
        <w:rPr>
          <w:rFonts w:ascii="Times New Roman" w:eastAsia="Times New Roman" w:hAnsi="Times New Roman" w:cs="Times New Roman"/>
        </w:rPr>
        <w:t xml:space="preserve">were assigned </w:t>
      </w:r>
      <w:r w:rsidR="003F2A08">
        <w:rPr>
          <w:rFonts w:ascii="Times New Roman" w:eastAsia="Times New Roman" w:hAnsi="Times New Roman" w:cs="Times New Roman"/>
        </w:rPr>
        <w:t>to one of three conditions:</w:t>
      </w:r>
      <w:r w:rsidR="00A02814">
        <w:rPr>
          <w:rFonts w:ascii="Times New Roman" w:eastAsia="Times New Roman" w:hAnsi="Times New Roman" w:cs="Times New Roman"/>
        </w:rPr>
        <w:t xml:space="preserve"> Effective Action</w:t>
      </w:r>
      <w:r w:rsidR="00144146">
        <w:rPr>
          <w:rFonts w:ascii="Times New Roman" w:eastAsia="Times New Roman" w:hAnsi="Times New Roman" w:cs="Times New Roman"/>
        </w:rPr>
        <w:t xml:space="preserve"> (</w:t>
      </w:r>
      <w:r w:rsidR="00144146" w:rsidRPr="00144146">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3F2A08">
        <w:rPr>
          <w:rFonts w:ascii="Times New Roman" w:eastAsia="Times New Roman" w:hAnsi="Times New Roman" w:cs="Times New Roman"/>
        </w:rPr>
        <w:t xml:space="preserve">, </w:t>
      </w:r>
      <w:r w:rsidR="00A02814">
        <w:rPr>
          <w:rFonts w:ascii="Times New Roman" w:eastAsia="Times New Roman" w:hAnsi="Times New Roman" w:cs="Times New Roman"/>
        </w:rPr>
        <w:t>Ineffective Action</w:t>
      </w:r>
      <w:r w:rsidR="00144146">
        <w:rPr>
          <w:rFonts w:ascii="Times New Roman" w:eastAsia="Times New Roman" w:hAnsi="Times New Roman" w:cs="Times New Roman"/>
        </w:rPr>
        <w:t xml:space="preserve"> (</w:t>
      </w:r>
      <w:r w:rsidR="00144146" w:rsidRPr="00003D0E">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3F2A08">
        <w:rPr>
          <w:rFonts w:ascii="Times New Roman" w:eastAsia="Times New Roman" w:hAnsi="Times New Roman" w:cs="Times New Roman"/>
        </w:rPr>
        <w:t>, or No Training</w:t>
      </w:r>
      <w:r w:rsidR="00144146">
        <w:rPr>
          <w:rFonts w:ascii="Times New Roman" w:eastAsia="Times New Roman" w:hAnsi="Times New Roman" w:cs="Times New Roman"/>
        </w:rPr>
        <w:t xml:space="preserve"> (</w:t>
      </w:r>
      <w:r w:rsidR="00144146" w:rsidRPr="00003D0E">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A02814">
        <w:rPr>
          <w:rFonts w:ascii="Times New Roman" w:eastAsia="Times New Roman" w:hAnsi="Times New Roman" w:cs="Times New Roman"/>
        </w:rPr>
        <w:t>.</w:t>
      </w:r>
      <w:r w:rsidR="00FE51D9">
        <w:rPr>
          <w:rFonts w:ascii="Times New Roman" w:eastAsia="Times New Roman" w:hAnsi="Times New Roman" w:cs="Times New Roman"/>
        </w:rPr>
        <w:t xml:space="preserve"> </w:t>
      </w:r>
      <w:ins w:id="803" w:author="Benton, Deon" w:date="2026-06-22T00:20:00Z" w16du:dateUtc="2026-06-22T05:20:00Z">
        <w:r>
          <w:rPr>
            <w:rFonts w:ascii="Times New Roman" w:eastAsia="Times New Roman" w:hAnsi="Times New Roman" w:cs="Times New Roman"/>
          </w:rPr>
          <w:t>The first condition was</w:t>
        </w:r>
      </w:ins>
      <w:r w:rsidR="00F064D2">
        <w:rPr>
          <w:rFonts w:ascii="Times New Roman" w:eastAsia="Times New Roman" w:hAnsi="Times New Roman" w:cs="Times New Roman"/>
        </w:rPr>
        <w:t xml:space="preserve"> further divided into either the Experimental condition or the </w:t>
      </w:r>
      <w:r w:rsidR="006841EE">
        <w:rPr>
          <w:rFonts w:ascii="Times New Roman" w:eastAsia="Times New Roman" w:hAnsi="Times New Roman" w:cs="Times New Roman"/>
        </w:rPr>
        <w:t xml:space="preserve">Control condition. </w:t>
      </w:r>
      <w:r w:rsidR="00E21A3E">
        <w:rPr>
          <w:rFonts w:ascii="Times New Roman" w:eastAsia="Times New Roman" w:hAnsi="Times New Roman" w:cs="Times New Roman"/>
        </w:rPr>
        <w:t>The</w:t>
      </w:r>
      <w:r w:rsidR="00592DAE">
        <w:rPr>
          <w:rFonts w:ascii="Times New Roman" w:eastAsia="Times New Roman" w:hAnsi="Times New Roman" w:cs="Times New Roman"/>
        </w:rPr>
        <w:t xml:space="preserve"> assumption that </w:t>
      </w:r>
      <w:r w:rsidR="00E21A3E" w:rsidRPr="00587973">
        <w:rPr>
          <w:rFonts w:ascii="Times New Roman" w:eastAsia="Times New Roman" w:hAnsi="Times New Roman" w:cs="Times New Roman"/>
          <w:i/>
          <w:iCs/>
        </w:rPr>
        <w:t>effective</w:t>
      </w:r>
      <w:r w:rsidR="00E21A3E">
        <w:rPr>
          <w:rFonts w:ascii="Times New Roman" w:eastAsia="Times New Roman" w:hAnsi="Times New Roman" w:cs="Times New Roman"/>
        </w:rPr>
        <w:t xml:space="preserve"> </w:t>
      </w:r>
      <w:r w:rsidR="00144146">
        <w:rPr>
          <w:rFonts w:ascii="Times New Roman" w:eastAsia="Times New Roman" w:hAnsi="Times New Roman" w:cs="Times New Roman"/>
        </w:rPr>
        <w:t>sticky mittens</w:t>
      </w:r>
      <w:r w:rsidR="00592DAE">
        <w:rPr>
          <w:rFonts w:ascii="Times New Roman" w:eastAsia="Times New Roman" w:hAnsi="Times New Roman" w:cs="Times New Roman"/>
        </w:rPr>
        <w:t xml:space="preserve"> experience </w:t>
      </w:r>
      <w:r w:rsidR="00E21A3E">
        <w:rPr>
          <w:rFonts w:ascii="Times New Roman" w:eastAsia="Times New Roman" w:hAnsi="Times New Roman" w:cs="Times New Roman"/>
        </w:rPr>
        <w:t>heightens</w:t>
      </w:r>
      <w:r w:rsidR="00592DAE">
        <w:rPr>
          <w:rFonts w:ascii="Times New Roman" w:eastAsia="Times New Roman" w:hAnsi="Times New Roman" w:cs="Times New Roman"/>
        </w:rPr>
        <w:t xml:space="preserve"> infants’ attention</w:t>
      </w:r>
      <w:r w:rsidR="00E21A3E">
        <w:rPr>
          <w:rFonts w:ascii="Times New Roman" w:eastAsia="Times New Roman" w:hAnsi="Times New Roman" w:cs="Times New Roman"/>
        </w:rPr>
        <w:t xml:space="preserve"> was implemented by increasing the learning rate</w:t>
      </w:r>
      <w:r w:rsidR="00F17200">
        <w:rPr>
          <w:rFonts w:ascii="Times New Roman" w:eastAsia="Times New Roman" w:hAnsi="Times New Roman" w:cs="Times New Roman"/>
        </w:rPr>
        <w:t xml:space="preserve"> on all connections</w:t>
      </w:r>
      <w:r w:rsidR="00E21A3E">
        <w:rPr>
          <w:rFonts w:ascii="Times New Roman" w:eastAsia="Times New Roman" w:hAnsi="Times New Roman" w:cs="Times New Roman"/>
        </w:rPr>
        <w:t xml:space="preserve"> to </w:t>
      </w:r>
      <w:r w:rsidR="00A73C15">
        <w:rPr>
          <w:rFonts w:ascii="Times New Roman" w:eastAsia="Times New Roman" w:hAnsi="Times New Roman" w:cs="Times New Roman"/>
        </w:rPr>
        <w:t>0</w:t>
      </w:r>
      <w:r w:rsidR="00E21A3E">
        <w:rPr>
          <w:rFonts w:ascii="Times New Roman" w:eastAsia="Times New Roman" w:hAnsi="Times New Roman" w:cs="Times New Roman"/>
        </w:rPr>
        <w:t>.175</w:t>
      </w:r>
      <w:r w:rsidR="00D93C01">
        <w:rPr>
          <w:rFonts w:ascii="Times New Roman" w:eastAsia="Times New Roman" w:hAnsi="Times New Roman" w:cs="Times New Roman"/>
        </w:rPr>
        <w:t xml:space="preserve"> during the action phase</w:t>
      </w:r>
      <w:r w:rsidR="00E21A3E">
        <w:rPr>
          <w:rFonts w:ascii="Times New Roman" w:eastAsia="Times New Roman" w:hAnsi="Times New Roman" w:cs="Times New Roman"/>
        </w:rPr>
        <w:t xml:space="preserve"> for networks </w:t>
      </w:r>
      <w:r w:rsidR="00CB44E1">
        <w:rPr>
          <w:rFonts w:ascii="Times New Roman" w:eastAsia="Times New Roman" w:hAnsi="Times New Roman" w:cs="Times New Roman"/>
        </w:rPr>
        <w:t>in the</w:t>
      </w:r>
      <w:r w:rsidR="00E21A3E">
        <w:rPr>
          <w:rFonts w:ascii="Times New Roman" w:eastAsia="Times New Roman" w:hAnsi="Times New Roman" w:cs="Times New Roman"/>
        </w:rPr>
        <w:t xml:space="preserve"> Effective Action condition</w:t>
      </w:r>
      <w:r w:rsidR="00144146">
        <w:rPr>
          <w:rFonts w:ascii="Times New Roman" w:eastAsia="Times New Roman" w:hAnsi="Times New Roman" w:cs="Times New Roman"/>
        </w:rPr>
        <w:t xml:space="preserve"> only</w:t>
      </w:r>
      <w:r w:rsidR="008B237A">
        <w:rPr>
          <w:rFonts w:ascii="Times New Roman" w:eastAsia="Times New Roman" w:hAnsi="Times New Roman" w:cs="Times New Roman"/>
        </w:rPr>
        <w:t>. The assumption that</w:t>
      </w:r>
      <w:r w:rsidR="00A53D96">
        <w:rPr>
          <w:rFonts w:ascii="Times New Roman" w:eastAsia="Times New Roman" w:hAnsi="Times New Roman" w:cs="Times New Roman"/>
        </w:rPr>
        <w:t xml:space="preserve"> </w:t>
      </w:r>
      <w:r w:rsidR="00394185">
        <w:rPr>
          <w:rFonts w:ascii="Times New Roman" w:eastAsia="Times New Roman" w:hAnsi="Times New Roman" w:cs="Times New Roman"/>
        </w:rPr>
        <w:t>this attentional boost is short-lived</w:t>
      </w:r>
      <w:r w:rsidR="008B237A">
        <w:rPr>
          <w:rFonts w:ascii="Times New Roman" w:eastAsia="Times New Roman" w:hAnsi="Times New Roman" w:cs="Times New Roman"/>
        </w:rPr>
        <w:t xml:space="preserve"> was implemented by </w:t>
      </w:r>
      <w:r w:rsidR="008823B1">
        <w:rPr>
          <w:rFonts w:ascii="Times New Roman" w:eastAsia="Times New Roman" w:hAnsi="Times New Roman" w:cs="Times New Roman"/>
        </w:rPr>
        <w:t xml:space="preserve">returning </w:t>
      </w:r>
      <w:r w:rsidR="008B237A">
        <w:rPr>
          <w:rFonts w:ascii="Times New Roman" w:eastAsia="Times New Roman" w:hAnsi="Times New Roman" w:cs="Times New Roman"/>
        </w:rPr>
        <w:t>the learning rate to its pretraining value at the start of the subsequent habituation phase</w:t>
      </w:r>
      <w:r w:rsidR="004E3A37">
        <w:rPr>
          <w:rFonts w:ascii="Times New Roman" w:eastAsia="Times New Roman" w:hAnsi="Times New Roman" w:cs="Times New Roman"/>
        </w:rPr>
        <w:t xml:space="preserve">. The learning rate maintained its pretraining value across the </w:t>
      </w:r>
      <w:ins w:id="804" w:author="Benton, Deon" w:date="2026-06-22T00:21:00Z" w16du:dateUtc="2026-06-22T05:21:00Z">
        <w:r>
          <w:rPr>
            <w:rFonts w:ascii="Times New Roman" w:eastAsia="Times New Roman" w:hAnsi="Times New Roman" w:cs="Times New Roman"/>
          </w:rPr>
          <w:t>th</w:t>
        </w:r>
      </w:ins>
      <w:ins w:id="805" w:author="Benton, Deon" w:date="2026-06-22T00:22:00Z" w16du:dateUtc="2026-06-22T05:22:00Z">
        <w:r>
          <w:rPr>
            <w:rFonts w:ascii="Times New Roman" w:eastAsia="Times New Roman" w:hAnsi="Times New Roman" w:cs="Times New Roman"/>
          </w:rPr>
          <w:t>ree phases</w:t>
        </w:r>
      </w:ins>
      <w:r w:rsidR="004E3A37">
        <w:rPr>
          <w:rFonts w:ascii="Times New Roman" w:eastAsia="Times New Roman" w:hAnsi="Times New Roman" w:cs="Times New Roman"/>
        </w:rPr>
        <w:t xml:space="preserve"> for networks in the </w:t>
      </w:r>
      <w:r w:rsidR="00682AFF">
        <w:rPr>
          <w:rFonts w:ascii="Times New Roman" w:eastAsia="Times New Roman" w:hAnsi="Times New Roman" w:cs="Times New Roman"/>
        </w:rPr>
        <w:t>Ineffective Action condition</w:t>
      </w:r>
      <w:r w:rsidR="00883112">
        <w:rPr>
          <w:rFonts w:ascii="Times New Roman" w:eastAsia="Times New Roman" w:hAnsi="Times New Roman" w:cs="Times New Roman"/>
        </w:rPr>
        <w:t xml:space="preserve"> and across the pretraining and habituation phases for networks in the No Training condition</w:t>
      </w:r>
      <w:r w:rsidR="00682AFF">
        <w:rPr>
          <w:rFonts w:ascii="Times New Roman" w:eastAsia="Times New Roman" w:hAnsi="Times New Roman" w:cs="Times New Roman"/>
        </w:rPr>
        <w:t>.</w:t>
      </w:r>
      <w:r w:rsidR="004E3A37">
        <w:rPr>
          <w:rFonts w:ascii="Times New Roman" w:eastAsia="Times New Roman" w:hAnsi="Times New Roman" w:cs="Times New Roman"/>
        </w:rPr>
        <w:t xml:space="preserve"> </w:t>
      </w:r>
      <w:r w:rsidR="00C90E65">
        <w:rPr>
          <w:rFonts w:ascii="Times New Roman" w:eastAsia="Times New Roman" w:hAnsi="Times New Roman" w:cs="Times New Roman"/>
        </w:rPr>
        <w:t xml:space="preserve">In all other </w:t>
      </w:r>
      <w:r w:rsidR="00F94E6F">
        <w:rPr>
          <w:rFonts w:ascii="Times New Roman" w:eastAsia="Times New Roman" w:hAnsi="Times New Roman" w:cs="Times New Roman"/>
        </w:rPr>
        <w:t>respect</w:t>
      </w:r>
      <w:r w:rsidR="00C90E65">
        <w:rPr>
          <w:rFonts w:ascii="Times New Roman" w:eastAsia="Times New Roman" w:hAnsi="Times New Roman" w:cs="Times New Roman"/>
        </w:rPr>
        <w:t>s, these two conditions were identical.</w:t>
      </w:r>
      <w:r w:rsidR="008239C6">
        <w:rPr>
          <w:rFonts w:ascii="Times New Roman" w:eastAsia="Times New Roman" w:hAnsi="Times New Roman" w:cs="Times New Roman"/>
        </w:rPr>
        <w:t xml:space="preserve"> </w:t>
      </w:r>
    </w:p>
    <w:p w14:paraId="397F0B1D" w14:textId="77777777" w:rsidR="00F84260" w:rsidRDefault="00F84260" w:rsidP="008239C6">
      <w:pPr>
        <w:spacing w:line="480" w:lineRule="auto"/>
        <w:ind w:firstLine="720"/>
        <w:contextualSpacing/>
        <w:rPr>
          <w:rFonts w:ascii="Times New Roman" w:eastAsia="Times New Roman" w:hAnsi="Times New Roman" w:cs="Times New Roman"/>
        </w:rPr>
      </w:pPr>
    </w:p>
    <w:p w14:paraId="0910C97C" w14:textId="77777777" w:rsidR="00C7751A" w:rsidRPr="00EE5434" w:rsidRDefault="00C7751A" w:rsidP="00C7751A">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7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7"/>
        <w:gridCol w:w="6636"/>
      </w:tblGrid>
      <w:tr w:rsidR="003D4B37" w14:paraId="0E60A769" w14:textId="77777777" w:rsidTr="00C55C74">
        <w:trPr>
          <w:trHeight w:val="3109"/>
        </w:trPr>
        <w:tc>
          <w:tcPr>
            <w:tcW w:w="4962" w:type="dxa"/>
          </w:tcPr>
          <w:p w14:paraId="41611118" w14:textId="0E1507CC"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7D8C831" wp14:editId="008FE3FB">
                  <wp:extent cx="3112268" cy="2489813"/>
                  <wp:effectExtent l="0" t="0" r="0" b="6350"/>
                  <wp:docPr id="16702015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01522" name="Picture 1670201522"/>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138723" cy="2510977"/>
                          </a:xfrm>
                          <a:prstGeom prst="rect">
                            <a:avLst/>
                          </a:prstGeom>
                        </pic:spPr>
                      </pic:pic>
                    </a:graphicData>
                  </a:graphic>
                </wp:inline>
              </w:drawing>
            </w:r>
          </w:p>
        </w:tc>
        <w:tc>
          <w:tcPr>
            <w:tcW w:w="6739" w:type="dxa"/>
          </w:tcPr>
          <w:p w14:paraId="43D99CC9" w14:textId="53CEA104"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903FFA7" wp14:editId="6320E8CD">
                  <wp:extent cx="4068967" cy="2489200"/>
                  <wp:effectExtent l="0" t="0" r="8255" b="6350"/>
                  <wp:docPr id="938375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75329" name="Picture 938375329"/>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115564" cy="2517706"/>
                          </a:xfrm>
                          <a:prstGeom prst="rect">
                            <a:avLst/>
                          </a:prstGeom>
                        </pic:spPr>
                      </pic:pic>
                    </a:graphicData>
                  </a:graphic>
                </wp:inline>
              </w:drawing>
            </w:r>
          </w:p>
        </w:tc>
      </w:tr>
      <w:tr w:rsidR="003D4B37" w14:paraId="4052FACB" w14:textId="77777777" w:rsidTr="00C55C74">
        <w:trPr>
          <w:trHeight w:val="3109"/>
        </w:trPr>
        <w:tc>
          <w:tcPr>
            <w:tcW w:w="4962" w:type="dxa"/>
          </w:tcPr>
          <w:p w14:paraId="2D031933" w14:textId="6C00FBEA"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7CCD3A36" wp14:editId="6550AD9A">
                  <wp:extent cx="3112264" cy="2489812"/>
                  <wp:effectExtent l="0" t="0" r="0" b="6350"/>
                  <wp:docPr id="1703217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17157" name="Picture 170321715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128305" cy="2502645"/>
                          </a:xfrm>
                          <a:prstGeom prst="rect">
                            <a:avLst/>
                          </a:prstGeom>
                        </pic:spPr>
                      </pic:pic>
                    </a:graphicData>
                  </a:graphic>
                </wp:inline>
              </w:drawing>
            </w:r>
          </w:p>
        </w:tc>
        <w:tc>
          <w:tcPr>
            <w:tcW w:w="6739" w:type="dxa"/>
          </w:tcPr>
          <w:p w14:paraId="6AEA79E3" w14:textId="18B6D233" w:rsidR="00177DB3" w:rsidRDefault="008B71D8" w:rsidP="00BD73A3">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8AABD81" wp14:editId="4D58DE30">
                  <wp:extent cx="4068969" cy="2489200"/>
                  <wp:effectExtent l="0" t="0" r="8255" b="6350"/>
                  <wp:docPr id="10609485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505" name="Picture 106094850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103137" cy="2510103"/>
                          </a:xfrm>
                          <a:prstGeom prst="rect">
                            <a:avLst/>
                          </a:prstGeom>
                        </pic:spPr>
                      </pic:pic>
                    </a:graphicData>
                  </a:graphic>
                </wp:inline>
              </w:drawing>
            </w:r>
          </w:p>
        </w:tc>
      </w:tr>
    </w:tbl>
    <w:p w14:paraId="62CF34C3" w14:textId="6E599138" w:rsidR="00C7751A" w:rsidRDefault="00BD73A3" w:rsidP="00BD73A3">
      <w:pPr>
        <w:pStyle w:val="Caption"/>
        <w:rPr>
          <w:rFonts w:ascii="Times New Roman" w:eastAsia="Times New Roman" w:hAnsi="Times New Roman" w:cs="Times New Roman"/>
        </w:rPr>
      </w:pPr>
      <w:r w:rsidRPr="00034E60">
        <w:rPr>
          <w:rFonts w:ascii="Times New Roman" w:hAnsi="Times New Roman" w:cs="Times New Roman"/>
          <w:b/>
          <w:bCs/>
          <w:i w:val="0"/>
          <w:iCs w:val="0"/>
          <w:color w:val="000000" w:themeColor="text1"/>
          <w:sz w:val="24"/>
          <w:szCs w:val="24"/>
        </w:rPr>
        <w:t xml:space="preserve">Figure </w:t>
      </w:r>
      <w:r w:rsidRPr="00034E60">
        <w:rPr>
          <w:rFonts w:ascii="Times New Roman" w:hAnsi="Times New Roman" w:cs="Times New Roman"/>
          <w:b/>
          <w:bCs/>
          <w:i w:val="0"/>
          <w:iCs w:val="0"/>
          <w:color w:val="000000" w:themeColor="text1"/>
          <w:sz w:val="24"/>
          <w:szCs w:val="24"/>
        </w:rPr>
        <w:fldChar w:fldCharType="begin"/>
      </w:r>
      <w:r w:rsidRPr="00034E60">
        <w:rPr>
          <w:rFonts w:ascii="Times New Roman" w:hAnsi="Times New Roman" w:cs="Times New Roman"/>
          <w:b/>
          <w:bCs/>
          <w:i w:val="0"/>
          <w:iCs w:val="0"/>
          <w:color w:val="000000" w:themeColor="text1"/>
          <w:sz w:val="24"/>
          <w:szCs w:val="24"/>
        </w:rPr>
        <w:instrText xml:space="preserve"> SEQ Figure \* ARABIC </w:instrText>
      </w:r>
      <w:r w:rsidRPr="00034E60">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22</w:t>
      </w:r>
      <w:r w:rsidRPr="00034E60">
        <w:rPr>
          <w:rFonts w:ascii="Times New Roman" w:hAnsi="Times New Roman" w:cs="Times New Roman"/>
          <w:b/>
          <w:bCs/>
          <w:i w:val="0"/>
          <w:iCs w:val="0"/>
          <w:color w:val="000000" w:themeColor="text1"/>
          <w:sz w:val="24"/>
          <w:szCs w:val="24"/>
        </w:rPr>
        <w:fldChar w:fldCharType="end"/>
      </w:r>
      <w:r w:rsidRPr="00034E60">
        <w:rPr>
          <w:rFonts w:ascii="Times New Roman" w:hAnsi="Times New Roman" w:cs="Times New Roman"/>
          <w:b/>
          <w:bCs/>
          <w:i w:val="0"/>
          <w:iCs w:val="0"/>
          <w:color w:val="000000" w:themeColor="text1"/>
          <w:sz w:val="24"/>
          <w:szCs w:val="24"/>
        </w:rPr>
        <w:t>.</w:t>
      </w:r>
      <w:r w:rsidRPr="00BD73A3">
        <w:rPr>
          <w:color w:val="000000" w:themeColor="text1"/>
        </w:rPr>
        <w:t xml:space="preserve"> </w:t>
      </w:r>
      <w:r w:rsidRPr="002069FA">
        <w:rPr>
          <w:rFonts w:ascii="Times New Roman" w:hAnsi="Times New Roman" w:cs="Times New Roman"/>
          <w:color w:val="000000" w:themeColor="text1"/>
          <w:sz w:val="24"/>
          <w:szCs w:val="24"/>
        </w:rPr>
        <w:t>Performance of ALIAS</w:t>
      </w:r>
      <w:r w:rsidR="002069FA" w:rsidRPr="002069FA">
        <w:rPr>
          <w:rFonts w:ascii="Times New Roman" w:hAnsi="Times New Roman" w:cs="Times New Roman"/>
          <w:color w:val="000000" w:themeColor="text1"/>
          <w:sz w:val="24"/>
          <w:szCs w:val="24"/>
        </w:rPr>
        <w:t xml:space="preserve"> in the Effective Action condition</w:t>
      </w:r>
      <w:r>
        <w:rPr>
          <w:rFonts w:ascii="Times New Roman" w:hAnsi="Times New Roman" w:cs="Times New Roman"/>
          <w:i w:val="0"/>
          <w:iCs w:val="0"/>
          <w:color w:val="000000" w:themeColor="text1"/>
          <w:sz w:val="24"/>
          <w:szCs w:val="24"/>
        </w:rPr>
        <w:t>. Plotted is n</w:t>
      </w:r>
      <w:r w:rsidRPr="00614A04">
        <w:rPr>
          <w:rFonts w:ascii="Times New Roman" w:hAnsi="Times New Roman" w:cs="Times New Roman"/>
          <w:i w:val="0"/>
          <w:iCs w:val="0"/>
          <w:color w:val="000000" w:themeColor="text1"/>
          <w:sz w:val="24"/>
          <w:szCs w:val="24"/>
        </w:rPr>
        <w:t xml:space="preserve">etworks’ 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sidR="00D92ADA">
        <w:rPr>
          <w:rFonts w:ascii="Times New Roman" w:hAnsi="Times New Roman" w:cs="Times New Roman"/>
          <w:i w:val="0"/>
          <w:iCs w:val="0"/>
          <w:color w:val="000000" w:themeColor="text1"/>
          <w:sz w:val="24"/>
          <w:szCs w:val="24"/>
        </w:rPr>
        <w:t>Efficient and Inefficient test events in the Experimental (top row)</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and Control conditions</w:t>
      </w:r>
      <w:r w:rsidR="009D18BB">
        <w:rPr>
          <w:rFonts w:ascii="Times New Roman" w:hAnsi="Times New Roman" w:cs="Times New Roman"/>
          <w:i w:val="0"/>
          <w:iCs w:val="0"/>
          <w:color w:val="000000" w:themeColor="text1"/>
          <w:sz w:val="24"/>
          <w:szCs w:val="24"/>
        </w:rPr>
        <w:t xml:space="preserve"> (bottom row)</w:t>
      </w:r>
      <w:r w:rsidR="00D92ADA">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both overall (left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and across different habituation epochs (right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The Experimental and Control</w:t>
      </w:r>
      <w:r w:rsidR="00DC5F87">
        <w:rPr>
          <w:rFonts w:ascii="Times New Roman" w:hAnsi="Times New Roman" w:cs="Times New Roman"/>
          <w:i w:val="0"/>
          <w:iCs w:val="0"/>
          <w:color w:val="000000" w:themeColor="text1"/>
          <w:sz w:val="24"/>
          <w:szCs w:val="24"/>
        </w:rPr>
        <w:t xml:space="preserve"> conditions</w:t>
      </w:r>
      <w:r w:rsidR="00D92ADA">
        <w:rPr>
          <w:rFonts w:ascii="Times New Roman" w:hAnsi="Times New Roman" w:cs="Times New Roman"/>
          <w:i w:val="0"/>
          <w:iCs w:val="0"/>
          <w:color w:val="000000" w:themeColor="text1"/>
          <w:sz w:val="24"/>
          <w:szCs w:val="24"/>
        </w:rPr>
        <w:t xml:space="preserve"> correspond to Experiments </w:t>
      </w:r>
      <w:r w:rsidR="00B037DA">
        <w:rPr>
          <w:rFonts w:ascii="Times New Roman" w:hAnsi="Times New Roman" w:cs="Times New Roman"/>
          <w:i w:val="0"/>
          <w:iCs w:val="0"/>
          <w:color w:val="000000" w:themeColor="text1"/>
          <w:sz w:val="24"/>
          <w:szCs w:val="24"/>
        </w:rPr>
        <w:t>1, 4, and 5</w:t>
      </w:r>
      <w:r w:rsidR="00D92ADA">
        <w:rPr>
          <w:rFonts w:ascii="Times New Roman" w:hAnsi="Times New Roman" w:cs="Times New Roman"/>
          <w:i w:val="0"/>
          <w:iCs w:val="0"/>
          <w:color w:val="000000" w:themeColor="text1"/>
          <w:sz w:val="24"/>
          <w:szCs w:val="24"/>
        </w:rPr>
        <w:t xml:space="preserve"> in Skerry et al. (2013)</w:t>
      </w:r>
      <w:r>
        <w:rPr>
          <w:rFonts w:ascii="Times New Roman" w:hAnsi="Times New Roman" w:cs="Times New Roman"/>
          <w:i w:val="0"/>
          <w:iCs w:val="0"/>
          <w:color w:val="000000" w:themeColor="text1"/>
          <w:sz w:val="24"/>
          <w:szCs w:val="24"/>
        </w:rPr>
        <w:t>.</w:t>
      </w:r>
    </w:p>
    <w:p w14:paraId="4BF820ED" w14:textId="77777777" w:rsidR="006243B1" w:rsidRDefault="006243B1" w:rsidP="006243B1">
      <w:pPr>
        <w:spacing w:line="480" w:lineRule="auto"/>
        <w:contextualSpacing/>
        <w:rPr>
          <w:rFonts w:ascii="Times New Roman" w:eastAsia="Times New Roman" w:hAnsi="Times New Roman" w:cs="Times New Roman"/>
        </w:rPr>
      </w:pPr>
    </w:p>
    <w:p w14:paraId="61043AB5" w14:textId="679EA674" w:rsidR="006243B1" w:rsidRDefault="006243B1"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Figure </w:t>
      </w:r>
      <w:ins w:id="806" w:author="Benton, Deon" w:date="2026-06-22T00:24:00Z" w16du:dateUtc="2026-06-22T05:24:00Z">
        <w:r w:rsidR="005262F7">
          <w:rPr>
            <w:rFonts w:ascii="Times New Roman" w:eastAsia="Times New Roman" w:hAnsi="Times New Roman" w:cs="Times New Roman"/>
          </w:rPr>
          <w:t xml:space="preserve">22 </w:t>
        </w:r>
      </w:ins>
      <w:r>
        <w:rPr>
          <w:rFonts w:ascii="Times New Roman" w:eastAsia="Times New Roman" w:hAnsi="Times New Roman" w:cs="Times New Roman"/>
        </w:rPr>
        <w:t>shows the performance of ALIAS</w:t>
      </w:r>
      <w:r w:rsidR="002069FA">
        <w:rPr>
          <w:rFonts w:ascii="Times New Roman" w:eastAsia="Times New Roman" w:hAnsi="Times New Roman" w:cs="Times New Roman"/>
        </w:rPr>
        <w:t xml:space="preserve"> in the Effective Action condition</w:t>
      </w:r>
      <w:r>
        <w:rPr>
          <w:rFonts w:ascii="Times New Roman" w:eastAsia="Times New Roman" w:hAnsi="Times New Roman" w:cs="Times New Roman"/>
        </w:rPr>
        <w:t>. The</w:t>
      </w:r>
      <w:r w:rsidR="00331188">
        <w:rPr>
          <w:rFonts w:ascii="Times New Roman" w:eastAsia="Times New Roman" w:hAnsi="Times New Roman" w:cs="Times New Roman"/>
        </w:rPr>
        <w:t xml:space="preserve"> results</w:t>
      </w:r>
      <w:r w:rsidR="003C2222">
        <w:rPr>
          <w:rFonts w:ascii="Times New Roman" w:eastAsia="Times New Roman" w:hAnsi="Times New Roman" w:cs="Times New Roman"/>
        </w:rPr>
        <w:t xml:space="preserve"> </w:t>
      </w:r>
      <w:r w:rsidR="0071731A">
        <w:rPr>
          <w:rFonts w:ascii="Times New Roman" w:eastAsia="Times New Roman" w:hAnsi="Times New Roman" w:cs="Times New Roman"/>
        </w:rPr>
        <w:t xml:space="preserve">revealed </w:t>
      </w:r>
      <w:r w:rsidR="00331188">
        <w:rPr>
          <w:rFonts w:ascii="Times New Roman" w:eastAsia="Times New Roman" w:hAnsi="Times New Roman" w:cs="Times New Roman"/>
        </w:rPr>
        <w:t>that</w:t>
      </w:r>
      <w:ins w:id="807" w:author="Benton, Deon" w:date="2026-06-22T00:24:00Z" w16du:dateUtc="2026-06-22T05:24:00Z">
        <w:r w:rsidR="005262F7">
          <w:rPr>
            <w:rFonts w:ascii="Times New Roman" w:eastAsia="Times New Roman" w:hAnsi="Times New Roman" w:cs="Times New Roman"/>
          </w:rPr>
          <w:t>, both overall and for different habituation lengths,</w:t>
        </w:r>
      </w:ins>
      <w:r>
        <w:rPr>
          <w:rFonts w:ascii="Times New Roman" w:eastAsia="Times New Roman" w:hAnsi="Times New Roman" w:cs="Times New Roman"/>
        </w:rPr>
        <w:t xml:space="preserve"> </w:t>
      </w:r>
      <w:r w:rsidR="00331188">
        <w:rPr>
          <w:rFonts w:ascii="Times New Roman" w:eastAsia="Times New Roman" w:hAnsi="Times New Roman" w:cs="Times New Roman"/>
        </w:rPr>
        <w:t xml:space="preserve">networks in the </w:t>
      </w:r>
      <w:r w:rsidR="004335C0">
        <w:rPr>
          <w:rFonts w:ascii="Times New Roman" w:eastAsia="Times New Roman" w:hAnsi="Times New Roman" w:cs="Times New Roman"/>
        </w:rPr>
        <w:t xml:space="preserve">Experimental </w:t>
      </w:r>
      <w:r w:rsidR="001E2730">
        <w:rPr>
          <w:rFonts w:ascii="Times New Roman" w:eastAsia="Times New Roman" w:hAnsi="Times New Roman" w:cs="Times New Roman"/>
        </w:rPr>
        <w:t>condition</w:t>
      </w:r>
      <w:r w:rsidR="00C80A8A">
        <w:rPr>
          <w:rFonts w:ascii="Times New Roman" w:eastAsia="Times New Roman" w:hAnsi="Times New Roman" w:cs="Times New Roman"/>
        </w:rPr>
        <w:t xml:space="preserve"> </w:t>
      </w:r>
      <w:r w:rsidR="00331188">
        <w:rPr>
          <w:rFonts w:ascii="Times New Roman" w:eastAsia="Times New Roman" w:hAnsi="Times New Roman" w:cs="Times New Roman"/>
        </w:rPr>
        <w:t xml:space="preserve">looked longer at the </w:t>
      </w:r>
      <w:r w:rsidR="004335C0">
        <w:rPr>
          <w:rFonts w:ascii="Times New Roman" w:eastAsia="Times New Roman" w:hAnsi="Times New Roman" w:cs="Times New Roman"/>
        </w:rPr>
        <w:t xml:space="preserve">Inefficient test event than at the Efficient </w:t>
      </w:r>
      <w:r w:rsidR="00331188">
        <w:rPr>
          <w:rFonts w:ascii="Times New Roman" w:eastAsia="Times New Roman" w:hAnsi="Times New Roman" w:cs="Times New Roman"/>
        </w:rPr>
        <w:t>one</w:t>
      </w:r>
      <w:r w:rsidR="004335C0">
        <w:rPr>
          <w:rFonts w:ascii="Times New Roman" w:eastAsia="Times New Roman" w:hAnsi="Times New Roman" w:cs="Times New Roman"/>
        </w:rPr>
        <w:t xml:space="preserve">. </w:t>
      </w:r>
      <w:ins w:id="808" w:author="Benton, Deon" w:date="2026-06-22T00:25:00Z" w16du:dateUtc="2026-06-22T05:25:00Z">
        <w:r w:rsidR="005262F7">
          <w:rPr>
            <w:rFonts w:ascii="Times New Roman" w:eastAsia="Times New Roman" w:hAnsi="Times New Roman" w:cs="Times New Roman"/>
          </w:rPr>
          <w:t>This effect was considerably attenuated for networks in the Control condition.</w:t>
        </w:r>
      </w:ins>
      <w:r w:rsidR="004335C0">
        <w:rPr>
          <w:rFonts w:ascii="Times New Roman" w:eastAsia="Times New Roman" w:hAnsi="Times New Roman" w:cs="Times New Roman"/>
        </w:rPr>
        <w:t xml:space="preserve"> </w:t>
      </w:r>
      <w:r w:rsidR="00B83EA1">
        <w:rPr>
          <w:rFonts w:ascii="Times New Roman" w:eastAsia="Times New Roman" w:hAnsi="Times New Roman" w:cs="Times New Roman"/>
        </w:rPr>
        <w:t>Both findings</w:t>
      </w:r>
      <w:r w:rsidR="0007152D">
        <w:rPr>
          <w:rFonts w:ascii="Times New Roman" w:eastAsia="Times New Roman" w:hAnsi="Times New Roman" w:cs="Times New Roman"/>
        </w:rPr>
        <w:t xml:space="preserve"> qualitatively </w:t>
      </w:r>
      <w:r w:rsidR="00BD73A3">
        <w:rPr>
          <w:rFonts w:ascii="Times New Roman" w:eastAsia="Times New Roman" w:hAnsi="Times New Roman" w:cs="Times New Roman"/>
        </w:rPr>
        <w:t>matched</w:t>
      </w:r>
      <w:r w:rsidR="0007152D">
        <w:rPr>
          <w:rFonts w:ascii="Times New Roman" w:eastAsia="Times New Roman" w:hAnsi="Times New Roman" w:cs="Times New Roman"/>
        </w:rPr>
        <w:t xml:space="preserve"> </w:t>
      </w:r>
      <w:r w:rsidR="00ED09E9">
        <w:rPr>
          <w:rFonts w:ascii="Times New Roman" w:eastAsia="Times New Roman" w:hAnsi="Times New Roman" w:cs="Times New Roman"/>
        </w:rPr>
        <w:t>those of</w:t>
      </w:r>
      <w:r w:rsidR="0007152D">
        <w:rPr>
          <w:rFonts w:ascii="Times New Roman" w:eastAsia="Times New Roman" w:hAnsi="Times New Roman" w:cs="Times New Roman"/>
        </w:rPr>
        <w:t xml:space="preserve"> </w:t>
      </w:r>
      <w:r w:rsidR="003C2222">
        <w:rPr>
          <w:rFonts w:ascii="Times New Roman" w:eastAsia="Times New Roman" w:hAnsi="Times New Roman" w:cs="Times New Roman"/>
        </w:rPr>
        <w:t xml:space="preserve">infants in the Effective Action condition </w:t>
      </w:r>
      <w:r w:rsidR="005E34AE">
        <w:rPr>
          <w:rFonts w:ascii="Times New Roman" w:eastAsia="Times New Roman" w:hAnsi="Times New Roman" w:cs="Times New Roman"/>
        </w:rPr>
        <w:t xml:space="preserve">in </w:t>
      </w:r>
      <w:r w:rsidR="0007152D">
        <w:rPr>
          <w:rFonts w:ascii="Times New Roman" w:eastAsia="Times New Roman" w:hAnsi="Times New Roman" w:cs="Times New Roman"/>
        </w:rPr>
        <w:t xml:space="preserve">Skerry et al. (2013). </w:t>
      </w:r>
    </w:p>
    <w:p w14:paraId="65840EE9" w14:textId="77777777" w:rsidR="000367E7" w:rsidRDefault="000367E7" w:rsidP="006243B1">
      <w:pPr>
        <w:spacing w:line="480" w:lineRule="auto"/>
        <w:contextualSpacing/>
        <w:rPr>
          <w:rFonts w:ascii="Times New Roman" w:eastAsia="Times New Roman" w:hAnsi="Times New Roman" w:cs="Times New Roman"/>
        </w:rPr>
      </w:pPr>
    </w:p>
    <w:tbl>
      <w:tblPr>
        <w:tblStyle w:val="TableGrid"/>
        <w:tblW w:w="11901"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gridCol w:w="6816"/>
      </w:tblGrid>
      <w:tr w:rsidR="000367E7" w14:paraId="0301031D" w14:textId="77777777" w:rsidTr="00C55C74">
        <w:trPr>
          <w:trHeight w:val="3968"/>
        </w:trPr>
        <w:tc>
          <w:tcPr>
            <w:tcW w:w="5114" w:type="dxa"/>
          </w:tcPr>
          <w:p w14:paraId="658CAA64" w14:textId="2FE8EFD7" w:rsidR="000367E7" w:rsidRDefault="000367E7"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1645CDDF" wp14:editId="3AB911CD">
                  <wp:extent cx="3176648" cy="2541319"/>
                  <wp:effectExtent l="0" t="0" r="5080" b="0"/>
                  <wp:docPr id="2007441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41551" name="Picture 200744155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231489" cy="2585191"/>
                          </a:xfrm>
                          <a:prstGeom prst="rect">
                            <a:avLst/>
                          </a:prstGeom>
                        </pic:spPr>
                      </pic:pic>
                    </a:graphicData>
                  </a:graphic>
                </wp:inline>
              </w:drawing>
            </w:r>
          </w:p>
        </w:tc>
        <w:tc>
          <w:tcPr>
            <w:tcW w:w="6787" w:type="dxa"/>
          </w:tcPr>
          <w:p w14:paraId="6071A62D" w14:textId="2C990190" w:rsidR="000367E7" w:rsidRDefault="000367E7" w:rsidP="00034E60">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4DDB14E" wp14:editId="6BB5DBAB">
                  <wp:extent cx="4183282" cy="2559132"/>
                  <wp:effectExtent l="0" t="0" r="8255" b="0"/>
                  <wp:docPr id="1532405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05053" name="Picture 1532405053"/>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241925" cy="2595007"/>
                          </a:xfrm>
                          <a:prstGeom prst="rect">
                            <a:avLst/>
                          </a:prstGeom>
                        </pic:spPr>
                      </pic:pic>
                    </a:graphicData>
                  </a:graphic>
                </wp:inline>
              </w:drawing>
            </w:r>
          </w:p>
        </w:tc>
      </w:tr>
    </w:tbl>
    <w:p w14:paraId="0821B803" w14:textId="5E1FF8F7" w:rsidR="000367E7" w:rsidRDefault="00034E60" w:rsidP="00034E60">
      <w:pPr>
        <w:pStyle w:val="Caption"/>
        <w:rPr>
          <w:rFonts w:ascii="Times New Roman" w:hAnsi="Times New Roman" w:cs="Times New Roman"/>
          <w:i w:val="0"/>
          <w:iCs w:val="0"/>
          <w:color w:val="000000" w:themeColor="text1"/>
          <w:sz w:val="24"/>
          <w:szCs w:val="24"/>
        </w:rPr>
      </w:pPr>
      <w:r w:rsidRPr="00B7583B">
        <w:rPr>
          <w:rFonts w:ascii="Times New Roman" w:hAnsi="Times New Roman" w:cs="Times New Roman"/>
          <w:b/>
          <w:bCs/>
          <w:i w:val="0"/>
          <w:iCs w:val="0"/>
          <w:color w:val="000000" w:themeColor="text1"/>
          <w:sz w:val="24"/>
          <w:szCs w:val="24"/>
        </w:rPr>
        <w:t xml:space="preserve">Figure </w:t>
      </w:r>
      <w:r w:rsidRPr="00B7583B">
        <w:rPr>
          <w:rFonts w:ascii="Times New Roman" w:hAnsi="Times New Roman" w:cs="Times New Roman"/>
          <w:b/>
          <w:bCs/>
          <w:i w:val="0"/>
          <w:iCs w:val="0"/>
          <w:color w:val="000000" w:themeColor="text1"/>
          <w:sz w:val="24"/>
          <w:szCs w:val="24"/>
        </w:rPr>
        <w:fldChar w:fldCharType="begin"/>
      </w:r>
      <w:r w:rsidRPr="00B7583B">
        <w:rPr>
          <w:rFonts w:ascii="Times New Roman" w:hAnsi="Times New Roman" w:cs="Times New Roman"/>
          <w:b/>
          <w:bCs/>
          <w:i w:val="0"/>
          <w:iCs w:val="0"/>
          <w:color w:val="000000" w:themeColor="text1"/>
          <w:sz w:val="24"/>
          <w:szCs w:val="24"/>
        </w:rPr>
        <w:instrText xml:space="preserve"> SEQ Figure \* ARABIC </w:instrText>
      </w:r>
      <w:r w:rsidRPr="00B7583B">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23</w:t>
      </w:r>
      <w:r w:rsidRPr="00B7583B">
        <w:rPr>
          <w:rFonts w:ascii="Times New Roman" w:hAnsi="Times New Roman" w:cs="Times New Roman"/>
          <w:b/>
          <w:bCs/>
          <w:i w:val="0"/>
          <w:iCs w:val="0"/>
          <w:color w:val="000000" w:themeColor="text1"/>
          <w:sz w:val="24"/>
          <w:szCs w:val="24"/>
        </w:rPr>
        <w:fldChar w:fldCharType="end"/>
      </w:r>
      <w:r w:rsidRPr="00B7583B">
        <w:rPr>
          <w:rFonts w:ascii="Times New Roman" w:hAnsi="Times New Roman" w:cs="Times New Roman"/>
          <w:b/>
          <w:bCs/>
          <w:i w:val="0"/>
          <w:iCs w:val="0"/>
          <w:color w:val="000000" w:themeColor="text1"/>
          <w:sz w:val="24"/>
          <w:szCs w:val="24"/>
        </w:rPr>
        <w:t>.</w:t>
      </w:r>
      <w:r w:rsidRPr="00034E60">
        <w:rPr>
          <w:color w:val="000000" w:themeColor="text1"/>
        </w:rPr>
        <w:t xml:space="preserve"> </w:t>
      </w:r>
      <w:r w:rsidRPr="00BD0659">
        <w:rPr>
          <w:rFonts w:ascii="Times New Roman" w:hAnsi="Times New Roman" w:cs="Times New Roman"/>
          <w:color w:val="000000" w:themeColor="text1"/>
          <w:sz w:val="24"/>
          <w:szCs w:val="24"/>
        </w:rPr>
        <w:t>Performance of ALIAS</w:t>
      </w:r>
      <w:r w:rsidR="002D3ADE" w:rsidRPr="00BD0659">
        <w:rPr>
          <w:rFonts w:ascii="Times New Roman" w:hAnsi="Times New Roman" w:cs="Times New Roman"/>
          <w:color w:val="000000" w:themeColor="text1"/>
          <w:sz w:val="24"/>
          <w:szCs w:val="24"/>
        </w:rPr>
        <w:t xml:space="preserve"> in the No Training condition</w:t>
      </w:r>
      <w:r w:rsidRPr="00BD0659">
        <w:rPr>
          <w:rFonts w:ascii="Times New Roman" w:hAnsi="Times New Roman" w:cs="Times New Roman"/>
          <w:color w:val="000000" w:themeColor="text1"/>
          <w:sz w:val="24"/>
          <w:szCs w:val="24"/>
        </w:rPr>
        <w:t>.</w:t>
      </w:r>
      <w:r w:rsidR="002D3ADE" w:rsidRPr="00BD0659">
        <w:rPr>
          <w:rFonts w:ascii="Times New Roman" w:hAnsi="Times New Roman" w:cs="Times New Roman"/>
          <w:color w:val="000000" w:themeColor="text1"/>
          <w:sz w:val="24"/>
          <w:szCs w:val="24"/>
        </w:rPr>
        <w:t xml:space="preserve"> </w:t>
      </w:r>
      <w:r w:rsidR="002D3ADE">
        <w:rPr>
          <w:rFonts w:ascii="Times New Roman" w:hAnsi="Times New Roman" w:cs="Times New Roman"/>
          <w:i w:val="0"/>
          <w:iCs w:val="0"/>
          <w:color w:val="000000" w:themeColor="text1"/>
          <w:sz w:val="24"/>
          <w:szCs w:val="24"/>
        </w:rPr>
        <w:t xml:space="preserve">The </w:t>
      </w:r>
      <w:r w:rsidR="00C25029">
        <w:rPr>
          <w:rFonts w:ascii="Times New Roman" w:hAnsi="Times New Roman" w:cs="Times New Roman"/>
          <w:i w:val="0"/>
          <w:iCs w:val="0"/>
          <w:color w:val="000000" w:themeColor="text1"/>
          <w:sz w:val="24"/>
          <w:szCs w:val="24"/>
        </w:rPr>
        <w:t>overall error produced to the Efficient and Inefficient test events is shown on the left, and the error produced across different habituation epochs is shown on the right.</w:t>
      </w:r>
      <w:r>
        <w:rPr>
          <w:rFonts w:ascii="Times New Roman" w:hAnsi="Times New Roman" w:cs="Times New Roman"/>
          <w:i w:val="0"/>
          <w:iCs w:val="0"/>
          <w:color w:val="000000" w:themeColor="text1"/>
          <w:sz w:val="24"/>
          <w:szCs w:val="24"/>
        </w:rPr>
        <w:t xml:space="preserve"> </w:t>
      </w:r>
      <w:r w:rsidR="00C25029">
        <w:rPr>
          <w:rFonts w:ascii="Times New Roman" w:hAnsi="Times New Roman" w:cs="Times New Roman"/>
          <w:i w:val="0"/>
          <w:iCs w:val="0"/>
          <w:color w:val="000000" w:themeColor="text1"/>
          <w:sz w:val="24"/>
          <w:szCs w:val="24"/>
        </w:rPr>
        <w:t>This condition corresponds to Experiment 3</w:t>
      </w:r>
      <w:r>
        <w:rPr>
          <w:rFonts w:ascii="Times New Roman" w:hAnsi="Times New Roman" w:cs="Times New Roman"/>
          <w:i w:val="0"/>
          <w:iCs w:val="0"/>
          <w:color w:val="000000" w:themeColor="text1"/>
          <w:sz w:val="24"/>
          <w:szCs w:val="24"/>
        </w:rPr>
        <w:t xml:space="preserve"> in Skerry et al. (2013).</w:t>
      </w:r>
    </w:p>
    <w:p w14:paraId="3BAD50A2" w14:textId="77777777" w:rsidR="00B7583B" w:rsidRPr="00B7583B" w:rsidRDefault="00B7583B" w:rsidP="00B7583B"/>
    <w:p w14:paraId="555F2668" w14:textId="151D9FCF" w:rsidR="007C464C" w:rsidRDefault="007C464C" w:rsidP="005262F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Figure </w:t>
      </w:r>
      <w:ins w:id="809" w:author="Benton, Deon" w:date="2026-06-22T00:25:00Z" w16du:dateUtc="2026-06-22T05:25:00Z">
        <w:r w:rsidR="005262F7">
          <w:rPr>
            <w:rFonts w:ascii="Times New Roman" w:eastAsia="Times New Roman" w:hAnsi="Times New Roman" w:cs="Times New Roman"/>
          </w:rPr>
          <w:t xml:space="preserve">23 </w:t>
        </w:r>
      </w:ins>
      <w:r>
        <w:rPr>
          <w:rFonts w:ascii="Times New Roman" w:eastAsia="Times New Roman" w:hAnsi="Times New Roman" w:cs="Times New Roman"/>
        </w:rPr>
        <w:t>shows the performance of networks</w:t>
      </w:r>
      <w:r w:rsidR="009D1397">
        <w:rPr>
          <w:rFonts w:ascii="Times New Roman" w:eastAsia="Times New Roman" w:hAnsi="Times New Roman" w:cs="Times New Roman"/>
        </w:rPr>
        <w:t xml:space="preserve"> </w:t>
      </w:r>
      <w:r w:rsidR="00BD0659">
        <w:rPr>
          <w:rFonts w:ascii="Times New Roman" w:eastAsia="Times New Roman" w:hAnsi="Times New Roman" w:cs="Times New Roman"/>
        </w:rPr>
        <w:t>in the</w:t>
      </w:r>
      <w:r w:rsidR="009D1397">
        <w:rPr>
          <w:rFonts w:ascii="Times New Roman" w:eastAsia="Times New Roman" w:hAnsi="Times New Roman" w:cs="Times New Roman"/>
        </w:rPr>
        <w:t xml:space="preserve"> No Training</w:t>
      </w:r>
      <w:r w:rsidR="00034E60">
        <w:rPr>
          <w:rFonts w:ascii="Times New Roman" w:eastAsia="Times New Roman" w:hAnsi="Times New Roman" w:cs="Times New Roman"/>
        </w:rPr>
        <w:t xml:space="preserve"> condition</w:t>
      </w:r>
      <w:r>
        <w:rPr>
          <w:rFonts w:ascii="Times New Roman" w:eastAsia="Times New Roman" w:hAnsi="Times New Roman" w:cs="Times New Roman"/>
        </w:rPr>
        <w:t>.</w:t>
      </w:r>
      <w:r w:rsidR="00034E60">
        <w:rPr>
          <w:rFonts w:ascii="Times New Roman" w:eastAsia="Times New Roman" w:hAnsi="Times New Roman" w:cs="Times New Roman"/>
        </w:rPr>
        <w:t xml:space="preserve"> </w:t>
      </w:r>
      <w:r w:rsidR="00BD0659">
        <w:rPr>
          <w:rFonts w:ascii="Times New Roman" w:eastAsia="Times New Roman" w:hAnsi="Times New Roman" w:cs="Times New Roman"/>
        </w:rPr>
        <w:t>Networks—like infants in the corresponding behavioral condition—</w:t>
      </w:r>
      <w:r w:rsidR="009D1397">
        <w:rPr>
          <w:rFonts w:ascii="Times New Roman" w:eastAsia="Times New Roman" w:hAnsi="Times New Roman" w:cs="Times New Roman"/>
        </w:rPr>
        <w:t xml:space="preserve">looked about equally long at both test events. </w:t>
      </w:r>
      <w:ins w:id="810" w:author="Benton, Deon" w:date="2026-06-22T00:27:00Z" w16du:dateUtc="2026-06-22T05:27:00Z">
        <w:r w:rsidR="005262F7">
          <w:rPr>
            <w:rFonts w:ascii="Times New Roman" w:eastAsia="Times New Roman" w:hAnsi="Times New Roman" w:cs="Times New Roman"/>
          </w:rPr>
          <w:t>Note that if</w:t>
        </w:r>
      </w:ins>
      <w:r w:rsidR="00545C9D">
        <w:rPr>
          <w:rFonts w:ascii="Times New Roman" w:eastAsia="Times New Roman" w:hAnsi="Times New Roman" w:cs="Times New Roman"/>
        </w:rPr>
        <w:t xml:space="preserve"> </w:t>
      </w:r>
      <w:ins w:id="811" w:author="Benton, Deon" w:date="2026-06-22T00:28:00Z" w16du:dateUtc="2026-06-22T05:28:00Z">
        <w:r w:rsidR="005262F7">
          <w:rPr>
            <w:rFonts w:ascii="Times New Roman" w:eastAsia="Times New Roman" w:hAnsi="Times New Roman" w:cs="Times New Roman"/>
          </w:rPr>
          <w:t>prior (i.e., pretraining)</w:t>
        </w:r>
      </w:ins>
      <w:r w:rsidR="00545C9D">
        <w:rPr>
          <w:rFonts w:ascii="Times New Roman" w:eastAsia="Times New Roman" w:hAnsi="Times New Roman" w:cs="Times New Roman"/>
        </w:rPr>
        <w:t xml:space="preserve"> experience with constrained arced motion </w:t>
      </w:r>
      <w:ins w:id="812" w:author="Benton, Deon" w:date="2026-06-22T00:28:00Z" w16du:dateUtc="2026-06-22T05:28:00Z">
        <w:r w:rsidR="005262F7">
          <w:rPr>
            <w:rFonts w:ascii="Times New Roman" w:eastAsia="Times New Roman" w:hAnsi="Times New Roman" w:cs="Times New Roman"/>
          </w:rPr>
          <w:t>was sufficient for networks</w:t>
        </w:r>
      </w:ins>
      <w:r w:rsidR="00545C9D">
        <w:rPr>
          <w:rFonts w:ascii="Times New Roman" w:eastAsia="Times New Roman" w:hAnsi="Times New Roman" w:cs="Times New Roman"/>
        </w:rPr>
        <w:t xml:space="preserve"> to associate arced motion with barriers and</w:t>
      </w:r>
      <w:r w:rsidR="00FD67B9">
        <w:rPr>
          <w:rFonts w:ascii="Times New Roman" w:eastAsia="Times New Roman" w:hAnsi="Times New Roman" w:cs="Times New Roman"/>
        </w:rPr>
        <w:t xml:space="preserve"> then to</w:t>
      </w:r>
      <w:r w:rsidR="00545C9D">
        <w:rPr>
          <w:rFonts w:ascii="Times New Roman" w:eastAsia="Times New Roman" w:hAnsi="Times New Roman" w:cs="Times New Roman"/>
        </w:rPr>
        <w:t xml:space="preserve"> detect when such associations are violated, </w:t>
      </w:r>
      <w:ins w:id="813" w:author="Benton, Deon" w:date="2026-06-22T00:29:00Z" w16du:dateUtc="2026-06-22T05:29:00Z">
        <w:r w:rsidR="005262F7">
          <w:rPr>
            <w:rFonts w:ascii="Times New Roman" w:eastAsia="Times New Roman" w:hAnsi="Times New Roman" w:cs="Times New Roman"/>
          </w:rPr>
          <w:t>then networks in Effective Action and</w:t>
        </w:r>
      </w:ins>
      <w:r w:rsidR="00545C9D">
        <w:rPr>
          <w:rFonts w:ascii="Times New Roman" w:eastAsia="Times New Roman" w:hAnsi="Times New Roman" w:cs="Times New Roman"/>
        </w:rPr>
        <w:t xml:space="preserve"> No Training condition</w:t>
      </w:r>
      <w:ins w:id="814" w:author="Benton, Deon" w:date="2026-06-22T00:29:00Z" w16du:dateUtc="2026-06-22T05:29:00Z">
        <w:r w:rsidR="005262F7">
          <w:rPr>
            <w:rFonts w:ascii="Times New Roman" w:eastAsia="Times New Roman" w:hAnsi="Times New Roman" w:cs="Times New Roman"/>
          </w:rPr>
          <w:t xml:space="preserve">s should have treated the test events similarly. </w:t>
        </w:r>
      </w:ins>
      <w:r w:rsidR="00F00B94">
        <w:rPr>
          <w:rFonts w:ascii="Times New Roman" w:eastAsia="Times New Roman" w:hAnsi="Times New Roman" w:cs="Times New Roman"/>
        </w:rPr>
        <w:t xml:space="preserve"> </w:t>
      </w:r>
    </w:p>
    <w:p w14:paraId="3E72C323" w14:textId="77777777" w:rsidR="008D02B7" w:rsidRDefault="008D02B7" w:rsidP="006243B1">
      <w:pPr>
        <w:spacing w:line="480" w:lineRule="auto"/>
        <w:contextualSpacing/>
        <w:rPr>
          <w:rFonts w:ascii="Times New Roman" w:eastAsia="Times New Roman" w:hAnsi="Times New Roman" w:cs="Times New Roman"/>
        </w:rPr>
      </w:pPr>
    </w:p>
    <w:tbl>
      <w:tblPr>
        <w:tblStyle w:val="TableGrid"/>
        <w:tblW w:w="11454"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8"/>
        <w:gridCol w:w="6426"/>
      </w:tblGrid>
      <w:tr w:rsidR="0099707C" w14:paraId="00D05815" w14:textId="77777777" w:rsidTr="00870EF4">
        <w:trPr>
          <w:trHeight w:val="3833"/>
        </w:trPr>
        <w:tc>
          <w:tcPr>
            <w:tcW w:w="5040" w:type="dxa"/>
          </w:tcPr>
          <w:p w14:paraId="11747C41" w14:textId="1D3034E0" w:rsidR="0099707C" w:rsidRDefault="0099707C" w:rsidP="00F82EB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5D6937D6" wp14:editId="58C56C3E">
                  <wp:extent cx="3019646" cy="2415716"/>
                  <wp:effectExtent l="0" t="0" r="9525" b="3810"/>
                  <wp:docPr id="5195389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38946" name="Picture 519538946"/>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043764" cy="2435010"/>
                          </a:xfrm>
                          <a:prstGeom prst="rect">
                            <a:avLst/>
                          </a:prstGeom>
                        </pic:spPr>
                      </pic:pic>
                    </a:graphicData>
                  </a:graphic>
                </wp:inline>
              </w:drawing>
            </w:r>
          </w:p>
        </w:tc>
        <w:tc>
          <w:tcPr>
            <w:tcW w:w="6414" w:type="dxa"/>
          </w:tcPr>
          <w:p w14:paraId="3CCF893A" w14:textId="10CFC136" w:rsidR="0099707C" w:rsidRDefault="0099707C" w:rsidP="00F82EB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0D33FB5A" wp14:editId="4DB337D4">
                  <wp:extent cx="3937014" cy="2408477"/>
                  <wp:effectExtent l="0" t="0" r="6350" b="0"/>
                  <wp:docPr id="15389902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90248" name="Picture 1538990248"/>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960380" cy="2422771"/>
                          </a:xfrm>
                          <a:prstGeom prst="rect">
                            <a:avLst/>
                          </a:prstGeom>
                        </pic:spPr>
                      </pic:pic>
                    </a:graphicData>
                  </a:graphic>
                </wp:inline>
              </w:drawing>
            </w:r>
          </w:p>
        </w:tc>
      </w:tr>
    </w:tbl>
    <w:p w14:paraId="1AB1A127" w14:textId="7F4CDEDC" w:rsidR="00F82EBD" w:rsidRDefault="00F82EBD" w:rsidP="00F82EBD">
      <w:pPr>
        <w:pStyle w:val="Caption"/>
        <w:rPr>
          <w:rFonts w:ascii="Times New Roman" w:eastAsia="Times New Roman" w:hAnsi="Times New Roman" w:cs="Times New Roman"/>
        </w:rPr>
      </w:pPr>
      <w:r w:rsidRPr="009853D0">
        <w:rPr>
          <w:rFonts w:ascii="Times New Roman" w:hAnsi="Times New Roman" w:cs="Times New Roman"/>
          <w:b/>
          <w:bCs/>
          <w:i w:val="0"/>
          <w:iCs w:val="0"/>
          <w:color w:val="000000" w:themeColor="text1"/>
          <w:sz w:val="24"/>
          <w:szCs w:val="24"/>
        </w:rPr>
        <w:t xml:space="preserve">Figure </w:t>
      </w:r>
      <w:r w:rsidRPr="009853D0">
        <w:rPr>
          <w:rFonts w:ascii="Times New Roman" w:hAnsi="Times New Roman" w:cs="Times New Roman"/>
          <w:b/>
          <w:bCs/>
          <w:i w:val="0"/>
          <w:iCs w:val="0"/>
          <w:color w:val="000000" w:themeColor="text1"/>
          <w:sz w:val="24"/>
          <w:szCs w:val="24"/>
        </w:rPr>
        <w:fldChar w:fldCharType="begin"/>
      </w:r>
      <w:r w:rsidRPr="009853D0">
        <w:rPr>
          <w:rFonts w:ascii="Times New Roman" w:hAnsi="Times New Roman" w:cs="Times New Roman"/>
          <w:b/>
          <w:bCs/>
          <w:i w:val="0"/>
          <w:iCs w:val="0"/>
          <w:color w:val="000000" w:themeColor="text1"/>
          <w:sz w:val="24"/>
          <w:szCs w:val="24"/>
        </w:rPr>
        <w:instrText xml:space="preserve"> SEQ Figure \* ARABIC </w:instrText>
      </w:r>
      <w:r w:rsidRPr="009853D0">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24</w:t>
      </w:r>
      <w:r w:rsidRPr="009853D0">
        <w:rPr>
          <w:rFonts w:ascii="Times New Roman" w:hAnsi="Times New Roman" w:cs="Times New Roman"/>
          <w:b/>
          <w:bCs/>
          <w:i w:val="0"/>
          <w:iCs w:val="0"/>
          <w:color w:val="000000" w:themeColor="text1"/>
          <w:sz w:val="24"/>
          <w:szCs w:val="24"/>
        </w:rPr>
        <w:fldChar w:fldCharType="end"/>
      </w:r>
      <w:r w:rsidRPr="009853D0">
        <w:rPr>
          <w:rFonts w:ascii="Times New Roman" w:hAnsi="Times New Roman" w:cs="Times New Roman"/>
          <w:b/>
          <w:bCs/>
          <w:i w:val="0"/>
          <w:iCs w:val="0"/>
          <w:color w:val="000000" w:themeColor="text1"/>
          <w:sz w:val="24"/>
          <w:szCs w:val="24"/>
        </w:rPr>
        <w:t>.</w:t>
      </w:r>
      <w:r w:rsidRPr="00F82EBD">
        <w:rPr>
          <w:color w:val="000000" w:themeColor="text1"/>
        </w:rPr>
        <w:t xml:space="preserve"> </w:t>
      </w:r>
      <w:r w:rsidRPr="00B47E38">
        <w:rPr>
          <w:rFonts w:ascii="Times New Roman" w:hAnsi="Times New Roman" w:cs="Times New Roman"/>
          <w:color w:val="000000" w:themeColor="text1"/>
          <w:sz w:val="24"/>
          <w:szCs w:val="24"/>
        </w:rPr>
        <w:t>Performance of ALIAS</w:t>
      </w:r>
      <w:r w:rsidR="002D3ADE" w:rsidRPr="00B47E38">
        <w:rPr>
          <w:rFonts w:ascii="Times New Roman" w:hAnsi="Times New Roman" w:cs="Times New Roman"/>
          <w:color w:val="000000" w:themeColor="text1"/>
          <w:sz w:val="24"/>
          <w:szCs w:val="24"/>
        </w:rPr>
        <w:t xml:space="preserve"> in the Ineffective </w:t>
      </w:r>
      <w:r w:rsidR="00B47E38">
        <w:rPr>
          <w:rFonts w:ascii="Times New Roman" w:hAnsi="Times New Roman" w:cs="Times New Roman"/>
          <w:color w:val="000000" w:themeColor="text1"/>
          <w:sz w:val="24"/>
          <w:szCs w:val="24"/>
        </w:rPr>
        <w:t>Action c</w:t>
      </w:r>
      <w:r w:rsidR="002D3ADE" w:rsidRPr="00B47E38">
        <w:rPr>
          <w:rFonts w:ascii="Times New Roman" w:hAnsi="Times New Roman" w:cs="Times New Roman"/>
          <w:color w:val="000000" w:themeColor="text1"/>
          <w:sz w:val="24"/>
          <w:szCs w:val="24"/>
        </w:rPr>
        <w:t>ondition</w:t>
      </w:r>
      <w:r w:rsidRPr="00B47E38">
        <w:rPr>
          <w:rFonts w:ascii="Times New Roman" w:hAnsi="Times New Roman" w:cs="Times New Roman"/>
          <w:color w:val="000000" w:themeColor="text1"/>
          <w:sz w:val="24"/>
          <w:szCs w:val="24"/>
        </w:rPr>
        <w:t>.</w:t>
      </w:r>
      <w:r>
        <w:rPr>
          <w:rFonts w:ascii="Times New Roman" w:hAnsi="Times New Roman" w:cs="Times New Roman"/>
          <w:i w:val="0"/>
          <w:iCs w:val="0"/>
          <w:color w:val="000000" w:themeColor="text1"/>
          <w:sz w:val="24"/>
          <w:szCs w:val="24"/>
        </w:rPr>
        <w:t xml:space="preserve"> </w:t>
      </w:r>
      <w:r w:rsidR="0099707C">
        <w:rPr>
          <w:rFonts w:ascii="Times New Roman" w:hAnsi="Times New Roman" w:cs="Times New Roman"/>
          <w:i w:val="0"/>
          <w:iCs w:val="0"/>
          <w:color w:val="000000" w:themeColor="text1"/>
          <w:sz w:val="24"/>
          <w:szCs w:val="24"/>
        </w:rPr>
        <w:t xml:space="preserve">The overall error produced to the Efficient and Inefficient test events is shown on the left, and the error produced across different habituation epochs is shown on the right. </w:t>
      </w:r>
      <w:r w:rsidR="00F46809">
        <w:rPr>
          <w:rFonts w:ascii="Times New Roman" w:hAnsi="Times New Roman" w:cs="Times New Roman"/>
          <w:i w:val="0"/>
          <w:iCs w:val="0"/>
          <w:color w:val="000000" w:themeColor="text1"/>
          <w:sz w:val="24"/>
          <w:szCs w:val="24"/>
        </w:rPr>
        <w:t>This condition corresponds to Experiment 2</w:t>
      </w:r>
      <w:r>
        <w:rPr>
          <w:rFonts w:ascii="Times New Roman" w:hAnsi="Times New Roman" w:cs="Times New Roman"/>
          <w:i w:val="0"/>
          <w:iCs w:val="0"/>
          <w:color w:val="000000" w:themeColor="text1"/>
          <w:sz w:val="24"/>
          <w:szCs w:val="24"/>
        </w:rPr>
        <w:t xml:space="preserve"> in Skerry et al. (2013).</w:t>
      </w:r>
    </w:p>
    <w:p w14:paraId="4CED4D5B" w14:textId="2B800F8A" w:rsidR="00F82EBD" w:rsidRDefault="00F82EBD" w:rsidP="00F82EBD">
      <w:pPr>
        <w:pStyle w:val="Caption"/>
        <w:rPr>
          <w:rFonts w:ascii="Times New Roman" w:eastAsia="Times New Roman" w:hAnsi="Times New Roman" w:cs="Times New Roman"/>
        </w:rPr>
      </w:pPr>
    </w:p>
    <w:p w14:paraId="69A26B5D" w14:textId="1EEBEC41" w:rsidR="0036310A" w:rsidRDefault="005262F7" w:rsidP="0036310A">
      <w:pPr>
        <w:spacing w:line="480" w:lineRule="auto"/>
        <w:ind w:firstLine="720"/>
        <w:contextualSpacing/>
        <w:rPr>
          <w:rFonts w:ascii="Times New Roman" w:eastAsia="Times New Roman" w:hAnsi="Times New Roman" w:cs="Times New Roman"/>
        </w:rPr>
      </w:pPr>
      <w:ins w:id="815" w:author="Benton, Deon" w:date="2026-06-22T00:30:00Z" w16du:dateUtc="2026-06-22T05:30:00Z">
        <w:r>
          <w:rPr>
            <w:rFonts w:ascii="Times New Roman" w:eastAsia="Times New Roman" w:hAnsi="Times New Roman" w:cs="Times New Roman"/>
          </w:rPr>
          <w:t xml:space="preserve">Figure 24 shows the performance of </w:t>
        </w:r>
      </w:ins>
      <w:r w:rsidR="00570287">
        <w:rPr>
          <w:rFonts w:ascii="Times New Roman" w:eastAsia="Times New Roman" w:hAnsi="Times New Roman" w:cs="Times New Roman"/>
        </w:rPr>
        <w:t xml:space="preserve">networks in </w:t>
      </w:r>
      <w:r w:rsidR="00B47E38">
        <w:rPr>
          <w:rFonts w:ascii="Times New Roman" w:eastAsia="Times New Roman" w:hAnsi="Times New Roman" w:cs="Times New Roman"/>
        </w:rPr>
        <w:t>the Ineffective Action condition</w:t>
      </w:r>
      <w:ins w:id="816" w:author="Benton, Deon" w:date="2026-06-22T00:30:00Z" w16du:dateUtc="2026-06-22T05:30:00Z">
        <w:r>
          <w:rPr>
            <w:rFonts w:ascii="Times New Roman" w:eastAsia="Times New Roman" w:hAnsi="Times New Roman" w:cs="Times New Roman"/>
          </w:rPr>
          <w:t xml:space="preserve">. As with networks in the No Training condition, these networks also looked </w:t>
        </w:r>
      </w:ins>
      <w:r w:rsidR="00B47E38">
        <w:rPr>
          <w:rFonts w:ascii="Times New Roman" w:eastAsia="Times New Roman" w:hAnsi="Times New Roman" w:cs="Times New Roman"/>
        </w:rPr>
        <w:t xml:space="preserve">about equally </w:t>
      </w:r>
      <w:r w:rsidR="008B3626">
        <w:rPr>
          <w:rFonts w:ascii="Times New Roman" w:eastAsia="Times New Roman" w:hAnsi="Times New Roman" w:cs="Times New Roman"/>
        </w:rPr>
        <w:t xml:space="preserve">long </w:t>
      </w:r>
      <w:r w:rsidR="00B47E38">
        <w:rPr>
          <w:rFonts w:ascii="Times New Roman" w:eastAsia="Times New Roman" w:hAnsi="Times New Roman" w:cs="Times New Roman"/>
        </w:rPr>
        <w:t>at both test events.</w:t>
      </w:r>
      <w:r w:rsidR="0065698E">
        <w:rPr>
          <w:rFonts w:ascii="Times New Roman" w:eastAsia="Times New Roman" w:hAnsi="Times New Roman" w:cs="Times New Roman"/>
        </w:rPr>
        <w:t xml:space="preserve"> </w:t>
      </w:r>
      <w:ins w:id="817" w:author="Benton, Deon" w:date="2026-06-22T00:31:00Z" w16du:dateUtc="2026-06-22T05:31:00Z">
        <w:r>
          <w:rPr>
            <w:rFonts w:ascii="Times New Roman" w:eastAsia="Times New Roman" w:hAnsi="Times New Roman" w:cs="Times New Roman"/>
          </w:rPr>
          <w:t>Together, these results support the contention that</w:t>
        </w:r>
      </w:ins>
      <w:ins w:id="818" w:author="Benton, Deon" w:date="2026-06-22T00:32:00Z" w16du:dateUtc="2026-06-22T05:32:00Z">
        <w:r>
          <w:rPr>
            <w:rFonts w:ascii="Times New Roman" w:eastAsia="Times New Roman" w:hAnsi="Times New Roman" w:cs="Times New Roman"/>
          </w:rPr>
          <w:t>, by enhancing infants’ encoding of their own reach trajectories,</w:t>
        </w:r>
      </w:ins>
      <w:r w:rsidR="004954AF" w:rsidRPr="004954AF">
        <w:rPr>
          <w:rFonts w:ascii="Times New Roman" w:eastAsia="Times New Roman" w:hAnsi="Times New Roman" w:cs="Times New Roman"/>
        </w:rPr>
        <w:t xml:space="preserve"> effective action experience</w:t>
      </w:r>
      <w:ins w:id="819" w:author="Benton, Deon" w:date="2026-06-22T00:32:00Z" w16du:dateUtc="2026-06-22T05:32:00Z">
        <w:r>
          <w:rPr>
            <w:rFonts w:ascii="Times New Roman" w:eastAsia="Times New Roman" w:hAnsi="Times New Roman" w:cs="Times New Roman"/>
          </w:rPr>
          <w:t xml:space="preserve"> enabled ALIAS to reproduce the fifth target finding</w:t>
        </w:r>
      </w:ins>
      <w:r w:rsidR="004954AF" w:rsidRPr="004954AF">
        <w:rPr>
          <w:rFonts w:ascii="Times New Roman" w:eastAsia="Times New Roman" w:hAnsi="Times New Roman" w:cs="Times New Roman"/>
        </w:rPr>
        <w:t>.</w:t>
      </w:r>
    </w:p>
    <w:p w14:paraId="31600991" w14:textId="77777777" w:rsidR="00DC3A4C" w:rsidRDefault="00DC3A4C" w:rsidP="00184BF8">
      <w:pPr>
        <w:spacing w:line="480" w:lineRule="auto"/>
        <w:contextualSpacing/>
        <w:rPr>
          <w:rFonts w:ascii="Times New Roman" w:eastAsia="Times New Roman" w:hAnsi="Times New Roman" w:cs="Times New Roman"/>
        </w:rPr>
      </w:pPr>
    </w:p>
    <w:tbl>
      <w:tblPr>
        <w:tblStyle w:val="TableGrid"/>
        <w:tblW w:w="114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7"/>
        <w:gridCol w:w="5887"/>
      </w:tblGrid>
      <w:tr w:rsidR="0046105A" w14:paraId="38B67784" w14:textId="77777777" w:rsidTr="003E34EA">
        <w:trPr>
          <w:trHeight w:val="4032"/>
        </w:trPr>
        <w:tc>
          <w:tcPr>
            <w:tcW w:w="5656" w:type="dxa"/>
          </w:tcPr>
          <w:p w14:paraId="0EF7E139" w14:textId="355237D0" w:rsidR="00184BF8" w:rsidRDefault="0046105A" w:rsidP="00184BF8">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E33F2FE" wp14:editId="23445D5A">
                  <wp:extent cx="3601528" cy="2881222"/>
                  <wp:effectExtent l="0" t="0" r="0" b="0"/>
                  <wp:docPr id="1521465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65817" name="Picture 1521465817"/>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619622" cy="2895697"/>
                          </a:xfrm>
                          <a:prstGeom prst="rect">
                            <a:avLst/>
                          </a:prstGeom>
                        </pic:spPr>
                      </pic:pic>
                    </a:graphicData>
                  </a:graphic>
                </wp:inline>
              </w:drawing>
            </w:r>
          </w:p>
        </w:tc>
        <w:tc>
          <w:tcPr>
            <w:tcW w:w="5745" w:type="dxa"/>
          </w:tcPr>
          <w:p w14:paraId="5687F45D" w14:textId="3AF1B42F" w:rsidR="00184BF8" w:rsidRDefault="0046105A" w:rsidP="0046105A">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59A36C7" wp14:editId="157421E0">
                  <wp:extent cx="3601245" cy="2880995"/>
                  <wp:effectExtent l="0" t="0" r="0" b="0"/>
                  <wp:docPr id="968483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83134" name="Picture 968483134"/>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23528" cy="2898821"/>
                          </a:xfrm>
                          <a:prstGeom prst="rect">
                            <a:avLst/>
                          </a:prstGeom>
                        </pic:spPr>
                      </pic:pic>
                    </a:graphicData>
                  </a:graphic>
                </wp:inline>
              </w:drawing>
            </w:r>
          </w:p>
        </w:tc>
      </w:tr>
    </w:tbl>
    <w:p w14:paraId="48525409" w14:textId="60D6FCED" w:rsidR="00184BF8" w:rsidRDefault="0046105A" w:rsidP="0046105A">
      <w:pPr>
        <w:pStyle w:val="Caption"/>
        <w:rPr>
          <w:rFonts w:ascii="Times New Roman" w:eastAsia="Times New Roman" w:hAnsi="Times New Roman" w:cs="Times New Roman"/>
        </w:rPr>
      </w:pPr>
      <w:r w:rsidRPr="008E1A7A">
        <w:rPr>
          <w:rFonts w:ascii="Times New Roman" w:hAnsi="Times New Roman" w:cs="Times New Roman"/>
          <w:b/>
          <w:bCs/>
          <w:i w:val="0"/>
          <w:iCs w:val="0"/>
          <w:color w:val="000000" w:themeColor="text1"/>
          <w:sz w:val="24"/>
          <w:szCs w:val="24"/>
        </w:rPr>
        <w:t xml:space="preserve">Figure </w:t>
      </w:r>
      <w:r w:rsidRPr="008E1A7A">
        <w:rPr>
          <w:rFonts w:ascii="Times New Roman" w:hAnsi="Times New Roman" w:cs="Times New Roman"/>
          <w:b/>
          <w:bCs/>
          <w:i w:val="0"/>
          <w:iCs w:val="0"/>
          <w:color w:val="000000" w:themeColor="text1"/>
          <w:sz w:val="24"/>
          <w:szCs w:val="24"/>
        </w:rPr>
        <w:fldChar w:fldCharType="begin"/>
      </w:r>
      <w:r w:rsidRPr="008E1A7A">
        <w:rPr>
          <w:rFonts w:ascii="Times New Roman" w:hAnsi="Times New Roman" w:cs="Times New Roman"/>
          <w:b/>
          <w:bCs/>
          <w:i w:val="0"/>
          <w:iCs w:val="0"/>
          <w:color w:val="000000" w:themeColor="text1"/>
          <w:sz w:val="24"/>
          <w:szCs w:val="24"/>
        </w:rPr>
        <w:instrText xml:space="preserve"> SEQ Figure \* ARABIC </w:instrText>
      </w:r>
      <w:r w:rsidRPr="008E1A7A">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25</w:t>
      </w:r>
      <w:r w:rsidRPr="008E1A7A">
        <w:rPr>
          <w:rFonts w:ascii="Times New Roman" w:hAnsi="Times New Roman" w:cs="Times New Roman"/>
          <w:b/>
          <w:bCs/>
          <w:i w:val="0"/>
          <w:iCs w:val="0"/>
          <w:color w:val="000000" w:themeColor="text1"/>
          <w:sz w:val="24"/>
          <w:szCs w:val="24"/>
        </w:rPr>
        <w:fldChar w:fldCharType="end"/>
      </w:r>
      <w:r w:rsidRPr="008E1A7A">
        <w:rPr>
          <w:rFonts w:ascii="Times New Roman" w:hAnsi="Times New Roman" w:cs="Times New Roman"/>
          <w:b/>
          <w:bCs/>
          <w:i w:val="0"/>
          <w:iCs w:val="0"/>
          <w:color w:val="000000" w:themeColor="text1"/>
          <w:sz w:val="24"/>
          <w:szCs w:val="24"/>
        </w:rPr>
        <w:t>.</w:t>
      </w:r>
      <w:r w:rsidRPr="00C637E6">
        <w:rPr>
          <w:color w:val="000000" w:themeColor="text1"/>
        </w:rPr>
        <w:t xml:space="preserve"> </w:t>
      </w:r>
      <w:r w:rsidR="008E1A7A" w:rsidRPr="00C637E6">
        <w:rPr>
          <w:rFonts w:ascii="Times New Roman" w:hAnsi="Times New Roman" w:cs="Times New Roman"/>
          <w:color w:val="000000" w:themeColor="text1"/>
          <w:sz w:val="24"/>
          <w:szCs w:val="24"/>
        </w:rPr>
        <w:t>Performance of ALIAS in the</w:t>
      </w:r>
      <w:r w:rsidR="00C637E6" w:rsidRPr="00C637E6">
        <w:rPr>
          <w:rFonts w:ascii="Times New Roman" w:hAnsi="Times New Roman" w:cs="Times New Roman"/>
          <w:color w:val="000000" w:themeColor="text1"/>
          <w:sz w:val="24"/>
          <w:szCs w:val="24"/>
        </w:rPr>
        <w:t xml:space="preserve"> Experimental (left) and Control (right) conditions of the</w:t>
      </w:r>
      <w:r w:rsidR="008E1A7A" w:rsidRPr="00C637E6">
        <w:rPr>
          <w:rFonts w:ascii="Times New Roman" w:hAnsi="Times New Roman" w:cs="Times New Roman"/>
          <w:color w:val="000000" w:themeColor="text1"/>
          <w:sz w:val="24"/>
          <w:szCs w:val="24"/>
        </w:rPr>
        <w:t xml:space="preserve"> Effective Action condition.</w:t>
      </w:r>
      <w:r w:rsidR="008E1A7A">
        <w:rPr>
          <w:rFonts w:ascii="Times New Roman" w:hAnsi="Times New Roman" w:cs="Times New Roman"/>
          <w:i w:val="0"/>
          <w:iCs w:val="0"/>
          <w:color w:val="000000" w:themeColor="text1"/>
          <w:sz w:val="24"/>
          <w:szCs w:val="24"/>
        </w:rPr>
        <w:t xml:space="preserve"> </w:t>
      </w:r>
      <w:r w:rsidR="00607D3B">
        <w:rPr>
          <w:rFonts w:ascii="Times New Roman" w:hAnsi="Times New Roman" w:cs="Times New Roman"/>
          <w:i w:val="0"/>
          <w:iCs w:val="0"/>
          <w:color w:val="000000" w:themeColor="text1"/>
          <w:sz w:val="24"/>
          <w:szCs w:val="24"/>
        </w:rPr>
        <w:t>These data correspond to a version of ALIAS in which the attentional boost extends into the habituation phase.</w:t>
      </w:r>
    </w:p>
    <w:p w14:paraId="7781337B" w14:textId="77777777" w:rsidR="00DC3A4C" w:rsidRDefault="00DC3A4C" w:rsidP="0036310A">
      <w:pPr>
        <w:spacing w:line="480" w:lineRule="auto"/>
        <w:ind w:firstLine="720"/>
        <w:contextualSpacing/>
        <w:rPr>
          <w:rFonts w:ascii="Times New Roman" w:eastAsia="Times New Roman" w:hAnsi="Times New Roman" w:cs="Times New Roman"/>
        </w:rPr>
      </w:pPr>
    </w:p>
    <w:p w14:paraId="18154ADD" w14:textId="22BD9EFC" w:rsidR="00286C0B" w:rsidRDefault="00F07A9C" w:rsidP="0036310A">
      <w:pPr>
        <w:spacing w:line="480" w:lineRule="auto"/>
        <w:ind w:firstLine="720"/>
        <w:contextualSpacing/>
        <w:rPr>
          <w:rFonts w:ascii="Times New Roman" w:eastAsia="Times New Roman" w:hAnsi="Times New Roman" w:cs="Times New Roman"/>
        </w:rPr>
      </w:pPr>
      <w:ins w:id="820" w:author="Benton, Deon" w:date="2026-06-22T00:34:00Z" w16du:dateUtc="2026-06-22T05:34:00Z">
        <w:r>
          <w:rPr>
            <w:rFonts w:ascii="Times New Roman" w:eastAsia="Times New Roman" w:hAnsi="Times New Roman" w:cs="Times New Roman"/>
          </w:rPr>
          <w:t>To determine whether</w:t>
        </w:r>
      </w:ins>
      <w:r w:rsidR="00004C83">
        <w:rPr>
          <w:rFonts w:ascii="Times New Roman" w:eastAsia="Times New Roman" w:hAnsi="Times New Roman" w:cs="Times New Roman"/>
        </w:rPr>
        <w:t xml:space="preserve"> the attentional boost that infants experience in the Effective Action condition </w:t>
      </w:r>
      <w:ins w:id="821" w:author="Benton, Deon" w:date="2026-06-22T00:33:00Z" w16du:dateUtc="2026-06-22T05:33:00Z">
        <w:r w:rsidR="005262F7">
          <w:rPr>
            <w:rFonts w:ascii="Times New Roman" w:eastAsia="Times New Roman" w:hAnsi="Times New Roman" w:cs="Times New Roman"/>
          </w:rPr>
          <w:t>must be ephemeral</w:t>
        </w:r>
      </w:ins>
      <w:ins w:id="822" w:author="Benton, Deon" w:date="2026-06-22T00:34:00Z" w16du:dateUtc="2026-06-22T05:34:00Z">
        <w:r>
          <w:rPr>
            <w:rFonts w:ascii="Times New Roman" w:eastAsia="Times New Roman" w:hAnsi="Times New Roman" w:cs="Times New Roman"/>
          </w:rPr>
          <w:t xml:space="preserve"> for ALIAS to capture the fifth target finding,</w:t>
        </w:r>
      </w:ins>
      <w:r w:rsidR="00365AA2" w:rsidRPr="00365AA2">
        <w:rPr>
          <w:rFonts w:ascii="Times New Roman" w:eastAsia="Times New Roman" w:hAnsi="Times New Roman" w:cs="Times New Roman"/>
        </w:rPr>
        <w:t xml:space="preserve"> the attentional boost experienced by networks in the Experimental and Control conditions</w:t>
      </w:r>
      <w:ins w:id="823" w:author="Benton, Deon" w:date="2026-06-22T00:34:00Z" w16du:dateUtc="2026-06-22T05:34:00Z">
        <w:r>
          <w:rPr>
            <w:rFonts w:ascii="Times New Roman" w:eastAsia="Times New Roman" w:hAnsi="Times New Roman" w:cs="Times New Roman"/>
          </w:rPr>
          <w:t xml:space="preserve"> of the broader Effective Action condition</w:t>
        </w:r>
      </w:ins>
      <w:r w:rsidR="00365AA2" w:rsidRPr="00365AA2">
        <w:rPr>
          <w:rFonts w:ascii="Times New Roman" w:eastAsia="Times New Roman" w:hAnsi="Times New Roman" w:cs="Times New Roman"/>
        </w:rPr>
        <w:t xml:space="preserve"> </w:t>
      </w:r>
      <w:ins w:id="824" w:author="Benton, Deon" w:date="2026-06-22T00:35:00Z" w16du:dateUtc="2026-06-22T05:35:00Z">
        <w:r>
          <w:rPr>
            <w:rFonts w:ascii="Times New Roman" w:eastAsia="Times New Roman" w:hAnsi="Times New Roman" w:cs="Times New Roman"/>
          </w:rPr>
          <w:t>extended into habituation</w:t>
        </w:r>
      </w:ins>
      <w:r w:rsidR="00365AA2" w:rsidRPr="00365AA2">
        <w:rPr>
          <w:rFonts w:ascii="Times New Roman" w:eastAsia="Times New Roman" w:hAnsi="Times New Roman" w:cs="Times New Roman"/>
        </w:rPr>
        <w:t>.</w:t>
      </w:r>
      <w:r w:rsidR="00365AA2">
        <w:rPr>
          <w:rFonts w:ascii="Times New Roman" w:eastAsia="Times New Roman" w:hAnsi="Times New Roman" w:cs="Times New Roman"/>
        </w:rPr>
        <w:t xml:space="preserve"> </w:t>
      </w:r>
      <w:ins w:id="825" w:author="Benton, Deon" w:date="2026-06-22T00:35:00Z" w16du:dateUtc="2026-06-22T05:35:00Z">
        <w:r>
          <w:rPr>
            <w:rFonts w:ascii="Times New Roman" w:eastAsia="Times New Roman" w:hAnsi="Times New Roman" w:cs="Times New Roman"/>
          </w:rPr>
          <w:t xml:space="preserve">As Figure 25 </w:t>
        </w:r>
      </w:ins>
      <w:ins w:id="826" w:author="Benton, Deon" w:date="2026-06-22T00:37:00Z" w16du:dateUtc="2026-06-22T05:37:00Z">
        <w:r w:rsidR="00CB75AD">
          <w:rPr>
            <w:rFonts w:ascii="Times New Roman" w:eastAsia="Times New Roman" w:hAnsi="Times New Roman" w:cs="Times New Roman"/>
          </w:rPr>
          <w:t>depicts</w:t>
        </w:r>
      </w:ins>
      <w:ins w:id="827" w:author="Benton, Deon" w:date="2026-06-22T00:35:00Z" w16du:dateUtc="2026-06-22T05:35:00Z">
        <w:r>
          <w:rPr>
            <w:rFonts w:ascii="Times New Roman" w:eastAsia="Times New Roman" w:hAnsi="Times New Roman" w:cs="Times New Roman"/>
          </w:rPr>
          <w:t xml:space="preserve">, </w:t>
        </w:r>
      </w:ins>
      <w:r w:rsidR="00365AA2">
        <w:rPr>
          <w:rFonts w:ascii="Times New Roman" w:eastAsia="Times New Roman" w:hAnsi="Times New Roman" w:cs="Times New Roman"/>
        </w:rPr>
        <w:t xml:space="preserve">networks in both conditions produced greater error to the Efficient than to the Inefficient </w:t>
      </w:r>
      <w:ins w:id="828" w:author="Benton, Deon" w:date="2026-06-22T00:36:00Z" w16du:dateUtc="2026-06-22T05:36:00Z">
        <w:r>
          <w:rPr>
            <w:rFonts w:ascii="Times New Roman" w:eastAsia="Times New Roman" w:hAnsi="Times New Roman" w:cs="Times New Roman"/>
          </w:rPr>
          <w:t xml:space="preserve">test </w:t>
        </w:r>
      </w:ins>
      <w:r w:rsidR="00365AA2">
        <w:rPr>
          <w:rFonts w:ascii="Times New Roman" w:eastAsia="Times New Roman" w:hAnsi="Times New Roman" w:cs="Times New Roman"/>
        </w:rPr>
        <w:t xml:space="preserve">event. </w:t>
      </w:r>
      <w:r w:rsidR="0033594C">
        <w:rPr>
          <w:rFonts w:ascii="Times New Roman" w:eastAsia="Times New Roman" w:hAnsi="Times New Roman" w:cs="Times New Roman"/>
        </w:rPr>
        <w:t>These</w:t>
      </w:r>
      <w:r w:rsidR="0033594C" w:rsidRPr="002518C6">
        <w:rPr>
          <w:rFonts w:ascii="Times New Roman" w:eastAsia="Times New Roman" w:hAnsi="Times New Roman" w:cs="Times New Roman"/>
        </w:rPr>
        <w:t xml:space="preserve"> results</w:t>
      </w:r>
      <w:r w:rsidR="004F0975">
        <w:rPr>
          <w:rFonts w:ascii="Times New Roman" w:eastAsia="Times New Roman" w:hAnsi="Times New Roman" w:cs="Times New Roman"/>
        </w:rPr>
        <w:t xml:space="preserve"> </w:t>
      </w:r>
      <w:ins w:id="829" w:author="Benton, Deon" w:date="2026-06-22T00:37:00Z" w16du:dateUtc="2026-06-22T05:37:00Z">
        <w:r w:rsidR="00CB75AD">
          <w:rPr>
            <w:rFonts w:ascii="Times New Roman" w:eastAsia="Times New Roman" w:hAnsi="Times New Roman" w:cs="Times New Roman"/>
          </w:rPr>
          <w:t>indicate that</w:t>
        </w:r>
      </w:ins>
      <w:r w:rsidR="004F0975">
        <w:rPr>
          <w:rFonts w:ascii="Times New Roman" w:eastAsia="Times New Roman" w:hAnsi="Times New Roman" w:cs="Times New Roman"/>
        </w:rPr>
        <w:t xml:space="preserve"> </w:t>
      </w:r>
      <w:ins w:id="830" w:author="Benton, Deon" w:date="2026-06-22T00:37:00Z" w16du:dateUtc="2026-06-22T05:37:00Z">
        <w:r w:rsidR="00CB75AD">
          <w:rPr>
            <w:rFonts w:ascii="Times New Roman" w:eastAsia="Times New Roman" w:hAnsi="Times New Roman" w:cs="Times New Roman"/>
          </w:rPr>
          <w:t>a transient attention boost is necessary for ALIAS to capture the final</w:t>
        </w:r>
      </w:ins>
      <w:ins w:id="831" w:author="Benton, Deon" w:date="2026-06-22T00:38:00Z" w16du:dateUtc="2026-06-22T05:38:00Z">
        <w:r w:rsidR="00CB75AD">
          <w:rPr>
            <w:rFonts w:ascii="Times New Roman" w:eastAsia="Times New Roman" w:hAnsi="Times New Roman" w:cs="Times New Roman"/>
          </w:rPr>
          <w:t xml:space="preserve"> target finding.</w:t>
        </w:r>
      </w:ins>
      <w:r w:rsidR="004F0975">
        <w:rPr>
          <w:rFonts w:ascii="Times New Roman" w:eastAsia="Times New Roman" w:hAnsi="Times New Roman" w:cs="Times New Roman"/>
        </w:rPr>
        <w:t xml:space="preserve"> </w:t>
      </w:r>
    </w:p>
    <w:p w14:paraId="467D8B5B" w14:textId="4E049C89" w:rsidR="00455517" w:rsidRDefault="002518C6" w:rsidP="0036310A">
      <w:pPr>
        <w:spacing w:line="480" w:lineRule="auto"/>
        <w:ind w:firstLine="720"/>
        <w:contextualSpacing/>
        <w:rPr>
          <w:rFonts w:ascii="Times New Roman" w:eastAsia="Times New Roman" w:hAnsi="Times New Roman" w:cs="Times New Roman"/>
        </w:rPr>
      </w:pPr>
      <w:r w:rsidRPr="002518C6">
        <w:rPr>
          <w:rFonts w:ascii="Times New Roman" w:eastAsia="Times New Roman" w:hAnsi="Times New Roman" w:cs="Times New Roman"/>
        </w:rPr>
        <w:t xml:space="preserve">The basis for </w:t>
      </w:r>
      <w:r w:rsidR="00181E9A">
        <w:rPr>
          <w:rFonts w:ascii="Times New Roman" w:eastAsia="Times New Roman" w:hAnsi="Times New Roman" w:cs="Times New Roman"/>
        </w:rPr>
        <w:t>these findings is</w:t>
      </w:r>
      <w:r w:rsidRPr="002518C6">
        <w:rPr>
          <w:rFonts w:ascii="Times New Roman" w:eastAsia="Times New Roman" w:hAnsi="Times New Roman" w:cs="Times New Roman"/>
        </w:rPr>
        <w:t xml:space="preserve"> straightforward: Although networks’ heightened attention during the action phase enabled them robustly to encode their own straight reach trajectories, the fact that this attentional boost persisted into the habituation phase meant that networks’ representations of these trajectories were overridden by robust representations of the arced motion trajectories and the surface features associated with those trajectories</w:t>
      </w:r>
      <w:r>
        <w:rPr>
          <w:rFonts w:ascii="Times New Roman" w:eastAsia="Times New Roman" w:hAnsi="Times New Roman" w:cs="Times New Roman"/>
        </w:rPr>
        <w:t xml:space="preserve"> (e.g., the height of the apex of a reach’s trajectory) during the habituation phase</w:t>
      </w:r>
      <w:r w:rsidRPr="002518C6">
        <w:rPr>
          <w:rFonts w:ascii="Times New Roman" w:eastAsia="Times New Roman" w:hAnsi="Times New Roman" w:cs="Times New Roman"/>
        </w:rPr>
        <w:t xml:space="preserve">. </w:t>
      </w:r>
      <w:r w:rsidR="005F6C78">
        <w:rPr>
          <w:rFonts w:ascii="Times New Roman" w:eastAsia="Times New Roman" w:hAnsi="Times New Roman" w:cs="Times New Roman"/>
        </w:rPr>
        <w:t>Consequently, the</w:t>
      </w:r>
      <w:r w:rsidRPr="002518C6">
        <w:rPr>
          <w:rFonts w:ascii="Times New Roman" w:eastAsia="Times New Roman" w:hAnsi="Times New Roman" w:cs="Times New Roman"/>
        </w:rPr>
        <w:t xml:space="preserve"> Inefficient test </w:t>
      </w:r>
      <w:r w:rsidRPr="002518C6">
        <w:rPr>
          <w:rFonts w:ascii="Times New Roman" w:eastAsia="Times New Roman" w:hAnsi="Times New Roman" w:cs="Times New Roman"/>
        </w:rPr>
        <w:lastRenderedPageBreak/>
        <w:t>event—which</w:t>
      </w:r>
      <w:r w:rsidR="0013169E">
        <w:rPr>
          <w:rFonts w:ascii="Times New Roman" w:eastAsia="Times New Roman" w:hAnsi="Times New Roman" w:cs="Times New Roman"/>
        </w:rPr>
        <w:t xml:space="preserve">, </w:t>
      </w:r>
      <w:r w:rsidR="00FE50C8">
        <w:rPr>
          <w:rFonts w:ascii="Times New Roman" w:eastAsia="Times New Roman" w:hAnsi="Times New Roman" w:cs="Times New Roman"/>
        </w:rPr>
        <w:t>apart from</w:t>
      </w:r>
      <w:r w:rsidR="0013169E">
        <w:rPr>
          <w:rFonts w:ascii="Times New Roman" w:eastAsia="Times New Roman" w:hAnsi="Times New Roman" w:cs="Times New Roman"/>
        </w:rPr>
        <w:t xml:space="preserve"> the barrier,</w:t>
      </w:r>
      <w:r w:rsidRPr="002518C6">
        <w:rPr>
          <w:rFonts w:ascii="Times New Roman" w:eastAsia="Times New Roman" w:hAnsi="Times New Roman" w:cs="Times New Roman"/>
        </w:rPr>
        <w:t xml:space="preserve"> preserved </w:t>
      </w:r>
      <w:r w:rsidR="001372A0" w:rsidRPr="002518C6">
        <w:rPr>
          <w:rFonts w:ascii="Times New Roman" w:eastAsia="Times New Roman" w:hAnsi="Times New Roman" w:cs="Times New Roman"/>
        </w:rPr>
        <w:t>m</w:t>
      </w:r>
      <w:r w:rsidR="001372A0">
        <w:rPr>
          <w:rFonts w:ascii="Times New Roman" w:eastAsia="Times New Roman" w:hAnsi="Times New Roman" w:cs="Times New Roman"/>
        </w:rPr>
        <w:t>ost</w:t>
      </w:r>
      <w:r w:rsidR="001372A0" w:rsidRPr="002518C6">
        <w:rPr>
          <w:rFonts w:ascii="Times New Roman" w:eastAsia="Times New Roman" w:hAnsi="Times New Roman" w:cs="Times New Roman"/>
        </w:rPr>
        <w:t xml:space="preserve"> </w:t>
      </w:r>
      <w:r w:rsidRPr="002518C6">
        <w:rPr>
          <w:rFonts w:ascii="Times New Roman" w:eastAsia="Times New Roman" w:hAnsi="Times New Roman" w:cs="Times New Roman"/>
        </w:rPr>
        <w:t xml:space="preserve">of the features of </w:t>
      </w:r>
      <w:r w:rsidR="00C637E6" w:rsidRPr="002518C6">
        <w:rPr>
          <w:rFonts w:ascii="Times New Roman" w:eastAsia="Times New Roman" w:hAnsi="Times New Roman" w:cs="Times New Roman"/>
        </w:rPr>
        <w:t>th</w:t>
      </w:r>
      <w:r w:rsidR="00C637E6">
        <w:rPr>
          <w:rFonts w:ascii="Times New Roman" w:eastAsia="Times New Roman" w:hAnsi="Times New Roman" w:cs="Times New Roman"/>
        </w:rPr>
        <w:t>e habituation</w:t>
      </w:r>
      <w:r w:rsidR="00C637E6" w:rsidRPr="002518C6">
        <w:rPr>
          <w:rFonts w:ascii="Times New Roman" w:eastAsia="Times New Roman" w:hAnsi="Times New Roman" w:cs="Times New Roman"/>
        </w:rPr>
        <w:t xml:space="preserve"> </w:t>
      </w:r>
      <w:r w:rsidRPr="002518C6">
        <w:rPr>
          <w:rFonts w:ascii="Times New Roman" w:eastAsia="Times New Roman" w:hAnsi="Times New Roman" w:cs="Times New Roman"/>
        </w:rPr>
        <w:t xml:space="preserve">event—was partially consistent with the </w:t>
      </w:r>
      <w:r w:rsidR="005F6C78">
        <w:rPr>
          <w:rFonts w:ascii="Times New Roman" w:eastAsia="Times New Roman" w:hAnsi="Times New Roman" w:cs="Times New Roman"/>
        </w:rPr>
        <w:t>habituation representation; the Efficient test event was not because it depicted a</w:t>
      </w:r>
      <w:r w:rsidRPr="002518C6">
        <w:rPr>
          <w:rFonts w:ascii="Times New Roman" w:eastAsia="Times New Roman" w:hAnsi="Times New Roman" w:cs="Times New Roman"/>
        </w:rPr>
        <w:t xml:space="preserve"> straight reach trajectory. </w:t>
      </w:r>
      <w:r w:rsidR="00C637E6">
        <w:rPr>
          <w:rFonts w:ascii="Times New Roman" w:eastAsia="Times New Roman" w:hAnsi="Times New Roman" w:cs="Times New Roman"/>
        </w:rPr>
        <w:t xml:space="preserve">Note that the extremely brief nature of </w:t>
      </w:r>
      <w:ins w:id="832" w:author="Benton, Deon" w:date="2026-06-22T00:39:00Z" w16du:dateUtc="2026-06-22T05:39:00Z">
        <w:r w:rsidR="00CB75AD">
          <w:rPr>
            <w:rFonts w:ascii="Times New Roman" w:eastAsia="Times New Roman" w:hAnsi="Times New Roman" w:cs="Times New Roman"/>
          </w:rPr>
          <w:t>the pretraining phase</w:t>
        </w:r>
      </w:ins>
      <w:ins w:id="833" w:author="Benton, Deon" w:date="2026-06-22T00:42:00Z" w16du:dateUtc="2026-06-22T05:42:00Z">
        <w:r w:rsidR="00BE42B5">
          <w:rPr>
            <w:rFonts w:ascii="Times New Roman" w:eastAsia="Times New Roman" w:hAnsi="Times New Roman" w:cs="Times New Roman"/>
          </w:rPr>
          <w:t>,</w:t>
        </w:r>
      </w:ins>
      <w:ins w:id="834" w:author="Benton, Deon" w:date="2026-06-22T00:39:00Z" w16du:dateUtc="2026-06-22T05:39:00Z">
        <w:r w:rsidR="00CB75AD">
          <w:rPr>
            <w:rFonts w:ascii="Times New Roman" w:eastAsia="Times New Roman" w:hAnsi="Times New Roman" w:cs="Times New Roman"/>
          </w:rPr>
          <w:t xml:space="preserve"> combined with </w:t>
        </w:r>
      </w:ins>
      <w:ins w:id="835" w:author="Benton, Deon" w:date="2026-06-22T00:42:00Z" w16du:dateUtc="2026-06-22T05:42:00Z">
        <w:r w:rsidR="00BE42B5">
          <w:rPr>
            <w:rFonts w:ascii="Times New Roman" w:eastAsia="Times New Roman" w:hAnsi="Times New Roman" w:cs="Times New Roman"/>
          </w:rPr>
          <w:t>networks’</w:t>
        </w:r>
      </w:ins>
      <w:ins w:id="836" w:author="Benton, Deon" w:date="2026-06-22T00:39:00Z" w16du:dateUtc="2026-06-22T05:39:00Z">
        <w:r w:rsidR="00CB75AD">
          <w:rPr>
            <w:rFonts w:ascii="Times New Roman" w:eastAsia="Times New Roman" w:hAnsi="Times New Roman" w:cs="Times New Roman"/>
          </w:rPr>
          <w:t xml:space="preserve"> impoverished processing abilities</w:t>
        </w:r>
      </w:ins>
      <w:ins w:id="837" w:author="Benton, Deon" w:date="2026-06-22T00:42:00Z" w16du:dateUtc="2026-06-22T05:42:00Z">
        <w:r w:rsidR="00BE42B5">
          <w:rPr>
            <w:rFonts w:ascii="Times New Roman" w:eastAsia="Times New Roman" w:hAnsi="Times New Roman" w:cs="Times New Roman"/>
          </w:rPr>
          <w:t xml:space="preserve"> in this simulation,</w:t>
        </w:r>
      </w:ins>
      <w:ins w:id="838" w:author="Benton, Deon" w:date="2026-06-22T00:39:00Z" w16du:dateUtc="2026-06-22T05:39:00Z">
        <w:r w:rsidR="00CB75AD">
          <w:rPr>
            <w:rFonts w:ascii="Times New Roman" w:eastAsia="Times New Roman" w:hAnsi="Times New Roman" w:cs="Times New Roman"/>
          </w:rPr>
          <w:t xml:space="preserve"> </w:t>
        </w:r>
      </w:ins>
      <w:del w:id="839" w:author="Benton, Deon" w:date="2026-06-22T00:42:00Z" w16du:dateUtc="2026-06-22T05:42:00Z">
        <w:r w:rsidR="00C637E6" w:rsidDel="00BE42B5">
          <w:rPr>
            <w:rFonts w:ascii="Times New Roman" w:eastAsia="Times New Roman" w:hAnsi="Times New Roman" w:cs="Times New Roman"/>
          </w:rPr>
          <w:delText xml:space="preserve"> </w:delText>
        </w:r>
      </w:del>
      <w:r w:rsidR="00C637E6">
        <w:rPr>
          <w:rFonts w:ascii="Times New Roman" w:eastAsia="Times New Roman" w:hAnsi="Times New Roman" w:cs="Times New Roman"/>
        </w:rPr>
        <w:t xml:space="preserve">precluded </w:t>
      </w:r>
      <w:ins w:id="840" w:author="Benton, Deon" w:date="2026-06-22T00:40:00Z" w16du:dateUtc="2026-06-22T05:40:00Z">
        <w:r w:rsidR="00CB75AD">
          <w:rPr>
            <w:rFonts w:ascii="Times New Roman" w:eastAsia="Times New Roman" w:hAnsi="Times New Roman" w:cs="Times New Roman"/>
          </w:rPr>
          <w:t>them from</w:t>
        </w:r>
      </w:ins>
      <w:ins w:id="841" w:author="Benton, Deon" w:date="2026-06-22T00:39:00Z" w16du:dateUtc="2026-06-22T05:39:00Z">
        <w:r w:rsidR="00CB75AD">
          <w:rPr>
            <w:rFonts w:ascii="Times New Roman" w:eastAsia="Times New Roman" w:hAnsi="Times New Roman" w:cs="Times New Roman"/>
          </w:rPr>
          <w:t xml:space="preserve"> forming </w:t>
        </w:r>
      </w:ins>
      <w:ins w:id="842" w:author="Benton, Deon" w:date="2026-06-22T00:40:00Z" w16du:dateUtc="2026-06-22T05:40:00Z">
        <w:r w:rsidR="003B6AA8">
          <w:rPr>
            <w:rFonts w:ascii="Times New Roman" w:eastAsia="Times New Roman" w:hAnsi="Times New Roman" w:cs="Times New Roman"/>
          </w:rPr>
          <w:t>robust representations of</w:t>
        </w:r>
      </w:ins>
      <w:ins w:id="843" w:author="Benton, Deon" w:date="2026-06-22T00:39:00Z" w16du:dateUtc="2026-06-22T05:39:00Z">
        <w:r w:rsidR="00CB75AD">
          <w:rPr>
            <w:rFonts w:ascii="Times New Roman" w:eastAsia="Times New Roman" w:hAnsi="Times New Roman" w:cs="Times New Roman"/>
          </w:rPr>
          <w:t xml:space="preserve"> straight motion</w:t>
        </w:r>
      </w:ins>
      <w:ins w:id="844" w:author="Benton, Deon" w:date="2026-06-22T00:40:00Z" w16du:dateUtc="2026-06-22T05:40:00Z">
        <w:r w:rsidR="00CB75AD">
          <w:rPr>
            <w:rFonts w:ascii="Times New Roman" w:eastAsia="Times New Roman" w:hAnsi="Times New Roman" w:cs="Times New Roman"/>
          </w:rPr>
          <w:t xml:space="preserve"> during this phase</w:t>
        </w:r>
      </w:ins>
      <w:r w:rsidR="00C637E6">
        <w:rPr>
          <w:rFonts w:ascii="Times New Roman" w:eastAsia="Times New Roman" w:hAnsi="Times New Roman" w:cs="Times New Roman"/>
        </w:rPr>
        <w:t xml:space="preserve">. </w:t>
      </w:r>
    </w:p>
    <w:p w14:paraId="3C94ADE6" w14:textId="77777777" w:rsidR="002518C6" w:rsidRDefault="002518C6" w:rsidP="0036310A">
      <w:pPr>
        <w:spacing w:line="480" w:lineRule="auto"/>
        <w:ind w:firstLine="720"/>
        <w:contextualSpacing/>
        <w:rPr>
          <w:rFonts w:ascii="Times New Roman" w:eastAsia="Times New Roman" w:hAnsi="Times New Roman" w:cs="Times New Roman"/>
        </w:rPr>
      </w:pPr>
    </w:p>
    <w:tbl>
      <w:tblPr>
        <w:tblStyle w:val="TableGrid"/>
        <w:tblW w:w="1170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4"/>
        <w:gridCol w:w="5983"/>
      </w:tblGrid>
      <w:tr w:rsidR="00140894" w14:paraId="0A404C96" w14:textId="77777777" w:rsidTr="00D5504E">
        <w:trPr>
          <w:trHeight w:val="3777"/>
        </w:trPr>
        <w:tc>
          <w:tcPr>
            <w:tcW w:w="5810" w:type="dxa"/>
          </w:tcPr>
          <w:p w14:paraId="5A34CED1" w14:textId="484AD454"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9C08416" wp14:editId="3AC9E5BE">
                  <wp:extent cx="3663108" cy="2930486"/>
                  <wp:effectExtent l="0" t="0" r="0" b="3810"/>
                  <wp:docPr id="1786039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9237" name="Picture 1786039237"/>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668947" cy="2935157"/>
                          </a:xfrm>
                          <a:prstGeom prst="rect">
                            <a:avLst/>
                          </a:prstGeom>
                        </pic:spPr>
                      </pic:pic>
                    </a:graphicData>
                  </a:graphic>
                </wp:inline>
              </w:drawing>
            </w:r>
          </w:p>
        </w:tc>
        <w:tc>
          <w:tcPr>
            <w:tcW w:w="5894" w:type="dxa"/>
          </w:tcPr>
          <w:p w14:paraId="36EF0284" w14:textId="65C86943"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47B0CED" wp14:editId="1ED58CCA">
                  <wp:extent cx="3662363" cy="2929890"/>
                  <wp:effectExtent l="0" t="0" r="0" b="3810"/>
                  <wp:docPr id="544904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04021" name="Picture 54490402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673038" cy="2938430"/>
                          </a:xfrm>
                          <a:prstGeom prst="rect">
                            <a:avLst/>
                          </a:prstGeom>
                        </pic:spPr>
                      </pic:pic>
                    </a:graphicData>
                  </a:graphic>
                </wp:inline>
              </w:drawing>
            </w:r>
          </w:p>
        </w:tc>
      </w:tr>
      <w:tr w:rsidR="00140894" w14:paraId="5FF30567" w14:textId="77777777" w:rsidTr="00D5504E">
        <w:trPr>
          <w:trHeight w:val="259"/>
        </w:trPr>
        <w:tc>
          <w:tcPr>
            <w:tcW w:w="5810" w:type="dxa"/>
          </w:tcPr>
          <w:p w14:paraId="5FC6C6AB" w14:textId="0B4C5EFE"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BE4F8D0" wp14:editId="3BA872A2">
                  <wp:extent cx="3608024" cy="2886419"/>
                  <wp:effectExtent l="0" t="0" r="0" b="0"/>
                  <wp:docPr id="957033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33131" name="Picture 95703313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614501" cy="2891601"/>
                          </a:xfrm>
                          <a:prstGeom prst="rect">
                            <a:avLst/>
                          </a:prstGeom>
                        </pic:spPr>
                      </pic:pic>
                    </a:graphicData>
                  </a:graphic>
                </wp:inline>
              </w:drawing>
            </w:r>
          </w:p>
        </w:tc>
        <w:tc>
          <w:tcPr>
            <w:tcW w:w="5894" w:type="dxa"/>
          </w:tcPr>
          <w:p w14:paraId="67C08674" w14:textId="77777777" w:rsidR="00F50AEA" w:rsidRDefault="00F50AEA" w:rsidP="0036310A">
            <w:pPr>
              <w:spacing w:line="480" w:lineRule="auto"/>
              <w:contextualSpacing/>
              <w:rPr>
                <w:rFonts w:ascii="Times New Roman" w:eastAsia="Times New Roman" w:hAnsi="Times New Roman" w:cs="Times New Roman"/>
              </w:rPr>
            </w:pPr>
          </w:p>
        </w:tc>
      </w:tr>
      <w:tr w:rsidR="00140894" w14:paraId="51B38FB7" w14:textId="77777777" w:rsidTr="00D5504E">
        <w:trPr>
          <w:trHeight w:val="259"/>
        </w:trPr>
        <w:tc>
          <w:tcPr>
            <w:tcW w:w="5810" w:type="dxa"/>
          </w:tcPr>
          <w:p w14:paraId="09232487" w14:textId="7A363AA2" w:rsidR="00F50AEA" w:rsidRDefault="008353FD"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D7447D3" wp14:editId="46E5D5E4">
                  <wp:extent cx="3657600" cy="2926080"/>
                  <wp:effectExtent l="0" t="0" r="0" b="7620"/>
                  <wp:docPr id="1206132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32947" name="Picture 1206132947"/>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670146" cy="2936117"/>
                          </a:xfrm>
                          <a:prstGeom prst="rect">
                            <a:avLst/>
                          </a:prstGeom>
                        </pic:spPr>
                      </pic:pic>
                    </a:graphicData>
                  </a:graphic>
                </wp:inline>
              </w:drawing>
            </w:r>
          </w:p>
        </w:tc>
        <w:tc>
          <w:tcPr>
            <w:tcW w:w="5894" w:type="dxa"/>
          </w:tcPr>
          <w:p w14:paraId="243CF5EF" w14:textId="77777777" w:rsidR="00F50AEA" w:rsidRDefault="00F50AEA" w:rsidP="008353FD">
            <w:pPr>
              <w:keepNext/>
              <w:spacing w:line="480" w:lineRule="auto"/>
              <w:contextualSpacing/>
              <w:rPr>
                <w:rFonts w:ascii="Times New Roman" w:eastAsia="Times New Roman" w:hAnsi="Times New Roman" w:cs="Times New Roman"/>
              </w:rPr>
            </w:pPr>
          </w:p>
        </w:tc>
      </w:tr>
    </w:tbl>
    <w:p w14:paraId="3F0D9206" w14:textId="34427A07" w:rsidR="00FB312A" w:rsidRDefault="008353FD" w:rsidP="008353FD">
      <w:pPr>
        <w:pStyle w:val="Caption"/>
        <w:rPr>
          <w:rFonts w:ascii="Times New Roman" w:eastAsia="Times New Roman" w:hAnsi="Times New Roman" w:cs="Times New Roman"/>
        </w:rPr>
      </w:pPr>
      <w:r w:rsidRPr="00D5504E">
        <w:rPr>
          <w:rFonts w:ascii="Times New Roman" w:hAnsi="Times New Roman" w:cs="Times New Roman"/>
          <w:b/>
          <w:bCs/>
          <w:i w:val="0"/>
          <w:iCs w:val="0"/>
          <w:color w:val="000000" w:themeColor="text1"/>
          <w:sz w:val="24"/>
          <w:szCs w:val="24"/>
        </w:rPr>
        <w:t xml:space="preserve">Figure </w:t>
      </w:r>
      <w:r w:rsidRPr="00D5504E">
        <w:rPr>
          <w:rFonts w:ascii="Times New Roman" w:hAnsi="Times New Roman" w:cs="Times New Roman"/>
          <w:b/>
          <w:bCs/>
          <w:i w:val="0"/>
          <w:iCs w:val="0"/>
          <w:color w:val="000000" w:themeColor="text1"/>
          <w:sz w:val="24"/>
          <w:szCs w:val="24"/>
        </w:rPr>
        <w:fldChar w:fldCharType="begin"/>
      </w:r>
      <w:r w:rsidRPr="00D5504E">
        <w:rPr>
          <w:rFonts w:ascii="Times New Roman" w:hAnsi="Times New Roman" w:cs="Times New Roman"/>
          <w:b/>
          <w:bCs/>
          <w:i w:val="0"/>
          <w:iCs w:val="0"/>
          <w:color w:val="000000" w:themeColor="text1"/>
          <w:sz w:val="24"/>
          <w:szCs w:val="24"/>
        </w:rPr>
        <w:instrText xml:space="preserve"> SEQ Figure \* ARABIC </w:instrText>
      </w:r>
      <w:r w:rsidRPr="00D5504E">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26</w:t>
      </w:r>
      <w:r w:rsidRPr="00D5504E">
        <w:rPr>
          <w:rFonts w:ascii="Times New Roman" w:hAnsi="Times New Roman" w:cs="Times New Roman"/>
          <w:b/>
          <w:bCs/>
          <w:i w:val="0"/>
          <w:iCs w:val="0"/>
          <w:color w:val="000000" w:themeColor="text1"/>
          <w:sz w:val="24"/>
          <w:szCs w:val="24"/>
        </w:rPr>
        <w:fldChar w:fldCharType="end"/>
      </w:r>
      <w:r w:rsidRPr="00D5504E">
        <w:rPr>
          <w:rFonts w:ascii="Times New Roman" w:hAnsi="Times New Roman" w:cs="Times New Roman"/>
          <w:b/>
          <w:bCs/>
          <w:i w:val="0"/>
          <w:iCs w:val="0"/>
          <w:color w:val="000000" w:themeColor="text1"/>
          <w:sz w:val="24"/>
          <w:szCs w:val="24"/>
        </w:rPr>
        <w:t>.</w:t>
      </w:r>
      <w:r w:rsidRPr="00D5504E">
        <w:rPr>
          <w:color w:val="000000" w:themeColor="text1"/>
        </w:rPr>
        <w:t xml:space="preserve"> </w:t>
      </w:r>
      <w:r w:rsidRPr="000F6776">
        <w:rPr>
          <w:rFonts w:ascii="Times New Roman" w:hAnsi="Times New Roman" w:cs="Times New Roman"/>
          <w:color w:val="000000" w:themeColor="text1"/>
          <w:sz w:val="24"/>
          <w:szCs w:val="24"/>
        </w:rPr>
        <w:t>Performance of ALIAS-2</w:t>
      </w:r>
      <w:r>
        <w:rPr>
          <w:rFonts w:ascii="Times New Roman" w:hAnsi="Times New Roman" w:cs="Times New Roman"/>
          <w:i w:val="0"/>
          <w:iCs w:val="0"/>
          <w:color w:val="000000" w:themeColor="text1"/>
          <w:sz w:val="24"/>
          <w:szCs w:val="24"/>
        </w:rPr>
        <w:t>. Plotted i</w:t>
      </w:r>
      <w:r w:rsidR="00812620">
        <w:rPr>
          <w:rFonts w:ascii="Times New Roman" w:hAnsi="Times New Roman" w:cs="Times New Roman"/>
          <w:i w:val="0"/>
          <w:iCs w:val="0"/>
          <w:color w:val="000000" w:themeColor="text1"/>
          <w:sz w:val="24"/>
          <w:szCs w:val="24"/>
        </w:rPr>
        <w:t>n the top row is</w:t>
      </w:r>
      <w:r>
        <w:rPr>
          <w:rFonts w:ascii="Times New Roman" w:hAnsi="Times New Roman" w:cs="Times New Roman"/>
          <w:i w:val="0"/>
          <w:iCs w:val="0"/>
          <w:color w:val="000000" w:themeColor="text1"/>
          <w:sz w:val="24"/>
          <w:szCs w:val="24"/>
        </w:rPr>
        <w:t xml:space="preserve"> the 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 xml:space="preserve">Efficient and Inefficient test events for networks assigned either to </w:t>
      </w:r>
      <w:r w:rsidR="007D0CF5">
        <w:rPr>
          <w:rFonts w:ascii="Times New Roman" w:hAnsi="Times New Roman" w:cs="Times New Roman"/>
          <w:i w:val="0"/>
          <w:iCs w:val="0"/>
          <w:color w:val="000000" w:themeColor="text1"/>
          <w:sz w:val="24"/>
          <w:szCs w:val="24"/>
        </w:rPr>
        <w:t xml:space="preserve">the </w:t>
      </w:r>
      <w:r>
        <w:rPr>
          <w:rFonts w:ascii="Times New Roman" w:hAnsi="Times New Roman" w:cs="Times New Roman"/>
          <w:i w:val="0"/>
          <w:iCs w:val="0"/>
          <w:color w:val="000000" w:themeColor="text1"/>
          <w:sz w:val="24"/>
          <w:szCs w:val="24"/>
        </w:rPr>
        <w:t>Experimental</w:t>
      </w:r>
      <w:r w:rsidR="00812620">
        <w:rPr>
          <w:rFonts w:ascii="Times New Roman" w:hAnsi="Times New Roman" w:cs="Times New Roman"/>
          <w:i w:val="0"/>
          <w:iCs w:val="0"/>
          <w:color w:val="000000" w:themeColor="text1"/>
          <w:sz w:val="24"/>
          <w:szCs w:val="24"/>
        </w:rPr>
        <w:t xml:space="preserve"> (top left)</w:t>
      </w:r>
      <w:r>
        <w:rPr>
          <w:rFonts w:ascii="Times New Roman" w:hAnsi="Times New Roman" w:cs="Times New Roman"/>
          <w:i w:val="0"/>
          <w:iCs w:val="0"/>
          <w:color w:val="000000" w:themeColor="text1"/>
          <w:sz w:val="24"/>
          <w:szCs w:val="24"/>
        </w:rPr>
        <w:t xml:space="preserve"> or to the Control condition</w:t>
      </w:r>
      <w:r w:rsidR="00812620">
        <w:rPr>
          <w:rFonts w:ascii="Times New Roman" w:hAnsi="Times New Roman" w:cs="Times New Roman"/>
          <w:i w:val="0"/>
          <w:iCs w:val="0"/>
          <w:color w:val="000000" w:themeColor="text1"/>
          <w:sz w:val="24"/>
          <w:szCs w:val="24"/>
        </w:rPr>
        <w:t xml:space="preserve"> (top right)</w:t>
      </w:r>
      <w:r>
        <w:rPr>
          <w:rFonts w:ascii="Times New Roman" w:hAnsi="Times New Roman" w:cs="Times New Roman"/>
          <w:i w:val="0"/>
          <w:iCs w:val="0"/>
          <w:color w:val="000000" w:themeColor="text1"/>
          <w:sz w:val="24"/>
          <w:szCs w:val="24"/>
        </w:rPr>
        <w:t xml:space="preserve"> in the E</w:t>
      </w:r>
      <w:r w:rsidR="00B8674D">
        <w:rPr>
          <w:rFonts w:ascii="Times New Roman" w:hAnsi="Times New Roman" w:cs="Times New Roman"/>
          <w:i w:val="0"/>
          <w:iCs w:val="0"/>
          <w:color w:val="000000" w:themeColor="text1"/>
          <w:sz w:val="24"/>
          <w:szCs w:val="24"/>
        </w:rPr>
        <w:t>ffective</w:t>
      </w:r>
      <w:r>
        <w:rPr>
          <w:rFonts w:ascii="Times New Roman" w:hAnsi="Times New Roman" w:cs="Times New Roman"/>
          <w:i w:val="0"/>
          <w:iCs w:val="0"/>
          <w:color w:val="000000" w:themeColor="text1"/>
          <w:sz w:val="24"/>
          <w:szCs w:val="24"/>
        </w:rPr>
        <w:t xml:space="preserve"> Action condition. </w:t>
      </w:r>
      <w:r w:rsidR="00812620">
        <w:rPr>
          <w:rFonts w:ascii="Times New Roman" w:hAnsi="Times New Roman" w:cs="Times New Roman"/>
          <w:i w:val="0"/>
          <w:iCs w:val="0"/>
          <w:color w:val="000000" w:themeColor="text1"/>
          <w:sz w:val="24"/>
          <w:szCs w:val="24"/>
        </w:rPr>
        <w:t xml:space="preserve">Plotted in the middle row is the overall mean error to the two test events for networks assigned to the Ineffective Action condition. Plotted in the bottom row is the overall mean error to the two test events for networks assigned to the No Training </w:t>
      </w:r>
      <w:r w:rsidR="00FC0B0B">
        <w:rPr>
          <w:rFonts w:ascii="Times New Roman" w:hAnsi="Times New Roman" w:cs="Times New Roman"/>
          <w:i w:val="0"/>
          <w:iCs w:val="0"/>
          <w:color w:val="000000" w:themeColor="text1"/>
          <w:sz w:val="24"/>
          <w:szCs w:val="24"/>
        </w:rPr>
        <w:t>c</w:t>
      </w:r>
      <w:r w:rsidR="00812620">
        <w:rPr>
          <w:rFonts w:ascii="Times New Roman" w:hAnsi="Times New Roman" w:cs="Times New Roman"/>
          <w:i w:val="0"/>
          <w:iCs w:val="0"/>
          <w:color w:val="000000" w:themeColor="text1"/>
          <w:sz w:val="24"/>
          <w:szCs w:val="24"/>
        </w:rPr>
        <w:t xml:space="preserve">ondition. </w:t>
      </w:r>
      <w:r w:rsidR="00F378C6">
        <w:rPr>
          <w:rFonts w:ascii="Times New Roman" w:hAnsi="Times New Roman" w:cs="Times New Roman"/>
          <w:i w:val="0"/>
          <w:iCs w:val="0"/>
          <w:color w:val="000000" w:themeColor="text1"/>
          <w:sz w:val="24"/>
          <w:szCs w:val="24"/>
        </w:rPr>
        <w:t>The No Training condition</w:t>
      </w:r>
      <w:r>
        <w:rPr>
          <w:rFonts w:ascii="Times New Roman" w:hAnsi="Times New Roman" w:cs="Times New Roman"/>
          <w:i w:val="0"/>
          <w:iCs w:val="0"/>
          <w:color w:val="000000" w:themeColor="text1"/>
          <w:sz w:val="24"/>
          <w:szCs w:val="24"/>
        </w:rPr>
        <w:t xml:space="preserve"> corresponds to Experiment 2 in Skerry et al. (2013).</w:t>
      </w:r>
    </w:p>
    <w:p w14:paraId="77C55AA2" w14:textId="77777777" w:rsidR="00140894" w:rsidRDefault="00140894" w:rsidP="0036310A">
      <w:pPr>
        <w:spacing w:line="480" w:lineRule="auto"/>
        <w:ind w:firstLine="720"/>
        <w:contextualSpacing/>
        <w:rPr>
          <w:rFonts w:ascii="Times New Roman" w:eastAsia="Times New Roman" w:hAnsi="Times New Roman" w:cs="Times New Roman"/>
        </w:rPr>
      </w:pPr>
    </w:p>
    <w:p w14:paraId="673ADCB4" w14:textId="4835D311" w:rsidR="00140894" w:rsidRDefault="00431EF5" w:rsidP="00140894">
      <w:pPr>
        <w:spacing w:line="480" w:lineRule="auto"/>
        <w:ind w:firstLine="720"/>
        <w:contextualSpacing/>
        <w:rPr>
          <w:ins w:id="845" w:author="Benton, Deon" w:date="2026-06-22T14:50:00Z" w16du:dateUtc="2026-06-22T19:50:00Z"/>
          <w:rFonts w:ascii="Times New Roman" w:eastAsia="Times New Roman" w:hAnsi="Times New Roman" w:cs="Times New Roman"/>
        </w:rPr>
      </w:pPr>
      <w:r w:rsidRPr="00431EF5">
        <w:rPr>
          <w:rFonts w:ascii="Times New Roman" w:eastAsia="Times New Roman" w:hAnsi="Times New Roman" w:cs="Times New Roman"/>
        </w:rPr>
        <w:lastRenderedPageBreak/>
        <w:t>The next analysis examined whether associative learning alon</w:t>
      </w:r>
      <w:r w:rsidR="0064506D">
        <w:rPr>
          <w:rFonts w:ascii="Times New Roman" w:eastAsia="Times New Roman" w:hAnsi="Times New Roman" w:cs="Times New Roman"/>
        </w:rPr>
        <w:t xml:space="preserve">e </w:t>
      </w:r>
      <w:r w:rsidRPr="00431EF5">
        <w:rPr>
          <w:rFonts w:ascii="Times New Roman" w:eastAsia="Times New Roman" w:hAnsi="Times New Roman" w:cs="Times New Roman"/>
        </w:rPr>
        <w:t>was sufficient for ALIAS</w:t>
      </w:r>
      <w:r w:rsidR="002B741A">
        <w:rPr>
          <w:rFonts w:ascii="Times New Roman" w:eastAsia="Times New Roman" w:hAnsi="Times New Roman" w:cs="Times New Roman"/>
        </w:rPr>
        <w:t>-2</w:t>
      </w:r>
      <w:r w:rsidRPr="00431EF5">
        <w:rPr>
          <w:rFonts w:ascii="Times New Roman" w:eastAsia="Times New Roman" w:hAnsi="Times New Roman" w:cs="Times New Roman"/>
        </w:rPr>
        <w:t xml:space="preserve"> to reproduce </w:t>
      </w:r>
      <w:r w:rsidR="000F6776">
        <w:rPr>
          <w:rFonts w:ascii="Times New Roman" w:eastAsia="Times New Roman" w:hAnsi="Times New Roman" w:cs="Times New Roman"/>
        </w:rPr>
        <w:t>the fifth target finding</w:t>
      </w:r>
      <w:ins w:id="846" w:author="Benton, Deon" w:date="2026-06-22T14:43:00Z" w16du:dateUtc="2026-06-22T19:43:00Z">
        <w:r w:rsidR="006021DE">
          <w:rPr>
            <w:rFonts w:ascii="Times New Roman" w:eastAsia="Times New Roman" w:hAnsi="Times New Roman" w:cs="Times New Roman"/>
          </w:rPr>
          <w:t>. Note that</w:t>
        </w:r>
      </w:ins>
      <w:r w:rsidR="0064506D">
        <w:rPr>
          <w:rFonts w:ascii="Times New Roman" w:eastAsia="Times New Roman" w:hAnsi="Times New Roman" w:cs="Times New Roman"/>
        </w:rPr>
        <w:t xml:space="preserve"> the attentional boost remained short-lived in this </w:t>
      </w:r>
      <w:r w:rsidR="00F974B2">
        <w:rPr>
          <w:rFonts w:ascii="Times New Roman" w:eastAsia="Times New Roman" w:hAnsi="Times New Roman" w:cs="Times New Roman"/>
        </w:rPr>
        <w:t>simulation</w:t>
      </w:r>
      <w:r w:rsidR="00FB51CD">
        <w:rPr>
          <w:rFonts w:ascii="Times New Roman" w:eastAsia="Times New Roman" w:hAnsi="Times New Roman" w:cs="Times New Roman"/>
        </w:rPr>
        <w:t>.</w:t>
      </w:r>
      <w:r w:rsidR="003A7256">
        <w:rPr>
          <w:rFonts w:ascii="Times New Roman" w:eastAsia="Times New Roman" w:hAnsi="Times New Roman" w:cs="Times New Roman"/>
        </w:rPr>
        <w:t xml:space="preserve"> </w:t>
      </w:r>
      <w:ins w:id="847" w:author="Benton, Deon" w:date="2026-06-22T01:45:00Z" w16du:dateUtc="2026-06-22T06:45:00Z">
        <w:r w:rsidR="00961524">
          <w:rPr>
            <w:rFonts w:ascii="Times New Roman" w:eastAsia="Times New Roman" w:hAnsi="Times New Roman" w:cs="Times New Roman"/>
          </w:rPr>
          <w:t xml:space="preserve">As </w:t>
        </w:r>
      </w:ins>
      <w:ins w:id="848" w:author="Benton, Deon" w:date="2026-06-22T14:44:00Z" w16du:dateUtc="2026-06-22T19:44:00Z">
        <w:r w:rsidR="00916ED3">
          <w:rPr>
            <w:rFonts w:ascii="Times New Roman" w:eastAsia="Times New Roman" w:hAnsi="Times New Roman" w:cs="Times New Roman"/>
          </w:rPr>
          <w:t>Figure 26</w:t>
        </w:r>
      </w:ins>
      <w:ins w:id="849" w:author="Benton, Deon" w:date="2026-06-22T14:45:00Z" w16du:dateUtc="2026-06-22T19:45:00Z">
        <w:r w:rsidR="00916ED3">
          <w:rPr>
            <w:rFonts w:ascii="Times New Roman" w:eastAsia="Times New Roman" w:hAnsi="Times New Roman" w:cs="Times New Roman"/>
          </w:rPr>
          <w:t xml:space="preserve"> depicts, ALIAS-2 was able successfully to reproduce the fifth target finding: In the Effective Action condition, </w:t>
        </w:r>
      </w:ins>
      <w:r w:rsidR="00792E0A">
        <w:rPr>
          <w:rFonts w:ascii="Times New Roman" w:eastAsia="Times New Roman" w:hAnsi="Times New Roman" w:cs="Times New Roman"/>
        </w:rPr>
        <w:t xml:space="preserve">networks </w:t>
      </w:r>
      <w:ins w:id="850" w:author="Benton, Deon" w:date="2026-06-22T14:46:00Z" w16du:dateUtc="2026-06-22T19:46:00Z">
        <w:r w:rsidR="00916ED3">
          <w:rPr>
            <w:rFonts w:ascii="Times New Roman" w:eastAsia="Times New Roman" w:hAnsi="Times New Roman" w:cs="Times New Roman"/>
          </w:rPr>
          <w:t xml:space="preserve">habituated to constrained action </w:t>
        </w:r>
      </w:ins>
      <w:r w:rsidR="00792E0A">
        <w:rPr>
          <w:rFonts w:ascii="Times New Roman" w:eastAsia="Times New Roman" w:hAnsi="Times New Roman" w:cs="Times New Roman"/>
        </w:rPr>
        <w:t xml:space="preserve">produced greater error to the Inefficient than to the Efficient </w:t>
      </w:r>
      <w:ins w:id="851" w:author="Benton, Deon" w:date="2026-06-22T01:45:00Z" w16du:dateUtc="2026-06-22T06:45:00Z">
        <w:r w:rsidR="007E31AF">
          <w:rPr>
            <w:rFonts w:ascii="Times New Roman" w:eastAsia="Times New Roman" w:hAnsi="Times New Roman" w:cs="Times New Roman"/>
          </w:rPr>
          <w:t>test event</w:t>
        </w:r>
      </w:ins>
      <w:r w:rsidR="0064506D">
        <w:rPr>
          <w:rFonts w:ascii="Times New Roman" w:eastAsia="Times New Roman" w:hAnsi="Times New Roman" w:cs="Times New Roman"/>
        </w:rPr>
        <w:t>. In contrast,</w:t>
      </w:r>
      <w:r w:rsidR="007C1677">
        <w:rPr>
          <w:rFonts w:ascii="Times New Roman" w:eastAsia="Times New Roman" w:hAnsi="Times New Roman" w:cs="Times New Roman"/>
        </w:rPr>
        <w:t xml:space="preserve"> networks</w:t>
      </w:r>
      <w:ins w:id="852" w:author="Benton, Deon" w:date="2026-06-22T14:46:00Z" w16du:dateUtc="2026-06-22T19:46:00Z">
        <w:r w:rsidR="00916ED3">
          <w:rPr>
            <w:rFonts w:ascii="Times New Roman" w:eastAsia="Times New Roman" w:hAnsi="Times New Roman" w:cs="Times New Roman"/>
          </w:rPr>
          <w:t xml:space="preserve"> habituated to unconstrained action in the Ineffective and No Training conditions</w:t>
        </w:r>
      </w:ins>
      <w:r w:rsidR="007C1677">
        <w:rPr>
          <w:rFonts w:ascii="Times New Roman" w:eastAsia="Times New Roman" w:hAnsi="Times New Roman" w:cs="Times New Roman"/>
        </w:rPr>
        <w:t xml:space="preserve"> </w:t>
      </w:r>
      <w:r w:rsidR="00083DB5">
        <w:rPr>
          <w:rFonts w:ascii="Times New Roman" w:eastAsia="Times New Roman" w:hAnsi="Times New Roman" w:cs="Times New Roman"/>
        </w:rPr>
        <w:t xml:space="preserve">produced </w:t>
      </w:r>
      <w:ins w:id="853" w:author="Benton, Deon" w:date="2026-06-22T14:47:00Z" w16du:dateUtc="2026-06-22T19:47:00Z">
        <w:r w:rsidR="00CB185F">
          <w:rPr>
            <w:rFonts w:ascii="Times New Roman" w:eastAsia="Times New Roman" w:hAnsi="Times New Roman" w:cs="Times New Roman"/>
          </w:rPr>
          <w:t>comparable amounts of</w:t>
        </w:r>
      </w:ins>
      <w:r w:rsidR="00083DB5">
        <w:rPr>
          <w:rFonts w:ascii="Times New Roman" w:eastAsia="Times New Roman" w:hAnsi="Times New Roman" w:cs="Times New Roman"/>
        </w:rPr>
        <w:t xml:space="preserve"> error to both test events.</w:t>
      </w:r>
      <w:r w:rsidR="0064506D">
        <w:rPr>
          <w:rFonts w:ascii="Times New Roman" w:eastAsia="Times New Roman" w:hAnsi="Times New Roman" w:cs="Times New Roman"/>
        </w:rPr>
        <w:t xml:space="preserve"> </w:t>
      </w:r>
      <w:ins w:id="854" w:author="Benton, Deon" w:date="2026-06-22T14:51:00Z" w16du:dateUtc="2026-06-22T19:51:00Z">
        <w:r w:rsidR="00946621">
          <w:rPr>
            <w:rFonts w:ascii="Times New Roman" w:eastAsia="Times New Roman" w:hAnsi="Times New Roman" w:cs="Times New Roman"/>
          </w:rPr>
          <w:t>The results of this simulation indicate that</w:t>
        </w:r>
      </w:ins>
      <w:ins w:id="855" w:author="Benton, Deon" w:date="2026-06-22T14:47:00Z" w16du:dateUtc="2026-06-22T19:47:00Z">
        <w:r w:rsidR="00CB185F">
          <w:rPr>
            <w:rFonts w:ascii="Times New Roman" w:eastAsia="Times New Roman" w:hAnsi="Times New Roman" w:cs="Times New Roman"/>
          </w:rPr>
          <w:t xml:space="preserve"> </w:t>
        </w:r>
      </w:ins>
      <w:r w:rsidR="007C1677">
        <w:rPr>
          <w:rFonts w:ascii="Times New Roman" w:eastAsia="Times New Roman" w:hAnsi="Times New Roman" w:cs="Times New Roman"/>
        </w:rPr>
        <w:t xml:space="preserve">associative learning alone is sufficient to </w:t>
      </w:r>
      <w:r w:rsidR="00C76829">
        <w:rPr>
          <w:rFonts w:ascii="Times New Roman" w:eastAsia="Times New Roman" w:hAnsi="Times New Roman" w:cs="Times New Roman"/>
        </w:rPr>
        <w:t>account for Skerry et al.</w:t>
      </w:r>
      <w:r w:rsidR="00242854">
        <w:rPr>
          <w:rFonts w:ascii="Times New Roman" w:eastAsia="Times New Roman" w:hAnsi="Times New Roman" w:cs="Times New Roman"/>
        </w:rPr>
        <w:t>’s</w:t>
      </w:r>
      <w:r w:rsidR="00C76829">
        <w:rPr>
          <w:rFonts w:ascii="Times New Roman" w:eastAsia="Times New Roman" w:hAnsi="Times New Roman" w:cs="Times New Roman"/>
        </w:rPr>
        <w:t xml:space="preserve"> (2013)</w:t>
      </w:r>
      <w:r w:rsidR="00242854">
        <w:rPr>
          <w:rFonts w:ascii="Times New Roman" w:eastAsia="Times New Roman" w:hAnsi="Times New Roman" w:cs="Times New Roman"/>
        </w:rPr>
        <w:t xml:space="preserve"> finding</w:t>
      </w:r>
      <w:ins w:id="856" w:author="Benton, Deon" w:date="2026-06-22T14:47:00Z" w16du:dateUtc="2026-06-22T19:47:00Z">
        <w:r w:rsidR="00CB185F">
          <w:rPr>
            <w:rFonts w:ascii="Times New Roman" w:eastAsia="Times New Roman" w:hAnsi="Times New Roman" w:cs="Times New Roman"/>
          </w:rPr>
          <w:t>s</w:t>
        </w:r>
      </w:ins>
      <w:r w:rsidR="00C76829">
        <w:rPr>
          <w:rFonts w:ascii="Times New Roman" w:eastAsia="Times New Roman" w:hAnsi="Times New Roman" w:cs="Times New Roman"/>
        </w:rPr>
        <w:t>.</w:t>
      </w:r>
      <w:r w:rsidR="007C1677">
        <w:rPr>
          <w:rFonts w:ascii="Times New Roman" w:eastAsia="Times New Roman" w:hAnsi="Times New Roman" w:cs="Times New Roman"/>
        </w:rPr>
        <w:t xml:space="preserve"> </w:t>
      </w:r>
    </w:p>
    <w:p w14:paraId="4FC38CB1" w14:textId="60AF2962" w:rsidR="00946621" w:rsidDel="00F237CE" w:rsidRDefault="004C18C3" w:rsidP="00BB31AC">
      <w:pPr>
        <w:spacing w:line="480" w:lineRule="auto"/>
        <w:ind w:firstLine="720"/>
        <w:contextualSpacing/>
        <w:rPr>
          <w:del w:id="857" w:author="Benton, Deon" w:date="2026-06-22T15:53:00Z" w16du:dateUtc="2026-06-22T20:53:00Z"/>
          <w:rFonts w:ascii="Times New Roman" w:eastAsia="Times New Roman" w:hAnsi="Times New Roman" w:cs="Times New Roman"/>
        </w:rPr>
      </w:pPr>
      <w:ins w:id="858" w:author="Benton, Deon" w:date="2026-06-22T16:24:00Z" w16du:dateUtc="2026-06-22T21:24:00Z">
        <w:r w:rsidRPr="004C18C3">
          <w:rPr>
            <w:rFonts w:ascii="Times New Roman" w:eastAsia="Times New Roman" w:hAnsi="Times New Roman" w:cs="Times New Roman"/>
          </w:rPr>
          <w:t xml:space="preserve">The principal argument advanced in this paper is that infants' looking behaviors in studies assessing their action efficiency understanding reflect associative learning. The five simulations reported here support this contention. Specifically, ALIAS reproduced the finding that infants </w:t>
        </w:r>
      </w:ins>
      <w:ins w:id="859" w:author="Benton, Deon" w:date="2026-06-22T16:25:00Z" w16du:dateUtc="2026-06-22T21:25:00Z">
        <w:r w:rsidR="00197AC8">
          <w:rPr>
            <w:rFonts w:ascii="Times New Roman" w:eastAsia="Times New Roman" w:hAnsi="Times New Roman" w:cs="Times New Roman"/>
          </w:rPr>
          <w:t>look selectively</w:t>
        </w:r>
      </w:ins>
      <w:ins w:id="860" w:author="Benton, Deon" w:date="2026-06-22T16:24:00Z" w16du:dateUtc="2026-06-22T21:24:00Z">
        <w:r w:rsidRPr="004C18C3">
          <w:rPr>
            <w:rFonts w:ascii="Times New Roman" w:eastAsia="Times New Roman" w:hAnsi="Times New Roman" w:cs="Times New Roman"/>
          </w:rPr>
          <w:t xml:space="preserve"> at inefficient actions, that this effect is independent of </w:t>
        </w:r>
      </w:ins>
      <w:ins w:id="861" w:author="Benton, Deon" w:date="2026-06-22T16:25:00Z" w16du:dateUtc="2026-06-22T21:25:00Z">
        <w:r w:rsidR="00197AC8">
          <w:rPr>
            <w:rFonts w:ascii="Times New Roman" w:eastAsia="Times New Roman" w:hAnsi="Times New Roman" w:cs="Times New Roman"/>
          </w:rPr>
          <w:t>whether the entities involved possess</w:t>
        </w:r>
      </w:ins>
      <w:ins w:id="862" w:author="Benton, Deon" w:date="2026-06-22T16:24:00Z" w16du:dateUtc="2026-06-22T21:24:00Z">
        <w:r w:rsidRPr="004C18C3">
          <w:rPr>
            <w:rFonts w:ascii="Times New Roman" w:eastAsia="Times New Roman" w:hAnsi="Times New Roman" w:cs="Times New Roman"/>
          </w:rPr>
          <w:t xml:space="preserve"> animacy cues, that infants make bidirectional inferences among actions, goals, and constraints, that </w:t>
        </w:r>
      </w:ins>
      <w:ins w:id="863" w:author="Benton, Deon" w:date="2026-06-22T16:25:00Z" w16du:dateUtc="2026-06-22T21:25:00Z">
        <w:r w:rsidR="00197AC8">
          <w:rPr>
            <w:rFonts w:ascii="Times New Roman" w:eastAsia="Times New Roman" w:hAnsi="Times New Roman" w:cs="Times New Roman"/>
          </w:rPr>
          <w:t>ostensibly they</w:t>
        </w:r>
      </w:ins>
      <w:ins w:id="864" w:author="Benton, Deon" w:date="2026-06-22T16:24:00Z" w16du:dateUtc="2026-06-22T21:24:00Z">
        <w:r w:rsidRPr="004C18C3">
          <w:rPr>
            <w:rFonts w:ascii="Times New Roman" w:eastAsia="Times New Roman" w:hAnsi="Times New Roman" w:cs="Times New Roman"/>
          </w:rPr>
          <w:t xml:space="preserve"> possess graded representations of efficiency, and that action efficiency understanding is present in pre-reaching infants. ALIAS's ability to capture such a diverse set of findings undermines the claim that </w:t>
        </w:r>
      </w:ins>
      <w:ins w:id="865" w:author="Benton, Deon" w:date="2026-06-22T16:25:00Z" w16du:dateUtc="2026-06-22T21:25:00Z">
        <w:r w:rsidR="00197AC8">
          <w:rPr>
            <w:rFonts w:ascii="Times New Roman" w:eastAsia="Times New Roman" w:hAnsi="Times New Roman" w:cs="Times New Roman"/>
          </w:rPr>
          <w:t>such looking behaviors</w:t>
        </w:r>
      </w:ins>
      <w:ins w:id="866" w:author="Benton, Deon" w:date="2026-06-22T16:24:00Z" w16du:dateUtc="2026-06-22T21:24:00Z">
        <w:r w:rsidRPr="004C18C3">
          <w:rPr>
            <w:rFonts w:ascii="Times New Roman" w:eastAsia="Times New Roman" w:hAnsi="Times New Roman" w:cs="Times New Roman"/>
          </w:rPr>
          <w:t xml:space="preserve"> derive from specialized mechanisms and abstract, conceptually rich representations of goals, constraints, efficiency, and utility. Instead, the present simulations suggest that these phenomena can be</w:t>
        </w:r>
      </w:ins>
      <w:ins w:id="867" w:author="Benton, Deon" w:date="2026-06-22T16:26:00Z" w16du:dateUtc="2026-06-22T21:26:00Z">
        <w:r w:rsidR="00197AC8">
          <w:rPr>
            <w:rFonts w:ascii="Times New Roman" w:eastAsia="Times New Roman" w:hAnsi="Times New Roman" w:cs="Times New Roman"/>
          </w:rPr>
          <w:t xml:space="preserve"> readily</w:t>
        </w:r>
      </w:ins>
      <w:ins w:id="868" w:author="Benton, Deon" w:date="2026-06-22T16:24:00Z" w16du:dateUtc="2026-06-22T21:24:00Z">
        <w:r w:rsidRPr="004C18C3">
          <w:rPr>
            <w:rFonts w:ascii="Times New Roman" w:eastAsia="Times New Roman" w:hAnsi="Times New Roman" w:cs="Times New Roman"/>
          </w:rPr>
          <w:t xml:space="preserve"> explained in terms of a domain-general associative learning mechanism operating over the semantically neutral visible surface features of action events and the entities and objects involved in them.</w:t>
        </w:r>
        <w:r>
          <w:rPr>
            <w:rFonts w:ascii="Times New Roman" w:eastAsia="Times New Roman" w:hAnsi="Times New Roman" w:cs="Times New Roman"/>
          </w:rPr>
          <w:t xml:space="preserve"> </w:t>
        </w:r>
      </w:ins>
    </w:p>
    <w:p w14:paraId="7151A5A1" w14:textId="569F1CED" w:rsidR="00F97439" w:rsidRDefault="005011EE" w:rsidP="00140894">
      <w:pPr>
        <w:spacing w:line="480" w:lineRule="auto"/>
        <w:ind w:firstLine="720"/>
        <w:contextualSpacing/>
        <w:rPr>
          <w:ins w:id="869" w:author="Benton, Deon" w:date="2026-06-22T16:34:00Z" w16du:dateUtc="2026-06-22T21:34:00Z"/>
          <w:rFonts w:ascii="Times New Roman" w:eastAsia="Times New Roman" w:hAnsi="Times New Roman" w:cs="Times New Roman"/>
        </w:rPr>
      </w:pPr>
      <w:ins w:id="870" w:author="Benton, Deon" w:date="2026-06-22T16:33:00Z" w16du:dateUtc="2026-06-22T21:33:00Z">
        <w:r w:rsidRPr="005011EE">
          <w:rPr>
            <w:rFonts w:ascii="Times New Roman" w:eastAsia="Times New Roman" w:hAnsi="Times New Roman" w:cs="Times New Roman"/>
          </w:rPr>
          <w:t xml:space="preserve">At the same time, a complete account of infants’ looking performance in these studies should do more than reproduce existing findings. The account must also be generative: it should produce testable predictions for future research. The final section does exactly this by placing </w:t>
        </w:r>
        <w:r w:rsidRPr="005011EE">
          <w:rPr>
            <w:rFonts w:ascii="Times New Roman" w:eastAsia="Times New Roman" w:hAnsi="Times New Roman" w:cs="Times New Roman"/>
          </w:rPr>
          <w:lastRenderedPageBreak/>
          <w:t>ALIAS in a series of novel situations and examining its resulting behavior. These behaviors constitute a set of predictions that can be used to decide between the present account and the domain-specific alternatives.</w:t>
        </w:r>
      </w:ins>
    </w:p>
    <w:p w14:paraId="6071CFB0" w14:textId="77777777" w:rsidR="005011EE" w:rsidRDefault="005011EE" w:rsidP="00140894">
      <w:pPr>
        <w:spacing w:line="480" w:lineRule="auto"/>
        <w:ind w:firstLine="720"/>
        <w:contextualSpacing/>
        <w:rPr>
          <w:rFonts w:ascii="Times New Roman" w:eastAsia="Times New Roman" w:hAnsi="Times New Roman" w:cs="Times New Roman"/>
        </w:rPr>
      </w:pPr>
    </w:p>
    <w:p w14:paraId="3DFBE92F" w14:textId="0DE8A933" w:rsidR="004608D0" w:rsidRDefault="00FB1AA5" w:rsidP="00C87A9A">
      <w:pPr>
        <w:spacing w:line="480" w:lineRule="auto"/>
        <w:contextualSpacing/>
        <w:rPr>
          <w:rFonts w:ascii="Times New Roman" w:eastAsia="Times New Roman" w:hAnsi="Times New Roman" w:cs="Times New Roman"/>
          <w:b/>
          <w:bCs/>
        </w:rPr>
      </w:pPr>
      <w:r w:rsidRPr="00CD1BA9">
        <w:rPr>
          <w:rFonts w:ascii="Times New Roman" w:eastAsia="Times New Roman" w:hAnsi="Times New Roman" w:cs="Times New Roman"/>
          <w:b/>
          <w:bCs/>
        </w:rPr>
        <w:t>Model predictio</w:t>
      </w:r>
      <w:r w:rsidR="00C87A9A">
        <w:rPr>
          <w:rFonts w:ascii="Times New Roman" w:eastAsia="Times New Roman" w:hAnsi="Times New Roman" w:cs="Times New Roman"/>
          <w:b/>
          <w:bCs/>
        </w:rPr>
        <w:t>ns</w:t>
      </w:r>
    </w:p>
    <w:tbl>
      <w:tblPr>
        <w:tblStyle w:val="TableGrid"/>
        <w:tblW w:w="1208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84"/>
      </w:tblGrid>
      <w:tr w:rsidR="00C87A9A" w14:paraId="6B979458" w14:textId="77777777" w:rsidTr="00C87A9A">
        <w:trPr>
          <w:trHeight w:val="3395"/>
        </w:trPr>
        <w:tc>
          <w:tcPr>
            <w:tcW w:w="12084" w:type="dxa"/>
          </w:tcPr>
          <w:p w14:paraId="1BFF2595" w14:textId="1C53FF80" w:rsidR="00C87A9A" w:rsidRDefault="007313DF" w:rsidP="00C87A9A">
            <w:pPr>
              <w:keepNext/>
              <w:spacing w:line="480" w:lineRule="auto"/>
              <w:contextualSpacing/>
            </w:pPr>
            <w:r>
              <w:rPr>
                <w:noProof/>
              </w:rPr>
              <w:drawing>
                <wp:inline distT="0" distB="0" distL="0" distR="0" wp14:anchorId="5D7D90F6" wp14:editId="5E3749AC">
                  <wp:extent cx="7465605" cy="2133600"/>
                  <wp:effectExtent l="0" t="0" r="2540" b="0"/>
                  <wp:docPr id="16122269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26933" name="Picture 1612226933"/>
                          <pic:cNvPicPr/>
                        </pic:nvPicPr>
                        <pic:blipFill>
                          <a:blip r:embed="rId56"/>
                          <a:stretch>
                            <a:fillRect/>
                          </a:stretch>
                        </pic:blipFill>
                        <pic:spPr>
                          <a:xfrm>
                            <a:off x="0" y="0"/>
                            <a:ext cx="7472318" cy="2135519"/>
                          </a:xfrm>
                          <a:prstGeom prst="rect">
                            <a:avLst/>
                          </a:prstGeom>
                        </pic:spPr>
                      </pic:pic>
                    </a:graphicData>
                  </a:graphic>
                </wp:inline>
              </w:drawing>
            </w:r>
          </w:p>
          <w:p w14:paraId="5699F6A2" w14:textId="39EF6AEF" w:rsidR="00C87A9A" w:rsidRDefault="00C87A9A" w:rsidP="004B797D">
            <w:pPr>
              <w:pStyle w:val="Caption"/>
              <w:rPr>
                <w:rFonts w:ascii="Times New Roman" w:eastAsia="Times New Roman" w:hAnsi="Times New Roman" w:cs="Times New Roman"/>
                <w:b/>
                <w:bCs/>
              </w:rPr>
            </w:pPr>
            <w:r w:rsidRPr="00A4495D">
              <w:rPr>
                <w:rFonts w:ascii="Times New Roman" w:hAnsi="Times New Roman" w:cs="Times New Roman"/>
                <w:b/>
                <w:bCs/>
                <w:i w:val="0"/>
                <w:iCs w:val="0"/>
                <w:color w:val="000000" w:themeColor="text1"/>
                <w:sz w:val="24"/>
                <w:szCs w:val="24"/>
              </w:rPr>
              <w:t xml:space="preserve">Figure </w:t>
            </w:r>
            <w:r w:rsidRPr="00A4495D">
              <w:rPr>
                <w:rFonts w:ascii="Times New Roman" w:hAnsi="Times New Roman" w:cs="Times New Roman"/>
                <w:b/>
                <w:bCs/>
                <w:i w:val="0"/>
                <w:iCs w:val="0"/>
                <w:color w:val="000000" w:themeColor="text1"/>
                <w:sz w:val="24"/>
                <w:szCs w:val="24"/>
              </w:rPr>
              <w:fldChar w:fldCharType="begin"/>
            </w:r>
            <w:r w:rsidRPr="00A4495D">
              <w:rPr>
                <w:rFonts w:ascii="Times New Roman" w:hAnsi="Times New Roman" w:cs="Times New Roman"/>
                <w:b/>
                <w:bCs/>
                <w:i w:val="0"/>
                <w:iCs w:val="0"/>
                <w:color w:val="000000" w:themeColor="text1"/>
                <w:sz w:val="24"/>
                <w:szCs w:val="24"/>
              </w:rPr>
              <w:instrText xml:space="preserve"> SEQ Figure \* ARABIC </w:instrText>
            </w:r>
            <w:r w:rsidRPr="00A4495D">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27</w:t>
            </w:r>
            <w:r w:rsidRPr="00A4495D">
              <w:rPr>
                <w:rFonts w:ascii="Times New Roman" w:hAnsi="Times New Roman" w:cs="Times New Roman"/>
                <w:b/>
                <w:bCs/>
                <w:i w:val="0"/>
                <w:iCs w:val="0"/>
                <w:color w:val="000000" w:themeColor="text1"/>
                <w:sz w:val="24"/>
                <w:szCs w:val="24"/>
              </w:rPr>
              <w:fldChar w:fldCharType="end"/>
            </w:r>
            <w:r w:rsidRPr="00A4495D">
              <w:rPr>
                <w:rFonts w:ascii="Times New Roman" w:hAnsi="Times New Roman" w:cs="Times New Roman"/>
                <w:b/>
                <w:bCs/>
                <w:i w:val="0"/>
                <w:iCs w:val="0"/>
                <w:color w:val="000000" w:themeColor="text1"/>
                <w:sz w:val="24"/>
                <w:szCs w:val="24"/>
              </w:rPr>
              <w:t>.</w:t>
            </w:r>
            <w:r w:rsidRPr="00A4495D">
              <w:rPr>
                <w:color w:val="000000" w:themeColor="text1"/>
              </w:rPr>
              <w:t xml:space="preserve"> </w:t>
            </w:r>
            <w:r w:rsidR="00A4495D" w:rsidRPr="00A4495D">
              <w:rPr>
                <w:rFonts w:ascii="Times New Roman" w:hAnsi="Times New Roman" w:cs="Times New Roman"/>
                <w:color w:val="000000" w:themeColor="text1"/>
                <w:sz w:val="24"/>
                <w:szCs w:val="24"/>
              </w:rPr>
              <w:t>Schematic depiction of the behavioral task associated with the first prediction.</w:t>
            </w:r>
            <w:r w:rsidR="00A4495D" w:rsidRPr="00A4495D">
              <w:rPr>
                <w:rFonts w:ascii="Times New Roman" w:hAnsi="Times New Roman" w:cs="Times New Roman"/>
                <w:i w:val="0"/>
                <w:iCs w:val="0"/>
                <w:color w:val="000000" w:themeColor="text1"/>
                <w:sz w:val="24"/>
                <w:szCs w:val="24"/>
              </w:rPr>
              <w:t xml:space="preserve"> In the </w:t>
            </w:r>
            <w:r w:rsidR="00A4495D">
              <w:rPr>
                <w:rFonts w:ascii="Times New Roman" w:hAnsi="Times New Roman" w:cs="Times New Roman"/>
                <w:i w:val="0"/>
                <w:iCs w:val="0"/>
                <w:color w:val="000000" w:themeColor="text1"/>
                <w:sz w:val="24"/>
                <w:szCs w:val="24"/>
              </w:rPr>
              <w:t>suspended central obstacle event</w:t>
            </w:r>
            <w:r w:rsidR="00A4495D" w:rsidRPr="00A4495D">
              <w:rPr>
                <w:rFonts w:ascii="Times New Roman" w:hAnsi="Times New Roman" w:cs="Times New Roman"/>
                <w:i w:val="0"/>
                <w:iCs w:val="0"/>
                <w:color w:val="000000" w:themeColor="text1"/>
                <w:sz w:val="24"/>
                <w:szCs w:val="24"/>
              </w:rPr>
              <w:t xml:space="preserve"> (A), the first object jumps </w:t>
            </w:r>
            <w:r w:rsidR="00A4495D">
              <w:rPr>
                <w:rFonts w:ascii="Times New Roman" w:hAnsi="Times New Roman" w:cs="Times New Roman"/>
                <w:i w:val="0"/>
                <w:iCs w:val="0"/>
                <w:color w:val="000000" w:themeColor="text1"/>
                <w:sz w:val="24"/>
                <w:szCs w:val="24"/>
              </w:rPr>
              <w:t xml:space="preserve">under a </w:t>
            </w:r>
            <w:r w:rsidR="004B797D">
              <w:rPr>
                <w:rFonts w:ascii="Times New Roman" w:hAnsi="Times New Roman" w:cs="Times New Roman"/>
                <w:i w:val="0"/>
                <w:iCs w:val="0"/>
                <w:color w:val="000000" w:themeColor="text1"/>
                <w:sz w:val="24"/>
                <w:szCs w:val="24"/>
              </w:rPr>
              <w:t xml:space="preserve">suspended, </w:t>
            </w:r>
            <w:r w:rsidR="00A4495D">
              <w:rPr>
                <w:rFonts w:ascii="Times New Roman" w:hAnsi="Times New Roman" w:cs="Times New Roman"/>
                <w:i w:val="0"/>
                <w:iCs w:val="0"/>
                <w:color w:val="000000" w:themeColor="text1"/>
                <w:sz w:val="24"/>
                <w:szCs w:val="24"/>
              </w:rPr>
              <w:t>centrally located</w:t>
            </w:r>
            <w:r w:rsidR="00A4495D" w:rsidRPr="00A4495D">
              <w:rPr>
                <w:rFonts w:ascii="Times New Roman" w:hAnsi="Times New Roman" w:cs="Times New Roman"/>
                <w:i w:val="0"/>
                <w:iCs w:val="0"/>
                <w:color w:val="000000" w:themeColor="text1"/>
                <w:sz w:val="24"/>
                <w:szCs w:val="24"/>
              </w:rPr>
              <w:t xml:space="preserve"> barrier before it comes to rest next to the second object; in the </w:t>
            </w:r>
            <w:r w:rsidR="00A4495D">
              <w:rPr>
                <w:rFonts w:ascii="Times New Roman" w:hAnsi="Times New Roman" w:cs="Times New Roman"/>
                <w:i w:val="0"/>
                <w:iCs w:val="0"/>
                <w:color w:val="000000" w:themeColor="text1"/>
                <w:sz w:val="24"/>
                <w:szCs w:val="24"/>
              </w:rPr>
              <w:t>suspended</w:t>
            </w:r>
            <w:r w:rsidR="004B797D">
              <w:rPr>
                <w:rFonts w:ascii="Times New Roman" w:hAnsi="Times New Roman" w:cs="Times New Roman"/>
                <w:i w:val="0"/>
                <w:iCs w:val="0"/>
                <w:color w:val="000000" w:themeColor="text1"/>
                <w:sz w:val="24"/>
                <w:szCs w:val="24"/>
              </w:rPr>
              <w:t xml:space="preserve"> peripheral obstacle event</w:t>
            </w:r>
            <w:r w:rsidR="00A4495D" w:rsidRPr="00A4495D">
              <w:rPr>
                <w:rFonts w:ascii="Times New Roman" w:hAnsi="Times New Roman" w:cs="Times New Roman"/>
                <w:i w:val="0"/>
                <w:iCs w:val="0"/>
                <w:color w:val="000000" w:themeColor="text1"/>
                <w:sz w:val="24"/>
                <w:szCs w:val="24"/>
              </w:rPr>
              <w:t xml:space="preserve"> (B), the first object jumps beside the </w:t>
            </w:r>
            <w:r w:rsidR="004B797D">
              <w:rPr>
                <w:rFonts w:ascii="Times New Roman" w:hAnsi="Times New Roman" w:cs="Times New Roman"/>
                <w:i w:val="0"/>
                <w:iCs w:val="0"/>
                <w:color w:val="000000" w:themeColor="text1"/>
                <w:sz w:val="24"/>
                <w:szCs w:val="24"/>
              </w:rPr>
              <w:t xml:space="preserve">suspended </w:t>
            </w:r>
            <w:r w:rsidR="00A4495D" w:rsidRPr="00A4495D">
              <w:rPr>
                <w:rFonts w:ascii="Times New Roman" w:hAnsi="Times New Roman" w:cs="Times New Roman"/>
                <w:i w:val="0"/>
                <w:iCs w:val="0"/>
                <w:color w:val="000000" w:themeColor="text1"/>
                <w:sz w:val="24"/>
                <w:szCs w:val="24"/>
              </w:rPr>
              <w:t xml:space="preserve">barrier before coming to rest next to the second one. The barrier is removed at test for both events, and infants observe either an efficient straight-path action or an inefficient arced-path action. </w:t>
            </w:r>
          </w:p>
        </w:tc>
      </w:tr>
    </w:tbl>
    <w:p w14:paraId="0B8E1499" w14:textId="77777777" w:rsidR="004B797D" w:rsidRDefault="004B797D" w:rsidP="00734C97">
      <w:pPr>
        <w:tabs>
          <w:tab w:val="left" w:pos="7378"/>
        </w:tabs>
        <w:spacing w:line="480" w:lineRule="auto"/>
        <w:ind w:firstLine="720"/>
        <w:contextualSpacing/>
        <w:rPr>
          <w:rFonts w:ascii="Times New Roman" w:hAnsi="Times New Roman" w:cs="Times New Roman"/>
          <w:b/>
          <w:bCs/>
          <w:color w:val="0E2841" w:themeColor="text2"/>
        </w:rPr>
      </w:pPr>
    </w:p>
    <w:p w14:paraId="53DFF34D" w14:textId="4C8D4033" w:rsidR="001F3FC4" w:rsidRDefault="00874969" w:rsidP="00734C97">
      <w:pPr>
        <w:tabs>
          <w:tab w:val="left" w:pos="7378"/>
        </w:tabs>
        <w:spacing w:line="480" w:lineRule="auto"/>
        <w:ind w:firstLine="720"/>
        <w:contextualSpacing/>
        <w:rPr>
          <w:ins w:id="871" w:author="Benton, Deon" w:date="2026-06-22T16:34:00Z" w16du:dateUtc="2026-06-22T21:34:00Z"/>
          <w:rFonts w:ascii="Times New Roman" w:eastAsia="Times New Roman" w:hAnsi="Times New Roman" w:cs="Times New Roman"/>
        </w:rPr>
      </w:pPr>
      <w:ins w:id="872" w:author="Benton, Deon" w:date="2026-06-22T16:34:00Z" w16du:dateUtc="2026-06-22T21:34:00Z">
        <w:r>
          <w:rPr>
            <w:rFonts w:ascii="Times New Roman" w:eastAsia="Times New Roman" w:hAnsi="Times New Roman" w:cs="Times New Roman"/>
          </w:rPr>
          <w:t>A</w:t>
        </w:r>
      </w:ins>
      <w:r w:rsidR="00D71F2D">
        <w:rPr>
          <w:rFonts w:ascii="Times New Roman" w:eastAsia="Times New Roman" w:hAnsi="Times New Roman" w:cs="Times New Roman"/>
        </w:rPr>
        <w:t xml:space="preserve"> potentially interesting question</w:t>
      </w:r>
      <w:ins w:id="873" w:author="Benton, Deon" w:date="2026-06-22T16:34:00Z" w16du:dateUtc="2026-06-22T21:34:00Z">
        <w:r>
          <w:rPr>
            <w:rFonts w:ascii="Times New Roman" w:eastAsia="Times New Roman" w:hAnsi="Times New Roman" w:cs="Times New Roman"/>
          </w:rPr>
          <w:t xml:space="preserve"> that the current simulations raise</w:t>
        </w:r>
      </w:ins>
      <w:r w:rsidR="00D71F2D">
        <w:rPr>
          <w:rFonts w:ascii="Times New Roman" w:eastAsia="Times New Roman" w:hAnsi="Times New Roman" w:cs="Times New Roman"/>
        </w:rPr>
        <w:t xml:space="preserve"> concerns</w:t>
      </w:r>
      <w:r w:rsidR="003773A2" w:rsidRPr="003773A2">
        <w:rPr>
          <w:rFonts w:ascii="Times New Roman" w:eastAsia="Times New Roman" w:hAnsi="Times New Roman" w:cs="Times New Roman"/>
        </w:rPr>
        <w:t xml:space="preserve"> how ALIAS would respond if</w:t>
      </w:r>
      <w:r w:rsidR="00A43D50">
        <w:rPr>
          <w:rFonts w:ascii="Times New Roman" w:eastAsia="Times New Roman" w:hAnsi="Times New Roman" w:cs="Times New Roman"/>
        </w:rPr>
        <w:t xml:space="preserve"> </w:t>
      </w:r>
      <w:r w:rsidR="00734C97">
        <w:rPr>
          <w:rFonts w:ascii="Times New Roman" w:eastAsia="Times New Roman" w:hAnsi="Times New Roman" w:cs="Times New Roman"/>
        </w:rPr>
        <w:t>it were</w:t>
      </w:r>
      <w:r w:rsidR="003773A2" w:rsidRPr="003773A2">
        <w:rPr>
          <w:rFonts w:ascii="Times New Roman" w:eastAsia="Times New Roman" w:hAnsi="Times New Roman" w:cs="Times New Roman"/>
        </w:rPr>
        <w:t xml:space="preserve"> habituated to an event in which </w:t>
      </w:r>
      <w:r w:rsidR="00A50B29">
        <w:rPr>
          <w:rFonts w:ascii="Times New Roman" w:eastAsia="Times New Roman" w:hAnsi="Times New Roman" w:cs="Times New Roman"/>
        </w:rPr>
        <w:t>a barrier was located directly</w:t>
      </w:r>
      <w:r w:rsidR="003773A2" w:rsidRPr="003773A2">
        <w:rPr>
          <w:rFonts w:ascii="Times New Roman" w:eastAsia="Times New Roman" w:hAnsi="Times New Roman" w:cs="Times New Roman"/>
        </w:rPr>
        <w:t xml:space="preserve"> above</w:t>
      </w:r>
      <w:r w:rsidR="00A43D50">
        <w:rPr>
          <w:rFonts w:ascii="Times New Roman" w:eastAsia="Times New Roman" w:hAnsi="Times New Roman" w:cs="Times New Roman"/>
        </w:rPr>
        <w:t xml:space="preserve"> rather beneath</w:t>
      </w:r>
      <w:r w:rsidR="003773A2" w:rsidRPr="003773A2">
        <w:rPr>
          <w:rFonts w:ascii="Times New Roman" w:eastAsia="Times New Roman" w:hAnsi="Times New Roman" w:cs="Times New Roman"/>
        </w:rPr>
        <w:t xml:space="preserve"> the apex of </w:t>
      </w:r>
      <w:r w:rsidR="00A43D50">
        <w:rPr>
          <w:rFonts w:ascii="Times New Roman" w:eastAsia="Times New Roman" w:hAnsi="Times New Roman" w:cs="Times New Roman"/>
        </w:rPr>
        <w:t>an arced motion trajectory</w:t>
      </w:r>
      <w:r w:rsidR="003773A2" w:rsidRPr="003773A2">
        <w:rPr>
          <w:rFonts w:ascii="Times New Roman" w:eastAsia="Times New Roman" w:hAnsi="Times New Roman" w:cs="Times New Roman"/>
        </w:rPr>
        <w:t xml:space="preserve">. </w:t>
      </w:r>
      <w:ins w:id="874" w:author="Benton, Deon" w:date="2026-06-22T16:35:00Z" w16du:dateUtc="2026-06-22T21:35:00Z">
        <w:r>
          <w:rPr>
            <w:rFonts w:ascii="Times New Roman" w:eastAsia="Times New Roman" w:hAnsi="Times New Roman" w:cs="Times New Roman"/>
          </w:rPr>
          <w:t xml:space="preserve">Figure </w:t>
        </w:r>
      </w:ins>
      <w:r w:rsidR="00A50B29">
        <w:rPr>
          <w:rFonts w:ascii="Times New Roman" w:eastAsia="Times New Roman" w:hAnsi="Times New Roman" w:cs="Times New Roman"/>
        </w:rPr>
        <w:t>27</w:t>
      </w:r>
      <w:ins w:id="875" w:author="Benton, Deon" w:date="2026-06-22T16:35:00Z" w16du:dateUtc="2026-06-22T21:35:00Z">
        <w:r>
          <w:rPr>
            <w:rFonts w:ascii="Times New Roman" w:eastAsia="Times New Roman" w:hAnsi="Times New Roman" w:cs="Times New Roman"/>
          </w:rPr>
          <w:t xml:space="preserve"> depicts what such an event would look like. </w:t>
        </w:r>
      </w:ins>
      <w:r w:rsidR="00A55947" w:rsidRPr="00A55947">
        <w:rPr>
          <w:rFonts w:ascii="Times New Roman" w:eastAsia="Times New Roman" w:hAnsi="Times New Roman" w:cs="Times New Roman"/>
        </w:rPr>
        <w:t>If the current account is correct that spatial proximity to the motion trajectory is the critical factor, then networks (and by hypothesis, infants) should respond similarly when the obstacle is positioned above rather than below the trajectory.</w:t>
      </w:r>
    </w:p>
    <w:tbl>
      <w:tblPr>
        <w:tblStyle w:val="TableGrid"/>
        <w:tblW w:w="11945"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6"/>
        <w:gridCol w:w="5999"/>
      </w:tblGrid>
      <w:tr w:rsidR="00874969" w14:paraId="73712640" w14:textId="77777777" w:rsidTr="00B85B71">
        <w:trPr>
          <w:trHeight w:val="4673"/>
        </w:trPr>
        <w:tc>
          <w:tcPr>
            <w:tcW w:w="5463" w:type="dxa"/>
          </w:tcPr>
          <w:p w14:paraId="3A26F64A" w14:textId="77777777" w:rsidR="00874969" w:rsidRDefault="00874969" w:rsidP="00B85B71">
            <w:pPr>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53D2C29D" wp14:editId="5780E118">
                  <wp:extent cx="3631721" cy="2905377"/>
                  <wp:effectExtent l="0" t="0" r="6985" b="9525"/>
                  <wp:docPr id="18270922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3628" name="Picture 121303628"/>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639780" cy="2911825"/>
                          </a:xfrm>
                          <a:prstGeom prst="rect">
                            <a:avLst/>
                          </a:prstGeom>
                        </pic:spPr>
                      </pic:pic>
                    </a:graphicData>
                  </a:graphic>
                </wp:inline>
              </w:drawing>
            </w:r>
          </w:p>
        </w:tc>
        <w:tc>
          <w:tcPr>
            <w:tcW w:w="6482" w:type="dxa"/>
          </w:tcPr>
          <w:p w14:paraId="03C33912" w14:textId="77777777" w:rsidR="00874969" w:rsidRDefault="00874969" w:rsidP="00B85B71">
            <w:pPr>
              <w:keepNext/>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6482A51" wp14:editId="198C1BAD">
                  <wp:extent cx="3631406" cy="2905125"/>
                  <wp:effectExtent l="0" t="0" r="7620" b="0"/>
                  <wp:docPr id="15813807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43430" name="Picture 655843430"/>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638446" cy="2910757"/>
                          </a:xfrm>
                          <a:prstGeom prst="rect">
                            <a:avLst/>
                          </a:prstGeom>
                        </pic:spPr>
                      </pic:pic>
                    </a:graphicData>
                  </a:graphic>
                </wp:inline>
              </w:drawing>
            </w:r>
          </w:p>
        </w:tc>
      </w:tr>
    </w:tbl>
    <w:p w14:paraId="56D566BA" w14:textId="646E7B1A" w:rsidR="00874969" w:rsidRDefault="00874969" w:rsidP="00874969">
      <w:pPr>
        <w:pStyle w:val="Caption"/>
        <w:rPr>
          <w:rFonts w:ascii="Times New Roman" w:eastAsia="Times New Roman" w:hAnsi="Times New Roman" w:cs="Times New Roman"/>
        </w:rPr>
      </w:pPr>
      <w:r w:rsidRPr="0005778E">
        <w:rPr>
          <w:rFonts w:ascii="Times New Roman" w:hAnsi="Times New Roman" w:cs="Times New Roman"/>
          <w:b/>
          <w:bCs/>
          <w:i w:val="0"/>
          <w:iCs w:val="0"/>
          <w:color w:val="000000" w:themeColor="text1"/>
          <w:sz w:val="24"/>
          <w:szCs w:val="24"/>
        </w:rPr>
        <w:t xml:space="preserve">Figure </w:t>
      </w:r>
      <w:r w:rsidRPr="0005778E">
        <w:rPr>
          <w:rFonts w:ascii="Times New Roman" w:hAnsi="Times New Roman" w:cs="Times New Roman"/>
          <w:b/>
          <w:bCs/>
          <w:i w:val="0"/>
          <w:iCs w:val="0"/>
          <w:color w:val="000000" w:themeColor="text1"/>
          <w:sz w:val="24"/>
          <w:szCs w:val="24"/>
        </w:rPr>
        <w:fldChar w:fldCharType="begin"/>
      </w:r>
      <w:r w:rsidRPr="0005778E">
        <w:rPr>
          <w:rFonts w:ascii="Times New Roman" w:hAnsi="Times New Roman" w:cs="Times New Roman"/>
          <w:b/>
          <w:bCs/>
          <w:i w:val="0"/>
          <w:iCs w:val="0"/>
          <w:color w:val="000000" w:themeColor="text1"/>
          <w:sz w:val="24"/>
          <w:szCs w:val="24"/>
        </w:rPr>
        <w:instrText xml:space="preserve"> SEQ Figure \* ARABIC </w:instrText>
      </w:r>
      <w:r w:rsidRPr="0005778E">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28</w:t>
      </w:r>
      <w:r w:rsidRPr="0005778E">
        <w:rPr>
          <w:rFonts w:ascii="Times New Roman" w:hAnsi="Times New Roman" w:cs="Times New Roman"/>
          <w:b/>
          <w:bCs/>
          <w:i w:val="0"/>
          <w:iCs w:val="0"/>
          <w:color w:val="000000" w:themeColor="text1"/>
          <w:sz w:val="24"/>
          <w:szCs w:val="24"/>
        </w:rPr>
        <w:fldChar w:fldCharType="end"/>
      </w:r>
      <w:r w:rsidRPr="0005778E">
        <w:rPr>
          <w:rFonts w:ascii="Times New Roman" w:hAnsi="Times New Roman" w:cs="Times New Roman"/>
          <w:b/>
          <w:bCs/>
          <w:i w:val="0"/>
          <w:iCs w:val="0"/>
          <w:color w:val="000000" w:themeColor="text1"/>
          <w:sz w:val="24"/>
          <w:szCs w:val="24"/>
        </w:rPr>
        <w:t>.</w:t>
      </w:r>
      <w:r w:rsidRPr="0005778E">
        <w:rPr>
          <w:rFonts w:ascii="Times New Roman" w:hAnsi="Times New Roman" w:cs="Times New Roman"/>
          <w:i w:val="0"/>
          <w:iCs w:val="0"/>
          <w:color w:val="000000" w:themeColor="text1"/>
          <w:sz w:val="24"/>
          <w:szCs w:val="24"/>
        </w:rPr>
        <w:t xml:space="preserve"> </w:t>
      </w:r>
      <w:r w:rsidRPr="00B073F7">
        <w:rPr>
          <w:rFonts w:ascii="Times New Roman" w:hAnsi="Times New Roman" w:cs="Times New Roman"/>
          <w:color w:val="000000" w:themeColor="text1"/>
          <w:sz w:val="24"/>
          <w:szCs w:val="24"/>
        </w:rPr>
        <w:t>Performance of ALIAS.</w:t>
      </w:r>
      <w:r>
        <w:rPr>
          <w:rFonts w:ascii="Times New Roman" w:hAnsi="Times New Roman" w:cs="Times New Roman"/>
          <w:i w:val="0"/>
          <w:iCs w:val="0"/>
          <w:color w:val="000000" w:themeColor="text1"/>
          <w:sz w:val="24"/>
          <w:szCs w:val="24"/>
        </w:rPr>
        <w:t xml:space="preserve"> (Left) Overall error produced to the Efficient and Inefficient test events for networks in the Experimental condition. (Right) Overall error produced to the Efficient and Inefficient test events for networks in the Control condition. The barrier shown during habituation for this simulation appeared directly above rather than beneath arced motion.</w:t>
      </w:r>
    </w:p>
    <w:p w14:paraId="029BFBDF" w14:textId="77777777" w:rsidR="00874969" w:rsidRDefault="00874969" w:rsidP="00734C97">
      <w:pPr>
        <w:tabs>
          <w:tab w:val="left" w:pos="7378"/>
        </w:tabs>
        <w:spacing w:line="480" w:lineRule="auto"/>
        <w:ind w:firstLine="720"/>
        <w:contextualSpacing/>
        <w:rPr>
          <w:rFonts w:ascii="Times New Roman" w:eastAsia="Times New Roman" w:hAnsi="Times New Roman" w:cs="Times New Roman"/>
        </w:rPr>
      </w:pPr>
    </w:p>
    <w:p w14:paraId="6F6CF462" w14:textId="443CE2BB" w:rsidR="007968B5" w:rsidRDefault="006F011E" w:rsidP="004E61C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was identical to Simulation 1a with two critical exceptions. First, </w:t>
      </w:r>
      <w:r w:rsidR="006A350C" w:rsidRPr="006A350C">
        <w:rPr>
          <w:rFonts w:ascii="Times New Roman" w:eastAsia="Times New Roman" w:hAnsi="Times New Roman" w:cs="Times New Roman"/>
        </w:rPr>
        <w:t xml:space="preserve">a fourth unit was added to the Obstacle Horizontal Position input and output groups. This unit corresponded to </w:t>
      </w:r>
      <w:r>
        <w:rPr>
          <w:rFonts w:ascii="Times New Roman" w:eastAsia="Times New Roman" w:hAnsi="Times New Roman" w:cs="Times New Roman"/>
        </w:rPr>
        <w:t>the</w:t>
      </w:r>
      <w:r w:rsidR="006A350C" w:rsidRPr="006A350C">
        <w:rPr>
          <w:rFonts w:ascii="Times New Roman" w:eastAsia="Times New Roman" w:hAnsi="Times New Roman" w:cs="Times New Roman"/>
        </w:rPr>
        <w:t xml:space="preserve"> location </w:t>
      </w:r>
      <w:r>
        <w:rPr>
          <w:rFonts w:ascii="Times New Roman" w:eastAsia="Times New Roman" w:hAnsi="Times New Roman" w:cs="Times New Roman"/>
        </w:rPr>
        <w:t>directly above arced motion.</w:t>
      </w:r>
      <w:r w:rsidR="006A350C" w:rsidRPr="006A350C">
        <w:rPr>
          <w:rFonts w:ascii="Times New Roman" w:eastAsia="Times New Roman" w:hAnsi="Times New Roman" w:cs="Times New Roman"/>
        </w:rPr>
        <w:t xml:space="preserve"> </w:t>
      </w:r>
      <w:r w:rsidR="0096759E" w:rsidRPr="0096759E">
        <w:rPr>
          <w:rFonts w:ascii="Times New Roman" w:eastAsia="Times New Roman" w:hAnsi="Times New Roman" w:cs="Times New Roman"/>
        </w:rPr>
        <w:t>Second,</w:t>
      </w:r>
      <w:r w:rsidR="00BA5945">
        <w:rPr>
          <w:rFonts w:ascii="Times New Roman" w:eastAsia="Times New Roman" w:hAnsi="Times New Roman" w:cs="Times New Roman"/>
        </w:rPr>
        <w:t xml:space="preserve"> </w:t>
      </w:r>
      <w:r>
        <w:rPr>
          <w:rFonts w:ascii="Times New Roman" w:eastAsia="Times New Roman" w:hAnsi="Times New Roman" w:cs="Times New Roman"/>
        </w:rPr>
        <w:t xml:space="preserve">because the previous results were robust to </w:t>
      </w:r>
      <w:r w:rsidR="004E61C0">
        <w:rPr>
          <w:rFonts w:ascii="Times New Roman" w:eastAsia="Times New Roman" w:hAnsi="Times New Roman" w:cs="Times New Roman"/>
        </w:rPr>
        <w:t>the number of habituation epochs,</w:t>
      </w:r>
      <w:r w:rsidR="0096759E" w:rsidRPr="0096759E">
        <w:rPr>
          <w:rFonts w:ascii="Times New Roman" w:eastAsia="Times New Roman" w:hAnsi="Times New Roman" w:cs="Times New Roman"/>
        </w:rPr>
        <w:t xml:space="preserve"> </w:t>
      </w:r>
      <w:r w:rsidR="00FF3503">
        <w:rPr>
          <w:rFonts w:ascii="Times New Roman" w:eastAsia="Times New Roman" w:hAnsi="Times New Roman" w:cs="Times New Roman"/>
        </w:rPr>
        <w:t>the length of the habituation phase was reduced to</w:t>
      </w:r>
      <w:r w:rsidR="0096759E" w:rsidRPr="0096759E">
        <w:rPr>
          <w:rFonts w:ascii="Times New Roman" w:eastAsia="Times New Roman" w:hAnsi="Times New Roman" w:cs="Times New Roman"/>
        </w:rPr>
        <w:t xml:space="preserve"> eight epochs</w:t>
      </w:r>
      <w:r w:rsidR="0096759E">
        <w:rPr>
          <w:rFonts w:ascii="Times New Roman" w:eastAsia="Times New Roman" w:hAnsi="Times New Roman" w:cs="Times New Roman"/>
        </w:rPr>
        <w:t xml:space="preserve">; this was </w:t>
      </w:r>
      <w:r w:rsidR="005A7108">
        <w:rPr>
          <w:rFonts w:ascii="Times New Roman" w:eastAsia="Times New Roman" w:hAnsi="Times New Roman" w:cs="Times New Roman"/>
        </w:rPr>
        <w:t>the smallest number used in the prior simulations</w:t>
      </w:r>
      <w:r w:rsidR="00A46EE4">
        <w:rPr>
          <w:rFonts w:ascii="Times New Roman" w:eastAsia="Times New Roman" w:hAnsi="Times New Roman" w:cs="Times New Roman"/>
        </w:rPr>
        <w:t xml:space="preserve">. </w:t>
      </w:r>
      <w:r w:rsidR="004E61C0">
        <w:rPr>
          <w:rFonts w:ascii="Times New Roman" w:eastAsia="Times New Roman" w:hAnsi="Times New Roman" w:cs="Times New Roman"/>
        </w:rPr>
        <w:t>Crucially, as in</w:t>
      </w:r>
      <w:r w:rsidR="006A350C" w:rsidRPr="006A350C">
        <w:rPr>
          <w:rFonts w:ascii="Times New Roman" w:eastAsia="Times New Roman" w:hAnsi="Times New Roman" w:cs="Times New Roman"/>
        </w:rPr>
        <w:t xml:space="preserve"> Simulation 1</w:t>
      </w:r>
      <w:r w:rsidR="00BC6CD4">
        <w:rPr>
          <w:rFonts w:ascii="Times New Roman" w:eastAsia="Times New Roman" w:hAnsi="Times New Roman" w:cs="Times New Roman"/>
        </w:rPr>
        <w:t>a</w:t>
      </w:r>
      <w:r w:rsidR="006A350C" w:rsidRPr="006A350C">
        <w:rPr>
          <w:rFonts w:ascii="Times New Roman" w:eastAsia="Times New Roman" w:hAnsi="Times New Roman" w:cs="Times New Roman"/>
        </w:rPr>
        <w:t>,</w:t>
      </w:r>
      <w:r w:rsidR="00EA4A9B">
        <w:rPr>
          <w:rFonts w:ascii="Times New Roman" w:eastAsia="Times New Roman" w:hAnsi="Times New Roman" w:cs="Times New Roman"/>
        </w:rPr>
        <w:t xml:space="preserve"> </w:t>
      </w:r>
      <w:r w:rsidR="006A350C" w:rsidRPr="006A350C">
        <w:rPr>
          <w:rFonts w:ascii="Times New Roman" w:eastAsia="Times New Roman" w:hAnsi="Times New Roman" w:cs="Times New Roman"/>
        </w:rPr>
        <w:t>networks were assigned either to the Experimental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or to the Control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w:t>
      </w:r>
      <w:r w:rsidR="004E61C0">
        <w:rPr>
          <w:rFonts w:ascii="Times New Roman" w:eastAsia="Times New Roman" w:hAnsi="Times New Roman" w:cs="Times New Roman"/>
        </w:rPr>
        <w:t xml:space="preserve">Obstacles were only </w:t>
      </w:r>
      <w:r w:rsidR="006A350C" w:rsidRPr="006A350C">
        <w:rPr>
          <w:rFonts w:ascii="Times New Roman" w:eastAsia="Times New Roman" w:hAnsi="Times New Roman" w:cs="Times New Roman"/>
        </w:rPr>
        <w:t xml:space="preserve">in </w:t>
      </w:r>
      <w:r w:rsidR="00C25590">
        <w:rPr>
          <w:rFonts w:ascii="Times New Roman" w:eastAsia="Times New Roman" w:hAnsi="Times New Roman" w:cs="Times New Roman"/>
        </w:rPr>
        <w:t>the above-the-curved-motion</w:t>
      </w:r>
      <w:r w:rsidR="006A350C" w:rsidRPr="006A350C">
        <w:rPr>
          <w:rFonts w:ascii="Times New Roman" w:eastAsia="Times New Roman" w:hAnsi="Times New Roman" w:cs="Times New Roman"/>
        </w:rPr>
        <w:t xml:space="preserve"> spatial configuration during the habituation phase</w:t>
      </w:r>
      <w:r w:rsidR="004E61C0">
        <w:rPr>
          <w:rFonts w:ascii="Times New Roman" w:eastAsia="Times New Roman" w:hAnsi="Times New Roman" w:cs="Times New Roman"/>
        </w:rPr>
        <w:t xml:space="preserve">. As Figure 29 shows, when networks were subsequently tested on barrierless inefficient and efficient test events, only those in the Experimental condition looked longer at the Inefficient than at the Efficient test event. </w:t>
      </w:r>
      <w:r w:rsidR="00F1673D">
        <w:rPr>
          <w:rFonts w:ascii="Times New Roman" w:eastAsia="Times New Roman" w:hAnsi="Times New Roman" w:cs="Times New Roman"/>
        </w:rPr>
        <w:t>These results</w:t>
      </w:r>
      <w:r w:rsidR="00C25590">
        <w:rPr>
          <w:rFonts w:ascii="Times New Roman" w:eastAsia="Times New Roman" w:hAnsi="Times New Roman" w:cs="Times New Roman"/>
        </w:rPr>
        <w:t xml:space="preserve"> </w:t>
      </w:r>
      <w:r w:rsidR="0061298C">
        <w:rPr>
          <w:rFonts w:ascii="Times New Roman" w:eastAsia="Times New Roman" w:hAnsi="Times New Roman" w:cs="Times New Roman"/>
        </w:rPr>
        <w:t xml:space="preserve">mirror those in Simulation 1a. </w:t>
      </w:r>
    </w:p>
    <w:p w14:paraId="1368B66D" w14:textId="77777777" w:rsidR="005A7251" w:rsidRDefault="005A7251" w:rsidP="00985FE2">
      <w:pPr>
        <w:tabs>
          <w:tab w:val="left" w:pos="7378"/>
        </w:tabs>
        <w:spacing w:line="480" w:lineRule="auto"/>
        <w:contextualSpacing/>
        <w:rPr>
          <w:rFonts w:ascii="Times New Roman" w:eastAsia="Times New Roman" w:hAnsi="Times New Roman" w:cs="Times New Roman"/>
        </w:rPr>
      </w:pPr>
    </w:p>
    <w:p w14:paraId="46621308" w14:textId="0E390BB5" w:rsidR="00CA73CB" w:rsidRDefault="00CA73CB" w:rsidP="00CA73CB">
      <w:pPr>
        <w:keepNext/>
        <w:tabs>
          <w:tab w:val="left" w:pos="7378"/>
        </w:tabs>
        <w:spacing w:line="480" w:lineRule="auto"/>
        <w:contextualSpacing/>
      </w:pPr>
      <w:r>
        <w:rPr>
          <w:noProof/>
        </w:rPr>
        <w:drawing>
          <wp:inline distT="0" distB="0" distL="0" distR="0" wp14:anchorId="3D82E9AF" wp14:editId="38BDC81D">
            <wp:extent cx="4839419" cy="2516394"/>
            <wp:effectExtent l="0" t="0" r="0" b="0"/>
            <wp:docPr id="12606252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25234" name="Picture 1260625234"/>
                    <pic:cNvPicPr/>
                  </pic:nvPicPr>
                  <pic:blipFill>
                    <a:blip r:embed="rId59"/>
                    <a:stretch>
                      <a:fillRect/>
                    </a:stretch>
                  </pic:blipFill>
                  <pic:spPr>
                    <a:xfrm>
                      <a:off x="0" y="0"/>
                      <a:ext cx="4849366" cy="2521566"/>
                    </a:xfrm>
                    <a:prstGeom prst="rect">
                      <a:avLst/>
                    </a:prstGeom>
                  </pic:spPr>
                </pic:pic>
              </a:graphicData>
            </a:graphic>
          </wp:inline>
        </w:drawing>
      </w:r>
    </w:p>
    <w:p w14:paraId="70BBC1D3" w14:textId="66EBBEF0" w:rsidR="005A7251" w:rsidRDefault="00CA73CB" w:rsidP="00CA73CB">
      <w:pPr>
        <w:pStyle w:val="Caption"/>
        <w:rPr>
          <w:rFonts w:ascii="Times New Roman" w:eastAsia="Times New Roman" w:hAnsi="Times New Roman" w:cs="Times New Roman"/>
        </w:rPr>
      </w:pPr>
      <w:r w:rsidRPr="00CA73CB">
        <w:rPr>
          <w:rFonts w:ascii="Times New Roman" w:hAnsi="Times New Roman" w:cs="Times New Roman"/>
          <w:b/>
          <w:bCs/>
          <w:i w:val="0"/>
          <w:iCs w:val="0"/>
          <w:color w:val="000000" w:themeColor="text1"/>
          <w:sz w:val="24"/>
          <w:szCs w:val="24"/>
        </w:rPr>
        <w:t xml:space="preserve">Figure </w:t>
      </w:r>
      <w:r w:rsidRPr="00CA73CB">
        <w:rPr>
          <w:rFonts w:ascii="Times New Roman" w:hAnsi="Times New Roman" w:cs="Times New Roman"/>
          <w:b/>
          <w:bCs/>
          <w:i w:val="0"/>
          <w:iCs w:val="0"/>
          <w:color w:val="000000" w:themeColor="text1"/>
          <w:sz w:val="24"/>
          <w:szCs w:val="24"/>
        </w:rPr>
        <w:fldChar w:fldCharType="begin"/>
      </w:r>
      <w:r w:rsidRPr="00CA73CB">
        <w:rPr>
          <w:rFonts w:ascii="Times New Roman" w:hAnsi="Times New Roman" w:cs="Times New Roman"/>
          <w:b/>
          <w:bCs/>
          <w:i w:val="0"/>
          <w:iCs w:val="0"/>
          <w:color w:val="000000" w:themeColor="text1"/>
          <w:sz w:val="24"/>
          <w:szCs w:val="24"/>
        </w:rPr>
        <w:instrText xml:space="preserve"> SEQ Figure \* ARABIC </w:instrText>
      </w:r>
      <w:r w:rsidRPr="00CA73CB">
        <w:rPr>
          <w:rFonts w:ascii="Times New Roman" w:hAnsi="Times New Roman" w:cs="Times New Roman"/>
          <w:b/>
          <w:bCs/>
          <w:i w:val="0"/>
          <w:iCs w:val="0"/>
          <w:color w:val="000000" w:themeColor="text1"/>
          <w:sz w:val="24"/>
          <w:szCs w:val="24"/>
        </w:rPr>
        <w:fldChar w:fldCharType="separate"/>
      </w:r>
      <w:r w:rsidRPr="00CA73CB">
        <w:rPr>
          <w:rFonts w:ascii="Times New Roman" w:hAnsi="Times New Roman" w:cs="Times New Roman"/>
          <w:b/>
          <w:bCs/>
          <w:i w:val="0"/>
          <w:iCs w:val="0"/>
          <w:noProof/>
          <w:color w:val="000000" w:themeColor="text1"/>
          <w:sz w:val="24"/>
          <w:szCs w:val="24"/>
        </w:rPr>
        <w:t>29</w:t>
      </w:r>
      <w:r w:rsidRPr="00CA73CB">
        <w:rPr>
          <w:rFonts w:ascii="Times New Roman" w:hAnsi="Times New Roman" w:cs="Times New Roman"/>
          <w:b/>
          <w:bCs/>
          <w:i w:val="0"/>
          <w:iCs w:val="0"/>
          <w:color w:val="000000" w:themeColor="text1"/>
          <w:sz w:val="24"/>
          <w:szCs w:val="24"/>
        </w:rPr>
        <w:fldChar w:fldCharType="end"/>
      </w:r>
      <w:r w:rsidRPr="00CA73CB">
        <w:rPr>
          <w:rFonts w:ascii="Times New Roman" w:hAnsi="Times New Roman" w:cs="Times New Roman"/>
          <w:b/>
          <w:bCs/>
          <w:i w:val="0"/>
          <w:iCs w:val="0"/>
          <w:color w:val="000000" w:themeColor="text1"/>
          <w:sz w:val="24"/>
          <w:szCs w:val="24"/>
        </w:rPr>
        <w:t>.</w:t>
      </w:r>
      <w:r w:rsidRPr="00CA73CB">
        <w:rPr>
          <w:color w:val="000000" w:themeColor="text1"/>
        </w:rPr>
        <w:t xml:space="preserve"> </w:t>
      </w:r>
      <w:r w:rsidRPr="00A4495D">
        <w:rPr>
          <w:rFonts w:ascii="Times New Roman" w:hAnsi="Times New Roman" w:cs="Times New Roman"/>
          <w:color w:val="000000" w:themeColor="text1"/>
          <w:sz w:val="24"/>
          <w:szCs w:val="24"/>
        </w:rPr>
        <w:t xml:space="preserve">Schematic depiction of the behavioral task associated with the </w:t>
      </w:r>
      <w:r>
        <w:rPr>
          <w:rFonts w:ascii="Times New Roman" w:hAnsi="Times New Roman" w:cs="Times New Roman"/>
          <w:color w:val="000000" w:themeColor="text1"/>
          <w:sz w:val="24"/>
          <w:szCs w:val="24"/>
        </w:rPr>
        <w:t>second prediction</w:t>
      </w:r>
      <w:r w:rsidRPr="00A4495D">
        <w:rPr>
          <w:rFonts w:ascii="Times New Roman" w:hAnsi="Times New Roman" w:cs="Times New Roman"/>
          <w:color w:val="000000" w:themeColor="text1"/>
          <w:sz w:val="24"/>
          <w:szCs w:val="24"/>
        </w:rPr>
        <w:t>.</w:t>
      </w:r>
      <w:r w:rsidRPr="00A4495D">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During habituation,</w:t>
      </w:r>
      <w:r w:rsidRPr="00A4495D">
        <w:rPr>
          <w:rFonts w:ascii="Times New Roman" w:hAnsi="Times New Roman" w:cs="Times New Roman"/>
          <w:i w:val="0"/>
          <w:iCs w:val="0"/>
          <w:color w:val="000000" w:themeColor="text1"/>
          <w:sz w:val="24"/>
          <w:szCs w:val="24"/>
        </w:rPr>
        <w:t xml:space="preserve"> the first object jumps </w:t>
      </w:r>
      <w:r>
        <w:rPr>
          <w:rFonts w:ascii="Times New Roman" w:hAnsi="Times New Roman" w:cs="Times New Roman"/>
          <w:i w:val="0"/>
          <w:iCs w:val="0"/>
          <w:color w:val="000000" w:themeColor="text1"/>
          <w:sz w:val="24"/>
          <w:szCs w:val="24"/>
        </w:rPr>
        <w:t>over centrally located</w:t>
      </w:r>
      <w:r w:rsidRPr="00A4495D">
        <w:rPr>
          <w:rFonts w:ascii="Times New Roman" w:hAnsi="Times New Roman" w:cs="Times New Roman"/>
          <w:i w:val="0"/>
          <w:iCs w:val="0"/>
          <w:color w:val="000000" w:themeColor="text1"/>
          <w:sz w:val="24"/>
          <w:szCs w:val="24"/>
        </w:rPr>
        <w:t xml:space="preserve"> barrier before it comes to rest next to the second object</w:t>
      </w:r>
      <w:r>
        <w:rPr>
          <w:rFonts w:ascii="Times New Roman" w:hAnsi="Times New Roman" w:cs="Times New Roman"/>
          <w:i w:val="0"/>
          <w:iCs w:val="0"/>
          <w:color w:val="000000" w:themeColor="text1"/>
          <w:sz w:val="24"/>
          <w:szCs w:val="24"/>
        </w:rPr>
        <w:t xml:space="preserve">. </w:t>
      </w:r>
      <w:r w:rsidR="003746FE">
        <w:rPr>
          <w:rFonts w:ascii="Times New Roman" w:hAnsi="Times New Roman" w:cs="Times New Roman"/>
          <w:i w:val="0"/>
          <w:iCs w:val="0"/>
          <w:color w:val="000000" w:themeColor="text1"/>
          <w:sz w:val="24"/>
          <w:szCs w:val="24"/>
        </w:rPr>
        <w:t>Barrierless</w:t>
      </w:r>
      <w:r>
        <w:rPr>
          <w:rFonts w:ascii="Times New Roman" w:hAnsi="Times New Roman" w:cs="Times New Roman"/>
          <w:i w:val="0"/>
          <w:iCs w:val="0"/>
          <w:color w:val="000000" w:themeColor="text1"/>
          <w:sz w:val="24"/>
          <w:szCs w:val="24"/>
        </w:rPr>
        <w:t xml:space="preserve">, inefficient and high, inefficient test events are </w:t>
      </w:r>
      <w:r w:rsidR="003746FE">
        <w:rPr>
          <w:rFonts w:ascii="Times New Roman" w:hAnsi="Times New Roman" w:cs="Times New Roman"/>
          <w:i w:val="0"/>
          <w:iCs w:val="0"/>
          <w:color w:val="000000" w:themeColor="text1"/>
          <w:sz w:val="24"/>
          <w:szCs w:val="24"/>
        </w:rPr>
        <w:t xml:space="preserve">then </w:t>
      </w:r>
      <w:r>
        <w:rPr>
          <w:rFonts w:ascii="Times New Roman" w:hAnsi="Times New Roman" w:cs="Times New Roman"/>
          <w:i w:val="0"/>
          <w:iCs w:val="0"/>
          <w:color w:val="000000" w:themeColor="text1"/>
          <w:sz w:val="24"/>
          <w:szCs w:val="24"/>
        </w:rPr>
        <w:t xml:space="preserve">shown. </w:t>
      </w:r>
    </w:p>
    <w:p w14:paraId="58B4E7A0" w14:textId="77777777" w:rsidR="003746FE" w:rsidRDefault="003746FE" w:rsidP="00FA6AB7">
      <w:pPr>
        <w:tabs>
          <w:tab w:val="left" w:pos="7378"/>
        </w:tabs>
        <w:spacing w:line="480" w:lineRule="auto"/>
        <w:ind w:firstLine="720"/>
        <w:contextualSpacing/>
        <w:rPr>
          <w:rFonts w:ascii="Times New Roman" w:eastAsia="Times New Roman" w:hAnsi="Times New Roman" w:cs="Times New Roman"/>
        </w:rPr>
      </w:pPr>
    </w:p>
    <w:p w14:paraId="7CF5B538" w14:textId="57EBC739" w:rsidR="00DB2720" w:rsidRDefault="00B12BCF"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Given that</w:t>
      </w:r>
      <w:r w:rsidR="00C25590">
        <w:rPr>
          <w:rFonts w:ascii="Times New Roman" w:eastAsia="Times New Roman" w:hAnsi="Times New Roman" w:cs="Times New Roman"/>
        </w:rPr>
        <w:t xml:space="preserve"> </w:t>
      </w:r>
      <w:r w:rsidR="004A19AB">
        <w:rPr>
          <w:rFonts w:ascii="Times New Roman" w:eastAsia="Times New Roman" w:hAnsi="Times New Roman" w:cs="Times New Roman"/>
        </w:rPr>
        <w:t>action efficiency understanding</w:t>
      </w:r>
      <w:r w:rsidR="00D34515">
        <w:rPr>
          <w:rFonts w:ascii="Times New Roman" w:eastAsia="Times New Roman" w:hAnsi="Times New Roman" w:cs="Times New Roman"/>
        </w:rPr>
        <w:t xml:space="preserve"> studies employ</w:t>
      </w:r>
      <w:r w:rsidR="00C25590">
        <w:rPr>
          <w:rFonts w:ascii="Times New Roman" w:eastAsia="Times New Roman" w:hAnsi="Times New Roman" w:cs="Times New Roman"/>
        </w:rPr>
        <w:t xml:space="preserve"> </w:t>
      </w:r>
      <w:r w:rsidR="000A3632">
        <w:rPr>
          <w:rFonts w:ascii="Times New Roman" w:eastAsia="Times New Roman" w:hAnsi="Times New Roman" w:cs="Times New Roman"/>
        </w:rPr>
        <w:t>different kinds of</w:t>
      </w:r>
      <w:r w:rsidR="00C25590">
        <w:rPr>
          <w:rFonts w:ascii="Times New Roman" w:eastAsia="Times New Roman" w:hAnsi="Times New Roman" w:cs="Times New Roman"/>
        </w:rPr>
        <w:t xml:space="preserve"> inefficient</w:t>
      </w:r>
      <w:r w:rsidR="000A3632">
        <w:rPr>
          <w:rFonts w:ascii="Times New Roman" w:eastAsia="Times New Roman" w:hAnsi="Times New Roman" w:cs="Times New Roman"/>
        </w:rPr>
        <w:t xml:space="preserve"> events</w:t>
      </w:r>
      <w:r w:rsidR="00C25590">
        <w:rPr>
          <w:rFonts w:ascii="Times New Roman" w:eastAsia="Times New Roman" w:hAnsi="Times New Roman" w:cs="Times New Roman"/>
        </w:rPr>
        <w:t xml:space="preserve">, </w:t>
      </w:r>
      <w:r>
        <w:rPr>
          <w:rFonts w:ascii="Times New Roman" w:eastAsia="Times New Roman" w:hAnsi="Times New Roman" w:cs="Times New Roman"/>
        </w:rPr>
        <w:t>another interesting question</w:t>
      </w:r>
      <w:r w:rsidR="00D34515">
        <w:rPr>
          <w:rFonts w:ascii="Times New Roman" w:eastAsia="Times New Roman" w:hAnsi="Times New Roman" w:cs="Times New Roman"/>
        </w:rPr>
        <w:t xml:space="preserve"> raised by the current simulations</w:t>
      </w:r>
      <w:r w:rsidR="00F70FC1">
        <w:rPr>
          <w:rFonts w:ascii="Times New Roman" w:eastAsia="Times New Roman" w:hAnsi="Times New Roman" w:cs="Times New Roman"/>
        </w:rPr>
        <w:t xml:space="preserve"> </w:t>
      </w:r>
      <w:r w:rsidR="00CC107C">
        <w:rPr>
          <w:rFonts w:ascii="Times New Roman" w:eastAsia="Times New Roman" w:hAnsi="Times New Roman" w:cs="Times New Roman"/>
        </w:rPr>
        <w:t xml:space="preserve">concerns ALIAS’s performance </w:t>
      </w:r>
      <w:r>
        <w:rPr>
          <w:rFonts w:ascii="Times New Roman" w:eastAsia="Times New Roman" w:hAnsi="Times New Roman" w:cs="Times New Roman"/>
        </w:rPr>
        <w:t xml:space="preserve">when tested on two </w:t>
      </w:r>
      <w:r w:rsidRPr="00977CC3">
        <w:rPr>
          <w:rFonts w:ascii="Times New Roman" w:eastAsia="Times New Roman" w:hAnsi="Times New Roman" w:cs="Times New Roman"/>
          <w:i/>
          <w:iCs/>
        </w:rPr>
        <w:t>different</w:t>
      </w:r>
      <w:r w:rsidRPr="00771092">
        <w:rPr>
          <w:rFonts w:ascii="Times New Roman" w:eastAsia="Times New Roman" w:hAnsi="Times New Roman" w:cs="Times New Roman"/>
          <w:i/>
          <w:iCs/>
        </w:rPr>
        <w:t xml:space="preserve"> </w:t>
      </w:r>
      <w:r w:rsidR="00771092">
        <w:rPr>
          <w:rFonts w:ascii="Times New Roman" w:eastAsia="Times New Roman" w:hAnsi="Times New Roman" w:cs="Times New Roman"/>
        </w:rPr>
        <w:t>inefficient test</w:t>
      </w:r>
      <w:r>
        <w:rPr>
          <w:rFonts w:ascii="Times New Roman" w:eastAsia="Times New Roman" w:hAnsi="Times New Roman" w:cs="Times New Roman"/>
        </w:rPr>
        <w:t xml:space="preserve"> events</w:t>
      </w:r>
      <w:r w:rsidR="006F1F30">
        <w:rPr>
          <w:rFonts w:ascii="Times New Roman" w:eastAsia="Times New Roman" w:hAnsi="Times New Roman" w:cs="Times New Roman"/>
        </w:rPr>
        <w:t xml:space="preserve">; the typical approach is to </w:t>
      </w:r>
      <w:r w:rsidR="00737BD2">
        <w:rPr>
          <w:rFonts w:ascii="Times New Roman" w:eastAsia="Times New Roman" w:hAnsi="Times New Roman" w:cs="Times New Roman"/>
        </w:rPr>
        <w:t>test</w:t>
      </w:r>
      <w:r w:rsidR="006F1F30">
        <w:rPr>
          <w:rFonts w:ascii="Times New Roman" w:eastAsia="Times New Roman" w:hAnsi="Times New Roman" w:cs="Times New Roman"/>
        </w:rPr>
        <w:t xml:space="preserve"> infants</w:t>
      </w:r>
      <w:r w:rsidR="00737BD2">
        <w:rPr>
          <w:rFonts w:ascii="Times New Roman" w:eastAsia="Times New Roman" w:hAnsi="Times New Roman" w:cs="Times New Roman"/>
        </w:rPr>
        <w:t xml:space="preserve"> on</w:t>
      </w:r>
      <w:r w:rsidR="006F1F30">
        <w:rPr>
          <w:rFonts w:ascii="Times New Roman" w:eastAsia="Times New Roman" w:hAnsi="Times New Roman" w:cs="Times New Roman"/>
        </w:rPr>
        <w:t xml:space="preserve"> </w:t>
      </w:r>
      <w:r w:rsidR="00737BD2">
        <w:rPr>
          <w:rFonts w:ascii="Times New Roman" w:eastAsia="Times New Roman" w:hAnsi="Times New Roman" w:cs="Times New Roman"/>
        </w:rPr>
        <w:t>inefficient and efficient test events.</w:t>
      </w:r>
      <w:r w:rsidR="00977CC3">
        <w:rPr>
          <w:rFonts w:ascii="Times New Roman" w:eastAsia="Times New Roman" w:hAnsi="Times New Roman" w:cs="Times New Roman"/>
        </w:rPr>
        <w:t xml:space="preserve"> </w:t>
      </w:r>
      <w:r w:rsidR="00B713E9">
        <w:rPr>
          <w:rFonts w:ascii="Times New Roman" w:eastAsia="Times New Roman" w:hAnsi="Times New Roman" w:cs="Times New Roman"/>
        </w:rPr>
        <w:t xml:space="preserve">For example, </w:t>
      </w:r>
      <w:r w:rsidR="00AB6C5D">
        <w:rPr>
          <w:rFonts w:ascii="Times New Roman" w:eastAsia="Times New Roman" w:hAnsi="Times New Roman" w:cs="Times New Roman"/>
        </w:rPr>
        <w:t>how might ALIAS respond if it</w:t>
      </w:r>
      <w:r w:rsidR="00D75744">
        <w:rPr>
          <w:rFonts w:ascii="Times New Roman" w:eastAsia="Times New Roman" w:hAnsi="Times New Roman" w:cs="Times New Roman"/>
        </w:rPr>
        <w:t xml:space="preserve"> were tested on</w:t>
      </w:r>
      <w:r w:rsidR="00CB1ED7">
        <w:rPr>
          <w:rFonts w:ascii="Times New Roman" w:eastAsia="Times New Roman" w:hAnsi="Times New Roman" w:cs="Times New Roman"/>
        </w:rPr>
        <w:t xml:space="preserve"> Liu and Spelke’s (2017)</w:t>
      </w:r>
      <w:r w:rsidR="00D75744">
        <w:rPr>
          <w:rFonts w:ascii="Times New Roman" w:eastAsia="Times New Roman" w:hAnsi="Times New Roman" w:cs="Times New Roman"/>
        </w:rPr>
        <w:t xml:space="preserve"> </w:t>
      </w:r>
      <w:r w:rsidR="007A4760">
        <w:rPr>
          <w:rFonts w:ascii="Times New Roman" w:eastAsia="Times New Roman" w:hAnsi="Times New Roman" w:cs="Times New Roman"/>
        </w:rPr>
        <w:t>High</w:t>
      </w:r>
      <w:r w:rsidR="00CB1ED7">
        <w:rPr>
          <w:rFonts w:ascii="Times New Roman" w:eastAsia="Times New Roman" w:hAnsi="Times New Roman" w:cs="Times New Roman"/>
        </w:rPr>
        <w:t xml:space="preserve">, </w:t>
      </w:r>
      <w:r w:rsidR="007A4760">
        <w:rPr>
          <w:rFonts w:ascii="Times New Roman" w:eastAsia="Times New Roman" w:hAnsi="Times New Roman" w:cs="Times New Roman"/>
        </w:rPr>
        <w:t>in</w:t>
      </w:r>
      <w:r w:rsidR="00CB1ED7">
        <w:rPr>
          <w:rFonts w:ascii="Times New Roman" w:eastAsia="Times New Roman" w:hAnsi="Times New Roman" w:cs="Times New Roman"/>
        </w:rPr>
        <w:t xml:space="preserve">efficient test event and Gergely et al.’s (1995) </w:t>
      </w:r>
      <w:r w:rsidR="00AC5A5D">
        <w:rPr>
          <w:rFonts w:ascii="Times New Roman" w:eastAsia="Times New Roman" w:hAnsi="Times New Roman" w:cs="Times New Roman"/>
        </w:rPr>
        <w:t xml:space="preserve">barrierless </w:t>
      </w:r>
      <w:r w:rsidR="007A4760">
        <w:rPr>
          <w:rFonts w:ascii="Times New Roman" w:eastAsia="Times New Roman" w:hAnsi="Times New Roman" w:cs="Times New Roman"/>
        </w:rPr>
        <w:t>in</w:t>
      </w:r>
      <w:r w:rsidR="006F0305">
        <w:rPr>
          <w:rFonts w:ascii="Times New Roman" w:eastAsia="Times New Roman" w:hAnsi="Times New Roman" w:cs="Times New Roman"/>
        </w:rPr>
        <w:t>efficient</w:t>
      </w:r>
      <w:r w:rsidR="00CB1ED7">
        <w:rPr>
          <w:rFonts w:ascii="Times New Roman" w:eastAsia="Times New Roman" w:hAnsi="Times New Roman" w:cs="Times New Roman"/>
        </w:rPr>
        <w:t xml:space="preserve"> test event</w:t>
      </w:r>
      <w:r w:rsidR="006F0305">
        <w:rPr>
          <w:rFonts w:ascii="Times New Roman" w:eastAsia="Times New Roman" w:hAnsi="Times New Roman" w:cs="Times New Roman"/>
        </w:rPr>
        <w:t>? To address this question, networks</w:t>
      </w:r>
      <w:r w:rsidR="00BF0672">
        <w:rPr>
          <w:rFonts w:ascii="Times New Roman" w:eastAsia="Times New Roman" w:hAnsi="Times New Roman" w:cs="Times New Roman"/>
        </w:rPr>
        <w:t xml:space="preserve"> (</w:t>
      </w:r>
      <w:r w:rsidR="00BF0672">
        <w:rPr>
          <w:rFonts w:ascii="Times New Roman" w:eastAsia="Times New Roman" w:hAnsi="Times New Roman" w:cs="Times New Roman"/>
          <w:i/>
          <w:iCs/>
        </w:rPr>
        <w:t xml:space="preserve">N </w:t>
      </w:r>
      <w:r w:rsidR="00BF0672">
        <w:rPr>
          <w:rFonts w:ascii="Times New Roman" w:eastAsia="Times New Roman" w:hAnsi="Times New Roman" w:cs="Times New Roman"/>
        </w:rPr>
        <w:t>= 20)</w:t>
      </w:r>
      <w:r w:rsidR="006F0305">
        <w:rPr>
          <w:rFonts w:ascii="Times New Roman" w:eastAsia="Times New Roman" w:hAnsi="Times New Roman" w:cs="Times New Roman"/>
        </w:rPr>
        <w:t xml:space="preserve"> were</w:t>
      </w:r>
      <w:r w:rsidR="00BF0672">
        <w:rPr>
          <w:rFonts w:ascii="Times New Roman" w:eastAsia="Times New Roman" w:hAnsi="Times New Roman" w:cs="Times New Roman"/>
        </w:rPr>
        <w:t xml:space="preserve"> habituated to </w:t>
      </w:r>
      <w:r w:rsidR="00737BD2">
        <w:rPr>
          <w:rFonts w:ascii="Times New Roman" w:eastAsia="Times New Roman" w:hAnsi="Times New Roman" w:cs="Times New Roman"/>
        </w:rPr>
        <w:t>a constrained action event</w:t>
      </w:r>
      <w:r w:rsidR="00BF0672">
        <w:rPr>
          <w:rFonts w:ascii="Times New Roman" w:eastAsia="Times New Roman" w:hAnsi="Times New Roman" w:cs="Times New Roman"/>
        </w:rPr>
        <w:t xml:space="preserve"> </w:t>
      </w:r>
      <w:r w:rsidR="00737BD2">
        <w:rPr>
          <w:rFonts w:ascii="Times New Roman" w:eastAsia="Times New Roman" w:hAnsi="Times New Roman" w:cs="Times New Roman"/>
        </w:rPr>
        <w:t>and tested</w:t>
      </w:r>
      <w:r w:rsidR="00C342EA">
        <w:rPr>
          <w:rFonts w:ascii="Times New Roman" w:eastAsia="Times New Roman" w:hAnsi="Times New Roman" w:cs="Times New Roman"/>
        </w:rPr>
        <w:t xml:space="preserve"> on </w:t>
      </w:r>
      <w:r w:rsidR="00EA7895">
        <w:rPr>
          <w:rFonts w:ascii="Times New Roman" w:eastAsia="Times New Roman" w:hAnsi="Times New Roman" w:cs="Times New Roman"/>
        </w:rPr>
        <w:t>the High, inefficient</w:t>
      </w:r>
      <w:r w:rsidR="00E10A8D">
        <w:rPr>
          <w:rFonts w:ascii="Times New Roman" w:eastAsia="Times New Roman" w:hAnsi="Times New Roman" w:cs="Times New Roman"/>
        </w:rPr>
        <w:t xml:space="preserve"> </w:t>
      </w:r>
      <w:r w:rsidR="00B854F3">
        <w:rPr>
          <w:rFonts w:ascii="Times New Roman" w:eastAsia="Times New Roman" w:hAnsi="Times New Roman" w:cs="Times New Roman"/>
        </w:rPr>
        <w:t>test event from</w:t>
      </w:r>
      <w:r w:rsidR="00E10A8D">
        <w:rPr>
          <w:rFonts w:ascii="Times New Roman" w:eastAsia="Times New Roman" w:hAnsi="Times New Roman" w:cs="Times New Roman"/>
        </w:rPr>
        <w:t xml:space="preserve"> Simulation 4</w:t>
      </w:r>
      <w:r w:rsidR="00EA7895">
        <w:rPr>
          <w:rFonts w:ascii="Times New Roman" w:eastAsia="Times New Roman" w:hAnsi="Times New Roman" w:cs="Times New Roman"/>
        </w:rPr>
        <w:t xml:space="preserve"> and</w:t>
      </w:r>
      <w:r w:rsidR="00E10A8D">
        <w:rPr>
          <w:rFonts w:ascii="Times New Roman" w:eastAsia="Times New Roman" w:hAnsi="Times New Roman" w:cs="Times New Roman"/>
        </w:rPr>
        <w:t xml:space="preserve"> the</w:t>
      </w:r>
      <w:r w:rsidR="00EA7895">
        <w:rPr>
          <w:rFonts w:ascii="Times New Roman" w:eastAsia="Times New Roman" w:hAnsi="Times New Roman" w:cs="Times New Roman"/>
        </w:rPr>
        <w:t xml:space="preserve"> inefficient </w:t>
      </w:r>
      <w:r w:rsidR="00FB7777">
        <w:rPr>
          <w:rFonts w:ascii="Times New Roman" w:eastAsia="Times New Roman" w:hAnsi="Times New Roman" w:cs="Times New Roman"/>
        </w:rPr>
        <w:t xml:space="preserve">one </w:t>
      </w:r>
      <w:r w:rsidR="00B854F3">
        <w:rPr>
          <w:rFonts w:ascii="Times New Roman" w:eastAsia="Times New Roman" w:hAnsi="Times New Roman" w:cs="Times New Roman"/>
        </w:rPr>
        <w:t>from</w:t>
      </w:r>
      <w:r w:rsidR="00E10A8D">
        <w:rPr>
          <w:rFonts w:ascii="Times New Roman" w:eastAsia="Times New Roman" w:hAnsi="Times New Roman" w:cs="Times New Roman"/>
        </w:rPr>
        <w:t xml:space="preserve"> Simulation 1a</w:t>
      </w:r>
      <w:r w:rsidR="003E02EF">
        <w:rPr>
          <w:rFonts w:ascii="Times New Roman" w:eastAsia="Times New Roman" w:hAnsi="Times New Roman" w:cs="Times New Roman"/>
        </w:rPr>
        <w:t xml:space="preserve"> (Figure </w:t>
      </w:r>
      <w:r w:rsidR="003746FE">
        <w:rPr>
          <w:rFonts w:ascii="Times New Roman" w:eastAsia="Times New Roman" w:hAnsi="Times New Roman" w:cs="Times New Roman"/>
        </w:rPr>
        <w:t>29</w:t>
      </w:r>
      <w:r w:rsidR="003E02EF">
        <w:rPr>
          <w:rFonts w:ascii="Times New Roman" w:eastAsia="Times New Roman" w:hAnsi="Times New Roman" w:cs="Times New Roman"/>
        </w:rPr>
        <w:t>)</w:t>
      </w:r>
      <w:r w:rsidR="008B0C52">
        <w:rPr>
          <w:rFonts w:ascii="Times New Roman" w:eastAsia="Times New Roman" w:hAnsi="Times New Roman" w:cs="Times New Roman"/>
        </w:rPr>
        <w:t>.</w:t>
      </w:r>
      <w:r w:rsidR="00737BD2">
        <w:rPr>
          <w:rFonts w:ascii="Times New Roman" w:eastAsia="Times New Roman" w:hAnsi="Times New Roman" w:cs="Times New Roman"/>
        </w:rPr>
        <w:t xml:space="preserve"> Networks were the same “age” as those in Simulation 4.</w:t>
      </w:r>
      <w:r w:rsidR="008B0C52">
        <w:rPr>
          <w:rFonts w:ascii="Times New Roman" w:eastAsia="Times New Roman" w:hAnsi="Times New Roman" w:cs="Times New Roman"/>
        </w:rPr>
        <w:t xml:space="preserve"> </w:t>
      </w:r>
    </w:p>
    <w:tbl>
      <w:tblPr>
        <w:tblStyle w:val="TableGrid"/>
        <w:tblW w:w="9051"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1"/>
      </w:tblGrid>
      <w:tr w:rsidR="00CA73CB" w14:paraId="4E1C7BAD" w14:textId="77777777" w:rsidTr="00B85B71">
        <w:trPr>
          <w:trHeight w:val="4934"/>
        </w:trPr>
        <w:tc>
          <w:tcPr>
            <w:tcW w:w="9051" w:type="dxa"/>
          </w:tcPr>
          <w:p w14:paraId="7A66A031" w14:textId="28E6BD8E" w:rsidR="00CA73CB" w:rsidRDefault="003746FE" w:rsidP="00B85B71">
            <w:pPr>
              <w:pStyle w:val="Caption"/>
              <w:jc w:val="center"/>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3702A8C8" wp14:editId="485AAD23">
                  <wp:extent cx="4632385" cy="3705908"/>
                  <wp:effectExtent l="0" t="0" r="0" b="8890"/>
                  <wp:docPr id="20517581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58185" name="Picture 2051758185"/>
                          <pic:cNvPicPr/>
                        </pic:nvPicPr>
                        <pic:blipFill>
                          <a:blip r:embed="rId60"/>
                          <a:stretch>
                            <a:fillRect/>
                          </a:stretch>
                        </pic:blipFill>
                        <pic:spPr>
                          <a:xfrm>
                            <a:off x="0" y="0"/>
                            <a:ext cx="4644573" cy="3715658"/>
                          </a:xfrm>
                          <a:prstGeom prst="rect">
                            <a:avLst/>
                          </a:prstGeom>
                        </pic:spPr>
                      </pic:pic>
                    </a:graphicData>
                  </a:graphic>
                </wp:inline>
              </w:drawing>
            </w:r>
          </w:p>
        </w:tc>
      </w:tr>
    </w:tbl>
    <w:p w14:paraId="35C169B3" w14:textId="53213D65" w:rsidR="00CA73CB" w:rsidRDefault="00CA73CB" w:rsidP="00CA73CB">
      <w:pPr>
        <w:pStyle w:val="Caption"/>
        <w:rPr>
          <w:rFonts w:ascii="Times New Roman" w:eastAsia="Times New Roman" w:hAnsi="Times New Roman" w:cs="Times New Roman"/>
        </w:rPr>
      </w:pPr>
      <w:r w:rsidRPr="00921E01">
        <w:rPr>
          <w:rFonts w:ascii="Times New Roman" w:hAnsi="Times New Roman" w:cs="Times New Roman"/>
          <w:b/>
          <w:bCs/>
          <w:i w:val="0"/>
          <w:iCs w:val="0"/>
          <w:color w:val="000000" w:themeColor="text1"/>
          <w:sz w:val="24"/>
          <w:szCs w:val="24"/>
        </w:rPr>
        <w:t xml:space="preserve">Figure </w:t>
      </w:r>
      <w:r w:rsidRPr="00921E01">
        <w:rPr>
          <w:rFonts w:ascii="Times New Roman" w:hAnsi="Times New Roman" w:cs="Times New Roman"/>
          <w:b/>
          <w:bCs/>
          <w:i w:val="0"/>
          <w:iCs w:val="0"/>
          <w:color w:val="000000" w:themeColor="text1"/>
          <w:sz w:val="24"/>
          <w:szCs w:val="24"/>
        </w:rPr>
        <w:fldChar w:fldCharType="begin"/>
      </w:r>
      <w:r w:rsidRPr="00921E01">
        <w:rPr>
          <w:rFonts w:ascii="Times New Roman" w:hAnsi="Times New Roman" w:cs="Times New Roman"/>
          <w:b/>
          <w:bCs/>
          <w:i w:val="0"/>
          <w:iCs w:val="0"/>
          <w:color w:val="000000" w:themeColor="text1"/>
          <w:sz w:val="24"/>
          <w:szCs w:val="24"/>
        </w:rPr>
        <w:instrText xml:space="preserve"> SEQ Figure \* ARABIC </w:instrText>
      </w:r>
      <w:r w:rsidRPr="00921E01">
        <w:rPr>
          <w:rFonts w:ascii="Times New Roman" w:hAnsi="Times New Roman" w:cs="Times New Roman"/>
          <w:b/>
          <w:bCs/>
          <w:i w:val="0"/>
          <w:iCs w:val="0"/>
          <w:color w:val="000000" w:themeColor="text1"/>
          <w:sz w:val="24"/>
          <w:szCs w:val="24"/>
        </w:rPr>
        <w:fldChar w:fldCharType="separate"/>
      </w:r>
      <w:r>
        <w:rPr>
          <w:rFonts w:ascii="Times New Roman" w:hAnsi="Times New Roman" w:cs="Times New Roman"/>
          <w:b/>
          <w:bCs/>
          <w:i w:val="0"/>
          <w:iCs w:val="0"/>
          <w:noProof/>
          <w:color w:val="000000" w:themeColor="text1"/>
          <w:sz w:val="24"/>
          <w:szCs w:val="24"/>
        </w:rPr>
        <w:t>30</w:t>
      </w:r>
      <w:r w:rsidRPr="00921E01">
        <w:rPr>
          <w:rFonts w:ascii="Times New Roman" w:hAnsi="Times New Roman" w:cs="Times New Roman"/>
          <w:b/>
          <w:bCs/>
          <w:i w:val="0"/>
          <w:iCs w:val="0"/>
          <w:color w:val="000000" w:themeColor="text1"/>
          <w:sz w:val="24"/>
          <w:szCs w:val="24"/>
        </w:rPr>
        <w:fldChar w:fldCharType="end"/>
      </w:r>
      <w:r w:rsidRPr="00921E01">
        <w:rPr>
          <w:rFonts w:ascii="Times New Roman" w:hAnsi="Times New Roman" w:cs="Times New Roman"/>
          <w:b/>
          <w:bCs/>
          <w:i w:val="0"/>
          <w:iCs w:val="0"/>
          <w:color w:val="000000" w:themeColor="text1"/>
          <w:sz w:val="24"/>
          <w:szCs w:val="24"/>
        </w:rPr>
        <w:t>.</w:t>
      </w:r>
      <w:r w:rsidRPr="00921E01">
        <w:rPr>
          <w:color w:val="000000" w:themeColor="text1"/>
        </w:rPr>
        <w:t xml:space="preserve"> </w:t>
      </w:r>
      <w:ins w:id="876" w:author="Benton, Deon" w:date="2026-06-22T18:40:00Z" w16du:dateUtc="2026-06-22T23:40:00Z">
        <w:r w:rsidR="008221B1">
          <w:rPr>
            <w:color w:val="000000" w:themeColor="text1"/>
          </w:rPr>
          <w:t xml:space="preserve"> </w:t>
        </w:r>
      </w:ins>
      <w:r w:rsidRPr="00A840B6">
        <w:rPr>
          <w:rFonts w:ascii="Times New Roman" w:hAnsi="Times New Roman" w:cs="Times New Roman"/>
          <w:color w:val="000000" w:themeColor="text1"/>
          <w:sz w:val="24"/>
          <w:szCs w:val="24"/>
        </w:rPr>
        <w:t>Performance of ALIAS.</w:t>
      </w:r>
      <w:r>
        <w:rPr>
          <w:rFonts w:ascii="Times New Roman" w:hAnsi="Times New Roman" w:cs="Times New Roman"/>
          <w:i w:val="0"/>
          <w:iCs w:val="0"/>
          <w:color w:val="000000" w:themeColor="text1"/>
          <w:sz w:val="24"/>
          <w:szCs w:val="24"/>
        </w:rPr>
        <w:t xml:space="preserve"> Overall error produced to the High, inefficient and Inefficient test events.</w:t>
      </w:r>
    </w:p>
    <w:p w14:paraId="4C051796" w14:textId="77777777" w:rsidR="00CA73CB" w:rsidRDefault="00CA73CB" w:rsidP="00FA6AB7">
      <w:pPr>
        <w:tabs>
          <w:tab w:val="left" w:pos="7378"/>
        </w:tabs>
        <w:spacing w:line="480" w:lineRule="auto"/>
        <w:ind w:firstLine="720"/>
        <w:contextualSpacing/>
        <w:rPr>
          <w:rFonts w:ascii="Times New Roman" w:eastAsia="Times New Roman" w:hAnsi="Times New Roman" w:cs="Times New Roman"/>
        </w:rPr>
      </w:pPr>
    </w:p>
    <w:p w14:paraId="7A4058E4" w14:textId="5235F118" w:rsidR="001A0F8D" w:rsidRDefault="003746FE" w:rsidP="007A476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As </w:t>
      </w:r>
      <w:ins w:id="877" w:author="Benton, Deon" w:date="2026-06-22T18:40:00Z" w16du:dateUtc="2026-06-22T23:40:00Z">
        <w:r w:rsidR="008221B1">
          <w:rPr>
            <w:rFonts w:ascii="Times New Roman" w:eastAsia="Times New Roman" w:hAnsi="Times New Roman" w:cs="Times New Roman"/>
          </w:rPr>
          <w:t>is evident in Figure 30</w:t>
        </w:r>
      </w:ins>
      <w:r>
        <w:rPr>
          <w:rFonts w:ascii="Times New Roman" w:eastAsia="Times New Roman" w:hAnsi="Times New Roman" w:cs="Times New Roman"/>
        </w:rPr>
        <w:t xml:space="preserve">, networks looked longer at the </w:t>
      </w:r>
      <w:ins w:id="878" w:author="Benton, Deon" w:date="2026-06-22T18:41:00Z" w16du:dateUtc="2026-06-22T23:41:00Z">
        <w:r w:rsidR="007C1566">
          <w:rPr>
            <w:rFonts w:ascii="Times New Roman" w:eastAsia="Times New Roman" w:hAnsi="Times New Roman" w:cs="Times New Roman"/>
          </w:rPr>
          <w:t>barrierless, inefficient test event than at the high, inefficient one.</w:t>
        </w:r>
      </w:ins>
      <w:r>
        <w:rPr>
          <w:rFonts w:ascii="Times New Roman" w:eastAsia="Times New Roman" w:hAnsi="Times New Roman" w:cs="Times New Roman"/>
        </w:rPr>
        <w:t xml:space="preserve"> Heightened looking (or error) was observed t</w:t>
      </w:r>
      <w:ins w:id="879" w:author="Benton, Deon" w:date="2026-06-22T18:41:00Z" w16du:dateUtc="2026-06-22T23:41:00Z">
        <w:r w:rsidR="007C1566">
          <w:rPr>
            <w:rFonts w:ascii="Times New Roman" w:eastAsia="Times New Roman" w:hAnsi="Times New Roman" w:cs="Times New Roman"/>
          </w:rPr>
          <w:t>o</w:t>
        </w:r>
      </w:ins>
      <w:r>
        <w:rPr>
          <w:rFonts w:ascii="Times New Roman" w:eastAsia="Times New Roman" w:hAnsi="Times New Roman" w:cs="Times New Roman"/>
        </w:rPr>
        <w:t xml:space="preserve"> </w:t>
      </w:r>
      <w:ins w:id="880" w:author="Benton, Deon" w:date="2026-06-22T18:41:00Z" w16du:dateUtc="2026-06-22T23:41:00Z">
        <w:r w:rsidR="007C1566">
          <w:rPr>
            <w:rFonts w:ascii="Times New Roman" w:eastAsia="Times New Roman" w:hAnsi="Times New Roman" w:cs="Times New Roman"/>
          </w:rPr>
          <w:t>the barrierless,</w:t>
        </w:r>
      </w:ins>
      <w:r>
        <w:rPr>
          <w:rFonts w:ascii="Times New Roman" w:eastAsia="Times New Roman" w:hAnsi="Times New Roman" w:cs="Times New Roman"/>
        </w:rPr>
        <w:t xml:space="preserve"> inefficient test event than to</w:t>
      </w:r>
      <w:ins w:id="881" w:author="Benton, Deon" w:date="2026-06-22T18:41:00Z" w16du:dateUtc="2026-06-22T23:41:00Z">
        <w:r w:rsidR="007C1566">
          <w:rPr>
            <w:rFonts w:ascii="Times New Roman" w:eastAsia="Times New Roman" w:hAnsi="Times New Roman" w:cs="Times New Roman"/>
          </w:rPr>
          <w:t xml:space="preserve"> the high, inefficient one because, as was discussed more extensively in Simulation 1</w:t>
        </w:r>
      </w:ins>
      <w:ins w:id="882" w:author="Benton, Deon" w:date="2026-06-22T18:42:00Z" w16du:dateUtc="2026-06-22T23:42:00Z">
        <w:r w:rsidR="007C1566">
          <w:rPr>
            <w:rFonts w:ascii="Times New Roman" w:eastAsia="Times New Roman" w:hAnsi="Times New Roman" w:cs="Times New Roman"/>
          </w:rPr>
          <w:t>a,</w:t>
        </w:r>
      </w:ins>
      <w:r w:rsidR="00DA342E">
        <w:rPr>
          <w:rFonts w:ascii="Times New Roman" w:eastAsia="Times New Roman" w:hAnsi="Times New Roman" w:cs="Times New Roman"/>
        </w:rPr>
        <w:t xml:space="preserve"> </w:t>
      </w:r>
      <w:ins w:id="883" w:author="Benton, Deon" w:date="2026-06-22T18:45:00Z" w16du:dateUtc="2026-06-22T23:45:00Z">
        <w:r w:rsidR="007C1566">
          <w:rPr>
            <w:rFonts w:ascii="Times New Roman" w:eastAsia="Times New Roman" w:hAnsi="Times New Roman" w:cs="Times New Roman"/>
          </w:rPr>
          <w:t>many of the input features</w:t>
        </w:r>
      </w:ins>
      <w:r w:rsidR="0045705D" w:rsidRPr="0045705D">
        <w:rPr>
          <w:rFonts w:ascii="Times New Roman" w:eastAsia="Times New Roman" w:hAnsi="Times New Roman" w:cs="Times New Roman"/>
        </w:rPr>
        <w:t xml:space="preserve"> </w:t>
      </w:r>
      <w:ins w:id="884" w:author="Benton, Deon" w:date="2026-06-22T18:45:00Z" w16du:dateUtc="2026-06-22T23:45:00Z">
        <w:r w:rsidR="007C1566">
          <w:rPr>
            <w:rFonts w:ascii="Times New Roman" w:eastAsia="Times New Roman" w:hAnsi="Times New Roman" w:cs="Times New Roman"/>
          </w:rPr>
          <w:t xml:space="preserve">shown in this event </w:t>
        </w:r>
      </w:ins>
      <w:r w:rsidR="0045705D" w:rsidRPr="0045705D">
        <w:rPr>
          <w:rFonts w:ascii="Times New Roman" w:eastAsia="Times New Roman" w:hAnsi="Times New Roman" w:cs="Times New Roman"/>
        </w:rPr>
        <w:t>strongly activated a</w:t>
      </w:r>
      <w:r w:rsidR="00CA6849">
        <w:rPr>
          <w:rFonts w:ascii="Times New Roman" w:eastAsia="Times New Roman" w:hAnsi="Times New Roman" w:cs="Times New Roman"/>
        </w:rPr>
        <w:t>n</w:t>
      </w:r>
      <w:r w:rsidR="0045705D" w:rsidRPr="0045705D">
        <w:rPr>
          <w:rFonts w:ascii="Times New Roman" w:eastAsia="Times New Roman" w:hAnsi="Times New Roman" w:cs="Times New Roman"/>
        </w:rPr>
        <w:t xml:space="preserve"> internal representation corresponding to straight motion</w:t>
      </w:r>
      <w:r w:rsidR="00782CD9">
        <w:rPr>
          <w:rFonts w:ascii="Times New Roman" w:eastAsia="Times New Roman" w:hAnsi="Times New Roman" w:cs="Times New Roman"/>
        </w:rPr>
        <w:t xml:space="preserve">. </w:t>
      </w:r>
      <w:ins w:id="885" w:author="Benton, Deon" w:date="2026-06-22T18:44:00Z" w16du:dateUtc="2026-06-22T23:44:00Z">
        <w:r w:rsidR="007C1566">
          <w:rPr>
            <w:rFonts w:ascii="Times New Roman" w:eastAsia="Times New Roman" w:hAnsi="Times New Roman" w:cs="Times New Roman"/>
          </w:rPr>
          <w:t xml:space="preserve">This information ultimately conflicted with the </w:t>
        </w:r>
      </w:ins>
      <w:ins w:id="886" w:author="Benton, Deon" w:date="2026-06-22T18:46:00Z" w16du:dateUtc="2026-06-22T23:46:00Z">
        <w:r w:rsidR="007C1566">
          <w:rPr>
            <w:rFonts w:ascii="Times New Roman" w:eastAsia="Times New Roman" w:hAnsi="Times New Roman" w:cs="Times New Roman"/>
          </w:rPr>
          <w:t xml:space="preserve">fact that the barrierless, inefficient event presented arced motion. </w:t>
        </w:r>
      </w:ins>
      <w:r w:rsidR="007A4760">
        <w:rPr>
          <w:rFonts w:ascii="Times New Roman" w:eastAsia="Times New Roman" w:hAnsi="Times New Roman" w:cs="Times New Roman"/>
        </w:rPr>
        <w:t>By contrast, the</w:t>
      </w:r>
      <w:r w:rsidR="0045705D" w:rsidRPr="0045705D">
        <w:rPr>
          <w:rFonts w:ascii="Times New Roman" w:eastAsia="Times New Roman" w:hAnsi="Times New Roman" w:cs="Times New Roman"/>
        </w:rPr>
        <w:t xml:space="preserve"> </w:t>
      </w:r>
      <w:ins w:id="887" w:author="Benton, Deon" w:date="2026-06-22T18:46:00Z" w16du:dateUtc="2026-06-22T23:46:00Z">
        <w:r w:rsidR="007C1566">
          <w:rPr>
            <w:rFonts w:ascii="Times New Roman" w:eastAsia="Times New Roman" w:hAnsi="Times New Roman" w:cs="Times New Roman"/>
          </w:rPr>
          <w:t>high,</w:t>
        </w:r>
      </w:ins>
      <w:r w:rsidR="0045705D" w:rsidRPr="0045705D">
        <w:rPr>
          <w:rFonts w:ascii="Times New Roman" w:eastAsia="Times New Roman" w:hAnsi="Times New Roman" w:cs="Times New Roman"/>
        </w:rPr>
        <w:t xml:space="preserve"> inefficient test event produced comparatively less error because </w:t>
      </w:r>
      <w:r w:rsidR="003745B9">
        <w:rPr>
          <w:rFonts w:ascii="Times New Roman" w:eastAsia="Times New Roman" w:hAnsi="Times New Roman" w:cs="Times New Roman"/>
        </w:rPr>
        <w:t xml:space="preserve">the input information associated </w:t>
      </w:r>
      <w:ins w:id="888" w:author="Benton, Deon" w:date="2026-06-22T18:46:00Z" w16du:dateUtc="2026-06-22T23:46:00Z">
        <w:r w:rsidR="007C1566">
          <w:rPr>
            <w:rFonts w:ascii="Times New Roman" w:eastAsia="Times New Roman" w:hAnsi="Times New Roman" w:cs="Times New Roman"/>
          </w:rPr>
          <w:t>it</w:t>
        </w:r>
      </w:ins>
      <w:r w:rsidR="003745B9">
        <w:rPr>
          <w:rFonts w:ascii="Times New Roman" w:eastAsia="Times New Roman" w:hAnsi="Times New Roman" w:cs="Times New Roman"/>
        </w:rPr>
        <w:t xml:space="preserve"> </w:t>
      </w:r>
      <w:r w:rsidR="0045705D" w:rsidRPr="0045705D">
        <w:rPr>
          <w:rFonts w:ascii="Times New Roman" w:eastAsia="Times New Roman" w:hAnsi="Times New Roman" w:cs="Times New Roman"/>
        </w:rPr>
        <w:t>was</w:t>
      </w:r>
      <w:r w:rsidR="003745B9">
        <w:rPr>
          <w:rFonts w:ascii="Times New Roman" w:eastAsia="Times New Roman" w:hAnsi="Times New Roman" w:cs="Times New Roman"/>
        </w:rPr>
        <w:t xml:space="preserve"> </w:t>
      </w:r>
      <w:ins w:id="889" w:author="Benton, Deon" w:date="2026-06-22T18:46:00Z" w16du:dateUtc="2026-06-22T23:46:00Z">
        <w:r w:rsidR="007C1566">
          <w:rPr>
            <w:rFonts w:ascii="Times New Roman" w:eastAsia="Times New Roman" w:hAnsi="Times New Roman" w:cs="Times New Roman"/>
          </w:rPr>
          <w:t>largely consistent</w:t>
        </w:r>
      </w:ins>
      <w:r w:rsidR="0045705D" w:rsidRPr="0045705D">
        <w:rPr>
          <w:rFonts w:ascii="Times New Roman" w:eastAsia="Times New Roman" w:hAnsi="Times New Roman" w:cs="Times New Roman"/>
        </w:rPr>
        <w:t xml:space="preserve"> with</w:t>
      </w:r>
      <w:r w:rsidR="00870BB3">
        <w:rPr>
          <w:rFonts w:ascii="Times New Roman" w:eastAsia="Times New Roman" w:hAnsi="Times New Roman" w:cs="Times New Roman"/>
        </w:rPr>
        <w:t xml:space="preserve"> that encountered during pretraining</w:t>
      </w:r>
      <w:r w:rsidR="00870BB3" w:rsidRPr="00870BB3">
        <w:rPr>
          <w:rFonts w:ascii="Times New Roman" w:eastAsia="Times New Roman" w:hAnsi="Times New Roman" w:cs="Times New Roman"/>
        </w:rPr>
        <w:t xml:space="preserve">. </w:t>
      </w:r>
    </w:p>
    <w:p w14:paraId="7574BB23" w14:textId="0E9260F9" w:rsidR="007968B5" w:rsidRDefault="004C7191" w:rsidP="007A476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results presented in this section are</w:t>
      </w:r>
      <w:r w:rsidR="009E0417">
        <w:rPr>
          <w:rFonts w:ascii="Times New Roman" w:eastAsia="Times New Roman" w:hAnsi="Times New Roman" w:cs="Times New Roman"/>
        </w:rPr>
        <w:t xml:space="preserve"> theoretically significant because</w:t>
      </w:r>
      <w:del w:id="890" w:author="Benton, Deon" w:date="2026-06-23T16:26:00Z" w16du:dateUtc="2026-06-23T21:26:00Z">
        <w:r w:rsidR="009E0417" w:rsidDel="00C45169">
          <w:rPr>
            <w:rFonts w:ascii="Times New Roman" w:eastAsia="Times New Roman" w:hAnsi="Times New Roman" w:cs="Times New Roman"/>
          </w:rPr>
          <w:delText xml:space="preserve"> </w:delText>
        </w:r>
        <w:r w:rsidR="007A4760" w:rsidDel="00C45169">
          <w:rPr>
            <w:rFonts w:ascii="Times New Roman" w:eastAsia="Times New Roman" w:hAnsi="Times New Roman" w:cs="Times New Roman"/>
          </w:rPr>
          <w:delText xml:space="preserve">presumably </w:delText>
        </w:r>
        <w:r w:rsidR="009E0417" w:rsidDel="00C45169">
          <w:rPr>
            <w:rFonts w:ascii="Times New Roman" w:eastAsia="Times New Roman" w:hAnsi="Times New Roman" w:cs="Times New Roman"/>
          </w:rPr>
          <w:delText xml:space="preserve">they </w:delText>
        </w:r>
      </w:del>
      <w:ins w:id="891" w:author="Benton, Deon" w:date="2026-06-23T16:26:00Z" w16du:dateUtc="2026-06-23T21:26:00Z">
        <w:r w:rsidR="00C45169">
          <w:rPr>
            <w:rFonts w:ascii="Times New Roman" w:eastAsia="Times New Roman" w:hAnsi="Times New Roman" w:cs="Times New Roman"/>
          </w:rPr>
          <w:t xml:space="preserve">, arguably, they </w:t>
        </w:r>
      </w:ins>
      <w:r w:rsidR="009E0417">
        <w:rPr>
          <w:rFonts w:ascii="Times New Roman" w:eastAsia="Times New Roman" w:hAnsi="Times New Roman" w:cs="Times New Roman"/>
        </w:rPr>
        <w:t>are</w:t>
      </w:r>
      <w:r w:rsidR="008927F4">
        <w:rPr>
          <w:rFonts w:ascii="Times New Roman" w:eastAsia="Times New Roman" w:hAnsi="Times New Roman" w:cs="Times New Roman"/>
        </w:rPr>
        <w:t xml:space="preserve"> at odds with</w:t>
      </w:r>
      <w:r>
        <w:rPr>
          <w:rFonts w:ascii="Times New Roman" w:eastAsia="Times New Roman" w:hAnsi="Times New Roman" w:cs="Times New Roman"/>
        </w:rPr>
        <w:t xml:space="preserve"> what any of the current domain-specific proposals would </w:t>
      </w:r>
      <w:r>
        <w:rPr>
          <w:rFonts w:ascii="Times New Roman" w:eastAsia="Times New Roman" w:hAnsi="Times New Roman" w:cs="Times New Roman"/>
        </w:rPr>
        <w:lastRenderedPageBreak/>
        <w:t>predict for the same events.</w:t>
      </w:r>
      <w:r w:rsidR="009E0417">
        <w:rPr>
          <w:rFonts w:ascii="Times New Roman" w:eastAsia="Times New Roman" w:hAnsi="Times New Roman" w:cs="Times New Roman"/>
        </w:rPr>
        <w:t xml:space="preserve"> </w:t>
      </w:r>
      <w:r w:rsidR="00D144A5">
        <w:rPr>
          <w:rFonts w:ascii="Times New Roman" w:eastAsia="Times New Roman" w:hAnsi="Times New Roman" w:cs="Times New Roman"/>
        </w:rPr>
        <w:t xml:space="preserve">If these accounts are correct that </w:t>
      </w:r>
      <w:ins w:id="892" w:author="Benton, Deon" w:date="2026-06-23T16:39:00Z" w16du:dateUtc="2026-06-23T21:39:00Z">
        <w:r w:rsidR="0081501F">
          <w:rPr>
            <w:rFonts w:ascii="Times New Roman" w:eastAsia="Times New Roman" w:hAnsi="Times New Roman" w:cs="Times New Roman"/>
          </w:rPr>
          <w:t>acti</w:t>
        </w:r>
      </w:ins>
      <w:ins w:id="893" w:author="Benton, Deon" w:date="2026-06-23T16:40:00Z" w16du:dateUtc="2026-06-23T21:40:00Z">
        <w:r w:rsidR="0081501F">
          <w:rPr>
            <w:rFonts w:ascii="Times New Roman" w:eastAsia="Times New Roman" w:hAnsi="Times New Roman" w:cs="Times New Roman"/>
          </w:rPr>
          <w:t>on processing depends on the efficiency, cost, and subjective utility of those actions, among other things,</w:t>
        </w:r>
      </w:ins>
      <w:r w:rsidR="00D144A5">
        <w:rPr>
          <w:rFonts w:ascii="Times New Roman" w:eastAsia="Times New Roman" w:hAnsi="Times New Roman" w:cs="Times New Roman"/>
        </w:rPr>
        <w:t xml:space="preserve"> </w:t>
      </w:r>
      <w:r w:rsidR="00AA2ECA">
        <w:rPr>
          <w:rFonts w:ascii="Times New Roman" w:eastAsia="Times New Roman" w:hAnsi="Times New Roman" w:cs="Times New Roman"/>
        </w:rPr>
        <w:t xml:space="preserve">then </w:t>
      </w:r>
      <w:ins w:id="894" w:author="Benton, Deon" w:date="2026-06-23T16:27:00Z" w16du:dateUtc="2026-06-23T21:27:00Z">
        <w:r w:rsidR="00C45169">
          <w:rPr>
            <w:rFonts w:ascii="Times New Roman" w:eastAsia="Times New Roman" w:hAnsi="Times New Roman" w:cs="Times New Roman"/>
          </w:rPr>
          <w:t>they would predict that infants should show equivalent dishabituation to both inconsistent events</w:t>
        </w:r>
      </w:ins>
      <w:ins w:id="895" w:author="Benton, Deon" w:date="2026-06-23T16:28:00Z" w16du:dateUtc="2026-06-23T21:28:00Z">
        <w:r w:rsidR="00C45169">
          <w:rPr>
            <w:rFonts w:ascii="Times New Roman" w:eastAsia="Times New Roman" w:hAnsi="Times New Roman" w:cs="Times New Roman"/>
          </w:rPr>
          <w:t xml:space="preserve"> because both events are non-rational and costly</w:t>
        </w:r>
      </w:ins>
      <w:r w:rsidR="00AA2ECA">
        <w:rPr>
          <w:rFonts w:ascii="Times New Roman" w:eastAsia="Times New Roman" w:hAnsi="Times New Roman" w:cs="Times New Roman"/>
        </w:rPr>
        <w:t xml:space="preserve">. </w:t>
      </w:r>
      <w:ins w:id="896" w:author="Benton, Deon" w:date="2026-06-23T16:28:00Z" w16du:dateUtc="2026-06-23T21:28:00Z">
        <w:r w:rsidR="00C45169">
          <w:rPr>
            <w:rFonts w:ascii="Times New Roman" w:eastAsia="Times New Roman" w:hAnsi="Times New Roman" w:cs="Times New Roman"/>
          </w:rPr>
          <w:t>This</w:t>
        </w:r>
      </w:ins>
      <w:r w:rsidR="007A4760">
        <w:rPr>
          <w:rFonts w:ascii="Times New Roman" w:eastAsia="Times New Roman" w:hAnsi="Times New Roman" w:cs="Times New Roman"/>
        </w:rPr>
        <w:t xml:space="preserve"> contention falls directly out of the math of the naïve utility calculus</w:t>
      </w:r>
      <w:r w:rsidR="00CF66DC">
        <w:rPr>
          <w:rFonts w:ascii="Times New Roman" w:eastAsia="Times New Roman" w:hAnsi="Times New Roman" w:cs="Times New Roman"/>
        </w:rPr>
        <w:t>, the full details of which are beyond the scope of this paper</w:t>
      </w:r>
      <w:r w:rsidR="007A4760">
        <w:rPr>
          <w:rFonts w:ascii="Times New Roman" w:eastAsia="Times New Roman" w:hAnsi="Times New Roman" w:cs="Times New Roman"/>
        </w:rPr>
        <w:t xml:space="preserve"> (see Jara-Ettinger et al., 2016; Jara-Ettinger et al., 2020)</w:t>
      </w:r>
      <w:r w:rsidR="00CF66DC">
        <w:rPr>
          <w:rFonts w:ascii="Times New Roman" w:eastAsia="Times New Roman" w:hAnsi="Times New Roman" w:cs="Times New Roman"/>
        </w:rPr>
        <w:t xml:space="preserve">. In this model, cost </w:t>
      </w:r>
      <w:r w:rsidR="007A4760">
        <w:rPr>
          <w:rFonts w:ascii="Times New Roman" w:eastAsia="Times New Roman" w:hAnsi="Times New Roman" w:cs="Times New Roman"/>
        </w:rPr>
        <w:t xml:space="preserve">is defined in terms of an agent’s actions (or more formally, its policy)—this policy is equivalent in both inefficient test events. </w:t>
      </w:r>
      <w:r w:rsidR="006F2336">
        <w:rPr>
          <w:rFonts w:ascii="Times New Roman" w:eastAsia="Times New Roman" w:hAnsi="Times New Roman" w:cs="Times New Roman"/>
        </w:rPr>
        <w:t xml:space="preserve">Future research would do well to test these predictions. </w:t>
      </w:r>
      <w:ins w:id="897" w:author="Benton, Deon" w:date="2026-06-23T16:41:00Z" w16du:dateUtc="2026-06-23T21:41:00Z">
        <w:r w:rsidR="0081501F">
          <w:rPr>
            <w:rFonts w:ascii="Times New Roman" w:eastAsia="Times New Roman" w:hAnsi="Times New Roman" w:cs="Times New Roman"/>
          </w:rPr>
          <w:t>These same accounts might also predict equivalent performance between the Suspended Central Obstacle Event and Suspended Peripheral Obstacle Event</w:t>
        </w:r>
      </w:ins>
      <w:ins w:id="898" w:author="Benton, Deon" w:date="2026-06-23T16:42:00Z" w16du:dateUtc="2026-06-23T21:42:00Z">
        <w:r w:rsidR="0081501F">
          <w:rPr>
            <w:rFonts w:ascii="Times New Roman" w:eastAsia="Times New Roman" w:hAnsi="Times New Roman" w:cs="Times New Roman"/>
          </w:rPr>
          <w:t xml:space="preserve"> conditions</w:t>
        </w:r>
      </w:ins>
      <w:ins w:id="899" w:author="Benton, Deon" w:date="2026-06-23T16:41:00Z" w16du:dateUtc="2026-06-23T21:41:00Z">
        <w:r w:rsidR="0081501F">
          <w:rPr>
            <w:rFonts w:ascii="Times New Roman" w:eastAsia="Times New Roman" w:hAnsi="Times New Roman" w:cs="Times New Roman"/>
          </w:rPr>
          <w:t>. This is because</w:t>
        </w:r>
      </w:ins>
      <w:ins w:id="900" w:author="Benton, Deon" w:date="2026-06-23T16:46:00Z" w16du:dateUtc="2026-06-23T21:46:00Z">
        <w:r w:rsidR="0081501F" w:rsidRPr="00EE29D6">
          <w:rPr>
            <w:rFonts w:ascii="Times New Roman" w:hAnsi="Times New Roman" w:cs="Times New Roman"/>
          </w:rPr>
          <w:t xml:space="preserve"> the agent’s </w:t>
        </w:r>
        <w:r w:rsidR="0081501F">
          <w:rPr>
            <w:rFonts w:ascii="Times New Roman" w:hAnsi="Times New Roman" w:cs="Times New Roman"/>
          </w:rPr>
          <w:t>actions during the habituation phase in both condit</w:t>
        </w:r>
      </w:ins>
      <w:ins w:id="901" w:author="Benton, Deon" w:date="2026-06-23T16:47:00Z" w16du:dateUtc="2026-06-23T21:47:00Z">
        <w:r w:rsidR="0081501F">
          <w:rPr>
            <w:rFonts w:ascii="Times New Roman" w:hAnsi="Times New Roman" w:cs="Times New Roman"/>
          </w:rPr>
          <w:t xml:space="preserve">ions </w:t>
        </w:r>
      </w:ins>
      <w:ins w:id="902" w:author="Benton, Deon" w:date="2026-06-23T16:46:00Z" w16du:dateUtc="2026-06-23T21:46:00Z">
        <w:r w:rsidR="0081501F" w:rsidRPr="00EE29D6">
          <w:rPr>
            <w:rFonts w:ascii="Times New Roman" w:hAnsi="Times New Roman" w:cs="Times New Roman"/>
          </w:rPr>
          <w:t>were not rational given the environmental constraints</w:t>
        </w:r>
        <w:r w:rsidR="0081501F">
          <w:rPr>
            <w:rFonts w:ascii="Times New Roman" w:hAnsi="Times New Roman" w:cs="Times New Roman"/>
          </w:rPr>
          <w:t>.</w:t>
        </w:r>
      </w:ins>
      <w:ins w:id="903" w:author="Benton, Deon" w:date="2026-06-23T16:47:00Z" w16du:dateUtc="2026-06-23T21:47:00Z">
        <w:r w:rsidR="0081501F">
          <w:rPr>
            <w:rFonts w:ascii="Times New Roman" w:hAnsi="Times New Roman" w:cs="Times New Roman"/>
          </w:rPr>
          <w:t xml:space="preserve"> As such, these accounts predict that infants should fail to form efficiency-based expectations during this phase.</w:t>
        </w:r>
      </w:ins>
    </w:p>
    <w:p w14:paraId="077A1B02" w14:textId="77777777" w:rsidR="00524642" w:rsidRPr="003058A8" w:rsidRDefault="00524642" w:rsidP="00846D1B">
      <w:pPr>
        <w:spacing w:line="480" w:lineRule="auto"/>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1F0918E7" w14:textId="4E11DBBC"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w:t>
      </w:r>
      <w:r w:rsidR="00D16A1B">
        <w:rPr>
          <w:rFonts w:ascii="Times New Roman" w:eastAsia="Times New Roman" w:hAnsi="Times New Roman" w:cs="Times New Roman"/>
        </w:rPr>
        <w:t xml:space="preserve">infants discover that some </w:t>
      </w:r>
      <w:r w:rsidR="000B3B8B">
        <w:rPr>
          <w:rFonts w:ascii="Times New Roman" w:eastAsia="Times New Roman" w:hAnsi="Times New Roman" w:cs="Times New Roman"/>
        </w:rPr>
        <w:t>actions are more efficient than others</w:t>
      </w:r>
      <w:r>
        <w:rPr>
          <w:rFonts w:ascii="Times New Roman" w:eastAsia="Times New Roman" w:hAnsi="Times New Roman" w:cs="Times New Roman"/>
        </w:rPr>
        <w:t xml:space="preserve">. </w:t>
      </w:r>
      <w:del w:id="904" w:author="Benton, Deon" w:date="2026-06-23T16:59:00Z" w16du:dateUtc="2026-06-23T21:59:00Z">
        <w:r w:rsidR="00DD0C8C" w:rsidDel="001A58FE">
          <w:rPr>
            <w:rFonts w:ascii="Times New Roman" w:eastAsia="Times New Roman" w:hAnsi="Times New Roman" w:cs="Times New Roman"/>
          </w:rPr>
          <w:delText>One perspective—</w:delText>
        </w:r>
        <w:r w:rsidR="00963F99" w:rsidDel="001A58FE">
          <w:rPr>
            <w:rFonts w:ascii="Times New Roman" w:eastAsia="Times New Roman" w:hAnsi="Times New Roman" w:cs="Times New Roman"/>
          </w:rPr>
          <w:delText xml:space="preserve">referred to </w:delText>
        </w:r>
        <w:r w:rsidR="0014205D" w:rsidDel="001A58FE">
          <w:rPr>
            <w:rFonts w:ascii="Times New Roman" w:eastAsia="Times New Roman" w:hAnsi="Times New Roman" w:cs="Times New Roman"/>
          </w:rPr>
          <w:delText xml:space="preserve">here </w:delText>
        </w:r>
        <w:r w:rsidR="00DD0C8C" w:rsidDel="001A58FE">
          <w:rPr>
            <w:rFonts w:ascii="Times New Roman" w:eastAsia="Times New Roman" w:hAnsi="Times New Roman" w:cs="Times New Roman"/>
          </w:rPr>
          <w:delText>as the rich perspective—</w:delText>
        </w:r>
      </w:del>
      <w:ins w:id="905" w:author="Benton, Deon" w:date="2026-06-23T16:59:00Z" w16du:dateUtc="2026-06-23T21:59:00Z">
        <w:r w:rsidR="001A58FE">
          <w:rPr>
            <w:rFonts w:ascii="Times New Roman" w:eastAsia="Times New Roman" w:hAnsi="Times New Roman" w:cs="Times New Roman"/>
          </w:rPr>
          <w:t xml:space="preserve">Rich proposals </w:t>
        </w:r>
      </w:ins>
      <w:r w:rsidR="00DD0C8C">
        <w:rPr>
          <w:rFonts w:ascii="Times New Roman" w:eastAsia="Times New Roman" w:hAnsi="Times New Roman" w:cs="Times New Roman"/>
        </w:rPr>
        <w:t>maintain</w:t>
      </w:r>
      <w:del w:id="906" w:author="Benton, Deon" w:date="2026-06-23T16:59:00Z" w16du:dateUtc="2026-06-23T21:59:00Z">
        <w:r w:rsidR="00DD0C8C" w:rsidDel="001A58FE">
          <w:rPr>
            <w:rFonts w:ascii="Times New Roman" w:eastAsia="Times New Roman" w:hAnsi="Times New Roman" w:cs="Times New Roman"/>
          </w:rPr>
          <w:delText>s</w:delText>
        </w:r>
      </w:del>
      <w:r w:rsidR="00DD0C8C">
        <w:rPr>
          <w:rFonts w:ascii="Times New Roman" w:eastAsia="Times New Roman" w:hAnsi="Times New Roman" w:cs="Times New Roman"/>
        </w:rPr>
        <w:t xml:space="preserve"> that infants</w:t>
      </w:r>
      <w:r w:rsidR="005D64BA">
        <w:rPr>
          <w:rFonts w:ascii="Times New Roman" w:eastAsia="Times New Roman" w:hAnsi="Times New Roman" w:cs="Times New Roman"/>
        </w:rPr>
        <w:t xml:space="preserve"> possess early-emerging and conceptually rich domain-specific systems that </w:t>
      </w:r>
      <w:del w:id="907" w:author="Benton, Deon" w:date="2026-06-23T17:00:00Z" w16du:dateUtc="2026-06-23T22:00:00Z">
        <w:r w:rsidR="005D64BA" w:rsidDel="001A58FE">
          <w:rPr>
            <w:rFonts w:ascii="Times New Roman" w:eastAsia="Times New Roman" w:hAnsi="Times New Roman" w:cs="Times New Roman"/>
          </w:rPr>
          <w:delText>enable them to</w:delText>
        </w:r>
      </w:del>
      <w:ins w:id="908" w:author="Benton, Deon" w:date="2026-06-23T17:00:00Z" w16du:dateUtc="2026-06-23T22:00:00Z">
        <w:r w:rsidR="001A58FE">
          <w:rPr>
            <w:rFonts w:ascii="Times New Roman" w:eastAsia="Times New Roman" w:hAnsi="Times New Roman" w:cs="Times New Roman"/>
          </w:rPr>
          <w:t>support processing actions</w:t>
        </w:r>
      </w:ins>
      <w:r w:rsidR="005D64BA">
        <w:rPr>
          <w:rFonts w:ascii="Times New Roman" w:eastAsia="Times New Roman" w:hAnsi="Times New Roman" w:cs="Times New Roman"/>
        </w:rPr>
        <w:t xml:space="preserve"> </w:t>
      </w:r>
      <w:del w:id="909" w:author="Benton, Deon" w:date="2026-06-23T17:00:00Z" w16du:dateUtc="2026-06-23T22:00:00Z">
        <w:r w:rsidR="005D64BA" w:rsidDel="001A58FE">
          <w:rPr>
            <w:rFonts w:ascii="Times New Roman" w:eastAsia="Times New Roman" w:hAnsi="Times New Roman" w:cs="Times New Roman"/>
          </w:rPr>
          <w:delText xml:space="preserve">process actions </w:delText>
        </w:r>
      </w:del>
      <w:r w:rsidR="005D64BA">
        <w:rPr>
          <w:rFonts w:ascii="Times New Roman" w:eastAsia="Times New Roman" w:hAnsi="Times New Roman" w:cs="Times New Roman"/>
        </w:rPr>
        <w:t>in terms of their efficiency, cost, rationality, and subjectiv</w:t>
      </w:r>
      <w:ins w:id="910" w:author="Benton, Deon" w:date="2026-06-23T17:00:00Z" w16du:dateUtc="2026-06-23T22:00:00Z">
        <w:r w:rsidR="001A58FE">
          <w:rPr>
            <w:rFonts w:ascii="Times New Roman" w:eastAsia="Times New Roman" w:hAnsi="Times New Roman" w:cs="Times New Roman"/>
          </w:rPr>
          <w:t>e utility, among other things</w:t>
        </w:r>
      </w:ins>
      <w:del w:id="911" w:author="Benton, Deon" w:date="2026-06-23T17:00:00Z" w16du:dateUtc="2026-06-23T22:00:00Z">
        <w:r w:rsidR="005D64BA" w:rsidDel="001A58FE">
          <w:rPr>
            <w:rFonts w:ascii="Times New Roman" w:eastAsia="Times New Roman" w:hAnsi="Times New Roman" w:cs="Times New Roman"/>
          </w:rPr>
          <w:delText>ity as well as in terms of the agents involved in them</w:delText>
        </w:r>
        <w:r w:rsidR="00B102F1" w:rsidDel="001A58FE">
          <w:rPr>
            <w:rFonts w:ascii="Times New Roman" w:eastAsia="Times New Roman" w:hAnsi="Times New Roman" w:cs="Times New Roman"/>
          </w:rPr>
          <w:delText xml:space="preserve"> </w:delText>
        </w:r>
      </w:del>
      <w:r w:rsidR="006C4E68">
        <w:rPr>
          <w:rFonts w:ascii="Times New Roman" w:eastAsia="Times New Roman" w:hAnsi="Times New Roman" w:cs="Times New Roman"/>
        </w:rPr>
        <w:t>(</w:t>
      </w:r>
      <w:r w:rsidR="006C4E68" w:rsidRPr="006C4E68">
        <w:rPr>
          <w:rFonts w:ascii="Times New Roman" w:eastAsia="Times New Roman" w:hAnsi="Times New Roman" w:cs="Times New Roman"/>
        </w:rPr>
        <w:t xml:space="preserve">Csibra &amp; Gergely, 1998; Gergely &amp; Csibra, 2003; </w:t>
      </w:r>
      <w:r w:rsidR="008D00E0" w:rsidRPr="006C4E68">
        <w:rPr>
          <w:rFonts w:ascii="Times New Roman" w:eastAsia="Times New Roman" w:hAnsi="Times New Roman" w:cs="Times New Roman"/>
        </w:rPr>
        <w:t>Jara-Ettinger et al., 20</w:t>
      </w:r>
      <w:r w:rsidR="008D00E0">
        <w:rPr>
          <w:rFonts w:ascii="Times New Roman" w:eastAsia="Times New Roman" w:hAnsi="Times New Roman" w:cs="Times New Roman"/>
        </w:rPr>
        <w:t xml:space="preserve">16; </w:t>
      </w:r>
      <w:r w:rsidR="006C4E68" w:rsidRPr="006C4E68">
        <w:rPr>
          <w:rFonts w:ascii="Times New Roman" w:eastAsia="Times New Roman" w:hAnsi="Times New Roman" w:cs="Times New Roman"/>
        </w:rPr>
        <w:t xml:space="preserve">Jara-Ettinger et al., 2020; </w:t>
      </w:r>
      <w:r w:rsidR="008D00E0">
        <w:rPr>
          <w:rFonts w:ascii="Times New Roman" w:eastAsia="Times New Roman" w:hAnsi="Times New Roman" w:cs="Times New Roman"/>
        </w:rPr>
        <w:t>Liu et al., 2026</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del w:id="912" w:author="Benton, Deon" w:date="2026-06-23T17:01:00Z" w16du:dateUtc="2026-06-23T22:01:00Z">
        <w:r w:rsidR="006C4E68" w:rsidDel="001A58FE">
          <w:rPr>
            <w:rFonts w:ascii="Times New Roman" w:eastAsia="Times New Roman" w:hAnsi="Times New Roman" w:cs="Times New Roman"/>
          </w:rPr>
          <w:delText>Another</w:delText>
        </w:r>
        <w:r w:rsidR="00963F99" w:rsidDel="001A58FE">
          <w:rPr>
            <w:rFonts w:ascii="Times New Roman" w:eastAsia="Times New Roman" w:hAnsi="Times New Roman" w:cs="Times New Roman"/>
          </w:rPr>
          <w:delText xml:space="preserve"> perspective</w:delText>
        </w:r>
        <w:r w:rsidR="00B003CD" w:rsidDel="001A58FE">
          <w:rPr>
            <w:rFonts w:ascii="Times New Roman" w:eastAsia="Times New Roman" w:hAnsi="Times New Roman" w:cs="Times New Roman"/>
          </w:rPr>
          <w:delText xml:space="preserve"> is </w:delText>
        </w:r>
        <w:r w:rsidR="00963F99" w:rsidDel="001A58FE">
          <w:rPr>
            <w:rFonts w:ascii="Times New Roman" w:eastAsia="Times New Roman" w:hAnsi="Times New Roman" w:cs="Times New Roman"/>
          </w:rPr>
          <w:delText>that</w:delText>
        </w:r>
      </w:del>
      <w:ins w:id="913" w:author="Benton, Deon" w:date="2026-06-23T17:01:00Z" w16du:dateUtc="2026-06-23T22:01:00Z">
        <w:r w:rsidR="001A58FE">
          <w:rPr>
            <w:rFonts w:ascii="Times New Roman" w:eastAsia="Times New Roman" w:hAnsi="Times New Roman" w:cs="Times New Roman"/>
          </w:rPr>
          <w:t>Lean proposals argue instead that</w:t>
        </w:r>
      </w:ins>
      <w:r w:rsidR="00963F99">
        <w:rPr>
          <w:rFonts w:ascii="Times New Roman" w:eastAsia="Times New Roman" w:hAnsi="Times New Roman" w:cs="Times New Roman"/>
        </w:rPr>
        <w:t xml:space="preserve"> infants’ behaviors in </w:t>
      </w:r>
      <w:r w:rsidR="00DA4508">
        <w:rPr>
          <w:rFonts w:ascii="Times New Roman" w:eastAsia="Times New Roman" w:hAnsi="Times New Roman" w:cs="Times New Roman"/>
        </w:rPr>
        <w:t>violation-of-expectation</w:t>
      </w:r>
      <w:r w:rsidR="008D00E0">
        <w:rPr>
          <w:rFonts w:ascii="Times New Roman" w:eastAsia="Times New Roman" w:hAnsi="Times New Roman" w:cs="Times New Roman"/>
        </w:rPr>
        <w:t xml:space="preserve"> </w:t>
      </w:r>
      <w:r w:rsidR="00B4786C">
        <w:rPr>
          <w:rFonts w:ascii="Times New Roman" w:eastAsia="Times New Roman" w:hAnsi="Times New Roman" w:cs="Times New Roman"/>
        </w:rPr>
        <w:lastRenderedPageBreak/>
        <w:t>investigations</w:t>
      </w:r>
      <w:ins w:id="914" w:author="Benton, Deon" w:date="2026-06-23T17:01:00Z" w16du:dateUtc="2026-06-23T22:01:00Z">
        <w:r w:rsidR="001A58FE">
          <w:rPr>
            <w:rFonts w:ascii="Times New Roman" w:eastAsia="Times New Roman" w:hAnsi="Times New Roman" w:cs="Times New Roman"/>
          </w:rPr>
          <w:t xml:space="preserve"> broadly</w:t>
        </w:r>
      </w:ins>
      <w:r w:rsidR="008D00E0">
        <w:rPr>
          <w:rFonts w:ascii="Times New Roman" w:eastAsia="Times New Roman" w:hAnsi="Times New Roman" w:cs="Times New Roman"/>
        </w:rPr>
        <w:t>—of which studies assessing infants’ action efficiency understanding are specific instance</w:t>
      </w:r>
      <w:r w:rsidR="00E11D78">
        <w:rPr>
          <w:rFonts w:ascii="Times New Roman" w:eastAsia="Times New Roman" w:hAnsi="Times New Roman" w:cs="Times New Roman"/>
        </w:rPr>
        <w:t>s</w:t>
      </w:r>
      <w:ins w:id="915" w:author="Benton, Deon" w:date="2026-06-23T17:02:00Z" w16du:dateUtc="2026-06-23T22:02:00Z">
        <w:r w:rsidR="0074071E">
          <w:rPr>
            <w:rFonts w:ascii="Times New Roman" w:eastAsia="Times New Roman" w:hAnsi="Times New Roman" w:cs="Times New Roman"/>
          </w:rPr>
          <w:t xml:space="preserve"> </w:t>
        </w:r>
      </w:ins>
      <w:ins w:id="916" w:author="Benton, Deon" w:date="2026-06-23T17:01:00Z" w16du:dateUtc="2026-06-23T22:01:00Z">
        <w:r w:rsidR="001A58FE">
          <w:rPr>
            <w:rFonts w:ascii="Times New Roman" w:eastAsia="Times New Roman" w:hAnsi="Times New Roman" w:cs="Times New Roman"/>
          </w:rPr>
          <w:t xml:space="preserve">reflect the operation of </w:t>
        </w:r>
      </w:ins>
      <w:ins w:id="917" w:author="Benton, Deon" w:date="2026-06-23T17:02:00Z" w16du:dateUtc="2026-06-23T22:02:00Z">
        <w:r w:rsidR="001A58FE">
          <w:rPr>
            <w:rFonts w:ascii="Times New Roman" w:eastAsia="Times New Roman" w:hAnsi="Times New Roman" w:cs="Times New Roman"/>
          </w:rPr>
          <w:t>more domain-general processes.</w:t>
        </w:r>
      </w:ins>
      <w:r w:rsidR="00B64262">
        <w:rPr>
          <w:rFonts w:ascii="Times New Roman" w:eastAsia="Times New Roman" w:hAnsi="Times New Roman" w:cs="Times New Roman"/>
        </w:rPr>
        <w:t xml:space="preserve"> </w:t>
      </w:r>
    </w:p>
    <w:p w14:paraId="35003FE9" w14:textId="0E12E22F" w:rsidR="006D2124" w:rsidRDefault="004B23E6" w:rsidP="006D2124">
      <w:pPr>
        <w:spacing w:line="480" w:lineRule="auto"/>
        <w:ind w:firstLine="720"/>
        <w:contextualSpacing/>
        <w:rPr>
          <w:rFonts w:ascii="Times New Roman" w:eastAsia="Times New Roman" w:hAnsi="Times New Roman" w:cs="Times New Roman"/>
        </w:rPr>
      </w:pPr>
      <w:r w:rsidRPr="004B23E6">
        <w:rPr>
          <w:rFonts w:ascii="Times New Roman" w:eastAsia="Times New Roman" w:hAnsi="Times New Roman" w:cs="Times New Roman"/>
        </w:rPr>
        <w:t>This paper extends this second perspective</w:t>
      </w:r>
      <w:ins w:id="918" w:author="Benton, Deon" w:date="2026-06-23T17:03:00Z" w16du:dateUtc="2026-06-23T22:03:00Z">
        <w:r w:rsidR="0074071E">
          <w:rPr>
            <w:rFonts w:ascii="Times New Roman" w:eastAsia="Times New Roman" w:hAnsi="Times New Roman" w:cs="Times New Roman"/>
          </w:rPr>
          <w:t xml:space="preserve"> by maintaining that the looking behavior of infants in studies assessing their putative </w:t>
        </w:r>
      </w:ins>
      <w:ins w:id="919" w:author="Benton, Deon" w:date="2026-06-23T17:04:00Z" w16du:dateUtc="2026-06-23T22:04:00Z">
        <w:r w:rsidR="0074071E">
          <w:rPr>
            <w:rFonts w:ascii="Times New Roman" w:eastAsia="Times New Roman" w:hAnsi="Times New Roman" w:cs="Times New Roman"/>
          </w:rPr>
          <w:t>action efficiency understanding stems</w:t>
        </w:r>
      </w:ins>
      <w:r w:rsidR="005F1FB1">
        <w:rPr>
          <w:rFonts w:ascii="Times New Roman" w:eastAsia="Times New Roman" w:hAnsi="Times New Roman" w:cs="Times New Roman"/>
        </w:rPr>
        <w:t xml:space="preserve"> from an associative learning mechanism that operates over</w:t>
      </w:r>
      <w:ins w:id="920" w:author="Benton, Deon" w:date="2026-06-23T17:05:00Z" w16du:dateUtc="2026-06-23T22:05:00Z">
        <w:r w:rsidR="0074071E">
          <w:rPr>
            <w:rFonts w:ascii="Times New Roman" w:eastAsia="Times New Roman" w:hAnsi="Times New Roman" w:cs="Times New Roman"/>
          </w:rPr>
          <w:t xml:space="preserve"> the low-level kinematics of actions as well as</w:t>
        </w:r>
      </w:ins>
      <w:ins w:id="921" w:author="Benton, Deon" w:date="2026-06-23T17:06:00Z" w16du:dateUtc="2026-06-23T22:06:00Z">
        <w:r w:rsidR="0074071E">
          <w:rPr>
            <w:rFonts w:ascii="Times New Roman" w:eastAsia="Times New Roman" w:hAnsi="Times New Roman" w:cs="Times New Roman"/>
          </w:rPr>
          <w:t xml:space="preserve"> over</w:t>
        </w:r>
      </w:ins>
      <w:r w:rsidR="005F1FB1">
        <w:rPr>
          <w:rFonts w:ascii="Times New Roman" w:eastAsia="Times New Roman" w:hAnsi="Times New Roman" w:cs="Times New Roman"/>
        </w:rPr>
        <w:t xml:space="preserve"> the differentially salient and conceptually neutral surface features</w:t>
      </w:r>
      <w:ins w:id="922" w:author="Benton, Deon" w:date="2026-06-23T17:06:00Z" w16du:dateUtc="2026-06-23T22:06:00Z">
        <w:r w:rsidR="0074071E">
          <w:rPr>
            <w:rFonts w:ascii="Times New Roman" w:eastAsia="Times New Roman" w:hAnsi="Times New Roman" w:cs="Times New Roman"/>
          </w:rPr>
          <w:t xml:space="preserve"> that comprise the entities and objects that engage in those actions.</w:t>
        </w:r>
      </w:ins>
      <w:r w:rsidR="005F1FB1">
        <w:rPr>
          <w:rFonts w:ascii="Times New Roman" w:eastAsia="Times New Roman" w:hAnsi="Times New Roman" w:cs="Times New Roman"/>
        </w:rPr>
        <w:t xml:space="preserve"> </w:t>
      </w:r>
      <w:ins w:id="923" w:author="Benton, Deon" w:date="2026-06-23T17:06:00Z" w16du:dateUtc="2026-06-23T22:06:00Z">
        <w:r w:rsidR="0074071E">
          <w:rPr>
            <w:rFonts w:ascii="Times New Roman" w:eastAsia="Times New Roman" w:hAnsi="Times New Roman" w:cs="Times New Roman"/>
          </w:rPr>
          <w:t>It was demonstrated that when this account was implemented in a connection</w:t>
        </w:r>
      </w:ins>
      <w:ins w:id="924" w:author="Benton, Deon" w:date="2026-06-23T17:07:00Z" w16du:dateUtc="2026-06-23T22:07:00Z">
        <w:r w:rsidR="0074071E">
          <w:rPr>
            <w:rFonts w:ascii="Times New Roman" w:eastAsia="Times New Roman" w:hAnsi="Times New Roman" w:cs="Times New Roman"/>
          </w:rPr>
          <w:t>ist computational model called</w:t>
        </w:r>
      </w:ins>
      <w:r w:rsidR="007313B0">
        <w:rPr>
          <w:rFonts w:ascii="Times New Roman" w:eastAsia="Times New Roman" w:hAnsi="Times New Roman" w:cs="Times New Roman"/>
        </w:rPr>
        <w:t xml:space="preserve"> ALIAS</w:t>
      </w:r>
      <w:ins w:id="925" w:author="Benton, Deon" w:date="2026-06-23T17:07:00Z" w16du:dateUtc="2026-06-23T22:07:00Z">
        <w:r w:rsidR="0074071E">
          <w:rPr>
            <w:rFonts w:ascii="Times New Roman" w:eastAsia="Times New Roman" w:hAnsi="Times New Roman" w:cs="Times New Roman"/>
          </w:rPr>
          <w:t>, the model readily</w:t>
        </w:r>
      </w:ins>
      <w:r w:rsidR="005F1FB1">
        <w:rPr>
          <w:rFonts w:ascii="Times New Roman" w:eastAsia="Times New Roman" w:hAnsi="Times New Roman" w:cs="Times New Roman"/>
        </w:rPr>
        <w:t xml:space="preserve"> </w:t>
      </w:r>
      <w:ins w:id="926" w:author="Benton, Deon" w:date="2026-06-23T17:07:00Z" w16du:dateUtc="2026-06-23T22:07:00Z">
        <w:r w:rsidR="0074071E">
          <w:rPr>
            <w:rFonts w:ascii="Times New Roman" w:eastAsia="Times New Roman" w:hAnsi="Times New Roman" w:cs="Times New Roman"/>
          </w:rPr>
          <w:t>captured several key findings in this literature.</w:t>
        </w:r>
      </w:ins>
      <w:r w:rsidR="006D2124">
        <w:rPr>
          <w:rFonts w:ascii="Times New Roman" w:eastAsia="Times New Roman" w:hAnsi="Times New Roman" w:cs="Times New Roman"/>
        </w:rPr>
        <w:t xml:space="preserve"> </w:t>
      </w:r>
      <w:ins w:id="927" w:author="Benton, Deon" w:date="2026-06-23T17:07:00Z" w16du:dateUtc="2026-06-23T22:07:00Z">
        <w:r w:rsidR="0074071E">
          <w:rPr>
            <w:rFonts w:ascii="Times New Roman" w:eastAsia="Times New Roman" w:hAnsi="Times New Roman" w:cs="Times New Roman"/>
          </w:rPr>
          <w:t xml:space="preserve">In particular, the model captured the finding </w:t>
        </w:r>
      </w:ins>
      <w:r w:rsidR="006D2124">
        <w:rPr>
          <w:rFonts w:ascii="Times New Roman" w:eastAsia="Times New Roman" w:hAnsi="Times New Roman" w:cs="Times New Roman"/>
        </w:rPr>
        <w:t xml:space="preserve">that infants look longer at inefficient than efficient actions following habituation to </w:t>
      </w:r>
      <w:r w:rsidR="005F1FB1">
        <w:rPr>
          <w:rFonts w:ascii="Times New Roman" w:eastAsia="Times New Roman" w:hAnsi="Times New Roman" w:cs="Times New Roman"/>
        </w:rPr>
        <w:t xml:space="preserve">animate-like </w:t>
      </w:r>
      <w:r w:rsidR="006D2124">
        <w:rPr>
          <w:rFonts w:ascii="Times New Roman" w:eastAsia="Times New Roman" w:hAnsi="Times New Roman" w:cs="Times New Roman"/>
        </w:rPr>
        <w:t>constrained</w:t>
      </w:r>
      <w:r w:rsidR="004F62F7">
        <w:rPr>
          <w:rFonts w:ascii="Times New Roman" w:eastAsia="Times New Roman" w:hAnsi="Times New Roman" w:cs="Times New Roman"/>
        </w:rPr>
        <w:t xml:space="preserve"> </w:t>
      </w:r>
      <w:r w:rsidR="0096682F">
        <w:rPr>
          <w:rFonts w:ascii="Times New Roman" w:eastAsia="Times New Roman" w:hAnsi="Times New Roman" w:cs="Times New Roman"/>
        </w:rPr>
        <w:t>events</w:t>
      </w:r>
      <w:r w:rsidR="006D2124">
        <w:rPr>
          <w:rFonts w:ascii="Times New Roman" w:eastAsia="Times New Roman" w:hAnsi="Times New Roman" w:cs="Times New Roman"/>
        </w:rPr>
        <w:t xml:space="preserve"> (Simulation</w:t>
      </w:r>
      <w:r w:rsidR="00BB4717">
        <w:rPr>
          <w:rFonts w:ascii="Times New Roman" w:eastAsia="Times New Roman" w:hAnsi="Times New Roman" w:cs="Times New Roman"/>
        </w:rPr>
        <w:t>s</w:t>
      </w:r>
      <w:r w:rsidR="006D2124">
        <w:rPr>
          <w:rFonts w:ascii="Times New Roman" w:eastAsia="Times New Roman" w:hAnsi="Times New Roman" w:cs="Times New Roman"/>
        </w:rPr>
        <w:t xml:space="preserve"> 1</w:t>
      </w:r>
      <w:r w:rsidR="00BB4717">
        <w:rPr>
          <w:rFonts w:ascii="Times New Roman" w:eastAsia="Times New Roman" w:hAnsi="Times New Roman" w:cs="Times New Roman"/>
        </w:rPr>
        <w:t>a and 1b</w:t>
      </w:r>
      <w:r w:rsidR="006D2124">
        <w:rPr>
          <w:rFonts w:ascii="Times New Roman" w:eastAsia="Times New Roman" w:hAnsi="Times New Roman" w:cs="Times New Roman"/>
        </w:rPr>
        <w:t xml:space="preserve">); </w:t>
      </w:r>
      <w:r w:rsidR="005F1FB1">
        <w:rPr>
          <w:rFonts w:ascii="Times New Roman" w:eastAsia="Times New Roman" w:hAnsi="Times New Roman" w:cs="Times New Roman"/>
        </w:rPr>
        <w:t xml:space="preserve">the finding that </w:t>
      </w:r>
      <w:r w:rsidR="006D2124">
        <w:rPr>
          <w:rFonts w:ascii="Times New Roman" w:eastAsia="Times New Roman" w:hAnsi="Times New Roman" w:cs="Times New Roman"/>
        </w:rPr>
        <w:t xml:space="preserve">infants’ </w:t>
      </w:r>
      <w:r w:rsidR="004F62F7">
        <w:rPr>
          <w:rFonts w:ascii="Times New Roman" w:eastAsia="Times New Roman" w:hAnsi="Times New Roman" w:cs="Times New Roman"/>
        </w:rPr>
        <w:t>sensitivity to an action’s efficiency</w:t>
      </w:r>
      <w:r w:rsidR="006D2124">
        <w:rPr>
          <w:rFonts w:ascii="Times New Roman" w:eastAsia="Times New Roman" w:hAnsi="Times New Roman" w:cs="Times New Roman"/>
        </w:rPr>
        <w:t xml:space="preserve"> </w:t>
      </w:r>
      <w:r w:rsidR="005F1FB1">
        <w:rPr>
          <w:rFonts w:ascii="Times New Roman" w:eastAsia="Times New Roman" w:hAnsi="Times New Roman" w:cs="Times New Roman"/>
        </w:rPr>
        <w:t>extends to inanimate-like constrained events</w:t>
      </w:r>
      <w:r w:rsidR="006D2124">
        <w:rPr>
          <w:rFonts w:ascii="Times New Roman" w:eastAsia="Times New Roman" w:hAnsi="Times New Roman" w:cs="Times New Roman"/>
        </w:rPr>
        <w:t xml:space="preserve"> (Simulation 2); the finding that infants can</w:t>
      </w:r>
      <w:r w:rsidR="004F62F7">
        <w:rPr>
          <w:rFonts w:ascii="Times New Roman" w:eastAsia="Times New Roman" w:hAnsi="Times New Roman" w:cs="Times New Roman"/>
        </w:rPr>
        <w:t xml:space="preserve"> </w:t>
      </w:r>
      <w:r w:rsidR="006D2124">
        <w:rPr>
          <w:rFonts w:ascii="Times New Roman" w:eastAsia="Times New Roman" w:hAnsi="Times New Roman" w:cs="Times New Roman"/>
        </w:rPr>
        <w:t xml:space="preserve">infer missing constraints </w:t>
      </w:r>
      <w:r w:rsidR="006C33A7">
        <w:rPr>
          <w:rFonts w:ascii="Times New Roman" w:eastAsia="Times New Roman" w:hAnsi="Times New Roman" w:cs="Times New Roman"/>
        </w:rPr>
        <w:t>from an</w:t>
      </w:r>
      <w:r w:rsidR="006D2124">
        <w:rPr>
          <w:rFonts w:ascii="Times New Roman" w:eastAsia="Times New Roman" w:hAnsi="Times New Roman" w:cs="Times New Roman"/>
        </w:rPr>
        <w:t xml:space="preserve"> agent’s behavior and </w:t>
      </w:r>
      <w:r w:rsidR="006C33A7">
        <w:rPr>
          <w:rFonts w:ascii="Times New Roman" w:eastAsia="Times New Roman" w:hAnsi="Times New Roman" w:cs="Times New Roman"/>
        </w:rPr>
        <w:t xml:space="preserve">its </w:t>
      </w:r>
      <w:r w:rsidR="006D2124">
        <w:rPr>
          <w:rFonts w:ascii="Times New Roman" w:eastAsia="Times New Roman" w:hAnsi="Times New Roman" w:cs="Times New Roman"/>
        </w:rPr>
        <w:t>goal as well as</w:t>
      </w:r>
      <w:r w:rsidR="006C33A7">
        <w:rPr>
          <w:rFonts w:ascii="Times New Roman" w:eastAsia="Times New Roman" w:hAnsi="Times New Roman" w:cs="Times New Roman"/>
        </w:rPr>
        <w:t xml:space="preserve"> its goal from its behavior and environmental constraints</w:t>
      </w:r>
      <w:r w:rsidR="006D2124">
        <w:rPr>
          <w:rFonts w:ascii="Times New Roman" w:eastAsia="Times New Roman" w:hAnsi="Times New Roman" w:cs="Times New Roman"/>
        </w:rPr>
        <w:t xml:space="preserve"> (Simulation 3); the finding that infants </w:t>
      </w:r>
      <w:r w:rsidR="00F911ED">
        <w:rPr>
          <w:rFonts w:ascii="Times New Roman" w:eastAsia="Times New Roman" w:hAnsi="Times New Roman" w:cs="Times New Roman"/>
        </w:rPr>
        <w:t>putatively</w:t>
      </w:r>
      <w:r w:rsidR="006D2124">
        <w:rPr>
          <w:rFonts w:ascii="Times New Roman" w:eastAsia="Times New Roman" w:hAnsi="Times New Roman" w:cs="Times New Roman"/>
        </w:rPr>
        <w:t xml:space="preserve"> possess a graded notion of efficiency (Simulation 4); and the finding that </w:t>
      </w:r>
      <w:r w:rsidR="006C33A7">
        <w:rPr>
          <w:rFonts w:ascii="Times New Roman" w:eastAsia="Times New Roman" w:hAnsi="Times New Roman" w:cs="Times New Roman"/>
        </w:rPr>
        <w:t xml:space="preserve">pre-reaching 3-month-olds </w:t>
      </w:r>
      <w:r w:rsidR="006D2124">
        <w:rPr>
          <w:rFonts w:ascii="Times New Roman" w:eastAsia="Times New Roman" w:hAnsi="Times New Roman" w:cs="Times New Roman"/>
        </w:rPr>
        <w:t>can</w:t>
      </w:r>
      <w:r w:rsidR="00F911ED">
        <w:rPr>
          <w:rFonts w:ascii="Times New Roman" w:eastAsia="Times New Roman" w:hAnsi="Times New Roman" w:cs="Times New Roman"/>
        </w:rPr>
        <w:t xml:space="preserve"> </w:t>
      </w:r>
      <w:r w:rsidR="006D2124">
        <w:rPr>
          <w:rFonts w:ascii="Times New Roman" w:eastAsia="Times New Roman" w:hAnsi="Times New Roman" w:cs="Times New Roman"/>
        </w:rPr>
        <w:t xml:space="preserve">process </w:t>
      </w:r>
      <w:r w:rsidR="006C33A7">
        <w:rPr>
          <w:rFonts w:ascii="Times New Roman" w:eastAsia="Times New Roman" w:hAnsi="Times New Roman" w:cs="Times New Roman"/>
        </w:rPr>
        <w:t>action efficiency</w:t>
      </w:r>
      <w:r w:rsidR="001E6982">
        <w:rPr>
          <w:rFonts w:ascii="Times New Roman" w:eastAsia="Times New Roman" w:hAnsi="Times New Roman" w:cs="Times New Roman"/>
        </w:rPr>
        <w:t xml:space="preserve"> like older infants</w:t>
      </w:r>
      <w:r w:rsidR="006D2124">
        <w:rPr>
          <w:rFonts w:ascii="Times New Roman" w:eastAsia="Times New Roman" w:hAnsi="Times New Roman" w:cs="Times New Roman"/>
        </w:rPr>
        <w:t xml:space="preserve"> if they are </w:t>
      </w:r>
      <w:r w:rsidR="00316FB8">
        <w:rPr>
          <w:rFonts w:ascii="Times New Roman" w:eastAsia="Times New Roman" w:hAnsi="Times New Roman" w:cs="Times New Roman"/>
        </w:rPr>
        <w:t xml:space="preserve">given action experience </w:t>
      </w:r>
      <w:r w:rsidR="006D2124">
        <w:rPr>
          <w:rFonts w:ascii="Times New Roman" w:eastAsia="Times New Roman" w:hAnsi="Times New Roman" w:cs="Times New Roman"/>
        </w:rPr>
        <w:t>(Simulation 5).</w:t>
      </w:r>
    </w:p>
    <w:p w14:paraId="0190E236" w14:textId="05B9C8BA" w:rsidR="004620D0" w:rsidRDefault="006D2124" w:rsidP="006D212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 </w:t>
      </w:r>
      <w:r w:rsidR="004B23E6">
        <w:rPr>
          <w:rFonts w:ascii="Times New Roman" w:eastAsia="Times New Roman" w:hAnsi="Times New Roman" w:cs="Times New Roman"/>
        </w:rPr>
        <w:t xml:space="preserve"> </w:t>
      </w:r>
      <w:r w:rsidR="005A6A1C">
        <w:rPr>
          <w:rFonts w:ascii="Times New Roman" w:eastAsia="Times New Roman" w:hAnsi="Times New Roman" w:cs="Times New Roman"/>
        </w:rPr>
        <w:t>The present results also showed that ALIAS provided a better account of these target findings</w:t>
      </w:r>
      <w:r w:rsidR="006C2BEB" w:rsidRPr="006C2BEB">
        <w:rPr>
          <w:rFonts w:ascii="Times New Roman" w:eastAsia="Times New Roman" w:hAnsi="Times New Roman" w:cs="Times New Roman"/>
        </w:rPr>
        <w:t xml:space="preserve"> </w:t>
      </w:r>
      <w:r w:rsidR="005A6A1C">
        <w:rPr>
          <w:rFonts w:ascii="Times New Roman" w:eastAsia="Times New Roman" w:hAnsi="Times New Roman" w:cs="Times New Roman"/>
        </w:rPr>
        <w:t xml:space="preserve">than </w:t>
      </w:r>
      <w:r w:rsidR="00EC32E4">
        <w:rPr>
          <w:rFonts w:ascii="Times New Roman" w:eastAsia="Times New Roman" w:hAnsi="Times New Roman" w:cs="Times New Roman"/>
        </w:rPr>
        <w:t>ALIAS-2</w:t>
      </w:r>
      <w:ins w:id="928" w:author="Benton, Deon" w:date="2026-06-23T17:54:00Z" w16du:dateUtc="2026-06-23T22:54:00Z">
        <w:r w:rsidR="00DC2349">
          <w:rPr>
            <w:rFonts w:ascii="Times New Roman" w:eastAsia="Times New Roman" w:hAnsi="Times New Roman" w:cs="Times New Roman"/>
          </w:rPr>
          <w:t xml:space="preserve"> and</w:t>
        </w:r>
      </w:ins>
      <w:r w:rsidR="00EC32E4">
        <w:rPr>
          <w:rFonts w:ascii="Times New Roman" w:eastAsia="Times New Roman" w:hAnsi="Times New Roman" w:cs="Times New Roman"/>
        </w:rPr>
        <w:t xml:space="preserve"> </w:t>
      </w:r>
      <w:ins w:id="929" w:author="Benton, Deon" w:date="2026-06-13T22:23:00Z" w16du:dateUtc="2026-06-14T03:23:00Z">
        <w:r w:rsidR="006A6503">
          <w:rPr>
            <w:rFonts w:ascii="Times New Roman" w:eastAsia="Times New Roman" w:hAnsi="Times New Roman" w:cs="Times New Roman"/>
          </w:rPr>
          <w:t>VOM10</w:t>
        </w:r>
      </w:ins>
      <w:r w:rsidR="00EC32E4">
        <w:rPr>
          <w:rFonts w:ascii="Times New Roman" w:eastAsia="Times New Roman" w:hAnsi="Times New Roman" w:cs="Times New Roman"/>
        </w:rPr>
        <w:t>-2.</w:t>
      </w:r>
      <w:r w:rsidR="005A6A1C">
        <w:rPr>
          <w:rFonts w:ascii="Times New Roman" w:eastAsia="Times New Roman" w:hAnsi="Times New Roman" w:cs="Times New Roman"/>
        </w:rPr>
        <w:t xml:space="preserve"> </w:t>
      </w:r>
      <w:r w:rsidR="00A674A1">
        <w:rPr>
          <w:rFonts w:ascii="Times New Roman" w:eastAsia="Times New Roman" w:hAnsi="Times New Roman" w:cs="Times New Roman"/>
        </w:rPr>
        <w:t xml:space="preserve">Table </w:t>
      </w:r>
      <w:del w:id="930" w:author="Benton, Deon" w:date="2026-06-23T18:03:00Z" w16du:dateUtc="2026-06-23T23:03:00Z">
        <w:r w:rsidR="00A674A1" w:rsidDel="00722454">
          <w:rPr>
            <w:rFonts w:ascii="Times New Roman" w:eastAsia="Times New Roman" w:hAnsi="Times New Roman" w:cs="Times New Roman"/>
          </w:rPr>
          <w:delText>1</w:delText>
        </w:r>
      </w:del>
      <w:ins w:id="931" w:author="Benton, Deon" w:date="2026-06-23T18:03:00Z" w16du:dateUtc="2026-06-23T23:03:00Z">
        <w:r w:rsidR="00722454">
          <w:rPr>
            <w:rFonts w:ascii="Times New Roman" w:eastAsia="Times New Roman" w:hAnsi="Times New Roman" w:cs="Times New Roman"/>
          </w:rPr>
          <w:t>3</w:t>
        </w:r>
      </w:ins>
      <w:r w:rsidR="00A674A1">
        <w:rPr>
          <w:rFonts w:ascii="Times New Roman" w:eastAsia="Times New Roman" w:hAnsi="Times New Roman" w:cs="Times New Roman"/>
        </w:rPr>
        <w:t xml:space="preserve">—which </w:t>
      </w:r>
      <w:r w:rsidR="00985A4A">
        <w:rPr>
          <w:rFonts w:ascii="Times New Roman" w:eastAsia="Times New Roman" w:hAnsi="Times New Roman" w:cs="Times New Roman"/>
        </w:rPr>
        <w:t xml:space="preserve">shows the qualitative fits of </w:t>
      </w:r>
      <w:r w:rsidR="004620D0">
        <w:rPr>
          <w:rFonts w:ascii="Times New Roman" w:eastAsia="Times New Roman" w:hAnsi="Times New Roman" w:cs="Times New Roman"/>
        </w:rPr>
        <w:t>each of</w:t>
      </w:r>
      <w:r w:rsidR="00985A4A">
        <w:rPr>
          <w:rFonts w:ascii="Times New Roman" w:eastAsia="Times New Roman" w:hAnsi="Times New Roman" w:cs="Times New Roman"/>
        </w:rPr>
        <w:t xml:space="preserve"> </w:t>
      </w:r>
      <w:r w:rsidR="00254310">
        <w:rPr>
          <w:rFonts w:ascii="Times New Roman" w:eastAsia="Times New Roman" w:hAnsi="Times New Roman" w:cs="Times New Roman"/>
        </w:rPr>
        <w:t>these models to the five target findings</w:t>
      </w:r>
      <w:r w:rsidR="00A674A1">
        <w:rPr>
          <w:rFonts w:ascii="Times New Roman" w:eastAsia="Times New Roman" w:hAnsi="Times New Roman" w:cs="Times New Roman"/>
        </w:rPr>
        <w:t xml:space="preserve">—makes this point </w:t>
      </w:r>
      <w:r w:rsidR="000A6421">
        <w:rPr>
          <w:rFonts w:ascii="Times New Roman" w:eastAsia="Times New Roman" w:hAnsi="Times New Roman" w:cs="Times New Roman"/>
        </w:rPr>
        <w:t>especially clear</w:t>
      </w:r>
      <w:r w:rsidR="00A674A1">
        <w:rPr>
          <w:rFonts w:ascii="Times New Roman" w:eastAsia="Times New Roman" w:hAnsi="Times New Roman" w:cs="Times New Roman"/>
        </w:rPr>
        <w:t xml:space="preserve">. </w:t>
      </w:r>
      <w:r w:rsidR="00B50415" w:rsidRPr="00B50415">
        <w:rPr>
          <w:rFonts w:ascii="Times New Roman" w:eastAsia="Times New Roman" w:hAnsi="Times New Roman" w:cs="Times New Roman"/>
        </w:rPr>
        <w:t xml:space="preserve">The table shows that ALIAS successfully captured all five target findings as well as the more specific findings associated with </w:t>
      </w:r>
      <w:r w:rsidR="001E6982">
        <w:rPr>
          <w:rFonts w:ascii="Times New Roman" w:eastAsia="Times New Roman" w:hAnsi="Times New Roman" w:cs="Times New Roman"/>
        </w:rPr>
        <w:t>each target finding</w:t>
      </w:r>
      <w:r w:rsidR="00B50415" w:rsidRPr="00B50415">
        <w:rPr>
          <w:rFonts w:ascii="Times New Roman" w:eastAsia="Times New Roman" w:hAnsi="Times New Roman" w:cs="Times New Roman"/>
        </w:rPr>
        <w:t>.</w:t>
      </w:r>
      <w:r w:rsidR="00B50415">
        <w:rPr>
          <w:rFonts w:ascii="Times New Roman" w:eastAsia="Times New Roman" w:hAnsi="Times New Roman" w:cs="Times New Roman"/>
        </w:rPr>
        <w:t xml:space="preserve"> </w:t>
      </w:r>
      <w:r w:rsidR="003B68A4">
        <w:rPr>
          <w:rFonts w:ascii="Times New Roman" w:eastAsia="Times New Roman" w:hAnsi="Times New Roman" w:cs="Times New Roman"/>
        </w:rPr>
        <w:t xml:space="preserve">In contrast, the remaining models either failed to capture several of the target findings, could only partially </w:t>
      </w:r>
      <w:r w:rsidR="00564B89">
        <w:rPr>
          <w:rFonts w:ascii="Times New Roman" w:eastAsia="Times New Roman" w:hAnsi="Times New Roman" w:cs="Times New Roman"/>
        </w:rPr>
        <w:t>capture</w:t>
      </w:r>
      <w:r w:rsidR="003B68A4">
        <w:rPr>
          <w:rFonts w:ascii="Times New Roman" w:eastAsia="Times New Roman" w:hAnsi="Times New Roman" w:cs="Times New Roman"/>
        </w:rPr>
        <w:t xml:space="preserve"> them, or could not be used to simulate them because of theoretical limitations. </w:t>
      </w:r>
    </w:p>
    <w:p w14:paraId="1E27F5E2" w14:textId="77777777" w:rsidR="00107506" w:rsidRDefault="00107506" w:rsidP="00107506">
      <w:pPr>
        <w:spacing w:line="480" w:lineRule="auto"/>
        <w:ind w:firstLine="720"/>
        <w:contextualSpacing/>
        <w:rPr>
          <w:rFonts w:ascii="Times New Roman" w:eastAsia="Times New Roman" w:hAnsi="Times New Roman" w:cs="Times New Roman"/>
        </w:rPr>
      </w:pPr>
    </w:p>
    <w:p w14:paraId="25BE40CB" w14:textId="4B4BCB25" w:rsidR="00E95A83" w:rsidRPr="007158A0" w:rsidRDefault="00E95A83" w:rsidP="00E95A83">
      <w:pPr>
        <w:pStyle w:val="Caption"/>
        <w:keepNext/>
        <w:rPr>
          <w:rFonts w:ascii="Times New Roman" w:hAnsi="Times New Roman" w:cs="Times New Roman"/>
          <w:color w:val="000000" w:themeColor="text1"/>
          <w:sz w:val="24"/>
          <w:szCs w:val="24"/>
        </w:rPr>
      </w:pPr>
      <w:r w:rsidRPr="007158A0">
        <w:rPr>
          <w:rFonts w:ascii="Times New Roman" w:hAnsi="Times New Roman" w:cs="Times New Roman"/>
          <w:b/>
          <w:bCs/>
          <w:i w:val="0"/>
          <w:iCs w:val="0"/>
          <w:color w:val="000000" w:themeColor="text1"/>
          <w:sz w:val="24"/>
          <w:szCs w:val="24"/>
        </w:rPr>
        <w:t xml:space="preserve">Table </w:t>
      </w:r>
      <w:r w:rsidRPr="007158A0">
        <w:rPr>
          <w:rFonts w:ascii="Times New Roman" w:hAnsi="Times New Roman" w:cs="Times New Roman"/>
          <w:b/>
          <w:bCs/>
          <w:i w:val="0"/>
          <w:iCs w:val="0"/>
          <w:color w:val="000000" w:themeColor="text1"/>
          <w:sz w:val="24"/>
          <w:szCs w:val="24"/>
        </w:rPr>
        <w:fldChar w:fldCharType="begin"/>
      </w:r>
      <w:r w:rsidRPr="007158A0">
        <w:rPr>
          <w:rFonts w:ascii="Times New Roman" w:hAnsi="Times New Roman" w:cs="Times New Roman"/>
          <w:b/>
          <w:bCs/>
          <w:i w:val="0"/>
          <w:iCs w:val="0"/>
          <w:color w:val="000000" w:themeColor="text1"/>
          <w:sz w:val="24"/>
          <w:szCs w:val="24"/>
        </w:rPr>
        <w:instrText xml:space="preserve"> SEQ Table \* ARABIC </w:instrText>
      </w:r>
      <w:r w:rsidRPr="007158A0">
        <w:rPr>
          <w:rFonts w:ascii="Times New Roman" w:hAnsi="Times New Roman" w:cs="Times New Roman"/>
          <w:b/>
          <w:bCs/>
          <w:i w:val="0"/>
          <w:iCs w:val="0"/>
          <w:color w:val="000000" w:themeColor="text1"/>
          <w:sz w:val="24"/>
          <w:szCs w:val="24"/>
        </w:rPr>
        <w:fldChar w:fldCharType="separate"/>
      </w:r>
      <w:r w:rsidR="005E6D9A">
        <w:rPr>
          <w:rFonts w:ascii="Times New Roman" w:hAnsi="Times New Roman" w:cs="Times New Roman"/>
          <w:b/>
          <w:bCs/>
          <w:i w:val="0"/>
          <w:iCs w:val="0"/>
          <w:noProof/>
          <w:color w:val="000000" w:themeColor="text1"/>
          <w:sz w:val="24"/>
          <w:szCs w:val="24"/>
        </w:rPr>
        <w:t>3</w:t>
      </w:r>
      <w:r w:rsidRPr="007158A0">
        <w:rPr>
          <w:rFonts w:ascii="Times New Roman" w:hAnsi="Times New Roman" w:cs="Times New Roman"/>
          <w:b/>
          <w:bCs/>
          <w:i w:val="0"/>
          <w:iCs w:val="0"/>
          <w:color w:val="000000" w:themeColor="text1"/>
          <w:sz w:val="24"/>
          <w:szCs w:val="24"/>
        </w:rPr>
        <w:fldChar w:fldCharType="end"/>
      </w:r>
      <w:r w:rsidRPr="007158A0">
        <w:rPr>
          <w:rFonts w:ascii="Times New Roman" w:hAnsi="Times New Roman" w:cs="Times New Roman"/>
          <w:b/>
          <w:bCs/>
          <w:i w:val="0"/>
          <w:iCs w:val="0"/>
          <w:color w:val="000000" w:themeColor="text1"/>
          <w:sz w:val="24"/>
          <w:szCs w:val="24"/>
        </w:rPr>
        <w:t>.</w:t>
      </w:r>
      <w:r w:rsidRPr="007158A0">
        <w:rPr>
          <w:rFonts w:ascii="Times New Roman" w:hAnsi="Times New Roman" w:cs="Times New Roman"/>
          <w:i w:val="0"/>
          <w:iCs w:val="0"/>
          <w:color w:val="000000" w:themeColor="text1"/>
          <w:sz w:val="24"/>
          <w:szCs w:val="24"/>
        </w:rPr>
        <w:t xml:space="preserve"> </w:t>
      </w:r>
      <w:r w:rsidRPr="007158A0">
        <w:rPr>
          <w:rFonts w:ascii="Times New Roman" w:hAnsi="Times New Roman" w:cs="Times New Roman"/>
          <w:color w:val="000000" w:themeColor="text1"/>
          <w:sz w:val="24"/>
          <w:szCs w:val="24"/>
        </w:rPr>
        <w:t>Qualitative fits of the different models to the five target findings examined in the current paper.</w:t>
      </w:r>
    </w:p>
    <w:tbl>
      <w:tblPr>
        <w:tblStyle w:val="TableGrid"/>
        <w:tblW w:w="11861" w:type="dxa"/>
        <w:tblInd w:w="-1265" w:type="dxa"/>
        <w:tblLook w:val="04A0" w:firstRow="1" w:lastRow="0" w:firstColumn="1" w:lastColumn="0" w:noHBand="0" w:noVBand="1"/>
      </w:tblPr>
      <w:tblGrid>
        <w:gridCol w:w="2389"/>
        <w:gridCol w:w="1563"/>
        <w:gridCol w:w="985"/>
        <w:gridCol w:w="1656"/>
        <w:gridCol w:w="1656"/>
        <w:gridCol w:w="1806"/>
        <w:gridCol w:w="1806"/>
      </w:tblGrid>
      <w:tr w:rsidR="00666D09" w:rsidRPr="0052351C" w14:paraId="122B9CCB" w14:textId="77777777" w:rsidTr="007158A0">
        <w:tc>
          <w:tcPr>
            <w:tcW w:w="2389" w:type="dxa"/>
            <w:tcBorders>
              <w:top w:val="single" w:sz="4" w:space="0" w:color="auto"/>
              <w:left w:val="nil"/>
              <w:bottom w:val="single" w:sz="4" w:space="0" w:color="auto"/>
              <w:right w:val="nil"/>
            </w:tcBorders>
          </w:tcPr>
          <w:p w14:paraId="535E4D41"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63C6A428" w14:textId="77777777" w:rsidR="00666D09" w:rsidRPr="0052351C" w:rsidRDefault="00666D09" w:rsidP="00B85B71">
            <w:pPr>
              <w:rPr>
                <w:rFonts w:ascii="Times New Roman" w:hAnsi="Times New Roman" w:cs="Times New Roman"/>
              </w:rPr>
            </w:pPr>
          </w:p>
        </w:tc>
        <w:tc>
          <w:tcPr>
            <w:tcW w:w="985" w:type="dxa"/>
            <w:tcBorders>
              <w:top w:val="single" w:sz="4" w:space="0" w:color="auto"/>
              <w:left w:val="nil"/>
              <w:bottom w:val="single" w:sz="4" w:space="0" w:color="auto"/>
              <w:right w:val="nil"/>
            </w:tcBorders>
          </w:tcPr>
          <w:p w14:paraId="569481CC" w14:textId="77777777" w:rsidR="00666D09" w:rsidRPr="0052351C" w:rsidRDefault="00666D09" w:rsidP="00B85B71">
            <w:pPr>
              <w:rPr>
                <w:rFonts w:ascii="Times New Roman" w:hAnsi="Times New Roman" w:cs="Times New Roman"/>
              </w:rPr>
            </w:pPr>
          </w:p>
        </w:tc>
        <w:tc>
          <w:tcPr>
            <w:tcW w:w="1656" w:type="dxa"/>
            <w:tcBorders>
              <w:top w:val="single" w:sz="4" w:space="0" w:color="auto"/>
              <w:left w:val="nil"/>
              <w:bottom w:val="single" w:sz="4" w:space="0" w:color="auto"/>
              <w:right w:val="nil"/>
            </w:tcBorders>
          </w:tcPr>
          <w:p w14:paraId="1A446533" w14:textId="77777777" w:rsidR="00666D09" w:rsidRPr="0052351C" w:rsidRDefault="00666D09" w:rsidP="00B85B71">
            <w:pPr>
              <w:rPr>
                <w:rFonts w:ascii="Times New Roman" w:hAnsi="Times New Roman" w:cs="Times New Roman"/>
              </w:rPr>
            </w:pPr>
          </w:p>
        </w:tc>
        <w:tc>
          <w:tcPr>
            <w:tcW w:w="3462" w:type="dxa"/>
            <w:gridSpan w:val="2"/>
            <w:tcBorders>
              <w:top w:val="single" w:sz="4" w:space="0" w:color="auto"/>
              <w:left w:val="nil"/>
              <w:bottom w:val="single" w:sz="4" w:space="0" w:color="auto"/>
              <w:right w:val="nil"/>
            </w:tcBorders>
          </w:tcPr>
          <w:p w14:paraId="500FA56C" w14:textId="77777777" w:rsidR="00666D09" w:rsidRDefault="00666D09" w:rsidP="00B85B71">
            <w:pPr>
              <w:jc w:val="center"/>
              <w:rPr>
                <w:rFonts w:ascii="Times New Roman" w:hAnsi="Times New Roman" w:cs="Times New Roman"/>
              </w:rPr>
            </w:pPr>
            <w:r>
              <w:rPr>
                <w:rFonts w:ascii="Times New Roman" w:hAnsi="Times New Roman" w:cs="Times New Roman"/>
              </w:rPr>
              <w:t>Model</w:t>
            </w:r>
          </w:p>
          <w:p w14:paraId="4CEB1331" w14:textId="77777777" w:rsidR="00666D09" w:rsidRPr="0052351C" w:rsidRDefault="00666D09" w:rsidP="00B85B71">
            <w:pPr>
              <w:jc w:val="center"/>
              <w:rPr>
                <w:rFonts w:ascii="Times New Roman" w:hAnsi="Times New Roman" w:cs="Times New Roman"/>
              </w:rPr>
            </w:pPr>
          </w:p>
        </w:tc>
        <w:tc>
          <w:tcPr>
            <w:tcW w:w="1806" w:type="dxa"/>
            <w:tcBorders>
              <w:top w:val="single" w:sz="4" w:space="0" w:color="auto"/>
              <w:left w:val="nil"/>
              <w:bottom w:val="single" w:sz="4" w:space="0" w:color="auto"/>
              <w:right w:val="nil"/>
            </w:tcBorders>
          </w:tcPr>
          <w:p w14:paraId="714C2B72" w14:textId="77777777" w:rsidR="00666D09" w:rsidRPr="0052351C" w:rsidRDefault="00666D09" w:rsidP="00B85B71">
            <w:pPr>
              <w:rPr>
                <w:rFonts w:ascii="Times New Roman" w:hAnsi="Times New Roman" w:cs="Times New Roman"/>
              </w:rPr>
            </w:pPr>
          </w:p>
        </w:tc>
      </w:tr>
      <w:tr w:rsidR="00666D09" w:rsidRPr="0052351C" w14:paraId="371D8569" w14:textId="77777777" w:rsidTr="007158A0">
        <w:tc>
          <w:tcPr>
            <w:tcW w:w="2389" w:type="dxa"/>
            <w:tcBorders>
              <w:top w:val="single" w:sz="4" w:space="0" w:color="auto"/>
              <w:left w:val="nil"/>
              <w:bottom w:val="single" w:sz="4" w:space="0" w:color="auto"/>
              <w:right w:val="nil"/>
            </w:tcBorders>
          </w:tcPr>
          <w:p w14:paraId="2E2ACC46"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Target finding</w:t>
            </w:r>
          </w:p>
        </w:tc>
        <w:tc>
          <w:tcPr>
            <w:tcW w:w="1563" w:type="dxa"/>
            <w:tcBorders>
              <w:top w:val="single" w:sz="4" w:space="0" w:color="auto"/>
              <w:left w:val="nil"/>
              <w:bottom w:val="single" w:sz="4" w:space="0" w:color="auto"/>
              <w:right w:val="nil"/>
            </w:tcBorders>
          </w:tcPr>
          <w:p w14:paraId="3AEB5992"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Illustrative paradigm</w:t>
            </w:r>
          </w:p>
        </w:tc>
        <w:tc>
          <w:tcPr>
            <w:tcW w:w="985" w:type="dxa"/>
            <w:tcBorders>
              <w:top w:val="single" w:sz="4" w:space="0" w:color="auto"/>
              <w:left w:val="nil"/>
              <w:bottom w:val="single" w:sz="4" w:space="0" w:color="auto"/>
              <w:right w:val="nil"/>
            </w:tcBorders>
          </w:tcPr>
          <w:p w14:paraId="71D7FC18"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Articles</w:t>
            </w:r>
          </w:p>
        </w:tc>
        <w:tc>
          <w:tcPr>
            <w:tcW w:w="1656" w:type="dxa"/>
            <w:tcBorders>
              <w:top w:val="single" w:sz="4" w:space="0" w:color="auto"/>
              <w:left w:val="nil"/>
              <w:bottom w:val="nil"/>
              <w:right w:val="nil"/>
            </w:tcBorders>
          </w:tcPr>
          <w:p w14:paraId="05EF1E8E"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ALIAS</w:t>
            </w:r>
          </w:p>
        </w:tc>
        <w:tc>
          <w:tcPr>
            <w:tcW w:w="1656" w:type="dxa"/>
            <w:tcBorders>
              <w:top w:val="single" w:sz="4" w:space="0" w:color="auto"/>
              <w:left w:val="nil"/>
              <w:bottom w:val="nil"/>
              <w:right w:val="nil"/>
            </w:tcBorders>
          </w:tcPr>
          <w:p w14:paraId="4173EE8D"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ALIAS-2</w:t>
            </w:r>
          </w:p>
        </w:tc>
        <w:tc>
          <w:tcPr>
            <w:tcW w:w="1806" w:type="dxa"/>
            <w:tcBorders>
              <w:top w:val="single" w:sz="4" w:space="0" w:color="auto"/>
              <w:left w:val="nil"/>
              <w:bottom w:val="nil"/>
              <w:right w:val="nil"/>
            </w:tcBorders>
          </w:tcPr>
          <w:p w14:paraId="17935D35" w14:textId="578BF2D2" w:rsidR="00666D09" w:rsidRPr="0052351C" w:rsidRDefault="006A6503" w:rsidP="00B85B71">
            <w:pPr>
              <w:rPr>
                <w:rFonts w:ascii="Times New Roman" w:hAnsi="Times New Roman" w:cs="Times New Roman"/>
              </w:rPr>
            </w:pPr>
            <w:ins w:id="932" w:author="Benton, Deon" w:date="2026-06-13T22:23:00Z" w16du:dateUtc="2026-06-14T03:23:00Z">
              <w:r>
                <w:rPr>
                  <w:rFonts w:ascii="Times New Roman" w:hAnsi="Times New Roman" w:cs="Times New Roman"/>
                </w:rPr>
                <w:t>VOM10</w:t>
              </w:r>
            </w:ins>
          </w:p>
        </w:tc>
        <w:tc>
          <w:tcPr>
            <w:tcW w:w="1806" w:type="dxa"/>
            <w:tcBorders>
              <w:top w:val="single" w:sz="4" w:space="0" w:color="auto"/>
              <w:left w:val="nil"/>
              <w:bottom w:val="nil"/>
              <w:right w:val="nil"/>
            </w:tcBorders>
          </w:tcPr>
          <w:p w14:paraId="0B6B86C2" w14:textId="3F2F42E6" w:rsidR="00666D09" w:rsidRPr="0052351C" w:rsidRDefault="006A6503" w:rsidP="00B85B71">
            <w:pPr>
              <w:rPr>
                <w:rFonts w:ascii="Times New Roman" w:hAnsi="Times New Roman" w:cs="Times New Roman"/>
              </w:rPr>
            </w:pPr>
            <w:ins w:id="933" w:author="Benton, Deon" w:date="2026-06-13T22:23:00Z" w16du:dateUtc="2026-06-14T03:23:00Z">
              <w:r>
                <w:rPr>
                  <w:rFonts w:ascii="Times New Roman" w:hAnsi="Times New Roman" w:cs="Times New Roman"/>
                </w:rPr>
                <w:t>VOM10</w:t>
              </w:r>
            </w:ins>
            <w:r w:rsidR="00666D09" w:rsidRPr="0052351C">
              <w:rPr>
                <w:rFonts w:ascii="Times New Roman" w:hAnsi="Times New Roman" w:cs="Times New Roman"/>
              </w:rPr>
              <w:t>-2</w:t>
            </w:r>
          </w:p>
        </w:tc>
      </w:tr>
      <w:tr w:rsidR="00666D09" w:rsidRPr="0052351C" w14:paraId="5727E11A" w14:textId="77777777" w:rsidTr="007158A0">
        <w:tc>
          <w:tcPr>
            <w:tcW w:w="2389" w:type="dxa"/>
            <w:vMerge w:val="restart"/>
            <w:tcBorders>
              <w:top w:val="single" w:sz="4" w:space="0" w:color="auto"/>
              <w:left w:val="nil"/>
              <w:bottom w:val="nil"/>
              <w:right w:val="nil"/>
            </w:tcBorders>
          </w:tcPr>
          <w:p w14:paraId="0293EB2F" w14:textId="71A5B9A0"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Selective longer looking to inefficient than</w:t>
            </w:r>
            <w:r w:rsidR="007D6BB9">
              <w:rPr>
                <w:rFonts w:ascii="Times New Roman" w:eastAsia="Times New Roman" w:hAnsi="Times New Roman" w:cs="Times New Roman"/>
              </w:rPr>
              <w:t xml:space="preserve"> efficient</w:t>
            </w:r>
            <w:r w:rsidRPr="0052351C">
              <w:rPr>
                <w:rFonts w:ascii="Times New Roman" w:eastAsia="Times New Roman" w:hAnsi="Times New Roman" w:cs="Times New Roman"/>
              </w:rPr>
              <w:t xml:space="preserve"> actions following constrained</w:t>
            </w:r>
            <w:r w:rsidR="007D6BB9">
              <w:rPr>
                <w:rFonts w:ascii="Times New Roman" w:eastAsia="Times New Roman" w:hAnsi="Times New Roman" w:cs="Times New Roman"/>
              </w:rPr>
              <w:t xml:space="preserve"> habituation</w:t>
            </w:r>
            <w:r w:rsidRPr="0052351C">
              <w:rPr>
                <w:rFonts w:ascii="Times New Roman" w:eastAsia="Times New Roman" w:hAnsi="Times New Roman" w:cs="Times New Roman"/>
              </w:rPr>
              <w:t>.</w:t>
            </w:r>
          </w:p>
        </w:tc>
        <w:tc>
          <w:tcPr>
            <w:tcW w:w="1563" w:type="dxa"/>
            <w:tcBorders>
              <w:top w:val="single" w:sz="4" w:space="0" w:color="auto"/>
              <w:left w:val="nil"/>
              <w:bottom w:val="single" w:sz="4" w:space="0" w:color="auto"/>
              <w:right w:val="nil"/>
            </w:tcBorders>
          </w:tcPr>
          <w:p w14:paraId="7FB21BF9" w14:textId="77777777" w:rsidR="00666D09" w:rsidRDefault="00666D09" w:rsidP="00B85B71">
            <w:pPr>
              <w:rPr>
                <w:rFonts w:ascii="Times New Roman" w:hAnsi="Times New Roman" w:cs="Times New Roman"/>
              </w:rPr>
            </w:pPr>
            <w:r w:rsidRPr="0052351C">
              <w:rPr>
                <w:rFonts w:ascii="Times New Roman" w:hAnsi="Times New Roman" w:cs="Times New Roman"/>
              </w:rPr>
              <w:t xml:space="preserve">Animate agent constrained action </w:t>
            </w:r>
          </w:p>
          <w:p w14:paraId="6EE81E9C" w14:textId="77777777" w:rsidR="00666D09" w:rsidRPr="0052351C" w:rsidRDefault="00666D09" w:rsidP="00B85B71">
            <w:pPr>
              <w:rPr>
                <w:rFonts w:ascii="Times New Roman" w:hAnsi="Times New Roman" w:cs="Times New Roman"/>
              </w:rPr>
            </w:pPr>
          </w:p>
        </w:tc>
        <w:tc>
          <w:tcPr>
            <w:tcW w:w="985" w:type="dxa"/>
            <w:vMerge w:val="restart"/>
            <w:tcBorders>
              <w:top w:val="single" w:sz="4" w:space="0" w:color="auto"/>
              <w:left w:val="nil"/>
              <w:bottom w:val="nil"/>
              <w:right w:val="nil"/>
            </w:tcBorders>
          </w:tcPr>
          <w:p w14:paraId="3F687366" w14:textId="77777777" w:rsidR="00666D09" w:rsidRDefault="00666D09" w:rsidP="00B85B71">
            <w:pPr>
              <w:rPr>
                <w:rFonts w:ascii="Times New Roman" w:eastAsia="Times New Roman" w:hAnsi="Times New Roman" w:cs="Times New Roman"/>
              </w:rPr>
            </w:pPr>
          </w:p>
          <w:p w14:paraId="536592FC" w14:textId="77777777" w:rsidR="00666D09" w:rsidRDefault="00666D09" w:rsidP="00B85B71">
            <w:pPr>
              <w:rPr>
                <w:rFonts w:ascii="Times New Roman" w:eastAsia="Times New Roman" w:hAnsi="Times New Roman" w:cs="Times New Roman"/>
              </w:rPr>
            </w:pPr>
          </w:p>
          <w:p w14:paraId="59EB40E1" w14:textId="251FE374" w:rsidR="00666D09" w:rsidRPr="0052351C" w:rsidRDefault="00666D09" w:rsidP="00B85B71">
            <w:pPr>
              <w:rPr>
                <w:rFonts w:ascii="Times New Roman" w:hAnsi="Times New Roman" w:cs="Times New Roman"/>
              </w:rPr>
            </w:pPr>
            <w:r w:rsidRPr="0052351C">
              <w:rPr>
                <w:rFonts w:ascii="Times New Roman" w:eastAsia="Times New Roman" w:hAnsi="Times New Roman" w:cs="Times New Roman"/>
              </w:rPr>
              <w:t>Csibra et al. (1999); Gergely et al. (1995)</w:t>
            </w:r>
          </w:p>
        </w:tc>
        <w:tc>
          <w:tcPr>
            <w:tcW w:w="1656" w:type="dxa"/>
            <w:tcBorders>
              <w:top w:val="nil"/>
              <w:left w:val="nil"/>
              <w:bottom w:val="nil"/>
              <w:right w:val="nil"/>
            </w:tcBorders>
          </w:tcPr>
          <w:p w14:paraId="3124DB78"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65C7E273" wp14:editId="40473D41">
                  <wp:extent cx="914400" cy="914400"/>
                  <wp:effectExtent l="0" t="0" r="0" b="0"/>
                  <wp:docPr id="108115538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E045B5D"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0805BA89" wp14:editId="5ED1DE07">
                  <wp:extent cx="914400" cy="914400"/>
                  <wp:effectExtent l="0" t="0" r="0" b="0"/>
                  <wp:docPr id="191949618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831F7A5"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343F9E97" wp14:editId="07B3DDDA">
                  <wp:extent cx="914400" cy="914400"/>
                  <wp:effectExtent l="0" t="0" r="0" b="0"/>
                  <wp:docPr id="15397641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FF64E54"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1A52A341" wp14:editId="6F4DAAC9">
                  <wp:extent cx="914400" cy="914400"/>
                  <wp:effectExtent l="0" t="0" r="0" b="0"/>
                  <wp:docPr id="20294784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914400" cy="914400"/>
                          </a:xfrm>
                          <a:prstGeom prst="rect">
                            <a:avLst/>
                          </a:prstGeom>
                        </pic:spPr>
                      </pic:pic>
                    </a:graphicData>
                  </a:graphic>
                </wp:inline>
              </w:drawing>
            </w:r>
          </w:p>
        </w:tc>
      </w:tr>
      <w:tr w:rsidR="00666D09" w:rsidRPr="0052351C" w14:paraId="68FD5CD4" w14:textId="77777777" w:rsidTr="007158A0">
        <w:tc>
          <w:tcPr>
            <w:tcW w:w="2389" w:type="dxa"/>
            <w:vMerge/>
            <w:tcBorders>
              <w:top w:val="nil"/>
              <w:left w:val="nil"/>
              <w:bottom w:val="nil"/>
              <w:right w:val="nil"/>
            </w:tcBorders>
          </w:tcPr>
          <w:p w14:paraId="2FF39490"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2E97244B" w14:textId="77777777" w:rsidR="00666D09" w:rsidRDefault="00666D09" w:rsidP="00B85B71">
            <w:pPr>
              <w:rPr>
                <w:rFonts w:ascii="Times New Roman" w:hAnsi="Times New Roman" w:cs="Times New Roman"/>
              </w:rPr>
            </w:pPr>
            <w:r w:rsidRPr="0052351C">
              <w:rPr>
                <w:rFonts w:ascii="Times New Roman" w:hAnsi="Times New Roman" w:cs="Times New Roman"/>
              </w:rPr>
              <w:t>Animate agent unconstrained action</w:t>
            </w:r>
          </w:p>
          <w:p w14:paraId="77580BC3" w14:textId="77777777" w:rsidR="00666D09" w:rsidRPr="0052351C" w:rsidRDefault="00666D09" w:rsidP="00B85B71">
            <w:pPr>
              <w:rPr>
                <w:rFonts w:ascii="Times New Roman" w:hAnsi="Times New Roman" w:cs="Times New Roman"/>
              </w:rPr>
            </w:pPr>
          </w:p>
        </w:tc>
        <w:tc>
          <w:tcPr>
            <w:tcW w:w="985" w:type="dxa"/>
            <w:vMerge/>
            <w:tcBorders>
              <w:left w:val="nil"/>
              <w:bottom w:val="nil"/>
              <w:right w:val="nil"/>
            </w:tcBorders>
          </w:tcPr>
          <w:p w14:paraId="07C832BA"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264EB8DA"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119DC760" wp14:editId="6CF66625">
                  <wp:extent cx="914400" cy="914400"/>
                  <wp:effectExtent l="0" t="0" r="0" b="0"/>
                  <wp:docPr id="171992781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5164E46"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43B98317" wp14:editId="3EE6E7B1">
                  <wp:extent cx="914400" cy="914400"/>
                  <wp:effectExtent l="0" t="0" r="0" b="0"/>
                  <wp:docPr id="168739713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3C5AD6B"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3B533F14" wp14:editId="03A7AA93">
                  <wp:extent cx="914400" cy="914400"/>
                  <wp:effectExtent l="0" t="0" r="0" b="0"/>
                  <wp:docPr id="96551007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419AC17B"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524787BE" wp14:editId="1D2F62A9">
                  <wp:extent cx="914400" cy="914400"/>
                  <wp:effectExtent l="0" t="0" r="0" b="0"/>
                  <wp:docPr id="146662236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914400" cy="914400"/>
                          </a:xfrm>
                          <a:prstGeom prst="rect">
                            <a:avLst/>
                          </a:prstGeom>
                        </pic:spPr>
                      </pic:pic>
                    </a:graphicData>
                  </a:graphic>
                </wp:inline>
              </w:drawing>
            </w:r>
          </w:p>
        </w:tc>
      </w:tr>
      <w:tr w:rsidR="00666D09" w:rsidRPr="0052351C" w14:paraId="7DC9CFF4" w14:textId="77777777" w:rsidTr="007158A0">
        <w:tc>
          <w:tcPr>
            <w:tcW w:w="2389" w:type="dxa"/>
            <w:vMerge w:val="restart"/>
            <w:tcBorders>
              <w:top w:val="nil"/>
              <w:left w:val="nil"/>
              <w:bottom w:val="nil"/>
              <w:right w:val="nil"/>
            </w:tcBorders>
          </w:tcPr>
          <w:p w14:paraId="5ADF265A"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Independence from animacy.</w:t>
            </w:r>
          </w:p>
        </w:tc>
        <w:tc>
          <w:tcPr>
            <w:tcW w:w="1563" w:type="dxa"/>
            <w:tcBorders>
              <w:top w:val="single" w:sz="4" w:space="0" w:color="auto"/>
              <w:left w:val="nil"/>
              <w:bottom w:val="single" w:sz="4" w:space="0" w:color="auto"/>
              <w:right w:val="nil"/>
            </w:tcBorders>
          </w:tcPr>
          <w:p w14:paraId="3DCF35C5" w14:textId="77777777" w:rsidR="00666D09" w:rsidRDefault="00666D09" w:rsidP="00B85B71">
            <w:pPr>
              <w:rPr>
                <w:rFonts w:ascii="Times New Roman" w:hAnsi="Times New Roman" w:cs="Times New Roman"/>
              </w:rPr>
            </w:pPr>
            <w:r w:rsidRPr="0052351C">
              <w:rPr>
                <w:rFonts w:ascii="Times New Roman" w:hAnsi="Times New Roman" w:cs="Times New Roman"/>
              </w:rPr>
              <w:t>Inanimate-agent constrained action</w:t>
            </w:r>
          </w:p>
          <w:p w14:paraId="514E8FB2" w14:textId="77777777" w:rsidR="00666D09" w:rsidRPr="0052351C" w:rsidRDefault="00666D09" w:rsidP="00B85B71">
            <w:pPr>
              <w:rPr>
                <w:rFonts w:ascii="Times New Roman" w:hAnsi="Times New Roman" w:cs="Times New Roman"/>
              </w:rPr>
            </w:pPr>
          </w:p>
        </w:tc>
        <w:tc>
          <w:tcPr>
            <w:tcW w:w="985" w:type="dxa"/>
            <w:vMerge w:val="restart"/>
            <w:tcBorders>
              <w:top w:val="nil"/>
              <w:left w:val="nil"/>
              <w:bottom w:val="nil"/>
              <w:right w:val="nil"/>
            </w:tcBorders>
          </w:tcPr>
          <w:p w14:paraId="66A3C3A2" w14:textId="77777777" w:rsidR="00666D09" w:rsidRDefault="00666D09" w:rsidP="00B85B71">
            <w:pPr>
              <w:rPr>
                <w:rFonts w:ascii="Times New Roman" w:eastAsia="Times New Roman" w:hAnsi="Times New Roman" w:cs="Times New Roman"/>
              </w:rPr>
            </w:pPr>
          </w:p>
          <w:p w14:paraId="77FCEFCB" w14:textId="77777777" w:rsidR="00666D09" w:rsidRDefault="00666D09" w:rsidP="00B85B71">
            <w:pPr>
              <w:rPr>
                <w:rFonts w:ascii="Times New Roman" w:eastAsia="Times New Roman" w:hAnsi="Times New Roman" w:cs="Times New Roman"/>
              </w:rPr>
            </w:pPr>
          </w:p>
          <w:p w14:paraId="4DEB844B" w14:textId="33950C12" w:rsidR="00666D09" w:rsidRPr="0052351C" w:rsidRDefault="00666D09" w:rsidP="00B85B71">
            <w:pPr>
              <w:rPr>
                <w:rFonts w:ascii="Times New Roman" w:hAnsi="Times New Roman" w:cs="Times New Roman"/>
              </w:rPr>
            </w:pPr>
            <w:r w:rsidRPr="0052351C">
              <w:rPr>
                <w:rFonts w:ascii="Times New Roman" w:eastAsia="Times New Roman" w:hAnsi="Times New Roman" w:cs="Times New Roman"/>
              </w:rPr>
              <w:t>Csibra et al. (1999) Sodian et al. (2004)</w:t>
            </w:r>
          </w:p>
        </w:tc>
        <w:tc>
          <w:tcPr>
            <w:tcW w:w="1656" w:type="dxa"/>
            <w:tcBorders>
              <w:top w:val="nil"/>
              <w:left w:val="nil"/>
              <w:bottom w:val="nil"/>
              <w:right w:val="nil"/>
            </w:tcBorders>
          </w:tcPr>
          <w:p w14:paraId="5F3F08E9"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3DE8B0AE" wp14:editId="22CEE166">
                  <wp:extent cx="914400" cy="914400"/>
                  <wp:effectExtent l="0" t="0" r="0" b="0"/>
                  <wp:docPr id="198351512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1045C06B"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75A9C5E4" wp14:editId="0D19B2BE">
                  <wp:extent cx="914400" cy="914400"/>
                  <wp:effectExtent l="0" t="0" r="0" b="0"/>
                  <wp:docPr id="48497457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EF38051"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2DEAE0B1" wp14:editId="26BAAC96">
                  <wp:extent cx="914400" cy="914400"/>
                  <wp:effectExtent l="0" t="0" r="0" b="0"/>
                  <wp:docPr id="201972384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E8E8D26"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627BB881" wp14:editId="3F6207AD">
                  <wp:extent cx="914400" cy="914400"/>
                  <wp:effectExtent l="0" t="0" r="0" b="0"/>
                  <wp:docPr id="55183934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914400" cy="914400"/>
                          </a:xfrm>
                          <a:prstGeom prst="rect">
                            <a:avLst/>
                          </a:prstGeom>
                        </pic:spPr>
                      </pic:pic>
                    </a:graphicData>
                  </a:graphic>
                </wp:inline>
              </w:drawing>
            </w:r>
          </w:p>
        </w:tc>
      </w:tr>
      <w:tr w:rsidR="00666D09" w:rsidRPr="0052351C" w14:paraId="7A17F3D1" w14:textId="77777777" w:rsidTr="007158A0">
        <w:tc>
          <w:tcPr>
            <w:tcW w:w="2389" w:type="dxa"/>
            <w:vMerge/>
            <w:tcBorders>
              <w:top w:val="nil"/>
              <w:left w:val="nil"/>
              <w:bottom w:val="nil"/>
              <w:right w:val="nil"/>
            </w:tcBorders>
          </w:tcPr>
          <w:p w14:paraId="423BCC16"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nil"/>
              <w:right w:val="nil"/>
            </w:tcBorders>
          </w:tcPr>
          <w:p w14:paraId="0B1138FE"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Inanimate agent unconstrained action</w:t>
            </w:r>
          </w:p>
        </w:tc>
        <w:tc>
          <w:tcPr>
            <w:tcW w:w="985" w:type="dxa"/>
            <w:vMerge/>
            <w:tcBorders>
              <w:left w:val="nil"/>
              <w:bottom w:val="nil"/>
              <w:right w:val="nil"/>
            </w:tcBorders>
          </w:tcPr>
          <w:p w14:paraId="2EC42950"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3671AF04"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2ECD5762" wp14:editId="169E14C9">
                  <wp:extent cx="914400" cy="914400"/>
                  <wp:effectExtent l="0" t="0" r="0" b="0"/>
                  <wp:docPr id="122919997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253F4D6"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49900FC0" wp14:editId="36B92373">
                  <wp:extent cx="914400" cy="914400"/>
                  <wp:effectExtent l="0" t="0" r="0" b="0"/>
                  <wp:docPr id="195125871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E47B0D"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7791BF6D" wp14:editId="2D69B1D5">
                  <wp:extent cx="914400" cy="914400"/>
                  <wp:effectExtent l="0" t="0" r="0" b="0"/>
                  <wp:docPr id="1560094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517C3D"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4AD80E52" wp14:editId="5DAA46BD">
                  <wp:extent cx="914400" cy="914400"/>
                  <wp:effectExtent l="0" t="0" r="0" b="0"/>
                  <wp:docPr id="53376452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914400" cy="914400"/>
                          </a:xfrm>
                          <a:prstGeom prst="rect">
                            <a:avLst/>
                          </a:prstGeom>
                        </pic:spPr>
                      </pic:pic>
                    </a:graphicData>
                  </a:graphic>
                </wp:inline>
              </w:drawing>
            </w:r>
          </w:p>
        </w:tc>
      </w:tr>
      <w:tr w:rsidR="00666D09" w:rsidRPr="0052351C" w14:paraId="5E6240C2" w14:textId="77777777" w:rsidTr="007158A0">
        <w:tc>
          <w:tcPr>
            <w:tcW w:w="2389" w:type="dxa"/>
            <w:vMerge w:val="restart"/>
            <w:tcBorders>
              <w:top w:val="nil"/>
              <w:left w:val="nil"/>
              <w:bottom w:val="nil"/>
              <w:right w:val="nil"/>
            </w:tcBorders>
          </w:tcPr>
          <w:p w14:paraId="03F199F5" w14:textId="054A6CEB"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 xml:space="preserve">Bidirectional inferences </w:t>
            </w:r>
            <w:r w:rsidR="00ED727E">
              <w:rPr>
                <w:rFonts w:ascii="Times New Roman" w:eastAsia="Times New Roman" w:hAnsi="Times New Roman" w:cs="Times New Roman"/>
              </w:rPr>
              <w:t>about</w:t>
            </w:r>
            <w:r w:rsidR="00ED727E" w:rsidRPr="0052351C">
              <w:rPr>
                <w:rFonts w:ascii="Times New Roman" w:eastAsia="Times New Roman" w:hAnsi="Times New Roman" w:cs="Times New Roman"/>
              </w:rPr>
              <w:t xml:space="preserve"> </w:t>
            </w:r>
            <w:r w:rsidRPr="0052351C">
              <w:rPr>
                <w:rFonts w:ascii="Times New Roman" w:eastAsia="Times New Roman" w:hAnsi="Times New Roman" w:cs="Times New Roman"/>
              </w:rPr>
              <w:t>actions, goals, and constraints.</w:t>
            </w:r>
          </w:p>
        </w:tc>
        <w:tc>
          <w:tcPr>
            <w:tcW w:w="1563" w:type="dxa"/>
            <w:tcBorders>
              <w:top w:val="nil"/>
              <w:left w:val="nil"/>
              <w:bottom w:val="single" w:sz="4" w:space="0" w:color="auto"/>
              <w:right w:val="nil"/>
            </w:tcBorders>
          </w:tcPr>
          <w:p w14:paraId="66ABF763" w14:textId="77777777" w:rsidR="00666D09" w:rsidRDefault="00666D09" w:rsidP="00B85B71">
            <w:pPr>
              <w:rPr>
                <w:rFonts w:ascii="Times New Roman" w:hAnsi="Times New Roman" w:cs="Times New Roman"/>
              </w:rPr>
            </w:pPr>
            <w:r w:rsidRPr="0052351C">
              <w:rPr>
                <w:rFonts w:ascii="Times New Roman" w:hAnsi="Times New Roman" w:cs="Times New Roman"/>
              </w:rPr>
              <w:t xml:space="preserve">Goal inference </w:t>
            </w:r>
          </w:p>
          <w:p w14:paraId="6E3E7152" w14:textId="77777777" w:rsidR="00666D09" w:rsidRPr="0052351C" w:rsidRDefault="00666D09" w:rsidP="00B85B71">
            <w:pPr>
              <w:rPr>
                <w:rFonts w:ascii="Times New Roman" w:hAnsi="Times New Roman" w:cs="Times New Roman"/>
              </w:rPr>
            </w:pPr>
          </w:p>
        </w:tc>
        <w:tc>
          <w:tcPr>
            <w:tcW w:w="985" w:type="dxa"/>
            <w:vMerge w:val="restart"/>
            <w:tcBorders>
              <w:top w:val="nil"/>
              <w:left w:val="nil"/>
              <w:bottom w:val="nil"/>
              <w:right w:val="nil"/>
            </w:tcBorders>
          </w:tcPr>
          <w:p w14:paraId="2D909149" w14:textId="77777777" w:rsidR="00666D09" w:rsidRDefault="00666D09" w:rsidP="00B85B71">
            <w:pPr>
              <w:rPr>
                <w:rFonts w:ascii="Times New Roman" w:eastAsia="Times New Roman" w:hAnsi="Times New Roman" w:cs="Times New Roman"/>
              </w:rPr>
            </w:pPr>
          </w:p>
          <w:p w14:paraId="6C8E4741" w14:textId="3D88361B" w:rsidR="00666D09" w:rsidRDefault="00666D09" w:rsidP="00B85B71">
            <w:pPr>
              <w:rPr>
                <w:rFonts w:ascii="Times New Roman" w:eastAsia="Times New Roman" w:hAnsi="Times New Roman" w:cs="Times New Roman"/>
              </w:rPr>
            </w:pPr>
            <w:r w:rsidRPr="0052351C">
              <w:rPr>
                <w:rFonts w:ascii="Times New Roman" w:eastAsia="Times New Roman" w:hAnsi="Times New Roman" w:cs="Times New Roman"/>
              </w:rPr>
              <w:t>Csibra et al.  (2003); Wagner &amp; Carey (2005)</w:t>
            </w:r>
          </w:p>
          <w:p w14:paraId="29507B2E"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0F926337"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6868B087" wp14:editId="13490C27">
                  <wp:extent cx="914400" cy="914400"/>
                  <wp:effectExtent l="0" t="0" r="0" b="0"/>
                  <wp:docPr id="58759016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7DF4DDBD"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7463F73A" wp14:editId="3A105BB7">
                  <wp:extent cx="914400" cy="914400"/>
                  <wp:effectExtent l="0" t="0" r="0" b="0"/>
                  <wp:docPr id="46916890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5EB94AC"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209B47D6" wp14:editId="001F93BE">
                  <wp:extent cx="914400" cy="914400"/>
                  <wp:effectExtent l="0" t="0" r="0" b="0"/>
                  <wp:docPr id="5666081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B34B73"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56739FF0" wp14:editId="2CCB91B5">
                  <wp:extent cx="914400" cy="914400"/>
                  <wp:effectExtent l="0" t="0" r="0" b="0"/>
                  <wp:docPr id="699867916"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914400" cy="914400"/>
                          </a:xfrm>
                          <a:prstGeom prst="rect">
                            <a:avLst/>
                          </a:prstGeom>
                        </pic:spPr>
                      </pic:pic>
                    </a:graphicData>
                  </a:graphic>
                </wp:inline>
              </w:drawing>
            </w:r>
          </w:p>
        </w:tc>
      </w:tr>
      <w:tr w:rsidR="00666D09" w:rsidRPr="0052351C" w14:paraId="160B6B5F" w14:textId="77777777" w:rsidTr="007158A0">
        <w:tc>
          <w:tcPr>
            <w:tcW w:w="2389" w:type="dxa"/>
            <w:vMerge/>
            <w:tcBorders>
              <w:top w:val="nil"/>
              <w:left w:val="nil"/>
              <w:bottom w:val="nil"/>
              <w:right w:val="nil"/>
            </w:tcBorders>
          </w:tcPr>
          <w:p w14:paraId="7A5B4557"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nil"/>
              <w:right w:val="nil"/>
            </w:tcBorders>
          </w:tcPr>
          <w:p w14:paraId="1A8005E8"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 xml:space="preserve">Constraint inference </w:t>
            </w:r>
          </w:p>
        </w:tc>
        <w:tc>
          <w:tcPr>
            <w:tcW w:w="985" w:type="dxa"/>
            <w:vMerge/>
            <w:tcBorders>
              <w:left w:val="nil"/>
              <w:bottom w:val="nil"/>
              <w:right w:val="nil"/>
            </w:tcBorders>
          </w:tcPr>
          <w:p w14:paraId="3C6F4CF4"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14E804E9"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18A1949D" wp14:editId="09CF05EF">
                  <wp:extent cx="914400" cy="914400"/>
                  <wp:effectExtent l="0" t="0" r="0" b="0"/>
                  <wp:docPr id="1731980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4111113"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66234C75" wp14:editId="73390BE7">
                  <wp:extent cx="914400" cy="914400"/>
                  <wp:effectExtent l="0" t="0" r="0" b="0"/>
                  <wp:docPr id="1817158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C8C2BF"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6E8A903B" wp14:editId="54CC1640">
                  <wp:extent cx="914400" cy="914400"/>
                  <wp:effectExtent l="0" t="0" r="0" b="0"/>
                  <wp:docPr id="197481958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9E3DFBE"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347E87F7" wp14:editId="7532EC17">
                  <wp:extent cx="914400" cy="914400"/>
                  <wp:effectExtent l="0" t="0" r="0" b="0"/>
                  <wp:docPr id="460650404"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914400" cy="914400"/>
                          </a:xfrm>
                          <a:prstGeom prst="rect">
                            <a:avLst/>
                          </a:prstGeom>
                        </pic:spPr>
                      </pic:pic>
                    </a:graphicData>
                  </a:graphic>
                </wp:inline>
              </w:drawing>
            </w:r>
          </w:p>
        </w:tc>
      </w:tr>
      <w:tr w:rsidR="00666D09" w:rsidRPr="0052351C" w14:paraId="3BD9B50C" w14:textId="77777777" w:rsidTr="007158A0">
        <w:tc>
          <w:tcPr>
            <w:tcW w:w="2389" w:type="dxa"/>
            <w:vMerge w:val="restart"/>
            <w:tcBorders>
              <w:top w:val="nil"/>
              <w:left w:val="nil"/>
              <w:bottom w:val="nil"/>
              <w:right w:val="nil"/>
            </w:tcBorders>
          </w:tcPr>
          <w:p w14:paraId="4F22CBD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lastRenderedPageBreak/>
              <w:t>Graded representations of efficiency.</w:t>
            </w:r>
          </w:p>
        </w:tc>
        <w:tc>
          <w:tcPr>
            <w:tcW w:w="1563" w:type="dxa"/>
            <w:tcBorders>
              <w:top w:val="nil"/>
              <w:left w:val="nil"/>
              <w:bottom w:val="single" w:sz="4" w:space="0" w:color="auto"/>
              <w:right w:val="nil"/>
            </w:tcBorders>
          </w:tcPr>
          <w:p w14:paraId="04F2D705" w14:textId="77777777" w:rsidR="00666D09" w:rsidRDefault="00666D09" w:rsidP="00B85B71">
            <w:pPr>
              <w:rPr>
                <w:rFonts w:ascii="Times New Roman" w:hAnsi="Times New Roman" w:cs="Times New Roman"/>
              </w:rPr>
            </w:pPr>
            <w:r w:rsidRPr="0052351C">
              <w:rPr>
                <w:rFonts w:ascii="Times New Roman" w:hAnsi="Times New Roman" w:cs="Times New Roman"/>
              </w:rPr>
              <w:t>More costly vs. less costly constrained action</w:t>
            </w:r>
          </w:p>
          <w:p w14:paraId="732F7B1C" w14:textId="77777777" w:rsidR="00666D09" w:rsidRPr="0052351C" w:rsidRDefault="00666D09" w:rsidP="00B85B71">
            <w:pPr>
              <w:rPr>
                <w:rFonts w:ascii="Times New Roman" w:hAnsi="Times New Roman" w:cs="Times New Roman"/>
              </w:rPr>
            </w:pPr>
          </w:p>
        </w:tc>
        <w:tc>
          <w:tcPr>
            <w:tcW w:w="985" w:type="dxa"/>
            <w:vMerge w:val="restart"/>
            <w:tcBorders>
              <w:top w:val="nil"/>
              <w:left w:val="nil"/>
              <w:bottom w:val="nil"/>
              <w:right w:val="nil"/>
            </w:tcBorders>
          </w:tcPr>
          <w:p w14:paraId="2A66C050" w14:textId="77777777" w:rsidR="00666D09" w:rsidRDefault="00666D09" w:rsidP="00B85B71">
            <w:pPr>
              <w:rPr>
                <w:rFonts w:ascii="Times New Roman" w:eastAsia="Times New Roman" w:hAnsi="Times New Roman" w:cs="Times New Roman"/>
              </w:rPr>
            </w:pPr>
          </w:p>
          <w:p w14:paraId="0660B062" w14:textId="77777777" w:rsidR="00666D09" w:rsidRDefault="00666D09" w:rsidP="00B85B71">
            <w:pPr>
              <w:rPr>
                <w:rFonts w:ascii="Times New Roman" w:eastAsia="Times New Roman" w:hAnsi="Times New Roman" w:cs="Times New Roman"/>
              </w:rPr>
            </w:pPr>
          </w:p>
          <w:p w14:paraId="37E55F92" w14:textId="77777777" w:rsidR="00666D09" w:rsidRDefault="00666D09" w:rsidP="00B85B71">
            <w:pPr>
              <w:rPr>
                <w:rFonts w:ascii="Times New Roman" w:eastAsia="Times New Roman" w:hAnsi="Times New Roman" w:cs="Times New Roman"/>
              </w:rPr>
            </w:pPr>
          </w:p>
          <w:p w14:paraId="35C2FF07" w14:textId="77777777" w:rsidR="00666D09" w:rsidRDefault="00666D09" w:rsidP="00B85B71">
            <w:pPr>
              <w:rPr>
                <w:rFonts w:ascii="Times New Roman" w:eastAsia="Times New Roman" w:hAnsi="Times New Roman" w:cs="Times New Roman"/>
              </w:rPr>
            </w:pPr>
          </w:p>
          <w:p w14:paraId="6CF402E9" w14:textId="77777777" w:rsidR="00666D09" w:rsidRDefault="00666D09" w:rsidP="00B85B71">
            <w:pPr>
              <w:rPr>
                <w:rFonts w:ascii="Times New Roman" w:eastAsia="Times New Roman" w:hAnsi="Times New Roman" w:cs="Times New Roman"/>
              </w:rPr>
            </w:pPr>
          </w:p>
          <w:p w14:paraId="42C09FDC" w14:textId="77777777" w:rsidR="00666D09" w:rsidRDefault="00666D09" w:rsidP="00B85B71">
            <w:pPr>
              <w:rPr>
                <w:rFonts w:ascii="Times New Roman" w:eastAsia="Times New Roman" w:hAnsi="Times New Roman" w:cs="Times New Roman"/>
              </w:rPr>
            </w:pPr>
          </w:p>
          <w:p w14:paraId="09EA5231" w14:textId="77777777" w:rsidR="00666D09" w:rsidRDefault="00666D09" w:rsidP="00B85B71">
            <w:pPr>
              <w:rPr>
                <w:rFonts w:ascii="Times New Roman" w:eastAsia="Times New Roman" w:hAnsi="Times New Roman" w:cs="Times New Roman"/>
              </w:rPr>
            </w:pPr>
          </w:p>
          <w:p w14:paraId="6331F7AF" w14:textId="77777777" w:rsidR="00666D09" w:rsidRDefault="00666D09" w:rsidP="00B85B71">
            <w:pPr>
              <w:rPr>
                <w:rFonts w:ascii="Times New Roman" w:eastAsia="Times New Roman" w:hAnsi="Times New Roman" w:cs="Times New Roman"/>
              </w:rPr>
            </w:pPr>
          </w:p>
          <w:p w14:paraId="7F92C606" w14:textId="7D5FE71B" w:rsidR="00666D09" w:rsidRPr="0052351C" w:rsidRDefault="00666D09" w:rsidP="00B85B71">
            <w:pPr>
              <w:rPr>
                <w:rFonts w:ascii="Times New Roman" w:hAnsi="Times New Roman" w:cs="Times New Roman"/>
              </w:rPr>
            </w:pPr>
            <w:r w:rsidRPr="0052351C">
              <w:rPr>
                <w:rFonts w:ascii="Times New Roman" w:eastAsia="Times New Roman" w:hAnsi="Times New Roman" w:cs="Times New Roman"/>
              </w:rPr>
              <w:t>Liu &amp; Spelke (2017)</w:t>
            </w:r>
          </w:p>
        </w:tc>
        <w:tc>
          <w:tcPr>
            <w:tcW w:w="1656" w:type="dxa"/>
            <w:tcBorders>
              <w:top w:val="nil"/>
              <w:left w:val="nil"/>
              <w:bottom w:val="nil"/>
              <w:right w:val="nil"/>
            </w:tcBorders>
          </w:tcPr>
          <w:p w14:paraId="3CC3C0E7"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3D9814A2" wp14:editId="0E5C6272">
                  <wp:extent cx="914400" cy="914400"/>
                  <wp:effectExtent l="0" t="0" r="0" b="0"/>
                  <wp:docPr id="528783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CCC26F9"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09396FDB" wp14:editId="7B84E020">
                  <wp:extent cx="914400" cy="914400"/>
                  <wp:effectExtent l="0" t="0" r="0" b="0"/>
                  <wp:docPr id="61602778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7EFFFC1D"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339714FA" wp14:editId="460C7D48">
                      <wp:simplePos x="0" y="0"/>
                      <wp:positionH relativeFrom="column">
                        <wp:posOffset>65405</wp:posOffset>
                      </wp:positionH>
                      <wp:positionV relativeFrom="paragraph">
                        <wp:posOffset>182245</wp:posOffset>
                      </wp:positionV>
                      <wp:extent cx="100965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9714FA" id="_x0000_s1027" type="#_x0000_t202" style="position:absolute;margin-left:5.15pt;margin-top:14.35pt;width:79.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" filled="f" stroked="f">
                      <v:textbox style="mso-fit-shape-to-text:t">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3D77E6B0"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682F116A" wp14:editId="70BBFCAD">
                  <wp:extent cx="914400" cy="914400"/>
                  <wp:effectExtent l="0" t="0" r="0" b="0"/>
                  <wp:docPr id="632869693"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914400" cy="914400"/>
                          </a:xfrm>
                          <a:prstGeom prst="rect">
                            <a:avLst/>
                          </a:prstGeom>
                        </pic:spPr>
                      </pic:pic>
                    </a:graphicData>
                  </a:graphic>
                </wp:inline>
              </w:drawing>
            </w:r>
          </w:p>
        </w:tc>
      </w:tr>
      <w:tr w:rsidR="00666D09" w:rsidRPr="0052351C" w14:paraId="6B3A5A10" w14:textId="77777777" w:rsidTr="007158A0">
        <w:tc>
          <w:tcPr>
            <w:tcW w:w="2389" w:type="dxa"/>
            <w:vMerge/>
            <w:tcBorders>
              <w:top w:val="nil"/>
              <w:left w:val="nil"/>
              <w:bottom w:val="nil"/>
              <w:right w:val="nil"/>
            </w:tcBorders>
          </w:tcPr>
          <w:p w14:paraId="2A034F4C"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5C05EA74" w14:textId="77777777" w:rsidR="00666D09" w:rsidRDefault="00666D09" w:rsidP="00B85B71">
            <w:pPr>
              <w:rPr>
                <w:rFonts w:ascii="Times New Roman" w:hAnsi="Times New Roman" w:cs="Times New Roman"/>
              </w:rPr>
            </w:pPr>
            <w:r w:rsidRPr="0052351C">
              <w:rPr>
                <w:rFonts w:ascii="Times New Roman" w:hAnsi="Times New Roman" w:cs="Times New Roman"/>
              </w:rPr>
              <w:t xml:space="preserve">More costly vs. less costly unconstrained action </w:t>
            </w:r>
          </w:p>
          <w:p w14:paraId="6A0047CB" w14:textId="77777777" w:rsidR="00666D09" w:rsidRPr="0052351C" w:rsidRDefault="00666D09" w:rsidP="00B85B71">
            <w:pPr>
              <w:rPr>
                <w:rFonts w:ascii="Times New Roman" w:hAnsi="Times New Roman" w:cs="Times New Roman"/>
              </w:rPr>
            </w:pPr>
          </w:p>
        </w:tc>
        <w:tc>
          <w:tcPr>
            <w:tcW w:w="985" w:type="dxa"/>
            <w:vMerge/>
            <w:tcBorders>
              <w:left w:val="nil"/>
              <w:bottom w:val="nil"/>
              <w:right w:val="nil"/>
            </w:tcBorders>
          </w:tcPr>
          <w:p w14:paraId="27CF26EA"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5114B5A0"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76D96BA3" wp14:editId="0E03308C">
                  <wp:extent cx="914400" cy="914400"/>
                  <wp:effectExtent l="0" t="0" r="0" b="0"/>
                  <wp:docPr id="136017567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2889411"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2B6A26BB" wp14:editId="225C8C6F">
                  <wp:extent cx="914400" cy="914400"/>
                  <wp:effectExtent l="0" t="0" r="0" b="0"/>
                  <wp:docPr id="202444782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CA51AF4"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53843027" wp14:editId="113819FE">
                      <wp:simplePos x="0" y="0"/>
                      <wp:positionH relativeFrom="column">
                        <wp:posOffset>-7620</wp:posOffset>
                      </wp:positionH>
                      <wp:positionV relativeFrom="paragraph">
                        <wp:posOffset>225425</wp:posOffset>
                      </wp:positionV>
                      <wp:extent cx="1009650" cy="1404620"/>
                      <wp:effectExtent l="0" t="0" r="0" b="1905"/>
                      <wp:wrapSquare wrapText="bothSides"/>
                      <wp:docPr id="6134516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843027" id="_x0000_s1028" type="#_x0000_t202" style="position:absolute;margin-left:-.6pt;margin-top:17.75pt;width:79.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" filled="f" stroked="f">
                      <v:textbox style="mso-fit-shape-to-text:t">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507E71F"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3049E63D" wp14:editId="1E127825">
                  <wp:extent cx="914400" cy="914400"/>
                  <wp:effectExtent l="0" t="0" r="0" b="0"/>
                  <wp:docPr id="23811775"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914400" cy="914400"/>
                          </a:xfrm>
                          <a:prstGeom prst="rect">
                            <a:avLst/>
                          </a:prstGeom>
                        </pic:spPr>
                      </pic:pic>
                    </a:graphicData>
                  </a:graphic>
                </wp:inline>
              </w:drawing>
            </w:r>
          </w:p>
        </w:tc>
      </w:tr>
      <w:tr w:rsidR="00666D09" w:rsidRPr="0052351C" w14:paraId="32257D01" w14:textId="77777777" w:rsidTr="007158A0">
        <w:tc>
          <w:tcPr>
            <w:tcW w:w="2389" w:type="dxa"/>
            <w:vMerge/>
            <w:tcBorders>
              <w:top w:val="nil"/>
              <w:left w:val="nil"/>
              <w:bottom w:val="nil"/>
              <w:right w:val="nil"/>
            </w:tcBorders>
          </w:tcPr>
          <w:p w14:paraId="389E14CB"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nil"/>
              <w:right w:val="nil"/>
            </w:tcBorders>
          </w:tcPr>
          <w:p w14:paraId="239088B0" w14:textId="77777777" w:rsidR="00666D09" w:rsidRDefault="00666D09" w:rsidP="00B85B71">
            <w:pPr>
              <w:rPr>
                <w:rFonts w:ascii="Times New Roman" w:hAnsi="Times New Roman" w:cs="Times New Roman"/>
              </w:rPr>
            </w:pPr>
            <w:r w:rsidRPr="0052351C">
              <w:rPr>
                <w:rFonts w:ascii="Times New Roman" w:hAnsi="Times New Roman" w:cs="Times New Roman"/>
              </w:rPr>
              <w:t>More costly vs. less costly constrained action with a previously inefficient agent</w:t>
            </w:r>
          </w:p>
          <w:p w14:paraId="7AD892B6" w14:textId="77777777" w:rsidR="00666D09" w:rsidRPr="0052351C" w:rsidRDefault="00666D09" w:rsidP="00B85B71">
            <w:pPr>
              <w:rPr>
                <w:rFonts w:ascii="Times New Roman" w:hAnsi="Times New Roman" w:cs="Times New Roman"/>
              </w:rPr>
            </w:pPr>
          </w:p>
        </w:tc>
        <w:tc>
          <w:tcPr>
            <w:tcW w:w="985" w:type="dxa"/>
            <w:vMerge/>
            <w:tcBorders>
              <w:left w:val="nil"/>
              <w:bottom w:val="nil"/>
              <w:right w:val="nil"/>
            </w:tcBorders>
          </w:tcPr>
          <w:p w14:paraId="61815AF5"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3A8B592C"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4597EFF1" wp14:editId="70DCDBD8">
                  <wp:extent cx="914400" cy="914400"/>
                  <wp:effectExtent l="0" t="0" r="0" b="0"/>
                  <wp:docPr id="102368345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0EE8C39B" w14:textId="6B38E763" w:rsidR="00666D09" w:rsidRPr="0052351C" w:rsidRDefault="007158A0" w:rsidP="00B85B71">
            <w:pPr>
              <w:rPr>
                <w:rFonts w:ascii="Times New Roman" w:hAnsi="Times New Roman" w:cs="Times New Roman"/>
              </w:rPr>
            </w:pPr>
            <w:r>
              <w:rPr>
                <w:rFonts w:ascii="Times New Roman" w:hAnsi="Times New Roman" w:cs="Times New Roman"/>
                <w:noProof/>
              </w:rPr>
              <w:drawing>
                <wp:inline distT="0" distB="0" distL="0" distR="0" wp14:anchorId="0111B373" wp14:editId="1F1DFC1A">
                  <wp:extent cx="914400" cy="914400"/>
                  <wp:effectExtent l="0" t="0" r="0" b="0"/>
                  <wp:docPr id="168336860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12A4C3E3"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5408" behindDoc="0" locked="0" layoutInCell="1" allowOverlap="1" wp14:anchorId="097F2EAC" wp14:editId="6F2E3534">
                      <wp:simplePos x="0" y="0"/>
                      <wp:positionH relativeFrom="column">
                        <wp:posOffset>-7620</wp:posOffset>
                      </wp:positionH>
                      <wp:positionV relativeFrom="paragraph">
                        <wp:posOffset>227965</wp:posOffset>
                      </wp:positionV>
                      <wp:extent cx="1009650" cy="1404620"/>
                      <wp:effectExtent l="0" t="0" r="0" b="1905"/>
                      <wp:wrapSquare wrapText="bothSides"/>
                      <wp:docPr id="1730471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7F2EAC" id="_x0000_s1029" type="#_x0000_t202" style="position:absolute;margin-left:-.6pt;margin-top:17.95pt;width:79.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" filled="f" stroked="f">
                      <v:textbox style="mso-fit-shape-to-text:t">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55FBA63E" w14:textId="5EE84429" w:rsidR="00666D09" w:rsidRPr="0052351C" w:rsidRDefault="007158A0" w:rsidP="00B85B71">
            <w:pPr>
              <w:rPr>
                <w:rFonts w:ascii="Times New Roman" w:hAnsi="Times New Roman" w:cs="Times New Roman"/>
              </w:rPr>
            </w:pPr>
            <w:r>
              <w:rPr>
                <w:rFonts w:ascii="Times New Roman" w:hAnsi="Times New Roman" w:cs="Times New Roman"/>
                <w:noProof/>
              </w:rPr>
              <w:drawing>
                <wp:inline distT="0" distB="0" distL="0" distR="0" wp14:anchorId="0F8BCE63" wp14:editId="01795840">
                  <wp:extent cx="914400" cy="914400"/>
                  <wp:effectExtent l="0" t="0" r="0" b="0"/>
                  <wp:docPr id="172128479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r>
      <w:tr w:rsidR="00666D09" w:rsidRPr="0052351C" w14:paraId="170E18DE" w14:textId="77777777" w:rsidTr="007158A0">
        <w:tc>
          <w:tcPr>
            <w:tcW w:w="2389" w:type="dxa"/>
            <w:vMerge w:val="restart"/>
            <w:tcBorders>
              <w:top w:val="nil"/>
              <w:left w:val="nil"/>
              <w:bottom w:val="single" w:sz="4" w:space="0" w:color="auto"/>
              <w:right w:val="nil"/>
            </w:tcBorders>
          </w:tcPr>
          <w:p w14:paraId="6339591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hAnsi="Times New Roman" w:cs="Times New Roman"/>
              </w:rPr>
              <w:t>Action efficiency understanding in pre-reaching infants.</w:t>
            </w:r>
          </w:p>
        </w:tc>
        <w:tc>
          <w:tcPr>
            <w:tcW w:w="1563" w:type="dxa"/>
            <w:tcBorders>
              <w:top w:val="nil"/>
              <w:left w:val="nil"/>
              <w:bottom w:val="single" w:sz="4" w:space="0" w:color="auto"/>
              <w:right w:val="nil"/>
            </w:tcBorders>
          </w:tcPr>
          <w:p w14:paraId="2A1BBD5F" w14:textId="77777777" w:rsidR="00666D09" w:rsidRDefault="00666D09" w:rsidP="00B85B71">
            <w:pPr>
              <w:rPr>
                <w:rFonts w:ascii="Times New Roman" w:hAnsi="Times New Roman" w:cs="Times New Roman"/>
              </w:rPr>
            </w:pPr>
            <w:r w:rsidRPr="0052351C">
              <w:rPr>
                <w:rFonts w:ascii="Times New Roman" w:hAnsi="Times New Roman" w:cs="Times New Roman"/>
              </w:rPr>
              <w:t>Sticky mittens training constrained action</w:t>
            </w:r>
          </w:p>
          <w:p w14:paraId="053C9C37" w14:textId="77777777" w:rsidR="00666D09" w:rsidRPr="0052351C" w:rsidRDefault="00666D09" w:rsidP="00B85B71">
            <w:pPr>
              <w:rPr>
                <w:rFonts w:ascii="Times New Roman" w:hAnsi="Times New Roman" w:cs="Times New Roman"/>
              </w:rPr>
            </w:pPr>
          </w:p>
        </w:tc>
        <w:tc>
          <w:tcPr>
            <w:tcW w:w="985" w:type="dxa"/>
            <w:vMerge w:val="restart"/>
            <w:tcBorders>
              <w:top w:val="nil"/>
              <w:left w:val="nil"/>
              <w:right w:val="nil"/>
            </w:tcBorders>
          </w:tcPr>
          <w:p w14:paraId="56236E3F" w14:textId="77777777" w:rsidR="00666D09" w:rsidRDefault="00666D09" w:rsidP="00B85B71">
            <w:pPr>
              <w:rPr>
                <w:rFonts w:ascii="Times New Roman" w:eastAsia="Times New Roman" w:hAnsi="Times New Roman" w:cs="Times New Roman"/>
              </w:rPr>
            </w:pPr>
          </w:p>
          <w:p w14:paraId="1C08BF78" w14:textId="77777777" w:rsidR="00666D09" w:rsidRDefault="00666D09" w:rsidP="00B85B71">
            <w:pPr>
              <w:rPr>
                <w:rFonts w:ascii="Times New Roman" w:eastAsia="Times New Roman" w:hAnsi="Times New Roman" w:cs="Times New Roman"/>
              </w:rPr>
            </w:pPr>
          </w:p>
          <w:p w14:paraId="00B058EF" w14:textId="77777777" w:rsidR="00666D09" w:rsidRDefault="00666D09" w:rsidP="00B85B71">
            <w:pPr>
              <w:rPr>
                <w:rFonts w:ascii="Times New Roman" w:eastAsia="Times New Roman" w:hAnsi="Times New Roman" w:cs="Times New Roman"/>
              </w:rPr>
            </w:pPr>
          </w:p>
          <w:p w14:paraId="1130B97F" w14:textId="77777777" w:rsidR="00666D09" w:rsidRDefault="00666D09" w:rsidP="00B85B71">
            <w:pPr>
              <w:rPr>
                <w:rFonts w:ascii="Times New Roman" w:eastAsia="Times New Roman" w:hAnsi="Times New Roman" w:cs="Times New Roman"/>
              </w:rPr>
            </w:pPr>
          </w:p>
          <w:p w14:paraId="2AE8D146" w14:textId="77777777" w:rsidR="00666D09" w:rsidRDefault="00666D09" w:rsidP="00B85B71">
            <w:pPr>
              <w:rPr>
                <w:rFonts w:ascii="Times New Roman" w:eastAsia="Times New Roman" w:hAnsi="Times New Roman" w:cs="Times New Roman"/>
              </w:rPr>
            </w:pPr>
          </w:p>
          <w:p w14:paraId="679F9A53" w14:textId="77777777" w:rsidR="00666D09" w:rsidRDefault="00666D09" w:rsidP="00B85B71">
            <w:pPr>
              <w:rPr>
                <w:rFonts w:ascii="Times New Roman" w:eastAsia="Times New Roman" w:hAnsi="Times New Roman" w:cs="Times New Roman"/>
              </w:rPr>
            </w:pPr>
          </w:p>
          <w:p w14:paraId="4D429989" w14:textId="77777777" w:rsidR="00666D09" w:rsidRDefault="00666D09" w:rsidP="00B85B71">
            <w:pPr>
              <w:rPr>
                <w:rFonts w:ascii="Times New Roman" w:eastAsia="Times New Roman" w:hAnsi="Times New Roman" w:cs="Times New Roman"/>
              </w:rPr>
            </w:pPr>
          </w:p>
          <w:p w14:paraId="690E6C21" w14:textId="77777777" w:rsidR="00666D09" w:rsidRDefault="00666D09" w:rsidP="00B85B71">
            <w:pPr>
              <w:rPr>
                <w:rFonts w:ascii="Times New Roman" w:eastAsia="Times New Roman" w:hAnsi="Times New Roman" w:cs="Times New Roman"/>
              </w:rPr>
            </w:pPr>
          </w:p>
          <w:p w14:paraId="01418E06" w14:textId="0F090B97" w:rsidR="00666D09" w:rsidRPr="0052351C" w:rsidRDefault="00666D09" w:rsidP="00B85B71">
            <w:pPr>
              <w:rPr>
                <w:rFonts w:ascii="Times New Roman" w:hAnsi="Times New Roman" w:cs="Times New Roman"/>
              </w:rPr>
            </w:pPr>
            <w:r w:rsidRPr="0052351C">
              <w:rPr>
                <w:rFonts w:ascii="Times New Roman" w:eastAsia="Times New Roman" w:hAnsi="Times New Roman" w:cs="Times New Roman"/>
              </w:rPr>
              <w:t>Skerry et al. (2013)</w:t>
            </w:r>
          </w:p>
        </w:tc>
        <w:tc>
          <w:tcPr>
            <w:tcW w:w="1656" w:type="dxa"/>
            <w:tcBorders>
              <w:top w:val="nil"/>
              <w:left w:val="nil"/>
              <w:bottom w:val="nil"/>
              <w:right w:val="nil"/>
            </w:tcBorders>
          </w:tcPr>
          <w:p w14:paraId="4AF23DD1"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0E2C499A" wp14:editId="54105483">
                  <wp:extent cx="914400" cy="914400"/>
                  <wp:effectExtent l="0" t="0" r="0" b="0"/>
                  <wp:docPr id="162321310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A3A5943" w14:textId="4A2CAF69" w:rsidR="00666D09" w:rsidRPr="0052351C" w:rsidRDefault="007158A0" w:rsidP="00B85B71">
            <w:pPr>
              <w:rPr>
                <w:rFonts w:ascii="Times New Roman" w:hAnsi="Times New Roman" w:cs="Times New Roman"/>
              </w:rPr>
            </w:pPr>
            <w:r>
              <w:rPr>
                <w:rFonts w:ascii="Times New Roman" w:hAnsi="Times New Roman" w:cs="Times New Roman"/>
                <w:noProof/>
              </w:rPr>
              <w:drawing>
                <wp:inline distT="0" distB="0" distL="0" distR="0" wp14:anchorId="2F5224B7" wp14:editId="7D574496">
                  <wp:extent cx="914400" cy="914400"/>
                  <wp:effectExtent l="0" t="0" r="0" b="0"/>
                  <wp:docPr id="94524151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7F3894"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6432" behindDoc="0" locked="0" layoutInCell="1" allowOverlap="1" wp14:anchorId="2768EF9C" wp14:editId="7FBD02B8">
                      <wp:simplePos x="0" y="0"/>
                      <wp:positionH relativeFrom="column">
                        <wp:posOffset>-7620</wp:posOffset>
                      </wp:positionH>
                      <wp:positionV relativeFrom="paragraph">
                        <wp:posOffset>223520</wp:posOffset>
                      </wp:positionV>
                      <wp:extent cx="1009650" cy="1404620"/>
                      <wp:effectExtent l="0" t="0" r="0" b="1905"/>
                      <wp:wrapSquare wrapText="bothSides"/>
                      <wp:docPr id="2414660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68EF9C" id="_x0000_s1030" type="#_x0000_t202" style="position:absolute;margin-left:-.6pt;margin-top:17.6pt;width:79.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" filled="f" stroked="f">
                      <v:textbox style="mso-fit-shape-to-text:t">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AAA6C6C"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111E3EE3" wp14:editId="505F4F9F">
                      <wp:simplePos x="0" y="0"/>
                      <wp:positionH relativeFrom="column">
                        <wp:posOffset>-5715</wp:posOffset>
                      </wp:positionH>
                      <wp:positionV relativeFrom="paragraph">
                        <wp:posOffset>223520</wp:posOffset>
                      </wp:positionV>
                      <wp:extent cx="1009650" cy="1404620"/>
                      <wp:effectExtent l="0" t="0" r="0" b="1905"/>
                      <wp:wrapSquare wrapText="bothSides"/>
                      <wp:docPr id="2084220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1E3EE3" id="_x0000_s1031" type="#_x0000_t202" style="position:absolute;margin-left:-.45pt;margin-top:17.6pt;width:79.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yZ//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" filled="f" stroked="f">
                      <v:textbox style="mso-fit-shape-to-text:t">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45991676" w14:textId="77777777" w:rsidTr="007158A0">
        <w:tc>
          <w:tcPr>
            <w:tcW w:w="2389" w:type="dxa"/>
            <w:vMerge/>
            <w:tcBorders>
              <w:top w:val="nil"/>
              <w:left w:val="nil"/>
              <w:bottom w:val="single" w:sz="4" w:space="0" w:color="auto"/>
              <w:right w:val="nil"/>
            </w:tcBorders>
          </w:tcPr>
          <w:p w14:paraId="12DCC7E1"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3AECC44D" w14:textId="77777777" w:rsidR="00666D09" w:rsidRDefault="00666D09" w:rsidP="00B85B71">
            <w:pPr>
              <w:rPr>
                <w:rFonts w:ascii="Times New Roman" w:hAnsi="Times New Roman" w:cs="Times New Roman"/>
              </w:rPr>
            </w:pPr>
            <w:r w:rsidRPr="0052351C">
              <w:rPr>
                <w:rFonts w:ascii="Times New Roman" w:hAnsi="Times New Roman" w:cs="Times New Roman"/>
              </w:rPr>
              <w:t>Non-sticky mittens training  constrained action</w:t>
            </w:r>
          </w:p>
          <w:p w14:paraId="28339557" w14:textId="77777777" w:rsidR="00666D09" w:rsidRPr="0052351C" w:rsidRDefault="00666D09" w:rsidP="00B85B71">
            <w:pPr>
              <w:rPr>
                <w:rFonts w:ascii="Times New Roman" w:hAnsi="Times New Roman" w:cs="Times New Roman"/>
              </w:rPr>
            </w:pPr>
          </w:p>
        </w:tc>
        <w:tc>
          <w:tcPr>
            <w:tcW w:w="985" w:type="dxa"/>
            <w:vMerge/>
            <w:tcBorders>
              <w:left w:val="nil"/>
              <w:right w:val="nil"/>
            </w:tcBorders>
          </w:tcPr>
          <w:p w14:paraId="5DF4FC80"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1A87A8CC"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737E79B3" wp14:editId="560FBA4B">
                  <wp:extent cx="914400" cy="914400"/>
                  <wp:effectExtent l="0" t="0" r="0" b="0"/>
                  <wp:docPr id="60038788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1635BF8" w14:textId="151E110C" w:rsidR="00666D09" w:rsidRPr="0052351C" w:rsidRDefault="007158A0" w:rsidP="00B85B71">
            <w:pPr>
              <w:rPr>
                <w:rFonts w:ascii="Times New Roman" w:hAnsi="Times New Roman" w:cs="Times New Roman"/>
              </w:rPr>
            </w:pPr>
            <w:r>
              <w:rPr>
                <w:rFonts w:ascii="Times New Roman" w:hAnsi="Times New Roman" w:cs="Times New Roman"/>
                <w:noProof/>
              </w:rPr>
              <w:drawing>
                <wp:inline distT="0" distB="0" distL="0" distR="0" wp14:anchorId="3D80B634" wp14:editId="0DDAAF40">
                  <wp:extent cx="914400" cy="914400"/>
                  <wp:effectExtent l="0" t="0" r="0" b="0"/>
                  <wp:docPr id="142440565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CC2C56"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2E5F60EE" wp14:editId="1C165983">
                      <wp:simplePos x="0" y="0"/>
                      <wp:positionH relativeFrom="column">
                        <wp:posOffset>-7620</wp:posOffset>
                      </wp:positionH>
                      <wp:positionV relativeFrom="paragraph">
                        <wp:posOffset>227965</wp:posOffset>
                      </wp:positionV>
                      <wp:extent cx="1009650" cy="1404620"/>
                      <wp:effectExtent l="0" t="0" r="0" b="1905"/>
                      <wp:wrapSquare wrapText="bothSides"/>
                      <wp:docPr id="827827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5F60EE" id="_x0000_s1032" type="#_x0000_t202" style="position:absolute;margin-left:-.6pt;margin-top:17.95pt;width:79.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eS+/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" filled="f" stroked="f">
                      <v:textbox style="mso-fit-shape-to-text:t">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22CDA0A8"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0528" behindDoc="0" locked="0" layoutInCell="1" allowOverlap="1" wp14:anchorId="2074C245" wp14:editId="3A4D9613">
                      <wp:simplePos x="0" y="0"/>
                      <wp:positionH relativeFrom="column">
                        <wp:posOffset>-5715</wp:posOffset>
                      </wp:positionH>
                      <wp:positionV relativeFrom="paragraph">
                        <wp:posOffset>227965</wp:posOffset>
                      </wp:positionV>
                      <wp:extent cx="1009650" cy="1404620"/>
                      <wp:effectExtent l="0" t="0" r="0" b="1905"/>
                      <wp:wrapSquare wrapText="bothSides"/>
                      <wp:docPr id="1250475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74C245" id="_x0000_s1033" type="#_x0000_t202" style="position:absolute;margin-left:-.45pt;margin-top:17.95pt;width:79.5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" filled="f" stroked="f">
                      <v:textbox style="mso-fit-shape-to-text:t">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1936C8F3" w14:textId="77777777" w:rsidTr="007158A0">
        <w:tc>
          <w:tcPr>
            <w:tcW w:w="2389" w:type="dxa"/>
            <w:vMerge/>
            <w:tcBorders>
              <w:top w:val="nil"/>
              <w:left w:val="nil"/>
              <w:bottom w:val="single" w:sz="4" w:space="0" w:color="auto"/>
              <w:right w:val="nil"/>
            </w:tcBorders>
          </w:tcPr>
          <w:p w14:paraId="1CFF8702"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11EB1EE9"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Sticky mittens training unconstrained action</w:t>
            </w:r>
          </w:p>
        </w:tc>
        <w:tc>
          <w:tcPr>
            <w:tcW w:w="985" w:type="dxa"/>
            <w:vMerge/>
            <w:tcBorders>
              <w:left w:val="nil"/>
              <w:right w:val="nil"/>
            </w:tcBorders>
          </w:tcPr>
          <w:p w14:paraId="040D998E" w14:textId="77777777" w:rsidR="00666D09" w:rsidRPr="0052351C" w:rsidRDefault="00666D09" w:rsidP="00B85B71">
            <w:pPr>
              <w:rPr>
                <w:rFonts w:ascii="Times New Roman" w:hAnsi="Times New Roman" w:cs="Times New Roman"/>
              </w:rPr>
            </w:pPr>
          </w:p>
        </w:tc>
        <w:tc>
          <w:tcPr>
            <w:tcW w:w="1656" w:type="dxa"/>
            <w:tcBorders>
              <w:top w:val="nil"/>
              <w:left w:val="nil"/>
              <w:bottom w:val="single" w:sz="4" w:space="0" w:color="auto"/>
              <w:right w:val="nil"/>
            </w:tcBorders>
          </w:tcPr>
          <w:p w14:paraId="18C885F3"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4D833BE8" wp14:editId="3E9E076D">
                  <wp:extent cx="914400" cy="914400"/>
                  <wp:effectExtent l="0" t="0" r="0" b="0"/>
                  <wp:docPr id="760419560"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single" w:sz="4" w:space="0" w:color="auto"/>
              <w:right w:val="nil"/>
            </w:tcBorders>
          </w:tcPr>
          <w:p w14:paraId="5FC778F1" w14:textId="5B966679" w:rsidR="00666D09" w:rsidRPr="0052351C" w:rsidRDefault="007158A0" w:rsidP="00B85B71">
            <w:pPr>
              <w:rPr>
                <w:rFonts w:ascii="Times New Roman" w:hAnsi="Times New Roman" w:cs="Times New Roman"/>
              </w:rPr>
            </w:pPr>
            <w:r>
              <w:rPr>
                <w:rFonts w:ascii="Times New Roman" w:hAnsi="Times New Roman" w:cs="Times New Roman"/>
                <w:noProof/>
              </w:rPr>
              <w:drawing>
                <wp:inline distT="0" distB="0" distL="0" distR="0" wp14:anchorId="33E61DE1" wp14:editId="1E150620">
                  <wp:extent cx="914400" cy="914400"/>
                  <wp:effectExtent l="0" t="0" r="0" b="0"/>
                  <wp:docPr id="5855813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single" w:sz="4" w:space="0" w:color="auto"/>
              <w:right w:val="nil"/>
            </w:tcBorders>
          </w:tcPr>
          <w:p w14:paraId="0277A233"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8480" behindDoc="0" locked="0" layoutInCell="1" allowOverlap="1" wp14:anchorId="5368E5CB" wp14:editId="7A448DF6">
                      <wp:simplePos x="0" y="0"/>
                      <wp:positionH relativeFrom="column">
                        <wp:posOffset>-7620</wp:posOffset>
                      </wp:positionH>
                      <wp:positionV relativeFrom="paragraph">
                        <wp:posOffset>228600</wp:posOffset>
                      </wp:positionV>
                      <wp:extent cx="1009650" cy="1404620"/>
                      <wp:effectExtent l="0" t="0" r="0" b="1905"/>
                      <wp:wrapSquare wrapText="bothSides"/>
                      <wp:docPr id="3326220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68E5CB" id="_x0000_s1034" type="#_x0000_t202" style="position:absolute;margin-left:-.6pt;margin-top:18pt;width:79.5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KE4/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" filled="f" stroked="f">
                      <v:textbox style="mso-fit-shape-to-text:t">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single" w:sz="4" w:space="0" w:color="auto"/>
              <w:right w:val="nil"/>
            </w:tcBorders>
          </w:tcPr>
          <w:p w14:paraId="4296408A"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1552" behindDoc="0" locked="0" layoutInCell="1" allowOverlap="1" wp14:anchorId="330701D1" wp14:editId="2EDD74AF">
                      <wp:simplePos x="0" y="0"/>
                      <wp:positionH relativeFrom="column">
                        <wp:posOffset>-5715</wp:posOffset>
                      </wp:positionH>
                      <wp:positionV relativeFrom="paragraph">
                        <wp:posOffset>228600</wp:posOffset>
                      </wp:positionV>
                      <wp:extent cx="1009650" cy="1404620"/>
                      <wp:effectExtent l="0" t="0" r="0" b="1905"/>
                      <wp:wrapSquare wrapText="bothSides"/>
                      <wp:docPr id="576880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0701D1" id="_x0000_s1035" type="#_x0000_t202" style="position:absolute;margin-left:-.45pt;margin-top:18pt;width:79.5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8/O/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" filled="f" stroked="f">
                      <v:textbox style="mso-fit-shape-to-text:t">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bl>
    <w:p w14:paraId="0A115DB1" w14:textId="7CD61395" w:rsidR="006C2BEB" w:rsidRDefault="007158A0" w:rsidP="00EC32E4">
      <w:pPr>
        <w:spacing w:line="240" w:lineRule="auto"/>
        <w:contextualSpacing/>
        <w:rPr>
          <w:rFonts w:ascii="Times New Roman" w:eastAsia="Times New Roman" w:hAnsi="Times New Roman" w:cs="Times New Roman"/>
        </w:rPr>
      </w:pPr>
      <w:r w:rsidRPr="007158A0">
        <w:rPr>
          <w:rFonts w:ascii="Times New Roman" w:eastAsia="Times New Roman" w:hAnsi="Times New Roman" w:cs="Times New Roman"/>
          <w:i/>
          <w:iCs/>
        </w:rPr>
        <w:t>Note.</w:t>
      </w:r>
      <w:r w:rsidRPr="007158A0">
        <w:rPr>
          <w:rFonts w:ascii="Times New Roman" w:eastAsia="Times New Roman" w:hAnsi="Times New Roman" w:cs="Times New Roman"/>
        </w:rPr>
        <w:t xml:space="preserve"> Check marks indicate that a</w:t>
      </w:r>
      <w:r>
        <w:rPr>
          <w:rFonts w:ascii="Times New Roman" w:eastAsia="Times New Roman" w:hAnsi="Times New Roman" w:cs="Times New Roman"/>
        </w:rPr>
        <w:t xml:space="preserve"> given</w:t>
      </w:r>
      <w:r w:rsidRPr="007158A0">
        <w:rPr>
          <w:rFonts w:ascii="Times New Roman" w:eastAsia="Times New Roman" w:hAnsi="Times New Roman" w:cs="Times New Roman"/>
        </w:rPr>
        <w:t xml:space="preserve"> model </w:t>
      </w:r>
      <w:r>
        <w:rPr>
          <w:rFonts w:ascii="Times New Roman" w:eastAsia="Times New Roman" w:hAnsi="Times New Roman" w:cs="Times New Roman"/>
        </w:rPr>
        <w:t>captured the qualitative pattern</w:t>
      </w:r>
      <w:r w:rsidRPr="007158A0">
        <w:rPr>
          <w:rFonts w:ascii="Times New Roman" w:eastAsia="Times New Roman" w:hAnsi="Times New Roman" w:cs="Times New Roman"/>
        </w:rPr>
        <w:t xml:space="preserve"> associated with a target finding</w:t>
      </w:r>
      <w:r>
        <w:rPr>
          <w:rFonts w:ascii="Times New Roman" w:eastAsia="Times New Roman" w:hAnsi="Times New Roman" w:cs="Times New Roman"/>
        </w:rPr>
        <w:t xml:space="preserve"> and </w:t>
      </w:r>
      <w:r w:rsidR="005F5996">
        <w:rPr>
          <w:rFonts w:ascii="Times New Roman" w:eastAsia="Times New Roman" w:hAnsi="Times New Roman" w:cs="Times New Roman"/>
        </w:rPr>
        <w:t xml:space="preserve">its </w:t>
      </w:r>
      <w:r>
        <w:rPr>
          <w:rFonts w:ascii="Times New Roman" w:eastAsia="Times New Roman" w:hAnsi="Times New Roman" w:cs="Times New Roman"/>
        </w:rPr>
        <w:t>corresponding illustrative paradigm;</w:t>
      </w:r>
      <w:r w:rsidRPr="007158A0">
        <w:rPr>
          <w:rFonts w:ascii="Times New Roman" w:eastAsia="Times New Roman" w:hAnsi="Times New Roman" w:cs="Times New Roman"/>
        </w:rPr>
        <w:t xml:space="preserve"> Xs indicate that the model failed to capture the finding</w:t>
      </w:r>
      <w:r>
        <w:rPr>
          <w:rFonts w:ascii="Times New Roman" w:eastAsia="Times New Roman" w:hAnsi="Times New Roman" w:cs="Times New Roman"/>
        </w:rPr>
        <w:t xml:space="preserve">; </w:t>
      </w:r>
      <w:r w:rsidRPr="007158A0">
        <w:rPr>
          <w:rFonts w:ascii="Times New Roman" w:eastAsia="Times New Roman" w:hAnsi="Times New Roman" w:cs="Times New Roman"/>
        </w:rPr>
        <w:t xml:space="preserve">and dashes indicate that the model could not </w:t>
      </w:r>
      <w:r w:rsidR="005F5996">
        <w:rPr>
          <w:rFonts w:ascii="Times New Roman" w:eastAsia="Times New Roman" w:hAnsi="Times New Roman" w:cs="Times New Roman"/>
        </w:rPr>
        <w:t xml:space="preserve">meaningfully be applied to the corresponding target </w:t>
      </w:r>
      <w:r>
        <w:rPr>
          <w:rFonts w:ascii="Times New Roman" w:eastAsia="Times New Roman" w:hAnsi="Times New Roman" w:cs="Times New Roman"/>
        </w:rPr>
        <w:t>and illustrative paradigm</w:t>
      </w:r>
      <w:r w:rsidRPr="007158A0">
        <w:rPr>
          <w:rFonts w:ascii="Times New Roman" w:eastAsia="Times New Roman" w:hAnsi="Times New Roman" w:cs="Times New Roman"/>
        </w:rPr>
        <w:t xml:space="preserve">. Illustrative paradigms </w:t>
      </w:r>
      <w:r>
        <w:rPr>
          <w:rFonts w:ascii="Times New Roman" w:eastAsia="Times New Roman" w:hAnsi="Times New Roman" w:cs="Times New Roman"/>
        </w:rPr>
        <w:t>are nested within the</w:t>
      </w:r>
      <w:r w:rsidRPr="007158A0">
        <w:rPr>
          <w:rFonts w:ascii="Times New Roman" w:eastAsia="Times New Roman" w:hAnsi="Times New Roman" w:cs="Times New Roman"/>
        </w:rPr>
        <w:t xml:space="preserve"> broader target finding to which they correspond. Because several</w:t>
      </w:r>
      <w:r>
        <w:rPr>
          <w:rFonts w:ascii="Times New Roman" w:eastAsia="Times New Roman" w:hAnsi="Times New Roman" w:cs="Times New Roman"/>
        </w:rPr>
        <w:t xml:space="preserve"> of the current</w:t>
      </w:r>
      <w:r w:rsidRPr="007158A0">
        <w:rPr>
          <w:rFonts w:ascii="Times New Roman" w:eastAsia="Times New Roman" w:hAnsi="Times New Roman" w:cs="Times New Roman"/>
        </w:rPr>
        <w:t xml:space="preserve"> target findings were derived from multiple experiments and published studies, the </w:t>
      </w:r>
      <w:r>
        <w:rPr>
          <w:rFonts w:ascii="Times New Roman" w:eastAsia="Times New Roman" w:hAnsi="Times New Roman" w:cs="Times New Roman"/>
        </w:rPr>
        <w:t xml:space="preserve">associated </w:t>
      </w:r>
      <w:r w:rsidRPr="007158A0">
        <w:rPr>
          <w:rFonts w:ascii="Times New Roman" w:eastAsia="Times New Roman" w:hAnsi="Times New Roman" w:cs="Times New Roman"/>
        </w:rPr>
        <w:t>citations are also provided.</w:t>
      </w:r>
    </w:p>
    <w:p w14:paraId="3C0A38B0" w14:textId="77777777" w:rsidR="00900CA8" w:rsidRDefault="00900CA8" w:rsidP="00820592">
      <w:pPr>
        <w:spacing w:line="480" w:lineRule="auto"/>
        <w:ind w:firstLine="720"/>
        <w:contextualSpacing/>
        <w:rPr>
          <w:rFonts w:ascii="Times New Roman" w:eastAsia="Times New Roman" w:hAnsi="Times New Roman" w:cs="Times New Roman"/>
        </w:rPr>
      </w:pPr>
    </w:p>
    <w:p w14:paraId="192D9A8E" w14:textId="77777777" w:rsidR="00F1765B" w:rsidRDefault="00722454" w:rsidP="00820592">
      <w:pPr>
        <w:spacing w:line="480" w:lineRule="auto"/>
        <w:ind w:firstLine="720"/>
        <w:contextualSpacing/>
        <w:rPr>
          <w:ins w:id="934" w:author="Benton, Deon" w:date="2026-06-23T18:33:00Z" w16du:dateUtc="2026-06-23T23:33:00Z"/>
          <w:rFonts w:ascii="Times New Roman" w:eastAsia="Times New Roman" w:hAnsi="Times New Roman" w:cs="Times New Roman"/>
        </w:rPr>
      </w:pPr>
      <w:ins w:id="935" w:author="Benton, Deon" w:date="2026-06-23T17:59:00Z" w16du:dateUtc="2026-06-23T22:59:00Z">
        <w:r>
          <w:rPr>
            <w:rFonts w:ascii="Times New Roman" w:eastAsia="Times New Roman" w:hAnsi="Times New Roman" w:cs="Times New Roman"/>
          </w:rPr>
          <w:t>As it relates to VOM10</w:t>
        </w:r>
      </w:ins>
      <w:ins w:id="936" w:author="Benton, Deon" w:date="2026-06-23T18:01:00Z" w16du:dateUtc="2026-06-23T23:01:00Z">
        <w:r>
          <w:rPr>
            <w:rFonts w:ascii="Times New Roman" w:eastAsia="Times New Roman" w:hAnsi="Times New Roman" w:cs="Times New Roman"/>
          </w:rPr>
          <w:t>—the main competitor model—</w:t>
        </w:r>
      </w:ins>
      <w:ins w:id="937" w:author="Benton, Deon" w:date="2026-06-23T18:03:00Z" w16du:dateUtc="2026-06-23T23:03:00Z">
        <w:r>
          <w:rPr>
            <w:rFonts w:ascii="Times New Roman" w:eastAsia="Times New Roman" w:hAnsi="Times New Roman" w:cs="Times New Roman"/>
          </w:rPr>
          <w:t xml:space="preserve">this model was unable to </w:t>
        </w:r>
      </w:ins>
      <w:ins w:id="938" w:author="Benton, Deon" w:date="2026-06-23T18:04:00Z" w16du:dateUtc="2026-06-23T23:04:00Z">
        <w:r>
          <w:rPr>
            <w:rFonts w:ascii="Times New Roman" w:eastAsia="Times New Roman" w:hAnsi="Times New Roman" w:cs="Times New Roman"/>
          </w:rPr>
          <w:t>reproduce</w:t>
        </w:r>
      </w:ins>
      <w:ins w:id="939" w:author="Benton, Deon" w:date="2026-06-23T18:03:00Z" w16du:dateUtc="2026-06-23T23:03:00Z">
        <w:r>
          <w:rPr>
            <w:rFonts w:ascii="Times New Roman" w:eastAsia="Times New Roman" w:hAnsi="Times New Roman" w:cs="Times New Roman"/>
          </w:rPr>
          <w:t xml:space="preserve"> the</w:t>
        </w:r>
      </w:ins>
      <w:ins w:id="940" w:author="Benton, Deon" w:date="2026-06-23T18:02:00Z" w16du:dateUtc="2026-06-23T23:02:00Z">
        <w:r>
          <w:rPr>
            <w:rFonts w:ascii="Times New Roman" w:eastAsia="Times New Roman" w:hAnsi="Times New Roman" w:cs="Times New Roman"/>
          </w:rPr>
          <w:t xml:space="preserve"> third</w:t>
        </w:r>
      </w:ins>
      <w:ins w:id="941" w:author="Benton, Deon" w:date="2026-06-23T18:10:00Z" w16du:dateUtc="2026-06-23T23:10:00Z">
        <w:r w:rsidR="00560B54">
          <w:rPr>
            <w:rFonts w:ascii="Times New Roman" w:eastAsia="Times New Roman" w:hAnsi="Times New Roman" w:cs="Times New Roman"/>
          </w:rPr>
          <w:t xml:space="preserve"> and </w:t>
        </w:r>
      </w:ins>
      <w:ins w:id="942" w:author="Benton, Deon" w:date="2026-06-23T18:02:00Z" w16du:dateUtc="2026-06-23T23:02:00Z">
        <w:r>
          <w:rPr>
            <w:rFonts w:ascii="Times New Roman" w:eastAsia="Times New Roman" w:hAnsi="Times New Roman" w:cs="Times New Roman"/>
          </w:rPr>
          <w:t>fifth target findings.</w:t>
        </w:r>
      </w:ins>
      <w:ins w:id="943" w:author="Benton, Deon" w:date="2026-06-23T18:07:00Z" w16du:dateUtc="2026-06-23T23:07:00Z">
        <w:r w:rsidR="00560B54">
          <w:rPr>
            <w:rFonts w:ascii="Times New Roman" w:eastAsia="Times New Roman" w:hAnsi="Times New Roman" w:cs="Times New Roman"/>
          </w:rPr>
          <w:t xml:space="preserve"> </w:t>
        </w:r>
      </w:ins>
      <w:ins w:id="944" w:author="Benton, Deon" w:date="2026-06-23T18:14:00Z" w16du:dateUtc="2026-06-23T23:14:00Z">
        <w:r w:rsidR="00560B54">
          <w:rPr>
            <w:rFonts w:ascii="Times New Roman" w:eastAsia="Times New Roman" w:hAnsi="Times New Roman" w:cs="Times New Roman"/>
          </w:rPr>
          <w:t>VOM10’s failure to capture the third and fifth target findings</w:t>
        </w:r>
      </w:ins>
      <w:ins w:id="945" w:author="Benton, Deon" w:date="2026-06-23T18:07:00Z" w16du:dateUtc="2026-06-23T23:07:00Z">
        <w:r w:rsidR="00560B54">
          <w:rPr>
            <w:rFonts w:ascii="Times New Roman" w:eastAsia="Times New Roman" w:hAnsi="Times New Roman" w:cs="Times New Roman"/>
          </w:rPr>
          <w:t xml:space="preserve"> can be attributed to a common source:</w:t>
        </w:r>
      </w:ins>
      <w:ins w:id="946" w:author="Benton, Deon" w:date="2026-06-23T18:02:00Z" w16du:dateUtc="2026-06-23T23:02:00Z">
        <w:r>
          <w:rPr>
            <w:rFonts w:ascii="Times New Roman" w:eastAsia="Times New Roman" w:hAnsi="Times New Roman" w:cs="Times New Roman"/>
          </w:rPr>
          <w:t xml:space="preserve"> </w:t>
        </w:r>
      </w:ins>
      <w:ins w:id="947" w:author="Benton, Deon" w:date="2026-06-23T18:01:00Z" w16du:dateUtc="2026-06-23T23:01:00Z">
        <w:r w:rsidRPr="00722454">
          <w:rPr>
            <w:rFonts w:ascii="Times New Roman" w:eastAsia="Times New Roman" w:hAnsi="Times New Roman" w:cs="Times New Roman"/>
          </w:rPr>
          <w:t>the absence of prior action processing experience.</w:t>
        </w:r>
      </w:ins>
      <w:ins w:id="948" w:author="Benton, Deon" w:date="2026-06-23T18:11:00Z" w16du:dateUtc="2026-06-23T23:11:00Z">
        <w:r w:rsidR="00560B54">
          <w:rPr>
            <w:rFonts w:ascii="Times New Roman" w:eastAsia="Times New Roman" w:hAnsi="Times New Roman" w:cs="Times New Roman"/>
          </w:rPr>
          <w:t xml:space="preserve"> Yet just such experience is required for </w:t>
        </w:r>
      </w:ins>
      <w:ins w:id="949" w:author="Benton, Deon" w:date="2026-06-23T18:12:00Z" w16du:dateUtc="2026-06-23T23:12:00Z">
        <w:r w:rsidR="00560B54">
          <w:rPr>
            <w:rFonts w:ascii="Times New Roman" w:eastAsia="Times New Roman" w:hAnsi="Times New Roman" w:cs="Times New Roman"/>
          </w:rPr>
          <w:t xml:space="preserve">the model to </w:t>
        </w:r>
      </w:ins>
      <w:ins w:id="950" w:author="Benton, Deon" w:date="2026-06-23T18:13:00Z" w16du:dateUtc="2026-06-23T23:13:00Z">
        <w:r w:rsidR="00560B54">
          <w:rPr>
            <w:rFonts w:ascii="Times New Roman" w:eastAsia="Times New Roman" w:hAnsi="Times New Roman" w:cs="Times New Roman"/>
          </w:rPr>
          <w:t>represent</w:t>
        </w:r>
      </w:ins>
      <w:ins w:id="951" w:author="Benton, Deon" w:date="2026-06-23T18:12:00Z" w16du:dateUtc="2026-06-23T23:12:00Z">
        <w:r w:rsidR="00560B54">
          <w:rPr>
            <w:rFonts w:ascii="Times New Roman" w:eastAsia="Times New Roman" w:hAnsi="Times New Roman" w:cs="Times New Roman"/>
          </w:rPr>
          <w:t xml:space="preserve"> aspects of the visual scene that otherwise were absent or to model the role of experience on action processing</w:t>
        </w:r>
      </w:ins>
      <w:ins w:id="952" w:author="Benton, Deon" w:date="2026-06-23T18:13:00Z" w16du:dateUtc="2026-06-23T23:13:00Z">
        <w:r w:rsidR="00560B54">
          <w:rPr>
            <w:rFonts w:ascii="Times New Roman" w:eastAsia="Times New Roman" w:hAnsi="Times New Roman" w:cs="Times New Roman"/>
          </w:rPr>
          <w:t>.</w:t>
        </w:r>
      </w:ins>
      <w:ins w:id="953" w:author="Benton, Deon" w:date="2026-06-23T18:14:00Z" w16du:dateUtc="2026-06-23T23:14:00Z">
        <w:r w:rsidR="00560B54">
          <w:rPr>
            <w:rFonts w:ascii="Times New Roman" w:eastAsia="Times New Roman" w:hAnsi="Times New Roman" w:cs="Times New Roman"/>
          </w:rPr>
          <w:t xml:space="preserve"> </w:t>
        </w:r>
      </w:ins>
      <w:ins w:id="954" w:author="Benton, Deon" w:date="2026-06-23T18:15:00Z" w16du:dateUtc="2026-06-23T23:15:00Z">
        <w:r w:rsidR="00560B54">
          <w:rPr>
            <w:rFonts w:ascii="Times New Roman" w:eastAsia="Times New Roman" w:hAnsi="Times New Roman" w:cs="Times New Roman"/>
          </w:rPr>
          <w:t xml:space="preserve">Although VOM10 captured the first target finding, </w:t>
        </w:r>
      </w:ins>
      <w:ins w:id="955" w:author="Benton, Deon" w:date="2026-06-23T18:16:00Z" w16du:dateUtc="2026-06-23T23:16:00Z">
        <w:r w:rsidR="000407F0">
          <w:rPr>
            <w:rFonts w:ascii="Times New Roman" w:eastAsia="Times New Roman" w:hAnsi="Times New Roman" w:cs="Times New Roman"/>
          </w:rPr>
          <w:t xml:space="preserve">even here </w:t>
        </w:r>
      </w:ins>
      <w:ins w:id="956" w:author="Benton, Deon" w:date="2026-06-23T18:15:00Z" w16du:dateUtc="2026-06-23T23:15:00Z">
        <w:r w:rsidR="000407F0">
          <w:rPr>
            <w:rFonts w:ascii="Times New Roman" w:eastAsia="Times New Roman" w:hAnsi="Times New Roman" w:cs="Times New Roman"/>
          </w:rPr>
          <w:t>caution is warranted.</w:t>
        </w:r>
      </w:ins>
      <w:ins w:id="957" w:author="Benton, Deon" w:date="2026-06-23T18:06:00Z" w16du:dateUtc="2026-06-23T23:06:00Z">
        <w:r w:rsidR="00560B54">
          <w:rPr>
            <w:rFonts w:ascii="Times New Roman" w:eastAsia="Times New Roman" w:hAnsi="Times New Roman" w:cs="Times New Roman"/>
          </w:rPr>
          <w:t xml:space="preserve"> </w:t>
        </w:r>
      </w:ins>
      <w:ins w:id="958" w:author="Benton, Deon" w:date="2026-06-23T18:01:00Z" w16du:dateUtc="2026-06-23T23:01:00Z">
        <w:r w:rsidRPr="00722454">
          <w:rPr>
            <w:rFonts w:ascii="Times New Roman" w:eastAsia="Times New Roman" w:hAnsi="Times New Roman" w:cs="Times New Roman"/>
          </w:rPr>
          <w:t xml:space="preserve"> This is because</w:t>
        </w:r>
      </w:ins>
      <w:ins w:id="959" w:author="Benton, Deon" w:date="2026-06-23T18:16:00Z" w16du:dateUtc="2026-06-23T23:16:00Z">
        <w:r w:rsidR="000407F0">
          <w:rPr>
            <w:rFonts w:ascii="Times New Roman" w:eastAsia="Times New Roman" w:hAnsi="Times New Roman" w:cs="Times New Roman"/>
          </w:rPr>
          <w:t xml:space="preserve"> </w:t>
        </w:r>
      </w:ins>
      <w:ins w:id="960" w:author="Benton, Deon" w:date="2026-06-23T18:17:00Z" w16du:dateUtc="2026-06-23T23:17:00Z">
        <w:r w:rsidR="000407F0">
          <w:rPr>
            <w:rFonts w:ascii="Times New Roman" w:eastAsia="Times New Roman" w:hAnsi="Times New Roman" w:cs="Times New Roman"/>
          </w:rPr>
          <w:t>a revised version of this model—</w:t>
        </w:r>
      </w:ins>
      <w:ins w:id="961" w:author="Benton, Deon" w:date="2026-06-23T18:20:00Z" w16du:dateUtc="2026-06-23T23:20:00Z">
        <w:r w:rsidR="000407F0">
          <w:rPr>
            <w:rFonts w:ascii="Times New Roman" w:eastAsia="Times New Roman" w:hAnsi="Times New Roman" w:cs="Times New Roman"/>
          </w:rPr>
          <w:t xml:space="preserve">which more faithfully </w:t>
        </w:r>
      </w:ins>
      <w:ins w:id="962" w:author="Benton, Deon" w:date="2026-06-23T18:01:00Z" w16du:dateUtc="2026-06-23T23:01:00Z">
        <w:r w:rsidRPr="00722454">
          <w:rPr>
            <w:rFonts w:ascii="Times New Roman" w:eastAsia="Times New Roman" w:hAnsi="Times New Roman" w:cs="Times New Roman"/>
          </w:rPr>
          <w:t>simulated the</w:t>
        </w:r>
      </w:ins>
      <w:ins w:id="963" w:author="Benton, Deon" w:date="2026-06-23T18:20:00Z" w16du:dateUtc="2026-06-23T23:20:00Z">
        <w:r w:rsidR="000407F0">
          <w:rPr>
            <w:rFonts w:ascii="Times New Roman" w:eastAsia="Times New Roman" w:hAnsi="Times New Roman" w:cs="Times New Roman"/>
          </w:rPr>
          <w:t xml:space="preserve"> experimental task from which the first target finding derived—failed to reproduce this finding. </w:t>
        </w:r>
      </w:ins>
      <w:ins w:id="964" w:author="Benton, Deon" w:date="2026-06-23T18:01:00Z" w16du:dateUtc="2026-06-23T23:01:00Z">
        <w:r w:rsidRPr="00722454">
          <w:rPr>
            <w:rFonts w:ascii="Times New Roman" w:eastAsia="Times New Roman" w:hAnsi="Times New Roman" w:cs="Times New Roman"/>
          </w:rPr>
          <w:t xml:space="preserve">This </w:t>
        </w:r>
      </w:ins>
      <w:ins w:id="965" w:author="Benton, Deon" w:date="2026-06-23T18:22:00Z" w16du:dateUtc="2026-06-23T23:22:00Z">
        <w:r w:rsidR="000407F0" w:rsidRPr="00722454">
          <w:rPr>
            <w:rFonts w:ascii="Times New Roman" w:eastAsia="Times New Roman" w:hAnsi="Times New Roman" w:cs="Times New Roman"/>
          </w:rPr>
          <w:t>suggests</w:t>
        </w:r>
      </w:ins>
      <w:ins w:id="966" w:author="Benton, Deon" w:date="2026-06-23T18:01:00Z" w16du:dateUtc="2026-06-23T23:01:00Z">
        <w:r w:rsidRPr="00722454">
          <w:rPr>
            <w:rFonts w:ascii="Times New Roman" w:eastAsia="Times New Roman" w:hAnsi="Times New Roman" w:cs="Times New Roman"/>
          </w:rPr>
          <w:t xml:space="preserve"> that </w:t>
        </w:r>
      </w:ins>
      <w:ins w:id="967" w:author="Benton, Deon" w:date="2026-06-23T18:22:00Z" w16du:dateUtc="2026-06-23T23:22:00Z">
        <w:r w:rsidR="000407F0">
          <w:rPr>
            <w:rFonts w:ascii="Times New Roman" w:eastAsia="Times New Roman" w:hAnsi="Times New Roman" w:cs="Times New Roman"/>
          </w:rPr>
          <w:t xml:space="preserve">VOM10’s original success stemmed from </w:t>
        </w:r>
      </w:ins>
      <w:ins w:id="968" w:author="Benton, Deon" w:date="2026-06-23T18:25:00Z" w16du:dateUtc="2026-06-23T23:25:00Z">
        <w:r w:rsidR="000407F0">
          <w:rPr>
            <w:rFonts w:ascii="Times New Roman" w:eastAsia="Times New Roman" w:hAnsi="Times New Roman" w:cs="Times New Roman"/>
          </w:rPr>
          <w:t>quirks relating to how this model can be used to simulate action efficiency understanding studies</w:t>
        </w:r>
      </w:ins>
      <w:ins w:id="969" w:author="Benton, Deon" w:date="2026-06-23T18:23:00Z" w16du:dateUtc="2026-06-23T23:23:00Z">
        <w:r w:rsidR="000407F0">
          <w:rPr>
            <w:rFonts w:ascii="Times New Roman" w:eastAsia="Times New Roman" w:hAnsi="Times New Roman" w:cs="Times New Roman"/>
          </w:rPr>
          <w:t xml:space="preserve"> rather than from its ability to capture the processes underlying action efficiency processing in infants. </w:t>
        </w:r>
      </w:ins>
      <w:ins w:id="970" w:author="Benton, Deon" w:date="2026-06-23T18:27:00Z" w16du:dateUtc="2026-06-23T23:27:00Z">
        <w:r w:rsidR="00282BDF">
          <w:rPr>
            <w:rFonts w:ascii="Times New Roman" w:eastAsia="Times New Roman" w:hAnsi="Times New Roman" w:cs="Times New Roman"/>
          </w:rPr>
          <w:t>Interestingly, Simulation 4 demonstrated that retaining such quirks prevented VOM10 from capturing</w:t>
        </w:r>
      </w:ins>
      <w:ins w:id="971" w:author="Benton, Deon" w:date="2026-06-23T18:28:00Z" w16du:dateUtc="2026-06-23T23:28:00Z">
        <w:r w:rsidR="00282BDF">
          <w:rPr>
            <w:rFonts w:ascii="Times New Roman" w:eastAsia="Times New Roman" w:hAnsi="Times New Roman" w:cs="Times New Roman"/>
          </w:rPr>
          <w:t xml:space="preserve"> the finding that infants possess a graded notion of efficiency.</w:t>
        </w:r>
      </w:ins>
      <w:ins w:id="972" w:author="Benton, Deon" w:date="2026-06-23T18:22:00Z" w16du:dateUtc="2026-06-23T23:22:00Z">
        <w:r w:rsidR="000407F0" w:rsidRPr="00926947">
          <w:rPr>
            <w:rFonts w:ascii="Times New Roman" w:hAnsi="Times New Roman" w:cs="Times New Roman"/>
          </w:rPr>
          <w:t xml:space="preserve"> understanding or instead arose from atheoretical quirks in how the original simulations were implemented. </w:t>
        </w:r>
      </w:ins>
      <w:ins w:id="973" w:author="Benton, Deon" w:date="2026-06-23T18:30:00Z" w16du:dateUtc="2026-06-23T23:30:00Z">
        <w:r w:rsidR="00282BDF">
          <w:rPr>
            <w:rFonts w:ascii="Times New Roman" w:eastAsia="Times New Roman" w:hAnsi="Times New Roman" w:cs="Times New Roman"/>
          </w:rPr>
          <w:t>VOM10’s inability to capture four of the five target findings,</w:t>
        </w:r>
        <w:r w:rsidR="00282BDF" w:rsidRPr="00282BDF">
          <w:rPr>
            <w:rFonts w:ascii="Times New Roman" w:eastAsia="Times New Roman" w:hAnsi="Times New Roman" w:cs="Times New Roman"/>
          </w:rPr>
          <w:t xml:space="preserve"> however</w:t>
        </w:r>
        <w:r w:rsidR="00282BDF">
          <w:rPr>
            <w:rFonts w:ascii="Times New Roman" w:eastAsia="Times New Roman" w:hAnsi="Times New Roman" w:cs="Times New Roman"/>
          </w:rPr>
          <w:t>,</w:t>
        </w:r>
        <w:r w:rsidR="00282BDF" w:rsidRPr="00282BDF">
          <w:rPr>
            <w:rFonts w:ascii="Times New Roman" w:eastAsia="Times New Roman" w:hAnsi="Times New Roman" w:cs="Times New Roman"/>
          </w:rPr>
          <w:t xml:space="preserve"> should not be interpreted to reflect a broader failure of </w:t>
        </w:r>
        <w:r w:rsidR="00282BDF" w:rsidRPr="00282BDF">
          <w:rPr>
            <w:rFonts w:ascii="Times New Roman" w:eastAsia="Times New Roman" w:hAnsi="Times New Roman" w:cs="Times New Roman"/>
          </w:rPr>
          <w:lastRenderedPageBreak/>
          <w:t xml:space="preserve">connectionist systems to simulate </w:t>
        </w:r>
        <w:r w:rsidR="00282BDF">
          <w:rPr>
            <w:rFonts w:ascii="Times New Roman" w:eastAsia="Times New Roman" w:hAnsi="Times New Roman" w:cs="Times New Roman"/>
          </w:rPr>
          <w:t>the processes governing infants’ looking behaviors in studies assessing their p</w:t>
        </w:r>
      </w:ins>
      <w:ins w:id="974" w:author="Benton, Deon" w:date="2026-06-23T18:31:00Z" w16du:dateUtc="2026-06-23T23:31:00Z">
        <w:r w:rsidR="00282BDF">
          <w:rPr>
            <w:rFonts w:ascii="Times New Roman" w:eastAsia="Times New Roman" w:hAnsi="Times New Roman" w:cs="Times New Roman"/>
          </w:rPr>
          <w:t xml:space="preserve">utative action efficiency understanding. </w:t>
        </w:r>
      </w:ins>
      <w:ins w:id="975" w:author="Benton, Deon" w:date="2026-06-23T18:32:00Z" w16du:dateUtc="2026-06-23T23:32:00Z">
        <w:r w:rsidR="00282BDF">
          <w:rPr>
            <w:rFonts w:ascii="Times New Roman" w:eastAsia="Times New Roman" w:hAnsi="Times New Roman" w:cs="Times New Roman"/>
          </w:rPr>
          <w:t xml:space="preserve">If this were true, then ALIAS—a connectionist system itself—should have failed to explain infants’ looking behaviors in these studies. </w:t>
        </w:r>
      </w:ins>
    </w:p>
    <w:p w14:paraId="5A5C26E8" w14:textId="6CB5809B" w:rsidR="00E90545" w:rsidRDefault="00F1765B" w:rsidP="00820592">
      <w:pPr>
        <w:spacing w:line="480" w:lineRule="auto"/>
        <w:ind w:firstLine="720"/>
        <w:contextualSpacing/>
        <w:rPr>
          <w:rFonts w:ascii="Times New Roman" w:eastAsia="Times New Roman" w:hAnsi="Times New Roman" w:cs="Times New Roman"/>
        </w:rPr>
      </w:pPr>
      <w:ins w:id="976" w:author="Benton, Deon" w:date="2026-06-23T18:33:00Z" w16du:dateUtc="2026-06-23T23:33:00Z">
        <w:r>
          <w:rPr>
            <w:rFonts w:ascii="Times New Roman" w:eastAsia="Times New Roman" w:hAnsi="Times New Roman" w:cs="Times New Roman"/>
          </w:rPr>
          <w:t>In terms of the novel contributions tha</w:t>
        </w:r>
      </w:ins>
      <w:ins w:id="977" w:author="Benton, Deon" w:date="2026-06-24T18:02:00Z" w16du:dateUtc="2026-06-24T23:02:00Z">
        <w:r w:rsidR="00D02F3F">
          <w:rPr>
            <w:rFonts w:ascii="Times New Roman" w:eastAsia="Times New Roman" w:hAnsi="Times New Roman" w:cs="Times New Roman"/>
          </w:rPr>
          <w:t>t</w:t>
        </w:r>
      </w:ins>
      <w:ins w:id="978" w:author="Benton, Deon" w:date="2026-06-23T18:33:00Z" w16du:dateUtc="2026-06-23T23:33:00Z">
        <w:r>
          <w:rPr>
            <w:rFonts w:ascii="Times New Roman" w:eastAsia="Times New Roman" w:hAnsi="Times New Roman" w:cs="Times New Roman"/>
          </w:rPr>
          <w:t xml:space="preserve"> the current simulations make, two are particularly </w:t>
        </w:r>
      </w:ins>
      <w:ins w:id="979" w:author="Benton, Deon" w:date="2026-06-23T18:34:00Z" w16du:dateUtc="2026-06-23T23:34:00Z">
        <w:r>
          <w:rPr>
            <w:rFonts w:ascii="Times New Roman" w:eastAsia="Times New Roman" w:hAnsi="Times New Roman" w:cs="Times New Roman"/>
          </w:rPr>
          <w:t>noteworthy</w:t>
        </w:r>
      </w:ins>
      <w:ins w:id="980" w:author="Benton, Deon" w:date="2026-06-24T18:14:00Z" w16du:dateUtc="2026-06-24T23:14:00Z">
        <w:r w:rsidR="00894916">
          <w:rPr>
            <w:rFonts w:ascii="Times New Roman" w:eastAsia="Times New Roman" w:hAnsi="Times New Roman" w:cs="Times New Roman"/>
          </w:rPr>
          <w:t>.</w:t>
        </w:r>
      </w:ins>
      <w:r w:rsidR="00237476">
        <w:rPr>
          <w:rFonts w:ascii="Times New Roman" w:eastAsia="Times New Roman" w:hAnsi="Times New Roman" w:cs="Times New Roman"/>
        </w:rPr>
        <w:t xml:space="preserve"> </w:t>
      </w:r>
      <w:r w:rsidR="00CD1B05">
        <w:rPr>
          <w:rFonts w:ascii="Times New Roman" w:eastAsia="Times New Roman" w:hAnsi="Times New Roman" w:cs="Times New Roman"/>
        </w:rPr>
        <w:t>First,</w:t>
      </w:r>
      <w:r w:rsidR="00237476">
        <w:rPr>
          <w:rFonts w:ascii="Times New Roman" w:eastAsia="Times New Roman" w:hAnsi="Times New Roman" w:cs="Times New Roman"/>
        </w:rPr>
        <w:t xml:space="preserve"> </w:t>
      </w:r>
      <w:r w:rsidR="00820592">
        <w:rPr>
          <w:rFonts w:ascii="Times New Roman" w:eastAsia="Times New Roman" w:hAnsi="Times New Roman" w:cs="Times New Roman"/>
        </w:rPr>
        <w:t xml:space="preserve">they provided </w:t>
      </w:r>
      <w:r w:rsidR="00A1213D">
        <w:rPr>
          <w:rFonts w:ascii="Times New Roman" w:eastAsia="Times New Roman" w:hAnsi="Times New Roman" w:cs="Times New Roman"/>
        </w:rPr>
        <w:t xml:space="preserve">insight into the possible mechanistic basis of infants’ looking responses in </w:t>
      </w:r>
      <w:ins w:id="981" w:author="Benton, Deon" w:date="2026-06-24T18:15:00Z" w16du:dateUtc="2026-06-24T23:15:00Z">
        <w:r w:rsidR="00894916">
          <w:rPr>
            <w:rFonts w:ascii="Times New Roman" w:eastAsia="Times New Roman" w:hAnsi="Times New Roman" w:cs="Times New Roman"/>
          </w:rPr>
          <w:t>action efficiency understanding studies</w:t>
        </w:r>
      </w:ins>
      <w:r w:rsidR="00A1213D">
        <w:rPr>
          <w:rFonts w:ascii="Times New Roman" w:eastAsia="Times New Roman" w:hAnsi="Times New Roman" w:cs="Times New Roman"/>
        </w:rPr>
        <w:t xml:space="preserve">. </w:t>
      </w:r>
      <w:ins w:id="982" w:author="Benton, Deon" w:date="2026-06-24T18:17:00Z" w16du:dateUtc="2026-06-24T23:17:00Z">
        <w:r w:rsidR="002C71F4">
          <w:rPr>
            <w:rFonts w:ascii="Times New Roman" w:eastAsia="Times New Roman" w:hAnsi="Times New Roman" w:cs="Times New Roman"/>
          </w:rPr>
          <w:t xml:space="preserve">As one example, Simulation 4 </w:t>
        </w:r>
      </w:ins>
      <w:ins w:id="983" w:author="Benton, Deon" w:date="2026-06-24T18:21:00Z" w16du:dateUtc="2026-06-24T23:21:00Z">
        <w:r w:rsidR="002C71F4">
          <w:rPr>
            <w:rFonts w:ascii="Times New Roman" w:eastAsia="Times New Roman" w:hAnsi="Times New Roman" w:cs="Times New Roman"/>
          </w:rPr>
          <w:t xml:space="preserve">demonstrated that prior experience with curved trajectories and obstacles can explain why infants look longer at events </w:t>
        </w:r>
      </w:ins>
      <w:ins w:id="984" w:author="Benton, Deon" w:date="2026-06-24T18:22:00Z" w16du:dateUtc="2026-06-24T23:22:00Z">
        <w:r w:rsidR="002C71F4">
          <w:rPr>
            <w:rFonts w:ascii="Times New Roman" w:eastAsia="Times New Roman" w:hAnsi="Times New Roman" w:cs="Times New Roman"/>
          </w:rPr>
          <w:t>depicting barrierless arced motion</w:t>
        </w:r>
      </w:ins>
      <w:ins w:id="985" w:author="Benton, Deon" w:date="2026-06-24T18:21:00Z" w16du:dateUtc="2026-06-24T23:21:00Z">
        <w:r w:rsidR="002C71F4">
          <w:rPr>
            <w:rFonts w:ascii="Times New Roman" w:eastAsia="Times New Roman" w:hAnsi="Times New Roman" w:cs="Times New Roman"/>
          </w:rPr>
          <w:t xml:space="preserve"> than </w:t>
        </w:r>
      </w:ins>
      <w:ins w:id="986" w:author="Benton, Deon" w:date="2026-06-24T18:22:00Z" w16du:dateUtc="2026-06-24T23:22:00Z">
        <w:r w:rsidR="002C71F4">
          <w:rPr>
            <w:rFonts w:ascii="Times New Roman" w:eastAsia="Times New Roman" w:hAnsi="Times New Roman" w:cs="Times New Roman"/>
          </w:rPr>
          <w:t>those depicting constrained arced motion</w:t>
        </w:r>
      </w:ins>
      <w:ins w:id="987" w:author="Benton, Deon" w:date="2026-06-24T18:21:00Z" w16du:dateUtc="2026-06-24T23:21:00Z">
        <w:r w:rsidR="002C71F4">
          <w:rPr>
            <w:rFonts w:ascii="Times New Roman" w:eastAsia="Times New Roman" w:hAnsi="Times New Roman" w:cs="Times New Roman"/>
          </w:rPr>
          <w:t xml:space="preserve"> or why infants look longer when agents stop short of their goals than when they stop next to them</w:t>
        </w:r>
      </w:ins>
      <w:ins w:id="988" w:author="Benton, Deon" w:date="2026-06-24T18:23:00Z" w16du:dateUtc="2026-06-24T23:23:00Z">
        <w:r w:rsidR="00C73F96">
          <w:rPr>
            <w:rFonts w:ascii="Times New Roman" w:eastAsia="Times New Roman" w:hAnsi="Times New Roman" w:cs="Times New Roman"/>
          </w:rPr>
          <w:t xml:space="preserve">: </w:t>
        </w:r>
      </w:ins>
      <w:ins w:id="989" w:author="Benton, Deon" w:date="2026-06-24T18:24:00Z" w16du:dateUtc="2026-06-24T23:24:00Z">
        <w:r w:rsidR="00C73F96">
          <w:rPr>
            <w:rFonts w:ascii="Times New Roman" w:eastAsia="Times New Roman" w:hAnsi="Times New Roman" w:cs="Times New Roman"/>
          </w:rPr>
          <w:t>Both patterns of looking</w:t>
        </w:r>
      </w:ins>
      <w:ins w:id="990" w:author="Benton, Deon" w:date="2026-06-24T18:26:00Z" w16du:dateUtc="2026-06-24T23:26:00Z">
        <w:r w:rsidR="00C73F96">
          <w:rPr>
            <w:rFonts w:ascii="Times New Roman" w:eastAsia="Times New Roman" w:hAnsi="Times New Roman" w:cs="Times New Roman"/>
          </w:rPr>
          <w:t xml:space="preserve"> were the </w:t>
        </w:r>
      </w:ins>
      <w:ins w:id="991" w:author="Benton, Deon" w:date="2026-06-24T18:24:00Z" w16du:dateUtc="2026-06-24T23:24:00Z">
        <w:r w:rsidR="00C73F96">
          <w:rPr>
            <w:rFonts w:ascii="Times New Roman" w:eastAsia="Times New Roman" w:hAnsi="Times New Roman" w:cs="Times New Roman"/>
          </w:rPr>
          <w:t xml:space="preserve">emergent consequence of </w:t>
        </w:r>
      </w:ins>
      <w:ins w:id="992" w:author="Benton, Deon" w:date="2026-06-24T18:27:00Z" w16du:dateUtc="2026-06-24T23:27:00Z">
        <w:r w:rsidR="00F0291E">
          <w:rPr>
            <w:rFonts w:ascii="Times New Roman" w:eastAsia="Times New Roman" w:hAnsi="Times New Roman" w:cs="Times New Roman"/>
          </w:rPr>
          <w:t xml:space="preserve">prior experience </w:t>
        </w:r>
      </w:ins>
      <w:ins w:id="993" w:author="Benton, Deon" w:date="2026-06-24T18:24:00Z" w16du:dateUtc="2026-06-24T23:24:00Z">
        <w:r w:rsidR="00C73F96">
          <w:rPr>
            <w:rFonts w:ascii="Times New Roman" w:eastAsia="Times New Roman" w:hAnsi="Times New Roman" w:cs="Times New Roman"/>
          </w:rPr>
          <w:t xml:space="preserve">observing </w:t>
        </w:r>
      </w:ins>
      <w:ins w:id="994" w:author="Benton, Deon" w:date="2026-06-24T18:25:00Z" w16du:dateUtc="2026-06-24T23:25:00Z">
        <w:r w:rsidR="00C73F96">
          <w:rPr>
            <w:rFonts w:ascii="Times New Roman" w:eastAsia="Times New Roman" w:hAnsi="Times New Roman" w:cs="Times New Roman"/>
          </w:rPr>
          <w:t xml:space="preserve">arced motion in the presence of barriers and actions that terminate in the agent </w:t>
        </w:r>
      </w:ins>
      <w:ins w:id="995" w:author="Benton, Deon" w:date="2026-06-24T18:26:00Z" w16du:dateUtc="2026-06-24T23:26:00Z">
        <w:r w:rsidR="00C73F96">
          <w:rPr>
            <w:rFonts w:ascii="Times New Roman" w:eastAsia="Times New Roman" w:hAnsi="Times New Roman" w:cs="Times New Roman"/>
          </w:rPr>
          <w:t>being spatially contiguous with its goal.</w:t>
        </w:r>
      </w:ins>
      <w:ins w:id="996" w:author="Benton, Deon" w:date="2026-06-24T18:17:00Z" w16du:dateUtc="2026-06-24T23:17:00Z">
        <w:r w:rsidR="002C71F4">
          <w:rPr>
            <w:rFonts w:ascii="Times New Roman" w:eastAsia="Times New Roman" w:hAnsi="Times New Roman" w:cs="Times New Roman"/>
          </w:rPr>
          <w:t xml:space="preserve"> As another example, </w:t>
        </w:r>
      </w:ins>
      <w:del w:id="997" w:author="Benton, Deon" w:date="2026-06-24T18:22:00Z" w16du:dateUtc="2026-06-24T23:22:00Z">
        <w:r w:rsidR="001123AA" w:rsidDel="002C71F4">
          <w:rPr>
            <w:rFonts w:ascii="Times New Roman" w:eastAsia="Times New Roman" w:hAnsi="Times New Roman" w:cs="Times New Roman"/>
          </w:rPr>
          <w:delText xml:space="preserve"> </w:delText>
        </w:r>
      </w:del>
      <w:ins w:id="998" w:author="Benton, Deon" w:date="2026-06-24T18:07:00Z" w16du:dateUtc="2026-06-24T23:07:00Z">
        <w:r w:rsidR="00D02F3F">
          <w:rPr>
            <w:rFonts w:ascii="Times New Roman" w:eastAsia="Times New Roman" w:hAnsi="Times New Roman" w:cs="Times New Roman"/>
          </w:rPr>
          <w:t>Simulation 5</w:t>
        </w:r>
      </w:ins>
      <w:del w:id="999" w:author="Benton, Deon" w:date="2026-06-24T18:04:00Z" w16du:dateUtc="2026-06-24T23:04:00Z">
        <w:r w:rsidR="001123AA" w:rsidDel="00D02F3F">
          <w:rPr>
            <w:rFonts w:ascii="Times New Roman" w:eastAsia="Times New Roman" w:hAnsi="Times New Roman" w:cs="Times New Roman"/>
          </w:rPr>
          <w:delText xml:space="preserve"> </w:delText>
        </w:r>
      </w:del>
      <w:r w:rsidR="001123AA">
        <w:rPr>
          <w:rFonts w:ascii="Times New Roman" w:eastAsia="Times New Roman" w:hAnsi="Times New Roman" w:cs="Times New Roman"/>
        </w:rPr>
        <w:t xml:space="preserve">showed that longer looking </w:t>
      </w:r>
      <w:ins w:id="1000" w:author="Benton, Deon" w:date="2026-06-24T18:07:00Z" w16du:dateUtc="2026-06-24T23:07:00Z">
        <w:r w:rsidR="00D02F3F">
          <w:rPr>
            <w:rFonts w:ascii="Times New Roman" w:eastAsia="Times New Roman" w:hAnsi="Times New Roman" w:cs="Times New Roman"/>
          </w:rPr>
          <w:t xml:space="preserve">at inefficient than efficient test events </w:t>
        </w:r>
      </w:ins>
      <w:ins w:id="1001" w:author="Benton, Deon" w:date="2026-06-24T18:04:00Z" w16du:dateUtc="2026-06-24T23:04:00Z">
        <w:r w:rsidR="00D02F3F">
          <w:rPr>
            <w:rFonts w:ascii="Times New Roman" w:eastAsia="Times New Roman" w:hAnsi="Times New Roman" w:cs="Times New Roman"/>
          </w:rPr>
          <w:t>can be expected in a</w:t>
        </w:r>
      </w:ins>
      <w:ins w:id="1002" w:author="Benton, Deon" w:date="2026-06-24T18:05:00Z" w16du:dateUtc="2026-06-24T23:05:00Z">
        <w:r w:rsidR="00D02F3F">
          <w:rPr>
            <w:rFonts w:ascii="Times New Roman" w:eastAsia="Times New Roman" w:hAnsi="Times New Roman" w:cs="Times New Roman"/>
          </w:rPr>
          <w:t>n otherwise developmentally inexperienced</w:t>
        </w:r>
      </w:ins>
      <w:ins w:id="1003" w:author="Benton, Deon" w:date="2026-06-24T18:04:00Z" w16du:dateUtc="2026-06-24T23:04:00Z">
        <w:r w:rsidR="00D02F3F">
          <w:rPr>
            <w:rFonts w:ascii="Times New Roman" w:eastAsia="Times New Roman" w:hAnsi="Times New Roman" w:cs="Times New Roman"/>
          </w:rPr>
          <w:t xml:space="preserve"> system</w:t>
        </w:r>
      </w:ins>
      <w:r w:rsidR="001123AA">
        <w:rPr>
          <w:rFonts w:ascii="Times New Roman" w:eastAsia="Times New Roman" w:hAnsi="Times New Roman" w:cs="Times New Roman"/>
        </w:rPr>
        <w:t xml:space="preserve"> </w:t>
      </w:r>
      <w:ins w:id="1004" w:author="Benton, Deon" w:date="2026-06-24T18:06:00Z" w16du:dateUtc="2026-06-24T23:06:00Z">
        <w:r w:rsidR="00D02F3F">
          <w:rPr>
            <w:rFonts w:ascii="Times New Roman" w:eastAsia="Times New Roman" w:hAnsi="Times New Roman" w:cs="Times New Roman"/>
          </w:rPr>
          <w:t xml:space="preserve">that </w:t>
        </w:r>
      </w:ins>
      <w:ins w:id="1005" w:author="Benton, Deon" w:date="2026-06-24T18:09:00Z" w16du:dateUtc="2026-06-24T23:09:00Z">
        <w:r w:rsidR="00D02F3F">
          <w:rPr>
            <w:rFonts w:ascii="Times New Roman" w:eastAsia="Times New Roman" w:hAnsi="Times New Roman" w:cs="Times New Roman"/>
          </w:rPr>
          <w:t>develops a representation of</w:t>
        </w:r>
      </w:ins>
      <w:ins w:id="1006" w:author="Benton, Deon" w:date="2026-06-24T18:06:00Z" w16du:dateUtc="2026-06-24T23:06:00Z">
        <w:r w:rsidR="00D02F3F">
          <w:rPr>
            <w:rFonts w:ascii="Times New Roman" w:eastAsia="Times New Roman" w:hAnsi="Times New Roman" w:cs="Times New Roman"/>
          </w:rPr>
          <w:t xml:space="preserve"> its own straight reaches while in a heightened attentional state.</w:t>
        </w:r>
      </w:ins>
      <w:ins w:id="1007" w:author="Benton, Deon" w:date="2026-06-24T18:10:00Z" w16du:dateUtc="2026-06-24T23:10:00Z">
        <w:r w:rsidR="00D02F3F">
          <w:rPr>
            <w:rFonts w:ascii="Times New Roman" w:eastAsia="Times New Roman" w:hAnsi="Times New Roman" w:cs="Times New Roman"/>
          </w:rPr>
          <w:t xml:space="preserve"> </w:t>
        </w:r>
      </w:ins>
      <w:ins w:id="1008" w:author="Benton, Deon" w:date="2026-06-24T18:11:00Z" w16du:dateUtc="2026-06-24T23:11:00Z">
        <w:r w:rsidR="00D02F3F">
          <w:rPr>
            <w:rFonts w:ascii="Times New Roman" w:eastAsia="Times New Roman" w:hAnsi="Times New Roman" w:cs="Times New Roman"/>
          </w:rPr>
          <w:t>Action events whose kinematics</w:t>
        </w:r>
      </w:ins>
      <w:ins w:id="1009" w:author="Benton, Deon" w:date="2026-06-24T18:28:00Z" w16du:dateUtc="2026-06-24T23:28:00Z">
        <w:r w:rsidR="00F066C9">
          <w:rPr>
            <w:rFonts w:ascii="Times New Roman" w:eastAsia="Times New Roman" w:hAnsi="Times New Roman" w:cs="Times New Roman"/>
          </w:rPr>
          <w:t xml:space="preserve"> subsequently</w:t>
        </w:r>
      </w:ins>
      <w:ins w:id="1010" w:author="Benton, Deon" w:date="2026-06-24T18:11:00Z" w16du:dateUtc="2026-06-24T23:11:00Z">
        <w:r w:rsidR="00D02F3F">
          <w:rPr>
            <w:rFonts w:ascii="Times New Roman" w:eastAsia="Times New Roman" w:hAnsi="Times New Roman" w:cs="Times New Roman"/>
          </w:rPr>
          <w:t xml:space="preserve"> </w:t>
        </w:r>
      </w:ins>
      <w:ins w:id="1011" w:author="Benton, Deon" w:date="2026-06-24T18:12:00Z" w16du:dateUtc="2026-06-24T23:12:00Z">
        <w:r w:rsidR="00D02F3F">
          <w:rPr>
            <w:rFonts w:ascii="Times New Roman" w:eastAsia="Times New Roman" w:hAnsi="Times New Roman" w:cs="Times New Roman"/>
          </w:rPr>
          <w:t xml:space="preserve">deviate from this learned representation (e.g., </w:t>
        </w:r>
      </w:ins>
      <w:ins w:id="1012" w:author="Benton, Deon" w:date="2026-06-24T18:29:00Z" w16du:dateUtc="2026-06-24T23:29:00Z">
        <w:r w:rsidR="00F066C9">
          <w:rPr>
            <w:rFonts w:ascii="Times New Roman" w:eastAsia="Times New Roman" w:hAnsi="Times New Roman" w:cs="Times New Roman"/>
          </w:rPr>
          <w:t>the inefficient test event</w:t>
        </w:r>
      </w:ins>
      <w:ins w:id="1013" w:author="Benton, Deon" w:date="2026-06-24T18:13:00Z" w16du:dateUtc="2026-06-24T23:13:00Z">
        <w:r w:rsidR="00896AD3">
          <w:rPr>
            <w:rFonts w:ascii="Times New Roman" w:eastAsia="Times New Roman" w:hAnsi="Times New Roman" w:cs="Times New Roman"/>
          </w:rPr>
          <w:t>)</w:t>
        </w:r>
      </w:ins>
      <w:ins w:id="1014" w:author="Benton, Deon" w:date="2026-06-24T18:12:00Z" w16du:dateUtc="2026-06-24T23:12:00Z">
        <w:r w:rsidR="00D02F3F">
          <w:rPr>
            <w:rFonts w:ascii="Times New Roman" w:eastAsia="Times New Roman" w:hAnsi="Times New Roman" w:cs="Times New Roman"/>
          </w:rPr>
          <w:t xml:space="preserve"> should </w:t>
        </w:r>
      </w:ins>
      <w:ins w:id="1015" w:author="Benton, Deon" w:date="2026-06-24T18:11:00Z" w16du:dateUtc="2026-06-24T23:11:00Z">
        <w:r w:rsidR="00D02F3F">
          <w:rPr>
            <w:rFonts w:ascii="Times New Roman" w:eastAsia="Times New Roman" w:hAnsi="Times New Roman" w:cs="Times New Roman"/>
          </w:rPr>
          <w:t>elicit more error</w:t>
        </w:r>
      </w:ins>
      <w:ins w:id="1016" w:author="Benton, Deon" w:date="2026-06-24T18:13:00Z" w16du:dateUtc="2026-06-24T23:13:00Z">
        <w:r w:rsidR="00896AD3">
          <w:rPr>
            <w:rFonts w:ascii="Times New Roman" w:eastAsia="Times New Roman" w:hAnsi="Times New Roman" w:cs="Times New Roman"/>
          </w:rPr>
          <w:t xml:space="preserve"> </w:t>
        </w:r>
      </w:ins>
      <w:ins w:id="1017" w:author="Benton, Deon" w:date="2026-06-24T18:28:00Z" w16du:dateUtc="2026-06-24T23:28:00Z">
        <w:r w:rsidR="00F066C9">
          <w:rPr>
            <w:rFonts w:ascii="Times New Roman" w:eastAsia="Times New Roman" w:hAnsi="Times New Roman" w:cs="Times New Roman"/>
          </w:rPr>
          <w:t>(and thereby, more looking)</w:t>
        </w:r>
      </w:ins>
      <w:ins w:id="1018" w:author="Benton, Deon" w:date="2026-06-24T18:13:00Z" w16du:dateUtc="2026-06-24T23:13:00Z">
        <w:r w:rsidR="00896AD3">
          <w:rPr>
            <w:rFonts w:ascii="Times New Roman" w:eastAsia="Times New Roman" w:hAnsi="Times New Roman" w:cs="Times New Roman"/>
          </w:rPr>
          <w:t xml:space="preserve"> </w:t>
        </w:r>
      </w:ins>
      <w:ins w:id="1019" w:author="Benton, Deon" w:date="2026-06-24T18:11:00Z" w16du:dateUtc="2026-06-24T23:11:00Z">
        <w:r w:rsidR="00D02F3F">
          <w:rPr>
            <w:rFonts w:ascii="Times New Roman" w:eastAsia="Times New Roman" w:hAnsi="Times New Roman" w:cs="Times New Roman"/>
          </w:rPr>
          <w:t>than events whose kinematics overlap with this representation</w:t>
        </w:r>
      </w:ins>
      <w:ins w:id="1020" w:author="Benton, Deon" w:date="2026-06-24T18:13:00Z" w16du:dateUtc="2026-06-24T23:13:00Z">
        <w:r w:rsidR="00896AD3">
          <w:rPr>
            <w:rFonts w:ascii="Times New Roman" w:eastAsia="Times New Roman" w:hAnsi="Times New Roman" w:cs="Times New Roman"/>
          </w:rPr>
          <w:t xml:space="preserve"> (e.g., </w:t>
        </w:r>
      </w:ins>
      <w:ins w:id="1021" w:author="Benton, Deon" w:date="2026-06-24T18:29:00Z" w16du:dateUtc="2026-06-24T23:29:00Z">
        <w:r w:rsidR="00F066C9">
          <w:rPr>
            <w:rFonts w:ascii="Times New Roman" w:eastAsia="Times New Roman" w:hAnsi="Times New Roman" w:cs="Times New Roman"/>
          </w:rPr>
          <w:t xml:space="preserve">the efficient test </w:t>
        </w:r>
      </w:ins>
      <w:ins w:id="1022" w:author="Benton, Deon" w:date="2026-06-24T18:30:00Z" w16du:dateUtc="2026-06-24T23:30:00Z">
        <w:r w:rsidR="00076987">
          <w:rPr>
            <w:rFonts w:ascii="Times New Roman" w:eastAsia="Times New Roman" w:hAnsi="Times New Roman" w:cs="Times New Roman"/>
          </w:rPr>
          <w:t>event</w:t>
        </w:r>
      </w:ins>
      <w:ins w:id="1023" w:author="Benton, Deon" w:date="2026-06-24T18:13:00Z" w16du:dateUtc="2026-06-24T23:13:00Z">
        <w:r w:rsidR="00896AD3">
          <w:rPr>
            <w:rFonts w:ascii="Times New Roman" w:eastAsia="Times New Roman" w:hAnsi="Times New Roman" w:cs="Times New Roman"/>
          </w:rPr>
          <w:t>)</w:t>
        </w:r>
      </w:ins>
      <w:ins w:id="1024" w:author="Benton, Deon" w:date="2026-06-24T18:11:00Z" w16du:dateUtc="2026-06-24T23:11:00Z">
        <w:r w:rsidR="00D02F3F">
          <w:rPr>
            <w:rFonts w:ascii="Times New Roman" w:eastAsia="Times New Roman" w:hAnsi="Times New Roman" w:cs="Times New Roman"/>
          </w:rPr>
          <w:t xml:space="preserve">. </w:t>
        </w:r>
      </w:ins>
      <w:ins w:id="1025" w:author="Benton, Deon" w:date="2026-06-24T18:10:00Z" w16du:dateUtc="2026-06-24T23:10:00Z">
        <w:r w:rsidR="00D02F3F">
          <w:rPr>
            <w:rFonts w:ascii="Times New Roman" w:eastAsia="Times New Roman" w:hAnsi="Times New Roman" w:cs="Times New Roman"/>
          </w:rPr>
          <w:t xml:space="preserve"> </w:t>
        </w:r>
      </w:ins>
      <w:ins w:id="1026" w:author="Benton, Deon" w:date="2026-06-24T18:17:00Z" w16du:dateUtc="2026-06-24T23:17:00Z">
        <w:r w:rsidR="002C71F4">
          <w:rPr>
            <w:rFonts w:ascii="Times New Roman" w:eastAsia="Times New Roman" w:hAnsi="Times New Roman" w:cs="Times New Roman"/>
          </w:rPr>
          <w:t xml:space="preserve">In general, </w:t>
        </w:r>
      </w:ins>
      <w:ins w:id="1027" w:author="Benton, Deon" w:date="2026-06-24T18:18:00Z" w16du:dateUtc="2026-06-24T23:18:00Z">
        <w:r w:rsidR="002C71F4">
          <w:rPr>
            <w:rFonts w:ascii="Times New Roman" w:eastAsia="Times New Roman" w:hAnsi="Times New Roman" w:cs="Times New Roman"/>
          </w:rPr>
          <w:t xml:space="preserve">ALIAS’s </w:t>
        </w:r>
      </w:ins>
      <w:ins w:id="1028" w:author="Benton, Deon" w:date="2026-06-24T18:29:00Z" w16du:dateUtc="2026-06-24T23:29:00Z">
        <w:r w:rsidR="00076987">
          <w:rPr>
            <w:rFonts w:ascii="Times New Roman" w:eastAsia="Times New Roman" w:hAnsi="Times New Roman" w:cs="Times New Roman"/>
          </w:rPr>
          <w:t>behavior here was</w:t>
        </w:r>
      </w:ins>
      <w:ins w:id="1029" w:author="Benton, Deon" w:date="2026-06-24T18:18:00Z" w16du:dateUtc="2026-06-24T23:18:00Z">
        <w:r w:rsidR="002C71F4">
          <w:rPr>
            <w:rFonts w:ascii="Times New Roman" w:eastAsia="Times New Roman" w:hAnsi="Times New Roman" w:cs="Times New Roman"/>
          </w:rPr>
          <w:t xml:space="preserve"> based not on e</w:t>
        </w:r>
      </w:ins>
      <w:ins w:id="1030" w:author="Benton, Deon" w:date="2026-06-24T18:30:00Z" w16du:dateUtc="2026-06-24T23:30:00Z">
        <w:r w:rsidR="00076987">
          <w:rPr>
            <w:rFonts w:ascii="Times New Roman" w:eastAsia="Times New Roman" w:hAnsi="Times New Roman" w:cs="Times New Roman"/>
          </w:rPr>
          <w:t xml:space="preserve"> specialized processes or e</w:t>
        </w:r>
      </w:ins>
      <w:ins w:id="1031" w:author="Benton, Deon" w:date="2026-06-24T18:18:00Z" w16du:dateUtc="2026-06-24T23:18:00Z">
        <w:r w:rsidR="002C71F4">
          <w:rPr>
            <w:rFonts w:ascii="Times New Roman" w:eastAsia="Times New Roman" w:hAnsi="Times New Roman" w:cs="Times New Roman"/>
          </w:rPr>
          <w:t>xplicit notions of goals, action, efficiency, cost, or rationality but</w:t>
        </w:r>
      </w:ins>
      <w:ins w:id="1032" w:author="Benton, Deon" w:date="2026-06-24T18:20:00Z" w16du:dateUtc="2026-06-24T23:20:00Z">
        <w:r w:rsidR="002C71F4">
          <w:rPr>
            <w:rFonts w:ascii="Times New Roman" w:eastAsia="Times New Roman" w:hAnsi="Times New Roman" w:cs="Times New Roman"/>
          </w:rPr>
          <w:t xml:space="preserve"> rather</w:t>
        </w:r>
      </w:ins>
      <w:ins w:id="1033" w:author="Benton, Deon" w:date="2026-06-24T18:18:00Z" w16du:dateUtc="2026-06-24T23:18:00Z">
        <w:r w:rsidR="002C71F4">
          <w:rPr>
            <w:rFonts w:ascii="Times New Roman" w:eastAsia="Times New Roman" w:hAnsi="Times New Roman" w:cs="Times New Roman"/>
          </w:rPr>
          <w:t xml:space="preserve"> </w:t>
        </w:r>
      </w:ins>
      <w:ins w:id="1034" w:author="Benton, Deon" w:date="2026-06-24T18:30:00Z" w16du:dateUtc="2026-06-24T23:30:00Z">
        <w:r w:rsidR="00076987">
          <w:rPr>
            <w:rFonts w:ascii="Times New Roman" w:eastAsia="Times New Roman" w:hAnsi="Times New Roman" w:cs="Times New Roman"/>
          </w:rPr>
          <w:t xml:space="preserve">on </w:t>
        </w:r>
      </w:ins>
      <w:ins w:id="1035" w:author="Benton, Deon" w:date="2026-06-24T18:18:00Z" w16du:dateUtc="2026-06-24T23:18:00Z">
        <w:r w:rsidR="002C71F4">
          <w:rPr>
            <w:rFonts w:ascii="Times New Roman" w:eastAsia="Times New Roman" w:hAnsi="Times New Roman" w:cs="Times New Roman"/>
          </w:rPr>
          <w:t>associations</w:t>
        </w:r>
      </w:ins>
      <w:ins w:id="1036" w:author="Benton, Deon" w:date="2026-06-24T18:31:00Z" w16du:dateUtc="2026-06-24T23:31:00Z">
        <w:r w:rsidR="00076987">
          <w:rPr>
            <w:rFonts w:ascii="Times New Roman" w:eastAsia="Times New Roman" w:hAnsi="Times New Roman" w:cs="Times New Roman"/>
          </w:rPr>
          <w:t>—formed during pretraining and reinforced (or weakened) during habituation—</w:t>
        </w:r>
      </w:ins>
      <w:ins w:id="1037" w:author="Benton, Deon" w:date="2026-06-24T18:18:00Z" w16du:dateUtc="2026-06-24T23:18:00Z">
        <w:r w:rsidR="002C71F4">
          <w:rPr>
            <w:rFonts w:ascii="Times New Roman" w:eastAsia="Times New Roman" w:hAnsi="Times New Roman" w:cs="Times New Roman"/>
          </w:rPr>
          <w:t xml:space="preserve">among </w:t>
        </w:r>
      </w:ins>
      <w:ins w:id="1038" w:author="Benton, Deon" w:date="2026-06-24T18:31:00Z" w16du:dateUtc="2026-06-24T23:31:00Z">
        <w:r w:rsidR="00076987">
          <w:rPr>
            <w:rFonts w:ascii="Times New Roman" w:eastAsia="Times New Roman" w:hAnsi="Times New Roman" w:cs="Times New Roman"/>
          </w:rPr>
          <w:t xml:space="preserve">differentially salient, conceptually neutral visible surface features. </w:t>
        </w:r>
      </w:ins>
    </w:p>
    <w:p w14:paraId="1C278FDD" w14:textId="611C449F" w:rsidR="000B6CC3" w:rsidRDefault="00CD1B05" w:rsidP="00346967">
      <w:pPr>
        <w:spacing w:line="480" w:lineRule="auto"/>
        <w:ind w:firstLine="720"/>
        <w:contextualSpacing/>
        <w:rPr>
          <w:ins w:id="1039" w:author="Benton, Deon" w:date="2026-06-23T18:35:00Z" w16du:dateUtc="2026-06-23T23:35:00Z"/>
          <w:rFonts w:ascii="Times New Roman" w:eastAsia="Times New Roman" w:hAnsi="Times New Roman" w:cs="Times New Roman"/>
        </w:rPr>
      </w:pPr>
      <w:r>
        <w:rPr>
          <w:rFonts w:ascii="Times New Roman" w:eastAsia="Times New Roman" w:hAnsi="Times New Roman" w:cs="Times New Roman"/>
        </w:rPr>
        <w:lastRenderedPageBreak/>
        <w:t>Second, the current simulations</w:t>
      </w:r>
      <w:r w:rsidR="00F05F8A">
        <w:rPr>
          <w:rFonts w:ascii="Times New Roman" w:eastAsia="Times New Roman" w:hAnsi="Times New Roman" w:cs="Times New Roman"/>
        </w:rPr>
        <w:t xml:space="preserve"> generate</w:t>
      </w:r>
      <w:r w:rsidR="00D133A0">
        <w:rPr>
          <w:rFonts w:ascii="Times New Roman" w:eastAsia="Times New Roman" w:hAnsi="Times New Roman" w:cs="Times New Roman"/>
        </w:rPr>
        <w:t xml:space="preserve"> a number of testable predictions.</w:t>
      </w:r>
      <w:r w:rsidR="00C943CC">
        <w:rPr>
          <w:rFonts w:ascii="Times New Roman" w:eastAsia="Times New Roman" w:hAnsi="Times New Roman" w:cs="Times New Roman"/>
        </w:rPr>
        <w:t xml:space="preserve"> One is that </w:t>
      </w:r>
      <w:r w:rsidR="000E5E7C">
        <w:rPr>
          <w:rFonts w:ascii="Times New Roman" w:eastAsia="Times New Roman" w:hAnsi="Times New Roman" w:cs="Times New Roman"/>
        </w:rPr>
        <w:t xml:space="preserve">infants who are habituated </w:t>
      </w:r>
      <w:r w:rsidR="00C943CC">
        <w:rPr>
          <w:rFonts w:ascii="Times New Roman" w:eastAsia="Times New Roman" w:hAnsi="Times New Roman" w:cs="Times New Roman"/>
        </w:rPr>
        <w:t xml:space="preserve">to a constrained action event and then </w:t>
      </w:r>
      <w:r w:rsidR="00F05F8A">
        <w:rPr>
          <w:rFonts w:ascii="Times New Roman" w:eastAsia="Times New Roman" w:hAnsi="Times New Roman" w:cs="Times New Roman"/>
        </w:rPr>
        <w:t xml:space="preserve">tested on a </w:t>
      </w:r>
      <w:ins w:id="1040" w:author="Benton, Deon" w:date="2026-06-23T18:34:00Z" w16du:dateUtc="2026-06-23T23:34:00Z">
        <w:r w:rsidR="00F1765B">
          <w:rPr>
            <w:rFonts w:ascii="Times New Roman" w:eastAsia="Times New Roman" w:hAnsi="Times New Roman" w:cs="Times New Roman"/>
          </w:rPr>
          <w:t>high, inefficient test</w:t>
        </w:r>
      </w:ins>
      <w:r w:rsidR="00F05F8A">
        <w:rPr>
          <w:rFonts w:ascii="Times New Roman" w:eastAsia="Times New Roman" w:hAnsi="Times New Roman" w:cs="Times New Roman"/>
        </w:rPr>
        <w:t xml:space="preserve"> event like that in Liu and Spelke (2017) and a</w:t>
      </w:r>
      <w:ins w:id="1041" w:author="Benton, Deon" w:date="2026-06-23T18:34:00Z" w16du:dateUtc="2026-06-23T23:34:00Z">
        <w:r w:rsidR="00F1765B">
          <w:rPr>
            <w:rFonts w:ascii="Times New Roman" w:eastAsia="Times New Roman" w:hAnsi="Times New Roman" w:cs="Times New Roman"/>
          </w:rPr>
          <w:t xml:space="preserve"> barrierless, </w:t>
        </w:r>
      </w:ins>
      <w:r w:rsidR="00C943CC">
        <w:rPr>
          <w:rFonts w:ascii="Times New Roman" w:eastAsia="Times New Roman" w:hAnsi="Times New Roman" w:cs="Times New Roman"/>
        </w:rPr>
        <w:t xml:space="preserve">inefficient </w:t>
      </w:r>
      <w:r w:rsidR="00F05F8A">
        <w:rPr>
          <w:rFonts w:ascii="Times New Roman" w:eastAsia="Times New Roman" w:hAnsi="Times New Roman" w:cs="Times New Roman"/>
        </w:rPr>
        <w:t xml:space="preserve">test </w:t>
      </w:r>
      <w:r w:rsidR="00C943CC">
        <w:rPr>
          <w:rFonts w:ascii="Times New Roman" w:eastAsia="Times New Roman" w:hAnsi="Times New Roman" w:cs="Times New Roman"/>
        </w:rPr>
        <w:t xml:space="preserve">event </w:t>
      </w:r>
      <w:r w:rsidR="00F05F8A">
        <w:rPr>
          <w:rFonts w:ascii="Times New Roman" w:eastAsia="Times New Roman" w:hAnsi="Times New Roman" w:cs="Times New Roman"/>
        </w:rPr>
        <w:t xml:space="preserve">like that in Gergely et al. (1995) </w:t>
      </w:r>
      <w:r w:rsidR="00C943CC">
        <w:rPr>
          <w:rFonts w:ascii="Times New Roman" w:eastAsia="Times New Roman" w:hAnsi="Times New Roman" w:cs="Times New Roman"/>
        </w:rPr>
        <w:t xml:space="preserve">should look longer at </w:t>
      </w:r>
      <w:ins w:id="1042" w:author="Benton, Deon" w:date="2026-06-23T18:34:00Z" w16du:dateUtc="2026-06-23T23:34:00Z">
        <w:r w:rsidR="00F1765B">
          <w:rPr>
            <w:rFonts w:ascii="Times New Roman" w:eastAsia="Times New Roman" w:hAnsi="Times New Roman" w:cs="Times New Roman"/>
          </w:rPr>
          <w:t>latter than the former event</w:t>
        </w:r>
      </w:ins>
      <w:r w:rsidR="00C943CC">
        <w:rPr>
          <w:rFonts w:ascii="Times New Roman" w:eastAsia="Times New Roman" w:hAnsi="Times New Roman" w:cs="Times New Roman"/>
        </w:rPr>
        <w:t xml:space="preserve">. Another prediction is that infants should look longer at an inefficient test event than at an efficient one following habituation to an event in which </w:t>
      </w:r>
      <w:r w:rsidR="00903859">
        <w:rPr>
          <w:rFonts w:ascii="Times New Roman" w:eastAsia="Times New Roman" w:hAnsi="Times New Roman" w:cs="Times New Roman"/>
        </w:rPr>
        <w:t>arced motion</w:t>
      </w:r>
      <w:r w:rsidR="00C943CC">
        <w:rPr>
          <w:rFonts w:ascii="Times New Roman" w:eastAsia="Times New Roman" w:hAnsi="Times New Roman" w:cs="Times New Roman"/>
        </w:rPr>
        <w:t xml:space="preserve"> unfolds beneath rather than over an </w:t>
      </w:r>
      <w:ins w:id="1043" w:author="Benton, Deon" w:date="2026-06-24T18:34:00Z" w16du:dateUtc="2026-06-24T23:34:00Z">
        <w:r w:rsidR="00B41B30">
          <w:rPr>
            <w:rFonts w:ascii="Times New Roman" w:eastAsia="Times New Roman" w:hAnsi="Times New Roman" w:cs="Times New Roman"/>
          </w:rPr>
          <w:t>obstacle. Although</w:t>
        </w:r>
      </w:ins>
      <w:ins w:id="1044" w:author="Benton, Deon" w:date="2026-06-24T18:32:00Z" w16du:dateUtc="2026-06-24T23:32:00Z">
        <w:r w:rsidR="00B41B30">
          <w:rPr>
            <w:rFonts w:ascii="Times New Roman" w:eastAsia="Times New Roman" w:hAnsi="Times New Roman" w:cs="Times New Roman"/>
          </w:rPr>
          <w:t xml:space="preserve"> not explicitly tested </w:t>
        </w:r>
      </w:ins>
      <w:ins w:id="1045" w:author="Benton, Deon" w:date="2026-06-24T18:33:00Z" w16du:dateUtc="2026-06-24T23:33:00Z">
        <w:r w:rsidR="00B41B30">
          <w:rPr>
            <w:rFonts w:ascii="Times New Roman" w:eastAsia="Times New Roman" w:hAnsi="Times New Roman" w:cs="Times New Roman"/>
          </w:rPr>
          <w:t xml:space="preserve">here, another prediction the model makes </w:t>
        </w:r>
      </w:ins>
      <w:r w:rsidR="0067226D">
        <w:rPr>
          <w:rFonts w:ascii="Times New Roman" w:eastAsia="Times New Roman" w:hAnsi="Times New Roman" w:cs="Times New Roman"/>
        </w:rPr>
        <w:t>is that</w:t>
      </w:r>
      <w:r w:rsidR="00E33C8B" w:rsidRPr="00E33C8B">
        <w:rPr>
          <w:rFonts w:ascii="Times New Roman" w:eastAsia="Times New Roman" w:hAnsi="Times New Roman" w:cs="Times New Roman"/>
        </w:rPr>
        <w:t xml:space="preserve"> increasing</w:t>
      </w:r>
      <w:ins w:id="1046" w:author="Benton, Deon" w:date="2026-06-24T18:34:00Z" w16du:dateUtc="2026-06-24T23:34:00Z">
        <w:r w:rsidR="00B41B30">
          <w:rPr>
            <w:rFonts w:ascii="Times New Roman" w:eastAsia="Times New Roman" w:hAnsi="Times New Roman" w:cs="Times New Roman"/>
          </w:rPr>
          <w:t xml:space="preserve"> the salience of</w:t>
        </w:r>
      </w:ins>
      <w:r w:rsidR="00E33C8B" w:rsidRPr="00E33C8B">
        <w:rPr>
          <w:rFonts w:ascii="Times New Roman" w:eastAsia="Times New Roman" w:hAnsi="Times New Roman" w:cs="Times New Roman"/>
        </w:rPr>
        <w:t xml:space="preserve"> peripherally located obstacles</w:t>
      </w:r>
      <w:del w:id="1047" w:author="Benton, Deon" w:date="2026-06-24T18:34:00Z" w16du:dateUtc="2026-06-24T23:34:00Z">
        <w:r w:rsidR="0067226D" w:rsidDel="00B41B30">
          <w:rPr>
            <w:rFonts w:ascii="Times New Roman" w:eastAsia="Times New Roman" w:hAnsi="Times New Roman" w:cs="Times New Roman"/>
          </w:rPr>
          <w:delText>’</w:delText>
        </w:r>
      </w:del>
      <w:r w:rsidR="0067226D">
        <w:rPr>
          <w:rFonts w:ascii="Times New Roman" w:eastAsia="Times New Roman" w:hAnsi="Times New Roman" w:cs="Times New Roman"/>
        </w:rPr>
        <w:t xml:space="preserve"> </w:t>
      </w:r>
      <w:r w:rsidR="00E33C8B" w:rsidRPr="00E33C8B">
        <w:rPr>
          <w:rFonts w:ascii="Times New Roman" w:eastAsia="Times New Roman" w:hAnsi="Times New Roman" w:cs="Times New Roman"/>
        </w:rPr>
        <w:t xml:space="preserve">should </w:t>
      </w:r>
      <w:ins w:id="1048" w:author="Benton, Deon" w:date="2026-06-24T18:35:00Z" w16du:dateUtc="2026-06-24T23:35:00Z">
        <w:r w:rsidR="00B41B30">
          <w:rPr>
            <w:rFonts w:ascii="Times New Roman" w:eastAsia="Times New Roman" w:hAnsi="Times New Roman" w:cs="Times New Roman"/>
          </w:rPr>
          <w:t>enable infants to form robust associations between then and arced motion. Conversely,</w:t>
        </w:r>
      </w:ins>
      <w:r w:rsidR="00E33C8B" w:rsidRPr="00E33C8B">
        <w:rPr>
          <w:rFonts w:ascii="Times New Roman" w:eastAsia="Times New Roman" w:hAnsi="Times New Roman" w:cs="Times New Roman"/>
        </w:rPr>
        <w:t xml:space="preserve"> </w:t>
      </w:r>
      <w:ins w:id="1049" w:author="Benton, Deon" w:date="2026-06-24T18:36:00Z" w16du:dateUtc="2026-06-24T23:36:00Z">
        <w:r w:rsidR="00B41B30">
          <w:rPr>
            <w:rFonts w:ascii="Times New Roman" w:eastAsia="Times New Roman" w:hAnsi="Times New Roman" w:cs="Times New Roman"/>
            <w:i/>
            <w:iCs/>
          </w:rPr>
          <w:t xml:space="preserve">decreasing </w:t>
        </w:r>
        <w:r w:rsidR="00B41B30">
          <w:rPr>
            <w:rFonts w:ascii="Times New Roman" w:eastAsia="Times New Roman" w:hAnsi="Times New Roman" w:cs="Times New Roman"/>
          </w:rPr>
          <w:t>the salience of centrally located obstacles should prevent robust associations from forming between them and arced mo</w:t>
        </w:r>
      </w:ins>
      <w:ins w:id="1050" w:author="Benton, Deon" w:date="2026-06-24T18:37:00Z" w16du:dateUtc="2026-06-24T23:37:00Z">
        <w:r w:rsidR="00B41B30">
          <w:rPr>
            <w:rFonts w:ascii="Times New Roman" w:eastAsia="Times New Roman" w:hAnsi="Times New Roman" w:cs="Times New Roman"/>
          </w:rPr>
          <w:t xml:space="preserve">tion. </w:t>
        </w:r>
      </w:ins>
      <w:ins w:id="1051" w:author="Benton, Deon" w:date="2026-06-24T18:39:00Z" w16du:dateUtc="2026-06-24T23:39:00Z">
        <w:r w:rsidR="00B41B30">
          <w:rPr>
            <w:rFonts w:ascii="Times New Roman" w:eastAsia="Times New Roman" w:hAnsi="Times New Roman" w:cs="Times New Roman"/>
          </w:rPr>
          <w:t xml:space="preserve">Still another prediction—again not explicitly tested </w:t>
        </w:r>
      </w:ins>
      <w:ins w:id="1052" w:author="Benton, Deon" w:date="2026-06-24T18:40:00Z" w16du:dateUtc="2026-06-24T23:40:00Z">
        <w:r w:rsidR="00B41B30">
          <w:rPr>
            <w:rFonts w:ascii="Times New Roman" w:eastAsia="Times New Roman" w:hAnsi="Times New Roman" w:cs="Times New Roman"/>
          </w:rPr>
          <w:t>here—t</w:t>
        </w:r>
      </w:ins>
      <w:ins w:id="1053" w:author="Benton, Deon" w:date="2026-06-24T18:39:00Z" w16du:dateUtc="2026-06-24T23:39:00Z">
        <w:r w:rsidR="00B41B30">
          <w:rPr>
            <w:rFonts w:ascii="Times New Roman" w:eastAsia="Times New Roman" w:hAnsi="Times New Roman" w:cs="Times New Roman"/>
          </w:rPr>
          <w:t>he model makes</w:t>
        </w:r>
      </w:ins>
      <w:ins w:id="1054" w:author="Benton, Deon" w:date="2026-06-24T18:40:00Z" w16du:dateUtc="2026-06-24T23:40:00Z">
        <w:r w:rsidR="00B41B30">
          <w:rPr>
            <w:rFonts w:ascii="Times New Roman" w:eastAsia="Times New Roman" w:hAnsi="Times New Roman" w:cs="Times New Roman"/>
          </w:rPr>
          <w:t xml:space="preserve"> is that infants should look longer at barrierless, inefficient test event than an </w:t>
        </w:r>
      </w:ins>
      <w:ins w:id="1055" w:author="Benton, Deon" w:date="2026-06-24T18:41:00Z" w16du:dateUtc="2026-06-24T23:41:00Z">
        <w:r w:rsidR="00B41B30">
          <w:rPr>
            <w:rFonts w:ascii="Times New Roman" w:eastAsia="Times New Roman" w:hAnsi="Times New Roman" w:cs="Times New Roman"/>
          </w:rPr>
          <w:t xml:space="preserve">efficient test event, even in the absence of habituation. </w:t>
        </w:r>
      </w:ins>
      <w:ins w:id="1056" w:author="Benton, Deon" w:date="2026-06-24T18:37:00Z" w16du:dateUtc="2026-06-24T23:37:00Z">
        <w:r w:rsidR="00B41B30">
          <w:rPr>
            <w:rFonts w:ascii="Times New Roman" w:eastAsia="Times New Roman" w:hAnsi="Times New Roman" w:cs="Times New Roman"/>
          </w:rPr>
          <w:t xml:space="preserve">Behavioral findings that corroborate </w:t>
        </w:r>
      </w:ins>
      <w:ins w:id="1057" w:author="Benton, Deon" w:date="2026-06-24T18:41:00Z" w16du:dateUtc="2026-06-24T23:41:00Z">
        <w:r w:rsidR="00B41B30">
          <w:rPr>
            <w:rFonts w:ascii="Times New Roman" w:eastAsia="Times New Roman" w:hAnsi="Times New Roman" w:cs="Times New Roman"/>
          </w:rPr>
          <w:t>any of these predictions—but ideally all of them—</w:t>
        </w:r>
      </w:ins>
      <w:ins w:id="1058" w:author="Benton, Deon" w:date="2026-06-24T18:37:00Z" w16du:dateUtc="2026-06-24T23:37:00Z">
        <w:r w:rsidR="00B41B30">
          <w:rPr>
            <w:rFonts w:ascii="Times New Roman" w:eastAsia="Times New Roman" w:hAnsi="Times New Roman" w:cs="Times New Roman"/>
          </w:rPr>
          <w:t xml:space="preserve">would be difficult to </w:t>
        </w:r>
      </w:ins>
      <w:ins w:id="1059" w:author="Benton, Deon" w:date="2026-06-24T18:38:00Z" w16du:dateUtc="2026-06-24T23:38:00Z">
        <w:r w:rsidR="00B41B30">
          <w:rPr>
            <w:rFonts w:ascii="Times New Roman" w:eastAsia="Times New Roman" w:hAnsi="Times New Roman" w:cs="Times New Roman"/>
          </w:rPr>
          <w:t xml:space="preserve">reconcile </w:t>
        </w:r>
      </w:ins>
      <w:ins w:id="1060" w:author="Benton, Deon" w:date="2026-06-24T18:41:00Z" w16du:dateUtc="2026-06-24T23:41:00Z">
        <w:r w:rsidR="001A5B5C">
          <w:rPr>
            <w:rFonts w:ascii="Times New Roman" w:eastAsia="Times New Roman" w:hAnsi="Times New Roman" w:cs="Times New Roman"/>
          </w:rPr>
          <w:t>under any of the current domain-specific proposals.</w:t>
        </w:r>
      </w:ins>
      <w:r w:rsidR="00A14E3E">
        <w:rPr>
          <w:rFonts w:ascii="Times New Roman" w:eastAsia="Times New Roman" w:hAnsi="Times New Roman" w:cs="Times New Roman"/>
        </w:rPr>
        <w:t xml:space="preserve"> </w:t>
      </w:r>
    </w:p>
    <w:p w14:paraId="48CE0C5F" w14:textId="77E8BB36" w:rsidR="00013C06" w:rsidRPr="00E33C8B" w:rsidRDefault="00FB48FD" w:rsidP="00346967">
      <w:pPr>
        <w:spacing w:line="480" w:lineRule="auto"/>
        <w:ind w:firstLine="720"/>
        <w:contextualSpacing/>
        <w:rPr>
          <w:rFonts w:ascii="Times New Roman" w:eastAsia="Times New Roman" w:hAnsi="Times New Roman" w:cs="Times New Roman"/>
        </w:rPr>
      </w:pPr>
      <w:ins w:id="1061" w:author="Benton, Deon" w:date="2026-06-24T22:42:00Z" w16du:dateUtc="2026-06-25T03:42:00Z">
        <w:r>
          <w:rPr>
            <w:rFonts w:ascii="Times New Roman" w:eastAsia="Times New Roman" w:hAnsi="Times New Roman" w:cs="Times New Roman"/>
          </w:rPr>
          <w:t>The present work</w:t>
        </w:r>
      </w:ins>
      <w:ins w:id="1062" w:author="Benton, Deon" w:date="2026-06-24T22:41:00Z" w16du:dateUtc="2026-06-25T03:41:00Z">
        <w:r w:rsidRPr="00FB48FD">
          <w:rPr>
            <w:rFonts w:ascii="Times New Roman" w:eastAsia="Times New Roman" w:hAnsi="Times New Roman" w:cs="Times New Roman"/>
          </w:rPr>
          <w:t xml:space="preserve"> may</w:t>
        </w:r>
      </w:ins>
      <w:ins w:id="1063" w:author="Benton, Deon" w:date="2026-06-24T22:42:00Z" w16du:dateUtc="2026-06-25T03:42:00Z">
        <w:r>
          <w:rPr>
            <w:rFonts w:ascii="Times New Roman" w:eastAsia="Times New Roman" w:hAnsi="Times New Roman" w:cs="Times New Roman"/>
          </w:rPr>
          <w:t xml:space="preserve"> also</w:t>
        </w:r>
      </w:ins>
      <w:ins w:id="1064" w:author="Benton, Deon" w:date="2026-06-24T22:41:00Z" w16du:dateUtc="2026-06-25T03:41:00Z">
        <w:r w:rsidRPr="00FB48FD">
          <w:rPr>
            <w:rFonts w:ascii="Times New Roman" w:eastAsia="Times New Roman" w:hAnsi="Times New Roman" w:cs="Times New Roman"/>
          </w:rPr>
          <w:t xml:space="preserve"> help to explain apparent discontinuities between action efficiency processing in infants and that in children. </w:t>
        </w:r>
      </w:ins>
      <w:ins w:id="1065" w:author="Benton, Deon" w:date="2026-06-24T22:42:00Z" w16du:dateUtc="2026-06-25T03:42:00Z">
        <w:r>
          <w:rPr>
            <w:rFonts w:ascii="Times New Roman" w:eastAsia="Times New Roman" w:hAnsi="Times New Roman" w:cs="Times New Roman"/>
          </w:rPr>
          <w:t>The d</w:t>
        </w:r>
      </w:ins>
      <w:ins w:id="1066" w:author="Benton, Deon" w:date="2026-06-24T22:43:00Z" w16du:dateUtc="2026-06-25T03:43:00Z">
        <w:r>
          <w:rPr>
            <w:rFonts w:ascii="Times New Roman" w:eastAsia="Times New Roman" w:hAnsi="Times New Roman" w:cs="Times New Roman"/>
          </w:rPr>
          <w:t xml:space="preserve">iscrepancy </w:t>
        </w:r>
      </w:ins>
      <w:ins w:id="1067" w:author="Benton, Deon" w:date="2026-06-24T22:42:00Z" w16du:dateUtc="2026-06-25T03:42:00Z">
        <w:r>
          <w:rPr>
            <w:rFonts w:ascii="Times New Roman" w:eastAsia="Times New Roman" w:hAnsi="Times New Roman" w:cs="Times New Roman"/>
          </w:rPr>
          <w:t>in question concerns the fact</w:t>
        </w:r>
      </w:ins>
      <w:ins w:id="1068" w:author="Benton, Deon" w:date="2026-06-24T22:41:00Z" w16du:dateUtc="2026-06-25T03:41:00Z">
        <w:r w:rsidRPr="00FB48FD">
          <w:rPr>
            <w:rFonts w:ascii="Times New Roman" w:eastAsia="Times New Roman" w:hAnsi="Times New Roman" w:cs="Times New Roman"/>
          </w:rPr>
          <w:t xml:space="preserve"> that whereas the studies discussed here suggest that such understanding is in place sometime between 6 and 12 months of age</w:t>
        </w:r>
      </w:ins>
      <w:ins w:id="1069" w:author="Benton, Deon" w:date="2026-06-24T22:43:00Z" w16du:dateUtc="2026-06-25T03:43:00Z">
        <w:r>
          <w:rPr>
            <w:rFonts w:ascii="Times New Roman" w:eastAsia="Times New Roman" w:hAnsi="Times New Roman" w:cs="Times New Roman"/>
          </w:rPr>
          <w:t xml:space="preserve"> (e.g.,</w:t>
        </w:r>
      </w:ins>
      <w:ins w:id="1070" w:author="Benton, Deon" w:date="2026-06-24T22:44:00Z" w16du:dateUtc="2026-06-25T03:44:00Z">
        <w:r>
          <w:rPr>
            <w:rFonts w:ascii="Times New Roman" w:eastAsia="Times New Roman" w:hAnsi="Times New Roman" w:cs="Times New Roman"/>
          </w:rPr>
          <w:t xml:space="preserve"> Csibra </w:t>
        </w:r>
      </w:ins>
      <w:ins w:id="1071" w:author="Benton, Deon" w:date="2026-06-24T22:45:00Z" w16du:dateUtc="2026-06-25T03:45:00Z">
        <w:r>
          <w:rPr>
            <w:rFonts w:ascii="Times New Roman" w:eastAsia="Times New Roman" w:hAnsi="Times New Roman" w:cs="Times New Roman"/>
          </w:rPr>
          <w:t>et al., 2003; Csibra</w:t>
        </w:r>
      </w:ins>
      <w:ins w:id="1072" w:author="Benton, Deon" w:date="2026-06-24T22:44:00Z" w16du:dateUtc="2026-06-25T03:44:00Z">
        <w:r>
          <w:rPr>
            <w:rFonts w:ascii="Times New Roman" w:eastAsia="Times New Roman" w:hAnsi="Times New Roman" w:cs="Times New Roman"/>
          </w:rPr>
          <w:t xml:space="preserve"> et al., 1999</w:t>
        </w:r>
      </w:ins>
      <w:ins w:id="1073" w:author="Benton, Deon" w:date="2026-06-24T22:45:00Z" w16du:dateUtc="2026-06-25T03:45:00Z">
        <w:r>
          <w:rPr>
            <w:rFonts w:ascii="Times New Roman" w:eastAsia="Times New Roman" w:hAnsi="Times New Roman" w:cs="Times New Roman"/>
          </w:rPr>
          <w:t>;</w:t>
        </w:r>
      </w:ins>
      <w:ins w:id="1074" w:author="Benton, Deon" w:date="2026-06-24T22:44:00Z" w16du:dateUtc="2026-06-25T03:44:00Z">
        <w:r>
          <w:rPr>
            <w:rFonts w:ascii="Times New Roman" w:eastAsia="Times New Roman" w:hAnsi="Times New Roman" w:cs="Times New Roman"/>
          </w:rPr>
          <w:t xml:space="preserve"> </w:t>
        </w:r>
      </w:ins>
      <w:ins w:id="1075" w:author="Benton, Deon" w:date="2026-06-24T22:43:00Z" w16du:dateUtc="2026-06-25T03:43:00Z">
        <w:r>
          <w:rPr>
            <w:rFonts w:ascii="Times New Roman" w:eastAsia="Times New Roman" w:hAnsi="Times New Roman" w:cs="Times New Roman"/>
          </w:rPr>
          <w:t>G</w:t>
        </w:r>
      </w:ins>
      <w:ins w:id="1076" w:author="Benton, Deon" w:date="2026-06-24T22:44:00Z" w16du:dateUtc="2026-06-25T03:44:00Z">
        <w:r>
          <w:rPr>
            <w:rFonts w:ascii="Times New Roman" w:eastAsia="Times New Roman" w:hAnsi="Times New Roman" w:cs="Times New Roman"/>
          </w:rPr>
          <w:t>ergely et al., 1995</w:t>
        </w:r>
      </w:ins>
      <w:ins w:id="1077" w:author="Benton, Deon" w:date="2026-06-24T22:45:00Z" w16du:dateUtc="2026-06-25T03:45:00Z">
        <w:r>
          <w:rPr>
            <w:rFonts w:ascii="Times New Roman" w:eastAsia="Times New Roman" w:hAnsi="Times New Roman" w:cs="Times New Roman"/>
          </w:rPr>
          <w:t>; Liu &amp; Spelke, 2017</w:t>
        </w:r>
      </w:ins>
      <w:ins w:id="1078" w:author="Benton, Deon" w:date="2026-06-24T22:46:00Z" w16du:dateUtc="2026-06-25T03:46:00Z">
        <w:r w:rsidR="002141F4">
          <w:rPr>
            <w:rFonts w:ascii="Times New Roman" w:eastAsia="Times New Roman" w:hAnsi="Times New Roman" w:cs="Times New Roman"/>
          </w:rPr>
          <w:t>; Liu et al., 2017</w:t>
        </w:r>
      </w:ins>
      <w:ins w:id="1079" w:author="Benton, Deon" w:date="2026-06-24T22:44:00Z" w16du:dateUtc="2026-06-25T03:44:00Z">
        <w:r>
          <w:rPr>
            <w:rFonts w:ascii="Times New Roman" w:eastAsia="Times New Roman" w:hAnsi="Times New Roman" w:cs="Times New Roman"/>
          </w:rPr>
          <w:t>)</w:t>
        </w:r>
      </w:ins>
      <w:ins w:id="1080" w:author="Benton, Deon" w:date="2026-06-24T22:41:00Z" w16du:dateUtc="2026-06-25T03:41:00Z">
        <w:r w:rsidRPr="00FB48FD">
          <w:rPr>
            <w:rFonts w:ascii="Times New Roman" w:eastAsia="Times New Roman" w:hAnsi="Times New Roman" w:cs="Times New Roman"/>
          </w:rPr>
          <w:t>, if not earlier</w:t>
        </w:r>
      </w:ins>
      <w:ins w:id="1081" w:author="Benton, Deon" w:date="2026-06-24T22:46:00Z" w16du:dateUtc="2026-06-25T03:46:00Z">
        <w:r w:rsidR="002141F4">
          <w:rPr>
            <w:rFonts w:ascii="Times New Roman" w:eastAsia="Times New Roman" w:hAnsi="Times New Roman" w:cs="Times New Roman"/>
          </w:rPr>
          <w:t xml:space="preserve"> (e.g., Liu et al., 2019; Skerry et al., 2013)</w:t>
        </w:r>
      </w:ins>
      <w:ins w:id="1082" w:author="Benton, Deon" w:date="2026-06-24T22:41:00Z" w16du:dateUtc="2026-06-25T03:41:00Z">
        <w:r w:rsidRPr="00FB48FD">
          <w:rPr>
            <w:rFonts w:ascii="Times New Roman" w:eastAsia="Times New Roman" w:hAnsi="Times New Roman" w:cs="Times New Roman"/>
          </w:rPr>
          <w:t xml:space="preserve">, </w:t>
        </w:r>
      </w:ins>
      <w:ins w:id="1083" w:author="Benton, Deon" w:date="2026-06-24T22:46:00Z" w16du:dateUtc="2026-06-25T03:46:00Z">
        <w:r w:rsidR="002141F4">
          <w:rPr>
            <w:rFonts w:ascii="Times New Roman" w:eastAsia="Times New Roman" w:hAnsi="Times New Roman" w:cs="Times New Roman"/>
          </w:rPr>
          <w:t>the evidenc</w:t>
        </w:r>
      </w:ins>
      <w:ins w:id="1084" w:author="Benton, Deon" w:date="2026-06-24T22:47:00Z" w16du:dateUtc="2026-06-25T03:47:00Z">
        <w:r w:rsidR="002141F4">
          <w:rPr>
            <w:rFonts w:ascii="Times New Roman" w:eastAsia="Times New Roman" w:hAnsi="Times New Roman" w:cs="Times New Roman"/>
          </w:rPr>
          <w:t>e for action</w:t>
        </w:r>
      </w:ins>
      <w:ins w:id="1085" w:author="Benton, Deon" w:date="2026-06-24T22:41:00Z" w16du:dateUtc="2026-06-25T03:41:00Z">
        <w:r w:rsidRPr="00FB48FD">
          <w:rPr>
            <w:rFonts w:ascii="Times New Roman" w:eastAsia="Times New Roman" w:hAnsi="Times New Roman" w:cs="Times New Roman"/>
          </w:rPr>
          <w:t xml:space="preserve"> efficiency understanding </w:t>
        </w:r>
      </w:ins>
      <w:ins w:id="1086" w:author="Benton, Deon" w:date="2026-06-24T22:47:00Z" w16du:dateUtc="2026-06-25T03:47:00Z">
        <w:r w:rsidR="002141F4">
          <w:rPr>
            <w:rFonts w:ascii="Times New Roman" w:eastAsia="Times New Roman" w:hAnsi="Times New Roman" w:cs="Times New Roman"/>
          </w:rPr>
          <w:t xml:space="preserve">in </w:t>
        </w:r>
      </w:ins>
      <w:ins w:id="1087" w:author="Benton, Deon" w:date="2026-06-24T22:41:00Z" w16du:dateUtc="2026-06-25T03:41:00Z">
        <w:r w:rsidRPr="00FB48FD">
          <w:rPr>
            <w:rFonts w:ascii="Times New Roman" w:eastAsia="Times New Roman" w:hAnsi="Times New Roman" w:cs="Times New Roman"/>
          </w:rPr>
          <w:t>toddlers and children</w:t>
        </w:r>
      </w:ins>
      <w:ins w:id="1088" w:author="Benton, Deon" w:date="2026-06-24T22:47:00Z" w16du:dateUtc="2026-06-25T03:47:00Z">
        <w:r w:rsidR="002141F4">
          <w:rPr>
            <w:rFonts w:ascii="Times New Roman" w:eastAsia="Times New Roman" w:hAnsi="Times New Roman" w:cs="Times New Roman"/>
          </w:rPr>
          <w:t xml:space="preserve"> is equivocal</w:t>
        </w:r>
      </w:ins>
      <w:ins w:id="1089" w:author="Benton, Deon" w:date="2026-06-24T22:41:00Z" w16du:dateUtc="2026-06-25T03:41:00Z">
        <w:r w:rsidRPr="00FB48FD">
          <w:rPr>
            <w:rFonts w:ascii="Times New Roman" w:eastAsia="Times New Roman" w:hAnsi="Times New Roman" w:cs="Times New Roman"/>
          </w:rPr>
          <w:t xml:space="preserve">. </w:t>
        </w:r>
      </w:ins>
      <w:ins w:id="1090" w:author="Benton, Deon" w:date="2026-06-24T23:33:00Z" w16du:dateUtc="2026-06-25T04:33:00Z">
        <w:r w:rsidR="006837C3">
          <w:rPr>
            <w:rFonts w:ascii="Times New Roman" w:eastAsia="Times New Roman" w:hAnsi="Times New Roman" w:cs="Times New Roman"/>
          </w:rPr>
          <w:t xml:space="preserve">Positive evidence for such </w:t>
        </w:r>
      </w:ins>
      <w:ins w:id="1091" w:author="Benton, Deon" w:date="2026-06-24T23:39:00Z" w16du:dateUtc="2026-06-25T04:39:00Z">
        <w:r w:rsidR="008546FD">
          <w:rPr>
            <w:rFonts w:ascii="Times New Roman" w:eastAsia="Times New Roman" w:hAnsi="Times New Roman" w:cs="Times New Roman"/>
          </w:rPr>
          <w:t xml:space="preserve">an </w:t>
        </w:r>
      </w:ins>
      <w:ins w:id="1092" w:author="Benton, Deon" w:date="2026-06-24T23:33:00Z" w16du:dateUtc="2026-06-25T04:33:00Z">
        <w:r w:rsidR="006837C3">
          <w:rPr>
            <w:rFonts w:ascii="Times New Roman" w:eastAsia="Times New Roman" w:hAnsi="Times New Roman" w:cs="Times New Roman"/>
          </w:rPr>
          <w:t>understanding</w:t>
        </w:r>
      </w:ins>
      <w:ins w:id="1093" w:author="Benton, Deon" w:date="2026-06-24T23:37:00Z" w16du:dateUtc="2026-06-25T04:37:00Z">
        <w:r w:rsidR="008546FD">
          <w:rPr>
            <w:rFonts w:ascii="Times New Roman" w:eastAsia="Times New Roman" w:hAnsi="Times New Roman" w:cs="Times New Roman"/>
          </w:rPr>
          <w:t xml:space="preserve"> in toddlers</w:t>
        </w:r>
      </w:ins>
      <w:ins w:id="1094" w:author="Benton, Deon" w:date="2026-06-24T23:33:00Z" w16du:dateUtc="2026-06-25T04:33:00Z">
        <w:r w:rsidR="006837C3">
          <w:rPr>
            <w:rFonts w:ascii="Times New Roman" w:eastAsia="Times New Roman" w:hAnsi="Times New Roman" w:cs="Times New Roman"/>
          </w:rPr>
          <w:t xml:space="preserve"> comes from studies showing that 14-month-olds </w:t>
        </w:r>
      </w:ins>
      <w:ins w:id="1095" w:author="Benton, Deon" w:date="2026-06-24T23:34:00Z" w16du:dateUtc="2026-06-25T04:34:00Z">
        <w:r w:rsidR="006837C3">
          <w:rPr>
            <w:rFonts w:ascii="Times New Roman" w:eastAsia="Times New Roman" w:hAnsi="Times New Roman" w:cs="Times New Roman"/>
          </w:rPr>
          <w:t>will</w:t>
        </w:r>
      </w:ins>
      <w:ins w:id="1096" w:author="Benton, Deon" w:date="2026-06-24T22:41:00Z" w16du:dateUtc="2026-06-25T03:41:00Z">
        <w:r w:rsidRPr="00FB48FD">
          <w:rPr>
            <w:rFonts w:ascii="Times New Roman" w:eastAsia="Times New Roman" w:hAnsi="Times New Roman" w:cs="Times New Roman"/>
          </w:rPr>
          <w:t xml:space="preserve"> only imitate</w:t>
        </w:r>
      </w:ins>
      <w:ins w:id="1097" w:author="Benton, Deon" w:date="2026-06-24T22:50:00Z" w16du:dateUtc="2026-06-25T03:50:00Z">
        <w:r w:rsidR="00310047">
          <w:rPr>
            <w:rFonts w:ascii="Times New Roman" w:eastAsia="Times New Roman" w:hAnsi="Times New Roman" w:cs="Times New Roman"/>
          </w:rPr>
          <w:t xml:space="preserve"> </w:t>
        </w:r>
      </w:ins>
      <w:ins w:id="1098" w:author="Benton, Deon" w:date="2026-06-24T22:51:00Z" w16du:dateUtc="2026-06-25T03:51:00Z">
        <w:r w:rsidR="00310047">
          <w:rPr>
            <w:rFonts w:ascii="Times New Roman" w:eastAsia="Times New Roman" w:hAnsi="Times New Roman" w:cs="Times New Roman"/>
          </w:rPr>
          <w:t xml:space="preserve">an actor’s action </w:t>
        </w:r>
      </w:ins>
      <w:ins w:id="1099" w:author="Benton, Deon" w:date="2026-06-24T22:41:00Z" w16du:dateUtc="2026-06-25T03:41:00Z">
        <w:r w:rsidRPr="00FB48FD">
          <w:rPr>
            <w:rFonts w:ascii="Times New Roman" w:eastAsia="Times New Roman" w:hAnsi="Times New Roman" w:cs="Times New Roman"/>
          </w:rPr>
          <w:t>if a more efficient alternative is unavailable</w:t>
        </w:r>
      </w:ins>
      <w:ins w:id="1100" w:author="Benton, Deon" w:date="2026-06-24T23:06:00Z" w16du:dateUtc="2026-06-25T04:06:00Z">
        <w:r w:rsidR="00A8634B">
          <w:rPr>
            <w:rFonts w:ascii="Times New Roman" w:eastAsia="Times New Roman" w:hAnsi="Times New Roman" w:cs="Times New Roman"/>
          </w:rPr>
          <w:t xml:space="preserve"> (</w:t>
        </w:r>
      </w:ins>
      <w:ins w:id="1101" w:author="Benton, Deon" w:date="2026-06-24T23:40:00Z" w16du:dateUtc="2026-06-25T04:40:00Z">
        <w:r w:rsidR="008546FD">
          <w:rPr>
            <w:rFonts w:ascii="Times New Roman" w:eastAsia="Times New Roman" w:hAnsi="Times New Roman" w:cs="Times New Roman"/>
          </w:rPr>
          <w:t xml:space="preserve">e.g., </w:t>
        </w:r>
      </w:ins>
      <w:ins w:id="1102" w:author="Benton, Deon" w:date="2026-06-24T23:06:00Z" w16du:dateUtc="2026-06-25T04:06:00Z">
        <w:r w:rsidR="00A8634B">
          <w:rPr>
            <w:rFonts w:ascii="Times New Roman" w:eastAsia="Times New Roman" w:hAnsi="Times New Roman" w:cs="Times New Roman"/>
          </w:rPr>
          <w:t>Gergely et al., 2002)</w:t>
        </w:r>
      </w:ins>
      <w:ins w:id="1103" w:author="Benton, Deon" w:date="2026-06-24T22:51:00Z" w16du:dateUtc="2026-06-25T03:51:00Z">
        <w:r w:rsidR="00310047">
          <w:rPr>
            <w:rFonts w:ascii="Times New Roman" w:eastAsia="Times New Roman" w:hAnsi="Times New Roman" w:cs="Times New Roman"/>
          </w:rPr>
          <w:t xml:space="preserve"> </w:t>
        </w:r>
      </w:ins>
      <w:ins w:id="1104" w:author="Benton, Deon" w:date="2026-06-24T23:34:00Z" w16du:dateUtc="2026-06-25T04:34:00Z">
        <w:r w:rsidR="006837C3">
          <w:rPr>
            <w:rFonts w:ascii="Times New Roman" w:eastAsia="Times New Roman" w:hAnsi="Times New Roman" w:cs="Times New Roman"/>
          </w:rPr>
          <w:t>and</w:t>
        </w:r>
      </w:ins>
      <w:ins w:id="1105" w:author="Benton, Deon" w:date="2026-06-24T23:39:00Z" w16du:dateUtc="2026-06-25T04:39:00Z">
        <w:r w:rsidR="008546FD">
          <w:rPr>
            <w:rFonts w:ascii="Times New Roman" w:eastAsia="Times New Roman" w:hAnsi="Times New Roman" w:cs="Times New Roman"/>
          </w:rPr>
          <w:t xml:space="preserve"> those demonstrating that</w:t>
        </w:r>
      </w:ins>
      <w:ins w:id="1106" w:author="Benton, Deon" w:date="2026-06-24T23:34:00Z" w16du:dateUtc="2026-06-25T04:34:00Z">
        <w:r w:rsidR="006837C3">
          <w:rPr>
            <w:rFonts w:ascii="Times New Roman" w:eastAsia="Times New Roman" w:hAnsi="Times New Roman" w:cs="Times New Roman"/>
          </w:rPr>
          <w:t xml:space="preserve"> 24-month-olds</w:t>
        </w:r>
      </w:ins>
      <w:ins w:id="1107" w:author="Benton, Deon" w:date="2026-06-24T23:35:00Z" w16du:dateUtc="2026-06-25T04:35:00Z">
        <w:r w:rsidR="006837C3">
          <w:rPr>
            <w:rFonts w:ascii="Times New Roman" w:eastAsia="Times New Roman" w:hAnsi="Times New Roman" w:cs="Times New Roman"/>
          </w:rPr>
          <w:t xml:space="preserve"> prefer to associate with </w:t>
        </w:r>
        <w:r w:rsidR="006837C3">
          <w:rPr>
            <w:rFonts w:ascii="Times New Roman" w:eastAsia="Times New Roman" w:hAnsi="Times New Roman" w:cs="Times New Roman"/>
          </w:rPr>
          <w:lastRenderedPageBreak/>
          <w:t xml:space="preserve">characters whose actions incur </w:t>
        </w:r>
        <w:r w:rsidR="006837C3" w:rsidRPr="006837C3">
          <w:rPr>
            <w:rFonts w:ascii="Times New Roman" w:eastAsia="Times New Roman" w:hAnsi="Times New Roman" w:cs="Times New Roman"/>
            <w:i/>
            <w:iCs/>
          </w:rPr>
          <w:t>less</w:t>
        </w:r>
        <w:r w:rsidR="006837C3">
          <w:rPr>
            <w:rFonts w:ascii="Times New Roman" w:eastAsia="Times New Roman" w:hAnsi="Times New Roman" w:cs="Times New Roman"/>
          </w:rPr>
          <w:t xml:space="preserve"> cost</w:t>
        </w:r>
      </w:ins>
      <w:ins w:id="1108" w:author="Benton, Deon" w:date="2026-06-24T23:34:00Z" w16du:dateUtc="2026-06-25T04:34:00Z">
        <w:r w:rsidR="006837C3">
          <w:rPr>
            <w:rFonts w:ascii="Times New Roman" w:eastAsia="Times New Roman" w:hAnsi="Times New Roman" w:cs="Times New Roman"/>
          </w:rPr>
          <w:t xml:space="preserve"> </w:t>
        </w:r>
      </w:ins>
      <w:ins w:id="1109" w:author="Benton, Deon" w:date="2026-06-24T23:35:00Z" w16du:dateUtc="2026-06-25T04:35:00Z">
        <w:r w:rsidR="006837C3">
          <w:rPr>
            <w:rFonts w:ascii="Times New Roman" w:eastAsia="Times New Roman" w:hAnsi="Times New Roman" w:cs="Times New Roman"/>
          </w:rPr>
          <w:t xml:space="preserve">but view as nicer characters </w:t>
        </w:r>
      </w:ins>
      <w:ins w:id="1110" w:author="Benton, Deon" w:date="2026-06-24T23:36:00Z" w16du:dateUtc="2026-06-25T04:36:00Z">
        <w:r w:rsidR="006837C3">
          <w:rPr>
            <w:rFonts w:ascii="Times New Roman" w:eastAsia="Times New Roman" w:hAnsi="Times New Roman" w:cs="Times New Roman"/>
          </w:rPr>
          <w:t xml:space="preserve">whose actions incur </w:t>
        </w:r>
        <w:r w:rsidR="006837C3">
          <w:rPr>
            <w:rFonts w:ascii="Times New Roman" w:eastAsia="Times New Roman" w:hAnsi="Times New Roman" w:cs="Times New Roman"/>
            <w:i/>
            <w:iCs/>
          </w:rPr>
          <w:t xml:space="preserve">more </w:t>
        </w:r>
        <w:r w:rsidR="006837C3">
          <w:rPr>
            <w:rFonts w:ascii="Times New Roman" w:eastAsia="Times New Roman" w:hAnsi="Times New Roman" w:cs="Times New Roman"/>
          </w:rPr>
          <w:t>costs</w:t>
        </w:r>
      </w:ins>
      <w:ins w:id="1111" w:author="Benton, Deon" w:date="2026-06-24T23:37:00Z" w16du:dateUtc="2026-06-25T04:37:00Z">
        <w:r w:rsidR="008546FD">
          <w:rPr>
            <w:rFonts w:ascii="Times New Roman" w:eastAsia="Times New Roman" w:hAnsi="Times New Roman" w:cs="Times New Roman"/>
          </w:rPr>
          <w:t xml:space="preserve"> (e.g., Jara-Ett</w:t>
        </w:r>
      </w:ins>
      <w:ins w:id="1112" w:author="Benton, Deon" w:date="2026-06-24T23:38:00Z" w16du:dateUtc="2026-06-25T04:38:00Z">
        <w:r w:rsidR="008546FD">
          <w:rPr>
            <w:rFonts w:ascii="Times New Roman" w:eastAsia="Times New Roman" w:hAnsi="Times New Roman" w:cs="Times New Roman"/>
          </w:rPr>
          <w:t>inger et al., 2015)</w:t>
        </w:r>
      </w:ins>
      <w:ins w:id="1113" w:author="Benton, Deon" w:date="2026-06-24T23:36:00Z" w16du:dateUtc="2026-06-25T04:36:00Z">
        <w:r w:rsidR="006837C3">
          <w:rPr>
            <w:rFonts w:ascii="Times New Roman" w:eastAsia="Times New Roman" w:hAnsi="Times New Roman" w:cs="Times New Roman"/>
          </w:rPr>
          <w:t>.</w:t>
        </w:r>
      </w:ins>
      <w:ins w:id="1114" w:author="Benton, Deon" w:date="2026-06-24T23:35:00Z" w16du:dateUtc="2026-06-25T04:35:00Z">
        <w:r w:rsidR="006837C3">
          <w:rPr>
            <w:rFonts w:ascii="Times New Roman" w:eastAsia="Times New Roman" w:hAnsi="Times New Roman" w:cs="Times New Roman"/>
          </w:rPr>
          <w:t xml:space="preserve"> </w:t>
        </w:r>
      </w:ins>
      <w:ins w:id="1115" w:author="Benton, Deon" w:date="2026-06-24T23:38:00Z" w16du:dateUtc="2026-06-25T04:38:00Z">
        <w:r w:rsidR="008546FD">
          <w:rPr>
            <w:rFonts w:ascii="Times New Roman" w:eastAsia="Times New Roman" w:hAnsi="Times New Roman" w:cs="Times New Roman"/>
          </w:rPr>
          <w:t xml:space="preserve">Positive evidence </w:t>
        </w:r>
      </w:ins>
      <w:ins w:id="1116" w:author="Benton, Deon" w:date="2026-06-24T23:35:00Z" w16du:dateUtc="2026-06-25T04:35:00Z">
        <w:r w:rsidR="006837C3">
          <w:rPr>
            <w:rFonts w:ascii="Times New Roman" w:eastAsia="Times New Roman" w:hAnsi="Times New Roman" w:cs="Times New Roman"/>
          </w:rPr>
          <w:t>incur more costs</w:t>
        </w:r>
      </w:ins>
      <w:ins w:id="1117" w:author="Benton, Deon" w:date="2026-06-24T22:57:00Z" w16du:dateUtc="2026-06-25T03:57:00Z">
        <w:r w:rsidR="00310047">
          <w:rPr>
            <w:rFonts w:ascii="Times New Roman" w:eastAsia="Times New Roman" w:hAnsi="Times New Roman" w:cs="Times New Roman"/>
          </w:rPr>
          <w:t xml:space="preserve"> sensitive to cost information. </w:t>
        </w:r>
      </w:ins>
      <w:ins w:id="1118" w:author="Benton, Deon" w:date="2026-06-24T22:51:00Z" w16du:dateUtc="2026-06-25T03:51:00Z">
        <w:r w:rsidR="00310047">
          <w:rPr>
            <w:rFonts w:ascii="Times New Roman" w:eastAsia="Times New Roman" w:hAnsi="Times New Roman" w:cs="Times New Roman"/>
          </w:rPr>
          <w:t xml:space="preserve">and recent research by </w:t>
        </w:r>
      </w:ins>
      <w:ins w:id="1119" w:author="Benton, Deon" w:date="2026-06-24T22:53:00Z" w16du:dateUtc="2026-06-25T03:53:00Z">
        <w:r w:rsidR="00310047">
          <w:rPr>
            <w:rFonts w:ascii="Times New Roman" w:eastAsia="Times New Roman" w:hAnsi="Times New Roman" w:cs="Times New Roman"/>
          </w:rPr>
          <w:t>Jara-</w:t>
        </w:r>
      </w:ins>
      <w:ins w:id="1120" w:author="Benton, Deon" w:date="2026-06-24T22:41:00Z" w16du:dateUtc="2026-06-25T03:41:00Z">
        <w:r w:rsidRPr="00FB48FD">
          <w:rPr>
            <w:rFonts w:ascii="Times New Roman" w:eastAsia="Times New Roman" w:hAnsi="Times New Roman" w:cs="Times New Roman"/>
          </w:rPr>
          <w:t xml:space="preserve">  available will only imitate an anomalous action if imitate, and research with children suggest that 5-year-olds can reason productively about an agent's competence based on its actions and about its actions based on costs and rewards</w:t>
        </w:r>
      </w:ins>
      <w:ins w:id="1121" w:author="Benton, Deon" w:date="2026-06-24T23:42:00Z" w16du:dateUtc="2026-06-25T04:42:00Z">
        <w:r w:rsidR="008476D5">
          <w:rPr>
            <w:rFonts w:ascii="Times New Roman" w:eastAsia="Times New Roman" w:hAnsi="Times New Roman" w:cs="Times New Roman"/>
          </w:rPr>
          <w:t xml:space="preserve"> (e.g., Jara-Ettinger et al., 2015)</w:t>
        </w:r>
      </w:ins>
      <w:ins w:id="1122" w:author="Benton, Deon" w:date="2026-06-24T22:41:00Z" w16du:dateUtc="2026-06-25T03:41:00Z">
        <w:r w:rsidRPr="00FB48FD">
          <w:rPr>
            <w:rFonts w:ascii="Times New Roman" w:eastAsia="Times New Roman" w:hAnsi="Times New Roman" w:cs="Times New Roman"/>
          </w:rPr>
          <w:t xml:space="preserve">.  </w:t>
        </w:r>
      </w:ins>
      <w:ins w:id="1123" w:author="Benton, Deon" w:date="2026-06-24T23:42:00Z" w16du:dateUtc="2026-06-25T04:42:00Z">
        <w:r w:rsidR="008476D5">
          <w:rPr>
            <w:rFonts w:ascii="Times New Roman" w:eastAsia="Times New Roman" w:hAnsi="Times New Roman" w:cs="Times New Roman"/>
          </w:rPr>
          <w:t>Negative evidence for actio</w:t>
        </w:r>
      </w:ins>
      <w:ins w:id="1124" w:author="Benton, Deon" w:date="2026-06-24T23:43:00Z" w16du:dateUtc="2026-06-25T04:43:00Z">
        <w:r w:rsidR="008476D5">
          <w:rPr>
            <w:rFonts w:ascii="Times New Roman" w:eastAsia="Times New Roman" w:hAnsi="Times New Roman" w:cs="Times New Roman"/>
          </w:rPr>
          <w:t xml:space="preserve">n efficiency understanding derives from research showing that 3- to 5-year-olds </w:t>
        </w:r>
      </w:ins>
      <w:ins w:id="1125" w:author="Benton, Deon" w:date="2026-06-24T22:41:00Z" w16du:dateUtc="2026-06-25T03:41:00Z">
        <w:r w:rsidRPr="00FB48FD">
          <w:rPr>
            <w:rFonts w:ascii="Times New Roman" w:eastAsia="Times New Roman" w:hAnsi="Times New Roman" w:cs="Times New Roman"/>
          </w:rPr>
          <w:t xml:space="preserve">do not distinguish between efficient and inefficient uses </w:t>
        </w:r>
      </w:ins>
      <w:ins w:id="1126" w:author="Benton, Deon" w:date="2026-06-24T23:43:00Z" w16du:dateUtc="2026-06-25T04:43:00Z">
        <w:r w:rsidR="008476D5">
          <w:rPr>
            <w:rFonts w:ascii="Times New Roman" w:eastAsia="Times New Roman" w:hAnsi="Times New Roman" w:cs="Times New Roman"/>
          </w:rPr>
          <w:t>of a common, every</w:t>
        </w:r>
      </w:ins>
      <w:ins w:id="1127" w:author="Benton, Deon" w:date="2026-06-24T23:44:00Z" w16du:dateUtc="2026-06-25T04:44:00Z">
        <w:r w:rsidR="008476D5">
          <w:rPr>
            <w:rFonts w:ascii="Times New Roman" w:eastAsia="Times New Roman" w:hAnsi="Times New Roman" w:cs="Times New Roman"/>
          </w:rPr>
          <w:t>day object such as a</w:t>
        </w:r>
      </w:ins>
      <w:ins w:id="1128" w:author="Benton, Deon" w:date="2026-06-24T22:41:00Z" w16du:dateUtc="2026-06-25T03:41:00Z">
        <w:r w:rsidRPr="00FB48FD">
          <w:rPr>
            <w:rFonts w:ascii="Times New Roman" w:eastAsia="Times New Roman" w:hAnsi="Times New Roman" w:cs="Times New Roman"/>
          </w:rPr>
          <w:t xml:space="preserve"> hammer</w:t>
        </w:r>
      </w:ins>
      <w:ins w:id="1129" w:author="Benton, Deon" w:date="2026-06-24T23:44:00Z" w16du:dateUtc="2026-06-25T04:44:00Z">
        <w:r w:rsidR="008476D5">
          <w:rPr>
            <w:rFonts w:ascii="Times New Roman" w:eastAsia="Times New Roman" w:hAnsi="Times New Roman" w:cs="Times New Roman"/>
          </w:rPr>
          <w:t xml:space="preserve"> that showing that </w:t>
        </w:r>
      </w:ins>
      <w:ins w:id="1130" w:author="Benton, Deon" w:date="2026-06-24T22:41:00Z" w16du:dateUtc="2026-06-25T03:41:00Z">
        <w:r w:rsidRPr="00FB48FD">
          <w:rPr>
            <w:rFonts w:ascii="Times New Roman" w:eastAsia="Times New Roman" w:hAnsi="Times New Roman" w:cs="Times New Roman"/>
          </w:rPr>
          <w:t>3</w:t>
        </w:r>
      </w:ins>
      <w:ins w:id="1131" w:author="Benton, Deon" w:date="2026-06-24T23:44:00Z" w16du:dateUtc="2026-06-25T04:44:00Z">
        <w:r w:rsidR="008476D5">
          <w:rPr>
            <w:rFonts w:ascii="Times New Roman" w:eastAsia="Times New Roman" w:hAnsi="Times New Roman" w:cs="Times New Roman"/>
          </w:rPr>
          <w:t>-</w:t>
        </w:r>
      </w:ins>
      <w:ins w:id="1132" w:author="Benton, Deon" w:date="2026-06-24T22:41:00Z" w16du:dateUtc="2026-06-25T03:41:00Z">
        <w:r w:rsidRPr="00FB48FD">
          <w:rPr>
            <w:rFonts w:ascii="Times New Roman" w:eastAsia="Times New Roman" w:hAnsi="Times New Roman" w:cs="Times New Roman"/>
          </w:rPr>
          <w:t xml:space="preserve"> and 4 year olds</w:t>
        </w:r>
      </w:ins>
      <w:ins w:id="1133" w:author="Benton, Deon" w:date="2026-06-24T23:44:00Z" w16du:dateUtc="2026-06-25T04:44:00Z">
        <w:r w:rsidR="008476D5">
          <w:rPr>
            <w:rFonts w:ascii="Times New Roman" w:eastAsia="Times New Roman" w:hAnsi="Times New Roman" w:cs="Times New Roman"/>
          </w:rPr>
          <w:t>,</w:t>
        </w:r>
      </w:ins>
      <w:ins w:id="1134" w:author="Benton, Deon" w:date="2026-06-24T22:41:00Z" w16du:dateUtc="2026-06-25T03:41:00Z">
        <w:r w:rsidRPr="00FB48FD">
          <w:rPr>
            <w:rFonts w:ascii="Times New Roman" w:eastAsia="Times New Roman" w:hAnsi="Times New Roman" w:cs="Times New Roman"/>
          </w:rPr>
          <w:t xml:space="preserve"> but not 5</w:t>
        </w:r>
      </w:ins>
      <w:ins w:id="1135" w:author="Benton, Deon" w:date="2026-06-24T23:44:00Z" w16du:dateUtc="2026-06-25T04:44:00Z">
        <w:r w:rsidR="008476D5">
          <w:rPr>
            <w:rFonts w:ascii="Times New Roman" w:eastAsia="Times New Roman" w:hAnsi="Times New Roman" w:cs="Times New Roman"/>
          </w:rPr>
          <w:t>-</w:t>
        </w:r>
      </w:ins>
      <w:ins w:id="1136" w:author="Benton, Deon" w:date="2026-06-24T22:41:00Z" w16du:dateUtc="2026-06-25T03:41:00Z">
        <w:r w:rsidRPr="00FB48FD">
          <w:rPr>
            <w:rFonts w:ascii="Times New Roman" w:eastAsia="Times New Roman" w:hAnsi="Times New Roman" w:cs="Times New Roman"/>
          </w:rPr>
          <w:t>year</w:t>
        </w:r>
      </w:ins>
      <w:ins w:id="1137" w:author="Benton, Deon" w:date="2026-06-24T23:44:00Z" w16du:dateUtc="2026-06-25T04:44:00Z">
        <w:r w:rsidR="008476D5">
          <w:rPr>
            <w:rFonts w:ascii="Times New Roman" w:eastAsia="Times New Roman" w:hAnsi="Times New Roman" w:cs="Times New Roman"/>
          </w:rPr>
          <w:t>-</w:t>
        </w:r>
      </w:ins>
      <w:ins w:id="1138" w:author="Benton, Deon" w:date="2026-06-24T22:41:00Z" w16du:dateUtc="2026-06-25T03:41:00Z">
        <w:r w:rsidRPr="00FB48FD">
          <w:rPr>
            <w:rFonts w:ascii="Times New Roman" w:eastAsia="Times New Roman" w:hAnsi="Times New Roman" w:cs="Times New Roman"/>
          </w:rPr>
          <w:t>olds</w:t>
        </w:r>
      </w:ins>
      <w:ins w:id="1139" w:author="Benton, Deon" w:date="2026-06-24T23:44:00Z" w16du:dateUtc="2026-06-25T04:44:00Z">
        <w:r w:rsidR="008476D5">
          <w:rPr>
            <w:rFonts w:ascii="Times New Roman" w:eastAsia="Times New Roman" w:hAnsi="Times New Roman" w:cs="Times New Roman"/>
          </w:rPr>
          <w:t>,</w:t>
        </w:r>
      </w:ins>
      <w:ins w:id="1140" w:author="Benton, Deon" w:date="2026-06-24T22:41:00Z" w16du:dateUtc="2026-06-25T03:41:00Z">
        <w:r w:rsidRPr="00FB48FD">
          <w:rPr>
            <w:rFonts w:ascii="Times New Roman" w:eastAsia="Times New Roman" w:hAnsi="Times New Roman" w:cs="Times New Roman"/>
          </w:rPr>
          <w:t xml:space="preserve"> do not expect an agent to take the shorter of two paths to reach a goal </w:t>
        </w:r>
      </w:ins>
      <w:ins w:id="1141" w:author="Benton, Deon" w:date="2026-06-24T23:46:00Z" w16du:dateUtc="2026-06-25T04:46:00Z">
        <w:r w:rsidR="008476D5">
          <w:rPr>
            <w:rFonts w:ascii="Times New Roman" w:eastAsia="Times New Roman" w:hAnsi="Times New Roman" w:cs="Times New Roman"/>
          </w:rPr>
          <w:t>(e.g., G</w:t>
        </w:r>
        <w:r w:rsidR="00430830">
          <w:rPr>
            <w:rFonts w:ascii="Times New Roman" w:eastAsia="Times New Roman" w:hAnsi="Times New Roman" w:cs="Times New Roman"/>
          </w:rPr>
          <w:t>ӧ</w:t>
        </w:r>
      </w:ins>
      <w:ins w:id="1142" w:author="Benton, Deon" w:date="2026-06-24T23:47:00Z" w16du:dateUtc="2026-06-25T04:47:00Z">
        <w:r w:rsidR="00430830">
          <w:rPr>
            <w:rFonts w:ascii="Times New Roman" w:eastAsia="Times New Roman" w:hAnsi="Times New Roman" w:cs="Times New Roman"/>
          </w:rPr>
          <w:t>nül</w:t>
        </w:r>
      </w:ins>
      <w:ins w:id="1143" w:author="Benton, Deon" w:date="2026-06-24T23:48:00Z" w16du:dateUtc="2026-06-25T04:48:00Z">
        <w:r w:rsidR="00430830">
          <w:rPr>
            <w:rFonts w:ascii="Times New Roman" w:eastAsia="Times New Roman" w:hAnsi="Times New Roman" w:cs="Times New Roman"/>
          </w:rPr>
          <w:t xml:space="preserve"> &amp; Paulus, 2021)</w:t>
        </w:r>
      </w:ins>
      <w:ins w:id="1144" w:author="Benton, Deon" w:date="2026-06-24T22:41:00Z" w16du:dateUtc="2026-06-25T03:41:00Z">
        <w:r w:rsidRPr="00FB48FD">
          <w:rPr>
            <w:rFonts w:ascii="Times New Roman" w:eastAsia="Times New Roman" w:hAnsi="Times New Roman" w:cs="Times New Roman"/>
          </w:rPr>
          <w:t xml:space="preserve">. Such conflicting research and discontinuities are difficult to reconcile under the current DS theories—which implicitly assume some level of continuity in the capacity to process an actions efficiency—but can readily be explained under the current proposal. If the current account is correct that infants' performance reflects low-level, </w:t>
        </w:r>
      </w:ins>
      <w:ins w:id="1145" w:author="Benton, Deon" w:date="2026-06-24T23:48:00Z" w16du:dateUtc="2026-06-25T04:48:00Z">
        <w:r w:rsidR="00430830" w:rsidRPr="00FB48FD">
          <w:rPr>
            <w:rFonts w:ascii="Times New Roman" w:eastAsia="Times New Roman" w:hAnsi="Times New Roman" w:cs="Times New Roman"/>
          </w:rPr>
          <w:t>associative</w:t>
        </w:r>
      </w:ins>
      <w:ins w:id="1146" w:author="Benton, Deon" w:date="2026-06-24T22:41:00Z" w16du:dateUtc="2026-06-25T03:41:00Z">
        <w:r w:rsidRPr="00FB48FD">
          <w:rPr>
            <w:rFonts w:ascii="Times New Roman" w:eastAsia="Times New Roman" w:hAnsi="Times New Roman" w:cs="Times New Roman"/>
          </w:rPr>
          <w:t>-based processes, then the looking behavior of preverbal infants in studies on this topic does not reflect a genuine capacity for efficiency-based action processing at all, thereby rendering discontinuity becomes more apparent than it is real.</w:t>
        </w:r>
      </w:ins>
    </w:p>
    <w:p w14:paraId="1F8FE60A" w14:textId="30E4E325" w:rsidR="003C4483" w:rsidRDefault="007F6224" w:rsidP="007A70F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900CA8">
        <w:rPr>
          <w:rFonts w:ascii="Times New Roman" w:eastAsia="Times New Roman" w:hAnsi="Times New Roman" w:cs="Times New Roman"/>
        </w:rPr>
        <w:t xml:space="preserve"> </w:t>
      </w:r>
      <w:r w:rsidR="006947FC" w:rsidRPr="006947FC">
        <w:rPr>
          <w:rFonts w:ascii="Times New Roman" w:eastAsia="Times New Roman" w:hAnsi="Times New Roman" w:cs="Times New Roman"/>
        </w:rPr>
        <w:t>ALIAS</w:t>
      </w:r>
      <w:r w:rsidR="00900CA8">
        <w:rPr>
          <w:rFonts w:ascii="Times New Roman" w:eastAsia="Times New Roman" w:hAnsi="Times New Roman" w:cs="Times New Roman"/>
        </w:rPr>
        <w:t xml:space="preserve"> </w:t>
      </w:r>
      <w:r>
        <w:rPr>
          <w:rFonts w:ascii="Times New Roman" w:eastAsia="Times New Roman" w:hAnsi="Times New Roman" w:cs="Times New Roman"/>
        </w:rPr>
        <w:t>is not a</w:t>
      </w:r>
      <w:r w:rsidR="006947FC" w:rsidRPr="006947FC">
        <w:rPr>
          <w:rFonts w:ascii="Times New Roman" w:eastAsia="Times New Roman" w:hAnsi="Times New Roman" w:cs="Times New Roman"/>
        </w:rPr>
        <w:t xml:space="preserve"> model of how action efficiency understanding itself emerges</w:t>
      </w:r>
      <w:r w:rsidR="00DD5DAA">
        <w:rPr>
          <w:rFonts w:ascii="Times New Roman" w:eastAsia="Times New Roman" w:hAnsi="Times New Roman" w:cs="Times New Roman"/>
        </w:rPr>
        <w:t>, I contend</w:t>
      </w:r>
      <w:r w:rsidR="006947FC" w:rsidRPr="006947FC">
        <w:rPr>
          <w:rFonts w:ascii="Times New Roman" w:eastAsia="Times New Roman" w:hAnsi="Times New Roman" w:cs="Times New Roman"/>
        </w:rPr>
        <w:t xml:space="preserve"> that</w:t>
      </w:r>
      <w:r w:rsidR="00D55910">
        <w:rPr>
          <w:rFonts w:ascii="Times New Roman" w:eastAsia="Times New Roman" w:hAnsi="Times New Roman" w:cs="Times New Roman"/>
        </w:rPr>
        <w:t xml:space="preserve"> </w:t>
      </w:r>
      <w:r w:rsidR="006947FC" w:rsidRPr="006947FC">
        <w:rPr>
          <w:rFonts w:ascii="Times New Roman" w:eastAsia="Times New Roman" w:hAnsi="Times New Roman" w:cs="Times New Roman"/>
        </w:rPr>
        <w:t xml:space="preserve">the </w:t>
      </w:r>
      <w:del w:id="1147" w:author="Benton, Deon" w:date="2026-06-12T14:44:00Z" w16du:dateUtc="2026-06-12T19:44:00Z">
        <w:r w:rsidR="006947FC" w:rsidRPr="006947FC" w:rsidDel="006A59EB">
          <w:rPr>
            <w:rFonts w:ascii="Times New Roman" w:eastAsia="Times New Roman" w:hAnsi="Times New Roman" w:cs="Times New Roman"/>
          </w:rPr>
          <w:delText xml:space="preserve">very </w:delText>
        </w:r>
      </w:del>
      <w:r w:rsidR="006947FC" w:rsidRPr="006947FC">
        <w:rPr>
          <w:rFonts w:ascii="Times New Roman" w:eastAsia="Times New Roman" w:hAnsi="Times New Roman" w:cs="Times New Roman"/>
        </w:rPr>
        <w:t xml:space="preserve">same processes argued here to underlie infants’ looking behaviors in studies on this topic also support the development of </w:t>
      </w:r>
      <w:r w:rsidR="000B6CC3">
        <w:rPr>
          <w:rFonts w:ascii="Times New Roman" w:eastAsia="Times New Roman" w:hAnsi="Times New Roman" w:cs="Times New Roman"/>
        </w:rPr>
        <w:t>an authentic</w:t>
      </w:r>
      <w:r w:rsidR="006947FC" w:rsidRPr="006947FC">
        <w:rPr>
          <w:rFonts w:ascii="Times New Roman" w:eastAsia="Times New Roman" w:hAnsi="Times New Roman" w:cs="Times New Roman"/>
        </w:rPr>
        <w:t xml:space="preserve"> understanding of what makes an action efficient.</w:t>
      </w:r>
      <w:r w:rsidR="000B6CC3">
        <w:rPr>
          <w:rFonts w:ascii="Times New Roman" w:eastAsia="Times New Roman" w:hAnsi="Times New Roman" w:cs="Times New Roman"/>
        </w:rPr>
        <w:t xml:space="preserve"> </w:t>
      </w:r>
      <w:r w:rsidR="00295C9E">
        <w:rPr>
          <w:rFonts w:ascii="Times New Roman" w:eastAsia="Times New Roman" w:hAnsi="Times New Roman" w:cs="Times New Roman"/>
        </w:rPr>
        <w:t>At the same time, however, t</w:t>
      </w:r>
      <w:r w:rsidR="00B9676A">
        <w:rPr>
          <w:rFonts w:ascii="Times New Roman" w:eastAsia="Times New Roman" w:hAnsi="Times New Roman" w:cs="Times New Roman"/>
        </w:rPr>
        <w:t>he</w:t>
      </w:r>
      <w:r w:rsidR="006947FC" w:rsidRPr="006947FC">
        <w:rPr>
          <w:rFonts w:ascii="Times New Roman" w:eastAsia="Times New Roman" w:hAnsi="Times New Roman" w:cs="Times New Roman"/>
        </w:rPr>
        <w:t xml:space="preserve"> current simulations </w:t>
      </w:r>
      <w:r w:rsidR="009E067C">
        <w:rPr>
          <w:rFonts w:ascii="Times New Roman" w:eastAsia="Times New Roman" w:hAnsi="Times New Roman" w:cs="Times New Roman"/>
        </w:rPr>
        <w:t xml:space="preserve">cannot disprove </w:t>
      </w:r>
      <w:r w:rsidR="006947FC" w:rsidRPr="006947FC">
        <w:rPr>
          <w:rFonts w:ascii="Times New Roman" w:eastAsia="Times New Roman" w:hAnsi="Times New Roman" w:cs="Times New Roman"/>
        </w:rPr>
        <w:t xml:space="preserve">domain-specific mechanisms for representing goals, efficiency, cost, or rationality any more than </w:t>
      </w:r>
      <w:r w:rsidR="00870B3B">
        <w:rPr>
          <w:rFonts w:ascii="Times New Roman" w:eastAsia="Times New Roman" w:hAnsi="Times New Roman" w:cs="Times New Roman"/>
        </w:rPr>
        <w:t>they</w:t>
      </w:r>
      <w:r w:rsidR="002A0A35">
        <w:rPr>
          <w:rFonts w:ascii="Times New Roman" w:eastAsia="Times New Roman" w:hAnsi="Times New Roman" w:cs="Times New Roman"/>
        </w:rPr>
        <w:t xml:space="preserve"> can prove that ALIAS is the right description of the processes underpinning infants’ action efficiency understanding.</w:t>
      </w:r>
      <w:r w:rsidR="006947FC" w:rsidRPr="006947FC">
        <w:rPr>
          <w:rFonts w:ascii="Times New Roman" w:eastAsia="Times New Roman" w:hAnsi="Times New Roman" w:cs="Times New Roman"/>
        </w:rPr>
        <w:t xml:space="preserve"> Instead, they demonstrate that </w:t>
      </w:r>
      <w:r w:rsidR="00FE50C8">
        <w:rPr>
          <w:rFonts w:ascii="Times New Roman" w:eastAsia="Times New Roman" w:hAnsi="Times New Roman" w:cs="Times New Roman"/>
        </w:rPr>
        <w:t>an</w:t>
      </w:r>
      <w:r w:rsidR="006947FC" w:rsidRPr="006947FC">
        <w:rPr>
          <w:rFonts w:ascii="Times New Roman" w:eastAsia="Times New Roman" w:hAnsi="Times New Roman" w:cs="Times New Roman"/>
        </w:rPr>
        <w:t xml:space="preserve"> associative learning mechanism </w:t>
      </w:r>
      <w:r w:rsidR="006947FC" w:rsidRPr="006947FC">
        <w:rPr>
          <w:rFonts w:ascii="Times New Roman" w:eastAsia="Times New Roman" w:hAnsi="Times New Roman" w:cs="Times New Roman"/>
        </w:rPr>
        <w:lastRenderedPageBreak/>
        <w:t xml:space="preserve">operating over differentially salient surface </w:t>
      </w:r>
      <w:r w:rsidR="002A0A35">
        <w:rPr>
          <w:rFonts w:ascii="Times New Roman" w:eastAsia="Times New Roman" w:hAnsi="Times New Roman" w:cs="Times New Roman"/>
        </w:rPr>
        <w:t>features</w:t>
      </w:r>
      <w:r w:rsidR="006947FC" w:rsidRPr="006947FC">
        <w:rPr>
          <w:rFonts w:ascii="Times New Roman" w:eastAsia="Times New Roman" w:hAnsi="Times New Roman" w:cs="Times New Roman"/>
        </w:rPr>
        <w:t xml:space="preserve"> is sufficient to explain a broad range of findings</w:t>
      </w:r>
      <w:r w:rsidR="002A0A35">
        <w:rPr>
          <w:rFonts w:ascii="Times New Roman" w:eastAsia="Times New Roman" w:hAnsi="Times New Roman" w:cs="Times New Roman"/>
        </w:rPr>
        <w:t xml:space="preserve"> in this literature.</w:t>
      </w:r>
      <w:r w:rsidR="006947FC" w:rsidRPr="006947FC">
        <w:rPr>
          <w:rFonts w:ascii="Times New Roman" w:eastAsia="Times New Roman" w:hAnsi="Times New Roman" w:cs="Times New Roman"/>
        </w:rPr>
        <w:t xml:space="preserve"> </w:t>
      </w:r>
      <w:r w:rsidR="002A0A35">
        <w:rPr>
          <w:rFonts w:ascii="Times New Roman" w:eastAsia="Times New Roman" w:hAnsi="Times New Roman" w:cs="Times New Roman"/>
        </w:rPr>
        <w:t>Behavioral experiments are</w:t>
      </w:r>
      <w:r w:rsidR="000B6CC3">
        <w:rPr>
          <w:rFonts w:ascii="Times New Roman" w:eastAsia="Times New Roman" w:hAnsi="Times New Roman" w:cs="Times New Roman"/>
        </w:rPr>
        <w:t xml:space="preserve"> ultimately</w:t>
      </w:r>
      <w:r w:rsidR="002A0A35">
        <w:rPr>
          <w:rFonts w:ascii="Times New Roman" w:eastAsia="Times New Roman" w:hAnsi="Times New Roman" w:cs="Times New Roman"/>
        </w:rPr>
        <w:t xml:space="preserve"> </w:t>
      </w:r>
      <w:r w:rsidR="000B6CC3">
        <w:rPr>
          <w:rFonts w:ascii="Times New Roman" w:eastAsia="Times New Roman" w:hAnsi="Times New Roman" w:cs="Times New Roman"/>
        </w:rPr>
        <w:t>needed to decide among the current competing proposals</w:t>
      </w:r>
      <w:r w:rsidR="006947FC" w:rsidRPr="006947FC">
        <w:rPr>
          <w:rFonts w:ascii="Times New Roman" w:eastAsia="Times New Roman" w:hAnsi="Times New Roman" w:cs="Times New Roman"/>
        </w:rPr>
        <w:t xml:space="preserve">. </w:t>
      </w:r>
    </w:p>
    <w:p w14:paraId="15CC3850" w14:textId="429F5C0F" w:rsidR="00C6675C" w:rsidRDefault="008D061B" w:rsidP="0096234E">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Before concluding,</w:t>
      </w:r>
      <w:r w:rsidR="000E2FF9">
        <w:rPr>
          <w:rFonts w:ascii="Times New Roman" w:eastAsia="Times New Roman" w:hAnsi="Times New Roman" w:cs="Times New Roman"/>
        </w:rPr>
        <w:t xml:space="preserve"> </w:t>
      </w:r>
      <w:r w:rsidR="00621299">
        <w:rPr>
          <w:rFonts w:ascii="Times New Roman" w:eastAsia="Times New Roman" w:hAnsi="Times New Roman" w:cs="Times New Roman"/>
        </w:rPr>
        <w:t>two potential</w:t>
      </w:r>
      <w:r w:rsidR="00C6675C">
        <w:rPr>
          <w:rFonts w:ascii="Times New Roman" w:eastAsia="Times New Roman" w:hAnsi="Times New Roman" w:cs="Times New Roman"/>
        </w:rPr>
        <w:t xml:space="preserve"> criticisms </w:t>
      </w:r>
      <w:r>
        <w:rPr>
          <w:rFonts w:ascii="Times New Roman" w:eastAsia="Times New Roman" w:hAnsi="Times New Roman" w:cs="Times New Roman"/>
        </w:rPr>
        <w:t>of ALIAS are worth noting</w:t>
      </w:r>
      <w:r w:rsidR="00524642" w:rsidRPr="00EC33BD">
        <w:rPr>
          <w:rFonts w:ascii="Times New Roman" w:eastAsia="Times New Roman" w:hAnsi="Times New Roman" w:cs="Times New Roman"/>
        </w:rPr>
        <w:t xml:space="preserve">. </w:t>
      </w:r>
      <w:r w:rsidR="00621299">
        <w:rPr>
          <w:rFonts w:ascii="Times New Roman" w:eastAsia="Times New Roman" w:hAnsi="Times New Roman" w:cs="Times New Roman"/>
        </w:rPr>
        <w:t>The first</w:t>
      </w:r>
      <w:r w:rsidR="00C6675C" w:rsidRPr="00C6675C">
        <w:rPr>
          <w:rFonts w:ascii="Times New Roman" w:eastAsia="Times New Roman" w:hAnsi="Times New Roman" w:cs="Times New Roman"/>
        </w:rPr>
        <w:t xml:space="preserve"> concerns the fact that the present simulations focused primarily on studies employing some version of the Gergely paradigm. </w:t>
      </w:r>
      <w:r w:rsidR="00621299">
        <w:rPr>
          <w:rFonts w:ascii="Times New Roman" w:eastAsia="Times New Roman" w:hAnsi="Times New Roman" w:cs="Times New Roman"/>
        </w:rPr>
        <w:t>Potential downsides</w:t>
      </w:r>
      <w:r w:rsidR="0099604C">
        <w:rPr>
          <w:rFonts w:ascii="Times New Roman" w:eastAsia="Times New Roman" w:hAnsi="Times New Roman" w:cs="Times New Roman"/>
        </w:rPr>
        <w:t xml:space="preserve"> </w:t>
      </w:r>
      <w:r w:rsidR="00096467">
        <w:rPr>
          <w:rFonts w:ascii="Times New Roman" w:eastAsia="Times New Roman" w:hAnsi="Times New Roman" w:cs="Times New Roman"/>
        </w:rPr>
        <w:t xml:space="preserve">of </w:t>
      </w:r>
      <w:r w:rsidR="0096234E">
        <w:rPr>
          <w:rFonts w:ascii="Times New Roman" w:eastAsia="Times New Roman" w:hAnsi="Times New Roman" w:cs="Times New Roman"/>
        </w:rPr>
        <w:t>this</w:t>
      </w:r>
      <w:r w:rsidR="0099604C">
        <w:rPr>
          <w:rFonts w:ascii="Times New Roman" w:eastAsia="Times New Roman" w:hAnsi="Times New Roman" w:cs="Times New Roman"/>
        </w:rPr>
        <w:t xml:space="preserve"> </w:t>
      </w:r>
      <w:r w:rsidR="00621299">
        <w:rPr>
          <w:rFonts w:ascii="Times New Roman" w:eastAsia="Times New Roman" w:hAnsi="Times New Roman" w:cs="Times New Roman"/>
        </w:rPr>
        <w:t>are</w:t>
      </w:r>
      <w:r w:rsidR="0099604C">
        <w:rPr>
          <w:rFonts w:ascii="Times New Roman" w:eastAsia="Times New Roman" w:hAnsi="Times New Roman" w:cs="Times New Roman"/>
        </w:rPr>
        <w:t xml:space="preserve"> that</w:t>
      </w:r>
      <w:r w:rsidR="00096467">
        <w:rPr>
          <w:rFonts w:ascii="Times New Roman" w:eastAsia="Times New Roman" w:hAnsi="Times New Roman" w:cs="Times New Roman"/>
        </w:rPr>
        <w:t xml:space="preserve"> the conclusions that can be drawn from it are necessarily limited in scope</w:t>
      </w:r>
      <w:r w:rsidR="00621299">
        <w:rPr>
          <w:rFonts w:ascii="Times New Roman" w:eastAsia="Times New Roman" w:hAnsi="Times New Roman" w:cs="Times New Roman"/>
        </w:rPr>
        <w:t xml:space="preserve"> and that it is unclear to what extent </w:t>
      </w:r>
      <w:r w:rsidR="00E43DFF">
        <w:rPr>
          <w:rFonts w:ascii="Times New Roman" w:eastAsia="Times New Roman" w:hAnsi="Times New Roman" w:cs="Times New Roman"/>
        </w:rPr>
        <w:t xml:space="preserve">the </w:t>
      </w:r>
      <w:r w:rsidR="00621299">
        <w:rPr>
          <w:rFonts w:ascii="Times New Roman" w:eastAsia="Times New Roman" w:hAnsi="Times New Roman" w:cs="Times New Roman"/>
        </w:rPr>
        <w:t>current model can capture findings on infant action understanding broadly (e.g., Gergely et al., 2002; Woodward, 1998)</w:t>
      </w:r>
      <w:r w:rsidR="00096467">
        <w:rPr>
          <w:rFonts w:ascii="Times New Roman" w:eastAsia="Times New Roman" w:hAnsi="Times New Roman" w:cs="Times New Roman"/>
        </w:rPr>
        <w:t xml:space="preserve">. </w:t>
      </w:r>
      <w:r w:rsidR="00C6675C" w:rsidRPr="00C6675C">
        <w:rPr>
          <w:rFonts w:ascii="Times New Roman" w:eastAsia="Times New Roman" w:hAnsi="Times New Roman" w:cs="Times New Roman"/>
        </w:rPr>
        <w:t>Future work will therefore need to determine whether extended versions of ALIAS</w:t>
      </w:r>
      <w:r w:rsidR="00732FC7">
        <w:rPr>
          <w:rFonts w:ascii="Times New Roman" w:eastAsia="Times New Roman" w:hAnsi="Times New Roman" w:cs="Times New Roman"/>
        </w:rPr>
        <w:t xml:space="preserve"> </w:t>
      </w:r>
      <w:r w:rsidR="00C6675C" w:rsidRPr="00C6675C">
        <w:rPr>
          <w:rFonts w:ascii="Times New Roman" w:eastAsia="Times New Roman" w:hAnsi="Times New Roman" w:cs="Times New Roman"/>
        </w:rPr>
        <w:t xml:space="preserve">can </w:t>
      </w:r>
      <w:r w:rsidR="00732FC7">
        <w:rPr>
          <w:rFonts w:ascii="Times New Roman" w:eastAsia="Times New Roman" w:hAnsi="Times New Roman" w:cs="Times New Roman"/>
        </w:rPr>
        <w:t>capture findings beyond those related to infants’ action efficiency understanding.</w:t>
      </w:r>
    </w:p>
    <w:p w14:paraId="3740BC68" w14:textId="2435DE8D" w:rsidR="00C73E82" w:rsidRDefault="00621299" w:rsidP="0058051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second concerns t</w:t>
      </w:r>
      <w:r w:rsidR="0058051A">
        <w:rPr>
          <w:rFonts w:ascii="Times New Roman" w:eastAsia="Times New Roman" w:hAnsi="Times New Roman" w:cs="Times New Roman"/>
        </w:rPr>
        <w:t xml:space="preserve">he model’s simplicity. </w:t>
      </w:r>
      <w:r w:rsidR="00466E24">
        <w:rPr>
          <w:rFonts w:ascii="Times New Roman" w:eastAsia="Times New Roman" w:hAnsi="Times New Roman" w:cs="Times New Roman"/>
        </w:rPr>
        <w:t xml:space="preserve">Although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Pr>
          <w:rFonts w:ascii="Times New Roman" w:eastAsia="Times New Roman" w:hAnsi="Times New Roman" w:cs="Times New Roman"/>
        </w:rPr>
        <w:t>.</w:t>
      </w:r>
      <w:r w:rsidR="00466E24">
        <w:rPr>
          <w:rFonts w:ascii="Times New Roman" w:eastAsia="Times New Roman" w:hAnsi="Times New Roman" w:cs="Times New Roman"/>
        </w:rPr>
        <w:t xml:space="preserve"> </w:t>
      </w:r>
      <w:r>
        <w:rPr>
          <w:rFonts w:ascii="Times New Roman" w:eastAsia="Times New Roman" w:hAnsi="Times New Roman" w:cs="Times New Roman"/>
        </w:rPr>
        <w:t>Additionally,</w:t>
      </w:r>
      <w:r w:rsidR="00A81342">
        <w:rPr>
          <w:rFonts w:ascii="Times New Roman" w:eastAsia="Times New Roman" w:hAnsi="Times New Roman" w:cs="Times New Roman"/>
        </w:rPr>
        <w:t xml:space="preserve"> a localist </w:t>
      </w:r>
      <w:r>
        <w:rPr>
          <w:rFonts w:ascii="Times New Roman" w:eastAsia="Times New Roman" w:hAnsi="Times New Roman" w:cs="Times New Roman"/>
        </w:rPr>
        <w:t xml:space="preserve">rather than a distributed </w:t>
      </w:r>
      <w:r w:rsidR="00A81342">
        <w:rPr>
          <w:rFonts w:ascii="Times New Roman" w:eastAsia="Times New Roman" w:hAnsi="Times New Roman" w:cs="Times New Roman"/>
        </w:rPr>
        <w:t xml:space="preserve">encoding scheme was used to represent objects, their features, and any external constraints or barriers in the environment. </w:t>
      </w:r>
      <w:r w:rsidR="00F146AE">
        <w:rPr>
          <w:rFonts w:ascii="Times New Roman" w:eastAsia="Times New Roman" w:hAnsi="Times New Roman" w:cs="Times New Roman"/>
        </w:rPr>
        <w:t>Based on these simplifications, the</w:t>
      </w:r>
      <w:r w:rsidR="00524642" w:rsidRPr="00EC33BD">
        <w:rPr>
          <w:rFonts w:ascii="Times New Roman" w:eastAsia="Times New Roman" w:hAnsi="Times New Roman" w:cs="Times New Roman"/>
        </w:rPr>
        <w:t xml:space="preserve"> model </w:t>
      </w:r>
      <w:r w:rsidR="00765757">
        <w:rPr>
          <w:rFonts w:ascii="Times New Roman" w:eastAsia="Times New Roman" w:hAnsi="Times New Roman" w:cs="Times New Roman"/>
        </w:rPr>
        <w:t xml:space="preserve">may </w:t>
      </w:r>
      <w:r w:rsidR="00F146AE">
        <w:rPr>
          <w:rFonts w:ascii="Times New Roman" w:eastAsia="Times New Roman" w:hAnsi="Times New Roman" w:cs="Times New Roman"/>
        </w:rPr>
        <w:t>poorly approximate</w:t>
      </w:r>
      <w:r w:rsidR="00524642" w:rsidRPr="00EC33BD">
        <w:rPr>
          <w:rFonts w:ascii="Times New Roman" w:eastAsia="Times New Roman" w:hAnsi="Times New Roman" w:cs="Times New Roman"/>
        </w:rPr>
        <w:t xml:space="preserve"> infants’ real-world action experience. </w:t>
      </w:r>
      <w:r w:rsidR="00900CA8">
        <w:rPr>
          <w:rFonts w:ascii="Times New Roman" w:eastAsia="Times New Roman" w:hAnsi="Times New Roman" w:cs="Times New Roman"/>
        </w:rPr>
        <w:t>Although I do not dispute this critique</w:t>
      </w:r>
      <w:r w:rsidR="00524642" w:rsidRPr="00EC33BD">
        <w:rPr>
          <w:rFonts w:ascii="Times New Roman" w:eastAsia="Times New Roman" w:hAnsi="Times New Roman" w:cs="Times New Roman"/>
        </w:rPr>
        <w:t xml:space="preserve">, </w:t>
      </w:r>
      <w:r w:rsidR="00E64113">
        <w:rPr>
          <w:rFonts w:ascii="Times New Roman" w:eastAsia="Times New Roman" w:hAnsi="Times New Roman" w:cs="Times New Roman"/>
        </w:rPr>
        <w:t>this simplification was deliberate: Because simple models afford</w:t>
      </w:r>
      <w:r w:rsidR="00C85217">
        <w:rPr>
          <w:rFonts w:ascii="Times New Roman" w:eastAsia="Times New Roman" w:hAnsi="Times New Roman" w:cs="Times New Roman"/>
        </w:rPr>
        <w:t xml:space="preserve"> tracing precisely how they process information</w:t>
      </w:r>
      <w:r w:rsidR="000B3CD1">
        <w:rPr>
          <w:rFonts w:ascii="Times New Roman" w:eastAsia="Times New Roman" w:hAnsi="Times New Roman" w:cs="Times New Roman"/>
        </w:rPr>
        <w:t>,</w:t>
      </w:r>
      <w:r w:rsidR="00C85217">
        <w:rPr>
          <w:rFonts w:ascii="Times New Roman" w:eastAsia="Times New Roman" w:hAnsi="Times New Roman" w:cs="Times New Roman"/>
        </w:rPr>
        <w:t xml:space="preserve"> </w:t>
      </w:r>
      <w:r w:rsidR="0058051A">
        <w:rPr>
          <w:rFonts w:ascii="Times New Roman" w:eastAsia="Times New Roman" w:hAnsi="Times New Roman" w:cs="Times New Roman"/>
        </w:rPr>
        <w:t xml:space="preserve">they </w:t>
      </w:r>
      <w:r w:rsidR="00D4727D">
        <w:rPr>
          <w:rFonts w:ascii="Times New Roman" w:eastAsia="Times New Roman" w:hAnsi="Times New Roman" w:cs="Times New Roman"/>
        </w:rPr>
        <w:t>provide meaningful insight into the possible mechanistic basis of some phenomenon</w:t>
      </w:r>
      <w:r w:rsidR="000B3CD1">
        <w:rPr>
          <w:rFonts w:ascii="Times New Roman" w:eastAsia="Times New Roman" w:hAnsi="Times New Roman" w:cs="Times New Roman"/>
        </w:rPr>
        <w:t xml:space="preserve"> in the human mind</w:t>
      </w:r>
      <w:r w:rsidR="00042D8C">
        <w:rPr>
          <w:rFonts w:ascii="Times New Roman" w:eastAsia="Times New Roman" w:hAnsi="Times New Roman" w:cs="Times New Roman"/>
        </w:rPr>
        <w:t xml:space="preserve"> specifically and advance</w:t>
      </w:r>
      <w:r w:rsidR="00524642" w:rsidRPr="00EC33BD">
        <w:rPr>
          <w:rFonts w:ascii="Times New Roman" w:eastAsia="Times New Roman" w:hAnsi="Times New Roman" w:cs="Times New Roman"/>
        </w:rPr>
        <w:t xml:space="preserve"> theories of infant </w:t>
      </w:r>
      <w:r w:rsidR="000B3CD1">
        <w:rPr>
          <w:rFonts w:ascii="Times New Roman" w:eastAsia="Times New Roman" w:hAnsi="Times New Roman" w:cs="Times New Roman"/>
        </w:rPr>
        <w:t>cognitive development</w:t>
      </w:r>
      <w:r w:rsidR="00042D8C">
        <w:rPr>
          <w:rFonts w:ascii="Times New Roman" w:eastAsia="Times New Roman" w:hAnsi="Times New Roman" w:cs="Times New Roman"/>
        </w:rPr>
        <w:t xml:space="preserve"> broadly</w:t>
      </w:r>
      <w:r w:rsidR="00524642" w:rsidRPr="00EC33BD">
        <w:rPr>
          <w:rFonts w:ascii="Times New Roman" w:eastAsia="Times New Roman" w:hAnsi="Times New Roman" w:cs="Times New Roman"/>
        </w:rPr>
        <w:t>.</w:t>
      </w:r>
      <w:r w:rsidR="00524642">
        <w:rPr>
          <w:rFonts w:ascii="Times New Roman" w:eastAsia="Times New Roman" w:hAnsi="Times New Roman" w:cs="Times New Roman"/>
        </w:rPr>
        <w:t xml:space="preserve"> </w:t>
      </w:r>
      <w:r w:rsidR="00042D8C">
        <w:rPr>
          <w:rFonts w:ascii="Times New Roman" w:eastAsia="Times New Roman" w:hAnsi="Times New Roman" w:cs="Times New Roman"/>
        </w:rPr>
        <w:t xml:space="preserve"> </w:t>
      </w:r>
      <w:r w:rsidR="00524642">
        <w:rPr>
          <w:rFonts w:ascii="Times New Roman" w:eastAsia="Times New Roman" w:hAnsi="Times New Roman" w:cs="Times New Roman"/>
        </w:rPr>
        <w:t>Although it is true that</w:t>
      </w:r>
      <w:r w:rsidR="00524642" w:rsidRPr="00EC33BD">
        <w:rPr>
          <w:rFonts w:ascii="Times New Roman" w:eastAsia="Times New Roman" w:hAnsi="Times New Roman" w:cs="Times New Roman"/>
        </w:rPr>
        <w:t xml:space="preserve"> complex models better capture the richness of infants’ action perception</w:t>
      </w:r>
      <w:r w:rsidR="00524642">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 </w:t>
      </w:r>
    </w:p>
    <w:p w14:paraId="5CC2CF9C" w14:textId="3D68BC91" w:rsidR="008F5140" w:rsidRDefault="008F5140" w:rsidP="00413F2E">
      <w:pPr>
        <w:spacing w:line="480" w:lineRule="auto"/>
        <w:ind w:firstLine="720"/>
        <w:contextualSpacing/>
        <w:rPr>
          <w:rFonts w:ascii="Times New Roman" w:eastAsia="Times New Roman" w:hAnsi="Times New Roman" w:cs="Times New Roman"/>
        </w:rPr>
      </w:pPr>
      <w:r w:rsidRPr="008F5140">
        <w:rPr>
          <w:rFonts w:ascii="Times New Roman" w:eastAsia="Times New Roman" w:hAnsi="Times New Roman" w:cs="Times New Roman"/>
        </w:rPr>
        <w:lastRenderedPageBreak/>
        <w:t>In sum, the current simulations demonstrate that a domain-general associative learning mechanism operating over the low-level kinematics of actions and the differentially salient surface features of environments is sufficient to explain a broad range of findings</w:t>
      </w:r>
      <w:r w:rsidR="00F76F9D">
        <w:rPr>
          <w:rFonts w:ascii="Times New Roman" w:eastAsia="Times New Roman" w:hAnsi="Times New Roman" w:cs="Times New Roman"/>
        </w:rPr>
        <w:t xml:space="preserve"> in the action efficiency understanding literature. </w:t>
      </w:r>
      <w:r w:rsidR="00B414C6">
        <w:rPr>
          <w:rFonts w:ascii="Times New Roman" w:eastAsia="Times New Roman" w:hAnsi="Times New Roman" w:cs="Times New Roman"/>
        </w:rPr>
        <w:t>This proposal—when instantiated in a new connectionist model called ALIAS</w:t>
      </w:r>
      <w:r w:rsidR="00F76F9D">
        <w:rPr>
          <w:rFonts w:ascii="Times New Roman" w:eastAsia="Times New Roman" w:hAnsi="Times New Roman" w:cs="Times New Roman"/>
        </w:rPr>
        <w:t>—</w:t>
      </w:r>
      <w:r w:rsidR="004B1081">
        <w:rPr>
          <w:rFonts w:ascii="Times New Roman" w:eastAsia="Times New Roman" w:hAnsi="Times New Roman" w:cs="Times New Roman"/>
        </w:rPr>
        <w:t xml:space="preserve">not only </w:t>
      </w:r>
      <w:r w:rsidR="00B414C6" w:rsidRPr="008F5140">
        <w:rPr>
          <w:rFonts w:ascii="Times New Roman" w:eastAsia="Times New Roman" w:hAnsi="Times New Roman" w:cs="Times New Roman"/>
        </w:rPr>
        <w:t xml:space="preserve">successfully captured five major </w:t>
      </w:r>
      <w:r w:rsidR="00B414C6">
        <w:rPr>
          <w:rFonts w:ascii="Times New Roman" w:eastAsia="Times New Roman" w:hAnsi="Times New Roman" w:cs="Times New Roman"/>
        </w:rPr>
        <w:t xml:space="preserve">findings </w:t>
      </w:r>
      <w:r w:rsidR="00B414C6" w:rsidRPr="008F5140">
        <w:rPr>
          <w:rFonts w:ascii="Times New Roman" w:eastAsia="Times New Roman" w:hAnsi="Times New Roman" w:cs="Times New Roman"/>
        </w:rPr>
        <w:t>in th</w:t>
      </w:r>
      <w:r w:rsidR="00B414C6">
        <w:rPr>
          <w:rFonts w:ascii="Times New Roman" w:eastAsia="Times New Roman" w:hAnsi="Times New Roman" w:cs="Times New Roman"/>
        </w:rPr>
        <w:t>is</w:t>
      </w:r>
      <w:r w:rsidR="00B414C6" w:rsidRPr="008F5140">
        <w:rPr>
          <w:rFonts w:ascii="Times New Roman" w:eastAsia="Times New Roman" w:hAnsi="Times New Roman" w:cs="Times New Roman"/>
        </w:rPr>
        <w:t xml:space="preserve"> literature</w:t>
      </w:r>
      <w:r w:rsidR="004B1081">
        <w:rPr>
          <w:rFonts w:ascii="Times New Roman" w:eastAsia="Times New Roman" w:hAnsi="Times New Roman" w:cs="Times New Roman"/>
        </w:rPr>
        <w:t xml:space="preserve"> but also generated several predictions that should be tested in future research. </w:t>
      </w:r>
      <w:r w:rsidR="006461AE">
        <w:rPr>
          <w:rFonts w:ascii="Times New Roman" w:eastAsia="Times New Roman" w:hAnsi="Times New Roman" w:cs="Times New Roman"/>
        </w:rPr>
        <w:t xml:space="preserve">Additionally, </w:t>
      </w:r>
      <w:r w:rsidR="005844D8">
        <w:rPr>
          <w:rFonts w:ascii="Times New Roman" w:eastAsia="Times New Roman" w:hAnsi="Times New Roman" w:cs="Times New Roman"/>
        </w:rPr>
        <w:t xml:space="preserve">the current simulations provided insight into the possible mechanistic basis of infants’ action efficiency understanding through </w:t>
      </w:r>
      <w:r w:rsidR="006461AE">
        <w:rPr>
          <w:rFonts w:ascii="Times New Roman" w:eastAsia="Times New Roman" w:hAnsi="Times New Roman" w:cs="Times New Roman"/>
        </w:rPr>
        <w:t xml:space="preserve">detailed analyses of </w:t>
      </w:r>
      <w:r w:rsidR="005844D8">
        <w:rPr>
          <w:rFonts w:ascii="Times New Roman" w:eastAsia="Times New Roman" w:hAnsi="Times New Roman" w:cs="Times New Roman"/>
        </w:rPr>
        <w:t>ALIAS’s</w:t>
      </w:r>
      <w:r w:rsidR="006461AE">
        <w:rPr>
          <w:rFonts w:ascii="Times New Roman" w:eastAsia="Times New Roman" w:hAnsi="Times New Roman" w:cs="Times New Roman"/>
        </w:rPr>
        <w:t xml:space="preserve"> behavior</w:t>
      </w:r>
      <w:r w:rsidR="00233A2D">
        <w:rPr>
          <w:rFonts w:ascii="Times New Roman" w:eastAsia="Times New Roman" w:hAnsi="Times New Roman" w:cs="Times New Roman"/>
        </w:rPr>
        <w:t xml:space="preserve"> in each simulation</w:t>
      </w:r>
      <w:r w:rsidR="006461AE">
        <w:rPr>
          <w:rFonts w:ascii="Times New Roman" w:eastAsia="Times New Roman" w:hAnsi="Times New Roman" w:cs="Times New Roman"/>
        </w:rPr>
        <w:t xml:space="preserve">. </w:t>
      </w:r>
      <w:r w:rsidR="005844D8">
        <w:rPr>
          <w:rFonts w:ascii="Times New Roman" w:eastAsia="Times New Roman" w:hAnsi="Times New Roman" w:cs="Times New Roman"/>
        </w:rPr>
        <w:t>Considered together, the current simulations suggest that before</w:t>
      </w:r>
      <w:r w:rsidR="006C5A94" w:rsidRPr="008F5140">
        <w:rPr>
          <w:rFonts w:ascii="Times New Roman" w:eastAsia="Times New Roman" w:hAnsi="Times New Roman" w:cs="Times New Roman"/>
        </w:rPr>
        <w:t xml:space="preserve"> concluding that infants possess</w:t>
      </w:r>
      <w:r w:rsidR="00EF5F2D">
        <w:rPr>
          <w:rFonts w:ascii="Times New Roman" w:eastAsia="Times New Roman" w:hAnsi="Times New Roman" w:cs="Times New Roman"/>
        </w:rPr>
        <w:t xml:space="preserve"> conceptually rich knowledge that is underpinned by domain-specific mechanisms based on their performance in a behavioral task,</w:t>
      </w:r>
      <w:r w:rsidR="006C5A94" w:rsidRPr="008F5140">
        <w:rPr>
          <w:rFonts w:ascii="Times New Roman" w:eastAsia="Times New Roman" w:hAnsi="Times New Roman" w:cs="Times New Roman"/>
        </w:rPr>
        <w:t xml:space="preserve"> it is </w:t>
      </w:r>
      <w:r w:rsidR="00EF5F2D">
        <w:rPr>
          <w:rFonts w:ascii="Times New Roman" w:eastAsia="Times New Roman" w:hAnsi="Times New Roman" w:cs="Times New Roman"/>
        </w:rPr>
        <w:t>important to determine first</w:t>
      </w:r>
      <w:r w:rsidR="006C5A94" w:rsidRPr="008F5140">
        <w:rPr>
          <w:rFonts w:ascii="Times New Roman" w:eastAsia="Times New Roman" w:hAnsi="Times New Roman" w:cs="Times New Roman"/>
        </w:rPr>
        <w:t xml:space="preserve"> whether </w:t>
      </w:r>
      <w:r w:rsidR="00EF5F2D">
        <w:rPr>
          <w:rFonts w:ascii="Times New Roman" w:eastAsia="Times New Roman" w:hAnsi="Times New Roman" w:cs="Times New Roman"/>
        </w:rPr>
        <w:t xml:space="preserve">more </w:t>
      </w:r>
      <w:r w:rsidR="006C5A94" w:rsidRPr="008F5140">
        <w:rPr>
          <w:rFonts w:ascii="Times New Roman" w:eastAsia="Times New Roman" w:hAnsi="Times New Roman" w:cs="Times New Roman"/>
        </w:rPr>
        <w:t xml:space="preserve">general processes are sufficient to explain </w:t>
      </w:r>
      <w:r w:rsidR="00EF5F2D">
        <w:rPr>
          <w:rFonts w:ascii="Times New Roman" w:eastAsia="Times New Roman" w:hAnsi="Times New Roman" w:cs="Times New Roman"/>
        </w:rPr>
        <w:t>the same performance</w:t>
      </w:r>
      <w:r w:rsidR="006C5A94" w:rsidRPr="008F5140">
        <w:rPr>
          <w:rFonts w:ascii="Times New Roman" w:eastAsia="Times New Roman" w:hAnsi="Times New Roman" w:cs="Times New Roman"/>
        </w:rPr>
        <w:t xml:space="preserve">. </w:t>
      </w:r>
      <w:r w:rsidR="005844D8">
        <w:rPr>
          <w:rFonts w:ascii="Times New Roman" w:eastAsia="Times New Roman" w:hAnsi="Times New Roman" w:cs="Times New Roman"/>
        </w:rPr>
        <w:t>The</w:t>
      </w:r>
      <w:r w:rsidR="00EF5F2D">
        <w:rPr>
          <w:rFonts w:ascii="Times New Roman" w:eastAsia="Times New Roman" w:hAnsi="Times New Roman" w:cs="Times New Roman"/>
        </w:rPr>
        <w:t xml:space="preserve"> current simulations </w:t>
      </w:r>
      <w:r w:rsidR="00D969EE">
        <w:rPr>
          <w:rFonts w:ascii="Times New Roman" w:eastAsia="Times New Roman" w:hAnsi="Times New Roman" w:cs="Times New Roman"/>
        </w:rPr>
        <w:t xml:space="preserve">indicate </w:t>
      </w:r>
      <w:r w:rsidR="00EF5F2D">
        <w:rPr>
          <w:rFonts w:ascii="Times New Roman" w:eastAsia="Times New Roman" w:hAnsi="Times New Roman" w:cs="Times New Roman"/>
        </w:rPr>
        <w:t xml:space="preserve">that </w:t>
      </w:r>
      <w:r w:rsidR="005844D8">
        <w:rPr>
          <w:rFonts w:ascii="Times New Roman" w:eastAsia="Times New Roman" w:hAnsi="Times New Roman" w:cs="Times New Roman"/>
        </w:rPr>
        <w:t xml:space="preserve">they </w:t>
      </w:r>
      <w:r w:rsidR="003920FC">
        <w:rPr>
          <w:rFonts w:ascii="Times New Roman" w:eastAsia="Times New Roman" w:hAnsi="Times New Roman" w:cs="Times New Roman"/>
        </w:rPr>
        <w:t>are,</w:t>
      </w:r>
      <w:r w:rsidR="005844D8">
        <w:rPr>
          <w:rFonts w:ascii="Times New Roman" w:eastAsia="Times New Roman" w:hAnsi="Times New Roman" w:cs="Times New Roman"/>
        </w:rPr>
        <w:t xml:space="preserve"> at least in the domain of infant action efficiency understanding</w:t>
      </w:r>
      <w:r w:rsidR="006C5A94" w:rsidRPr="008F5140">
        <w:rPr>
          <w:rFonts w:ascii="Times New Roman" w:eastAsia="Times New Roman" w:hAnsi="Times New Roman" w:cs="Times New Roman"/>
        </w:rPr>
        <w:t>.</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bookmarkEnd w:id="0"/>
    <w:p w14:paraId="1FBEEC48" w14:textId="7DF912F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(1986). Representing the existence and the location of hidden objects: Object permanence in 6-and 8-month-old infants. </w:t>
      </w:r>
      <w:r w:rsidRPr="00BA7F41">
        <w:rPr>
          <w:rFonts w:ascii="Times New Roman" w:hAnsi="Times New Roman" w:cs="Times New Roman"/>
          <w:i/>
          <w:iCs/>
        </w:rPr>
        <w:t>Cognition</w:t>
      </w:r>
      <w:r w:rsidRPr="005900CF">
        <w:rPr>
          <w:rFonts w:ascii="Times New Roman" w:hAnsi="Times New Roman" w:cs="Times New Roman"/>
        </w:rPr>
        <w:t xml:space="preserve">, 23(1), 21–41. </w:t>
      </w:r>
      <w:hyperlink r:id="rId65" w:history="1">
        <w:r w:rsidRPr="005900CF">
          <w:rPr>
            <w:rStyle w:val="Hyperlink"/>
            <w:rFonts w:ascii="Times New Roman" w:hAnsi="Times New Roman" w:cs="Times New Roman"/>
          </w:rPr>
          <w:t>https://doi.org/10.1016/0010-0277(86)90052-1</w:t>
        </w:r>
      </w:hyperlink>
    </w:p>
    <w:p w14:paraId="7A7B4AB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(1987). Object permanence in 3½- and 4½-month-old infants. </w:t>
      </w:r>
      <w:r w:rsidRPr="00BA7F41">
        <w:rPr>
          <w:rFonts w:ascii="Times New Roman" w:hAnsi="Times New Roman" w:cs="Times New Roman"/>
          <w:i/>
          <w:iCs/>
        </w:rPr>
        <w:t>Developmental Psychology</w:t>
      </w:r>
      <w:r w:rsidRPr="005900CF">
        <w:rPr>
          <w:rFonts w:ascii="Times New Roman" w:hAnsi="Times New Roman" w:cs="Times New Roman"/>
        </w:rPr>
        <w:t>, 23(5), 655–664. https://doi.org/10.1037/0012-1649.23.5.655</w:t>
      </w:r>
    </w:p>
    <w:p w14:paraId="66EE3009" w14:textId="0511C72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&amp; DeVos, J. (1991). Object permanence in young infants: Further evidence. </w:t>
      </w:r>
      <w:r w:rsidRPr="00BA7F41">
        <w:rPr>
          <w:rFonts w:ascii="Times New Roman" w:hAnsi="Times New Roman" w:cs="Times New Roman"/>
          <w:i/>
          <w:iCs/>
        </w:rPr>
        <w:t>Child Development</w:t>
      </w:r>
      <w:r w:rsidRPr="005900CF">
        <w:rPr>
          <w:rFonts w:ascii="Times New Roman" w:hAnsi="Times New Roman" w:cs="Times New Roman"/>
        </w:rPr>
        <w:t xml:space="preserve">, 62(6), 1227–1246. </w:t>
      </w:r>
      <w:hyperlink r:id="rId66" w:history="1">
        <w:r w:rsidRPr="005900CF">
          <w:rPr>
            <w:rStyle w:val="Hyperlink"/>
            <w:rFonts w:ascii="Times New Roman" w:hAnsi="Times New Roman" w:cs="Times New Roman"/>
          </w:rPr>
          <w:t>https://doi.org/10.1111/j.1467-8624.1991.tb01602.x</w:t>
        </w:r>
      </w:hyperlink>
    </w:p>
    <w:p w14:paraId="5AB5B64A" w14:textId="6996E235"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Spelke, E. S., &amp; Wasserman, S. (1985). Object permanence in five-month-old infants. </w:t>
      </w:r>
      <w:r w:rsidRPr="00BA7F41">
        <w:rPr>
          <w:rFonts w:ascii="Times New Roman" w:hAnsi="Times New Roman" w:cs="Times New Roman"/>
          <w:i/>
          <w:iCs/>
        </w:rPr>
        <w:t>Cognition</w:t>
      </w:r>
      <w:r w:rsidRPr="005900CF">
        <w:rPr>
          <w:rFonts w:ascii="Times New Roman" w:hAnsi="Times New Roman" w:cs="Times New Roman"/>
        </w:rPr>
        <w:t xml:space="preserve">, 20(3), 191–208. </w:t>
      </w:r>
      <w:hyperlink r:id="rId67" w:history="1">
        <w:r w:rsidRPr="00FC1286">
          <w:rPr>
            <w:rStyle w:val="Hyperlink"/>
            <w:rFonts w:ascii="Times New Roman" w:hAnsi="Times New Roman" w:cs="Times New Roman"/>
          </w:rPr>
          <w:t>https://doi.org/10.1016/0010-0277(85)90008-3</w:t>
        </w:r>
      </w:hyperlink>
    </w:p>
    <w:p w14:paraId="71BCD290" w14:textId="6A0095C4"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(2022). The elusive </w:t>
      </w:r>
      <w:r w:rsidR="000064AB">
        <w:rPr>
          <w:rFonts w:ascii="Times New Roman" w:hAnsi="Times New Roman" w:cs="Times New Roman"/>
        </w:rPr>
        <w:t>“</w:t>
      </w:r>
      <w:r w:rsidRPr="005900CF">
        <w:rPr>
          <w:rFonts w:ascii="Times New Roman" w:hAnsi="Times New Roman" w:cs="Times New Roman"/>
        </w:rPr>
        <w:t>Developmental Mechanism</w:t>
      </w:r>
      <w:r w:rsidR="000064AB">
        <w:rPr>
          <w:rFonts w:ascii="Times New Roman" w:hAnsi="Times New Roman" w:cs="Times New Roman"/>
        </w:rPr>
        <w:t>”</w:t>
      </w:r>
      <w:r w:rsidRPr="005900CF">
        <w:rPr>
          <w:rFonts w:ascii="Times New Roman" w:hAnsi="Times New Roman" w:cs="Times New Roman"/>
        </w:rPr>
        <w:t xml:space="preserve">: What they are and how to study and test them. </w:t>
      </w:r>
      <w:r w:rsidRPr="00BA7F41">
        <w:rPr>
          <w:rFonts w:ascii="Times New Roman" w:hAnsi="Times New Roman" w:cs="Times New Roman"/>
          <w:i/>
          <w:iCs/>
        </w:rPr>
        <w:t>Developmental Review</w:t>
      </w:r>
      <w:r w:rsidRPr="005900CF">
        <w:rPr>
          <w:rFonts w:ascii="Times New Roman" w:hAnsi="Times New Roman" w:cs="Times New Roman"/>
        </w:rPr>
        <w:t xml:space="preserve">, 65, 101034. </w:t>
      </w:r>
      <w:hyperlink r:id="rId68" w:history="1">
        <w:r w:rsidRPr="005900CF">
          <w:rPr>
            <w:rStyle w:val="Hyperlink"/>
            <w:rFonts w:ascii="Times New Roman" w:hAnsi="Times New Roman" w:cs="Times New Roman"/>
          </w:rPr>
          <w:t>https://doi.org/10.1016/j.dr.2022.101034</w:t>
        </w:r>
      </w:hyperlink>
    </w:p>
    <w:p w14:paraId="70E1DAD6" w14:textId="179D646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(2023). But what is the mechanism?’: Demystifying the ever elusive ‘developmental mechanism. </w:t>
      </w:r>
      <w:r w:rsidRPr="00BA7F41">
        <w:rPr>
          <w:rFonts w:ascii="Times New Roman" w:hAnsi="Times New Roman" w:cs="Times New Roman"/>
          <w:i/>
          <w:iCs/>
        </w:rPr>
        <w:t>Infant and Child Development</w:t>
      </w:r>
      <w:r w:rsidRPr="005900CF">
        <w:rPr>
          <w:rFonts w:ascii="Times New Roman" w:hAnsi="Times New Roman" w:cs="Times New Roman"/>
        </w:rPr>
        <w:t xml:space="preserve">, 32(6), e2355. </w:t>
      </w:r>
      <w:hyperlink r:id="rId69" w:history="1">
        <w:r w:rsidRPr="00FC1286">
          <w:rPr>
            <w:rStyle w:val="Hyperlink"/>
            <w:rFonts w:ascii="Times New Roman" w:hAnsi="Times New Roman" w:cs="Times New Roman"/>
          </w:rPr>
          <w:t>https://doi.org/10.1002/icd.2355</w:t>
        </w:r>
      </w:hyperlink>
    </w:p>
    <w:p w14:paraId="081F19BD" w14:textId="02DC0C4F" w:rsidR="005900CF" w:rsidRDefault="005900CF" w:rsidP="005900CF">
      <w:pPr>
        <w:spacing w:line="480" w:lineRule="auto"/>
        <w:ind w:hanging="720"/>
      </w:pPr>
      <w:r w:rsidRPr="005900CF">
        <w:rPr>
          <w:rFonts w:ascii="Times New Roman" w:hAnsi="Times New Roman" w:cs="Times New Roman"/>
        </w:rPr>
        <w:t>Benton, D. T. (2025). An associative-learning account of how infants learn about causal action in animates and inanimates: A critical reexamination of four classic studies.</w:t>
      </w:r>
      <w:r w:rsidRPr="00BA7F41">
        <w:rPr>
          <w:rFonts w:ascii="Times New Roman" w:hAnsi="Times New Roman" w:cs="Times New Roman"/>
          <w:i/>
          <w:iCs/>
        </w:rPr>
        <w:t xml:space="preserve"> Journal of Experimental Psychology: General</w:t>
      </w:r>
      <w:r w:rsidRPr="005900CF">
        <w:rPr>
          <w:rFonts w:ascii="Times New Roman" w:hAnsi="Times New Roman" w:cs="Times New Roman"/>
        </w:rPr>
        <w:t xml:space="preserve">, 154(2), 497–521. </w:t>
      </w:r>
      <w:hyperlink r:id="rId70" w:history="1">
        <w:r w:rsidRPr="005900CF">
          <w:rPr>
            <w:rStyle w:val="Hyperlink"/>
            <w:rFonts w:ascii="Times New Roman" w:hAnsi="Times New Roman" w:cs="Times New Roman"/>
          </w:rPr>
          <w:t>https://doi.org/10.1037/xge0001656</w:t>
        </w:r>
      </w:hyperlink>
    </w:p>
    <w:p w14:paraId="6D8E5F12" w14:textId="277E4160" w:rsidR="00C0652B" w:rsidRPr="00C0652B" w:rsidRDefault="00C0652B" w:rsidP="005900CF">
      <w:pPr>
        <w:spacing w:line="480" w:lineRule="auto"/>
        <w:ind w:hanging="720"/>
        <w:rPr>
          <w:rFonts w:ascii="Times New Roman" w:hAnsi="Times New Roman" w:cs="Times New Roman"/>
        </w:rPr>
      </w:pPr>
      <w:r>
        <w:rPr>
          <w:rFonts w:ascii="Times New Roman" w:hAnsi="Times New Roman" w:cs="Times New Roman"/>
        </w:rPr>
        <w:t xml:space="preserve">Benton, D.T., &amp; Hoch, J.E. (in press). An associative learning account of how saliva becomes a cue for comfort. </w:t>
      </w:r>
      <w:r>
        <w:rPr>
          <w:rFonts w:ascii="Times New Roman" w:hAnsi="Times New Roman" w:cs="Times New Roman"/>
          <w:i/>
          <w:iCs/>
        </w:rPr>
        <w:t>Child Development</w:t>
      </w:r>
      <w:r>
        <w:rPr>
          <w:rFonts w:ascii="Times New Roman" w:hAnsi="Times New Roman" w:cs="Times New Roman"/>
        </w:rPr>
        <w:t xml:space="preserve">. </w:t>
      </w:r>
      <w:r w:rsidRPr="00C0652B">
        <w:rPr>
          <w:rFonts w:ascii="Times New Roman" w:hAnsi="Times New Roman" w:cs="Times New Roman"/>
        </w:rPr>
        <w:t>10.1093/chidev/aacag119</w:t>
      </w:r>
    </w:p>
    <w:p w14:paraId="2C2B2DDF" w14:textId="4DC4134C"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Benton, D. T., &amp; Lapan, C. (2021). Moral masters or moral apprentices? A connectionist account of sociomoral evaluation in preverbal infants. </w:t>
      </w:r>
      <w:r w:rsidRPr="00BA7F41">
        <w:rPr>
          <w:rFonts w:ascii="Times New Roman" w:hAnsi="Times New Roman" w:cs="Times New Roman"/>
          <w:i/>
          <w:iCs/>
        </w:rPr>
        <w:t>Cognitive Development</w:t>
      </w:r>
      <w:r w:rsidRPr="005900CF">
        <w:rPr>
          <w:rFonts w:ascii="Times New Roman" w:hAnsi="Times New Roman" w:cs="Times New Roman"/>
        </w:rPr>
        <w:t xml:space="preserve">, </w:t>
      </w:r>
      <w:r w:rsidRPr="007749F0">
        <w:rPr>
          <w:rFonts w:ascii="Times New Roman" w:hAnsi="Times New Roman" w:cs="Times New Roman"/>
          <w:i/>
          <w:iCs/>
        </w:rPr>
        <w:t>62</w:t>
      </w:r>
      <w:r w:rsidRPr="005900CF">
        <w:rPr>
          <w:rFonts w:ascii="Times New Roman" w:hAnsi="Times New Roman" w:cs="Times New Roman"/>
        </w:rPr>
        <w:t xml:space="preserve">, 101164. </w:t>
      </w:r>
      <w:hyperlink r:id="rId71" w:history="1">
        <w:r w:rsidRPr="00FC1286">
          <w:rPr>
            <w:rStyle w:val="Hyperlink"/>
            <w:rFonts w:ascii="Times New Roman" w:hAnsi="Times New Roman" w:cs="Times New Roman"/>
          </w:rPr>
          <w:t>https://doi.org/10.1016/j.cogdev.2022.101164</w:t>
        </w:r>
      </w:hyperlink>
    </w:p>
    <w:p w14:paraId="3F3ABC9A" w14:textId="5B6EF59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Kamper, D., Beaton, R. M., &amp; Sobel, D. M. (2024). Don't throw the associative baby out with the Bayesian bathwater: Children are more associative when reasoning retrospectively under information processing demands. </w:t>
      </w:r>
      <w:r w:rsidRPr="00BA7F41">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27</w:t>
      </w:r>
      <w:r w:rsidRPr="005900CF">
        <w:rPr>
          <w:rFonts w:ascii="Times New Roman" w:hAnsi="Times New Roman" w:cs="Times New Roman"/>
        </w:rPr>
        <w:t xml:space="preserve">(3), e13464. </w:t>
      </w:r>
      <w:hyperlink r:id="rId72" w:history="1">
        <w:r w:rsidRPr="005900CF">
          <w:rPr>
            <w:rStyle w:val="Hyperlink"/>
            <w:rFonts w:ascii="Times New Roman" w:hAnsi="Times New Roman" w:cs="Times New Roman"/>
          </w:rPr>
          <w:t>https://doi.org/10.1111/desc.13464</w:t>
        </w:r>
      </w:hyperlink>
    </w:p>
    <w:p w14:paraId="0F8B7F0F" w14:textId="1390A8F8"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Berthiaume, V. G., Shultz, T. R., &amp; Onishi, K. H. (2013). A constructivist connectionist model of transitions on false-belief tasks. </w:t>
      </w:r>
      <w:r w:rsidRPr="00BA7F41">
        <w:rPr>
          <w:rFonts w:ascii="Times New Roman" w:hAnsi="Times New Roman" w:cs="Times New Roman"/>
          <w:i/>
          <w:iCs/>
        </w:rPr>
        <w:t>Cognition</w:t>
      </w:r>
      <w:r w:rsidRPr="005900CF">
        <w:rPr>
          <w:rFonts w:ascii="Times New Roman" w:hAnsi="Times New Roman" w:cs="Times New Roman"/>
        </w:rPr>
        <w:t xml:space="preserve">, </w:t>
      </w:r>
      <w:r w:rsidRPr="007749F0">
        <w:rPr>
          <w:rFonts w:ascii="Times New Roman" w:hAnsi="Times New Roman" w:cs="Times New Roman"/>
          <w:i/>
          <w:iCs/>
        </w:rPr>
        <w:t>126</w:t>
      </w:r>
      <w:r w:rsidRPr="005900CF">
        <w:rPr>
          <w:rFonts w:ascii="Times New Roman" w:hAnsi="Times New Roman" w:cs="Times New Roman"/>
        </w:rPr>
        <w:t xml:space="preserve">(3), 441–458. </w:t>
      </w:r>
      <w:hyperlink r:id="rId73" w:history="1">
        <w:r w:rsidRPr="005900CF">
          <w:rPr>
            <w:rStyle w:val="Hyperlink"/>
            <w:rFonts w:ascii="Times New Roman" w:hAnsi="Times New Roman" w:cs="Times New Roman"/>
          </w:rPr>
          <w:t>https://doi.org/10.1016/j.cognition.2012.11.007</w:t>
        </w:r>
      </w:hyperlink>
      <w:r w:rsidRPr="005900CF">
        <w:rPr>
          <w:rFonts w:ascii="Times New Roman" w:hAnsi="Times New Roman" w:cs="Times New Roman"/>
        </w:rPr>
        <w:t xml:space="preserve"> </w:t>
      </w:r>
    </w:p>
    <w:p w14:paraId="2A21DB76" w14:textId="776BDBA2" w:rsidR="007749F0" w:rsidRPr="005900CF" w:rsidRDefault="007749F0" w:rsidP="005900CF">
      <w:pPr>
        <w:spacing w:line="480" w:lineRule="auto"/>
        <w:ind w:hanging="720"/>
        <w:rPr>
          <w:rFonts w:ascii="Times New Roman" w:hAnsi="Times New Roman" w:cs="Times New Roman"/>
        </w:rPr>
      </w:pPr>
      <w:r w:rsidRPr="007749F0">
        <w:rPr>
          <w:rFonts w:ascii="Times New Roman" w:hAnsi="Times New Roman" w:cs="Times New Roman"/>
        </w:rPr>
        <w:t>Blumberg, M. S., &amp; Adolph, K. E. (2023). Protracted development of motor cortex constrains rich interpretations of infant cognition. </w:t>
      </w:r>
      <w:r w:rsidRPr="007749F0">
        <w:rPr>
          <w:rFonts w:ascii="Times New Roman" w:hAnsi="Times New Roman" w:cs="Times New Roman"/>
          <w:i/>
          <w:iCs/>
        </w:rPr>
        <w:t>Trends in cognitive sciences</w:t>
      </w:r>
      <w:r w:rsidRPr="007749F0">
        <w:rPr>
          <w:rFonts w:ascii="Times New Roman" w:hAnsi="Times New Roman" w:cs="Times New Roman"/>
        </w:rPr>
        <w:t>, </w:t>
      </w:r>
      <w:r w:rsidRPr="007749F0">
        <w:rPr>
          <w:rFonts w:ascii="Times New Roman" w:hAnsi="Times New Roman" w:cs="Times New Roman"/>
          <w:i/>
          <w:iCs/>
        </w:rPr>
        <w:t>27</w:t>
      </w:r>
      <w:r w:rsidRPr="007749F0">
        <w:rPr>
          <w:rFonts w:ascii="Times New Roman" w:hAnsi="Times New Roman" w:cs="Times New Roman"/>
        </w:rPr>
        <w:t>(3), 233-245.</w:t>
      </w:r>
      <w:r>
        <w:rPr>
          <w:rFonts w:ascii="Times New Roman" w:hAnsi="Times New Roman" w:cs="Times New Roman"/>
        </w:rPr>
        <w:t xml:space="preserve"> </w:t>
      </w:r>
      <w:hyperlink r:id="rId74" w:history="1">
        <w:r w:rsidRPr="007749F0">
          <w:rPr>
            <w:rStyle w:val="Hyperlink"/>
            <w:rFonts w:ascii="Times New Roman" w:hAnsi="Times New Roman" w:cs="Times New Roman"/>
          </w:rPr>
          <w:t>https://doi.org/10.1016/j.tics.2022.12.014</w:t>
        </w:r>
      </w:hyperlink>
    </w:p>
    <w:p w14:paraId="75961B04" w14:textId="613011B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Bogartz, R. S., Shinskey, J. L., &amp; Schilling, T. H. (2000). Object permanence in five‐and‐a‐half‐month‐old infants?. </w:t>
      </w:r>
      <w:r w:rsidRPr="00BA7F41">
        <w:rPr>
          <w:rFonts w:ascii="Times New Roman" w:hAnsi="Times New Roman" w:cs="Times New Roman"/>
          <w:i/>
          <w:iCs/>
        </w:rPr>
        <w:t>Infancy</w:t>
      </w:r>
      <w:r w:rsidRPr="005900CF">
        <w:rPr>
          <w:rFonts w:ascii="Times New Roman" w:hAnsi="Times New Roman" w:cs="Times New Roman"/>
        </w:rPr>
        <w:t xml:space="preserve">, </w:t>
      </w:r>
      <w:r w:rsidRPr="007749F0">
        <w:rPr>
          <w:rFonts w:ascii="Times New Roman" w:hAnsi="Times New Roman" w:cs="Times New Roman"/>
          <w:i/>
          <w:iCs/>
        </w:rPr>
        <w:t>1</w:t>
      </w:r>
      <w:r w:rsidRPr="005900CF">
        <w:rPr>
          <w:rFonts w:ascii="Times New Roman" w:hAnsi="Times New Roman" w:cs="Times New Roman"/>
        </w:rPr>
        <w:t xml:space="preserve">(4), 403–428. </w:t>
      </w:r>
      <w:hyperlink r:id="rId75" w:history="1">
        <w:r w:rsidRPr="005900CF">
          <w:rPr>
            <w:rStyle w:val="Hyperlink"/>
            <w:rFonts w:ascii="Times New Roman" w:hAnsi="Times New Roman" w:cs="Times New Roman"/>
          </w:rPr>
          <w:t>https://doi.org/10.1207/S15327078IN0104_3</w:t>
        </w:r>
      </w:hyperlink>
    </w:p>
    <w:p w14:paraId="1A976DFA" w14:textId="40C94F4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Bomba, P. C., &amp; Siqueland, E. R. (1983). The nature and structure of infant form categories. </w:t>
      </w:r>
      <w:r w:rsidRPr="00BA7F41">
        <w:rPr>
          <w:rFonts w:ascii="Times New Roman" w:hAnsi="Times New Roman" w:cs="Times New Roman"/>
          <w:i/>
          <w:iCs/>
        </w:rPr>
        <w:t>Journal of Experimental Child Psychology</w:t>
      </w:r>
      <w:r w:rsidRPr="005900CF">
        <w:rPr>
          <w:rFonts w:ascii="Times New Roman" w:hAnsi="Times New Roman" w:cs="Times New Roman"/>
        </w:rPr>
        <w:t xml:space="preserve">, </w:t>
      </w:r>
      <w:r w:rsidRPr="007749F0">
        <w:rPr>
          <w:rFonts w:ascii="Times New Roman" w:hAnsi="Times New Roman" w:cs="Times New Roman"/>
          <w:i/>
          <w:iCs/>
        </w:rPr>
        <w:t>35</w:t>
      </w:r>
      <w:r w:rsidRPr="005900CF">
        <w:rPr>
          <w:rFonts w:ascii="Times New Roman" w:hAnsi="Times New Roman" w:cs="Times New Roman"/>
        </w:rPr>
        <w:t xml:space="preserve">(3), 294–328. </w:t>
      </w:r>
      <w:hyperlink r:id="rId76" w:history="1">
        <w:r w:rsidRPr="005900CF">
          <w:rPr>
            <w:rStyle w:val="Hyperlink"/>
            <w:rFonts w:ascii="Times New Roman" w:hAnsi="Times New Roman" w:cs="Times New Roman"/>
          </w:rPr>
          <w:t>https://doi.org/10.1016/0022-0965(83)90085-3</w:t>
        </w:r>
      </w:hyperlink>
      <w:r w:rsidRPr="005900CF">
        <w:rPr>
          <w:rFonts w:ascii="Times New Roman" w:hAnsi="Times New Roman" w:cs="Times New Roman"/>
        </w:rPr>
        <w:t xml:space="preserve"> </w:t>
      </w:r>
    </w:p>
    <w:p w14:paraId="3E62DDAC"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Carey, S. (2009). The origin of concepts. Oxford University Press.</w:t>
      </w:r>
    </w:p>
    <w:p w14:paraId="71DEDEC1" w14:textId="5E0E5D70" w:rsidR="005900CF" w:rsidRDefault="005900CF" w:rsidP="005900CF">
      <w:pPr>
        <w:spacing w:line="480" w:lineRule="auto"/>
        <w:ind w:hanging="720"/>
      </w:pPr>
      <w:r w:rsidRPr="005900CF">
        <w:rPr>
          <w:rFonts w:ascii="Times New Roman" w:hAnsi="Times New Roman" w:cs="Times New Roman"/>
        </w:rPr>
        <w:t xml:space="preserve">Christiansen, M. H., &amp; Curtin, S. (1999). Transfer of learning: Rule acquisition or statistical learning? </w:t>
      </w:r>
      <w:r w:rsidRPr="00BA7F41">
        <w:rPr>
          <w:rFonts w:ascii="Times New Roman" w:hAnsi="Times New Roman" w:cs="Times New Roman"/>
          <w:i/>
          <w:iCs/>
        </w:rPr>
        <w:t>Trends in Cognitive Sciences</w:t>
      </w:r>
      <w:r w:rsidRPr="005900CF">
        <w:rPr>
          <w:rFonts w:ascii="Times New Roman" w:hAnsi="Times New Roman" w:cs="Times New Roman"/>
        </w:rPr>
        <w:t xml:space="preserve">, </w:t>
      </w:r>
      <w:r w:rsidRPr="007749F0">
        <w:rPr>
          <w:rFonts w:ascii="Times New Roman" w:hAnsi="Times New Roman" w:cs="Times New Roman"/>
          <w:i/>
          <w:iCs/>
        </w:rPr>
        <w:t>3</w:t>
      </w:r>
      <w:r w:rsidRPr="005900CF">
        <w:rPr>
          <w:rFonts w:ascii="Times New Roman" w:hAnsi="Times New Roman" w:cs="Times New Roman"/>
        </w:rPr>
        <w:t xml:space="preserve">(8), 289–290. </w:t>
      </w:r>
      <w:hyperlink r:id="rId77" w:history="1">
        <w:r w:rsidRPr="005900CF">
          <w:rPr>
            <w:rStyle w:val="Hyperlink"/>
            <w:rFonts w:ascii="Times New Roman" w:hAnsi="Times New Roman" w:cs="Times New Roman"/>
          </w:rPr>
          <w:t>https://doi.org/10.1016/S1364-6613(99)01356-X</w:t>
        </w:r>
      </w:hyperlink>
    </w:p>
    <w:p w14:paraId="33AE6E49" w14:textId="2729FE50" w:rsidR="00210D28" w:rsidRPr="005900CF" w:rsidRDefault="00210D28" w:rsidP="005900CF">
      <w:pPr>
        <w:spacing w:line="480" w:lineRule="auto"/>
        <w:ind w:hanging="720"/>
        <w:rPr>
          <w:rFonts w:ascii="Times New Roman" w:hAnsi="Times New Roman" w:cs="Times New Roman"/>
        </w:rPr>
      </w:pPr>
      <w:r w:rsidRPr="00210D28">
        <w:rPr>
          <w:rFonts w:ascii="Times New Roman" w:hAnsi="Times New Roman" w:cs="Times New Roman"/>
        </w:rPr>
        <w:lastRenderedPageBreak/>
        <w:t>Clearfield, M. W., &amp; Mix, K. S. (1999). Number versus contour length in infants' discrimination of small visual sets. </w:t>
      </w:r>
      <w:r w:rsidRPr="00210D28">
        <w:rPr>
          <w:rFonts w:ascii="Times New Roman" w:hAnsi="Times New Roman" w:cs="Times New Roman"/>
          <w:i/>
          <w:iCs/>
        </w:rPr>
        <w:t>Psychological science</w:t>
      </w:r>
      <w:r w:rsidRPr="00210D28">
        <w:rPr>
          <w:rFonts w:ascii="Times New Roman" w:hAnsi="Times New Roman" w:cs="Times New Roman"/>
        </w:rPr>
        <w:t>, </w:t>
      </w:r>
      <w:r w:rsidRPr="00210D28">
        <w:rPr>
          <w:rFonts w:ascii="Times New Roman" w:hAnsi="Times New Roman" w:cs="Times New Roman"/>
          <w:i/>
          <w:iCs/>
        </w:rPr>
        <w:t>10</w:t>
      </w:r>
      <w:r w:rsidRPr="00210D28">
        <w:rPr>
          <w:rFonts w:ascii="Times New Roman" w:hAnsi="Times New Roman" w:cs="Times New Roman"/>
        </w:rPr>
        <w:t>(5), 408-411.</w:t>
      </w:r>
      <w:r>
        <w:rPr>
          <w:rFonts w:ascii="Times New Roman" w:hAnsi="Times New Roman" w:cs="Times New Roman"/>
        </w:rPr>
        <w:t xml:space="preserve"> </w:t>
      </w:r>
      <w:r w:rsidRPr="00210D28">
        <w:rPr>
          <w:rFonts w:ascii="Times New Roman" w:hAnsi="Times New Roman" w:cs="Times New Roman"/>
        </w:rPr>
        <w:t>https://doi.org/10.1111/1467-9280.00177</w:t>
      </w:r>
    </w:p>
    <w:p w14:paraId="0E149910"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(1973). A two-process model of infant visual attention. </w:t>
      </w:r>
      <w:r w:rsidRPr="00BA7F41">
        <w:rPr>
          <w:rFonts w:ascii="Times New Roman" w:hAnsi="Times New Roman" w:cs="Times New Roman"/>
          <w:i/>
          <w:iCs/>
        </w:rPr>
        <w:t>Merrill-Palmer Quarterly</w:t>
      </w:r>
      <w:r w:rsidRPr="005900CF">
        <w:rPr>
          <w:rFonts w:ascii="Times New Roman" w:hAnsi="Times New Roman" w:cs="Times New Roman"/>
        </w:rPr>
        <w:t xml:space="preserve">, </w:t>
      </w:r>
      <w:r w:rsidRPr="007749F0">
        <w:rPr>
          <w:rFonts w:ascii="Times New Roman" w:hAnsi="Times New Roman" w:cs="Times New Roman"/>
          <w:i/>
          <w:iCs/>
        </w:rPr>
        <w:t>19</w:t>
      </w:r>
      <w:r w:rsidRPr="005900CF">
        <w:rPr>
          <w:rFonts w:ascii="Times New Roman" w:hAnsi="Times New Roman" w:cs="Times New Roman"/>
        </w:rPr>
        <w:t xml:space="preserve">(3), 157–180. </w:t>
      </w:r>
    </w:p>
    <w:p w14:paraId="4740B388" w14:textId="12157B2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Chaput, H. H., &amp; Cashon, C. H. (2002). A constructivist model of infant cognition. </w:t>
      </w:r>
      <w:r w:rsidRPr="00BA7F41">
        <w:rPr>
          <w:rFonts w:ascii="Times New Roman" w:hAnsi="Times New Roman" w:cs="Times New Roman"/>
          <w:i/>
          <w:iCs/>
        </w:rPr>
        <w:t>Cognitive Development</w:t>
      </w:r>
      <w:r w:rsidRPr="005900CF">
        <w:rPr>
          <w:rFonts w:ascii="Times New Roman" w:hAnsi="Times New Roman" w:cs="Times New Roman"/>
        </w:rPr>
        <w:t xml:space="preserve">, </w:t>
      </w:r>
      <w:r w:rsidRPr="007749F0">
        <w:rPr>
          <w:rFonts w:ascii="Times New Roman" w:hAnsi="Times New Roman" w:cs="Times New Roman"/>
          <w:i/>
          <w:iCs/>
        </w:rPr>
        <w:t>17</w:t>
      </w:r>
      <w:r w:rsidRPr="005900CF">
        <w:rPr>
          <w:rFonts w:ascii="Times New Roman" w:hAnsi="Times New Roman" w:cs="Times New Roman"/>
        </w:rPr>
        <w:t xml:space="preserve">(3–4), 1323–1343. </w:t>
      </w:r>
      <w:hyperlink r:id="rId78" w:history="1">
        <w:r w:rsidRPr="005900CF">
          <w:rPr>
            <w:rStyle w:val="Hyperlink"/>
            <w:rFonts w:ascii="Times New Roman" w:hAnsi="Times New Roman" w:cs="Times New Roman"/>
          </w:rPr>
          <w:t>https://doi.org/10.1016/S0885-2014(02)00124-7</w:t>
        </w:r>
      </w:hyperlink>
    </w:p>
    <w:p w14:paraId="18345581" w14:textId="669B04B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&amp; Marks, K. S. (2002). How infants process addition and subtraction events. </w:t>
      </w:r>
      <w:r w:rsidRPr="00BA7F41">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5</w:t>
      </w:r>
      <w:r w:rsidRPr="005900CF">
        <w:rPr>
          <w:rFonts w:ascii="Times New Roman" w:hAnsi="Times New Roman" w:cs="Times New Roman"/>
        </w:rPr>
        <w:t xml:space="preserve">(2), 186–201. </w:t>
      </w:r>
      <w:hyperlink r:id="rId79" w:history="1">
        <w:r w:rsidRPr="005900CF">
          <w:rPr>
            <w:rStyle w:val="Hyperlink"/>
            <w:rFonts w:ascii="Times New Roman" w:hAnsi="Times New Roman" w:cs="Times New Roman"/>
          </w:rPr>
          <w:t>https://doi.org/10.1111/1467-7687.00220</w:t>
        </w:r>
      </w:hyperlink>
    </w:p>
    <w:p w14:paraId="2AC0FB53" w14:textId="0EE4941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&amp; Oakes, L. M. (1993). How infants perceive a simple causal event. </w:t>
      </w:r>
      <w:r w:rsidRPr="00BA7F41">
        <w:rPr>
          <w:rFonts w:ascii="Times New Roman" w:hAnsi="Times New Roman" w:cs="Times New Roman"/>
          <w:i/>
          <w:iCs/>
        </w:rPr>
        <w:t>Developmental Psychology</w:t>
      </w:r>
      <w:r w:rsidRPr="005900CF">
        <w:rPr>
          <w:rFonts w:ascii="Times New Roman" w:hAnsi="Times New Roman" w:cs="Times New Roman"/>
        </w:rPr>
        <w:t xml:space="preserve">, </w:t>
      </w:r>
      <w:r w:rsidRPr="007749F0">
        <w:rPr>
          <w:rFonts w:ascii="Times New Roman" w:hAnsi="Times New Roman" w:cs="Times New Roman"/>
          <w:i/>
          <w:iCs/>
        </w:rPr>
        <w:t>29</w:t>
      </w:r>
      <w:r w:rsidRPr="005900CF">
        <w:rPr>
          <w:rFonts w:ascii="Times New Roman" w:hAnsi="Times New Roman" w:cs="Times New Roman"/>
        </w:rPr>
        <w:t xml:space="preserve">(3), 421–433. </w:t>
      </w:r>
      <w:hyperlink r:id="rId80" w:history="1">
        <w:r w:rsidRPr="005900CF">
          <w:rPr>
            <w:rStyle w:val="Hyperlink"/>
            <w:rFonts w:ascii="Times New Roman" w:hAnsi="Times New Roman" w:cs="Times New Roman"/>
          </w:rPr>
          <w:t>https://doi.org/10.1037/0012-1649.29.3.421</w:t>
        </w:r>
      </w:hyperlink>
    </w:p>
    <w:p w14:paraId="4876613D" w14:textId="53A9D8D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Colunga, E., &amp; Smith, L. B. (2005). From the lexicon to expectations about kinds: A role for associative learning. </w:t>
      </w:r>
      <w:r w:rsidRPr="000520A6">
        <w:rPr>
          <w:rFonts w:ascii="Times New Roman" w:hAnsi="Times New Roman" w:cs="Times New Roman"/>
          <w:i/>
          <w:iCs/>
        </w:rPr>
        <w:t>Psychological Review</w:t>
      </w:r>
      <w:r w:rsidRPr="005900CF">
        <w:rPr>
          <w:rFonts w:ascii="Times New Roman" w:hAnsi="Times New Roman" w:cs="Times New Roman"/>
        </w:rPr>
        <w:t xml:space="preserve">, </w:t>
      </w:r>
      <w:r w:rsidRPr="007749F0">
        <w:rPr>
          <w:rFonts w:ascii="Times New Roman" w:hAnsi="Times New Roman" w:cs="Times New Roman"/>
          <w:i/>
          <w:iCs/>
        </w:rPr>
        <w:t>112</w:t>
      </w:r>
      <w:r w:rsidRPr="005900CF">
        <w:rPr>
          <w:rFonts w:ascii="Times New Roman" w:hAnsi="Times New Roman" w:cs="Times New Roman"/>
        </w:rPr>
        <w:t xml:space="preserve">(2), 347–382. </w:t>
      </w:r>
      <w:hyperlink r:id="rId81" w:history="1">
        <w:r w:rsidRPr="005900CF">
          <w:rPr>
            <w:rStyle w:val="Hyperlink"/>
            <w:rFonts w:ascii="Times New Roman" w:hAnsi="Times New Roman" w:cs="Times New Roman"/>
          </w:rPr>
          <w:t>https://doi.org/10.1037/0033-295X.112.2.347</w:t>
        </w:r>
      </w:hyperlink>
    </w:p>
    <w:p w14:paraId="007D42F2" w14:textId="1D28F8D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&amp; Gergely, G. (1998). The teleological origins of mentalistic action explanations: A developmental hypothesis.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1</w:t>
      </w:r>
      <w:r w:rsidRPr="005900CF">
        <w:rPr>
          <w:rFonts w:ascii="Times New Roman" w:hAnsi="Times New Roman" w:cs="Times New Roman"/>
        </w:rPr>
        <w:t xml:space="preserve">(2), 255–259. </w:t>
      </w:r>
      <w:hyperlink r:id="rId82" w:history="1">
        <w:r w:rsidRPr="005900CF">
          <w:rPr>
            <w:rStyle w:val="Hyperlink"/>
            <w:rFonts w:ascii="Times New Roman" w:hAnsi="Times New Roman" w:cs="Times New Roman"/>
          </w:rPr>
          <w:t>https://doi.org/10.1111/1467-7687.00039</w:t>
        </w:r>
      </w:hyperlink>
    </w:p>
    <w:p w14:paraId="607DF2F6" w14:textId="7193E2B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Bíró, S., Koós, O., &amp; Gergely, G. (2003). One‐year‐old infants use teleological representations of actions productively. Cognitive Science, </w:t>
      </w:r>
      <w:r w:rsidRPr="007749F0">
        <w:rPr>
          <w:rFonts w:ascii="Times New Roman" w:hAnsi="Times New Roman" w:cs="Times New Roman"/>
          <w:i/>
          <w:iCs/>
        </w:rPr>
        <w:t>27</w:t>
      </w:r>
      <w:r w:rsidRPr="005900CF">
        <w:rPr>
          <w:rFonts w:ascii="Times New Roman" w:hAnsi="Times New Roman" w:cs="Times New Roman"/>
        </w:rPr>
        <w:t xml:space="preserve">(1), 111–133. </w:t>
      </w:r>
      <w:hyperlink r:id="rId83" w:history="1">
        <w:r w:rsidRPr="005900CF">
          <w:rPr>
            <w:rStyle w:val="Hyperlink"/>
            <w:rFonts w:ascii="Times New Roman" w:hAnsi="Times New Roman" w:cs="Times New Roman"/>
          </w:rPr>
          <w:t>https://doi.org/10.1207/s15516709cog2701_4</w:t>
        </w:r>
      </w:hyperlink>
    </w:p>
    <w:p w14:paraId="5ADEB849" w14:textId="54B841B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Gergely, G., Bíró, S., Koos, O., &amp; Brockbank, M. (1999). Goal attribution without agency cues: The perception of 'pure reason' in infancy.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72</w:t>
      </w:r>
      <w:r w:rsidRPr="005900CF">
        <w:rPr>
          <w:rFonts w:ascii="Times New Roman" w:hAnsi="Times New Roman" w:cs="Times New Roman"/>
        </w:rPr>
        <w:t xml:space="preserve">(3), 237–267. </w:t>
      </w:r>
      <w:hyperlink r:id="rId84" w:history="1">
        <w:r w:rsidRPr="005900CF">
          <w:rPr>
            <w:rStyle w:val="Hyperlink"/>
            <w:rFonts w:ascii="Times New Roman" w:hAnsi="Times New Roman" w:cs="Times New Roman"/>
          </w:rPr>
          <w:t>https://doi.org/10.1016/S0010-0277(99)00039-6</w:t>
        </w:r>
      </w:hyperlink>
    </w:p>
    <w:p w14:paraId="099F7307" w14:textId="24251096" w:rsidR="005900CF" w:rsidRPr="005900CF" w:rsidRDefault="005900CF" w:rsidP="00353E31">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Elman, J. L. (1990). Finding structure in time.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(2), 179–211. </w:t>
      </w:r>
      <w:hyperlink r:id="rId85" w:history="1">
        <w:r w:rsidRPr="005900CF">
          <w:rPr>
            <w:rStyle w:val="Hyperlink"/>
            <w:rFonts w:ascii="Times New Roman" w:hAnsi="Times New Roman" w:cs="Times New Roman"/>
          </w:rPr>
          <w:t>https://doi.org/10.1207/s15516709cog1402_1</w:t>
        </w:r>
      </w:hyperlink>
      <w:r w:rsidRPr="005900CF">
        <w:rPr>
          <w:rFonts w:ascii="Times New Roman" w:hAnsi="Times New Roman" w:cs="Times New Roman"/>
        </w:rPr>
        <w:t xml:space="preserve"> </w:t>
      </w:r>
    </w:p>
    <w:p w14:paraId="0E314AA5" w14:textId="7D0CCF4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Gelman, R. (1990). First principles organize attention to and learning about relevant data: Number and the animate‐inanimate distinction as examples.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(1), 79–106. </w:t>
      </w:r>
      <w:hyperlink r:id="rId86" w:history="1">
        <w:r w:rsidRPr="005900CF">
          <w:rPr>
            <w:rStyle w:val="Hyperlink"/>
            <w:rFonts w:ascii="Times New Roman" w:hAnsi="Times New Roman" w:cs="Times New Roman"/>
          </w:rPr>
          <w:t>https://doi.org/10.1207/s15516709cog1401_5</w:t>
        </w:r>
      </w:hyperlink>
    </w:p>
    <w:p w14:paraId="140955B7" w14:textId="75F7608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Geraci, A., &amp; Surian, L. (2011). The developmental roots of fairness: Infants' reactions to equal and unequal distributions of resources.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(5), 1012–1020. </w:t>
      </w:r>
      <w:hyperlink r:id="rId87" w:history="1">
        <w:r w:rsidRPr="005900CF">
          <w:rPr>
            <w:rStyle w:val="Hyperlink"/>
            <w:rFonts w:ascii="Times New Roman" w:hAnsi="Times New Roman" w:cs="Times New Roman"/>
          </w:rPr>
          <w:t>https://doi.org/10.1111/j.1467-7687.2011.01048.x</w:t>
        </w:r>
      </w:hyperlink>
    </w:p>
    <w:p w14:paraId="452A02AE" w14:textId="48DA3C9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Geraci, A., Surian, L., Tina, L. G., et al. (2025). Human newborns spontaneously attend to prosocial interactions. </w:t>
      </w:r>
      <w:r w:rsidRPr="000520A6">
        <w:rPr>
          <w:rFonts w:ascii="Times New Roman" w:hAnsi="Times New Roman" w:cs="Times New Roman"/>
          <w:i/>
          <w:iCs/>
        </w:rPr>
        <w:t>Nature Communications</w:t>
      </w:r>
      <w:r w:rsidRPr="005900CF">
        <w:rPr>
          <w:rFonts w:ascii="Times New Roman" w:hAnsi="Times New Roman" w:cs="Times New Roman"/>
        </w:rPr>
        <w:t xml:space="preserve">, </w:t>
      </w:r>
      <w:r w:rsidRPr="00312806">
        <w:rPr>
          <w:rFonts w:ascii="Times New Roman" w:hAnsi="Times New Roman" w:cs="Times New Roman"/>
          <w:i/>
          <w:iCs/>
        </w:rPr>
        <w:t>16</w:t>
      </w:r>
      <w:r w:rsidRPr="005900CF">
        <w:rPr>
          <w:rFonts w:ascii="Times New Roman" w:hAnsi="Times New Roman" w:cs="Times New Roman"/>
        </w:rPr>
        <w:t xml:space="preserve">, 6304. </w:t>
      </w:r>
      <w:hyperlink r:id="rId88" w:history="1">
        <w:r w:rsidRPr="00E17C00">
          <w:rPr>
            <w:rStyle w:val="Hyperlink"/>
            <w:rFonts w:ascii="Times New Roman" w:hAnsi="Times New Roman" w:cs="Times New Roman"/>
          </w:rPr>
          <w:t>https://doi.org/10.1038/s41467-025-61517-3</w:t>
        </w:r>
      </w:hyperlink>
    </w:p>
    <w:p w14:paraId="77B5A5B3" w14:textId="0C21E19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&amp; Csibra, G. (2003). Teleological reasoning in infancy: The naïve theory of rational action.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12806">
        <w:rPr>
          <w:rFonts w:ascii="Times New Roman" w:hAnsi="Times New Roman" w:cs="Times New Roman"/>
          <w:i/>
          <w:iCs/>
        </w:rPr>
        <w:t>7</w:t>
      </w:r>
      <w:r w:rsidRPr="005900CF">
        <w:rPr>
          <w:rFonts w:ascii="Times New Roman" w:hAnsi="Times New Roman" w:cs="Times New Roman"/>
        </w:rPr>
        <w:t xml:space="preserve">(7), 287–292. </w:t>
      </w:r>
      <w:hyperlink r:id="rId89" w:history="1">
        <w:r w:rsidRPr="00E17C00">
          <w:rPr>
            <w:rStyle w:val="Hyperlink"/>
            <w:rFonts w:ascii="Times New Roman" w:hAnsi="Times New Roman" w:cs="Times New Roman"/>
          </w:rPr>
          <w:t>https://doi.org/10.1016/S1364-6613(03)00128-1</w:t>
        </w:r>
      </w:hyperlink>
    </w:p>
    <w:p w14:paraId="0EA2B1BA" w14:textId="1473C89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Bekkering, H., &amp; Király, I. (2002). Rational imitation in preverbal infants. </w:t>
      </w:r>
      <w:r w:rsidRPr="000520A6">
        <w:rPr>
          <w:rFonts w:ascii="Times New Roman" w:hAnsi="Times New Roman" w:cs="Times New Roman"/>
          <w:i/>
          <w:iCs/>
        </w:rPr>
        <w:t>Nature</w:t>
      </w:r>
      <w:r w:rsidRPr="005900CF">
        <w:rPr>
          <w:rFonts w:ascii="Times New Roman" w:hAnsi="Times New Roman" w:cs="Times New Roman"/>
        </w:rPr>
        <w:t xml:space="preserve">, </w:t>
      </w:r>
      <w:r w:rsidRPr="00312806">
        <w:rPr>
          <w:rFonts w:ascii="Times New Roman" w:hAnsi="Times New Roman" w:cs="Times New Roman"/>
          <w:i/>
          <w:iCs/>
        </w:rPr>
        <w:t>415</w:t>
      </w:r>
      <w:r w:rsidRPr="005900CF">
        <w:rPr>
          <w:rFonts w:ascii="Times New Roman" w:hAnsi="Times New Roman" w:cs="Times New Roman"/>
        </w:rPr>
        <w:t xml:space="preserve">(6873), 755. </w:t>
      </w:r>
      <w:hyperlink r:id="rId90" w:history="1">
        <w:r w:rsidRPr="00E17C00">
          <w:rPr>
            <w:rStyle w:val="Hyperlink"/>
            <w:rFonts w:ascii="Times New Roman" w:hAnsi="Times New Roman" w:cs="Times New Roman"/>
          </w:rPr>
          <w:t>https://doi.org/10.1038/415755a</w:t>
        </w:r>
      </w:hyperlink>
      <w:r w:rsidRPr="005900CF">
        <w:rPr>
          <w:rFonts w:ascii="Times New Roman" w:hAnsi="Times New Roman" w:cs="Times New Roman"/>
        </w:rPr>
        <w:t xml:space="preserve"> </w:t>
      </w:r>
    </w:p>
    <w:p w14:paraId="1288DD0D" w14:textId="02F6726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Nádasdy, Z., Csibra, G., &amp; Bíró, S. (1995). Taking the intentional stance at 12 months of age.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56</w:t>
      </w:r>
      <w:r w:rsidRPr="005900CF">
        <w:rPr>
          <w:rFonts w:ascii="Times New Roman" w:hAnsi="Times New Roman" w:cs="Times New Roman"/>
        </w:rPr>
        <w:t xml:space="preserve">(2), 165–193. </w:t>
      </w:r>
      <w:hyperlink r:id="rId91" w:history="1">
        <w:r w:rsidRPr="00E17C00">
          <w:rPr>
            <w:rStyle w:val="Hyperlink"/>
            <w:rFonts w:ascii="Times New Roman" w:hAnsi="Times New Roman" w:cs="Times New Roman"/>
          </w:rPr>
          <w:t>https://doi.org/10.1016/0010-0277(95)00661-H</w:t>
        </w:r>
      </w:hyperlink>
    </w:p>
    <w:p w14:paraId="27950335" w14:textId="1A3B0E9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Haith, M. M. (1998). Who put the cog in infant cognition? Is rich interpretation too costly?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12806">
        <w:rPr>
          <w:rFonts w:ascii="Times New Roman" w:hAnsi="Times New Roman" w:cs="Times New Roman"/>
          <w:i/>
          <w:iCs/>
        </w:rPr>
        <w:t>21</w:t>
      </w:r>
      <w:r w:rsidRPr="005900CF">
        <w:rPr>
          <w:rFonts w:ascii="Times New Roman" w:hAnsi="Times New Roman" w:cs="Times New Roman"/>
        </w:rPr>
        <w:t xml:space="preserve">(2), 167–179. </w:t>
      </w:r>
      <w:hyperlink r:id="rId92" w:history="1">
        <w:r w:rsidRPr="00E17C00">
          <w:rPr>
            <w:rStyle w:val="Hyperlink"/>
            <w:rFonts w:ascii="Times New Roman" w:hAnsi="Times New Roman" w:cs="Times New Roman"/>
          </w:rPr>
          <w:t>https://doi.org/10.1016/S0163-6383(98)90001-7</w:t>
        </w:r>
      </w:hyperlink>
      <w:r w:rsidRPr="005900CF">
        <w:rPr>
          <w:rFonts w:ascii="Times New Roman" w:hAnsi="Times New Roman" w:cs="Times New Roman"/>
        </w:rPr>
        <w:t xml:space="preserve"> </w:t>
      </w:r>
    </w:p>
    <w:p w14:paraId="1AA8C6AC" w14:textId="55D13B1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Hamlin, J. K. (2013). Moral judgment and action in preverbal infants and toddlers: Evidence for an innate moral core. </w:t>
      </w:r>
      <w:r w:rsidRPr="000520A6">
        <w:rPr>
          <w:rFonts w:ascii="Times New Roman" w:hAnsi="Times New Roman" w:cs="Times New Roman"/>
          <w:i/>
          <w:iCs/>
        </w:rPr>
        <w:t>Current Directions in Psychological Science</w:t>
      </w:r>
      <w:r w:rsidRPr="005900CF">
        <w:rPr>
          <w:rFonts w:ascii="Times New Roman" w:hAnsi="Times New Roman" w:cs="Times New Roman"/>
        </w:rPr>
        <w:t xml:space="preserve">, </w:t>
      </w:r>
      <w:r w:rsidRPr="00312806">
        <w:rPr>
          <w:rFonts w:ascii="Times New Roman" w:hAnsi="Times New Roman" w:cs="Times New Roman"/>
          <w:i/>
          <w:iCs/>
        </w:rPr>
        <w:t>22</w:t>
      </w:r>
      <w:r w:rsidRPr="005900CF">
        <w:rPr>
          <w:rFonts w:ascii="Times New Roman" w:hAnsi="Times New Roman" w:cs="Times New Roman"/>
        </w:rPr>
        <w:t xml:space="preserve">(3), 186–193. </w:t>
      </w:r>
      <w:hyperlink r:id="rId93" w:history="1">
        <w:r w:rsidRPr="00E17C00">
          <w:rPr>
            <w:rStyle w:val="Hyperlink"/>
            <w:rFonts w:ascii="Times New Roman" w:hAnsi="Times New Roman" w:cs="Times New Roman"/>
          </w:rPr>
          <w:t>https://doi.org/10.1177/0963721412470687</w:t>
        </w:r>
      </w:hyperlink>
    </w:p>
    <w:p w14:paraId="57DA73B9" w14:textId="550D6B2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Hamlin, J. K., &amp; Wynn, K. (2011). Young infants prefer prosocial to antisocial others.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26</w:t>
      </w:r>
      <w:r w:rsidRPr="005900CF">
        <w:rPr>
          <w:rFonts w:ascii="Times New Roman" w:hAnsi="Times New Roman" w:cs="Times New Roman"/>
        </w:rPr>
        <w:t xml:space="preserve">(1), 30–39. </w:t>
      </w:r>
      <w:hyperlink r:id="rId94" w:history="1">
        <w:r w:rsidRPr="00E17C00">
          <w:rPr>
            <w:rStyle w:val="Hyperlink"/>
            <w:rFonts w:ascii="Times New Roman" w:hAnsi="Times New Roman" w:cs="Times New Roman"/>
          </w:rPr>
          <w:t>https://doi.org/10.1016/j.cogdev.2010.09.001</w:t>
        </w:r>
      </w:hyperlink>
    </w:p>
    <w:p w14:paraId="729665BB" w14:textId="52A0D1E0" w:rsidR="005900CF" w:rsidRDefault="005900CF" w:rsidP="005900CF">
      <w:pPr>
        <w:spacing w:line="480" w:lineRule="auto"/>
        <w:ind w:hanging="720"/>
      </w:pPr>
      <w:r w:rsidRPr="005900CF">
        <w:rPr>
          <w:rFonts w:ascii="Times New Roman" w:hAnsi="Times New Roman" w:cs="Times New Roman"/>
        </w:rPr>
        <w:t xml:space="preserve">Hamlin, J. K., Wynn, K., &amp; Bloom, P. (2007). Social evaluation by preverbal infants. </w:t>
      </w:r>
      <w:r w:rsidRPr="000520A6">
        <w:rPr>
          <w:rFonts w:ascii="Times New Roman" w:hAnsi="Times New Roman" w:cs="Times New Roman"/>
          <w:i/>
          <w:iCs/>
        </w:rPr>
        <w:t>Nature</w:t>
      </w:r>
      <w:r w:rsidRPr="005900CF">
        <w:rPr>
          <w:rFonts w:ascii="Times New Roman" w:hAnsi="Times New Roman" w:cs="Times New Roman"/>
        </w:rPr>
        <w:t xml:space="preserve">, </w:t>
      </w:r>
      <w:r w:rsidRPr="00312806">
        <w:rPr>
          <w:rFonts w:ascii="Times New Roman" w:hAnsi="Times New Roman" w:cs="Times New Roman"/>
          <w:i/>
          <w:iCs/>
        </w:rPr>
        <w:t>450</w:t>
      </w:r>
      <w:r w:rsidRPr="005900CF">
        <w:rPr>
          <w:rFonts w:ascii="Times New Roman" w:hAnsi="Times New Roman" w:cs="Times New Roman"/>
        </w:rPr>
        <w:t xml:space="preserve">(7169), 557–559. </w:t>
      </w:r>
      <w:hyperlink r:id="rId95" w:history="1">
        <w:r w:rsidRPr="00E17C00">
          <w:rPr>
            <w:rStyle w:val="Hyperlink"/>
            <w:rFonts w:ascii="Times New Roman" w:hAnsi="Times New Roman" w:cs="Times New Roman"/>
          </w:rPr>
          <w:t>https://doi.org/10.1038/nature06288</w:t>
        </w:r>
      </w:hyperlink>
    </w:p>
    <w:p w14:paraId="7A119DDA" w14:textId="51DA25F3" w:rsidR="00A22510" w:rsidRDefault="00A22510" w:rsidP="005900CF">
      <w:pPr>
        <w:spacing w:line="480" w:lineRule="auto"/>
        <w:ind w:hanging="720"/>
        <w:rPr>
          <w:rFonts w:ascii="Times New Roman" w:hAnsi="Times New Roman" w:cs="Times New Roman"/>
        </w:rPr>
      </w:pPr>
      <w:r w:rsidRPr="00A22510">
        <w:rPr>
          <w:rFonts w:ascii="Times New Roman" w:hAnsi="Times New Roman" w:cs="Times New Roman"/>
        </w:rPr>
        <w:t xml:space="preserve">Heyes, C. (2018). </w:t>
      </w:r>
      <w:r w:rsidRPr="00A22510">
        <w:rPr>
          <w:rFonts w:ascii="Times New Roman" w:hAnsi="Times New Roman" w:cs="Times New Roman"/>
          <w:i/>
          <w:iCs/>
        </w:rPr>
        <w:t>Cognitive gadgets: The cultural evolution of thinking.</w:t>
      </w:r>
      <w:r w:rsidRPr="00A22510">
        <w:rPr>
          <w:rFonts w:ascii="Times New Roman" w:hAnsi="Times New Roman" w:cs="Times New Roman"/>
        </w:rPr>
        <w:t xml:space="preserve"> Harvard University Press.</w:t>
      </w:r>
    </w:p>
    <w:p w14:paraId="3306A668" w14:textId="3CEA2F13" w:rsidR="007E7932" w:rsidRPr="005900CF" w:rsidRDefault="007E7932" w:rsidP="005900CF">
      <w:pPr>
        <w:spacing w:line="480" w:lineRule="auto"/>
        <w:ind w:hanging="720"/>
        <w:rPr>
          <w:rFonts w:ascii="Times New Roman" w:hAnsi="Times New Roman" w:cs="Times New Roman"/>
        </w:rPr>
      </w:pPr>
      <w:r w:rsidRPr="007E7932">
        <w:rPr>
          <w:rFonts w:ascii="Times New Roman" w:hAnsi="Times New Roman" w:cs="Times New Roman"/>
        </w:rPr>
        <w:t>Heyes, C. (2024). Rethinking norm psychology. </w:t>
      </w:r>
      <w:r w:rsidRPr="007E7932">
        <w:rPr>
          <w:rFonts w:ascii="Times New Roman" w:hAnsi="Times New Roman" w:cs="Times New Roman"/>
          <w:i/>
          <w:iCs/>
        </w:rPr>
        <w:t>Perspectives on Psychological Science</w:t>
      </w:r>
      <w:r w:rsidRPr="007E7932">
        <w:rPr>
          <w:rFonts w:ascii="Times New Roman" w:hAnsi="Times New Roman" w:cs="Times New Roman"/>
        </w:rPr>
        <w:t>, </w:t>
      </w:r>
      <w:r w:rsidRPr="007E7932">
        <w:rPr>
          <w:rFonts w:ascii="Times New Roman" w:hAnsi="Times New Roman" w:cs="Times New Roman"/>
          <w:i/>
          <w:iCs/>
        </w:rPr>
        <w:t>19</w:t>
      </w:r>
      <w:r w:rsidRPr="007E7932">
        <w:rPr>
          <w:rFonts w:ascii="Times New Roman" w:hAnsi="Times New Roman" w:cs="Times New Roman"/>
        </w:rPr>
        <w:t>(1), 12-38.</w:t>
      </w:r>
      <w:r>
        <w:rPr>
          <w:rFonts w:ascii="Times New Roman" w:hAnsi="Times New Roman" w:cs="Times New Roman"/>
        </w:rPr>
        <w:t xml:space="preserve"> </w:t>
      </w:r>
      <w:hyperlink r:id="rId96" w:history="1">
        <w:r w:rsidRPr="007E7932">
          <w:rPr>
            <w:rStyle w:val="Hyperlink"/>
            <w:rFonts w:ascii="Times New Roman" w:hAnsi="Times New Roman" w:cs="Times New Roman"/>
          </w:rPr>
          <w:t>https://doi.org/10.1177/17456916221112075</w:t>
        </w:r>
      </w:hyperlink>
    </w:p>
    <w:p w14:paraId="0EC9BBDC"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Hinton, G. E. (1984). Distributed representations (Technical Report CMU-CS-84-157). Carnegie-Mellon University, Department of Computer Science. </w:t>
      </w:r>
    </w:p>
    <w:p w14:paraId="6C38A363" w14:textId="0DD2671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Hinton, G. E. (1989). Deterministic Boltzmann learning performs steepest descent in weight-space. </w:t>
      </w:r>
      <w:r w:rsidRPr="000520A6">
        <w:rPr>
          <w:rFonts w:ascii="Times New Roman" w:hAnsi="Times New Roman" w:cs="Times New Roman"/>
          <w:i/>
          <w:iCs/>
        </w:rPr>
        <w:t>Neural Computation</w:t>
      </w:r>
      <w:r w:rsidRPr="005900CF">
        <w:rPr>
          <w:rFonts w:ascii="Times New Roman" w:hAnsi="Times New Roman" w:cs="Times New Roman"/>
        </w:rPr>
        <w:t xml:space="preserve">, </w:t>
      </w:r>
      <w:r w:rsidRPr="00312806">
        <w:rPr>
          <w:rFonts w:ascii="Times New Roman" w:hAnsi="Times New Roman" w:cs="Times New Roman"/>
          <w:i/>
          <w:iCs/>
        </w:rPr>
        <w:t>1</w:t>
      </w:r>
      <w:r w:rsidRPr="005900CF">
        <w:rPr>
          <w:rFonts w:ascii="Times New Roman" w:hAnsi="Times New Roman" w:cs="Times New Roman"/>
        </w:rPr>
        <w:t xml:space="preserve">(1), 143–150. </w:t>
      </w:r>
      <w:hyperlink r:id="rId97" w:history="1">
        <w:r w:rsidRPr="00E17C00">
          <w:rPr>
            <w:rStyle w:val="Hyperlink"/>
            <w:rFonts w:ascii="Times New Roman" w:hAnsi="Times New Roman" w:cs="Times New Roman"/>
          </w:rPr>
          <w:t>https://doi.org/10.1162/neco.1989.1.1.143</w:t>
        </w:r>
      </w:hyperlink>
    </w:p>
    <w:p w14:paraId="53E0FD35"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Hunter, M. A., &amp; Ames, E. W. (1988). A multifactor model of infant preferences for novel and familiar stimuli. </w:t>
      </w:r>
      <w:r w:rsidRPr="000520A6">
        <w:rPr>
          <w:rFonts w:ascii="Times New Roman" w:hAnsi="Times New Roman" w:cs="Times New Roman"/>
          <w:i/>
          <w:iCs/>
        </w:rPr>
        <w:t>Advances in Infancy Research</w:t>
      </w:r>
      <w:r w:rsidRPr="005900CF">
        <w:rPr>
          <w:rFonts w:ascii="Times New Roman" w:hAnsi="Times New Roman" w:cs="Times New Roman"/>
        </w:rPr>
        <w:t xml:space="preserve">, </w:t>
      </w:r>
      <w:r w:rsidRPr="00312806">
        <w:rPr>
          <w:rFonts w:ascii="Times New Roman" w:hAnsi="Times New Roman" w:cs="Times New Roman"/>
          <w:i/>
          <w:iCs/>
        </w:rPr>
        <w:t>5</w:t>
      </w:r>
      <w:r w:rsidRPr="005900CF">
        <w:rPr>
          <w:rFonts w:ascii="Times New Roman" w:hAnsi="Times New Roman" w:cs="Times New Roman"/>
        </w:rPr>
        <w:t>, 69–95.</w:t>
      </w:r>
    </w:p>
    <w:p w14:paraId="795EB7FC" w14:textId="611C973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Hunter, M. A., Ames, E. W., &amp; Koopman, R. (1983). Effects of stimulus complexity and familiarization time on infant preferences for novel and familiar stimuli. </w:t>
      </w:r>
      <w:r w:rsidRPr="000520A6">
        <w:rPr>
          <w:rFonts w:ascii="Times New Roman" w:hAnsi="Times New Roman" w:cs="Times New Roman"/>
          <w:i/>
          <w:iCs/>
        </w:rPr>
        <w:t>Developmental Psychology</w:t>
      </w:r>
      <w:r w:rsidRPr="005900CF">
        <w:rPr>
          <w:rFonts w:ascii="Times New Roman" w:hAnsi="Times New Roman" w:cs="Times New Roman"/>
        </w:rPr>
        <w:t xml:space="preserve">, </w:t>
      </w:r>
      <w:r w:rsidRPr="00312806">
        <w:rPr>
          <w:rFonts w:ascii="Times New Roman" w:hAnsi="Times New Roman" w:cs="Times New Roman"/>
          <w:i/>
          <w:iCs/>
        </w:rPr>
        <w:t>19</w:t>
      </w:r>
      <w:r w:rsidRPr="005900CF">
        <w:rPr>
          <w:rFonts w:ascii="Times New Roman" w:hAnsi="Times New Roman" w:cs="Times New Roman"/>
        </w:rPr>
        <w:t xml:space="preserve">(3), 338–352. </w:t>
      </w:r>
      <w:hyperlink r:id="rId98" w:history="1">
        <w:r w:rsidRPr="00E17C00">
          <w:rPr>
            <w:rStyle w:val="Hyperlink"/>
            <w:rFonts w:ascii="Times New Roman" w:hAnsi="Times New Roman" w:cs="Times New Roman"/>
          </w:rPr>
          <w:t>https://doi.org/10.1037/0012-1649.19.3.338</w:t>
        </w:r>
      </w:hyperlink>
    </w:p>
    <w:p w14:paraId="41C547AA" w14:textId="6E1BC74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Jara-Ettinger, J., Gweon, H., Schulz, L. E., &amp; Tenenbaum, J. B. (2016). The naïve utility calculus: Computational principles underlying commonsense psychology.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12806">
        <w:rPr>
          <w:rFonts w:ascii="Times New Roman" w:hAnsi="Times New Roman" w:cs="Times New Roman"/>
          <w:i/>
          <w:iCs/>
        </w:rPr>
        <w:t>20</w:t>
      </w:r>
      <w:r w:rsidRPr="005900CF">
        <w:rPr>
          <w:rFonts w:ascii="Times New Roman" w:hAnsi="Times New Roman" w:cs="Times New Roman"/>
        </w:rPr>
        <w:t xml:space="preserve">(8), 589–604. </w:t>
      </w:r>
      <w:hyperlink r:id="rId99" w:history="1">
        <w:r w:rsidRPr="00E17C00">
          <w:rPr>
            <w:rStyle w:val="Hyperlink"/>
            <w:rFonts w:ascii="Times New Roman" w:hAnsi="Times New Roman" w:cs="Times New Roman"/>
          </w:rPr>
          <w:t>https://doi.org/10.1016/j.tics.2016.05.011</w:t>
        </w:r>
      </w:hyperlink>
      <w:r w:rsidRPr="005900CF">
        <w:rPr>
          <w:rFonts w:ascii="Times New Roman" w:hAnsi="Times New Roman" w:cs="Times New Roman"/>
        </w:rPr>
        <w:t xml:space="preserve"> </w:t>
      </w:r>
    </w:p>
    <w:p w14:paraId="485B2E2F" w14:textId="70EA3C7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Jara-Ettinger, J., Schulz, L. E., &amp; Tenenbaum, J. B. (2020). The naive utility calculus as a unified, quantitative framework for action understanding. </w:t>
      </w:r>
      <w:r w:rsidRPr="000520A6">
        <w:rPr>
          <w:rFonts w:ascii="Times New Roman" w:hAnsi="Times New Roman" w:cs="Times New Roman"/>
          <w:i/>
          <w:iCs/>
        </w:rPr>
        <w:t>Cognitive Psychology</w:t>
      </w:r>
      <w:r w:rsidRPr="005900CF">
        <w:rPr>
          <w:rFonts w:ascii="Times New Roman" w:hAnsi="Times New Roman" w:cs="Times New Roman"/>
        </w:rPr>
        <w:t xml:space="preserve">, </w:t>
      </w:r>
      <w:r w:rsidRPr="00312806">
        <w:rPr>
          <w:rFonts w:ascii="Times New Roman" w:hAnsi="Times New Roman" w:cs="Times New Roman"/>
          <w:i/>
          <w:iCs/>
        </w:rPr>
        <w:t>123</w:t>
      </w:r>
      <w:r w:rsidRPr="005900CF">
        <w:rPr>
          <w:rFonts w:ascii="Times New Roman" w:hAnsi="Times New Roman" w:cs="Times New Roman"/>
        </w:rPr>
        <w:t xml:space="preserve">, 101334. </w:t>
      </w:r>
      <w:hyperlink r:id="rId100" w:history="1">
        <w:r w:rsidRPr="00E17C00">
          <w:rPr>
            <w:rStyle w:val="Hyperlink"/>
            <w:rFonts w:ascii="Times New Roman" w:hAnsi="Times New Roman" w:cs="Times New Roman"/>
          </w:rPr>
          <w:t>https://doi.org/10.1016/j.cogpsych.2020.101334</w:t>
        </w:r>
      </w:hyperlink>
      <w:r w:rsidRPr="005900CF">
        <w:rPr>
          <w:rFonts w:ascii="Times New Roman" w:hAnsi="Times New Roman" w:cs="Times New Roman"/>
        </w:rPr>
        <w:t xml:space="preserve"> </w:t>
      </w:r>
    </w:p>
    <w:p w14:paraId="6D078A5A" w14:textId="4FD13DC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Jones, S. S., &amp; Smith, L. B. (1993). The place of perception in children's concepts.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8</w:t>
      </w:r>
      <w:r w:rsidRPr="005900CF">
        <w:rPr>
          <w:rFonts w:ascii="Times New Roman" w:hAnsi="Times New Roman" w:cs="Times New Roman"/>
        </w:rPr>
        <w:t xml:space="preserve">(2), 113–139. </w:t>
      </w:r>
      <w:hyperlink r:id="rId101" w:history="1">
        <w:r w:rsidRPr="00E17C00">
          <w:rPr>
            <w:rStyle w:val="Hyperlink"/>
            <w:rFonts w:ascii="Times New Roman" w:hAnsi="Times New Roman" w:cs="Times New Roman"/>
          </w:rPr>
          <w:t>https://doi.org/10.1016/0885-2014(93)90008-S</w:t>
        </w:r>
      </w:hyperlink>
    </w:p>
    <w:p w14:paraId="55539142" w14:textId="2C6DDBD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Kamewari, K., Kato, M., Kanda, T., Ishiguro, H., &amp; Hiraki, K. (2005). Six-and-a-half-month-old children positively attribute goals to human action and to humanoid-robot motion.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20</w:t>
      </w:r>
      <w:r w:rsidRPr="005900CF">
        <w:rPr>
          <w:rFonts w:ascii="Times New Roman" w:hAnsi="Times New Roman" w:cs="Times New Roman"/>
        </w:rPr>
        <w:t xml:space="preserve">(2), 303–320. </w:t>
      </w:r>
      <w:hyperlink r:id="rId102" w:history="1">
        <w:r w:rsidRPr="00E17C00">
          <w:rPr>
            <w:rStyle w:val="Hyperlink"/>
            <w:rFonts w:ascii="Times New Roman" w:hAnsi="Times New Roman" w:cs="Times New Roman"/>
          </w:rPr>
          <w:t>https://doi.org/10.1016/j.cogdev.2005.04.004</w:t>
        </w:r>
      </w:hyperlink>
    </w:p>
    <w:p w14:paraId="01F886D8" w14:textId="3AFD881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Kellman, P. J., &amp; Spelke, E. S. (1983). Perception of partly occluded objects in infancy. </w:t>
      </w:r>
      <w:r w:rsidRPr="000520A6">
        <w:rPr>
          <w:rFonts w:ascii="Times New Roman" w:hAnsi="Times New Roman" w:cs="Times New Roman"/>
          <w:i/>
          <w:iCs/>
        </w:rPr>
        <w:t>Cognitive Psychology</w:t>
      </w:r>
      <w:r w:rsidRPr="005900CF">
        <w:rPr>
          <w:rFonts w:ascii="Times New Roman" w:hAnsi="Times New Roman" w:cs="Times New Roman"/>
        </w:rPr>
        <w:t xml:space="preserve">, </w:t>
      </w:r>
      <w:r w:rsidRPr="00312806">
        <w:rPr>
          <w:rFonts w:ascii="Times New Roman" w:hAnsi="Times New Roman" w:cs="Times New Roman"/>
          <w:i/>
          <w:iCs/>
        </w:rPr>
        <w:t>15</w:t>
      </w:r>
      <w:r w:rsidRPr="005900CF">
        <w:rPr>
          <w:rFonts w:ascii="Times New Roman" w:hAnsi="Times New Roman" w:cs="Times New Roman"/>
        </w:rPr>
        <w:t xml:space="preserve">(4), 483–524. </w:t>
      </w:r>
      <w:hyperlink r:id="rId103" w:history="1">
        <w:r w:rsidRPr="00E17C00">
          <w:rPr>
            <w:rStyle w:val="Hyperlink"/>
            <w:rFonts w:ascii="Times New Roman" w:hAnsi="Times New Roman" w:cs="Times New Roman"/>
          </w:rPr>
          <w:t>https://doi.org/10.1016/0010-0285(83)90017-8</w:t>
        </w:r>
      </w:hyperlink>
    </w:p>
    <w:p w14:paraId="3659B53B" w14:textId="04A2AFC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Kim, I. K., &amp; Spelke, E. S. (1992). Infants' sensitivity to effects of gravity on visible object motion. </w:t>
      </w:r>
      <w:r w:rsidRPr="000520A6">
        <w:rPr>
          <w:rFonts w:ascii="Times New Roman" w:hAnsi="Times New Roman" w:cs="Times New Roman"/>
          <w:i/>
          <w:iCs/>
        </w:rPr>
        <w:t>Journal of Experimental Psychology: Human Perception and Performance</w:t>
      </w:r>
      <w:r w:rsidRPr="005900CF">
        <w:rPr>
          <w:rFonts w:ascii="Times New Roman" w:hAnsi="Times New Roman" w:cs="Times New Roman"/>
        </w:rPr>
        <w:t xml:space="preserve">, </w:t>
      </w:r>
      <w:r w:rsidRPr="00312806">
        <w:rPr>
          <w:rFonts w:ascii="Times New Roman" w:hAnsi="Times New Roman" w:cs="Times New Roman"/>
          <w:i/>
          <w:iCs/>
        </w:rPr>
        <w:t>18</w:t>
      </w:r>
      <w:r w:rsidRPr="005900CF">
        <w:rPr>
          <w:rFonts w:ascii="Times New Roman" w:hAnsi="Times New Roman" w:cs="Times New Roman"/>
        </w:rPr>
        <w:t xml:space="preserve">(2), 385–393. </w:t>
      </w:r>
      <w:hyperlink r:id="rId104" w:history="1">
        <w:r w:rsidRPr="00E17C00">
          <w:rPr>
            <w:rStyle w:val="Hyperlink"/>
            <w:rFonts w:ascii="Times New Roman" w:hAnsi="Times New Roman" w:cs="Times New Roman"/>
          </w:rPr>
          <w:t>https://doi.org/10.1037/0096-1523.18.2.385</w:t>
        </w:r>
      </w:hyperlink>
    </w:p>
    <w:p w14:paraId="2A8A6B15" w14:textId="3DB09C1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Kotovsky, L., &amp; Baillargeon, R. (1998). The development of calibration-based reasoning about collision events in young infants.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67</w:t>
      </w:r>
      <w:r w:rsidRPr="005900CF">
        <w:rPr>
          <w:rFonts w:ascii="Times New Roman" w:hAnsi="Times New Roman" w:cs="Times New Roman"/>
        </w:rPr>
        <w:t xml:space="preserve">(3), 311–351. </w:t>
      </w:r>
      <w:hyperlink r:id="rId105" w:history="1">
        <w:r w:rsidRPr="00E17C00">
          <w:rPr>
            <w:rStyle w:val="Hyperlink"/>
            <w:rFonts w:ascii="Times New Roman" w:hAnsi="Times New Roman" w:cs="Times New Roman"/>
          </w:rPr>
          <w:t>https://doi.org/10.1016/S0010-0277(98)00036-5</w:t>
        </w:r>
      </w:hyperlink>
    </w:p>
    <w:p w14:paraId="1B3ADC8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Leslie, A. M. (1995). A theory of agency. In D. Sperber, D. Premack, &amp; A. J. Premack (Eds.), Causal cognition: A multidisciplinary debate (pp. 121–141). Clarendon Press.</w:t>
      </w:r>
    </w:p>
    <w:p w14:paraId="3C2AB6A1" w14:textId="51A169B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Leslie, A. M., &amp; Keeble, S. (1987). Do six-month-old infants perceive causality?.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25</w:t>
      </w:r>
      <w:r w:rsidRPr="005900CF">
        <w:rPr>
          <w:rFonts w:ascii="Times New Roman" w:hAnsi="Times New Roman" w:cs="Times New Roman"/>
        </w:rPr>
        <w:t xml:space="preserve">(3), 265–288. </w:t>
      </w:r>
      <w:hyperlink r:id="rId106" w:history="1">
        <w:r w:rsidRPr="00E17C00">
          <w:rPr>
            <w:rStyle w:val="Hyperlink"/>
            <w:rFonts w:ascii="Times New Roman" w:hAnsi="Times New Roman" w:cs="Times New Roman"/>
          </w:rPr>
          <w:t>https://doi.org/10.1016/S0010-0277(87)80006-9</w:t>
        </w:r>
      </w:hyperlink>
    </w:p>
    <w:p w14:paraId="4DAD0FEF" w14:textId="08E3594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Liu, S., Brooks, N. B., &amp; Spelke, E. S. (2019). Origins of the concepts cause, cost, and goal in prereaching infants. </w:t>
      </w:r>
      <w:r w:rsidRPr="000520A6">
        <w:rPr>
          <w:rFonts w:ascii="Times New Roman" w:hAnsi="Times New Roman" w:cs="Times New Roman"/>
          <w:i/>
          <w:iCs/>
        </w:rPr>
        <w:t>Proceedings of the National Academy of Sciences</w:t>
      </w:r>
      <w:r w:rsidRPr="005900CF">
        <w:rPr>
          <w:rFonts w:ascii="Times New Roman" w:hAnsi="Times New Roman" w:cs="Times New Roman"/>
        </w:rPr>
        <w:t xml:space="preserve">, 116(36), 17747–17752. </w:t>
      </w:r>
      <w:hyperlink r:id="rId107" w:history="1">
        <w:r w:rsidRPr="00E17C00">
          <w:rPr>
            <w:rStyle w:val="Hyperlink"/>
            <w:rFonts w:ascii="Times New Roman" w:hAnsi="Times New Roman" w:cs="Times New Roman"/>
          </w:rPr>
          <w:t>https://doi.org/10.1073/pnas.1904786116</w:t>
        </w:r>
      </w:hyperlink>
      <w:r w:rsidRPr="005900CF">
        <w:rPr>
          <w:rFonts w:ascii="Times New Roman" w:hAnsi="Times New Roman" w:cs="Times New Roman"/>
        </w:rPr>
        <w:t xml:space="preserve"> </w:t>
      </w:r>
    </w:p>
    <w:p w14:paraId="03492EAD" w14:textId="06E525B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Liu, S., &amp; Spelke, E. S. (2017). Six-month-old infants expect agents to minimize the cost of their actions.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160</w:t>
      </w:r>
      <w:r w:rsidRPr="005900CF">
        <w:rPr>
          <w:rFonts w:ascii="Times New Roman" w:hAnsi="Times New Roman" w:cs="Times New Roman"/>
        </w:rPr>
        <w:t xml:space="preserve">, 35–42. </w:t>
      </w:r>
      <w:hyperlink r:id="rId108" w:history="1">
        <w:r w:rsidRPr="00E17C00">
          <w:rPr>
            <w:rStyle w:val="Hyperlink"/>
            <w:rFonts w:ascii="Times New Roman" w:hAnsi="Times New Roman" w:cs="Times New Roman"/>
          </w:rPr>
          <w:t>https://doi.org/10.1016/j.cognition.2016.12.007</w:t>
        </w:r>
      </w:hyperlink>
    </w:p>
    <w:p w14:paraId="29905713" w14:textId="7DF43CA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Lucca, K., Yuen, F., Wang, Y., Alessandroni, N., Allison, O., Alvarez, M., ... &amp; Hamlin, J. K. (2025). Infants' social evaluation of helpers and hinderers: A large‐scale, multi‐lab, coordinated replication study.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28</w:t>
      </w:r>
      <w:r w:rsidRPr="005900CF">
        <w:rPr>
          <w:rFonts w:ascii="Times New Roman" w:hAnsi="Times New Roman" w:cs="Times New Roman"/>
        </w:rPr>
        <w:t xml:space="preserve">(1), e13581. </w:t>
      </w:r>
      <w:hyperlink r:id="rId109" w:history="1">
        <w:r w:rsidRPr="00E17C00">
          <w:rPr>
            <w:rStyle w:val="Hyperlink"/>
            <w:rFonts w:ascii="Times New Roman" w:hAnsi="Times New Roman" w:cs="Times New Roman"/>
          </w:rPr>
          <w:t>https://doi.org/10.1111/desc.13581</w:t>
        </w:r>
      </w:hyperlink>
    </w:p>
    <w:p w14:paraId="21693E89"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Marr, D. (1982). Vision: A computational investigation into the human representation and processing of visual information. W. H. Freeman. </w:t>
      </w:r>
    </w:p>
    <w:p w14:paraId="5D90D4F3" w14:textId="32C7496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Mareschal, D., French, R. M., &amp; Quinn, P. C. (2000). A connectionist account of asymmetric category learning in early infancy. </w:t>
      </w:r>
      <w:r w:rsidRPr="000520A6">
        <w:rPr>
          <w:rFonts w:ascii="Times New Roman" w:hAnsi="Times New Roman" w:cs="Times New Roman"/>
          <w:i/>
          <w:iCs/>
        </w:rPr>
        <w:t>Developmental Psychology</w:t>
      </w:r>
      <w:r w:rsidRPr="005900CF">
        <w:rPr>
          <w:rFonts w:ascii="Times New Roman" w:hAnsi="Times New Roman" w:cs="Times New Roman"/>
        </w:rPr>
        <w:t xml:space="preserve">, </w:t>
      </w:r>
      <w:r w:rsidRPr="003D1F71">
        <w:rPr>
          <w:rFonts w:ascii="Times New Roman" w:hAnsi="Times New Roman" w:cs="Times New Roman"/>
          <w:i/>
          <w:iCs/>
        </w:rPr>
        <w:t>36</w:t>
      </w:r>
      <w:r w:rsidRPr="005900CF">
        <w:rPr>
          <w:rFonts w:ascii="Times New Roman" w:hAnsi="Times New Roman" w:cs="Times New Roman"/>
        </w:rPr>
        <w:t xml:space="preserve">(5), 635–645. </w:t>
      </w:r>
      <w:hyperlink r:id="rId110" w:history="1">
        <w:r w:rsidRPr="00E17C00">
          <w:rPr>
            <w:rStyle w:val="Hyperlink"/>
            <w:rFonts w:ascii="Times New Roman" w:hAnsi="Times New Roman" w:cs="Times New Roman"/>
          </w:rPr>
          <w:t>https://doi.org/10.1037/0012-1649.36.5.635</w:t>
        </w:r>
      </w:hyperlink>
    </w:p>
    <w:p w14:paraId="18465D8C" w14:textId="1B3BE06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Mareschal, D., &amp; Shultz, T. R. (1999). Development of children's seriation: A connectionist approach. </w:t>
      </w:r>
      <w:r w:rsidRPr="000520A6">
        <w:rPr>
          <w:rFonts w:ascii="Times New Roman" w:hAnsi="Times New Roman" w:cs="Times New Roman"/>
          <w:i/>
          <w:iCs/>
        </w:rPr>
        <w:t>Connection Science</w:t>
      </w:r>
      <w:r w:rsidRPr="005900CF">
        <w:rPr>
          <w:rFonts w:ascii="Times New Roman" w:hAnsi="Times New Roman" w:cs="Times New Roman"/>
        </w:rPr>
        <w:t xml:space="preserve">, </w:t>
      </w:r>
      <w:r w:rsidRPr="003D1F71">
        <w:rPr>
          <w:rFonts w:ascii="Times New Roman" w:hAnsi="Times New Roman" w:cs="Times New Roman"/>
          <w:i/>
          <w:iCs/>
        </w:rPr>
        <w:t>11</w:t>
      </w:r>
      <w:r w:rsidRPr="005900CF">
        <w:rPr>
          <w:rFonts w:ascii="Times New Roman" w:hAnsi="Times New Roman" w:cs="Times New Roman"/>
        </w:rPr>
        <w:t xml:space="preserve">(2), 149–186. </w:t>
      </w:r>
      <w:hyperlink r:id="rId111" w:history="1">
        <w:r w:rsidRPr="00E17C00">
          <w:rPr>
            <w:rStyle w:val="Hyperlink"/>
            <w:rFonts w:ascii="Times New Roman" w:hAnsi="Times New Roman" w:cs="Times New Roman"/>
          </w:rPr>
          <w:t>https://doi.org/10.1080/095400999116322</w:t>
        </w:r>
      </w:hyperlink>
    </w:p>
    <w:p w14:paraId="5E7F9395" w14:textId="675BFDA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McClelland, J. L., &amp; Thompson, R. M. (2007). Using domain-general principles to explain children's causal reasoning abilities.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10</w:t>
      </w:r>
      <w:r w:rsidRPr="005900CF">
        <w:rPr>
          <w:rFonts w:ascii="Times New Roman" w:hAnsi="Times New Roman" w:cs="Times New Roman"/>
        </w:rPr>
        <w:t xml:space="preserve">(3), 333–356. </w:t>
      </w:r>
      <w:hyperlink r:id="rId112" w:history="1">
        <w:r w:rsidRPr="00E17C00">
          <w:rPr>
            <w:rStyle w:val="Hyperlink"/>
            <w:rFonts w:ascii="Times New Roman" w:hAnsi="Times New Roman" w:cs="Times New Roman"/>
          </w:rPr>
          <w:t>https://doi.org/10.1111/j.1467-7687.2007.00586.x</w:t>
        </w:r>
      </w:hyperlink>
      <w:r w:rsidRPr="005900CF">
        <w:rPr>
          <w:rFonts w:ascii="Times New Roman" w:hAnsi="Times New Roman" w:cs="Times New Roman"/>
        </w:rPr>
        <w:t xml:space="preserve"> </w:t>
      </w:r>
    </w:p>
    <w:p w14:paraId="5F4D9F28" w14:textId="2120BD5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McCrink, K., &amp; Wynn, K. (2004). Large-number addition and subtraction by 9-month-old infants. </w:t>
      </w:r>
      <w:r w:rsidRPr="000520A6">
        <w:rPr>
          <w:rFonts w:ascii="Times New Roman" w:hAnsi="Times New Roman" w:cs="Times New Roman"/>
          <w:i/>
          <w:iCs/>
        </w:rPr>
        <w:t>Psychological Science</w:t>
      </w:r>
      <w:r w:rsidRPr="005900CF">
        <w:rPr>
          <w:rFonts w:ascii="Times New Roman" w:hAnsi="Times New Roman" w:cs="Times New Roman"/>
        </w:rPr>
        <w:t xml:space="preserve">, </w:t>
      </w:r>
      <w:r w:rsidRPr="003D1F71">
        <w:rPr>
          <w:rFonts w:ascii="Times New Roman" w:hAnsi="Times New Roman" w:cs="Times New Roman"/>
          <w:i/>
          <w:iCs/>
        </w:rPr>
        <w:t>15</w:t>
      </w:r>
      <w:r w:rsidRPr="005900CF">
        <w:rPr>
          <w:rFonts w:ascii="Times New Roman" w:hAnsi="Times New Roman" w:cs="Times New Roman"/>
        </w:rPr>
        <w:t xml:space="preserve">(11), 776–781. </w:t>
      </w:r>
      <w:hyperlink r:id="rId113" w:history="1">
        <w:r w:rsidRPr="00E17C00">
          <w:rPr>
            <w:rStyle w:val="Hyperlink"/>
            <w:rFonts w:ascii="Times New Roman" w:hAnsi="Times New Roman" w:cs="Times New Roman"/>
          </w:rPr>
          <w:t>https://doi.org/10.1111/j.0956-7976.2004.00755.x</w:t>
        </w:r>
      </w:hyperlink>
    </w:p>
    <w:p w14:paraId="49D33C43" w14:textId="22246B36" w:rsidR="005D0679" w:rsidRDefault="005D0679" w:rsidP="005900CF">
      <w:pPr>
        <w:spacing w:line="480" w:lineRule="auto"/>
        <w:ind w:hanging="720"/>
        <w:rPr>
          <w:rFonts w:ascii="Times New Roman" w:hAnsi="Times New Roman" w:cs="Times New Roman"/>
        </w:rPr>
      </w:pPr>
      <w:r w:rsidRPr="005D0679">
        <w:rPr>
          <w:rFonts w:ascii="Times New Roman" w:hAnsi="Times New Roman" w:cs="Times New Roman"/>
        </w:rPr>
        <w:lastRenderedPageBreak/>
        <w:t>McMahon, E., &amp; Isik, L. (2023). Seeing social interactions. </w:t>
      </w:r>
      <w:r w:rsidRPr="005D0679">
        <w:rPr>
          <w:rFonts w:ascii="Times New Roman" w:hAnsi="Times New Roman" w:cs="Times New Roman"/>
          <w:i/>
          <w:iCs/>
        </w:rPr>
        <w:t>Trends in cognitive sciences</w:t>
      </w:r>
      <w:r w:rsidRPr="005D0679">
        <w:rPr>
          <w:rFonts w:ascii="Times New Roman" w:hAnsi="Times New Roman" w:cs="Times New Roman"/>
        </w:rPr>
        <w:t>, </w:t>
      </w:r>
      <w:r w:rsidRPr="005D0679">
        <w:rPr>
          <w:rFonts w:ascii="Times New Roman" w:hAnsi="Times New Roman" w:cs="Times New Roman"/>
          <w:i/>
          <w:iCs/>
        </w:rPr>
        <w:t>27</w:t>
      </w:r>
      <w:r w:rsidRPr="005D0679">
        <w:rPr>
          <w:rFonts w:ascii="Times New Roman" w:hAnsi="Times New Roman" w:cs="Times New Roman"/>
        </w:rPr>
        <w:t>(12), 1165-1179.</w:t>
      </w:r>
      <w:r>
        <w:rPr>
          <w:rFonts w:ascii="Times New Roman" w:hAnsi="Times New Roman" w:cs="Times New Roman"/>
        </w:rPr>
        <w:t xml:space="preserve"> </w:t>
      </w:r>
      <w:r w:rsidRPr="005D0679">
        <w:rPr>
          <w:rFonts w:ascii="Times New Roman" w:hAnsi="Times New Roman" w:cs="Times New Roman"/>
        </w:rPr>
        <w:t>https://doi.org/10.1016/j.tics.2023.09.001</w:t>
      </w:r>
    </w:p>
    <w:p w14:paraId="3FDFAE2D" w14:textId="4C8FF5B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Muentener, P., &amp; Carey, S. (2010). Infants' causal representations of state change events. </w:t>
      </w:r>
      <w:r w:rsidRPr="000520A6">
        <w:rPr>
          <w:rFonts w:ascii="Times New Roman" w:hAnsi="Times New Roman" w:cs="Times New Roman"/>
          <w:i/>
          <w:iCs/>
        </w:rPr>
        <w:t xml:space="preserve">Cognitive Psychology, </w:t>
      </w:r>
      <w:r w:rsidRPr="003D1F71">
        <w:rPr>
          <w:rFonts w:ascii="Times New Roman" w:hAnsi="Times New Roman" w:cs="Times New Roman"/>
          <w:i/>
          <w:iCs/>
        </w:rPr>
        <w:t>61</w:t>
      </w:r>
      <w:r w:rsidRPr="005900CF">
        <w:rPr>
          <w:rFonts w:ascii="Times New Roman" w:hAnsi="Times New Roman" w:cs="Times New Roman"/>
        </w:rPr>
        <w:t xml:space="preserve">(2), 63–86. </w:t>
      </w:r>
      <w:hyperlink r:id="rId114" w:history="1">
        <w:r w:rsidRPr="00E17C00">
          <w:rPr>
            <w:rStyle w:val="Hyperlink"/>
            <w:rFonts w:ascii="Times New Roman" w:hAnsi="Times New Roman" w:cs="Times New Roman"/>
          </w:rPr>
          <w:t>https://doi.org/10.1016/j.cogpsych.2010.02.001</w:t>
        </w:r>
      </w:hyperlink>
    </w:p>
    <w:p w14:paraId="0329DCBA" w14:textId="16CB208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Munakata, Y. (1998). Infant perseveration and implications for object permanence theories: A PDP model of the AB task.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(2), 161–184. </w:t>
      </w:r>
      <w:hyperlink r:id="rId115" w:history="1">
        <w:r w:rsidRPr="00E17C00">
          <w:rPr>
            <w:rStyle w:val="Hyperlink"/>
            <w:rFonts w:ascii="Times New Roman" w:hAnsi="Times New Roman" w:cs="Times New Roman"/>
          </w:rPr>
          <w:t>https://doi.org/10.1111/1467-7687.00021</w:t>
        </w:r>
      </w:hyperlink>
      <w:r w:rsidRPr="005900CF">
        <w:rPr>
          <w:rFonts w:ascii="Times New Roman" w:hAnsi="Times New Roman" w:cs="Times New Roman"/>
        </w:rPr>
        <w:t xml:space="preserve"> </w:t>
      </w:r>
    </w:p>
    <w:p w14:paraId="78058004" w14:textId="082B603C"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Munakata, Y., McClelland, J. L., Johnson, M. H., &amp; Siegler, R. S. (1997). Rethinking infant knowledge: Toward an adaptive process account of successes and failures in object permanence tasks. Psychological Review, </w:t>
      </w:r>
      <w:r w:rsidRPr="003D1F71">
        <w:rPr>
          <w:rFonts w:ascii="Times New Roman" w:hAnsi="Times New Roman" w:cs="Times New Roman"/>
          <w:i/>
          <w:iCs/>
        </w:rPr>
        <w:t>104</w:t>
      </w:r>
      <w:r w:rsidRPr="005900CF">
        <w:rPr>
          <w:rFonts w:ascii="Times New Roman" w:hAnsi="Times New Roman" w:cs="Times New Roman"/>
        </w:rPr>
        <w:t xml:space="preserve">(4), 686–713. </w:t>
      </w:r>
      <w:hyperlink r:id="rId116" w:history="1">
        <w:r w:rsidRPr="00E17C00">
          <w:rPr>
            <w:rStyle w:val="Hyperlink"/>
            <w:rFonts w:ascii="Times New Roman" w:hAnsi="Times New Roman" w:cs="Times New Roman"/>
          </w:rPr>
          <w:t>https://doi.org/10.1037/0033-295X.104.4.686</w:t>
        </w:r>
      </w:hyperlink>
      <w:r w:rsidRPr="005900CF">
        <w:rPr>
          <w:rFonts w:ascii="Times New Roman" w:hAnsi="Times New Roman" w:cs="Times New Roman"/>
        </w:rPr>
        <w:t xml:space="preserve"> </w:t>
      </w:r>
    </w:p>
    <w:p w14:paraId="13A33D3C" w14:textId="076A2931" w:rsidR="00D23E1F" w:rsidRPr="005900CF" w:rsidRDefault="00D23E1F" w:rsidP="005900CF">
      <w:pPr>
        <w:spacing w:line="480" w:lineRule="auto"/>
        <w:ind w:hanging="720"/>
        <w:rPr>
          <w:rFonts w:ascii="Times New Roman" w:hAnsi="Times New Roman" w:cs="Times New Roman"/>
        </w:rPr>
      </w:pPr>
      <w:r w:rsidRPr="00D23E1F">
        <w:rPr>
          <w:rFonts w:ascii="Times New Roman" w:hAnsi="Times New Roman" w:cs="Times New Roman"/>
        </w:rPr>
        <w:t>Nair, V., &amp; Hinton, G. E. (2010). Rectified linear units improve restricted boltzmann machines. In </w:t>
      </w:r>
      <w:r w:rsidRPr="00D23E1F">
        <w:rPr>
          <w:rFonts w:ascii="Times New Roman" w:hAnsi="Times New Roman" w:cs="Times New Roman"/>
          <w:i/>
          <w:iCs/>
        </w:rPr>
        <w:t>Proceedings of the 27th international conference on machine learning (ICML-10)</w:t>
      </w:r>
      <w:r w:rsidRPr="00D23E1F">
        <w:rPr>
          <w:rFonts w:ascii="Times New Roman" w:hAnsi="Times New Roman" w:cs="Times New Roman"/>
        </w:rPr>
        <w:t> (pp. 807-814).</w:t>
      </w:r>
    </w:p>
    <w:p w14:paraId="060D1F5B" w14:textId="1938286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Needham, A., &amp; Baillargeon, R. (1997). Object segregation in 8-month-old infants.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62</w:t>
      </w:r>
      <w:r w:rsidRPr="005900CF">
        <w:rPr>
          <w:rFonts w:ascii="Times New Roman" w:hAnsi="Times New Roman" w:cs="Times New Roman"/>
        </w:rPr>
        <w:t xml:space="preserve">(2), 121–149. </w:t>
      </w:r>
      <w:hyperlink r:id="rId117" w:history="1">
        <w:r w:rsidRPr="00E17C00">
          <w:rPr>
            <w:rStyle w:val="Hyperlink"/>
            <w:rFonts w:ascii="Times New Roman" w:hAnsi="Times New Roman" w:cs="Times New Roman"/>
          </w:rPr>
          <w:t>https://doi.org/10.1016/S0010-0277(96)00727-5</w:t>
        </w:r>
      </w:hyperlink>
    </w:p>
    <w:p w14:paraId="4078A0E1" w14:textId="5DF2577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Needham, A., Barrett, T., &amp; Peterman, K. (2002). A pick-me-up for infants' exploratory skills: Early simulated experiences reaching for objects using 'sticky mittens' enhances young infants' object exploration skills.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D1F71">
        <w:rPr>
          <w:rFonts w:ascii="Times New Roman" w:hAnsi="Times New Roman" w:cs="Times New Roman"/>
          <w:i/>
          <w:iCs/>
        </w:rPr>
        <w:t>25</w:t>
      </w:r>
      <w:r w:rsidRPr="005900CF">
        <w:rPr>
          <w:rFonts w:ascii="Times New Roman" w:hAnsi="Times New Roman" w:cs="Times New Roman"/>
        </w:rPr>
        <w:t xml:space="preserve">(3), 279–295. </w:t>
      </w:r>
      <w:hyperlink r:id="rId118" w:history="1">
        <w:r w:rsidRPr="00E17C00">
          <w:rPr>
            <w:rStyle w:val="Hyperlink"/>
            <w:rFonts w:ascii="Times New Roman" w:hAnsi="Times New Roman" w:cs="Times New Roman"/>
          </w:rPr>
          <w:t>https://doi.org/10.1016/S0163-6383(02)00097-8</w:t>
        </w:r>
      </w:hyperlink>
      <w:r w:rsidRPr="005900CF">
        <w:rPr>
          <w:rFonts w:ascii="Times New Roman" w:hAnsi="Times New Roman" w:cs="Times New Roman"/>
        </w:rPr>
        <w:t xml:space="preserve"> </w:t>
      </w:r>
    </w:p>
    <w:p w14:paraId="6EC0A1C4" w14:textId="1F36E0D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Onishi, K. H., &amp; Baillargeon, R. (2005). Do 15-month-old infants understand false beliefs?. </w:t>
      </w:r>
      <w:r w:rsidRPr="000520A6">
        <w:rPr>
          <w:rFonts w:ascii="Times New Roman" w:hAnsi="Times New Roman" w:cs="Times New Roman"/>
          <w:i/>
          <w:iCs/>
        </w:rPr>
        <w:t>Science</w:t>
      </w:r>
      <w:r w:rsidRPr="005900CF">
        <w:rPr>
          <w:rFonts w:ascii="Times New Roman" w:hAnsi="Times New Roman" w:cs="Times New Roman"/>
        </w:rPr>
        <w:t xml:space="preserve">, </w:t>
      </w:r>
      <w:r w:rsidRPr="003D1F71">
        <w:rPr>
          <w:rFonts w:ascii="Times New Roman" w:hAnsi="Times New Roman" w:cs="Times New Roman"/>
          <w:i/>
          <w:iCs/>
        </w:rPr>
        <w:t>308</w:t>
      </w:r>
      <w:r w:rsidRPr="005900CF">
        <w:rPr>
          <w:rFonts w:ascii="Times New Roman" w:hAnsi="Times New Roman" w:cs="Times New Roman"/>
        </w:rPr>
        <w:t xml:space="preserve">(5719), 255–258. </w:t>
      </w:r>
      <w:hyperlink r:id="rId119" w:history="1">
        <w:r w:rsidRPr="00E17C00">
          <w:rPr>
            <w:rStyle w:val="Hyperlink"/>
            <w:rFonts w:ascii="Times New Roman" w:hAnsi="Times New Roman" w:cs="Times New Roman"/>
          </w:rPr>
          <w:t>https://doi.org/10.1126/science.1107621</w:t>
        </w:r>
      </w:hyperlink>
    </w:p>
    <w:p w14:paraId="0B9CF73A" w14:textId="59EC6BB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Perner, J., &amp; Ruffman, T. (2005). Infants' insight into the mind: How deep?. </w:t>
      </w:r>
      <w:r w:rsidRPr="000520A6">
        <w:rPr>
          <w:rFonts w:ascii="Times New Roman" w:hAnsi="Times New Roman" w:cs="Times New Roman"/>
          <w:i/>
          <w:iCs/>
        </w:rPr>
        <w:t>Science</w:t>
      </w:r>
      <w:r w:rsidRPr="005900CF">
        <w:rPr>
          <w:rFonts w:ascii="Times New Roman" w:hAnsi="Times New Roman" w:cs="Times New Roman"/>
        </w:rPr>
        <w:t xml:space="preserve">, </w:t>
      </w:r>
      <w:r w:rsidRPr="003D1F71">
        <w:rPr>
          <w:rFonts w:ascii="Times New Roman" w:hAnsi="Times New Roman" w:cs="Times New Roman"/>
          <w:i/>
          <w:iCs/>
        </w:rPr>
        <w:t>308</w:t>
      </w:r>
      <w:r w:rsidRPr="005900CF">
        <w:rPr>
          <w:rFonts w:ascii="Times New Roman" w:hAnsi="Times New Roman" w:cs="Times New Roman"/>
        </w:rPr>
        <w:t xml:space="preserve">(5719), 214–216. </w:t>
      </w:r>
      <w:hyperlink r:id="rId120" w:history="1">
        <w:r w:rsidRPr="00E17C00">
          <w:rPr>
            <w:rStyle w:val="Hyperlink"/>
            <w:rFonts w:ascii="Times New Roman" w:hAnsi="Times New Roman" w:cs="Times New Roman"/>
          </w:rPr>
          <w:t>https://doi.org/10.1126/science.1111656</w:t>
        </w:r>
      </w:hyperlink>
    </w:p>
    <w:p w14:paraId="1FC518A8" w14:textId="5DCC814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Phillips, A. T., &amp; Wellman, H. M. (2005). Infants' understanding of object-directed action.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98</w:t>
      </w:r>
      <w:r w:rsidRPr="005900CF">
        <w:rPr>
          <w:rFonts w:ascii="Times New Roman" w:hAnsi="Times New Roman" w:cs="Times New Roman"/>
        </w:rPr>
        <w:t xml:space="preserve">(2), 137–155. </w:t>
      </w:r>
      <w:hyperlink r:id="rId121" w:history="1">
        <w:r w:rsidRPr="00E17C00">
          <w:rPr>
            <w:rStyle w:val="Hyperlink"/>
            <w:rFonts w:ascii="Times New Roman" w:hAnsi="Times New Roman" w:cs="Times New Roman"/>
          </w:rPr>
          <w:t>https://doi.org/10.1016/j.cognition.2004.11.005</w:t>
        </w:r>
      </w:hyperlink>
    </w:p>
    <w:p w14:paraId="674F9B6D" w14:textId="47D29C9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Plaut, D. C., &amp; Vande Velde, A. K. (2017). Statistical learning of parts and wholes: A neural network approach. </w:t>
      </w:r>
      <w:r w:rsidRPr="000520A6">
        <w:rPr>
          <w:rFonts w:ascii="Times New Roman" w:hAnsi="Times New Roman" w:cs="Times New Roman"/>
          <w:i/>
          <w:iCs/>
        </w:rPr>
        <w:t>Journal of Experimental Psychology: General</w:t>
      </w:r>
      <w:r w:rsidRPr="005900CF">
        <w:rPr>
          <w:rFonts w:ascii="Times New Roman" w:hAnsi="Times New Roman" w:cs="Times New Roman"/>
        </w:rPr>
        <w:t xml:space="preserve">, </w:t>
      </w:r>
      <w:r w:rsidRPr="003D1F71">
        <w:rPr>
          <w:rFonts w:ascii="Times New Roman" w:hAnsi="Times New Roman" w:cs="Times New Roman"/>
          <w:i/>
          <w:iCs/>
        </w:rPr>
        <w:t>146</w:t>
      </w:r>
      <w:r w:rsidRPr="005900CF">
        <w:rPr>
          <w:rFonts w:ascii="Times New Roman" w:hAnsi="Times New Roman" w:cs="Times New Roman"/>
        </w:rPr>
        <w:t xml:space="preserve">(3), 318–336. </w:t>
      </w:r>
      <w:hyperlink r:id="rId122" w:history="1">
        <w:r w:rsidRPr="00E17C00">
          <w:rPr>
            <w:rStyle w:val="Hyperlink"/>
            <w:rFonts w:ascii="Times New Roman" w:hAnsi="Times New Roman" w:cs="Times New Roman"/>
          </w:rPr>
          <w:t>https://doi.org/10.1037/xge0000260</w:t>
        </w:r>
      </w:hyperlink>
      <w:r w:rsidRPr="005900CF">
        <w:rPr>
          <w:rFonts w:ascii="Times New Roman" w:hAnsi="Times New Roman" w:cs="Times New Roman"/>
        </w:rPr>
        <w:t xml:space="preserve"> </w:t>
      </w:r>
    </w:p>
    <w:p w14:paraId="740A9FDA" w14:textId="6A08EFD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Powell, L. J., &amp; Spelke, E. S. (2018). Human infants' understanding of social imitation: Inferences of affiliation from third party observations.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170</w:t>
      </w:r>
      <w:r w:rsidRPr="005900CF">
        <w:rPr>
          <w:rFonts w:ascii="Times New Roman" w:hAnsi="Times New Roman" w:cs="Times New Roman"/>
        </w:rPr>
        <w:t xml:space="preserve">, 31–48. </w:t>
      </w:r>
      <w:hyperlink r:id="rId123" w:history="1">
        <w:r w:rsidRPr="00E17C00">
          <w:rPr>
            <w:rStyle w:val="Hyperlink"/>
            <w:rFonts w:ascii="Times New Roman" w:hAnsi="Times New Roman" w:cs="Times New Roman"/>
          </w:rPr>
          <w:t>https://doi.org/10.1016/j.cognition.2017.09.007</w:t>
        </w:r>
      </w:hyperlink>
    </w:p>
    <w:p w14:paraId="56A366AE" w14:textId="264544B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Quinn, P. C., &amp; Eimas, P. D. (1997). A reexamination of the perceptual-to-conceptual shift in mental representations. </w:t>
      </w:r>
      <w:r w:rsidRPr="000520A6">
        <w:rPr>
          <w:rFonts w:ascii="Times New Roman" w:hAnsi="Times New Roman" w:cs="Times New Roman"/>
          <w:i/>
          <w:iCs/>
        </w:rPr>
        <w:t>Review of General Psychology</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(3), 271–287. </w:t>
      </w:r>
      <w:hyperlink r:id="rId124" w:history="1">
        <w:r w:rsidRPr="00E17C00">
          <w:rPr>
            <w:rStyle w:val="Hyperlink"/>
            <w:rFonts w:ascii="Times New Roman" w:hAnsi="Times New Roman" w:cs="Times New Roman"/>
          </w:rPr>
          <w:t>https://doi.org/10.1037/1089-2680.1.3.271</w:t>
        </w:r>
      </w:hyperlink>
    </w:p>
    <w:p w14:paraId="55A6FE0C" w14:textId="6B14026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Quinn, P. C., &amp; Johnson, M. H. (2000). Global-before-basic object categorization in connectionist networks and 2-month-old infants. </w:t>
      </w:r>
      <w:r w:rsidRPr="000520A6">
        <w:rPr>
          <w:rFonts w:ascii="Times New Roman" w:hAnsi="Times New Roman" w:cs="Times New Roman"/>
          <w:i/>
          <w:iCs/>
        </w:rPr>
        <w:t>Infancy</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(1), 31–46. </w:t>
      </w:r>
      <w:hyperlink r:id="rId125" w:history="1">
        <w:r w:rsidRPr="00E17C00">
          <w:rPr>
            <w:rStyle w:val="Hyperlink"/>
            <w:rFonts w:ascii="Times New Roman" w:hAnsi="Times New Roman" w:cs="Times New Roman"/>
          </w:rPr>
          <w:t>https://doi.org/10.1207/S15327078IN0101_04</w:t>
        </w:r>
      </w:hyperlink>
      <w:r w:rsidRPr="005900CF">
        <w:rPr>
          <w:rFonts w:ascii="Times New Roman" w:hAnsi="Times New Roman" w:cs="Times New Roman"/>
        </w:rPr>
        <w:t xml:space="preserve"> </w:t>
      </w:r>
    </w:p>
    <w:p w14:paraId="026CEE3A" w14:textId="2AB7FF3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Rakison, D. H., &amp; Lupyan, G. (2008). Developing object concepts in infancy: An associative learning perspective. </w:t>
      </w:r>
      <w:r w:rsidRPr="000520A6">
        <w:rPr>
          <w:rFonts w:ascii="Times New Roman" w:hAnsi="Times New Roman" w:cs="Times New Roman"/>
          <w:i/>
          <w:iCs/>
        </w:rPr>
        <w:t>Monographs of the Society for Research in Child Development</w:t>
      </w:r>
      <w:r w:rsidRPr="005900CF">
        <w:rPr>
          <w:rFonts w:ascii="Times New Roman" w:hAnsi="Times New Roman" w:cs="Times New Roman"/>
        </w:rPr>
        <w:t xml:space="preserve">, </w:t>
      </w:r>
      <w:r w:rsidRPr="003D1F71">
        <w:rPr>
          <w:rFonts w:ascii="Times New Roman" w:hAnsi="Times New Roman" w:cs="Times New Roman"/>
          <w:i/>
          <w:iCs/>
        </w:rPr>
        <w:t>73</w:t>
      </w:r>
      <w:r w:rsidRPr="005900CF">
        <w:rPr>
          <w:rFonts w:ascii="Times New Roman" w:hAnsi="Times New Roman" w:cs="Times New Roman"/>
        </w:rPr>
        <w:t xml:space="preserve">(1), 1–110. </w:t>
      </w:r>
      <w:hyperlink r:id="rId126" w:history="1">
        <w:r w:rsidRPr="00E17C00">
          <w:rPr>
            <w:rStyle w:val="Hyperlink"/>
            <w:rFonts w:ascii="Times New Roman" w:hAnsi="Times New Roman" w:cs="Times New Roman"/>
          </w:rPr>
          <w:t>https://doi.org/10.1111/j.1540-5834.2008.00469.x</w:t>
        </w:r>
      </w:hyperlink>
    </w:p>
    <w:p w14:paraId="27FBCEB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Rohde, D. L. T. (1999). LENS: The light, efficient network simulator (Technical Report CMU-CS-99-164). Carnegie Mellon University. </w:t>
      </w:r>
    </w:p>
    <w:p w14:paraId="65EB3D12" w14:textId="203CAAAA" w:rsidR="005900CF" w:rsidRDefault="005900CF" w:rsidP="00353E31">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Rumelhart, D. E., Hinton, G. E., &amp; Williams, R. J. (1986). Learning representations by back-propagating errors. </w:t>
      </w:r>
      <w:r w:rsidRPr="000520A6">
        <w:rPr>
          <w:rFonts w:ascii="Times New Roman" w:hAnsi="Times New Roman" w:cs="Times New Roman"/>
          <w:i/>
          <w:iCs/>
        </w:rPr>
        <w:t>Nature</w:t>
      </w:r>
      <w:r w:rsidRPr="005900CF">
        <w:rPr>
          <w:rFonts w:ascii="Times New Roman" w:hAnsi="Times New Roman" w:cs="Times New Roman"/>
        </w:rPr>
        <w:t xml:space="preserve">, </w:t>
      </w:r>
      <w:r w:rsidRPr="003D1F71">
        <w:rPr>
          <w:rFonts w:ascii="Times New Roman" w:hAnsi="Times New Roman" w:cs="Times New Roman"/>
          <w:i/>
          <w:iCs/>
        </w:rPr>
        <w:t>323</w:t>
      </w:r>
      <w:r w:rsidRPr="005900CF">
        <w:rPr>
          <w:rFonts w:ascii="Times New Roman" w:hAnsi="Times New Roman" w:cs="Times New Roman"/>
        </w:rPr>
        <w:t xml:space="preserve">(6088), 533–536. </w:t>
      </w:r>
      <w:hyperlink r:id="rId127" w:history="1">
        <w:r w:rsidRPr="00E17C00">
          <w:rPr>
            <w:rStyle w:val="Hyperlink"/>
            <w:rFonts w:ascii="Times New Roman" w:hAnsi="Times New Roman" w:cs="Times New Roman"/>
          </w:rPr>
          <w:t>https://doi.org/10.1038/323533a0</w:t>
        </w:r>
      </w:hyperlink>
      <w:r w:rsidRPr="005900CF">
        <w:rPr>
          <w:rFonts w:ascii="Times New Roman" w:hAnsi="Times New Roman" w:cs="Times New Roman"/>
        </w:rPr>
        <w:t xml:space="preserve"> </w:t>
      </w:r>
    </w:p>
    <w:p w14:paraId="1242D19C" w14:textId="5B6E4B9A" w:rsidR="00B2694B" w:rsidRPr="005900CF" w:rsidRDefault="00B2694B" w:rsidP="005900CF">
      <w:pPr>
        <w:spacing w:line="480" w:lineRule="auto"/>
        <w:ind w:hanging="720"/>
        <w:rPr>
          <w:rFonts w:ascii="Times New Roman" w:hAnsi="Times New Roman" w:cs="Times New Roman"/>
        </w:rPr>
      </w:pPr>
      <w:r w:rsidRPr="00B2694B">
        <w:rPr>
          <w:rFonts w:ascii="Times New Roman" w:hAnsi="Times New Roman" w:cs="Times New Roman"/>
        </w:rPr>
        <w:t>Scarf, D., Imuta, K., Colombo, M., &amp; Hayne, H. (2012</w:t>
      </w:r>
      <w:r>
        <w:rPr>
          <w:rFonts w:ascii="Times New Roman" w:hAnsi="Times New Roman" w:cs="Times New Roman"/>
        </w:rPr>
        <w:t>a</w:t>
      </w:r>
      <w:r w:rsidRPr="00B2694B">
        <w:rPr>
          <w:rFonts w:ascii="Times New Roman" w:hAnsi="Times New Roman" w:cs="Times New Roman"/>
        </w:rPr>
        <w:t>). Golden Rule or valence matching? Methodological problems in Hamlin et al. </w:t>
      </w:r>
      <w:r w:rsidRPr="00B2694B">
        <w:rPr>
          <w:rFonts w:ascii="Times New Roman" w:hAnsi="Times New Roman" w:cs="Times New Roman"/>
          <w:i/>
          <w:iCs/>
        </w:rPr>
        <w:t>Proceedings of the National Academy of Sciences</w:t>
      </w:r>
      <w:r w:rsidRPr="00B2694B">
        <w:rPr>
          <w:rFonts w:ascii="Times New Roman" w:hAnsi="Times New Roman" w:cs="Times New Roman"/>
        </w:rPr>
        <w:t>, </w:t>
      </w:r>
      <w:r w:rsidRPr="00B2694B">
        <w:rPr>
          <w:rFonts w:ascii="Times New Roman" w:hAnsi="Times New Roman" w:cs="Times New Roman"/>
          <w:i/>
          <w:iCs/>
        </w:rPr>
        <w:t>109</w:t>
      </w:r>
      <w:r w:rsidRPr="00B2694B">
        <w:rPr>
          <w:rFonts w:ascii="Times New Roman" w:hAnsi="Times New Roman" w:cs="Times New Roman"/>
        </w:rPr>
        <w:t>(22), E1426-E1426.</w:t>
      </w:r>
      <w:r>
        <w:rPr>
          <w:rFonts w:ascii="Times New Roman" w:hAnsi="Times New Roman" w:cs="Times New Roman"/>
        </w:rPr>
        <w:t xml:space="preserve"> </w:t>
      </w:r>
      <w:r w:rsidRPr="00B2694B">
        <w:rPr>
          <w:rFonts w:ascii="Times New Roman" w:hAnsi="Times New Roman" w:cs="Times New Roman"/>
        </w:rPr>
        <w:t>https://doi.org/10.1073/pnas.1204123109</w:t>
      </w:r>
    </w:p>
    <w:p w14:paraId="0C92D89A" w14:textId="130879D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Scarf, D., Imuta, K., Colombo, M., &amp; Hayne, H. (2012</w:t>
      </w:r>
      <w:r w:rsidR="00B2694B">
        <w:rPr>
          <w:rFonts w:ascii="Times New Roman" w:hAnsi="Times New Roman" w:cs="Times New Roman"/>
        </w:rPr>
        <w:t>b</w:t>
      </w:r>
      <w:r w:rsidRPr="005900CF">
        <w:rPr>
          <w:rFonts w:ascii="Times New Roman" w:hAnsi="Times New Roman" w:cs="Times New Roman"/>
        </w:rPr>
        <w:t xml:space="preserve">). Social evaluation or simple association? Simple associations may explain moral reasoning in infants. </w:t>
      </w:r>
      <w:r w:rsidRPr="000520A6">
        <w:rPr>
          <w:rFonts w:ascii="Times New Roman" w:hAnsi="Times New Roman" w:cs="Times New Roman"/>
          <w:i/>
          <w:iCs/>
        </w:rPr>
        <w:t>PLOS ONE</w:t>
      </w:r>
      <w:r w:rsidRPr="005900CF">
        <w:rPr>
          <w:rFonts w:ascii="Times New Roman" w:hAnsi="Times New Roman" w:cs="Times New Roman"/>
        </w:rPr>
        <w:t xml:space="preserve">, </w:t>
      </w:r>
      <w:r w:rsidRPr="003D1F71">
        <w:rPr>
          <w:rFonts w:ascii="Times New Roman" w:hAnsi="Times New Roman" w:cs="Times New Roman"/>
          <w:i/>
          <w:iCs/>
        </w:rPr>
        <w:t>7</w:t>
      </w:r>
      <w:r w:rsidRPr="005900CF">
        <w:rPr>
          <w:rFonts w:ascii="Times New Roman" w:hAnsi="Times New Roman" w:cs="Times New Roman"/>
        </w:rPr>
        <w:t xml:space="preserve">(8), e42698. </w:t>
      </w:r>
      <w:hyperlink r:id="rId128" w:history="1">
        <w:r w:rsidRPr="00E17C00">
          <w:rPr>
            <w:rStyle w:val="Hyperlink"/>
            <w:rFonts w:ascii="Times New Roman" w:hAnsi="Times New Roman" w:cs="Times New Roman"/>
          </w:rPr>
          <w:t>https://doi.org/10.1371/journal.pone.0042698</w:t>
        </w:r>
      </w:hyperlink>
    </w:p>
    <w:p w14:paraId="788C3620" w14:textId="6CFC464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Schlesinger, M., &amp; Casey, P. (2003). Where infants look when impossible things happen: Simulating and testing a gaze-direction model. </w:t>
      </w:r>
      <w:r w:rsidRPr="000520A6">
        <w:rPr>
          <w:rFonts w:ascii="Times New Roman" w:hAnsi="Times New Roman" w:cs="Times New Roman"/>
          <w:i/>
          <w:iCs/>
        </w:rPr>
        <w:t>Connection Science</w:t>
      </w:r>
      <w:r w:rsidRPr="005900CF">
        <w:rPr>
          <w:rFonts w:ascii="Times New Roman" w:hAnsi="Times New Roman" w:cs="Times New Roman"/>
        </w:rPr>
        <w:t xml:space="preserve">, </w:t>
      </w:r>
      <w:r w:rsidRPr="003D1F71">
        <w:rPr>
          <w:rFonts w:ascii="Times New Roman" w:hAnsi="Times New Roman" w:cs="Times New Roman"/>
          <w:i/>
          <w:iCs/>
        </w:rPr>
        <w:t>15</w:t>
      </w:r>
      <w:r w:rsidRPr="005900CF">
        <w:rPr>
          <w:rFonts w:ascii="Times New Roman" w:hAnsi="Times New Roman" w:cs="Times New Roman"/>
        </w:rPr>
        <w:t xml:space="preserve">(4), 271–280. </w:t>
      </w:r>
      <w:hyperlink r:id="rId129" w:history="1">
        <w:r w:rsidRPr="00E17C00">
          <w:rPr>
            <w:rStyle w:val="Hyperlink"/>
            <w:rFonts w:ascii="Times New Roman" w:hAnsi="Times New Roman" w:cs="Times New Roman"/>
          </w:rPr>
          <w:t>https://doi.org/10.1080/09540090310001655093</w:t>
        </w:r>
      </w:hyperlink>
    </w:p>
    <w:p w14:paraId="360573F2" w14:textId="25EFF92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Schlingloff, L., Csibra, G., &amp; Tatone, D. (2020). Do 15-month-old infants prefer helpers? A replication of Hamlin et al. (2007). Royal Society Open Science, </w:t>
      </w:r>
      <w:r w:rsidRPr="003D1F71">
        <w:rPr>
          <w:rFonts w:ascii="Times New Roman" w:hAnsi="Times New Roman" w:cs="Times New Roman"/>
          <w:i/>
          <w:iCs/>
        </w:rPr>
        <w:t>7</w:t>
      </w:r>
      <w:r w:rsidRPr="005900CF">
        <w:rPr>
          <w:rFonts w:ascii="Times New Roman" w:hAnsi="Times New Roman" w:cs="Times New Roman"/>
        </w:rPr>
        <w:t xml:space="preserve">(4), 191795. </w:t>
      </w:r>
      <w:hyperlink r:id="rId130" w:history="1">
        <w:r w:rsidRPr="00E17C00">
          <w:rPr>
            <w:rStyle w:val="Hyperlink"/>
            <w:rFonts w:ascii="Times New Roman" w:hAnsi="Times New Roman" w:cs="Times New Roman"/>
          </w:rPr>
          <w:t>https://doi.org/10.1098/rsos.191795</w:t>
        </w:r>
      </w:hyperlink>
    </w:p>
    <w:p w14:paraId="0A3DCA62" w14:textId="6167E6B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Schmidt, M. F., &amp; Sommerville, J. A. (2011). Fairness expectations and altruistic sharing in 15-month-old human infants. </w:t>
      </w:r>
      <w:r w:rsidRPr="000520A6">
        <w:rPr>
          <w:rFonts w:ascii="Times New Roman" w:hAnsi="Times New Roman" w:cs="Times New Roman"/>
          <w:i/>
          <w:iCs/>
        </w:rPr>
        <w:t>PLoS ONE</w:t>
      </w:r>
      <w:r w:rsidRPr="005900CF">
        <w:rPr>
          <w:rFonts w:ascii="Times New Roman" w:hAnsi="Times New Roman" w:cs="Times New Roman"/>
        </w:rPr>
        <w:t xml:space="preserve">, </w:t>
      </w:r>
      <w:r w:rsidRPr="003D1F71">
        <w:rPr>
          <w:rFonts w:ascii="Times New Roman" w:hAnsi="Times New Roman" w:cs="Times New Roman"/>
          <w:i/>
          <w:iCs/>
        </w:rPr>
        <w:t>6</w:t>
      </w:r>
      <w:r w:rsidRPr="005900CF">
        <w:rPr>
          <w:rFonts w:ascii="Times New Roman" w:hAnsi="Times New Roman" w:cs="Times New Roman"/>
        </w:rPr>
        <w:t xml:space="preserve">(10), e23223. </w:t>
      </w:r>
      <w:hyperlink r:id="rId131" w:history="1">
        <w:r w:rsidRPr="00E17C00">
          <w:rPr>
            <w:rStyle w:val="Hyperlink"/>
            <w:rFonts w:ascii="Times New Roman" w:hAnsi="Times New Roman" w:cs="Times New Roman"/>
          </w:rPr>
          <w:t>https://doi.org/10.1371/journal.pone.0023223</w:t>
        </w:r>
      </w:hyperlink>
    </w:p>
    <w:p w14:paraId="7F89BF4E" w14:textId="080CF54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Schwier, C., Van Maanen, C., Carpenter, M., &amp; Tomasello, M. (2006). Rational imitation in 12-month-old infants. Infancy, </w:t>
      </w:r>
      <w:r w:rsidRPr="003D1F71">
        <w:rPr>
          <w:rFonts w:ascii="Times New Roman" w:hAnsi="Times New Roman" w:cs="Times New Roman"/>
          <w:i/>
          <w:iCs/>
        </w:rPr>
        <w:t>10</w:t>
      </w:r>
      <w:r w:rsidRPr="005900CF">
        <w:rPr>
          <w:rFonts w:ascii="Times New Roman" w:hAnsi="Times New Roman" w:cs="Times New Roman"/>
        </w:rPr>
        <w:t xml:space="preserve">(3), 303–311. </w:t>
      </w:r>
      <w:hyperlink r:id="rId132" w:history="1">
        <w:r w:rsidRPr="00E17C00">
          <w:rPr>
            <w:rStyle w:val="Hyperlink"/>
            <w:rFonts w:ascii="Times New Roman" w:hAnsi="Times New Roman" w:cs="Times New Roman"/>
          </w:rPr>
          <w:t>https://doi.org/10.1207/s15327078in1003_6</w:t>
        </w:r>
      </w:hyperlink>
    </w:p>
    <w:p w14:paraId="627D0BE5" w14:textId="3CB516EF"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Scott, L. S., &amp; Arcaro, M. J. (2023). A domain-relevant framework for the development of face processing. </w:t>
      </w:r>
      <w:r w:rsidRPr="000520A6">
        <w:rPr>
          <w:rFonts w:ascii="Times New Roman" w:hAnsi="Times New Roman" w:cs="Times New Roman"/>
          <w:i/>
          <w:iCs/>
        </w:rPr>
        <w:t>Nature Reviews Psychology</w:t>
      </w:r>
      <w:r w:rsidRPr="005900CF">
        <w:rPr>
          <w:rFonts w:ascii="Times New Roman" w:hAnsi="Times New Roman" w:cs="Times New Roman"/>
        </w:rPr>
        <w:t xml:space="preserve">, </w:t>
      </w:r>
      <w:r w:rsidRPr="003D1F71">
        <w:rPr>
          <w:rFonts w:ascii="Times New Roman" w:hAnsi="Times New Roman" w:cs="Times New Roman"/>
          <w:i/>
          <w:iCs/>
        </w:rPr>
        <w:t>2</w:t>
      </w:r>
      <w:r w:rsidRPr="005900CF">
        <w:rPr>
          <w:rFonts w:ascii="Times New Roman" w:hAnsi="Times New Roman" w:cs="Times New Roman"/>
        </w:rPr>
        <w:t xml:space="preserve">(3), 183–195. </w:t>
      </w:r>
      <w:hyperlink r:id="rId133" w:history="1">
        <w:r w:rsidRPr="00E17C00">
          <w:rPr>
            <w:rStyle w:val="Hyperlink"/>
            <w:rFonts w:ascii="Times New Roman" w:hAnsi="Times New Roman" w:cs="Times New Roman"/>
          </w:rPr>
          <w:t>https://doi.org/10.1038/s44159-023-00152-5</w:t>
        </w:r>
      </w:hyperlink>
      <w:r w:rsidRPr="005900CF">
        <w:rPr>
          <w:rFonts w:ascii="Times New Roman" w:hAnsi="Times New Roman" w:cs="Times New Roman"/>
        </w:rPr>
        <w:t xml:space="preserve"> </w:t>
      </w:r>
    </w:p>
    <w:p w14:paraId="328F8199" w14:textId="277AB711" w:rsidR="00210D28" w:rsidRPr="005900CF" w:rsidRDefault="00210D28" w:rsidP="005900CF">
      <w:pPr>
        <w:spacing w:line="480" w:lineRule="auto"/>
        <w:ind w:hanging="720"/>
        <w:rPr>
          <w:rFonts w:ascii="Times New Roman" w:hAnsi="Times New Roman" w:cs="Times New Roman"/>
        </w:rPr>
      </w:pPr>
      <w:r w:rsidRPr="00210D28">
        <w:rPr>
          <w:rFonts w:ascii="Times New Roman" w:hAnsi="Times New Roman" w:cs="Times New Roman"/>
        </w:rPr>
        <w:lastRenderedPageBreak/>
        <w:t>Simon, T. J. (1997). Reconceptualizing the origins of number knowledge: A “non-numerical” account. </w:t>
      </w:r>
      <w:r w:rsidRPr="00210D28">
        <w:rPr>
          <w:rFonts w:ascii="Times New Roman" w:hAnsi="Times New Roman" w:cs="Times New Roman"/>
          <w:i/>
          <w:iCs/>
        </w:rPr>
        <w:t>Cognitive development</w:t>
      </w:r>
      <w:r w:rsidRPr="00210D28">
        <w:rPr>
          <w:rFonts w:ascii="Times New Roman" w:hAnsi="Times New Roman" w:cs="Times New Roman"/>
        </w:rPr>
        <w:t>, </w:t>
      </w:r>
      <w:r w:rsidRPr="00210D28">
        <w:rPr>
          <w:rFonts w:ascii="Times New Roman" w:hAnsi="Times New Roman" w:cs="Times New Roman"/>
          <w:i/>
          <w:iCs/>
        </w:rPr>
        <w:t>12</w:t>
      </w:r>
      <w:r w:rsidRPr="00210D28">
        <w:rPr>
          <w:rFonts w:ascii="Times New Roman" w:hAnsi="Times New Roman" w:cs="Times New Roman"/>
        </w:rPr>
        <w:t>(3), 349-372.</w:t>
      </w:r>
      <w:r>
        <w:rPr>
          <w:rFonts w:ascii="Times New Roman" w:hAnsi="Times New Roman" w:cs="Times New Roman"/>
        </w:rPr>
        <w:t xml:space="preserve"> </w:t>
      </w:r>
      <w:hyperlink r:id="rId134" w:history="1">
        <w:r w:rsidRPr="00210D28">
          <w:rPr>
            <w:rStyle w:val="Hyperlink"/>
            <w:rFonts w:ascii="Times New Roman" w:hAnsi="Times New Roman" w:cs="Times New Roman"/>
          </w:rPr>
          <w:t>https://doi.org/10.1016/S0885-2014(97)90008-3</w:t>
        </w:r>
      </w:hyperlink>
    </w:p>
    <w:p w14:paraId="723E3411" w14:textId="25E2FFF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Singh, S. E., Benton, D. T., &amp; Lei, R. F. (2025). Using artificial neural networks to simulate social category learning: A tutorial. </w:t>
      </w:r>
      <w:r w:rsidRPr="000520A6">
        <w:rPr>
          <w:rFonts w:ascii="Times New Roman" w:hAnsi="Times New Roman" w:cs="Times New Roman"/>
          <w:i/>
          <w:iCs/>
        </w:rPr>
        <w:t>Social Cognition</w:t>
      </w:r>
      <w:r w:rsidRPr="005900CF">
        <w:rPr>
          <w:rFonts w:ascii="Times New Roman" w:hAnsi="Times New Roman" w:cs="Times New Roman"/>
        </w:rPr>
        <w:t xml:space="preserve">, </w:t>
      </w:r>
      <w:r w:rsidRPr="003D1F71">
        <w:rPr>
          <w:rFonts w:ascii="Times New Roman" w:hAnsi="Times New Roman" w:cs="Times New Roman"/>
          <w:i/>
          <w:iCs/>
        </w:rPr>
        <w:t>43</w:t>
      </w:r>
      <w:r w:rsidRPr="005900CF">
        <w:rPr>
          <w:rFonts w:ascii="Times New Roman" w:hAnsi="Times New Roman" w:cs="Times New Roman"/>
        </w:rPr>
        <w:t xml:space="preserve">(3), 152–166. </w:t>
      </w:r>
      <w:hyperlink r:id="rId135" w:history="1">
        <w:r w:rsidRPr="00E17C00">
          <w:rPr>
            <w:rStyle w:val="Hyperlink"/>
            <w:rFonts w:ascii="Times New Roman" w:hAnsi="Times New Roman" w:cs="Times New Roman"/>
          </w:rPr>
          <w:t>https://doi.org/10.1521/soco.2025.43.3.152</w:t>
        </w:r>
      </w:hyperlink>
    </w:p>
    <w:p w14:paraId="5760753F" w14:textId="362554C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Sirois, S., &amp; Mareschal, D. (2002). Models of habituation in infancy.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D1F71">
        <w:rPr>
          <w:rFonts w:ascii="Times New Roman" w:hAnsi="Times New Roman" w:cs="Times New Roman"/>
          <w:i/>
          <w:iCs/>
        </w:rPr>
        <w:t>6</w:t>
      </w:r>
      <w:r w:rsidRPr="005900CF">
        <w:rPr>
          <w:rFonts w:ascii="Times New Roman" w:hAnsi="Times New Roman" w:cs="Times New Roman"/>
        </w:rPr>
        <w:t xml:space="preserve">(7), 293–298. </w:t>
      </w:r>
      <w:hyperlink r:id="rId136" w:history="1">
        <w:r w:rsidRPr="00E17C00">
          <w:rPr>
            <w:rStyle w:val="Hyperlink"/>
            <w:rFonts w:ascii="Times New Roman" w:hAnsi="Times New Roman" w:cs="Times New Roman"/>
          </w:rPr>
          <w:t>https://doi.org/10.1016/S1364-6613(02)01926-5</w:t>
        </w:r>
      </w:hyperlink>
    </w:p>
    <w:p w14:paraId="2A7EE281" w14:textId="0A78359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Skerry, A. E., Carey, S. E., &amp; Spelke, E. S. (2013). First-person action experience reveals sensitivity to action efficiency in prereaching infants. </w:t>
      </w:r>
      <w:r w:rsidRPr="000520A6">
        <w:rPr>
          <w:rFonts w:ascii="Times New Roman" w:hAnsi="Times New Roman" w:cs="Times New Roman"/>
          <w:i/>
          <w:iCs/>
        </w:rPr>
        <w:t>Proceedings of the National Academy of Sciences</w:t>
      </w:r>
      <w:r w:rsidRPr="005900CF">
        <w:rPr>
          <w:rFonts w:ascii="Times New Roman" w:hAnsi="Times New Roman" w:cs="Times New Roman"/>
        </w:rPr>
        <w:t xml:space="preserve">, </w:t>
      </w:r>
      <w:r w:rsidRPr="003D1F71">
        <w:rPr>
          <w:rFonts w:ascii="Times New Roman" w:hAnsi="Times New Roman" w:cs="Times New Roman"/>
          <w:i/>
          <w:iCs/>
        </w:rPr>
        <w:t>110</w:t>
      </w:r>
      <w:r w:rsidRPr="005900CF">
        <w:rPr>
          <w:rFonts w:ascii="Times New Roman" w:hAnsi="Times New Roman" w:cs="Times New Roman"/>
        </w:rPr>
        <w:t xml:space="preserve">(46), 18728–18733. </w:t>
      </w:r>
      <w:hyperlink r:id="rId137" w:history="1">
        <w:r w:rsidRPr="00E17C00">
          <w:rPr>
            <w:rStyle w:val="Hyperlink"/>
            <w:rFonts w:ascii="Times New Roman" w:hAnsi="Times New Roman" w:cs="Times New Roman"/>
          </w:rPr>
          <w:t>https://doi.org/10.1073/pnas.1318053110</w:t>
        </w:r>
      </w:hyperlink>
      <w:r w:rsidRPr="005900CF">
        <w:rPr>
          <w:rFonts w:ascii="Times New Roman" w:hAnsi="Times New Roman" w:cs="Times New Roman"/>
        </w:rPr>
        <w:t xml:space="preserve"> </w:t>
      </w:r>
    </w:p>
    <w:p w14:paraId="60C448ED"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Slater, A. (1989). Visual memory and perception in early infancy. In A. Slater &amp; G. Bremner (Eds.), Infant development (pp. 43–71). Erlbaum.</w:t>
      </w:r>
    </w:p>
    <w:p w14:paraId="652E92AC" w14:textId="27DEAF7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Sloutsky, V. M. (2010). From perceptual categories to concepts: What develops?.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D1F71">
        <w:rPr>
          <w:rFonts w:ascii="Times New Roman" w:hAnsi="Times New Roman" w:cs="Times New Roman"/>
          <w:i/>
          <w:iCs/>
        </w:rPr>
        <w:t>34</w:t>
      </w:r>
      <w:r w:rsidRPr="005900CF">
        <w:rPr>
          <w:rFonts w:ascii="Times New Roman" w:hAnsi="Times New Roman" w:cs="Times New Roman"/>
        </w:rPr>
        <w:t xml:space="preserve">(7), 1244–1286. </w:t>
      </w:r>
      <w:hyperlink r:id="rId138" w:history="1">
        <w:r w:rsidRPr="00E17C00">
          <w:rPr>
            <w:rStyle w:val="Hyperlink"/>
            <w:rFonts w:ascii="Times New Roman" w:hAnsi="Times New Roman" w:cs="Times New Roman"/>
          </w:rPr>
          <w:t>https://doi.org/10.1111/j.1551-6709.2010.01129.x</w:t>
        </w:r>
      </w:hyperlink>
    </w:p>
    <w:p w14:paraId="46BDC3E0" w14:textId="7BA3ADB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Sodian, B., Schoeppner, B., &amp; Metz, U. (2004). Do infants apply the principle of rational action to human agents?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D1F71">
        <w:rPr>
          <w:rFonts w:ascii="Times New Roman" w:hAnsi="Times New Roman" w:cs="Times New Roman"/>
          <w:i/>
          <w:iCs/>
        </w:rPr>
        <w:t>27</w:t>
      </w:r>
      <w:r w:rsidRPr="005900CF">
        <w:rPr>
          <w:rFonts w:ascii="Times New Roman" w:hAnsi="Times New Roman" w:cs="Times New Roman"/>
        </w:rPr>
        <w:t xml:space="preserve">(1), 31–41. </w:t>
      </w:r>
      <w:hyperlink r:id="rId139" w:history="1">
        <w:r w:rsidRPr="00E17C00">
          <w:rPr>
            <w:rStyle w:val="Hyperlink"/>
            <w:rFonts w:ascii="Times New Roman" w:hAnsi="Times New Roman" w:cs="Times New Roman"/>
          </w:rPr>
          <w:t>https://doi.org/10.1016/j.infbeh.2003.05.006</w:t>
        </w:r>
      </w:hyperlink>
    </w:p>
    <w:p w14:paraId="791037B9" w14:textId="2B1A43F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Sokolov, E. N. (1963). Higher nervous functions: The orienting reflex. </w:t>
      </w:r>
      <w:r w:rsidRPr="000520A6">
        <w:rPr>
          <w:rFonts w:ascii="Times New Roman" w:hAnsi="Times New Roman" w:cs="Times New Roman"/>
          <w:i/>
          <w:iCs/>
        </w:rPr>
        <w:t>Annual Review of Physiology</w:t>
      </w:r>
      <w:r w:rsidRPr="005900CF">
        <w:rPr>
          <w:rFonts w:ascii="Times New Roman" w:hAnsi="Times New Roman" w:cs="Times New Roman"/>
        </w:rPr>
        <w:t xml:space="preserve">, </w:t>
      </w:r>
      <w:r w:rsidRPr="003D1F71">
        <w:rPr>
          <w:rFonts w:ascii="Times New Roman" w:hAnsi="Times New Roman" w:cs="Times New Roman"/>
          <w:i/>
          <w:iCs/>
        </w:rPr>
        <w:t>25</w:t>
      </w:r>
      <w:r w:rsidRPr="005900CF">
        <w:rPr>
          <w:rFonts w:ascii="Times New Roman" w:hAnsi="Times New Roman" w:cs="Times New Roman"/>
        </w:rPr>
        <w:t xml:space="preserve">(1), 545–580. </w:t>
      </w:r>
      <w:hyperlink r:id="rId140" w:history="1">
        <w:r w:rsidRPr="00E17C00">
          <w:rPr>
            <w:rStyle w:val="Hyperlink"/>
            <w:rFonts w:ascii="Times New Roman" w:hAnsi="Times New Roman" w:cs="Times New Roman"/>
          </w:rPr>
          <w:t>https://doi.org/10.1146/annurev.ph.25.030163.002553</w:t>
        </w:r>
      </w:hyperlink>
    </w:p>
    <w:p w14:paraId="7E369BC1" w14:textId="60DBC4B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Sommerville, J. A., Woodward, A. L., &amp; Needham, A. (2005). Action experience alters 3-month-old infants' perception of others' actions.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96</w:t>
      </w:r>
      <w:r w:rsidRPr="005900CF">
        <w:rPr>
          <w:rFonts w:ascii="Times New Roman" w:hAnsi="Times New Roman" w:cs="Times New Roman"/>
        </w:rPr>
        <w:t xml:space="preserve">(1), B1–B11. </w:t>
      </w:r>
      <w:hyperlink r:id="rId141" w:history="1">
        <w:r w:rsidRPr="00E17C00">
          <w:rPr>
            <w:rStyle w:val="Hyperlink"/>
            <w:rFonts w:ascii="Times New Roman" w:hAnsi="Times New Roman" w:cs="Times New Roman"/>
          </w:rPr>
          <w:t>https://doi.org/10.1016/j.cognition.2004.07.004</w:t>
        </w:r>
      </w:hyperlink>
      <w:r w:rsidRPr="005900CF">
        <w:rPr>
          <w:rFonts w:ascii="Times New Roman" w:hAnsi="Times New Roman" w:cs="Times New Roman"/>
        </w:rPr>
        <w:t xml:space="preserve"> </w:t>
      </w:r>
    </w:p>
    <w:p w14:paraId="10023C85"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Spelke, E. S. (2022). What babies know: Core knowledge and composition (Vol. 1). Oxford University Press.</w:t>
      </w:r>
    </w:p>
    <w:p w14:paraId="40D8621B" w14:textId="0A1DD68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Spelke, E. S., Breinlinger, K., Macomber, J., &amp; Jacobson, K. (1992). Origins of knowledge. </w:t>
      </w:r>
      <w:r w:rsidRPr="000520A6">
        <w:rPr>
          <w:rFonts w:ascii="Times New Roman" w:hAnsi="Times New Roman" w:cs="Times New Roman"/>
          <w:i/>
          <w:iCs/>
        </w:rPr>
        <w:t>Psychological Review</w:t>
      </w:r>
      <w:r w:rsidRPr="005900CF">
        <w:rPr>
          <w:rFonts w:ascii="Times New Roman" w:hAnsi="Times New Roman" w:cs="Times New Roman"/>
        </w:rPr>
        <w:t xml:space="preserve">, </w:t>
      </w:r>
      <w:r w:rsidRPr="003D1F71">
        <w:rPr>
          <w:rFonts w:ascii="Times New Roman" w:hAnsi="Times New Roman" w:cs="Times New Roman"/>
          <w:i/>
          <w:iCs/>
        </w:rPr>
        <w:t>99</w:t>
      </w:r>
      <w:r w:rsidRPr="005900CF">
        <w:rPr>
          <w:rFonts w:ascii="Times New Roman" w:hAnsi="Times New Roman" w:cs="Times New Roman"/>
        </w:rPr>
        <w:t xml:space="preserve">(4), 605–632. </w:t>
      </w:r>
      <w:hyperlink r:id="rId142" w:history="1">
        <w:r w:rsidRPr="00E17C00">
          <w:rPr>
            <w:rStyle w:val="Hyperlink"/>
            <w:rFonts w:ascii="Times New Roman" w:hAnsi="Times New Roman" w:cs="Times New Roman"/>
          </w:rPr>
          <w:t>https://doi.org/10.1037/0033-295X.99.4.605</w:t>
        </w:r>
      </w:hyperlink>
    </w:p>
    <w:p w14:paraId="48386A98" w14:textId="7857E63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Stahl, A. E., &amp; Kibbe, M. M. (2022). Great expectations: The construct validity of the violation‐of‐expectation method for studying infant cognition. </w:t>
      </w:r>
      <w:r w:rsidRPr="000520A6">
        <w:rPr>
          <w:rFonts w:ascii="Times New Roman" w:hAnsi="Times New Roman" w:cs="Times New Roman"/>
          <w:i/>
          <w:iCs/>
        </w:rPr>
        <w:t>Infant and Child Development</w:t>
      </w:r>
      <w:r w:rsidRPr="005900CF">
        <w:rPr>
          <w:rFonts w:ascii="Times New Roman" w:hAnsi="Times New Roman" w:cs="Times New Roman"/>
        </w:rPr>
        <w:t xml:space="preserve">, </w:t>
      </w:r>
      <w:r w:rsidRPr="003D1F71">
        <w:rPr>
          <w:rFonts w:ascii="Times New Roman" w:hAnsi="Times New Roman" w:cs="Times New Roman"/>
          <w:i/>
          <w:iCs/>
        </w:rPr>
        <w:t>31</w:t>
      </w:r>
      <w:r w:rsidRPr="005900CF">
        <w:rPr>
          <w:rFonts w:ascii="Times New Roman" w:hAnsi="Times New Roman" w:cs="Times New Roman"/>
        </w:rPr>
        <w:t xml:space="preserve">(6), e2359. </w:t>
      </w:r>
      <w:hyperlink r:id="rId143" w:history="1">
        <w:r w:rsidRPr="00E17C00">
          <w:rPr>
            <w:rStyle w:val="Hyperlink"/>
            <w:rFonts w:ascii="Times New Roman" w:hAnsi="Times New Roman" w:cs="Times New Roman"/>
          </w:rPr>
          <w:t>https://doi.org/10.1002/icd.2359</w:t>
        </w:r>
      </w:hyperlink>
    </w:p>
    <w:p w14:paraId="375E1951" w14:textId="54C5360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Vallortigara, G., Regolin, L., &amp; Marconato, F. (2005). Visually inexperienced chicks exhibit spontaneous preference for biological motion patterns. PLoS Biology, </w:t>
      </w:r>
      <w:r w:rsidRPr="003D1F71">
        <w:rPr>
          <w:rFonts w:ascii="Times New Roman" w:hAnsi="Times New Roman" w:cs="Times New Roman"/>
          <w:i/>
          <w:iCs/>
        </w:rPr>
        <w:t>3</w:t>
      </w:r>
      <w:r w:rsidRPr="005900CF">
        <w:rPr>
          <w:rFonts w:ascii="Times New Roman" w:hAnsi="Times New Roman" w:cs="Times New Roman"/>
        </w:rPr>
        <w:t xml:space="preserve">(7), e208. </w:t>
      </w:r>
      <w:hyperlink r:id="rId144" w:history="1">
        <w:r w:rsidRPr="00E17C00">
          <w:rPr>
            <w:rStyle w:val="Hyperlink"/>
            <w:rFonts w:ascii="Times New Roman" w:hAnsi="Times New Roman" w:cs="Times New Roman"/>
          </w:rPr>
          <w:t>https://doi.org/10.1371/journal.pbio.0030208</w:t>
        </w:r>
      </w:hyperlink>
    </w:p>
    <w:p w14:paraId="420F60DD" w14:textId="1BFE5130" w:rsidR="005900CF" w:rsidRPr="005900CF" w:rsidRDefault="0000003E" w:rsidP="00353E31">
      <w:pPr>
        <w:spacing w:line="480" w:lineRule="auto"/>
        <w:ind w:hanging="720"/>
        <w:rPr>
          <w:rFonts w:ascii="Times New Roman" w:hAnsi="Times New Roman" w:cs="Times New Roman"/>
        </w:rPr>
      </w:pPr>
      <w:r>
        <w:rPr>
          <w:rFonts w:ascii="Times New Roman" w:hAnsi="Times New Roman" w:cs="Times New Roman"/>
        </w:rPr>
        <w:t>Van Overwalle</w:t>
      </w:r>
      <w:r w:rsidR="005900CF" w:rsidRPr="005900CF">
        <w:rPr>
          <w:rFonts w:ascii="Times New Roman" w:hAnsi="Times New Roman" w:cs="Times New Roman"/>
        </w:rPr>
        <w:t xml:space="preserve">, F. (2010). Infants' teleological and belief inference: A recurrent connectionist approach to their minimal representational and computational requirements. </w:t>
      </w:r>
      <w:r w:rsidR="005900CF" w:rsidRPr="00FE58D3">
        <w:rPr>
          <w:rFonts w:ascii="Times New Roman" w:hAnsi="Times New Roman" w:cs="Times New Roman"/>
          <w:i/>
          <w:iCs/>
        </w:rPr>
        <w:t>NeuroImage</w:t>
      </w:r>
      <w:r w:rsidR="005900CF" w:rsidRPr="005900CF">
        <w:rPr>
          <w:rFonts w:ascii="Times New Roman" w:hAnsi="Times New Roman" w:cs="Times New Roman"/>
        </w:rPr>
        <w:t xml:space="preserve">, </w:t>
      </w:r>
      <w:r w:rsidR="005900CF" w:rsidRPr="003D1F71">
        <w:rPr>
          <w:rFonts w:ascii="Times New Roman" w:hAnsi="Times New Roman" w:cs="Times New Roman"/>
          <w:i/>
          <w:iCs/>
        </w:rPr>
        <w:t>52</w:t>
      </w:r>
      <w:r w:rsidR="005900CF" w:rsidRPr="005900CF">
        <w:rPr>
          <w:rFonts w:ascii="Times New Roman" w:hAnsi="Times New Roman" w:cs="Times New Roman"/>
        </w:rPr>
        <w:t xml:space="preserve">(3), 1095–1108. </w:t>
      </w:r>
      <w:hyperlink r:id="rId145" w:history="1">
        <w:r w:rsidR="005900CF" w:rsidRPr="00E17C00">
          <w:rPr>
            <w:rStyle w:val="Hyperlink"/>
            <w:rFonts w:ascii="Times New Roman" w:hAnsi="Times New Roman" w:cs="Times New Roman"/>
          </w:rPr>
          <w:t>https://doi.org/10.1016/j.neuroimage.2010.05.028</w:t>
        </w:r>
      </w:hyperlink>
      <w:r w:rsidR="005900CF" w:rsidRPr="005900CF">
        <w:rPr>
          <w:rFonts w:ascii="Times New Roman" w:hAnsi="Times New Roman" w:cs="Times New Roman"/>
        </w:rPr>
        <w:t xml:space="preserve"> </w:t>
      </w:r>
    </w:p>
    <w:p w14:paraId="6303E888" w14:textId="18965E8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Wagner, L., &amp; Carey, S. (2005). 12-month-old infants represent probable endings of motion events. </w:t>
      </w:r>
      <w:r w:rsidRPr="00FE58D3">
        <w:rPr>
          <w:rFonts w:ascii="Times New Roman" w:hAnsi="Times New Roman" w:cs="Times New Roman"/>
          <w:i/>
          <w:iCs/>
        </w:rPr>
        <w:t>Infancy</w:t>
      </w:r>
      <w:r w:rsidRPr="005900CF">
        <w:rPr>
          <w:rFonts w:ascii="Times New Roman" w:hAnsi="Times New Roman" w:cs="Times New Roman"/>
        </w:rPr>
        <w:t xml:space="preserve">, </w:t>
      </w:r>
      <w:r w:rsidRPr="003D1F71">
        <w:rPr>
          <w:rFonts w:ascii="Times New Roman" w:hAnsi="Times New Roman" w:cs="Times New Roman"/>
          <w:i/>
          <w:iCs/>
        </w:rPr>
        <w:t>7</w:t>
      </w:r>
      <w:r w:rsidRPr="005900CF">
        <w:rPr>
          <w:rFonts w:ascii="Times New Roman" w:hAnsi="Times New Roman" w:cs="Times New Roman"/>
        </w:rPr>
        <w:t xml:space="preserve">(1), 73–83. </w:t>
      </w:r>
      <w:hyperlink r:id="rId146" w:history="1">
        <w:r w:rsidRPr="00E17C00">
          <w:rPr>
            <w:rStyle w:val="Hyperlink"/>
            <w:rFonts w:ascii="Times New Roman" w:hAnsi="Times New Roman" w:cs="Times New Roman"/>
          </w:rPr>
          <w:t>https://doi.org/10.1207/s15327078in0701_6</w:t>
        </w:r>
      </w:hyperlink>
      <w:r w:rsidRPr="005900CF">
        <w:rPr>
          <w:rFonts w:ascii="Times New Roman" w:hAnsi="Times New Roman" w:cs="Times New Roman"/>
        </w:rPr>
        <w:t xml:space="preserve"> </w:t>
      </w:r>
    </w:p>
    <w:p w14:paraId="27FC98FA" w14:textId="2D776DE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Westermann, G., &amp; Mareschal, D. (2012). Mechanisms of developmental change in infant categorization. </w:t>
      </w:r>
      <w:r w:rsidRPr="00FE58D3">
        <w:rPr>
          <w:rFonts w:ascii="Times New Roman" w:hAnsi="Times New Roman" w:cs="Times New Roman"/>
          <w:i/>
          <w:iCs/>
        </w:rPr>
        <w:t>Cognitive Development</w:t>
      </w:r>
      <w:r w:rsidRPr="005900CF">
        <w:rPr>
          <w:rFonts w:ascii="Times New Roman" w:hAnsi="Times New Roman" w:cs="Times New Roman"/>
        </w:rPr>
        <w:t xml:space="preserve">, </w:t>
      </w:r>
      <w:r w:rsidRPr="003D1F71">
        <w:rPr>
          <w:rFonts w:ascii="Times New Roman" w:hAnsi="Times New Roman" w:cs="Times New Roman"/>
          <w:i/>
          <w:iCs/>
        </w:rPr>
        <w:t>27</w:t>
      </w:r>
      <w:r w:rsidRPr="005900CF">
        <w:rPr>
          <w:rFonts w:ascii="Times New Roman" w:hAnsi="Times New Roman" w:cs="Times New Roman"/>
        </w:rPr>
        <w:t xml:space="preserve">(4), 367–382. </w:t>
      </w:r>
      <w:hyperlink r:id="rId147" w:history="1">
        <w:r w:rsidRPr="00E17C00">
          <w:rPr>
            <w:rStyle w:val="Hyperlink"/>
            <w:rFonts w:ascii="Times New Roman" w:hAnsi="Times New Roman" w:cs="Times New Roman"/>
          </w:rPr>
          <w:t>https://doi.org/10.1016/j.cogdev.2012.08.004</w:t>
        </w:r>
      </w:hyperlink>
    </w:p>
    <w:p w14:paraId="2085740E"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Williams, R. J., &amp; Zipser, D. (1995). Gradient-based learning algorithms for recurrent networks and their computational complexity. In Y. Chauvin &amp; D. E. Rumelhart (Eds.), Back-propagation: Theory, architectures and applications (pp. 433–486). Erlbaum. </w:t>
      </w:r>
    </w:p>
    <w:p w14:paraId="3AC210A2" w14:textId="4FAF8BA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 B. M., Steckler, C. M., Le, D. T., &amp; Hamlin, J. K. (2017). Social evaluation of intentional, truly accidental, and negligently accidental helpers and harmers by 10-month-old infants. </w:t>
      </w:r>
      <w:r w:rsidRPr="00FE58D3">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168</w:t>
      </w:r>
      <w:r w:rsidRPr="005900CF">
        <w:rPr>
          <w:rFonts w:ascii="Times New Roman" w:hAnsi="Times New Roman" w:cs="Times New Roman"/>
        </w:rPr>
        <w:t xml:space="preserve">, 154–163. </w:t>
      </w:r>
      <w:hyperlink r:id="rId148" w:history="1">
        <w:r w:rsidRPr="00E17C00">
          <w:rPr>
            <w:rStyle w:val="Hyperlink"/>
            <w:rFonts w:ascii="Times New Roman" w:hAnsi="Times New Roman" w:cs="Times New Roman"/>
          </w:rPr>
          <w:t>https://doi.org/10.1016/j.cognition.2017.06.029</w:t>
        </w:r>
      </w:hyperlink>
    </w:p>
    <w:p w14:paraId="4204DEA2" w14:textId="25BEC8D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Woodward, A. L. (1998). Infants selectively encode the goal object of an actor's reach. </w:t>
      </w:r>
      <w:r w:rsidRPr="00FE58D3">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69</w:t>
      </w:r>
      <w:r w:rsidRPr="005900CF">
        <w:rPr>
          <w:rFonts w:ascii="Times New Roman" w:hAnsi="Times New Roman" w:cs="Times New Roman"/>
        </w:rPr>
        <w:t xml:space="preserve">(1), 1–34. </w:t>
      </w:r>
      <w:hyperlink r:id="rId149" w:history="1">
        <w:r w:rsidRPr="00E17C00">
          <w:rPr>
            <w:rStyle w:val="Hyperlink"/>
            <w:rFonts w:ascii="Times New Roman" w:hAnsi="Times New Roman" w:cs="Times New Roman"/>
          </w:rPr>
          <w:t>https://doi.org/10.1016/S0010-0277(98)00058-4</w:t>
        </w:r>
      </w:hyperlink>
      <w:r w:rsidRPr="005900CF">
        <w:rPr>
          <w:rFonts w:ascii="Times New Roman" w:hAnsi="Times New Roman" w:cs="Times New Roman"/>
        </w:rPr>
        <w:t xml:space="preserve"> </w:t>
      </w:r>
    </w:p>
    <w:p w14:paraId="4FDDC724" w14:textId="219E91D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Woodward, A. L., &amp; Sommerville, J. A. (2000). Twelve-month-old infants interpret action in context. </w:t>
      </w:r>
      <w:r w:rsidRPr="00FE58D3">
        <w:rPr>
          <w:rFonts w:ascii="Times New Roman" w:hAnsi="Times New Roman" w:cs="Times New Roman"/>
          <w:i/>
          <w:iCs/>
        </w:rPr>
        <w:t>Psychological Science</w:t>
      </w:r>
      <w:r w:rsidRPr="005900CF">
        <w:rPr>
          <w:rFonts w:ascii="Times New Roman" w:hAnsi="Times New Roman" w:cs="Times New Roman"/>
        </w:rPr>
        <w:t xml:space="preserve">, </w:t>
      </w:r>
      <w:r w:rsidRPr="003D1F71">
        <w:rPr>
          <w:rFonts w:ascii="Times New Roman" w:hAnsi="Times New Roman" w:cs="Times New Roman"/>
          <w:i/>
          <w:iCs/>
        </w:rPr>
        <w:t>11</w:t>
      </w:r>
      <w:r w:rsidRPr="005900CF">
        <w:rPr>
          <w:rFonts w:ascii="Times New Roman" w:hAnsi="Times New Roman" w:cs="Times New Roman"/>
        </w:rPr>
        <w:t xml:space="preserve">(1), 73–77. </w:t>
      </w:r>
      <w:hyperlink r:id="rId150" w:history="1">
        <w:r w:rsidRPr="00E17C00">
          <w:rPr>
            <w:rStyle w:val="Hyperlink"/>
            <w:rFonts w:ascii="Times New Roman" w:hAnsi="Times New Roman" w:cs="Times New Roman"/>
          </w:rPr>
          <w:t>https://doi.org/10.1111/1467-9280.00218</w:t>
        </w:r>
      </w:hyperlink>
    </w:p>
    <w:p w14:paraId="0A2D8533" w14:textId="0BAD6E2F"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Wynn, K. (1992). Addition and subtraction by human infants. </w:t>
      </w:r>
      <w:r w:rsidRPr="00FE58D3">
        <w:rPr>
          <w:rFonts w:ascii="Times New Roman" w:hAnsi="Times New Roman" w:cs="Times New Roman"/>
          <w:i/>
          <w:iCs/>
        </w:rPr>
        <w:t>Nature</w:t>
      </w:r>
      <w:r w:rsidRPr="005900CF">
        <w:rPr>
          <w:rFonts w:ascii="Times New Roman" w:hAnsi="Times New Roman" w:cs="Times New Roman"/>
        </w:rPr>
        <w:t xml:space="preserve">, </w:t>
      </w:r>
      <w:r w:rsidRPr="003D1F71">
        <w:rPr>
          <w:rFonts w:ascii="Times New Roman" w:hAnsi="Times New Roman" w:cs="Times New Roman"/>
          <w:i/>
          <w:iCs/>
        </w:rPr>
        <w:t>358</w:t>
      </w:r>
      <w:r w:rsidRPr="005900CF">
        <w:rPr>
          <w:rFonts w:ascii="Times New Roman" w:hAnsi="Times New Roman" w:cs="Times New Roman"/>
        </w:rPr>
        <w:t xml:space="preserve">(6389), 749–750. </w:t>
      </w:r>
      <w:hyperlink r:id="rId151" w:history="1">
        <w:r w:rsidRPr="00E17C00">
          <w:rPr>
            <w:rStyle w:val="Hyperlink"/>
            <w:rFonts w:ascii="Times New Roman" w:hAnsi="Times New Roman" w:cs="Times New Roman"/>
          </w:rPr>
          <w:t>https://doi.org/10.1038/358749a0</w:t>
        </w:r>
      </w:hyperlink>
    </w:p>
    <w:p w14:paraId="4C694646" w14:textId="4E0812E1" w:rsidR="005900CF" w:rsidRPr="005900CF" w:rsidRDefault="005900CF" w:rsidP="00353E31">
      <w:pPr>
        <w:spacing w:line="480" w:lineRule="auto"/>
        <w:ind w:hanging="720"/>
        <w:rPr>
          <w:rFonts w:ascii="Times New Roman" w:hAnsi="Times New Roman" w:cs="Times New Roman"/>
        </w:rPr>
      </w:pPr>
      <w:r w:rsidRPr="005900CF">
        <w:rPr>
          <w:rFonts w:ascii="Times New Roman" w:hAnsi="Times New Roman" w:cs="Times New Roman"/>
        </w:rPr>
        <w:t xml:space="preserve">Wynn, K. (1995). Infants possess a system of numerical knowledge. </w:t>
      </w:r>
      <w:r w:rsidRPr="00FE58D3">
        <w:rPr>
          <w:rFonts w:ascii="Times New Roman" w:hAnsi="Times New Roman" w:cs="Times New Roman"/>
          <w:i/>
          <w:iCs/>
        </w:rPr>
        <w:t>Current Directions in Psychological Science</w:t>
      </w:r>
      <w:r w:rsidRPr="005900CF">
        <w:rPr>
          <w:rFonts w:ascii="Times New Roman" w:hAnsi="Times New Roman" w:cs="Times New Roman"/>
        </w:rPr>
        <w:t xml:space="preserve">, </w:t>
      </w:r>
      <w:r w:rsidRPr="003D1F71">
        <w:rPr>
          <w:rFonts w:ascii="Times New Roman" w:hAnsi="Times New Roman" w:cs="Times New Roman"/>
          <w:i/>
          <w:iCs/>
        </w:rPr>
        <w:t>4</w:t>
      </w:r>
      <w:r w:rsidRPr="005900CF">
        <w:rPr>
          <w:rFonts w:ascii="Times New Roman" w:hAnsi="Times New Roman" w:cs="Times New Roman"/>
        </w:rPr>
        <w:t xml:space="preserve">(6), 172–177. </w:t>
      </w:r>
      <w:hyperlink r:id="rId152" w:history="1">
        <w:r w:rsidRPr="00E17C00">
          <w:rPr>
            <w:rStyle w:val="Hyperlink"/>
            <w:rFonts w:ascii="Times New Roman" w:hAnsi="Times New Roman" w:cs="Times New Roman"/>
          </w:rPr>
          <w:t>https://doi.org/10.1111/1467-8721.ep10772615</w:t>
        </w:r>
      </w:hyperlink>
      <w:ins w:id="1148" w:author="Benton, Deon" w:date="2026-06-15T16:58:00Z" w16du:dateUtc="2026-06-15T21:58:00Z">
        <w:r w:rsidR="00353E31" w:rsidRPr="005900CF" w:rsidDel="00353E31">
          <w:rPr>
            <w:rFonts w:ascii="Times New Roman" w:hAnsi="Times New Roman" w:cs="Times New Roman"/>
          </w:rPr>
          <w:t xml:space="preserve"> </w:t>
        </w:r>
      </w:ins>
    </w:p>
    <w:p w14:paraId="6E31ECAD" w14:textId="61B37069" w:rsidR="00210BB0"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Younger, B. A. (1985). The segregation of items into categories by ten-month-old infants. </w:t>
      </w:r>
      <w:r w:rsidRPr="00FE58D3">
        <w:rPr>
          <w:rFonts w:ascii="Times New Roman" w:hAnsi="Times New Roman" w:cs="Times New Roman"/>
          <w:i/>
          <w:iCs/>
        </w:rPr>
        <w:t>Child Development</w:t>
      </w:r>
      <w:r w:rsidRPr="005900CF">
        <w:rPr>
          <w:rFonts w:ascii="Times New Roman" w:hAnsi="Times New Roman" w:cs="Times New Roman"/>
        </w:rPr>
        <w:t xml:space="preserve">, </w:t>
      </w:r>
      <w:r w:rsidRPr="003D1F71">
        <w:rPr>
          <w:rFonts w:ascii="Times New Roman" w:hAnsi="Times New Roman" w:cs="Times New Roman"/>
          <w:i/>
          <w:iCs/>
        </w:rPr>
        <w:t>56</w:t>
      </w:r>
      <w:r w:rsidRPr="005900CF">
        <w:rPr>
          <w:rFonts w:ascii="Times New Roman" w:hAnsi="Times New Roman" w:cs="Times New Roman"/>
        </w:rPr>
        <w:t xml:space="preserve">(6), 1574–1583. </w:t>
      </w:r>
      <w:hyperlink r:id="rId153" w:history="1">
        <w:r w:rsidRPr="00E17C00">
          <w:rPr>
            <w:rStyle w:val="Hyperlink"/>
            <w:rFonts w:ascii="Times New Roman" w:hAnsi="Times New Roman" w:cs="Times New Roman"/>
          </w:rPr>
          <w:t>https://doi.org/10.2307/1130473</w:t>
        </w:r>
      </w:hyperlink>
    </w:p>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54"/>
      <w:headerReference w:type="first" r:id="rId15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30148" w14:textId="77777777" w:rsidR="00E924EB" w:rsidRDefault="00E924EB" w:rsidP="00391C7E">
      <w:pPr>
        <w:spacing w:after="0" w:line="240" w:lineRule="auto"/>
      </w:pPr>
      <w:r>
        <w:separator/>
      </w:r>
    </w:p>
  </w:endnote>
  <w:endnote w:type="continuationSeparator" w:id="0">
    <w:p w14:paraId="019BE955" w14:textId="77777777" w:rsidR="00E924EB" w:rsidRDefault="00E924EB"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4AE16" w14:textId="77777777" w:rsidR="00E924EB" w:rsidRDefault="00E924EB" w:rsidP="00391C7E">
      <w:pPr>
        <w:spacing w:after="0" w:line="240" w:lineRule="auto"/>
      </w:pPr>
      <w:r>
        <w:separator/>
      </w:r>
    </w:p>
  </w:footnote>
  <w:footnote w:type="continuationSeparator" w:id="0">
    <w:p w14:paraId="588DA7AB" w14:textId="77777777" w:rsidR="00E924EB" w:rsidRDefault="00E924EB" w:rsidP="00391C7E">
      <w:pPr>
        <w:spacing w:after="0" w:line="240" w:lineRule="auto"/>
      </w:pPr>
      <w:r>
        <w:continuationSeparator/>
      </w:r>
    </w:p>
  </w:footnote>
  <w:footnote w:id="1">
    <w:p w14:paraId="0CF81D02" w14:textId="77777777" w:rsidR="007942CC" w:rsidRPr="00A5503F" w:rsidRDefault="007942CC" w:rsidP="00A5503F">
      <w:pPr>
        <w:pStyle w:val="FootnoteText"/>
        <w:spacing w:line="480" w:lineRule="auto"/>
        <w:rPr>
          <w:rFonts w:ascii="Times New Roman" w:hAnsi="Times New Roman" w:cs="Times New Roman"/>
          <w:sz w:val="24"/>
          <w:szCs w:val="24"/>
        </w:rPr>
      </w:pPr>
      <w:r w:rsidRPr="00A5503F">
        <w:rPr>
          <w:rStyle w:val="FootnoteReference"/>
          <w:rFonts w:ascii="Times New Roman" w:hAnsi="Times New Roman" w:cs="Times New Roman"/>
          <w:sz w:val="24"/>
          <w:szCs w:val="24"/>
        </w:rPr>
        <w:footnoteRef/>
      </w:r>
      <w:r w:rsidRPr="00A5503F">
        <w:rPr>
          <w:rFonts w:ascii="Times New Roman" w:hAnsi="Times New Roman" w:cs="Times New Roman"/>
          <w:sz w:val="24"/>
          <w:szCs w:val="24"/>
        </w:rPr>
        <w:t xml:space="preserve"> </w:t>
      </w:r>
      <w:r w:rsidRPr="00A5503F">
        <w:rPr>
          <w:rFonts w:ascii="Times New Roman" w:eastAsia="Times New Roman" w:hAnsi="Times New Roman" w:cs="Times New Roman"/>
          <w:sz w:val="24"/>
          <w:szCs w:val="24"/>
        </w:rPr>
        <w:t xml:space="preserve">Inferential statistics were not used in the present simulations because the goal of the modeling effort was not quantitatively to fit infant looking responses or reproduce the precise magnitude of empirical effects. The goal was instead to determine whether the qualitative pattern of model responses—such as greater error to unexpected or inefficient events in some conditions but not in others—aligned with the patterns observed in infants. This emphasis on assessing whether the model’s behavior qualitatively matches that of infants is consistent with prior connectionist modeling work in the cognitive sciences (e.g., Benton, 2024; Mareschal et al., 2000; Mareschal &amp; Schultz, 1999; McClelland &amp; Thompson, 2007; Plaut &amp; Vande Velde, 2017). </w:t>
      </w:r>
    </w:p>
    <w:p w14:paraId="257D82AF" w14:textId="77777777" w:rsidR="007942CC" w:rsidRPr="009E47D6" w:rsidRDefault="007942CC" w:rsidP="00A5503F">
      <w:pPr>
        <w:pStyle w:val="FootnoteText"/>
        <w:spacing w:line="480" w:lineRule="auto"/>
        <w:rPr>
          <w:rFonts w:ascii="Times New Roman" w:hAnsi="Times New Roman" w:cs="Times New Roman"/>
          <w:sz w:val="24"/>
          <w:szCs w:val="24"/>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FA552" w14:textId="3E6BCDA4" w:rsidR="00F17F58" w:rsidRPr="00F17F58" w:rsidRDefault="00F17F58">
    <w:pPr>
      <w:pStyle w:val="Header"/>
      <w:rPr>
        <w:rFonts w:ascii="Times New Roman" w:hAnsi="Times New Roman" w:cs="Times New Roman"/>
      </w:rPr>
    </w:pPr>
    <w:r w:rsidRPr="00F17F58">
      <w:rPr>
        <w:rFonts w:ascii="Times New Roman" w:hAnsi="Times New Roman" w:cs="Times New Roman"/>
      </w:rPr>
      <w:t xml:space="preserve">Action efficiency understanding via associative learning </w:t>
    </w:r>
    <w:r w:rsidRPr="00F17F58">
      <w:rPr>
        <w:rFonts w:ascii="Times New Roman" w:hAnsi="Times New Roman" w:cs="Times New Roman"/>
      </w:rPr>
      <w:tab/>
    </w:r>
    <w:sdt>
      <w:sdtPr>
        <w:rPr>
          <w:rFonts w:ascii="Times New Roman" w:hAnsi="Times New Roman" w:cs="Times New Roman"/>
        </w:rPr>
        <w:id w:val="-26647878"/>
        <w:docPartObj>
          <w:docPartGallery w:val="Page Numbers (Top of Page)"/>
          <w:docPartUnique/>
        </w:docPartObj>
      </w:sdtPr>
      <w:sdtEndPr>
        <w:rPr>
          <w:noProof/>
        </w:rPr>
      </w:sdtEndPr>
      <w:sdtContent>
        <w:r w:rsidRPr="00F17F58">
          <w:rPr>
            <w:rFonts w:ascii="Times New Roman" w:hAnsi="Times New Roman" w:cs="Times New Roman"/>
          </w:rPr>
          <w:fldChar w:fldCharType="begin"/>
        </w:r>
        <w:r w:rsidRPr="00F17F58">
          <w:rPr>
            <w:rFonts w:ascii="Times New Roman" w:hAnsi="Times New Roman" w:cs="Times New Roman"/>
          </w:rPr>
          <w:instrText xml:space="preserve"> PAGE   \* MERGEFORMAT </w:instrText>
        </w:r>
        <w:r w:rsidRPr="00F17F58">
          <w:rPr>
            <w:rFonts w:ascii="Times New Roman" w:hAnsi="Times New Roman" w:cs="Times New Roman"/>
          </w:rPr>
          <w:fldChar w:fldCharType="separate"/>
        </w:r>
        <w:r w:rsidRPr="00F17F58">
          <w:rPr>
            <w:rFonts w:ascii="Times New Roman" w:hAnsi="Times New Roman" w:cs="Times New Roman"/>
            <w:noProof/>
          </w:rPr>
          <w:t>2</w:t>
        </w:r>
        <w:r w:rsidRPr="00F17F58">
          <w:rPr>
            <w:rFonts w:ascii="Times New Roman" w:hAnsi="Times New Roman" w:cs="Times New Roman"/>
            <w:noProof/>
          </w:rPr>
          <w:fldChar w:fldCharType="end"/>
        </w:r>
      </w:sdtContent>
    </w:sdt>
  </w:p>
  <w:p w14:paraId="0E884F9A" w14:textId="77777777" w:rsidR="00391C7E" w:rsidRPr="00F17F58"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1124F15B" w:rsidR="00391C7E" w:rsidRPr="00391C7E" w:rsidRDefault="00391C7E">
    <w:pPr>
      <w:pStyle w:val="Header"/>
      <w:rPr>
        <w:rFonts w:ascii="Times New Roman" w:hAnsi="Times New Roman" w:cs="Times New Roman"/>
      </w:rPr>
    </w:pPr>
    <w:r w:rsidRPr="00391C7E">
      <w:rPr>
        <w:rFonts w:ascii="Times New Roman" w:hAnsi="Times New Roman" w:cs="Times New Roman"/>
      </w:rPr>
      <w:t xml:space="preserve">Running head: </w:t>
    </w:r>
    <w:r w:rsidR="00791C2B">
      <w:rPr>
        <w:rFonts w:ascii="Times New Roman" w:hAnsi="Times New Roman" w:cs="Times New Roman"/>
      </w:rPr>
      <w:t>Action efficiency understanding</w:t>
    </w:r>
    <w:r w:rsidRPr="00391C7E">
      <w:rPr>
        <w:rFonts w:ascii="Times New Roman" w:hAnsi="Times New Roman" w:cs="Times New Roman"/>
      </w:rPr>
      <w:t xml:space="preserve">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77CD8"/>
    <w:multiLevelType w:val="hybridMultilevel"/>
    <w:tmpl w:val="A60A6B7C"/>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1191E"/>
    <w:multiLevelType w:val="hybridMultilevel"/>
    <w:tmpl w:val="8E166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0EF6A9C"/>
    <w:multiLevelType w:val="hybridMultilevel"/>
    <w:tmpl w:val="3092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7820844">
    <w:abstractNumId w:val="2"/>
  </w:num>
  <w:num w:numId="2" w16cid:durableId="80031146">
    <w:abstractNumId w:val="3"/>
  </w:num>
  <w:num w:numId="3" w16cid:durableId="1200121557">
    <w:abstractNumId w:val="0"/>
  </w:num>
  <w:num w:numId="4" w16cid:durableId="8076723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03E"/>
    <w:rsid w:val="00000938"/>
    <w:rsid w:val="00000952"/>
    <w:rsid w:val="000009D3"/>
    <w:rsid w:val="00000FDA"/>
    <w:rsid w:val="0000108B"/>
    <w:rsid w:val="000014B3"/>
    <w:rsid w:val="00001A99"/>
    <w:rsid w:val="00001ABA"/>
    <w:rsid w:val="00001BFB"/>
    <w:rsid w:val="00001CE7"/>
    <w:rsid w:val="00001FD5"/>
    <w:rsid w:val="000021C8"/>
    <w:rsid w:val="000027B6"/>
    <w:rsid w:val="00002CA0"/>
    <w:rsid w:val="00002DBA"/>
    <w:rsid w:val="000030F0"/>
    <w:rsid w:val="00003878"/>
    <w:rsid w:val="00003BC2"/>
    <w:rsid w:val="000041CB"/>
    <w:rsid w:val="0000436D"/>
    <w:rsid w:val="00004788"/>
    <w:rsid w:val="0000482E"/>
    <w:rsid w:val="0000495B"/>
    <w:rsid w:val="00004BB2"/>
    <w:rsid w:val="00004C83"/>
    <w:rsid w:val="00004EE8"/>
    <w:rsid w:val="00005701"/>
    <w:rsid w:val="00005907"/>
    <w:rsid w:val="000061E7"/>
    <w:rsid w:val="000064AB"/>
    <w:rsid w:val="0000707B"/>
    <w:rsid w:val="00007559"/>
    <w:rsid w:val="000079D0"/>
    <w:rsid w:val="00007D2D"/>
    <w:rsid w:val="00007F8F"/>
    <w:rsid w:val="00010286"/>
    <w:rsid w:val="0001039A"/>
    <w:rsid w:val="000107A5"/>
    <w:rsid w:val="00010A55"/>
    <w:rsid w:val="00010FC6"/>
    <w:rsid w:val="00011353"/>
    <w:rsid w:val="0001141F"/>
    <w:rsid w:val="00011DAB"/>
    <w:rsid w:val="0001243D"/>
    <w:rsid w:val="0001298D"/>
    <w:rsid w:val="00012AA5"/>
    <w:rsid w:val="00012E70"/>
    <w:rsid w:val="00013077"/>
    <w:rsid w:val="00013134"/>
    <w:rsid w:val="00013361"/>
    <w:rsid w:val="0001385A"/>
    <w:rsid w:val="00013C06"/>
    <w:rsid w:val="00013FE0"/>
    <w:rsid w:val="00014150"/>
    <w:rsid w:val="00014304"/>
    <w:rsid w:val="00014507"/>
    <w:rsid w:val="00014B0E"/>
    <w:rsid w:val="00015187"/>
    <w:rsid w:val="00015ABE"/>
    <w:rsid w:val="00015B80"/>
    <w:rsid w:val="00015D25"/>
    <w:rsid w:val="00015DDE"/>
    <w:rsid w:val="000163C0"/>
    <w:rsid w:val="00016768"/>
    <w:rsid w:val="00016948"/>
    <w:rsid w:val="00016D6C"/>
    <w:rsid w:val="00016DD5"/>
    <w:rsid w:val="0001701D"/>
    <w:rsid w:val="00017757"/>
    <w:rsid w:val="00017850"/>
    <w:rsid w:val="00017D72"/>
    <w:rsid w:val="00017DBA"/>
    <w:rsid w:val="00020260"/>
    <w:rsid w:val="00020306"/>
    <w:rsid w:val="000206B5"/>
    <w:rsid w:val="0002096B"/>
    <w:rsid w:val="00020BD2"/>
    <w:rsid w:val="00020C7A"/>
    <w:rsid w:val="00020CAF"/>
    <w:rsid w:val="0002114F"/>
    <w:rsid w:val="00021321"/>
    <w:rsid w:val="000213EE"/>
    <w:rsid w:val="00021531"/>
    <w:rsid w:val="000217C9"/>
    <w:rsid w:val="000217CF"/>
    <w:rsid w:val="00022327"/>
    <w:rsid w:val="00022546"/>
    <w:rsid w:val="000227C0"/>
    <w:rsid w:val="00022801"/>
    <w:rsid w:val="00022C46"/>
    <w:rsid w:val="00023046"/>
    <w:rsid w:val="00023160"/>
    <w:rsid w:val="00023256"/>
    <w:rsid w:val="0002338A"/>
    <w:rsid w:val="0002365D"/>
    <w:rsid w:val="00023A54"/>
    <w:rsid w:val="00023B5C"/>
    <w:rsid w:val="00023DB7"/>
    <w:rsid w:val="00023E47"/>
    <w:rsid w:val="000241BE"/>
    <w:rsid w:val="0002439A"/>
    <w:rsid w:val="000245B8"/>
    <w:rsid w:val="0002497E"/>
    <w:rsid w:val="00024F3E"/>
    <w:rsid w:val="000259E2"/>
    <w:rsid w:val="00025D02"/>
    <w:rsid w:val="00025ED5"/>
    <w:rsid w:val="00026194"/>
    <w:rsid w:val="000263C1"/>
    <w:rsid w:val="00026822"/>
    <w:rsid w:val="00026A2F"/>
    <w:rsid w:val="00026A36"/>
    <w:rsid w:val="00026BFA"/>
    <w:rsid w:val="000271FF"/>
    <w:rsid w:val="00027A15"/>
    <w:rsid w:val="00027D4F"/>
    <w:rsid w:val="00027DDD"/>
    <w:rsid w:val="00030098"/>
    <w:rsid w:val="0003069E"/>
    <w:rsid w:val="00030852"/>
    <w:rsid w:val="00030981"/>
    <w:rsid w:val="00030BE5"/>
    <w:rsid w:val="00030D29"/>
    <w:rsid w:val="00030E89"/>
    <w:rsid w:val="00031196"/>
    <w:rsid w:val="000318BC"/>
    <w:rsid w:val="0003197D"/>
    <w:rsid w:val="00031AF9"/>
    <w:rsid w:val="00031B2C"/>
    <w:rsid w:val="00031D3F"/>
    <w:rsid w:val="00031DA5"/>
    <w:rsid w:val="000323A9"/>
    <w:rsid w:val="000323C8"/>
    <w:rsid w:val="00032512"/>
    <w:rsid w:val="000326AF"/>
    <w:rsid w:val="000329CC"/>
    <w:rsid w:val="00032A25"/>
    <w:rsid w:val="00032E80"/>
    <w:rsid w:val="00032F48"/>
    <w:rsid w:val="0003320B"/>
    <w:rsid w:val="000334A7"/>
    <w:rsid w:val="00033634"/>
    <w:rsid w:val="0003467C"/>
    <w:rsid w:val="0003487B"/>
    <w:rsid w:val="00034A30"/>
    <w:rsid w:val="00034AA1"/>
    <w:rsid w:val="00034E60"/>
    <w:rsid w:val="000350E9"/>
    <w:rsid w:val="000359C1"/>
    <w:rsid w:val="00035C38"/>
    <w:rsid w:val="000361F6"/>
    <w:rsid w:val="000362C5"/>
    <w:rsid w:val="000363E9"/>
    <w:rsid w:val="000367E7"/>
    <w:rsid w:val="00036806"/>
    <w:rsid w:val="000371F1"/>
    <w:rsid w:val="000375C0"/>
    <w:rsid w:val="00037ADB"/>
    <w:rsid w:val="00037BD3"/>
    <w:rsid w:val="00037D11"/>
    <w:rsid w:val="00037EA9"/>
    <w:rsid w:val="00037ED7"/>
    <w:rsid w:val="00040656"/>
    <w:rsid w:val="0004069B"/>
    <w:rsid w:val="000407F0"/>
    <w:rsid w:val="00040898"/>
    <w:rsid w:val="000410C2"/>
    <w:rsid w:val="000412D9"/>
    <w:rsid w:val="0004140C"/>
    <w:rsid w:val="00041A6E"/>
    <w:rsid w:val="00041BC9"/>
    <w:rsid w:val="000420E6"/>
    <w:rsid w:val="000420ED"/>
    <w:rsid w:val="0004222F"/>
    <w:rsid w:val="000428C9"/>
    <w:rsid w:val="00042D8C"/>
    <w:rsid w:val="00042E17"/>
    <w:rsid w:val="0004301F"/>
    <w:rsid w:val="00043097"/>
    <w:rsid w:val="00043EC6"/>
    <w:rsid w:val="00044011"/>
    <w:rsid w:val="0004411F"/>
    <w:rsid w:val="00044152"/>
    <w:rsid w:val="00044173"/>
    <w:rsid w:val="000446CE"/>
    <w:rsid w:val="0004487E"/>
    <w:rsid w:val="0004521E"/>
    <w:rsid w:val="000455F4"/>
    <w:rsid w:val="00045DDA"/>
    <w:rsid w:val="00045F40"/>
    <w:rsid w:val="0004604C"/>
    <w:rsid w:val="000467F5"/>
    <w:rsid w:val="00046880"/>
    <w:rsid w:val="0004750E"/>
    <w:rsid w:val="000475E7"/>
    <w:rsid w:val="00047626"/>
    <w:rsid w:val="00047677"/>
    <w:rsid w:val="000476A1"/>
    <w:rsid w:val="00047E5C"/>
    <w:rsid w:val="00047ECC"/>
    <w:rsid w:val="0005005B"/>
    <w:rsid w:val="0005038D"/>
    <w:rsid w:val="00050686"/>
    <w:rsid w:val="000506B3"/>
    <w:rsid w:val="00050739"/>
    <w:rsid w:val="0005092E"/>
    <w:rsid w:val="00050A8A"/>
    <w:rsid w:val="00050DB2"/>
    <w:rsid w:val="000512B7"/>
    <w:rsid w:val="000513F9"/>
    <w:rsid w:val="00051561"/>
    <w:rsid w:val="000520A6"/>
    <w:rsid w:val="000520AB"/>
    <w:rsid w:val="000520C5"/>
    <w:rsid w:val="0005238F"/>
    <w:rsid w:val="000523B2"/>
    <w:rsid w:val="00052891"/>
    <w:rsid w:val="00052988"/>
    <w:rsid w:val="00052C35"/>
    <w:rsid w:val="00052CF0"/>
    <w:rsid w:val="00052DF8"/>
    <w:rsid w:val="00052E0C"/>
    <w:rsid w:val="0005322D"/>
    <w:rsid w:val="000535F0"/>
    <w:rsid w:val="00053773"/>
    <w:rsid w:val="000537A9"/>
    <w:rsid w:val="00053966"/>
    <w:rsid w:val="00053B11"/>
    <w:rsid w:val="00053E3B"/>
    <w:rsid w:val="00053F70"/>
    <w:rsid w:val="00054354"/>
    <w:rsid w:val="000543D8"/>
    <w:rsid w:val="000548CD"/>
    <w:rsid w:val="00054A21"/>
    <w:rsid w:val="00054E01"/>
    <w:rsid w:val="000550B3"/>
    <w:rsid w:val="00055355"/>
    <w:rsid w:val="000553C8"/>
    <w:rsid w:val="00055448"/>
    <w:rsid w:val="0005598E"/>
    <w:rsid w:val="00055CAF"/>
    <w:rsid w:val="000560CC"/>
    <w:rsid w:val="0005658D"/>
    <w:rsid w:val="00056790"/>
    <w:rsid w:val="0005778E"/>
    <w:rsid w:val="00057FA2"/>
    <w:rsid w:val="00060065"/>
    <w:rsid w:val="000601A2"/>
    <w:rsid w:val="00060551"/>
    <w:rsid w:val="00060832"/>
    <w:rsid w:val="0006086D"/>
    <w:rsid w:val="00061107"/>
    <w:rsid w:val="00061354"/>
    <w:rsid w:val="000615BE"/>
    <w:rsid w:val="000615F6"/>
    <w:rsid w:val="00061CE4"/>
    <w:rsid w:val="00061FA1"/>
    <w:rsid w:val="00062194"/>
    <w:rsid w:val="00062B4C"/>
    <w:rsid w:val="0006396F"/>
    <w:rsid w:val="00063A23"/>
    <w:rsid w:val="00063A7C"/>
    <w:rsid w:val="00063AA1"/>
    <w:rsid w:val="00063BA5"/>
    <w:rsid w:val="00063FD5"/>
    <w:rsid w:val="00064912"/>
    <w:rsid w:val="0006493F"/>
    <w:rsid w:val="000649A1"/>
    <w:rsid w:val="000651A7"/>
    <w:rsid w:val="000651E9"/>
    <w:rsid w:val="0006578D"/>
    <w:rsid w:val="00065F35"/>
    <w:rsid w:val="000667B7"/>
    <w:rsid w:val="000678F1"/>
    <w:rsid w:val="0007013C"/>
    <w:rsid w:val="000702EB"/>
    <w:rsid w:val="000705E6"/>
    <w:rsid w:val="00070634"/>
    <w:rsid w:val="00070BBC"/>
    <w:rsid w:val="00070D7E"/>
    <w:rsid w:val="00070F13"/>
    <w:rsid w:val="00070F6C"/>
    <w:rsid w:val="00071370"/>
    <w:rsid w:val="00071508"/>
    <w:rsid w:val="0007152D"/>
    <w:rsid w:val="00071940"/>
    <w:rsid w:val="00071A55"/>
    <w:rsid w:val="00071F26"/>
    <w:rsid w:val="00072831"/>
    <w:rsid w:val="00072A47"/>
    <w:rsid w:val="0007371A"/>
    <w:rsid w:val="00073A27"/>
    <w:rsid w:val="00073E90"/>
    <w:rsid w:val="000742D7"/>
    <w:rsid w:val="000747B8"/>
    <w:rsid w:val="000755C5"/>
    <w:rsid w:val="000757D8"/>
    <w:rsid w:val="00075C51"/>
    <w:rsid w:val="0007648B"/>
    <w:rsid w:val="00076710"/>
    <w:rsid w:val="000767FC"/>
    <w:rsid w:val="00076945"/>
    <w:rsid w:val="00076987"/>
    <w:rsid w:val="00076BA6"/>
    <w:rsid w:val="00076E0D"/>
    <w:rsid w:val="000771B9"/>
    <w:rsid w:val="0007750A"/>
    <w:rsid w:val="00077880"/>
    <w:rsid w:val="00080691"/>
    <w:rsid w:val="00080943"/>
    <w:rsid w:val="00081085"/>
    <w:rsid w:val="000810FA"/>
    <w:rsid w:val="000819BC"/>
    <w:rsid w:val="00081CB1"/>
    <w:rsid w:val="00081DBF"/>
    <w:rsid w:val="0008231A"/>
    <w:rsid w:val="00082561"/>
    <w:rsid w:val="000829B9"/>
    <w:rsid w:val="000832B4"/>
    <w:rsid w:val="000835DD"/>
    <w:rsid w:val="00083C30"/>
    <w:rsid w:val="00083D9B"/>
    <w:rsid w:val="00083DB5"/>
    <w:rsid w:val="00083DC8"/>
    <w:rsid w:val="00084546"/>
    <w:rsid w:val="00084962"/>
    <w:rsid w:val="000849BF"/>
    <w:rsid w:val="000849D1"/>
    <w:rsid w:val="00084C35"/>
    <w:rsid w:val="00084DE7"/>
    <w:rsid w:val="000850EE"/>
    <w:rsid w:val="000851C0"/>
    <w:rsid w:val="00085213"/>
    <w:rsid w:val="000858E1"/>
    <w:rsid w:val="0008747D"/>
    <w:rsid w:val="000875D2"/>
    <w:rsid w:val="000875FE"/>
    <w:rsid w:val="00087AF6"/>
    <w:rsid w:val="00087B68"/>
    <w:rsid w:val="00087C36"/>
    <w:rsid w:val="00090053"/>
    <w:rsid w:val="00090C78"/>
    <w:rsid w:val="00091784"/>
    <w:rsid w:val="00091A8C"/>
    <w:rsid w:val="0009200D"/>
    <w:rsid w:val="00092D1A"/>
    <w:rsid w:val="00093050"/>
    <w:rsid w:val="000938AC"/>
    <w:rsid w:val="00093BEA"/>
    <w:rsid w:val="00093E13"/>
    <w:rsid w:val="000943B0"/>
    <w:rsid w:val="0009471E"/>
    <w:rsid w:val="00094806"/>
    <w:rsid w:val="0009483E"/>
    <w:rsid w:val="0009490B"/>
    <w:rsid w:val="00094B4D"/>
    <w:rsid w:val="00095066"/>
    <w:rsid w:val="00095223"/>
    <w:rsid w:val="00095B88"/>
    <w:rsid w:val="00095FBB"/>
    <w:rsid w:val="00095FF6"/>
    <w:rsid w:val="00096467"/>
    <w:rsid w:val="00096D37"/>
    <w:rsid w:val="00097097"/>
    <w:rsid w:val="0009709A"/>
    <w:rsid w:val="0009722A"/>
    <w:rsid w:val="000976C9"/>
    <w:rsid w:val="00097C1B"/>
    <w:rsid w:val="000A0BB0"/>
    <w:rsid w:val="000A0BE5"/>
    <w:rsid w:val="000A0E69"/>
    <w:rsid w:val="000A0EEF"/>
    <w:rsid w:val="000A1184"/>
    <w:rsid w:val="000A11B5"/>
    <w:rsid w:val="000A11D4"/>
    <w:rsid w:val="000A170D"/>
    <w:rsid w:val="000A1B95"/>
    <w:rsid w:val="000A25F1"/>
    <w:rsid w:val="000A2761"/>
    <w:rsid w:val="000A276E"/>
    <w:rsid w:val="000A29F2"/>
    <w:rsid w:val="000A317D"/>
    <w:rsid w:val="000A329B"/>
    <w:rsid w:val="000A32AC"/>
    <w:rsid w:val="000A346C"/>
    <w:rsid w:val="000A3632"/>
    <w:rsid w:val="000A3648"/>
    <w:rsid w:val="000A37B5"/>
    <w:rsid w:val="000A39BF"/>
    <w:rsid w:val="000A3A74"/>
    <w:rsid w:val="000A4069"/>
    <w:rsid w:val="000A4963"/>
    <w:rsid w:val="000A51FC"/>
    <w:rsid w:val="000A555F"/>
    <w:rsid w:val="000A58E8"/>
    <w:rsid w:val="000A599D"/>
    <w:rsid w:val="000A5F46"/>
    <w:rsid w:val="000A6421"/>
    <w:rsid w:val="000A6762"/>
    <w:rsid w:val="000A7004"/>
    <w:rsid w:val="000A7017"/>
    <w:rsid w:val="000A715B"/>
    <w:rsid w:val="000A71C1"/>
    <w:rsid w:val="000A7280"/>
    <w:rsid w:val="000A78E6"/>
    <w:rsid w:val="000A7C48"/>
    <w:rsid w:val="000A7DBF"/>
    <w:rsid w:val="000B04CD"/>
    <w:rsid w:val="000B0656"/>
    <w:rsid w:val="000B074D"/>
    <w:rsid w:val="000B08D2"/>
    <w:rsid w:val="000B0900"/>
    <w:rsid w:val="000B09DB"/>
    <w:rsid w:val="000B0B74"/>
    <w:rsid w:val="000B1763"/>
    <w:rsid w:val="000B1C1A"/>
    <w:rsid w:val="000B1F17"/>
    <w:rsid w:val="000B20EE"/>
    <w:rsid w:val="000B2703"/>
    <w:rsid w:val="000B2757"/>
    <w:rsid w:val="000B279A"/>
    <w:rsid w:val="000B286C"/>
    <w:rsid w:val="000B3129"/>
    <w:rsid w:val="000B332C"/>
    <w:rsid w:val="000B35C1"/>
    <w:rsid w:val="000B399C"/>
    <w:rsid w:val="000B3B8B"/>
    <w:rsid w:val="000B3C24"/>
    <w:rsid w:val="000B3CD1"/>
    <w:rsid w:val="000B3D55"/>
    <w:rsid w:val="000B3F0A"/>
    <w:rsid w:val="000B3FDA"/>
    <w:rsid w:val="000B4399"/>
    <w:rsid w:val="000B4DD6"/>
    <w:rsid w:val="000B4ECF"/>
    <w:rsid w:val="000B510B"/>
    <w:rsid w:val="000B5F63"/>
    <w:rsid w:val="000B60E2"/>
    <w:rsid w:val="000B6458"/>
    <w:rsid w:val="000B65F9"/>
    <w:rsid w:val="000B67D6"/>
    <w:rsid w:val="000B6CC3"/>
    <w:rsid w:val="000B6D90"/>
    <w:rsid w:val="000B7017"/>
    <w:rsid w:val="000B75DA"/>
    <w:rsid w:val="000B7DDA"/>
    <w:rsid w:val="000B7E28"/>
    <w:rsid w:val="000C07C7"/>
    <w:rsid w:val="000C0869"/>
    <w:rsid w:val="000C1789"/>
    <w:rsid w:val="000C18C9"/>
    <w:rsid w:val="000C1A3F"/>
    <w:rsid w:val="000C20B8"/>
    <w:rsid w:val="000C23C2"/>
    <w:rsid w:val="000C2552"/>
    <w:rsid w:val="000C2F81"/>
    <w:rsid w:val="000C307E"/>
    <w:rsid w:val="000C31FB"/>
    <w:rsid w:val="000C32F7"/>
    <w:rsid w:val="000C3312"/>
    <w:rsid w:val="000C33F0"/>
    <w:rsid w:val="000C3444"/>
    <w:rsid w:val="000C3566"/>
    <w:rsid w:val="000C3BCB"/>
    <w:rsid w:val="000C3E94"/>
    <w:rsid w:val="000C5400"/>
    <w:rsid w:val="000C5A1C"/>
    <w:rsid w:val="000C5ABC"/>
    <w:rsid w:val="000C649B"/>
    <w:rsid w:val="000C66BC"/>
    <w:rsid w:val="000C6870"/>
    <w:rsid w:val="000C6B58"/>
    <w:rsid w:val="000C6CBE"/>
    <w:rsid w:val="000C7475"/>
    <w:rsid w:val="000D00F9"/>
    <w:rsid w:val="000D05F9"/>
    <w:rsid w:val="000D0B1C"/>
    <w:rsid w:val="000D116A"/>
    <w:rsid w:val="000D11DB"/>
    <w:rsid w:val="000D1213"/>
    <w:rsid w:val="000D148B"/>
    <w:rsid w:val="000D15C4"/>
    <w:rsid w:val="000D1EAC"/>
    <w:rsid w:val="000D22BE"/>
    <w:rsid w:val="000D26F7"/>
    <w:rsid w:val="000D323A"/>
    <w:rsid w:val="000D3437"/>
    <w:rsid w:val="000D3453"/>
    <w:rsid w:val="000D3A92"/>
    <w:rsid w:val="000D3AB6"/>
    <w:rsid w:val="000D3AE8"/>
    <w:rsid w:val="000D3BCD"/>
    <w:rsid w:val="000D41A4"/>
    <w:rsid w:val="000D4549"/>
    <w:rsid w:val="000D45E6"/>
    <w:rsid w:val="000D4C01"/>
    <w:rsid w:val="000D4DB9"/>
    <w:rsid w:val="000D4FF3"/>
    <w:rsid w:val="000D5099"/>
    <w:rsid w:val="000D5358"/>
    <w:rsid w:val="000D5598"/>
    <w:rsid w:val="000D5B81"/>
    <w:rsid w:val="000D5F92"/>
    <w:rsid w:val="000D6324"/>
    <w:rsid w:val="000D6788"/>
    <w:rsid w:val="000D67DC"/>
    <w:rsid w:val="000D6C8E"/>
    <w:rsid w:val="000D6F1C"/>
    <w:rsid w:val="000D6F38"/>
    <w:rsid w:val="000D7123"/>
    <w:rsid w:val="000D7247"/>
    <w:rsid w:val="000D755C"/>
    <w:rsid w:val="000D78B4"/>
    <w:rsid w:val="000D78BD"/>
    <w:rsid w:val="000E0198"/>
    <w:rsid w:val="000E02A4"/>
    <w:rsid w:val="000E08AF"/>
    <w:rsid w:val="000E090D"/>
    <w:rsid w:val="000E0A20"/>
    <w:rsid w:val="000E0E36"/>
    <w:rsid w:val="000E0FAD"/>
    <w:rsid w:val="000E1851"/>
    <w:rsid w:val="000E2038"/>
    <w:rsid w:val="000E2DC0"/>
    <w:rsid w:val="000E2FF9"/>
    <w:rsid w:val="000E337A"/>
    <w:rsid w:val="000E3F68"/>
    <w:rsid w:val="000E4248"/>
    <w:rsid w:val="000E43E7"/>
    <w:rsid w:val="000E440C"/>
    <w:rsid w:val="000E4BA8"/>
    <w:rsid w:val="000E4F2E"/>
    <w:rsid w:val="000E4FA5"/>
    <w:rsid w:val="000E5528"/>
    <w:rsid w:val="000E5E7C"/>
    <w:rsid w:val="000E6636"/>
    <w:rsid w:val="000E6B27"/>
    <w:rsid w:val="000E700A"/>
    <w:rsid w:val="000E7279"/>
    <w:rsid w:val="000E7561"/>
    <w:rsid w:val="000E775A"/>
    <w:rsid w:val="000E7BCF"/>
    <w:rsid w:val="000E7BEC"/>
    <w:rsid w:val="000E7F18"/>
    <w:rsid w:val="000F0203"/>
    <w:rsid w:val="000F051A"/>
    <w:rsid w:val="000F06AF"/>
    <w:rsid w:val="000F0989"/>
    <w:rsid w:val="000F0F58"/>
    <w:rsid w:val="000F158C"/>
    <w:rsid w:val="000F17F6"/>
    <w:rsid w:val="000F1A90"/>
    <w:rsid w:val="000F1D20"/>
    <w:rsid w:val="000F1DD4"/>
    <w:rsid w:val="000F2337"/>
    <w:rsid w:val="000F31B9"/>
    <w:rsid w:val="000F349C"/>
    <w:rsid w:val="000F3686"/>
    <w:rsid w:val="000F390C"/>
    <w:rsid w:val="000F39BE"/>
    <w:rsid w:val="000F3AD5"/>
    <w:rsid w:val="000F3AF0"/>
    <w:rsid w:val="000F3DC9"/>
    <w:rsid w:val="000F3DEE"/>
    <w:rsid w:val="000F3F41"/>
    <w:rsid w:val="000F3F9C"/>
    <w:rsid w:val="000F43CD"/>
    <w:rsid w:val="000F4505"/>
    <w:rsid w:val="000F4507"/>
    <w:rsid w:val="000F4814"/>
    <w:rsid w:val="000F491E"/>
    <w:rsid w:val="000F4A8C"/>
    <w:rsid w:val="000F4BFC"/>
    <w:rsid w:val="000F4C77"/>
    <w:rsid w:val="000F5624"/>
    <w:rsid w:val="000F566F"/>
    <w:rsid w:val="000F5BC5"/>
    <w:rsid w:val="000F5D24"/>
    <w:rsid w:val="000F616D"/>
    <w:rsid w:val="000F65EB"/>
    <w:rsid w:val="000F6776"/>
    <w:rsid w:val="000F68C8"/>
    <w:rsid w:val="000F68EC"/>
    <w:rsid w:val="000F6EAD"/>
    <w:rsid w:val="000F6F0A"/>
    <w:rsid w:val="000F726E"/>
    <w:rsid w:val="000F7511"/>
    <w:rsid w:val="000F7618"/>
    <w:rsid w:val="000F7626"/>
    <w:rsid w:val="000F79B8"/>
    <w:rsid w:val="000F7B8C"/>
    <w:rsid w:val="000F7B9B"/>
    <w:rsid w:val="000F7CAC"/>
    <w:rsid w:val="001001BD"/>
    <w:rsid w:val="001002AB"/>
    <w:rsid w:val="0010035E"/>
    <w:rsid w:val="00100585"/>
    <w:rsid w:val="00100DFB"/>
    <w:rsid w:val="00100FC9"/>
    <w:rsid w:val="00101446"/>
    <w:rsid w:val="001014EE"/>
    <w:rsid w:val="0010189C"/>
    <w:rsid w:val="00101D73"/>
    <w:rsid w:val="00101D77"/>
    <w:rsid w:val="0010245A"/>
    <w:rsid w:val="00102C53"/>
    <w:rsid w:val="00102DDA"/>
    <w:rsid w:val="00103688"/>
    <w:rsid w:val="001039AD"/>
    <w:rsid w:val="00103DE0"/>
    <w:rsid w:val="0010402B"/>
    <w:rsid w:val="00104354"/>
    <w:rsid w:val="00104484"/>
    <w:rsid w:val="00104696"/>
    <w:rsid w:val="0010545A"/>
    <w:rsid w:val="00105831"/>
    <w:rsid w:val="00105BB1"/>
    <w:rsid w:val="00105D7B"/>
    <w:rsid w:val="00106046"/>
    <w:rsid w:val="00106100"/>
    <w:rsid w:val="00106257"/>
    <w:rsid w:val="00106471"/>
    <w:rsid w:val="00106C81"/>
    <w:rsid w:val="00106D77"/>
    <w:rsid w:val="0010728E"/>
    <w:rsid w:val="00107506"/>
    <w:rsid w:val="0010787E"/>
    <w:rsid w:val="00110272"/>
    <w:rsid w:val="0011041C"/>
    <w:rsid w:val="00110DF9"/>
    <w:rsid w:val="001110CA"/>
    <w:rsid w:val="00111142"/>
    <w:rsid w:val="00111B8C"/>
    <w:rsid w:val="00112013"/>
    <w:rsid w:val="001123AA"/>
    <w:rsid w:val="0011240F"/>
    <w:rsid w:val="00112880"/>
    <w:rsid w:val="001129C8"/>
    <w:rsid w:val="00112ABC"/>
    <w:rsid w:val="00112AF3"/>
    <w:rsid w:val="001131B2"/>
    <w:rsid w:val="00113AA3"/>
    <w:rsid w:val="00114728"/>
    <w:rsid w:val="00114C92"/>
    <w:rsid w:val="00114F18"/>
    <w:rsid w:val="00115051"/>
    <w:rsid w:val="00115675"/>
    <w:rsid w:val="001157F1"/>
    <w:rsid w:val="00115972"/>
    <w:rsid w:val="00115979"/>
    <w:rsid w:val="00115B8A"/>
    <w:rsid w:val="00115F64"/>
    <w:rsid w:val="001166DF"/>
    <w:rsid w:val="00116CFE"/>
    <w:rsid w:val="00117198"/>
    <w:rsid w:val="001178B1"/>
    <w:rsid w:val="00117A1A"/>
    <w:rsid w:val="00117AE9"/>
    <w:rsid w:val="00117FAE"/>
    <w:rsid w:val="001202EE"/>
    <w:rsid w:val="0012060D"/>
    <w:rsid w:val="00120625"/>
    <w:rsid w:val="001208F8"/>
    <w:rsid w:val="00120990"/>
    <w:rsid w:val="00120B35"/>
    <w:rsid w:val="00120B8F"/>
    <w:rsid w:val="00120F6F"/>
    <w:rsid w:val="0012108C"/>
    <w:rsid w:val="0012166D"/>
    <w:rsid w:val="001216D8"/>
    <w:rsid w:val="00121E0F"/>
    <w:rsid w:val="00122550"/>
    <w:rsid w:val="00122750"/>
    <w:rsid w:val="00123608"/>
    <w:rsid w:val="00123B68"/>
    <w:rsid w:val="00123CA6"/>
    <w:rsid w:val="001240EE"/>
    <w:rsid w:val="00124633"/>
    <w:rsid w:val="00124DFC"/>
    <w:rsid w:val="0012541B"/>
    <w:rsid w:val="001254C7"/>
    <w:rsid w:val="001254DE"/>
    <w:rsid w:val="00125BFD"/>
    <w:rsid w:val="00125E54"/>
    <w:rsid w:val="0012624E"/>
    <w:rsid w:val="00126879"/>
    <w:rsid w:val="001269C7"/>
    <w:rsid w:val="00126A22"/>
    <w:rsid w:val="00126B81"/>
    <w:rsid w:val="00126BA4"/>
    <w:rsid w:val="00126BC3"/>
    <w:rsid w:val="00126DED"/>
    <w:rsid w:val="00126FCB"/>
    <w:rsid w:val="001276E5"/>
    <w:rsid w:val="00127B08"/>
    <w:rsid w:val="00127C68"/>
    <w:rsid w:val="00130626"/>
    <w:rsid w:val="0013112B"/>
    <w:rsid w:val="0013169E"/>
    <w:rsid w:val="00131EFD"/>
    <w:rsid w:val="00131F9A"/>
    <w:rsid w:val="00131FB9"/>
    <w:rsid w:val="00132267"/>
    <w:rsid w:val="001324BD"/>
    <w:rsid w:val="00132755"/>
    <w:rsid w:val="001335A3"/>
    <w:rsid w:val="00133782"/>
    <w:rsid w:val="00133D2B"/>
    <w:rsid w:val="00134062"/>
    <w:rsid w:val="0013438E"/>
    <w:rsid w:val="0013468D"/>
    <w:rsid w:val="001349B0"/>
    <w:rsid w:val="00134B55"/>
    <w:rsid w:val="00134CB3"/>
    <w:rsid w:val="00136065"/>
    <w:rsid w:val="00136229"/>
    <w:rsid w:val="001366F3"/>
    <w:rsid w:val="00136774"/>
    <w:rsid w:val="00136AAF"/>
    <w:rsid w:val="00136EF5"/>
    <w:rsid w:val="00137079"/>
    <w:rsid w:val="001371E0"/>
    <w:rsid w:val="00137227"/>
    <w:rsid w:val="001372A0"/>
    <w:rsid w:val="00137B43"/>
    <w:rsid w:val="00137CA9"/>
    <w:rsid w:val="00140894"/>
    <w:rsid w:val="0014090D"/>
    <w:rsid w:val="00140E0D"/>
    <w:rsid w:val="00141275"/>
    <w:rsid w:val="001414E8"/>
    <w:rsid w:val="00141718"/>
    <w:rsid w:val="0014179B"/>
    <w:rsid w:val="00141CFE"/>
    <w:rsid w:val="0014205D"/>
    <w:rsid w:val="00142214"/>
    <w:rsid w:val="00142588"/>
    <w:rsid w:val="001426AF"/>
    <w:rsid w:val="00142ED1"/>
    <w:rsid w:val="001433CD"/>
    <w:rsid w:val="00143F51"/>
    <w:rsid w:val="001440E5"/>
    <w:rsid w:val="00144146"/>
    <w:rsid w:val="001441FF"/>
    <w:rsid w:val="00144357"/>
    <w:rsid w:val="001443CC"/>
    <w:rsid w:val="001445E1"/>
    <w:rsid w:val="00144CDB"/>
    <w:rsid w:val="00144DDE"/>
    <w:rsid w:val="001450B7"/>
    <w:rsid w:val="00145AD8"/>
    <w:rsid w:val="00146207"/>
    <w:rsid w:val="00146CE2"/>
    <w:rsid w:val="00146CEE"/>
    <w:rsid w:val="001473F6"/>
    <w:rsid w:val="00147883"/>
    <w:rsid w:val="00147C99"/>
    <w:rsid w:val="001501A4"/>
    <w:rsid w:val="00150783"/>
    <w:rsid w:val="00150907"/>
    <w:rsid w:val="001509B1"/>
    <w:rsid w:val="00150ABD"/>
    <w:rsid w:val="00150AD6"/>
    <w:rsid w:val="00150C8F"/>
    <w:rsid w:val="00151CC3"/>
    <w:rsid w:val="0015277B"/>
    <w:rsid w:val="00152D01"/>
    <w:rsid w:val="00152D65"/>
    <w:rsid w:val="00152F0D"/>
    <w:rsid w:val="00152F19"/>
    <w:rsid w:val="001534A0"/>
    <w:rsid w:val="0015353E"/>
    <w:rsid w:val="001535E1"/>
    <w:rsid w:val="00153600"/>
    <w:rsid w:val="0015363E"/>
    <w:rsid w:val="001537B7"/>
    <w:rsid w:val="00153BF3"/>
    <w:rsid w:val="001540F3"/>
    <w:rsid w:val="001547A5"/>
    <w:rsid w:val="0015486A"/>
    <w:rsid w:val="00154C31"/>
    <w:rsid w:val="0015508E"/>
    <w:rsid w:val="00155437"/>
    <w:rsid w:val="00155501"/>
    <w:rsid w:val="0015555E"/>
    <w:rsid w:val="00155706"/>
    <w:rsid w:val="001558F7"/>
    <w:rsid w:val="00155A19"/>
    <w:rsid w:val="00155D2D"/>
    <w:rsid w:val="00156205"/>
    <w:rsid w:val="001563E6"/>
    <w:rsid w:val="001565E0"/>
    <w:rsid w:val="00156837"/>
    <w:rsid w:val="00156A94"/>
    <w:rsid w:val="00156E1A"/>
    <w:rsid w:val="00156F9A"/>
    <w:rsid w:val="001572E6"/>
    <w:rsid w:val="001572EE"/>
    <w:rsid w:val="00157975"/>
    <w:rsid w:val="00157D08"/>
    <w:rsid w:val="00160239"/>
    <w:rsid w:val="00160614"/>
    <w:rsid w:val="00160829"/>
    <w:rsid w:val="00160A31"/>
    <w:rsid w:val="00160EBD"/>
    <w:rsid w:val="00161186"/>
    <w:rsid w:val="00161333"/>
    <w:rsid w:val="001613A6"/>
    <w:rsid w:val="00161441"/>
    <w:rsid w:val="001614AB"/>
    <w:rsid w:val="00161B73"/>
    <w:rsid w:val="00161BCA"/>
    <w:rsid w:val="00162040"/>
    <w:rsid w:val="0016283A"/>
    <w:rsid w:val="0016301B"/>
    <w:rsid w:val="00163335"/>
    <w:rsid w:val="00163799"/>
    <w:rsid w:val="00163E2B"/>
    <w:rsid w:val="00164313"/>
    <w:rsid w:val="00164437"/>
    <w:rsid w:val="001645F2"/>
    <w:rsid w:val="0016470F"/>
    <w:rsid w:val="001647C9"/>
    <w:rsid w:val="00164941"/>
    <w:rsid w:val="00165398"/>
    <w:rsid w:val="00165454"/>
    <w:rsid w:val="001654E4"/>
    <w:rsid w:val="00165886"/>
    <w:rsid w:val="001664C2"/>
    <w:rsid w:val="0016695E"/>
    <w:rsid w:val="00166A93"/>
    <w:rsid w:val="00166D82"/>
    <w:rsid w:val="00166E78"/>
    <w:rsid w:val="001673BB"/>
    <w:rsid w:val="00167651"/>
    <w:rsid w:val="0016771A"/>
    <w:rsid w:val="0016781E"/>
    <w:rsid w:val="00167C72"/>
    <w:rsid w:val="0017005B"/>
    <w:rsid w:val="00170603"/>
    <w:rsid w:val="0017164F"/>
    <w:rsid w:val="001716AD"/>
    <w:rsid w:val="001719A1"/>
    <w:rsid w:val="00171F6D"/>
    <w:rsid w:val="00172718"/>
    <w:rsid w:val="001728B0"/>
    <w:rsid w:val="00172FAE"/>
    <w:rsid w:val="0017340E"/>
    <w:rsid w:val="00173688"/>
    <w:rsid w:val="001736EE"/>
    <w:rsid w:val="001739DE"/>
    <w:rsid w:val="00173C36"/>
    <w:rsid w:val="00173D94"/>
    <w:rsid w:val="00174593"/>
    <w:rsid w:val="0017525B"/>
    <w:rsid w:val="001753BC"/>
    <w:rsid w:val="00175501"/>
    <w:rsid w:val="001755AE"/>
    <w:rsid w:val="00175628"/>
    <w:rsid w:val="0017590A"/>
    <w:rsid w:val="00175A63"/>
    <w:rsid w:val="0017630F"/>
    <w:rsid w:val="0017668E"/>
    <w:rsid w:val="00176FA7"/>
    <w:rsid w:val="00177191"/>
    <w:rsid w:val="00177C21"/>
    <w:rsid w:val="00177DB3"/>
    <w:rsid w:val="001804B0"/>
    <w:rsid w:val="001807FC"/>
    <w:rsid w:val="00180CFD"/>
    <w:rsid w:val="00181380"/>
    <w:rsid w:val="00181458"/>
    <w:rsid w:val="00181761"/>
    <w:rsid w:val="0018182D"/>
    <w:rsid w:val="00181ADB"/>
    <w:rsid w:val="00181E9A"/>
    <w:rsid w:val="001823A3"/>
    <w:rsid w:val="0018251F"/>
    <w:rsid w:val="00182A6D"/>
    <w:rsid w:val="00183524"/>
    <w:rsid w:val="00183560"/>
    <w:rsid w:val="00183D68"/>
    <w:rsid w:val="00183E63"/>
    <w:rsid w:val="00183E98"/>
    <w:rsid w:val="001848A9"/>
    <w:rsid w:val="00184AC3"/>
    <w:rsid w:val="00184BF8"/>
    <w:rsid w:val="00184DDD"/>
    <w:rsid w:val="001852EF"/>
    <w:rsid w:val="001855FE"/>
    <w:rsid w:val="00185AE3"/>
    <w:rsid w:val="001862B7"/>
    <w:rsid w:val="00186357"/>
    <w:rsid w:val="001863D5"/>
    <w:rsid w:val="00186442"/>
    <w:rsid w:val="001864B7"/>
    <w:rsid w:val="00186981"/>
    <w:rsid w:val="00186BE8"/>
    <w:rsid w:val="0018749A"/>
    <w:rsid w:val="00190110"/>
    <w:rsid w:val="00190AA0"/>
    <w:rsid w:val="00190D1A"/>
    <w:rsid w:val="0019193F"/>
    <w:rsid w:val="00191AB7"/>
    <w:rsid w:val="00192340"/>
    <w:rsid w:val="00192937"/>
    <w:rsid w:val="001938E6"/>
    <w:rsid w:val="00193DD6"/>
    <w:rsid w:val="0019465C"/>
    <w:rsid w:val="00194CEE"/>
    <w:rsid w:val="001950BB"/>
    <w:rsid w:val="0019511C"/>
    <w:rsid w:val="00195307"/>
    <w:rsid w:val="00195413"/>
    <w:rsid w:val="00195B5F"/>
    <w:rsid w:val="00196664"/>
    <w:rsid w:val="001966E3"/>
    <w:rsid w:val="00196750"/>
    <w:rsid w:val="0019688A"/>
    <w:rsid w:val="001968A7"/>
    <w:rsid w:val="00197051"/>
    <w:rsid w:val="00197111"/>
    <w:rsid w:val="001971A6"/>
    <w:rsid w:val="001976DC"/>
    <w:rsid w:val="00197AC8"/>
    <w:rsid w:val="00197D22"/>
    <w:rsid w:val="001A00F6"/>
    <w:rsid w:val="001A0520"/>
    <w:rsid w:val="001A0B2E"/>
    <w:rsid w:val="001A0BA8"/>
    <w:rsid w:val="001A0F8D"/>
    <w:rsid w:val="001A0FC2"/>
    <w:rsid w:val="001A16E9"/>
    <w:rsid w:val="001A2641"/>
    <w:rsid w:val="001A288F"/>
    <w:rsid w:val="001A2A1E"/>
    <w:rsid w:val="001A2E10"/>
    <w:rsid w:val="001A319B"/>
    <w:rsid w:val="001A365D"/>
    <w:rsid w:val="001A36CD"/>
    <w:rsid w:val="001A3FE9"/>
    <w:rsid w:val="001A4239"/>
    <w:rsid w:val="001A49A7"/>
    <w:rsid w:val="001A4EF4"/>
    <w:rsid w:val="001A4FBA"/>
    <w:rsid w:val="001A527E"/>
    <w:rsid w:val="001A55CE"/>
    <w:rsid w:val="001A58FE"/>
    <w:rsid w:val="001A5B1D"/>
    <w:rsid w:val="001A5B5C"/>
    <w:rsid w:val="001A5F56"/>
    <w:rsid w:val="001A6079"/>
    <w:rsid w:val="001A61AD"/>
    <w:rsid w:val="001A7034"/>
    <w:rsid w:val="001A7264"/>
    <w:rsid w:val="001A7273"/>
    <w:rsid w:val="001A7397"/>
    <w:rsid w:val="001A7930"/>
    <w:rsid w:val="001A7B4F"/>
    <w:rsid w:val="001A7F1C"/>
    <w:rsid w:val="001B01EA"/>
    <w:rsid w:val="001B02CA"/>
    <w:rsid w:val="001B02D5"/>
    <w:rsid w:val="001B034E"/>
    <w:rsid w:val="001B06BB"/>
    <w:rsid w:val="001B0A01"/>
    <w:rsid w:val="001B0D77"/>
    <w:rsid w:val="001B1023"/>
    <w:rsid w:val="001B1084"/>
    <w:rsid w:val="001B19BB"/>
    <w:rsid w:val="001B1E4E"/>
    <w:rsid w:val="001B1FAF"/>
    <w:rsid w:val="001B205C"/>
    <w:rsid w:val="001B26F5"/>
    <w:rsid w:val="001B271C"/>
    <w:rsid w:val="001B35E7"/>
    <w:rsid w:val="001B3C78"/>
    <w:rsid w:val="001B3CF6"/>
    <w:rsid w:val="001B4043"/>
    <w:rsid w:val="001B4B03"/>
    <w:rsid w:val="001B597B"/>
    <w:rsid w:val="001B5A5F"/>
    <w:rsid w:val="001B5BC6"/>
    <w:rsid w:val="001B5F01"/>
    <w:rsid w:val="001B653D"/>
    <w:rsid w:val="001B69AF"/>
    <w:rsid w:val="001B6D86"/>
    <w:rsid w:val="001B6FC4"/>
    <w:rsid w:val="001B741F"/>
    <w:rsid w:val="001B7902"/>
    <w:rsid w:val="001B7D81"/>
    <w:rsid w:val="001B7D9D"/>
    <w:rsid w:val="001C01D1"/>
    <w:rsid w:val="001C051C"/>
    <w:rsid w:val="001C0D7C"/>
    <w:rsid w:val="001C0FA8"/>
    <w:rsid w:val="001C1F09"/>
    <w:rsid w:val="001C23ED"/>
    <w:rsid w:val="001C249A"/>
    <w:rsid w:val="001C279E"/>
    <w:rsid w:val="001C27AA"/>
    <w:rsid w:val="001C2A4B"/>
    <w:rsid w:val="001C2C9D"/>
    <w:rsid w:val="001C32DA"/>
    <w:rsid w:val="001C35AE"/>
    <w:rsid w:val="001C3772"/>
    <w:rsid w:val="001C3859"/>
    <w:rsid w:val="001C3B16"/>
    <w:rsid w:val="001C3E68"/>
    <w:rsid w:val="001C3FAA"/>
    <w:rsid w:val="001C40F2"/>
    <w:rsid w:val="001C534C"/>
    <w:rsid w:val="001C53AF"/>
    <w:rsid w:val="001C53BE"/>
    <w:rsid w:val="001C584A"/>
    <w:rsid w:val="001C58CB"/>
    <w:rsid w:val="001C5B4C"/>
    <w:rsid w:val="001C6311"/>
    <w:rsid w:val="001C642A"/>
    <w:rsid w:val="001C64B7"/>
    <w:rsid w:val="001C69DD"/>
    <w:rsid w:val="001C7484"/>
    <w:rsid w:val="001C7D07"/>
    <w:rsid w:val="001C7FC6"/>
    <w:rsid w:val="001D02BD"/>
    <w:rsid w:val="001D034B"/>
    <w:rsid w:val="001D058A"/>
    <w:rsid w:val="001D05DF"/>
    <w:rsid w:val="001D0807"/>
    <w:rsid w:val="001D087E"/>
    <w:rsid w:val="001D0C1B"/>
    <w:rsid w:val="001D0C56"/>
    <w:rsid w:val="001D10B1"/>
    <w:rsid w:val="001D1299"/>
    <w:rsid w:val="001D23DE"/>
    <w:rsid w:val="001D25EC"/>
    <w:rsid w:val="001D2623"/>
    <w:rsid w:val="001D2A53"/>
    <w:rsid w:val="001D2A6B"/>
    <w:rsid w:val="001D300F"/>
    <w:rsid w:val="001D3116"/>
    <w:rsid w:val="001D3B6A"/>
    <w:rsid w:val="001D460D"/>
    <w:rsid w:val="001D4735"/>
    <w:rsid w:val="001D4936"/>
    <w:rsid w:val="001D4942"/>
    <w:rsid w:val="001D4A75"/>
    <w:rsid w:val="001D5018"/>
    <w:rsid w:val="001D5054"/>
    <w:rsid w:val="001D5278"/>
    <w:rsid w:val="001D547C"/>
    <w:rsid w:val="001D55A7"/>
    <w:rsid w:val="001D5B55"/>
    <w:rsid w:val="001D626A"/>
    <w:rsid w:val="001D6305"/>
    <w:rsid w:val="001D636F"/>
    <w:rsid w:val="001D66CF"/>
    <w:rsid w:val="001D6AD0"/>
    <w:rsid w:val="001D6CC0"/>
    <w:rsid w:val="001D6D65"/>
    <w:rsid w:val="001D6F9E"/>
    <w:rsid w:val="001D6FD0"/>
    <w:rsid w:val="001D7AB5"/>
    <w:rsid w:val="001D7DAF"/>
    <w:rsid w:val="001E02B6"/>
    <w:rsid w:val="001E05DF"/>
    <w:rsid w:val="001E0B88"/>
    <w:rsid w:val="001E0BE4"/>
    <w:rsid w:val="001E0D59"/>
    <w:rsid w:val="001E1088"/>
    <w:rsid w:val="001E15BC"/>
    <w:rsid w:val="001E1626"/>
    <w:rsid w:val="001E1C64"/>
    <w:rsid w:val="001E1E8F"/>
    <w:rsid w:val="001E2525"/>
    <w:rsid w:val="001E25E6"/>
    <w:rsid w:val="001E2730"/>
    <w:rsid w:val="001E2FFC"/>
    <w:rsid w:val="001E340B"/>
    <w:rsid w:val="001E3924"/>
    <w:rsid w:val="001E3EFD"/>
    <w:rsid w:val="001E487B"/>
    <w:rsid w:val="001E48DD"/>
    <w:rsid w:val="001E4FD6"/>
    <w:rsid w:val="001E5197"/>
    <w:rsid w:val="001E5726"/>
    <w:rsid w:val="001E5742"/>
    <w:rsid w:val="001E57AA"/>
    <w:rsid w:val="001E5A5F"/>
    <w:rsid w:val="001E68C5"/>
    <w:rsid w:val="001E6982"/>
    <w:rsid w:val="001E700D"/>
    <w:rsid w:val="001E71FB"/>
    <w:rsid w:val="001E7423"/>
    <w:rsid w:val="001E79E1"/>
    <w:rsid w:val="001E7B88"/>
    <w:rsid w:val="001E7E39"/>
    <w:rsid w:val="001E7EFE"/>
    <w:rsid w:val="001F0124"/>
    <w:rsid w:val="001F0197"/>
    <w:rsid w:val="001F02EA"/>
    <w:rsid w:val="001F04C3"/>
    <w:rsid w:val="001F0E24"/>
    <w:rsid w:val="001F0FC2"/>
    <w:rsid w:val="001F12BD"/>
    <w:rsid w:val="001F1755"/>
    <w:rsid w:val="001F182C"/>
    <w:rsid w:val="001F1A49"/>
    <w:rsid w:val="001F1CA8"/>
    <w:rsid w:val="001F1D9B"/>
    <w:rsid w:val="001F1F29"/>
    <w:rsid w:val="001F2099"/>
    <w:rsid w:val="001F213A"/>
    <w:rsid w:val="001F25E8"/>
    <w:rsid w:val="001F286B"/>
    <w:rsid w:val="001F3669"/>
    <w:rsid w:val="001F36CB"/>
    <w:rsid w:val="001F385D"/>
    <w:rsid w:val="001F3F99"/>
    <w:rsid w:val="001F3FC4"/>
    <w:rsid w:val="001F434E"/>
    <w:rsid w:val="001F44EE"/>
    <w:rsid w:val="001F4704"/>
    <w:rsid w:val="001F479C"/>
    <w:rsid w:val="001F47EC"/>
    <w:rsid w:val="001F49EB"/>
    <w:rsid w:val="001F4C8B"/>
    <w:rsid w:val="001F4D04"/>
    <w:rsid w:val="001F4EC9"/>
    <w:rsid w:val="001F5299"/>
    <w:rsid w:val="001F5919"/>
    <w:rsid w:val="001F5B9A"/>
    <w:rsid w:val="001F5CD5"/>
    <w:rsid w:val="001F5E44"/>
    <w:rsid w:val="001F5E86"/>
    <w:rsid w:val="001F61B4"/>
    <w:rsid w:val="001F6794"/>
    <w:rsid w:val="001F6D33"/>
    <w:rsid w:val="001F6DC8"/>
    <w:rsid w:val="001F6FCE"/>
    <w:rsid w:val="001F704D"/>
    <w:rsid w:val="001F7398"/>
    <w:rsid w:val="001F754E"/>
    <w:rsid w:val="001F76E9"/>
    <w:rsid w:val="0020005F"/>
    <w:rsid w:val="0020030E"/>
    <w:rsid w:val="002005D4"/>
    <w:rsid w:val="00200667"/>
    <w:rsid w:val="00200A24"/>
    <w:rsid w:val="00200CDA"/>
    <w:rsid w:val="00200D50"/>
    <w:rsid w:val="0020131C"/>
    <w:rsid w:val="00201483"/>
    <w:rsid w:val="00201990"/>
    <w:rsid w:val="00201A31"/>
    <w:rsid w:val="002024D6"/>
    <w:rsid w:val="0020276E"/>
    <w:rsid w:val="002027D9"/>
    <w:rsid w:val="00202880"/>
    <w:rsid w:val="0020291A"/>
    <w:rsid w:val="00202B5C"/>
    <w:rsid w:val="00202BB9"/>
    <w:rsid w:val="00202D35"/>
    <w:rsid w:val="00202F05"/>
    <w:rsid w:val="0020340C"/>
    <w:rsid w:val="002035BC"/>
    <w:rsid w:val="00204AAB"/>
    <w:rsid w:val="00204BE1"/>
    <w:rsid w:val="00204F2C"/>
    <w:rsid w:val="002050FA"/>
    <w:rsid w:val="0020511B"/>
    <w:rsid w:val="002052C3"/>
    <w:rsid w:val="002055D5"/>
    <w:rsid w:val="002056D1"/>
    <w:rsid w:val="002069F2"/>
    <w:rsid w:val="002069FA"/>
    <w:rsid w:val="00207271"/>
    <w:rsid w:val="00207289"/>
    <w:rsid w:val="002074F3"/>
    <w:rsid w:val="00207D09"/>
    <w:rsid w:val="00207EC8"/>
    <w:rsid w:val="00207FF5"/>
    <w:rsid w:val="002103B3"/>
    <w:rsid w:val="00210604"/>
    <w:rsid w:val="00210734"/>
    <w:rsid w:val="00210BB0"/>
    <w:rsid w:val="00210D28"/>
    <w:rsid w:val="002118CF"/>
    <w:rsid w:val="00211ACD"/>
    <w:rsid w:val="00211AD8"/>
    <w:rsid w:val="00211AF2"/>
    <w:rsid w:val="00211EAC"/>
    <w:rsid w:val="00212133"/>
    <w:rsid w:val="0021225C"/>
    <w:rsid w:val="00212270"/>
    <w:rsid w:val="002126F7"/>
    <w:rsid w:val="0021280E"/>
    <w:rsid w:val="00212940"/>
    <w:rsid w:val="00212B03"/>
    <w:rsid w:val="002136CF"/>
    <w:rsid w:val="00213F65"/>
    <w:rsid w:val="002141F4"/>
    <w:rsid w:val="00214332"/>
    <w:rsid w:val="00214AD6"/>
    <w:rsid w:val="00214CFE"/>
    <w:rsid w:val="00214F56"/>
    <w:rsid w:val="00214FCB"/>
    <w:rsid w:val="00214FE8"/>
    <w:rsid w:val="002151DB"/>
    <w:rsid w:val="0021523A"/>
    <w:rsid w:val="00215900"/>
    <w:rsid w:val="00216020"/>
    <w:rsid w:val="0021682D"/>
    <w:rsid w:val="00216B90"/>
    <w:rsid w:val="00216CFD"/>
    <w:rsid w:val="0021738E"/>
    <w:rsid w:val="00217500"/>
    <w:rsid w:val="00217A83"/>
    <w:rsid w:val="00217C7B"/>
    <w:rsid w:val="002200F1"/>
    <w:rsid w:val="002200F8"/>
    <w:rsid w:val="002204AE"/>
    <w:rsid w:val="002205EA"/>
    <w:rsid w:val="0022061A"/>
    <w:rsid w:val="00220755"/>
    <w:rsid w:val="00221437"/>
    <w:rsid w:val="00221515"/>
    <w:rsid w:val="00221A05"/>
    <w:rsid w:val="00221A84"/>
    <w:rsid w:val="00221DB1"/>
    <w:rsid w:val="0022220E"/>
    <w:rsid w:val="002225C4"/>
    <w:rsid w:val="0022270A"/>
    <w:rsid w:val="00222DF4"/>
    <w:rsid w:val="0022301C"/>
    <w:rsid w:val="0022328E"/>
    <w:rsid w:val="002235F4"/>
    <w:rsid w:val="00223A09"/>
    <w:rsid w:val="00223D51"/>
    <w:rsid w:val="00223EFC"/>
    <w:rsid w:val="00224073"/>
    <w:rsid w:val="002240E0"/>
    <w:rsid w:val="0022410E"/>
    <w:rsid w:val="002241DE"/>
    <w:rsid w:val="00224528"/>
    <w:rsid w:val="002246F3"/>
    <w:rsid w:val="0022501C"/>
    <w:rsid w:val="00225EAA"/>
    <w:rsid w:val="0022653A"/>
    <w:rsid w:val="002265B0"/>
    <w:rsid w:val="00226665"/>
    <w:rsid w:val="002267AD"/>
    <w:rsid w:val="002267D1"/>
    <w:rsid w:val="002268D7"/>
    <w:rsid w:val="00226AC2"/>
    <w:rsid w:val="00226F49"/>
    <w:rsid w:val="002277DE"/>
    <w:rsid w:val="00227861"/>
    <w:rsid w:val="002278AD"/>
    <w:rsid w:val="002279A3"/>
    <w:rsid w:val="00227C6E"/>
    <w:rsid w:val="00227ED2"/>
    <w:rsid w:val="00227F52"/>
    <w:rsid w:val="002306AB"/>
    <w:rsid w:val="002306DE"/>
    <w:rsid w:val="00230700"/>
    <w:rsid w:val="00230718"/>
    <w:rsid w:val="00230A9A"/>
    <w:rsid w:val="00230D82"/>
    <w:rsid w:val="002313A1"/>
    <w:rsid w:val="0023164D"/>
    <w:rsid w:val="002319D4"/>
    <w:rsid w:val="002322A5"/>
    <w:rsid w:val="002327B3"/>
    <w:rsid w:val="00232B68"/>
    <w:rsid w:val="00232BD9"/>
    <w:rsid w:val="00233034"/>
    <w:rsid w:val="00233897"/>
    <w:rsid w:val="00233A2D"/>
    <w:rsid w:val="00233AAE"/>
    <w:rsid w:val="00233BDD"/>
    <w:rsid w:val="00233C52"/>
    <w:rsid w:val="00233DCE"/>
    <w:rsid w:val="00233DE0"/>
    <w:rsid w:val="0023417E"/>
    <w:rsid w:val="002341FE"/>
    <w:rsid w:val="00234510"/>
    <w:rsid w:val="00234A10"/>
    <w:rsid w:val="00235E21"/>
    <w:rsid w:val="00235E44"/>
    <w:rsid w:val="0023612F"/>
    <w:rsid w:val="002361BE"/>
    <w:rsid w:val="00236819"/>
    <w:rsid w:val="00236C94"/>
    <w:rsid w:val="00237147"/>
    <w:rsid w:val="002373B3"/>
    <w:rsid w:val="002373D8"/>
    <w:rsid w:val="00237476"/>
    <w:rsid w:val="002375BF"/>
    <w:rsid w:val="00237719"/>
    <w:rsid w:val="0023774E"/>
    <w:rsid w:val="0023784B"/>
    <w:rsid w:val="00237A1E"/>
    <w:rsid w:val="002402B4"/>
    <w:rsid w:val="0024051C"/>
    <w:rsid w:val="00241352"/>
    <w:rsid w:val="00241462"/>
    <w:rsid w:val="002417FF"/>
    <w:rsid w:val="00241852"/>
    <w:rsid w:val="00241CF4"/>
    <w:rsid w:val="00241F2A"/>
    <w:rsid w:val="00241F9B"/>
    <w:rsid w:val="0024216C"/>
    <w:rsid w:val="0024232B"/>
    <w:rsid w:val="00242464"/>
    <w:rsid w:val="002424EE"/>
    <w:rsid w:val="002425DE"/>
    <w:rsid w:val="0024260C"/>
    <w:rsid w:val="00242854"/>
    <w:rsid w:val="002428A9"/>
    <w:rsid w:val="002428C0"/>
    <w:rsid w:val="00242B8C"/>
    <w:rsid w:val="00242C4E"/>
    <w:rsid w:val="00242CAE"/>
    <w:rsid w:val="00242E66"/>
    <w:rsid w:val="00242EA6"/>
    <w:rsid w:val="0024322C"/>
    <w:rsid w:val="00243955"/>
    <w:rsid w:val="00243D19"/>
    <w:rsid w:val="00243D6F"/>
    <w:rsid w:val="00243E42"/>
    <w:rsid w:val="00243F2E"/>
    <w:rsid w:val="00243F44"/>
    <w:rsid w:val="00243F95"/>
    <w:rsid w:val="00244267"/>
    <w:rsid w:val="0024434A"/>
    <w:rsid w:val="00244494"/>
    <w:rsid w:val="00244733"/>
    <w:rsid w:val="002447BC"/>
    <w:rsid w:val="00244CC6"/>
    <w:rsid w:val="002450CA"/>
    <w:rsid w:val="00245509"/>
    <w:rsid w:val="00245521"/>
    <w:rsid w:val="002455CC"/>
    <w:rsid w:val="002455E6"/>
    <w:rsid w:val="00245684"/>
    <w:rsid w:val="002456DD"/>
    <w:rsid w:val="0024591C"/>
    <w:rsid w:val="00245994"/>
    <w:rsid w:val="00245B06"/>
    <w:rsid w:val="00245D6C"/>
    <w:rsid w:val="002460C6"/>
    <w:rsid w:val="00246178"/>
    <w:rsid w:val="00246567"/>
    <w:rsid w:val="002465E9"/>
    <w:rsid w:val="00246765"/>
    <w:rsid w:val="002468ED"/>
    <w:rsid w:val="00246BFD"/>
    <w:rsid w:val="00247AB1"/>
    <w:rsid w:val="00247D78"/>
    <w:rsid w:val="002500F0"/>
    <w:rsid w:val="00250B2A"/>
    <w:rsid w:val="002518A6"/>
    <w:rsid w:val="002518C6"/>
    <w:rsid w:val="00251B62"/>
    <w:rsid w:val="00251BE8"/>
    <w:rsid w:val="00251F38"/>
    <w:rsid w:val="00252054"/>
    <w:rsid w:val="0025217C"/>
    <w:rsid w:val="002527A9"/>
    <w:rsid w:val="00252FF3"/>
    <w:rsid w:val="002531AE"/>
    <w:rsid w:val="002536DD"/>
    <w:rsid w:val="00253B02"/>
    <w:rsid w:val="00254310"/>
    <w:rsid w:val="00254C1C"/>
    <w:rsid w:val="00254EDB"/>
    <w:rsid w:val="00254FC9"/>
    <w:rsid w:val="002550E1"/>
    <w:rsid w:val="00255261"/>
    <w:rsid w:val="00255414"/>
    <w:rsid w:val="00255559"/>
    <w:rsid w:val="00255A04"/>
    <w:rsid w:val="0025617C"/>
    <w:rsid w:val="002561A3"/>
    <w:rsid w:val="002568C7"/>
    <w:rsid w:val="00256CC3"/>
    <w:rsid w:val="002575FD"/>
    <w:rsid w:val="0025765E"/>
    <w:rsid w:val="002576EE"/>
    <w:rsid w:val="002601B6"/>
    <w:rsid w:val="002609AA"/>
    <w:rsid w:val="00261000"/>
    <w:rsid w:val="00261285"/>
    <w:rsid w:val="002614CF"/>
    <w:rsid w:val="00261659"/>
    <w:rsid w:val="002616CA"/>
    <w:rsid w:val="00261D7B"/>
    <w:rsid w:val="00261DEA"/>
    <w:rsid w:val="0026200A"/>
    <w:rsid w:val="0026223F"/>
    <w:rsid w:val="0026297D"/>
    <w:rsid w:val="00262BC9"/>
    <w:rsid w:val="002630C8"/>
    <w:rsid w:val="00263271"/>
    <w:rsid w:val="00263DA5"/>
    <w:rsid w:val="0026456F"/>
    <w:rsid w:val="00264848"/>
    <w:rsid w:val="00265334"/>
    <w:rsid w:val="00265A92"/>
    <w:rsid w:val="00266050"/>
    <w:rsid w:val="0026634B"/>
    <w:rsid w:val="0026695F"/>
    <w:rsid w:val="00266A26"/>
    <w:rsid w:val="00266F42"/>
    <w:rsid w:val="00266FBB"/>
    <w:rsid w:val="0026781C"/>
    <w:rsid w:val="00270E73"/>
    <w:rsid w:val="00271083"/>
    <w:rsid w:val="0027190A"/>
    <w:rsid w:val="0027198F"/>
    <w:rsid w:val="00271F24"/>
    <w:rsid w:val="0027220C"/>
    <w:rsid w:val="00272951"/>
    <w:rsid w:val="002731B1"/>
    <w:rsid w:val="00273B30"/>
    <w:rsid w:val="00273E89"/>
    <w:rsid w:val="00273FB5"/>
    <w:rsid w:val="002744D2"/>
    <w:rsid w:val="00274863"/>
    <w:rsid w:val="00275131"/>
    <w:rsid w:val="0027524B"/>
    <w:rsid w:val="00275FC4"/>
    <w:rsid w:val="00276359"/>
    <w:rsid w:val="00276569"/>
    <w:rsid w:val="0027661B"/>
    <w:rsid w:val="0027668F"/>
    <w:rsid w:val="00276A87"/>
    <w:rsid w:val="0028026B"/>
    <w:rsid w:val="00280367"/>
    <w:rsid w:val="002806FD"/>
    <w:rsid w:val="002807A7"/>
    <w:rsid w:val="0028125D"/>
    <w:rsid w:val="00281559"/>
    <w:rsid w:val="00281DD5"/>
    <w:rsid w:val="002824DD"/>
    <w:rsid w:val="00282505"/>
    <w:rsid w:val="00282527"/>
    <w:rsid w:val="00282727"/>
    <w:rsid w:val="002827E0"/>
    <w:rsid w:val="00282A7A"/>
    <w:rsid w:val="00282BDF"/>
    <w:rsid w:val="00282C4E"/>
    <w:rsid w:val="00282D77"/>
    <w:rsid w:val="002844AC"/>
    <w:rsid w:val="0028527A"/>
    <w:rsid w:val="00285325"/>
    <w:rsid w:val="00285F58"/>
    <w:rsid w:val="00285FCE"/>
    <w:rsid w:val="002860AD"/>
    <w:rsid w:val="0028632B"/>
    <w:rsid w:val="002865C0"/>
    <w:rsid w:val="00286C0B"/>
    <w:rsid w:val="00286C99"/>
    <w:rsid w:val="00286DB1"/>
    <w:rsid w:val="00286E20"/>
    <w:rsid w:val="00286F3B"/>
    <w:rsid w:val="002873C7"/>
    <w:rsid w:val="002875F4"/>
    <w:rsid w:val="00287F77"/>
    <w:rsid w:val="0029016F"/>
    <w:rsid w:val="002907E3"/>
    <w:rsid w:val="00290A11"/>
    <w:rsid w:val="00290B5C"/>
    <w:rsid w:val="002911E8"/>
    <w:rsid w:val="002912FC"/>
    <w:rsid w:val="002913D3"/>
    <w:rsid w:val="002916CF"/>
    <w:rsid w:val="00291A4B"/>
    <w:rsid w:val="00291BB1"/>
    <w:rsid w:val="002921E1"/>
    <w:rsid w:val="002921F8"/>
    <w:rsid w:val="0029249D"/>
    <w:rsid w:val="0029288D"/>
    <w:rsid w:val="0029294F"/>
    <w:rsid w:val="00292D0E"/>
    <w:rsid w:val="002935F4"/>
    <w:rsid w:val="002936C1"/>
    <w:rsid w:val="002942A6"/>
    <w:rsid w:val="00294E89"/>
    <w:rsid w:val="00294E8B"/>
    <w:rsid w:val="00295316"/>
    <w:rsid w:val="0029581D"/>
    <w:rsid w:val="00295C36"/>
    <w:rsid w:val="00295C9E"/>
    <w:rsid w:val="00296023"/>
    <w:rsid w:val="00296148"/>
    <w:rsid w:val="00296228"/>
    <w:rsid w:val="00296443"/>
    <w:rsid w:val="00296919"/>
    <w:rsid w:val="002969FD"/>
    <w:rsid w:val="00296C85"/>
    <w:rsid w:val="00297491"/>
    <w:rsid w:val="002974C4"/>
    <w:rsid w:val="00297771"/>
    <w:rsid w:val="00297BF6"/>
    <w:rsid w:val="00297E4A"/>
    <w:rsid w:val="00297E73"/>
    <w:rsid w:val="002A0037"/>
    <w:rsid w:val="002A0405"/>
    <w:rsid w:val="002A0A35"/>
    <w:rsid w:val="002A0B8F"/>
    <w:rsid w:val="002A1166"/>
    <w:rsid w:val="002A117A"/>
    <w:rsid w:val="002A122C"/>
    <w:rsid w:val="002A17D2"/>
    <w:rsid w:val="002A18FF"/>
    <w:rsid w:val="002A1EE1"/>
    <w:rsid w:val="002A20CD"/>
    <w:rsid w:val="002A217C"/>
    <w:rsid w:val="002A2538"/>
    <w:rsid w:val="002A272A"/>
    <w:rsid w:val="002A277E"/>
    <w:rsid w:val="002A2786"/>
    <w:rsid w:val="002A2896"/>
    <w:rsid w:val="002A2EDD"/>
    <w:rsid w:val="002A3038"/>
    <w:rsid w:val="002A3067"/>
    <w:rsid w:val="002A3397"/>
    <w:rsid w:val="002A3442"/>
    <w:rsid w:val="002A3587"/>
    <w:rsid w:val="002A37DF"/>
    <w:rsid w:val="002A3A1B"/>
    <w:rsid w:val="002A3C80"/>
    <w:rsid w:val="002A3D05"/>
    <w:rsid w:val="002A3D14"/>
    <w:rsid w:val="002A40E5"/>
    <w:rsid w:val="002A46F8"/>
    <w:rsid w:val="002A49D0"/>
    <w:rsid w:val="002A4A84"/>
    <w:rsid w:val="002A4D8C"/>
    <w:rsid w:val="002A4DD0"/>
    <w:rsid w:val="002A532D"/>
    <w:rsid w:val="002A5455"/>
    <w:rsid w:val="002A557A"/>
    <w:rsid w:val="002A5A9C"/>
    <w:rsid w:val="002A5D19"/>
    <w:rsid w:val="002A5F73"/>
    <w:rsid w:val="002A693A"/>
    <w:rsid w:val="002A69C6"/>
    <w:rsid w:val="002A6E3D"/>
    <w:rsid w:val="002A6F3D"/>
    <w:rsid w:val="002A6FBF"/>
    <w:rsid w:val="002A72AC"/>
    <w:rsid w:val="002A73BF"/>
    <w:rsid w:val="002A758B"/>
    <w:rsid w:val="002A7A3D"/>
    <w:rsid w:val="002A7C4E"/>
    <w:rsid w:val="002A7C5F"/>
    <w:rsid w:val="002A7E6A"/>
    <w:rsid w:val="002B0301"/>
    <w:rsid w:val="002B039E"/>
    <w:rsid w:val="002B087E"/>
    <w:rsid w:val="002B0AE2"/>
    <w:rsid w:val="002B0BEB"/>
    <w:rsid w:val="002B0EE1"/>
    <w:rsid w:val="002B1005"/>
    <w:rsid w:val="002B12B5"/>
    <w:rsid w:val="002B12CB"/>
    <w:rsid w:val="002B13EE"/>
    <w:rsid w:val="002B1745"/>
    <w:rsid w:val="002B1DB0"/>
    <w:rsid w:val="002B2775"/>
    <w:rsid w:val="002B2A87"/>
    <w:rsid w:val="002B338A"/>
    <w:rsid w:val="002B35E9"/>
    <w:rsid w:val="002B3A31"/>
    <w:rsid w:val="002B3C35"/>
    <w:rsid w:val="002B3DC8"/>
    <w:rsid w:val="002B3E4E"/>
    <w:rsid w:val="002B4582"/>
    <w:rsid w:val="002B475E"/>
    <w:rsid w:val="002B47A7"/>
    <w:rsid w:val="002B4D83"/>
    <w:rsid w:val="002B52DA"/>
    <w:rsid w:val="002B5449"/>
    <w:rsid w:val="002B5706"/>
    <w:rsid w:val="002B58E1"/>
    <w:rsid w:val="002B5D0B"/>
    <w:rsid w:val="002B5E0A"/>
    <w:rsid w:val="002B6388"/>
    <w:rsid w:val="002B6640"/>
    <w:rsid w:val="002B6B8D"/>
    <w:rsid w:val="002B6D19"/>
    <w:rsid w:val="002B7209"/>
    <w:rsid w:val="002B739D"/>
    <w:rsid w:val="002B741A"/>
    <w:rsid w:val="002B752F"/>
    <w:rsid w:val="002B77BD"/>
    <w:rsid w:val="002B7929"/>
    <w:rsid w:val="002B7E6E"/>
    <w:rsid w:val="002B7F6C"/>
    <w:rsid w:val="002C001C"/>
    <w:rsid w:val="002C04F3"/>
    <w:rsid w:val="002C05D5"/>
    <w:rsid w:val="002C068B"/>
    <w:rsid w:val="002C0B93"/>
    <w:rsid w:val="002C108B"/>
    <w:rsid w:val="002C109E"/>
    <w:rsid w:val="002C1978"/>
    <w:rsid w:val="002C1EA7"/>
    <w:rsid w:val="002C1F03"/>
    <w:rsid w:val="002C2691"/>
    <w:rsid w:val="002C2893"/>
    <w:rsid w:val="002C2BDF"/>
    <w:rsid w:val="002C2CE9"/>
    <w:rsid w:val="002C2FA4"/>
    <w:rsid w:val="002C2FEA"/>
    <w:rsid w:val="002C3076"/>
    <w:rsid w:val="002C3761"/>
    <w:rsid w:val="002C3779"/>
    <w:rsid w:val="002C38E4"/>
    <w:rsid w:val="002C398B"/>
    <w:rsid w:val="002C3A0E"/>
    <w:rsid w:val="002C3A72"/>
    <w:rsid w:val="002C3D04"/>
    <w:rsid w:val="002C3D2A"/>
    <w:rsid w:val="002C3FF9"/>
    <w:rsid w:val="002C4837"/>
    <w:rsid w:val="002C4C55"/>
    <w:rsid w:val="002C4F63"/>
    <w:rsid w:val="002C50CE"/>
    <w:rsid w:val="002C5E91"/>
    <w:rsid w:val="002C5F74"/>
    <w:rsid w:val="002C6957"/>
    <w:rsid w:val="002C6A24"/>
    <w:rsid w:val="002C6EBF"/>
    <w:rsid w:val="002C71F4"/>
    <w:rsid w:val="002C7217"/>
    <w:rsid w:val="002C7276"/>
    <w:rsid w:val="002C73D9"/>
    <w:rsid w:val="002C7405"/>
    <w:rsid w:val="002C7767"/>
    <w:rsid w:val="002D00A1"/>
    <w:rsid w:val="002D039A"/>
    <w:rsid w:val="002D082E"/>
    <w:rsid w:val="002D0BEE"/>
    <w:rsid w:val="002D0F50"/>
    <w:rsid w:val="002D102D"/>
    <w:rsid w:val="002D1978"/>
    <w:rsid w:val="002D1BE0"/>
    <w:rsid w:val="002D1DEC"/>
    <w:rsid w:val="002D1E7F"/>
    <w:rsid w:val="002D1FB6"/>
    <w:rsid w:val="002D278F"/>
    <w:rsid w:val="002D2BA1"/>
    <w:rsid w:val="002D323D"/>
    <w:rsid w:val="002D3528"/>
    <w:rsid w:val="002D38A9"/>
    <w:rsid w:val="002D3A1B"/>
    <w:rsid w:val="002D3ADE"/>
    <w:rsid w:val="002D3EB7"/>
    <w:rsid w:val="002D3F04"/>
    <w:rsid w:val="002D40D4"/>
    <w:rsid w:val="002D4413"/>
    <w:rsid w:val="002D468C"/>
    <w:rsid w:val="002D4786"/>
    <w:rsid w:val="002D51F7"/>
    <w:rsid w:val="002D5326"/>
    <w:rsid w:val="002D53A5"/>
    <w:rsid w:val="002D55C6"/>
    <w:rsid w:val="002D5CB4"/>
    <w:rsid w:val="002D625F"/>
    <w:rsid w:val="002D6288"/>
    <w:rsid w:val="002D673B"/>
    <w:rsid w:val="002D6839"/>
    <w:rsid w:val="002D687C"/>
    <w:rsid w:val="002D6E2E"/>
    <w:rsid w:val="002D745F"/>
    <w:rsid w:val="002D7684"/>
    <w:rsid w:val="002D7708"/>
    <w:rsid w:val="002E0363"/>
    <w:rsid w:val="002E0BC3"/>
    <w:rsid w:val="002E0F5B"/>
    <w:rsid w:val="002E0FE1"/>
    <w:rsid w:val="002E13C5"/>
    <w:rsid w:val="002E142A"/>
    <w:rsid w:val="002E183C"/>
    <w:rsid w:val="002E1B07"/>
    <w:rsid w:val="002E1B46"/>
    <w:rsid w:val="002E1DAB"/>
    <w:rsid w:val="002E22B1"/>
    <w:rsid w:val="002E23C4"/>
    <w:rsid w:val="002E2BA7"/>
    <w:rsid w:val="002E379E"/>
    <w:rsid w:val="002E3A21"/>
    <w:rsid w:val="002E3F09"/>
    <w:rsid w:val="002E4060"/>
    <w:rsid w:val="002E478B"/>
    <w:rsid w:val="002E4851"/>
    <w:rsid w:val="002E509E"/>
    <w:rsid w:val="002E626C"/>
    <w:rsid w:val="002E62B9"/>
    <w:rsid w:val="002E6405"/>
    <w:rsid w:val="002E6504"/>
    <w:rsid w:val="002E6730"/>
    <w:rsid w:val="002E6851"/>
    <w:rsid w:val="002E6914"/>
    <w:rsid w:val="002E6AC1"/>
    <w:rsid w:val="002E6DC4"/>
    <w:rsid w:val="002E7429"/>
    <w:rsid w:val="002E75D6"/>
    <w:rsid w:val="002E776B"/>
    <w:rsid w:val="002E7906"/>
    <w:rsid w:val="002E7B21"/>
    <w:rsid w:val="002E7DA6"/>
    <w:rsid w:val="002F002D"/>
    <w:rsid w:val="002F0131"/>
    <w:rsid w:val="002F0216"/>
    <w:rsid w:val="002F05F8"/>
    <w:rsid w:val="002F0729"/>
    <w:rsid w:val="002F0A86"/>
    <w:rsid w:val="002F0C25"/>
    <w:rsid w:val="002F12FF"/>
    <w:rsid w:val="002F136A"/>
    <w:rsid w:val="002F17FC"/>
    <w:rsid w:val="002F295A"/>
    <w:rsid w:val="002F33A8"/>
    <w:rsid w:val="002F3C2B"/>
    <w:rsid w:val="002F3DF8"/>
    <w:rsid w:val="002F3FF3"/>
    <w:rsid w:val="002F417D"/>
    <w:rsid w:val="002F470C"/>
    <w:rsid w:val="002F47C2"/>
    <w:rsid w:val="002F4940"/>
    <w:rsid w:val="002F54DC"/>
    <w:rsid w:val="002F579C"/>
    <w:rsid w:val="002F5B13"/>
    <w:rsid w:val="002F5E1A"/>
    <w:rsid w:val="002F6238"/>
    <w:rsid w:val="002F6423"/>
    <w:rsid w:val="002F64EF"/>
    <w:rsid w:val="002F6552"/>
    <w:rsid w:val="002F6716"/>
    <w:rsid w:val="002F6A30"/>
    <w:rsid w:val="002F6C33"/>
    <w:rsid w:val="002F7452"/>
    <w:rsid w:val="003000D0"/>
    <w:rsid w:val="00300630"/>
    <w:rsid w:val="00300FD4"/>
    <w:rsid w:val="003012FF"/>
    <w:rsid w:val="0030159F"/>
    <w:rsid w:val="00301A78"/>
    <w:rsid w:val="00301DF4"/>
    <w:rsid w:val="00301EEB"/>
    <w:rsid w:val="003020DD"/>
    <w:rsid w:val="00302752"/>
    <w:rsid w:val="003027F0"/>
    <w:rsid w:val="003037C2"/>
    <w:rsid w:val="00304E99"/>
    <w:rsid w:val="00305253"/>
    <w:rsid w:val="00305822"/>
    <w:rsid w:val="003058A8"/>
    <w:rsid w:val="00305A74"/>
    <w:rsid w:val="00305B4B"/>
    <w:rsid w:val="00305CF3"/>
    <w:rsid w:val="0030629D"/>
    <w:rsid w:val="003063BD"/>
    <w:rsid w:val="003065B8"/>
    <w:rsid w:val="003065D0"/>
    <w:rsid w:val="00306C1A"/>
    <w:rsid w:val="00307604"/>
    <w:rsid w:val="00307939"/>
    <w:rsid w:val="00307A1C"/>
    <w:rsid w:val="00307F45"/>
    <w:rsid w:val="00310047"/>
    <w:rsid w:val="0031008B"/>
    <w:rsid w:val="00310140"/>
    <w:rsid w:val="003102E1"/>
    <w:rsid w:val="00310B37"/>
    <w:rsid w:val="00310B72"/>
    <w:rsid w:val="003110EA"/>
    <w:rsid w:val="00311162"/>
    <w:rsid w:val="00311337"/>
    <w:rsid w:val="00311D0F"/>
    <w:rsid w:val="003120C8"/>
    <w:rsid w:val="00312213"/>
    <w:rsid w:val="00312806"/>
    <w:rsid w:val="003128F0"/>
    <w:rsid w:val="00312DF4"/>
    <w:rsid w:val="00313295"/>
    <w:rsid w:val="0031334A"/>
    <w:rsid w:val="00313694"/>
    <w:rsid w:val="003140E2"/>
    <w:rsid w:val="003148AF"/>
    <w:rsid w:val="0031496D"/>
    <w:rsid w:val="003153B3"/>
    <w:rsid w:val="003154EC"/>
    <w:rsid w:val="00315AA6"/>
    <w:rsid w:val="00315BAF"/>
    <w:rsid w:val="0031611D"/>
    <w:rsid w:val="00316305"/>
    <w:rsid w:val="00316871"/>
    <w:rsid w:val="003168A7"/>
    <w:rsid w:val="00316A4A"/>
    <w:rsid w:val="00316C95"/>
    <w:rsid w:val="00316FB8"/>
    <w:rsid w:val="00316FCF"/>
    <w:rsid w:val="003171F9"/>
    <w:rsid w:val="0031793A"/>
    <w:rsid w:val="00317C0B"/>
    <w:rsid w:val="00320796"/>
    <w:rsid w:val="00320B51"/>
    <w:rsid w:val="00320BF1"/>
    <w:rsid w:val="00320CB7"/>
    <w:rsid w:val="00320DA0"/>
    <w:rsid w:val="00320E67"/>
    <w:rsid w:val="003218F1"/>
    <w:rsid w:val="00321D85"/>
    <w:rsid w:val="0032241B"/>
    <w:rsid w:val="003229A4"/>
    <w:rsid w:val="00322AB3"/>
    <w:rsid w:val="00322B0B"/>
    <w:rsid w:val="00322DE6"/>
    <w:rsid w:val="00322E22"/>
    <w:rsid w:val="00323197"/>
    <w:rsid w:val="0032327D"/>
    <w:rsid w:val="00323552"/>
    <w:rsid w:val="00324065"/>
    <w:rsid w:val="0032420B"/>
    <w:rsid w:val="0032485E"/>
    <w:rsid w:val="003248FE"/>
    <w:rsid w:val="00324C6A"/>
    <w:rsid w:val="00324D35"/>
    <w:rsid w:val="00325351"/>
    <w:rsid w:val="0032551E"/>
    <w:rsid w:val="0032624C"/>
    <w:rsid w:val="00326503"/>
    <w:rsid w:val="00326577"/>
    <w:rsid w:val="00326DF7"/>
    <w:rsid w:val="00326ED5"/>
    <w:rsid w:val="00327070"/>
    <w:rsid w:val="00327258"/>
    <w:rsid w:val="00327476"/>
    <w:rsid w:val="00331188"/>
    <w:rsid w:val="003314EC"/>
    <w:rsid w:val="00331765"/>
    <w:rsid w:val="0033184B"/>
    <w:rsid w:val="00331AF7"/>
    <w:rsid w:val="00331E63"/>
    <w:rsid w:val="00332406"/>
    <w:rsid w:val="00332621"/>
    <w:rsid w:val="00332BA6"/>
    <w:rsid w:val="00332DBA"/>
    <w:rsid w:val="003333A3"/>
    <w:rsid w:val="00333ACF"/>
    <w:rsid w:val="00333DF3"/>
    <w:rsid w:val="00333FB3"/>
    <w:rsid w:val="00334952"/>
    <w:rsid w:val="00334A80"/>
    <w:rsid w:val="00334B9E"/>
    <w:rsid w:val="00334F3E"/>
    <w:rsid w:val="003350D3"/>
    <w:rsid w:val="003354F7"/>
    <w:rsid w:val="0033579E"/>
    <w:rsid w:val="0033594C"/>
    <w:rsid w:val="00335A86"/>
    <w:rsid w:val="00335D3C"/>
    <w:rsid w:val="00335DE1"/>
    <w:rsid w:val="00335EFA"/>
    <w:rsid w:val="00335F59"/>
    <w:rsid w:val="003360A3"/>
    <w:rsid w:val="0033752D"/>
    <w:rsid w:val="00337846"/>
    <w:rsid w:val="00337B96"/>
    <w:rsid w:val="003400D2"/>
    <w:rsid w:val="00340214"/>
    <w:rsid w:val="00340295"/>
    <w:rsid w:val="00340373"/>
    <w:rsid w:val="00340595"/>
    <w:rsid w:val="00340C63"/>
    <w:rsid w:val="00340CFD"/>
    <w:rsid w:val="00340DB1"/>
    <w:rsid w:val="00341C38"/>
    <w:rsid w:val="00341D26"/>
    <w:rsid w:val="00342333"/>
    <w:rsid w:val="00342564"/>
    <w:rsid w:val="0034287D"/>
    <w:rsid w:val="003428D1"/>
    <w:rsid w:val="00342B65"/>
    <w:rsid w:val="00342C1C"/>
    <w:rsid w:val="00342F82"/>
    <w:rsid w:val="0034312D"/>
    <w:rsid w:val="0034456C"/>
    <w:rsid w:val="00344626"/>
    <w:rsid w:val="0034465C"/>
    <w:rsid w:val="0034473E"/>
    <w:rsid w:val="00344886"/>
    <w:rsid w:val="00345274"/>
    <w:rsid w:val="003455EB"/>
    <w:rsid w:val="0034590D"/>
    <w:rsid w:val="00345A2E"/>
    <w:rsid w:val="00345D18"/>
    <w:rsid w:val="00345E3E"/>
    <w:rsid w:val="00346967"/>
    <w:rsid w:val="00346A02"/>
    <w:rsid w:val="00346B8D"/>
    <w:rsid w:val="00346D11"/>
    <w:rsid w:val="00346D92"/>
    <w:rsid w:val="00346E1E"/>
    <w:rsid w:val="003471D4"/>
    <w:rsid w:val="00347B0E"/>
    <w:rsid w:val="00350670"/>
    <w:rsid w:val="003506EF"/>
    <w:rsid w:val="003508E3"/>
    <w:rsid w:val="00350C5C"/>
    <w:rsid w:val="00350FFB"/>
    <w:rsid w:val="0035106A"/>
    <w:rsid w:val="0035138D"/>
    <w:rsid w:val="00351A94"/>
    <w:rsid w:val="00351EF3"/>
    <w:rsid w:val="003528D6"/>
    <w:rsid w:val="00352C0F"/>
    <w:rsid w:val="00352E96"/>
    <w:rsid w:val="003534DD"/>
    <w:rsid w:val="003535ED"/>
    <w:rsid w:val="00353A69"/>
    <w:rsid w:val="00353E31"/>
    <w:rsid w:val="00354104"/>
    <w:rsid w:val="0035462D"/>
    <w:rsid w:val="00354B64"/>
    <w:rsid w:val="00354FE5"/>
    <w:rsid w:val="003554CF"/>
    <w:rsid w:val="003554E4"/>
    <w:rsid w:val="00355614"/>
    <w:rsid w:val="00355D43"/>
    <w:rsid w:val="0035651A"/>
    <w:rsid w:val="00356BDC"/>
    <w:rsid w:val="003570F8"/>
    <w:rsid w:val="003579F0"/>
    <w:rsid w:val="00357C00"/>
    <w:rsid w:val="00357D82"/>
    <w:rsid w:val="00357EBC"/>
    <w:rsid w:val="00360DC5"/>
    <w:rsid w:val="00361251"/>
    <w:rsid w:val="0036137B"/>
    <w:rsid w:val="00361582"/>
    <w:rsid w:val="00362066"/>
    <w:rsid w:val="00362392"/>
    <w:rsid w:val="003629A1"/>
    <w:rsid w:val="0036310A"/>
    <w:rsid w:val="003633B5"/>
    <w:rsid w:val="00363803"/>
    <w:rsid w:val="00363A7B"/>
    <w:rsid w:val="00363AC0"/>
    <w:rsid w:val="00363BCE"/>
    <w:rsid w:val="00364034"/>
    <w:rsid w:val="00364101"/>
    <w:rsid w:val="00364714"/>
    <w:rsid w:val="00364857"/>
    <w:rsid w:val="00364A1A"/>
    <w:rsid w:val="00364CAF"/>
    <w:rsid w:val="00364F6F"/>
    <w:rsid w:val="003654F0"/>
    <w:rsid w:val="00365724"/>
    <w:rsid w:val="0036596B"/>
    <w:rsid w:val="00365AA2"/>
    <w:rsid w:val="00365D77"/>
    <w:rsid w:val="0036601C"/>
    <w:rsid w:val="00366253"/>
    <w:rsid w:val="00366532"/>
    <w:rsid w:val="00366753"/>
    <w:rsid w:val="00366CD3"/>
    <w:rsid w:val="003673D6"/>
    <w:rsid w:val="00367775"/>
    <w:rsid w:val="00367AE5"/>
    <w:rsid w:val="00367E30"/>
    <w:rsid w:val="00367F9C"/>
    <w:rsid w:val="0037083D"/>
    <w:rsid w:val="00370A4B"/>
    <w:rsid w:val="00370A5A"/>
    <w:rsid w:val="00371051"/>
    <w:rsid w:val="003710B1"/>
    <w:rsid w:val="0037167D"/>
    <w:rsid w:val="00371EC2"/>
    <w:rsid w:val="00371F66"/>
    <w:rsid w:val="00372084"/>
    <w:rsid w:val="0037276C"/>
    <w:rsid w:val="00372BC6"/>
    <w:rsid w:val="003730F6"/>
    <w:rsid w:val="0037334F"/>
    <w:rsid w:val="00374286"/>
    <w:rsid w:val="003745B9"/>
    <w:rsid w:val="003746FE"/>
    <w:rsid w:val="00374825"/>
    <w:rsid w:val="00374AE7"/>
    <w:rsid w:val="00374C03"/>
    <w:rsid w:val="0037528A"/>
    <w:rsid w:val="003753A7"/>
    <w:rsid w:val="003754B0"/>
    <w:rsid w:val="0037590E"/>
    <w:rsid w:val="00375BEE"/>
    <w:rsid w:val="00375FBD"/>
    <w:rsid w:val="00376019"/>
    <w:rsid w:val="003764BE"/>
    <w:rsid w:val="00376A43"/>
    <w:rsid w:val="00376BBD"/>
    <w:rsid w:val="003770CF"/>
    <w:rsid w:val="003770EC"/>
    <w:rsid w:val="003773A2"/>
    <w:rsid w:val="0037753D"/>
    <w:rsid w:val="0037755C"/>
    <w:rsid w:val="003779FF"/>
    <w:rsid w:val="00377F56"/>
    <w:rsid w:val="0038048A"/>
    <w:rsid w:val="00380551"/>
    <w:rsid w:val="003805C0"/>
    <w:rsid w:val="00380A08"/>
    <w:rsid w:val="00380A25"/>
    <w:rsid w:val="00380F5B"/>
    <w:rsid w:val="003810AD"/>
    <w:rsid w:val="00381646"/>
    <w:rsid w:val="00381806"/>
    <w:rsid w:val="003818B5"/>
    <w:rsid w:val="003819AD"/>
    <w:rsid w:val="00381B79"/>
    <w:rsid w:val="003826AA"/>
    <w:rsid w:val="00382CD4"/>
    <w:rsid w:val="00382E21"/>
    <w:rsid w:val="003833DC"/>
    <w:rsid w:val="0038350E"/>
    <w:rsid w:val="003836A8"/>
    <w:rsid w:val="003836F7"/>
    <w:rsid w:val="00383A1C"/>
    <w:rsid w:val="00383A4D"/>
    <w:rsid w:val="00383E4B"/>
    <w:rsid w:val="003842A7"/>
    <w:rsid w:val="00384447"/>
    <w:rsid w:val="00385014"/>
    <w:rsid w:val="0038514B"/>
    <w:rsid w:val="003852DA"/>
    <w:rsid w:val="0038599D"/>
    <w:rsid w:val="00385A62"/>
    <w:rsid w:val="00385AC9"/>
    <w:rsid w:val="00385ADB"/>
    <w:rsid w:val="00385E42"/>
    <w:rsid w:val="003860C6"/>
    <w:rsid w:val="00386361"/>
    <w:rsid w:val="003868F5"/>
    <w:rsid w:val="0038714A"/>
    <w:rsid w:val="00387B83"/>
    <w:rsid w:val="00387DEB"/>
    <w:rsid w:val="00390195"/>
    <w:rsid w:val="0039023B"/>
    <w:rsid w:val="0039042D"/>
    <w:rsid w:val="003904CB"/>
    <w:rsid w:val="00390CFF"/>
    <w:rsid w:val="00390D27"/>
    <w:rsid w:val="00390F91"/>
    <w:rsid w:val="003916EF"/>
    <w:rsid w:val="0039195C"/>
    <w:rsid w:val="00391C7E"/>
    <w:rsid w:val="00391CD2"/>
    <w:rsid w:val="003920FC"/>
    <w:rsid w:val="00392812"/>
    <w:rsid w:val="00394185"/>
    <w:rsid w:val="003943BB"/>
    <w:rsid w:val="0039487E"/>
    <w:rsid w:val="00394891"/>
    <w:rsid w:val="00395866"/>
    <w:rsid w:val="00396028"/>
    <w:rsid w:val="003960B5"/>
    <w:rsid w:val="003962FC"/>
    <w:rsid w:val="00396E78"/>
    <w:rsid w:val="00396FCF"/>
    <w:rsid w:val="003977BC"/>
    <w:rsid w:val="00397D00"/>
    <w:rsid w:val="00397D27"/>
    <w:rsid w:val="003A0BCB"/>
    <w:rsid w:val="003A1E10"/>
    <w:rsid w:val="003A1FC6"/>
    <w:rsid w:val="003A21FB"/>
    <w:rsid w:val="003A2340"/>
    <w:rsid w:val="003A2701"/>
    <w:rsid w:val="003A291F"/>
    <w:rsid w:val="003A3080"/>
    <w:rsid w:val="003A320F"/>
    <w:rsid w:val="003A3A76"/>
    <w:rsid w:val="003A3BF0"/>
    <w:rsid w:val="003A4C4D"/>
    <w:rsid w:val="003A4D94"/>
    <w:rsid w:val="003A5184"/>
    <w:rsid w:val="003A51F4"/>
    <w:rsid w:val="003A5B59"/>
    <w:rsid w:val="003A5E67"/>
    <w:rsid w:val="003A613D"/>
    <w:rsid w:val="003A67F7"/>
    <w:rsid w:val="003A714D"/>
    <w:rsid w:val="003A7256"/>
    <w:rsid w:val="003A731B"/>
    <w:rsid w:val="003A77FD"/>
    <w:rsid w:val="003A78A1"/>
    <w:rsid w:val="003A7CC6"/>
    <w:rsid w:val="003A7DD5"/>
    <w:rsid w:val="003A7E7A"/>
    <w:rsid w:val="003B095B"/>
    <w:rsid w:val="003B0CE4"/>
    <w:rsid w:val="003B116E"/>
    <w:rsid w:val="003B1458"/>
    <w:rsid w:val="003B154E"/>
    <w:rsid w:val="003B27D8"/>
    <w:rsid w:val="003B2898"/>
    <w:rsid w:val="003B2C68"/>
    <w:rsid w:val="003B343A"/>
    <w:rsid w:val="003B35C4"/>
    <w:rsid w:val="003B36A2"/>
    <w:rsid w:val="003B3CDB"/>
    <w:rsid w:val="003B3EDF"/>
    <w:rsid w:val="003B473F"/>
    <w:rsid w:val="003B480B"/>
    <w:rsid w:val="003B5301"/>
    <w:rsid w:val="003B5A45"/>
    <w:rsid w:val="003B5CB4"/>
    <w:rsid w:val="003B6400"/>
    <w:rsid w:val="003B6663"/>
    <w:rsid w:val="003B6799"/>
    <w:rsid w:val="003B68A4"/>
    <w:rsid w:val="003B6AA8"/>
    <w:rsid w:val="003B6AAD"/>
    <w:rsid w:val="003B6FA9"/>
    <w:rsid w:val="003B70A7"/>
    <w:rsid w:val="003B7BD9"/>
    <w:rsid w:val="003B7ED1"/>
    <w:rsid w:val="003C038A"/>
    <w:rsid w:val="003C042C"/>
    <w:rsid w:val="003C0494"/>
    <w:rsid w:val="003C0B21"/>
    <w:rsid w:val="003C0D57"/>
    <w:rsid w:val="003C1182"/>
    <w:rsid w:val="003C1C65"/>
    <w:rsid w:val="003C1CC1"/>
    <w:rsid w:val="003C215A"/>
    <w:rsid w:val="003C2222"/>
    <w:rsid w:val="003C24AA"/>
    <w:rsid w:val="003C2506"/>
    <w:rsid w:val="003C2930"/>
    <w:rsid w:val="003C325C"/>
    <w:rsid w:val="003C36B5"/>
    <w:rsid w:val="003C3F81"/>
    <w:rsid w:val="003C432B"/>
    <w:rsid w:val="003C4483"/>
    <w:rsid w:val="003C45D4"/>
    <w:rsid w:val="003C4D86"/>
    <w:rsid w:val="003C5492"/>
    <w:rsid w:val="003C5831"/>
    <w:rsid w:val="003C5985"/>
    <w:rsid w:val="003C618C"/>
    <w:rsid w:val="003C61E1"/>
    <w:rsid w:val="003C63D0"/>
    <w:rsid w:val="003C67CE"/>
    <w:rsid w:val="003C6979"/>
    <w:rsid w:val="003C6AC9"/>
    <w:rsid w:val="003C6B4E"/>
    <w:rsid w:val="003C6BCE"/>
    <w:rsid w:val="003C6F0B"/>
    <w:rsid w:val="003C7E29"/>
    <w:rsid w:val="003D011B"/>
    <w:rsid w:val="003D02D8"/>
    <w:rsid w:val="003D06F6"/>
    <w:rsid w:val="003D0775"/>
    <w:rsid w:val="003D0F3D"/>
    <w:rsid w:val="003D1F71"/>
    <w:rsid w:val="003D1FBA"/>
    <w:rsid w:val="003D22A7"/>
    <w:rsid w:val="003D2474"/>
    <w:rsid w:val="003D2746"/>
    <w:rsid w:val="003D2B3B"/>
    <w:rsid w:val="003D350A"/>
    <w:rsid w:val="003D3718"/>
    <w:rsid w:val="003D3799"/>
    <w:rsid w:val="003D3C80"/>
    <w:rsid w:val="003D3D8E"/>
    <w:rsid w:val="003D401B"/>
    <w:rsid w:val="003D4119"/>
    <w:rsid w:val="003D461E"/>
    <w:rsid w:val="003D465B"/>
    <w:rsid w:val="003D48D0"/>
    <w:rsid w:val="003D4B37"/>
    <w:rsid w:val="003D4B80"/>
    <w:rsid w:val="003D4F3B"/>
    <w:rsid w:val="003D5138"/>
    <w:rsid w:val="003D5226"/>
    <w:rsid w:val="003D5994"/>
    <w:rsid w:val="003D5E26"/>
    <w:rsid w:val="003D5F2A"/>
    <w:rsid w:val="003D61E6"/>
    <w:rsid w:val="003D66EC"/>
    <w:rsid w:val="003D740D"/>
    <w:rsid w:val="003D7E19"/>
    <w:rsid w:val="003E001A"/>
    <w:rsid w:val="003E0191"/>
    <w:rsid w:val="003E02EF"/>
    <w:rsid w:val="003E05F2"/>
    <w:rsid w:val="003E0868"/>
    <w:rsid w:val="003E09D2"/>
    <w:rsid w:val="003E09E4"/>
    <w:rsid w:val="003E0A43"/>
    <w:rsid w:val="003E1183"/>
    <w:rsid w:val="003E16F0"/>
    <w:rsid w:val="003E19F0"/>
    <w:rsid w:val="003E1F01"/>
    <w:rsid w:val="003E2B47"/>
    <w:rsid w:val="003E2FC2"/>
    <w:rsid w:val="003E345B"/>
    <w:rsid w:val="003E34EA"/>
    <w:rsid w:val="003E39BF"/>
    <w:rsid w:val="003E3AE1"/>
    <w:rsid w:val="003E46D0"/>
    <w:rsid w:val="003E47F5"/>
    <w:rsid w:val="003E497A"/>
    <w:rsid w:val="003E4BC8"/>
    <w:rsid w:val="003E634A"/>
    <w:rsid w:val="003E63CE"/>
    <w:rsid w:val="003E63DC"/>
    <w:rsid w:val="003E6487"/>
    <w:rsid w:val="003E6687"/>
    <w:rsid w:val="003E68E0"/>
    <w:rsid w:val="003E6A28"/>
    <w:rsid w:val="003E6BDB"/>
    <w:rsid w:val="003E6E9E"/>
    <w:rsid w:val="003E700A"/>
    <w:rsid w:val="003E7264"/>
    <w:rsid w:val="003E737D"/>
    <w:rsid w:val="003E7461"/>
    <w:rsid w:val="003E753F"/>
    <w:rsid w:val="003E76B1"/>
    <w:rsid w:val="003E7940"/>
    <w:rsid w:val="003E7DFA"/>
    <w:rsid w:val="003F08C4"/>
    <w:rsid w:val="003F0FFD"/>
    <w:rsid w:val="003F197B"/>
    <w:rsid w:val="003F199F"/>
    <w:rsid w:val="003F1B19"/>
    <w:rsid w:val="003F1D39"/>
    <w:rsid w:val="003F1E43"/>
    <w:rsid w:val="003F258E"/>
    <w:rsid w:val="003F2A08"/>
    <w:rsid w:val="003F2BC7"/>
    <w:rsid w:val="003F2FD0"/>
    <w:rsid w:val="003F3318"/>
    <w:rsid w:val="003F334B"/>
    <w:rsid w:val="003F4043"/>
    <w:rsid w:val="003F443C"/>
    <w:rsid w:val="003F4AAC"/>
    <w:rsid w:val="003F4BFA"/>
    <w:rsid w:val="003F56CC"/>
    <w:rsid w:val="003F62C6"/>
    <w:rsid w:val="003F65E1"/>
    <w:rsid w:val="003F6836"/>
    <w:rsid w:val="003F6D39"/>
    <w:rsid w:val="003F6D4C"/>
    <w:rsid w:val="003F712B"/>
    <w:rsid w:val="003F7FD9"/>
    <w:rsid w:val="00400445"/>
    <w:rsid w:val="00400808"/>
    <w:rsid w:val="004008E2"/>
    <w:rsid w:val="004008F3"/>
    <w:rsid w:val="00400A8A"/>
    <w:rsid w:val="0040165B"/>
    <w:rsid w:val="00401890"/>
    <w:rsid w:val="00401F62"/>
    <w:rsid w:val="00402F99"/>
    <w:rsid w:val="00403BB8"/>
    <w:rsid w:val="00404147"/>
    <w:rsid w:val="004046F3"/>
    <w:rsid w:val="00404AC4"/>
    <w:rsid w:val="00404B49"/>
    <w:rsid w:val="004054B0"/>
    <w:rsid w:val="00405547"/>
    <w:rsid w:val="00405854"/>
    <w:rsid w:val="00405867"/>
    <w:rsid w:val="00405C88"/>
    <w:rsid w:val="00406085"/>
    <w:rsid w:val="004060B2"/>
    <w:rsid w:val="004062F6"/>
    <w:rsid w:val="00406364"/>
    <w:rsid w:val="004069A0"/>
    <w:rsid w:val="00406B49"/>
    <w:rsid w:val="00406F1E"/>
    <w:rsid w:val="00406FF6"/>
    <w:rsid w:val="0040758C"/>
    <w:rsid w:val="00407594"/>
    <w:rsid w:val="0040779B"/>
    <w:rsid w:val="00410053"/>
    <w:rsid w:val="00410230"/>
    <w:rsid w:val="004107DA"/>
    <w:rsid w:val="00410820"/>
    <w:rsid w:val="0041086F"/>
    <w:rsid w:val="00410A05"/>
    <w:rsid w:val="00410A13"/>
    <w:rsid w:val="00410F4D"/>
    <w:rsid w:val="00411010"/>
    <w:rsid w:val="00411887"/>
    <w:rsid w:val="004119A0"/>
    <w:rsid w:val="00411C2E"/>
    <w:rsid w:val="00411D5D"/>
    <w:rsid w:val="0041222C"/>
    <w:rsid w:val="004126A0"/>
    <w:rsid w:val="004126FD"/>
    <w:rsid w:val="004129D6"/>
    <w:rsid w:val="00413032"/>
    <w:rsid w:val="004130B2"/>
    <w:rsid w:val="00413766"/>
    <w:rsid w:val="00413771"/>
    <w:rsid w:val="00413C32"/>
    <w:rsid w:val="00413F2E"/>
    <w:rsid w:val="0041495A"/>
    <w:rsid w:val="004149D1"/>
    <w:rsid w:val="00414A73"/>
    <w:rsid w:val="00414B5B"/>
    <w:rsid w:val="00414B9A"/>
    <w:rsid w:val="00414F95"/>
    <w:rsid w:val="00415AB9"/>
    <w:rsid w:val="00416199"/>
    <w:rsid w:val="00416223"/>
    <w:rsid w:val="004166FC"/>
    <w:rsid w:val="00416748"/>
    <w:rsid w:val="00416815"/>
    <w:rsid w:val="00416936"/>
    <w:rsid w:val="00416BA1"/>
    <w:rsid w:val="00416CCC"/>
    <w:rsid w:val="0041717B"/>
    <w:rsid w:val="004172D3"/>
    <w:rsid w:val="0041758A"/>
    <w:rsid w:val="004175C1"/>
    <w:rsid w:val="004175EF"/>
    <w:rsid w:val="00417B76"/>
    <w:rsid w:val="00417C89"/>
    <w:rsid w:val="004201EB"/>
    <w:rsid w:val="004206D7"/>
    <w:rsid w:val="004208D5"/>
    <w:rsid w:val="00420AB2"/>
    <w:rsid w:val="00420E5D"/>
    <w:rsid w:val="0042242E"/>
    <w:rsid w:val="004227CF"/>
    <w:rsid w:val="004229A7"/>
    <w:rsid w:val="004229FE"/>
    <w:rsid w:val="00422A3C"/>
    <w:rsid w:val="0042308C"/>
    <w:rsid w:val="004230CA"/>
    <w:rsid w:val="004230F5"/>
    <w:rsid w:val="00423577"/>
    <w:rsid w:val="004235AE"/>
    <w:rsid w:val="004235B8"/>
    <w:rsid w:val="00423BAA"/>
    <w:rsid w:val="00423FB0"/>
    <w:rsid w:val="004248E9"/>
    <w:rsid w:val="00424FBC"/>
    <w:rsid w:val="00424FED"/>
    <w:rsid w:val="00425A80"/>
    <w:rsid w:val="00425AC5"/>
    <w:rsid w:val="0042601D"/>
    <w:rsid w:val="00426521"/>
    <w:rsid w:val="0042659C"/>
    <w:rsid w:val="00426CE7"/>
    <w:rsid w:val="004270B1"/>
    <w:rsid w:val="004271E8"/>
    <w:rsid w:val="00427608"/>
    <w:rsid w:val="004277B0"/>
    <w:rsid w:val="004277B3"/>
    <w:rsid w:val="00427ADE"/>
    <w:rsid w:val="00427E98"/>
    <w:rsid w:val="0043041E"/>
    <w:rsid w:val="00430623"/>
    <w:rsid w:val="00430703"/>
    <w:rsid w:val="00430830"/>
    <w:rsid w:val="004313E9"/>
    <w:rsid w:val="00431948"/>
    <w:rsid w:val="004319CE"/>
    <w:rsid w:val="00431A61"/>
    <w:rsid w:val="00431D46"/>
    <w:rsid w:val="00431EF5"/>
    <w:rsid w:val="00432298"/>
    <w:rsid w:val="004323AB"/>
    <w:rsid w:val="00432733"/>
    <w:rsid w:val="00432AD3"/>
    <w:rsid w:val="00432BEB"/>
    <w:rsid w:val="00432D34"/>
    <w:rsid w:val="004334FB"/>
    <w:rsid w:val="004335C0"/>
    <w:rsid w:val="004337A2"/>
    <w:rsid w:val="00433EEF"/>
    <w:rsid w:val="00433FAF"/>
    <w:rsid w:val="0043415E"/>
    <w:rsid w:val="0043463B"/>
    <w:rsid w:val="00434645"/>
    <w:rsid w:val="004347A6"/>
    <w:rsid w:val="00434A02"/>
    <w:rsid w:val="00434B4F"/>
    <w:rsid w:val="0043548D"/>
    <w:rsid w:val="00435732"/>
    <w:rsid w:val="00435AFB"/>
    <w:rsid w:val="00435C66"/>
    <w:rsid w:val="00435D60"/>
    <w:rsid w:val="00435E2A"/>
    <w:rsid w:val="004369C7"/>
    <w:rsid w:val="004373BA"/>
    <w:rsid w:val="004376DC"/>
    <w:rsid w:val="004378E5"/>
    <w:rsid w:val="004379DF"/>
    <w:rsid w:val="00437BF2"/>
    <w:rsid w:val="00437E08"/>
    <w:rsid w:val="0044000D"/>
    <w:rsid w:val="0044005B"/>
    <w:rsid w:val="004401C7"/>
    <w:rsid w:val="00440D59"/>
    <w:rsid w:val="00440E1A"/>
    <w:rsid w:val="00441141"/>
    <w:rsid w:val="00441316"/>
    <w:rsid w:val="00441421"/>
    <w:rsid w:val="004416FA"/>
    <w:rsid w:val="004419FC"/>
    <w:rsid w:val="00441A7D"/>
    <w:rsid w:val="00441FF6"/>
    <w:rsid w:val="00442495"/>
    <w:rsid w:val="00442667"/>
    <w:rsid w:val="00442816"/>
    <w:rsid w:val="00442EA0"/>
    <w:rsid w:val="004433D4"/>
    <w:rsid w:val="00443FE2"/>
    <w:rsid w:val="0044424A"/>
    <w:rsid w:val="004447FF"/>
    <w:rsid w:val="00444B2A"/>
    <w:rsid w:val="00444DAC"/>
    <w:rsid w:val="00444FD4"/>
    <w:rsid w:val="00444FE0"/>
    <w:rsid w:val="00445048"/>
    <w:rsid w:val="004450EA"/>
    <w:rsid w:val="00445430"/>
    <w:rsid w:val="00445460"/>
    <w:rsid w:val="004454B4"/>
    <w:rsid w:val="00445BF3"/>
    <w:rsid w:val="00446614"/>
    <w:rsid w:val="00446A20"/>
    <w:rsid w:val="00446D2F"/>
    <w:rsid w:val="00447183"/>
    <w:rsid w:val="004478F7"/>
    <w:rsid w:val="004479CB"/>
    <w:rsid w:val="0045041D"/>
    <w:rsid w:val="004507C2"/>
    <w:rsid w:val="00450CC0"/>
    <w:rsid w:val="00451AFF"/>
    <w:rsid w:val="00451C83"/>
    <w:rsid w:val="00452025"/>
    <w:rsid w:val="0045203F"/>
    <w:rsid w:val="004525F4"/>
    <w:rsid w:val="00452801"/>
    <w:rsid w:val="00452848"/>
    <w:rsid w:val="00452B7E"/>
    <w:rsid w:val="00452D62"/>
    <w:rsid w:val="0045370F"/>
    <w:rsid w:val="004537FC"/>
    <w:rsid w:val="00453C64"/>
    <w:rsid w:val="00454112"/>
    <w:rsid w:val="00455517"/>
    <w:rsid w:val="00455692"/>
    <w:rsid w:val="0045597B"/>
    <w:rsid w:val="00455A5B"/>
    <w:rsid w:val="00455AB0"/>
    <w:rsid w:val="00455D04"/>
    <w:rsid w:val="00456037"/>
    <w:rsid w:val="00456258"/>
    <w:rsid w:val="0045639D"/>
    <w:rsid w:val="004565E7"/>
    <w:rsid w:val="00456B28"/>
    <w:rsid w:val="00456E1C"/>
    <w:rsid w:val="0045705D"/>
    <w:rsid w:val="004573CF"/>
    <w:rsid w:val="00457B4C"/>
    <w:rsid w:val="00457BC7"/>
    <w:rsid w:val="00457D05"/>
    <w:rsid w:val="00457D74"/>
    <w:rsid w:val="0046026A"/>
    <w:rsid w:val="0046083C"/>
    <w:rsid w:val="004608D0"/>
    <w:rsid w:val="0046105A"/>
    <w:rsid w:val="00461154"/>
    <w:rsid w:val="00461A8D"/>
    <w:rsid w:val="004620C2"/>
    <w:rsid w:val="004620D0"/>
    <w:rsid w:val="0046222C"/>
    <w:rsid w:val="00462807"/>
    <w:rsid w:val="00462878"/>
    <w:rsid w:val="004628A0"/>
    <w:rsid w:val="00462C0E"/>
    <w:rsid w:val="004636A7"/>
    <w:rsid w:val="0046374F"/>
    <w:rsid w:val="00464028"/>
    <w:rsid w:val="0046412A"/>
    <w:rsid w:val="0046453A"/>
    <w:rsid w:val="004645FE"/>
    <w:rsid w:val="0046476F"/>
    <w:rsid w:val="00464C90"/>
    <w:rsid w:val="004650A1"/>
    <w:rsid w:val="004656FC"/>
    <w:rsid w:val="00465943"/>
    <w:rsid w:val="0046648B"/>
    <w:rsid w:val="00466562"/>
    <w:rsid w:val="00466B42"/>
    <w:rsid w:val="00466BE0"/>
    <w:rsid w:val="00466E24"/>
    <w:rsid w:val="00467159"/>
    <w:rsid w:val="00467261"/>
    <w:rsid w:val="00467319"/>
    <w:rsid w:val="0046765E"/>
    <w:rsid w:val="00467912"/>
    <w:rsid w:val="00467B27"/>
    <w:rsid w:val="00467EB1"/>
    <w:rsid w:val="00470240"/>
    <w:rsid w:val="0047043E"/>
    <w:rsid w:val="00470612"/>
    <w:rsid w:val="004707E2"/>
    <w:rsid w:val="00470AA1"/>
    <w:rsid w:val="00470D5C"/>
    <w:rsid w:val="0047178C"/>
    <w:rsid w:val="004717DE"/>
    <w:rsid w:val="004720BB"/>
    <w:rsid w:val="004726B4"/>
    <w:rsid w:val="00472702"/>
    <w:rsid w:val="00472971"/>
    <w:rsid w:val="00473039"/>
    <w:rsid w:val="004731A0"/>
    <w:rsid w:val="00473A62"/>
    <w:rsid w:val="00473ABC"/>
    <w:rsid w:val="00473BD2"/>
    <w:rsid w:val="00473E0E"/>
    <w:rsid w:val="004741FA"/>
    <w:rsid w:val="004743FE"/>
    <w:rsid w:val="00474633"/>
    <w:rsid w:val="00474C41"/>
    <w:rsid w:val="00474D77"/>
    <w:rsid w:val="00474D88"/>
    <w:rsid w:val="00474E38"/>
    <w:rsid w:val="00475524"/>
    <w:rsid w:val="00475880"/>
    <w:rsid w:val="00475907"/>
    <w:rsid w:val="00475A8D"/>
    <w:rsid w:val="004761CD"/>
    <w:rsid w:val="004768EE"/>
    <w:rsid w:val="00476A94"/>
    <w:rsid w:val="00476CD9"/>
    <w:rsid w:val="00476E25"/>
    <w:rsid w:val="00477C76"/>
    <w:rsid w:val="004800B5"/>
    <w:rsid w:val="00480130"/>
    <w:rsid w:val="00480291"/>
    <w:rsid w:val="00480783"/>
    <w:rsid w:val="004809DA"/>
    <w:rsid w:val="00480E70"/>
    <w:rsid w:val="00481032"/>
    <w:rsid w:val="00481068"/>
    <w:rsid w:val="004815FC"/>
    <w:rsid w:val="00481F13"/>
    <w:rsid w:val="0048221D"/>
    <w:rsid w:val="004822A8"/>
    <w:rsid w:val="00482AA0"/>
    <w:rsid w:val="00482BE5"/>
    <w:rsid w:val="00482F22"/>
    <w:rsid w:val="00483082"/>
    <w:rsid w:val="004834A9"/>
    <w:rsid w:val="00483947"/>
    <w:rsid w:val="00483DF0"/>
    <w:rsid w:val="00483E82"/>
    <w:rsid w:val="0048430D"/>
    <w:rsid w:val="004846D9"/>
    <w:rsid w:val="00484994"/>
    <w:rsid w:val="004849A1"/>
    <w:rsid w:val="00484DFA"/>
    <w:rsid w:val="00485058"/>
    <w:rsid w:val="004856B9"/>
    <w:rsid w:val="00485AEA"/>
    <w:rsid w:val="004864A3"/>
    <w:rsid w:val="0048659B"/>
    <w:rsid w:val="00486861"/>
    <w:rsid w:val="00486D75"/>
    <w:rsid w:val="00486EC4"/>
    <w:rsid w:val="00486FA4"/>
    <w:rsid w:val="00487126"/>
    <w:rsid w:val="0048749D"/>
    <w:rsid w:val="00487662"/>
    <w:rsid w:val="00487805"/>
    <w:rsid w:val="00487841"/>
    <w:rsid w:val="004878F3"/>
    <w:rsid w:val="00487D34"/>
    <w:rsid w:val="00490314"/>
    <w:rsid w:val="004903C3"/>
    <w:rsid w:val="004906F2"/>
    <w:rsid w:val="0049073F"/>
    <w:rsid w:val="00490F5B"/>
    <w:rsid w:val="004910CA"/>
    <w:rsid w:val="004910E6"/>
    <w:rsid w:val="004916FE"/>
    <w:rsid w:val="00491877"/>
    <w:rsid w:val="004919FE"/>
    <w:rsid w:val="00491A58"/>
    <w:rsid w:val="00491E6D"/>
    <w:rsid w:val="00491F3E"/>
    <w:rsid w:val="00492711"/>
    <w:rsid w:val="00492918"/>
    <w:rsid w:val="00492CB7"/>
    <w:rsid w:val="00492F56"/>
    <w:rsid w:val="0049319B"/>
    <w:rsid w:val="0049328D"/>
    <w:rsid w:val="00493A31"/>
    <w:rsid w:val="00493D23"/>
    <w:rsid w:val="004944B9"/>
    <w:rsid w:val="00494550"/>
    <w:rsid w:val="0049469B"/>
    <w:rsid w:val="00494C15"/>
    <w:rsid w:val="00494C99"/>
    <w:rsid w:val="00494CB3"/>
    <w:rsid w:val="00494DAB"/>
    <w:rsid w:val="004951EC"/>
    <w:rsid w:val="0049541C"/>
    <w:rsid w:val="004954AF"/>
    <w:rsid w:val="004958A7"/>
    <w:rsid w:val="004958D3"/>
    <w:rsid w:val="00495A2C"/>
    <w:rsid w:val="00495A8A"/>
    <w:rsid w:val="00495E0C"/>
    <w:rsid w:val="00495E68"/>
    <w:rsid w:val="00496A43"/>
    <w:rsid w:val="00496FAE"/>
    <w:rsid w:val="00497398"/>
    <w:rsid w:val="00497410"/>
    <w:rsid w:val="004979E4"/>
    <w:rsid w:val="00497AF1"/>
    <w:rsid w:val="00497C46"/>
    <w:rsid w:val="00497F11"/>
    <w:rsid w:val="00497FE5"/>
    <w:rsid w:val="004A045E"/>
    <w:rsid w:val="004A06DB"/>
    <w:rsid w:val="004A07A5"/>
    <w:rsid w:val="004A0BA0"/>
    <w:rsid w:val="004A0E45"/>
    <w:rsid w:val="004A11A4"/>
    <w:rsid w:val="004A19AB"/>
    <w:rsid w:val="004A19F0"/>
    <w:rsid w:val="004A1C93"/>
    <w:rsid w:val="004A274B"/>
    <w:rsid w:val="004A2FD3"/>
    <w:rsid w:val="004A302F"/>
    <w:rsid w:val="004A3269"/>
    <w:rsid w:val="004A32AA"/>
    <w:rsid w:val="004A34CE"/>
    <w:rsid w:val="004A3C37"/>
    <w:rsid w:val="004A3CC9"/>
    <w:rsid w:val="004A3EB5"/>
    <w:rsid w:val="004A4790"/>
    <w:rsid w:val="004A55FC"/>
    <w:rsid w:val="004A587D"/>
    <w:rsid w:val="004A5CEE"/>
    <w:rsid w:val="004A5D51"/>
    <w:rsid w:val="004A5E3E"/>
    <w:rsid w:val="004A5EA5"/>
    <w:rsid w:val="004A69E7"/>
    <w:rsid w:val="004A6E29"/>
    <w:rsid w:val="004A6F4E"/>
    <w:rsid w:val="004A732C"/>
    <w:rsid w:val="004A7C3D"/>
    <w:rsid w:val="004A7EA9"/>
    <w:rsid w:val="004B03EF"/>
    <w:rsid w:val="004B0766"/>
    <w:rsid w:val="004B09F9"/>
    <w:rsid w:val="004B1081"/>
    <w:rsid w:val="004B1270"/>
    <w:rsid w:val="004B16EB"/>
    <w:rsid w:val="004B17E0"/>
    <w:rsid w:val="004B229D"/>
    <w:rsid w:val="004B22DC"/>
    <w:rsid w:val="004B23E6"/>
    <w:rsid w:val="004B2781"/>
    <w:rsid w:val="004B2824"/>
    <w:rsid w:val="004B3357"/>
    <w:rsid w:val="004B33B3"/>
    <w:rsid w:val="004B3A73"/>
    <w:rsid w:val="004B3DF2"/>
    <w:rsid w:val="004B3DFC"/>
    <w:rsid w:val="004B3F0C"/>
    <w:rsid w:val="004B3FD6"/>
    <w:rsid w:val="004B4034"/>
    <w:rsid w:val="004B43ED"/>
    <w:rsid w:val="004B49D7"/>
    <w:rsid w:val="004B4B5F"/>
    <w:rsid w:val="004B4BDD"/>
    <w:rsid w:val="004B4CD0"/>
    <w:rsid w:val="004B4FDB"/>
    <w:rsid w:val="004B50CC"/>
    <w:rsid w:val="004B5117"/>
    <w:rsid w:val="004B5B09"/>
    <w:rsid w:val="004B5BE3"/>
    <w:rsid w:val="004B5C9D"/>
    <w:rsid w:val="004B62BF"/>
    <w:rsid w:val="004B631E"/>
    <w:rsid w:val="004B653C"/>
    <w:rsid w:val="004B658E"/>
    <w:rsid w:val="004B65E1"/>
    <w:rsid w:val="004B69BE"/>
    <w:rsid w:val="004B6B26"/>
    <w:rsid w:val="004B6C46"/>
    <w:rsid w:val="004B71F8"/>
    <w:rsid w:val="004B7234"/>
    <w:rsid w:val="004B756A"/>
    <w:rsid w:val="004B7711"/>
    <w:rsid w:val="004B7866"/>
    <w:rsid w:val="004B7974"/>
    <w:rsid w:val="004B797D"/>
    <w:rsid w:val="004B7C05"/>
    <w:rsid w:val="004C0098"/>
    <w:rsid w:val="004C00B1"/>
    <w:rsid w:val="004C011B"/>
    <w:rsid w:val="004C02D0"/>
    <w:rsid w:val="004C042A"/>
    <w:rsid w:val="004C0529"/>
    <w:rsid w:val="004C05A3"/>
    <w:rsid w:val="004C152B"/>
    <w:rsid w:val="004C15C0"/>
    <w:rsid w:val="004C165D"/>
    <w:rsid w:val="004C1755"/>
    <w:rsid w:val="004C18C3"/>
    <w:rsid w:val="004C1969"/>
    <w:rsid w:val="004C21ED"/>
    <w:rsid w:val="004C28C5"/>
    <w:rsid w:val="004C293F"/>
    <w:rsid w:val="004C2AD2"/>
    <w:rsid w:val="004C2B8E"/>
    <w:rsid w:val="004C3088"/>
    <w:rsid w:val="004C38F1"/>
    <w:rsid w:val="004C473B"/>
    <w:rsid w:val="004C47A9"/>
    <w:rsid w:val="004C48D9"/>
    <w:rsid w:val="004C4B00"/>
    <w:rsid w:val="004C4B98"/>
    <w:rsid w:val="004C4C19"/>
    <w:rsid w:val="004C4D81"/>
    <w:rsid w:val="004C4EE4"/>
    <w:rsid w:val="004C5031"/>
    <w:rsid w:val="004C5597"/>
    <w:rsid w:val="004C5792"/>
    <w:rsid w:val="004C5CBD"/>
    <w:rsid w:val="004C6440"/>
    <w:rsid w:val="004C689B"/>
    <w:rsid w:val="004C69B8"/>
    <w:rsid w:val="004C6B43"/>
    <w:rsid w:val="004C6C92"/>
    <w:rsid w:val="004C7140"/>
    <w:rsid w:val="004C7191"/>
    <w:rsid w:val="004C7227"/>
    <w:rsid w:val="004C795D"/>
    <w:rsid w:val="004C7C59"/>
    <w:rsid w:val="004C7F46"/>
    <w:rsid w:val="004D009C"/>
    <w:rsid w:val="004D0C42"/>
    <w:rsid w:val="004D1116"/>
    <w:rsid w:val="004D151D"/>
    <w:rsid w:val="004D1B3F"/>
    <w:rsid w:val="004D271B"/>
    <w:rsid w:val="004D27DA"/>
    <w:rsid w:val="004D2C27"/>
    <w:rsid w:val="004D32F5"/>
    <w:rsid w:val="004D3387"/>
    <w:rsid w:val="004D3C11"/>
    <w:rsid w:val="004D3C8A"/>
    <w:rsid w:val="004D4762"/>
    <w:rsid w:val="004D4A45"/>
    <w:rsid w:val="004D4AA5"/>
    <w:rsid w:val="004D4F4D"/>
    <w:rsid w:val="004D527A"/>
    <w:rsid w:val="004D53BE"/>
    <w:rsid w:val="004D54DA"/>
    <w:rsid w:val="004D5AD0"/>
    <w:rsid w:val="004D5D03"/>
    <w:rsid w:val="004D5F24"/>
    <w:rsid w:val="004D5FF4"/>
    <w:rsid w:val="004D60FC"/>
    <w:rsid w:val="004D6916"/>
    <w:rsid w:val="004D6B7F"/>
    <w:rsid w:val="004D6DCF"/>
    <w:rsid w:val="004D6F40"/>
    <w:rsid w:val="004D739E"/>
    <w:rsid w:val="004D74C4"/>
    <w:rsid w:val="004D74DF"/>
    <w:rsid w:val="004D7704"/>
    <w:rsid w:val="004D7A00"/>
    <w:rsid w:val="004D7CEA"/>
    <w:rsid w:val="004E0094"/>
    <w:rsid w:val="004E05F7"/>
    <w:rsid w:val="004E06C5"/>
    <w:rsid w:val="004E0FC1"/>
    <w:rsid w:val="004E1192"/>
    <w:rsid w:val="004E14BF"/>
    <w:rsid w:val="004E170A"/>
    <w:rsid w:val="004E20B8"/>
    <w:rsid w:val="004E278D"/>
    <w:rsid w:val="004E28B0"/>
    <w:rsid w:val="004E2C0A"/>
    <w:rsid w:val="004E2DED"/>
    <w:rsid w:val="004E3677"/>
    <w:rsid w:val="004E3A37"/>
    <w:rsid w:val="004E3CE1"/>
    <w:rsid w:val="004E413A"/>
    <w:rsid w:val="004E438D"/>
    <w:rsid w:val="004E4E4E"/>
    <w:rsid w:val="004E4ECA"/>
    <w:rsid w:val="004E50C5"/>
    <w:rsid w:val="004E5234"/>
    <w:rsid w:val="004E5383"/>
    <w:rsid w:val="004E5457"/>
    <w:rsid w:val="004E5558"/>
    <w:rsid w:val="004E5A80"/>
    <w:rsid w:val="004E5DB2"/>
    <w:rsid w:val="004E60B7"/>
    <w:rsid w:val="004E6186"/>
    <w:rsid w:val="004E61C0"/>
    <w:rsid w:val="004E661A"/>
    <w:rsid w:val="004E6BFF"/>
    <w:rsid w:val="004E6DB2"/>
    <w:rsid w:val="004E785B"/>
    <w:rsid w:val="004E79C4"/>
    <w:rsid w:val="004E7A82"/>
    <w:rsid w:val="004F014B"/>
    <w:rsid w:val="004F044E"/>
    <w:rsid w:val="004F0975"/>
    <w:rsid w:val="004F09AF"/>
    <w:rsid w:val="004F15D3"/>
    <w:rsid w:val="004F1972"/>
    <w:rsid w:val="004F2B4A"/>
    <w:rsid w:val="004F2F85"/>
    <w:rsid w:val="004F3228"/>
    <w:rsid w:val="004F32E8"/>
    <w:rsid w:val="004F3472"/>
    <w:rsid w:val="004F3D03"/>
    <w:rsid w:val="004F434D"/>
    <w:rsid w:val="004F4B31"/>
    <w:rsid w:val="004F4FC0"/>
    <w:rsid w:val="004F51D8"/>
    <w:rsid w:val="004F52C1"/>
    <w:rsid w:val="004F582E"/>
    <w:rsid w:val="004F5A03"/>
    <w:rsid w:val="004F5E4E"/>
    <w:rsid w:val="004F629A"/>
    <w:rsid w:val="004F62F7"/>
    <w:rsid w:val="004F6391"/>
    <w:rsid w:val="004F6440"/>
    <w:rsid w:val="004F6BF0"/>
    <w:rsid w:val="004F77A3"/>
    <w:rsid w:val="004F77B5"/>
    <w:rsid w:val="004F7ADE"/>
    <w:rsid w:val="004F7B77"/>
    <w:rsid w:val="004F7CB0"/>
    <w:rsid w:val="00500409"/>
    <w:rsid w:val="00500AC2"/>
    <w:rsid w:val="00500F56"/>
    <w:rsid w:val="00501068"/>
    <w:rsid w:val="005011EE"/>
    <w:rsid w:val="00501514"/>
    <w:rsid w:val="00501680"/>
    <w:rsid w:val="0050176B"/>
    <w:rsid w:val="00501DEA"/>
    <w:rsid w:val="00502BCA"/>
    <w:rsid w:val="00502FFA"/>
    <w:rsid w:val="005033CE"/>
    <w:rsid w:val="00503694"/>
    <w:rsid w:val="00503726"/>
    <w:rsid w:val="0050384B"/>
    <w:rsid w:val="00503A87"/>
    <w:rsid w:val="0050410C"/>
    <w:rsid w:val="00504560"/>
    <w:rsid w:val="005045E5"/>
    <w:rsid w:val="00504680"/>
    <w:rsid w:val="005046E7"/>
    <w:rsid w:val="005047DB"/>
    <w:rsid w:val="005048EE"/>
    <w:rsid w:val="00504B38"/>
    <w:rsid w:val="00505535"/>
    <w:rsid w:val="0050569B"/>
    <w:rsid w:val="0050622B"/>
    <w:rsid w:val="00506300"/>
    <w:rsid w:val="00506630"/>
    <w:rsid w:val="00506835"/>
    <w:rsid w:val="00506D12"/>
    <w:rsid w:val="0050708B"/>
    <w:rsid w:val="005070EF"/>
    <w:rsid w:val="005072F7"/>
    <w:rsid w:val="00507634"/>
    <w:rsid w:val="005076A1"/>
    <w:rsid w:val="00507A53"/>
    <w:rsid w:val="00510561"/>
    <w:rsid w:val="00510876"/>
    <w:rsid w:val="005108E7"/>
    <w:rsid w:val="00510F28"/>
    <w:rsid w:val="0051151E"/>
    <w:rsid w:val="00511B5E"/>
    <w:rsid w:val="00511E70"/>
    <w:rsid w:val="00511EFF"/>
    <w:rsid w:val="00512641"/>
    <w:rsid w:val="0051293E"/>
    <w:rsid w:val="00512B2F"/>
    <w:rsid w:val="00512C62"/>
    <w:rsid w:val="00512CFD"/>
    <w:rsid w:val="00513269"/>
    <w:rsid w:val="00513437"/>
    <w:rsid w:val="00513734"/>
    <w:rsid w:val="00513BD3"/>
    <w:rsid w:val="00513C0A"/>
    <w:rsid w:val="00513C73"/>
    <w:rsid w:val="00513F1E"/>
    <w:rsid w:val="00514921"/>
    <w:rsid w:val="00514A46"/>
    <w:rsid w:val="00514CDE"/>
    <w:rsid w:val="00515639"/>
    <w:rsid w:val="005158B9"/>
    <w:rsid w:val="00516589"/>
    <w:rsid w:val="0051699E"/>
    <w:rsid w:val="00516AC4"/>
    <w:rsid w:val="00516E10"/>
    <w:rsid w:val="00516ECF"/>
    <w:rsid w:val="005170FC"/>
    <w:rsid w:val="00517F1A"/>
    <w:rsid w:val="00517F8E"/>
    <w:rsid w:val="00520531"/>
    <w:rsid w:val="00520EAF"/>
    <w:rsid w:val="005212F4"/>
    <w:rsid w:val="00521380"/>
    <w:rsid w:val="005216B0"/>
    <w:rsid w:val="005217F5"/>
    <w:rsid w:val="00521D26"/>
    <w:rsid w:val="00522110"/>
    <w:rsid w:val="00522560"/>
    <w:rsid w:val="00522843"/>
    <w:rsid w:val="00522BE1"/>
    <w:rsid w:val="00522C66"/>
    <w:rsid w:val="00523168"/>
    <w:rsid w:val="00523624"/>
    <w:rsid w:val="00523A5A"/>
    <w:rsid w:val="00523C7B"/>
    <w:rsid w:val="0052427B"/>
    <w:rsid w:val="005244A6"/>
    <w:rsid w:val="00524642"/>
    <w:rsid w:val="0052470C"/>
    <w:rsid w:val="00524908"/>
    <w:rsid w:val="00524DCD"/>
    <w:rsid w:val="00525031"/>
    <w:rsid w:val="0052528F"/>
    <w:rsid w:val="00525589"/>
    <w:rsid w:val="00525641"/>
    <w:rsid w:val="00525BB8"/>
    <w:rsid w:val="00525C2F"/>
    <w:rsid w:val="00525F70"/>
    <w:rsid w:val="005262F7"/>
    <w:rsid w:val="005272E0"/>
    <w:rsid w:val="0052771D"/>
    <w:rsid w:val="00527B4D"/>
    <w:rsid w:val="005302CB"/>
    <w:rsid w:val="00530632"/>
    <w:rsid w:val="005307A9"/>
    <w:rsid w:val="00530B88"/>
    <w:rsid w:val="00530DF1"/>
    <w:rsid w:val="00530FCA"/>
    <w:rsid w:val="00531103"/>
    <w:rsid w:val="00531204"/>
    <w:rsid w:val="005316B4"/>
    <w:rsid w:val="005319EB"/>
    <w:rsid w:val="00532374"/>
    <w:rsid w:val="00532A6B"/>
    <w:rsid w:val="00532B85"/>
    <w:rsid w:val="00532B91"/>
    <w:rsid w:val="00532C80"/>
    <w:rsid w:val="00532E61"/>
    <w:rsid w:val="00532F73"/>
    <w:rsid w:val="005330CC"/>
    <w:rsid w:val="005335FD"/>
    <w:rsid w:val="0053378E"/>
    <w:rsid w:val="00533863"/>
    <w:rsid w:val="00533A5A"/>
    <w:rsid w:val="00533F44"/>
    <w:rsid w:val="005344BF"/>
    <w:rsid w:val="0053471E"/>
    <w:rsid w:val="00534AB2"/>
    <w:rsid w:val="00534CCA"/>
    <w:rsid w:val="0053507D"/>
    <w:rsid w:val="005357E7"/>
    <w:rsid w:val="0053644D"/>
    <w:rsid w:val="0053689B"/>
    <w:rsid w:val="00536F88"/>
    <w:rsid w:val="0053786C"/>
    <w:rsid w:val="00537EE9"/>
    <w:rsid w:val="00540571"/>
    <w:rsid w:val="00540CB3"/>
    <w:rsid w:val="00541208"/>
    <w:rsid w:val="0054146D"/>
    <w:rsid w:val="005416F9"/>
    <w:rsid w:val="00541704"/>
    <w:rsid w:val="005418F5"/>
    <w:rsid w:val="00541D53"/>
    <w:rsid w:val="00541FCA"/>
    <w:rsid w:val="005421AE"/>
    <w:rsid w:val="005427F1"/>
    <w:rsid w:val="00543220"/>
    <w:rsid w:val="0054379B"/>
    <w:rsid w:val="005438F3"/>
    <w:rsid w:val="0054398E"/>
    <w:rsid w:val="005439CC"/>
    <w:rsid w:val="00543A42"/>
    <w:rsid w:val="00544707"/>
    <w:rsid w:val="0054474F"/>
    <w:rsid w:val="005448A8"/>
    <w:rsid w:val="00544B2D"/>
    <w:rsid w:val="00544F7F"/>
    <w:rsid w:val="0054510C"/>
    <w:rsid w:val="0054525C"/>
    <w:rsid w:val="005453C2"/>
    <w:rsid w:val="00545447"/>
    <w:rsid w:val="00545875"/>
    <w:rsid w:val="00545C9D"/>
    <w:rsid w:val="00545E1D"/>
    <w:rsid w:val="0054686B"/>
    <w:rsid w:val="00546966"/>
    <w:rsid w:val="00546C3B"/>
    <w:rsid w:val="00547101"/>
    <w:rsid w:val="0054716B"/>
    <w:rsid w:val="00547B25"/>
    <w:rsid w:val="00547B6D"/>
    <w:rsid w:val="0055007A"/>
    <w:rsid w:val="00550410"/>
    <w:rsid w:val="0055091F"/>
    <w:rsid w:val="005509E0"/>
    <w:rsid w:val="00550B11"/>
    <w:rsid w:val="00550F57"/>
    <w:rsid w:val="00550F7B"/>
    <w:rsid w:val="00551016"/>
    <w:rsid w:val="005510C2"/>
    <w:rsid w:val="005515E3"/>
    <w:rsid w:val="005516B6"/>
    <w:rsid w:val="005517DA"/>
    <w:rsid w:val="00551B6D"/>
    <w:rsid w:val="00552237"/>
    <w:rsid w:val="0055297C"/>
    <w:rsid w:val="00552D36"/>
    <w:rsid w:val="00552D79"/>
    <w:rsid w:val="005535D5"/>
    <w:rsid w:val="00553AD7"/>
    <w:rsid w:val="00553C5E"/>
    <w:rsid w:val="00553CB7"/>
    <w:rsid w:val="005540D0"/>
    <w:rsid w:val="005541AB"/>
    <w:rsid w:val="00554448"/>
    <w:rsid w:val="00554B63"/>
    <w:rsid w:val="00554CBC"/>
    <w:rsid w:val="00554D15"/>
    <w:rsid w:val="00554D82"/>
    <w:rsid w:val="00554F61"/>
    <w:rsid w:val="00555070"/>
    <w:rsid w:val="00555C07"/>
    <w:rsid w:val="00556090"/>
    <w:rsid w:val="00556548"/>
    <w:rsid w:val="005565CD"/>
    <w:rsid w:val="00556BD0"/>
    <w:rsid w:val="00557181"/>
    <w:rsid w:val="0055722D"/>
    <w:rsid w:val="00557E8E"/>
    <w:rsid w:val="005604E6"/>
    <w:rsid w:val="00560B54"/>
    <w:rsid w:val="00560C1B"/>
    <w:rsid w:val="00560C8D"/>
    <w:rsid w:val="00560C9F"/>
    <w:rsid w:val="00560F91"/>
    <w:rsid w:val="0056133C"/>
    <w:rsid w:val="005617FB"/>
    <w:rsid w:val="00561F64"/>
    <w:rsid w:val="00561F79"/>
    <w:rsid w:val="00562ACD"/>
    <w:rsid w:val="00562E90"/>
    <w:rsid w:val="00562F6A"/>
    <w:rsid w:val="0056303B"/>
    <w:rsid w:val="005639C4"/>
    <w:rsid w:val="00563A21"/>
    <w:rsid w:val="00563A52"/>
    <w:rsid w:val="00563C1A"/>
    <w:rsid w:val="00564104"/>
    <w:rsid w:val="0056425E"/>
    <w:rsid w:val="0056433E"/>
    <w:rsid w:val="0056464D"/>
    <w:rsid w:val="00564B89"/>
    <w:rsid w:val="00564CEA"/>
    <w:rsid w:val="00564DC2"/>
    <w:rsid w:val="00564DEC"/>
    <w:rsid w:val="0056544E"/>
    <w:rsid w:val="00565F54"/>
    <w:rsid w:val="005660C0"/>
    <w:rsid w:val="0056623D"/>
    <w:rsid w:val="00566307"/>
    <w:rsid w:val="00566545"/>
    <w:rsid w:val="00566653"/>
    <w:rsid w:val="00566A9D"/>
    <w:rsid w:val="00566B69"/>
    <w:rsid w:val="00566EE9"/>
    <w:rsid w:val="00566F5A"/>
    <w:rsid w:val="00567071"/>
    <w:rsid w:val="005675DF"/>
    <w:rsid w:val="00567787"/>
    <w:rsid w:val="005679C7"/>
    <w:rsid w:val="00567E2A"/>
    <w:rsid w:val="00570032"/>
    <w:rsid w:val="00570287"/>
    <w:rsid w:val="00570519"/>
    <w:rsid w:val="00570714"/>
    <w:rsid w:val="00570BB5"/>
    <w:rsid w:val="00570CED"/>
    <w:rsid w:val="00570DF2"/>
    <w:rsid w:val="00570E50"/>
    <w:rsid w:val="00571059"/>
    <w:rsid w:val="00571081"/>
    <w:rsid w:val="0057126E"/>
    <w:rsid w:val="00571546"/>
    <w:rsid w:val="005715BA"/>
    <w:rsid w:val="0057194A"/>
    <w:rsid w:val="00572139"/>
    <w:rsid w:val="0057217D"/>
    <w:rsid w:val="00572B16"/>
    <w:rsid w:val="00572C6C"/>
    <w:rsid w:val="00572D50"/>
    <w:rsid w:val="00572DFC"/>
    <w:rsid w:val="00573571"/>
    <w:rsid w:val="005735F8"/>
    <w:rsid w:val="00573D62"/>
    <w:rsid w:val="00573FA5"/>
    <w:rsid w:val="00574297"/>
    <w:rsid w:val="0057430E"/>
    <w:rsid w:val="00574CDA"/>
    <w:rsid w:val="00574D6B"/>
    <w:rsid w:val="00575813"/>
    <w:rsid w:val="00575943"/>
    <w:rsid w:val="00575A55"/>
    <w:rsid w:val="00575EF0"/>
    <w:rsid w:val="005764CC"/>
    <w:rsid w:val="00576594"/>
    <w:rsid w:val="00576E17"/>
    <w:rsid w:val="00577459"/>
    <w:rsid w:val="00577501"/>
    <w:rsid w:val="00577556"/>
    <w:rsid w:val="0058051A"/>
    <w:rsid w:val="00580981"/>
    <w:rsid w:val="00580C32"/>
    <w:rsid w:val="00580F17"/>
    <w:rsid w:val="005812F4"/>
    <w:rsid w:val="00582434"/>
    <w:rsid w:val="00582505"/>
    <w:rsid w:val="00582A70"/>
    <w:rsid w:val="00582C5A"/>
    <w:rsid w:val="00582C9C"/>
    <w:rsid w:val="0058342C"/>
    <w:rsid w:val="005839CC"/>
    <w:rsid w:val="00583AD1"/>
    <w:rsid w:val="00583C36"/>
    <w:rsid w:val="00583CB6"/>
    <w:rsid w:val="005843E9"/>
    <w:rsid w:val="005843FA"/>
    <w:rsid w:val="005844D8"/>
    <w:rsid w:val="005845EB"/>
    <w:rsid w:val="00584A5C"/>
    <w:rsid w:val="00584DD2"/>
    <w:rsid w:val="005853DF"/>
    <w:rsid w:val="00585C1D"/>
    <w:rsid w:val="00585C9B"/>
    <w:rsid w:val="00585F21"/>
    <w:rsid w:val="00586047"/>
    <w:rsid w:val="00586440"/>
    <w:rsid w:val="005866D9"/>
    <w:rsid w:val="00586774"/>
    <w:rsid w:val="00586957"/>
    <w:rsid w:val="005869C6"/>
    <w:rsid w:val="0058743A"/>
    <w:rsid w:val="00587973"/>
    <w:rsid w:val="005879DA"/>
    <w:rsid w:val="00587D2D"/>
    <w:rsid w:val="005900CF"/>
    <w:rsid w:val="0059069B"/>
    <w:rsid w:val="0059095F"/>
    <w:rsid w:val="00590B37"/>
    <w:rsid w:val="00590CC1"/>
    <w:rsid w:val="00590EC1"/>
    <w:rsid w:val="00591021"/>
    <w:rsid w:val="00591449"/>
    <w:rsid w:val="005916D7"/>
    <w:rsid w:val="005917AA"/>
    <w:rsid w:val="005917B9"/>
    <w:rsid w:val="005928B3"/>
    <w:rsid w:val="00592AF0"/>
    <w:rsid w:val="00592DAE"/>
    <w:rsid w:val="00593CC0"/>
    <w:rsid w:val="00594233"/>
    <w:rsid w:val="00594362"/>
    <w:rsid w:val="00594485"/>
    <w:rsid w:val="005948EA"/>
    <w:rsid w:val="00594A45"/>
    <w:rsid w:val="0059594F"/>
    <w:rsid w:val="0059619C"/>
    <w:rsid w:val="005963CC"/>
    <w:rsid w:val="00596466"/>
    <w:rsid w:val="0059677B"/>
    <w:rsid w:val="00596951"/>
    <w:rsid w:val="0059707B"/>
    <w:rsid w:val="00597830"/>
    <w:rsid w:val="00597AD3"/>
    <w:rsid w:val="00597BC0"/>
    <w:rsid w:val="005A0112"/>
    <w:rsid w:val="005A0500"/>
    <w:rsid w:val="005A05D9"/>
    <w:rsid w:val="005A0644"/>
    <w:rsid w:val="005A0A14"/>
    <w:rsid w:val="005A1669"/>
    <w:rsid w:val="005A1897"/>
    <w:rsid w:val="005A18FF"/>
    <w:rsid w:val="005A1E37"/>
    <w:rsid w:val="005A1E71"/>
    <w:rsid w:val="005A22DD"/>
    <w:rsid w:val="005A2397"/>
    <w:rsid w:val="005A23F0"/>
    <w:rsid w:val="005A26E5"/>
    <w:rsid w:val="005A2886"/>
    <w:rsid w:val="005A2B3D"/>
    <w:rsid w:val="005A2FE6"/>
    <w:rsid w:val="005A421A"/>
    <w:rsid w:val="005A426B"/>
    <w:rsid w:val="005A446F"/>
    <w:rsid w:val="005A4668"/>
    <w:rsid w:val="005A4760"/>
    <w:rsid w:val="005A4C6A"/>
    <w:rsid w:val="005A533A"/>
    <w:rsid w:val="005A5DBE"/>
    <w:rsid w:val="005A6517"/>
    <w:rsid w:val="005A660C"/>
    <w:rsid w:val="005A6A1C"/>
    <w:rsid w:val="005A6C73"/>
    <w:rsid w:val="005A6D57"/>
    <w:rsid w:val="005A703B"/>
    <w:rsid w:val="005A7108"/>
    <w:rsid w:val="005A7251"/>
    <w:rsid w:val="005A72CB"/>
    <w:rsid w:val="005A7473"/>
    <w:rsid w:val="005A7984"/>
    <w:rsid w:val="005A7C4E"/>
    <w:rsid w:val="005A7D47"/>
    <w:rsid w:val="005A7F7F"/>
    <w:rsid w:val="005B1315"/>
    <w:rsid w:val="005B13CE"/>
    <w:rsid w:val="005B26B8"/>
    <w:rsid w:val="005B2900"/>
    <w:rsid w:val="005B2D7A"/>
    <w:rsid w:val="005B2DE0"/>
    <w:rsid w:val="005B323D"/>
    <w:rsid w:val="005B32F1"/>
    <w:rsid w:val="005B3ABC"/>
    <w:rsid w:val="005B3BF2"/>
    <w:rsid w:val="005B40D5"/>
    <w:rsid w:val="005B4D58"/>
    <w:rsid w:val="005B4DA8"/>
    <w:rsid w:val="005B4E59"/>
    <w:rsid w:val="005B4EEF"/>
    <w:rsid w:val="005B4FE9"/>
    <w:rsid w:val="005B5207"/>
    <w:rsid w:val="005B571A"/>
    <w:rsid w:val="005B5D52"/>
    <w:rsid w:val="005B5DC1"/>
    <w:rsid w:val="005B614B"/>
    <w:rsid w:val="005B624E"/>
    <w:rsid w:val="005B66DB"/>
    <w:rsid w:val="005B670E"/>
    <w:rsid w:val="005B6758"/>
    <w:rsid w:val="005B695F"/>
    <w:rsid w:val="005B760F"/>
    <w:rsid w:val="005B7892"/>
    <w:rsid w:val="005B79AB"/>
    <w:rsid w:val="005B7A4E"/>
    <w:rsid w:val="005B7E5C"/>
    <w:rsid w:val="005C059E"/>
    <w:rsid w:val="005C0644"/>
    <w:rsid w:val="005C0C57"/>
    <w:rsid w:val="005C12FA"/>
    <w:rsid w:val="005C132F"/>
    <w:rsid w:val="005C1411"/>
    <w:rsid w:val="005C146E"/>
    <w:rsid w:val="005C14CF"/>
    <w:rsid w:val="005C1ABE"/>
    <w:rsid w:val="005C1DE1"/>
    <w:rsid w:val="005C21A3"/>
    <w:rsid w:val="005C298F"/>
    <w:rsid w:val="005C3341"/>
    <w:rsid w:val="005C3B08"/>
    <w:rsid w:val="005C4922"/>
    <w:rsid w:val="005C5186"/>
    <w:rsid w:val="005C5320"/>
    <w:rsid w:val="005C5375"/>
    <w:rsid w:val="005C5DC0"/>
    <w:rsid w:val="005C6500"/>
    <w:rsid w:val="005C7761"/>
    <w:rsid w:val="005C7A40"/>
    <w:rsid w:val="005C7C83"/>
    <w:rsid w:val="005C7F84"/>
    <w:rsid w:val="005D0203"/>
    <w:rsid w:val="005D0320"/>
    <w:rsid w:val="005D05D0"/>
    <w:rsid w:val="005D0679"/>
    <w:rsid w:val="005D07DE"/>
    <w:rsid w:val="005D109D"/>
    <w:rsid w:val="005D13AE"/>
    <w:rsid w:val="005D15F1"/>
    <w:rsid w:val="005D1CB3"/>
    <w:rsid w:val="005D2110"/>
    <w:rsid w:val="005D2269"/>
    <w:rsid w:val="005D22D7"/>
    <w:rsid w:val="005D2600"/>
    <w:rsid w:val="005D29D3"/>
    <w:rsid w:val="005D2B4E"/>
    <w:rsid w:val="005D2F0B"/>
    <w:rsid w:val="005D3679"/>
    <w:rsid w:val="005D3A58"/>
    <w:rsid w:val="005D3A5F"/>
    <w:rsid w:val="005D4226"/>
    <w:rsid w:val="005D444D"/>
    <w:rsid w:val="005D477C"/>
    <w:rsid w:val="005D478E"/>
    <w:rsid w:val="005D481F"/>
    <w:rsid w:val="005D487A"/>
    <w:rsid w:val="005D4897"/>
    <w:rsid w:val="005D4BE7"/>
    <w:rsid w:val="005D4CC8"/>
    <w:rsid w:val="005D5170"/>
    <w:rsid w:val="005D5244"/>
    <w:rsid w:val="005D52E1"/>
    <w:rsid w:val="005D567A"/>
    <w:rsid w:val="005D5E1D"/>
    <w:rsid w:val="005D6156"/>
    <w:rsid w:val="005D616C"/>
    <w:rsid w:val="005D6240"/>
    <w:rsid w:val="005D6354"/>
    <w:rsid w:val="005D64BA"/>
    <w:rsid w:val="005D674D"/>
    <w:rsid w:val="005D6AE0"/>
    <w:rsid w:val="005D6F99"/>
    <w:rsid w:val="005D7161"/>
    <w:rsid w:val="005D74CB"/>
    <w:rsid w:val="005D770B"/>
    <w:rsid w:val="005D77DA"/>
    <w:rsid w:val="005D7B83"/>
    <w:rsid w:val="005E03D9"/>
    <w:rsid w:val="005E07A8"/>
    <w:rsid w:val="005E0B56"/>
    <w:rsid w:val="005E1414"/>
    <w:rsid w:val="005E149F"/>
    <w:rsid w:val="005E1A3E"/>
    <w:rsid w:val="005E1B9A"/>
    <w:rsid w:val="005E1E69"/>
    <w:rsid w:val="005E28F2"/>
    <w:rsid w:val="005E2925"/>
    <w:rsid w:val="005E2B09"/>
    <w:rsid w:val="005E3390"/>
    <w:rsid w:val="005E34AE"/>
    <w:rsid w:val="005E350A"/>
    <w:rsid w:val="005E3911"/>
    <w:rsid w:val="005E3C5D"/>
    <w:rsid w:val="005E3E3D"/>
    <w:rsid w:val="005E3ED4"/>
    <w:rsid w:val="005E429C"/>
    <w:rsid w:val="005E439A"/>
    <w:rsid w:val="005E43E6"/>
    <w:rsid w:val="005E45B0"/>
    <w:rsid w:val="005E4902"/>
    <w:rsid w:val="005E4A14"/>
    <w:rsid w:val="005E4A7C"/>
    <w:rsid w:val="005E4BBB"/>
    <w:rsid w:val="005E4F02"/>
    <w:rsid w:val="005E54A6"/>
    <w:rsid w:val="005E59C7"/>
    <w:rsid w:val="005E5D8B"/>
    <w:rsid w:val="005E5E72"/>
    <w:rsid w:val="005E61B0"/>
    <w:rsid w:val="005E6283"/>
    <w:rsid w:val="005E6317"/>
    <w:rsid w:val="005E6D9A"/>
    <w:rsid w:val="005E6ED1"/>
    <w:rsid w:val="005E73B5"/>
    <w:rsid w:val="005E73C1"/>
    <w:rsid w:val="005E76CA"/>
    <w:rsid w:val="005F03E5"/>
    <w:rsid w:val="005F04C2"/>
    <w:rsid w:val="005F1961"/>
    <w:rsid w:val="005F1C3C"/>
    <w:rsid w:val="005F1FB1"/>
    <w:rsid w:val="005F223F"/>
    <w:rsid w:val="005F2703"/>
    <w:rsid w:val="005F2777"/>
    <w:rsid w:val="005F2CF5"/>
    <w:rsid w:val="005F2D28"/>
    <w:rsid w:val="005F2D51"/>
    <w:rsid w:val="005F3778"/>
    <w:rsid w:val="005F39EA"/>
    <w:rsid w:val="005F3F02"/>
    <w:rsid w:val="005F408A"/>
    <w:rsid w:val="005F40ED"/>
    <w:rsid w:val="005F424B"/>
    <w:rsid w:val="005F4438"/>
    <w:rsid w:val="005F4708"/>
    <w:rsid w:val="005F477E"/>
    <w:rsid w:val="005F48B2"/>
    <w:rsid w:val="005F4EAC"/>
    <w:rsid w:val="005F51C0"/>
    <w:rsid w:val="005F561E"/>
    <w:rsid w:val="005F5996"/>
    <w:rsid w:val="005F5A3E"/>
    <w:rsid w:val="005F6235"/>
    <w:rsid w:val="005F6689"/>
    <w:rsid w:val="005F673E"/>
    <w:rsid w:val="005F6C78"/>
    <w:rsid w:val="005F741F"/>
    <w:rsid w:val="005F76C3"/>
    <w:rsid w:val="005F79DF"/>
    <w:rsid w:val="00600287"/>
    <w:rsid w:val="006008A7"/>
    <w:rsid w:val="006009F0"/>
    <w:rsid w:val="00600BB7"/>
    <w:rsid w:val="00600E8D"/>
    <w:rsid w:val="006019F3"/>
    <w:rsid w:val="00601A7D"/>
    <w:rsid w:val="00601EDE"/>
    <w:rsid w:val="006021DE"/>
    <w:rsid w:val="006022BB"/>
    <w:rsid w:val="00602B23"/>
    <w:rsid w:val="00602BA1"/>
    <w:rsid w:val="00602CDD"/>
    <w:rsid w:val="0060305E"/>
    <w:rsid w:val="0060380C"/>
    <w:rsid w:val="00603949"/>
    <w:rsid w:val="00603B06"/>
    <w:rsid w:val="00603E6F"/>
    <w:rsid w:val="006040A0"/>
    <w:rsid w:val="00604251"/>
    <w:rsid w:val="0060428E"/>
    <w:rsid w:val="00604492"/>
    <w:rsid w:val="0060473C"/>
    <w:rsid w:val="00604875"/>
    <w:rsid w:val="00604960"/>
    <w:rsid w:val="00604A05"/>
    <w:rsid w:val="00604DD2"/>
    <w:rsid w:val="0060541B"/>
    <w:rsid w:val="00605525"/>
    <w:rsid w:val="006056DD"/>
    <w:rsid w:val="00605D33"/>
    <w:rsid w:val="00606406"/>
    <w:rsid w:val="00606FDD"/>
    <w:rsid w:val="00607174"/>
    <w:rsid w:val="0060782C"/>
    <w:rsid w:val="00607D3B"/>
    <w:rsid w:val="00607E4D"/>
    <w:rsid w:val="00607FF6"/>
    <w:rsid w:val="006103E2"/>
    <w:rsid w:val="00610870"/>
    <w:rsid w:val="006109DF"/>
    <w:rsid w:val="00610A20"/>
    <w:rsid w:val="00610A6A"/>
    <w:rsid w:val="00611CCC"/>
    <w:rsid w:val="00612353"/>
    <w:rsid w:val="0061265A"/>
    <w:rsid w:val="0061298C"/>
    <w:rsid w:val="00613257"/>
    <w:rsid w:val="0061426F"/>
    <w:rsid w:val="0061476C"/>
    <w:rsid w:val="00614A04"/>
    <w:rsid w:val="00614B6D"/>
    <w:rsid w:val="006150A4"/>
    <w:rsid w:val="006151A4"/>
    <w:rsid w:val="00615345"/>
    <w:rsid w:val="006154C2"/>
    <w:rsid w:val="006159B8"/>
    <w:rsid w:val="006159FC"/>
    <w:rsid w:val="00615D6F"/>
    <w:rsid w:val="006160C1"/>
    <w:rsid w:val="00616350"/>
    <w:rsid w:val="006166F1"/>
    <w:rsid w:val="00616A6A"/>
    <w:rsid w:val="00616B52"/>
    <w:rsid w:val="00616B9F"/>
    <w:rsid w:val="00617087"/>
    <w:rsid w:val="006173BD"/>
    <w:rsid w:val="00617409"/>
    <w:rsid w:val="006174AC"/>
    <w:rsid w:val="006177D1"/>
    <w:rsid w:val="0061789E"/>
    <w:rsid w:val="006179C7"/>
    <w:rsid w:val="00617B5C"/>
    <w:rsid w:val="00620356"/>
    <w:rsid w:val="00620593"/>
    <w:rsid w:val="00620A87"/>
    <w:rsid w:val="00620AAD"/>
    <w:rsid w:val="00620AC6"/>
    <w:rsid w:val="00621102"/>
    <w:rsid w:val="00621299"/>
    <w:rsid w:val="00621721"/>
    <w:rsid w:val="00621F7C"/>
    <w:rsid w:val="00622034"/>
    <w:rsid w:val="006223B9"/>
    <w:rsid w:val="006228B0"/>
    <w:rsid w:val="00622B22"/>
    <w:rsid w:val="0062328E"/>
    <w:rsid w:val="00623911"/>
    <w:rsid w:val="00623ED3"/>
    <w:rsid w:val="006243B1"/>
    <w:rsid w:val="00624B0D"/>
    <w:rsid w:val="006261D9"/>
    <w:rsid w:val="0062766E"/>
    <w:rsid w:val="006278D9"/>
    <w:rsid w:val="0062799B"/>
    <w:rsid w:val="00627D86"/>
    <w:rsid w:val="00627EEA"/>
    <w:rsid w:val="006304C3"/>
    <w:rsid w:val="0063061E"/>
    <w:rsid w:val="00630B2A"/>
    <w:rsid w:val="00630C3D"/>
    <w:rsid w:val="00630D64"/>
    <w:rsid w:val="006315A5"/>
    <w:rsid w:val="00631863"/>
    <w:rsid w:val="00631865"/>
    <w:rsid w:val="006318BD"/>
    <w:rsid w:val="00631B2C"/>
    <w:rsid w:val="006325DA"/>
    <w:rsid w:val="0063270F"/>
    <w:rsid w:val="00632C5A"/>
    <w:rsid w:val="00633138"/>
    <w:rsid w:val="0063362D"/>
    <w:rsid w:val="0063365C"/>
    <w:rsid w:val="00633BAA"/>
    <w:rsid w:val="006340A7"/>
    <w:rsid w:val="00634194"/>
    <w:rsid w:val="00634225"/>
    <w:rsid w:val="0063430A"/>
    <w:rsid w:val="00634697"/>
    <w:rsid w:val="006346A4"/>
    <w:rsid w:val="00634FED"/>
    <w:rsid w:val="00635590"/>
    <w:rsid w:val="006358B3"/>
    <w:rsid w:val="00635C87"/>
    <w:rsid w:val="00635DAB"/>
    <w:rsid w:val="00636098"/>
    <w:rsid w:val="006362CE"/>
    <w:rsid w:val="006368C9"/>
    <w:rsid w:val="00636D4A"/>
    <w:rsid w:val="00636DAC"/>
    <w:rsid w:val="00636E35"/>
    <w:rsid w:val="006373DC"/>
    <w:rsid w:val="006375D6"/>
    <w:rsid w:val="00637678"/>
    <w:rsid w:val="006377CD"/>
    <w:rsid w:val="00637979"/>
    <w:rsid w:val="00637C01"/>
    <w:rsid w:val="00637ED5"/>
    <w:rsid w:val="006401BE"/>
    <w:rsid w:val="006401FB"/>
    <w:rsid w:val="00640CAC"/>
    <w:rsid w:val="00640CDB"/>
    <w:rsid w:val="0064223D"/>
    <w:rsid w:val="006422FE"/>
    <w:rsid w:val="00642345"/>
    <w:rsid w:val="006423E4"/>
    <w:rsid w:val="00642A68"/>
    <w:rsid w:val="00642D50"/>
    <w:rsid w:val="006432DB"/>
    <w:rsid w:val="00643439"/>
    <w:rsid w:val="006438E6"/>
    <w:rsid w:val="00643A05"/>
    <w:rsid w:val="00643C67"/>
    <w:rsid w:val="00643DE0"/>
    <w:rsid w:val="0064441E"/>
    <w:rsid w:val="0064471B"/>
    <w:rsid w:val="00644795"/>
    <w:rsid w:val="0064506D"/>
    <w:rsid w:val="00645281"/>
    <w:rsid w:val="00645AFD"/>
    <w:rsid w:val="00645BB7"/>
    <w:rsid w:val="00645D05"/>
    <w:rsid w:val="006461AE"/>
    <w:rsid w:val="0064675D"/>
    <w:rsid w:val="00646CBB"/>
    <w:rsid w:val="00647003"/>
    <w:rsid w:val="00647041"/>
    <w:rsid w:val="00647216"/>
    <w:rsid w:val="00647442"/>
    <w:rsid w:val="00647888"/>
    <w:rsid w:val="00647A4D"/>
    <w:rsid w:val="006502AB"/>
    <w:rsid w:val="00650786"/>
    <w:rsid w:val="00650B4D"/>
    <w:rsid w:val="00650F06"/>
    <w:rsid w:val="00650FFB"/>
    <w:rsid w:val="00651092"/>
    <w:rsid w:val="006510CD"/>
    <w:rsid w:val="006512F6"/>
    <w:rsid w:val="00651513"/>
    <w:rsid w:val="00651648"/>
    <w:rsid w:val="00651F98"/>
    <w:rsid w:val="00652135"/>
    <w:rsid w:val="0065220D"/>
    <w:rsid w:val="00652419"/>
    <w:rsid w:val="006524E0"/>
    <w:rsid w:val="00652565"/>
    <w:rsid w:val="00652672"/>
    <w:rsid w:val="006528FF"/>
    <w:rsid w:val="00652914"/>
    <w:rsid w:val="00652AD4"/>
    <w:rsid w:val="00652E3F"/>
    <w:rsid w:val="00652EF0"/>
    <w:rsid w:val="0065326F"/>
    <w:rsid w:val="006535B5"/>
    <w:rsid w:val="00653789"/>
    <w:rsid w:val="006537E7"/>
    <w:rsid w:val="00653917"/>
    <w:rsid w:val="006542C9"/>
    <w:rsid w:val="006543D7"/>
    <w:rsid w:val="00654585"/>
    <w:rsid w:val="00654A0D"/>
    <w:rsid w:val="00654B76"/>
    <w:rsid w:val="0065508E"/>
    <w:rsid w:val="0065514C"/>
    <w:rsid w:val="00655804"/>
    <w:rsid w:val="0065588C"/>
    <w:rsid w:val="00655992"/>
    <w:rsid w:val="00655B04"/>
    <w:rsid w:val="00655B06"/>
    <w:rsid w:val="00655DFA"/>
    <w:rsid w:val="00655F46"/>
    <w:rsid w:val="0065679D"/>
    <w:rsid w:val="0065698E"/>
    <w:rsid w:val="00656F43"/>
    <w:rsid w:val="006571BC"/>
    <w:rsid w:val="006578DB"/>
    <w:rsid w:val="00657BCF"/>
    <w:rsid w:val="00657E09"/>
    <w:rsid w:val="00660231"/>
    <w:rsid w:val="00660433"/>
    <w:rsid w:val="00660DD3"/>
    <w:rsid w:val="00661234"/>
    <w:rsid w:val="0066138E"/>
    <w:rsid w:val="00661D82"/>
    <w:rsid w:val="00661DFC"/>
    <w:rsid w:val="0066206F"/>
    <w:rsid w:val="00662293"/>
    <w:rsid w:val="006624D1"/>
    <w:rsid w:val="006625A2"/>
    <w:rsid w:val="006625D2"/>
    <w:rsid w:val="00662A1E"/>
    <w:rsid w:val="0066373B"/>
    <w:rsid w:val="00663890"/>
    <w:rsid w:val="00663CD3"/>
    <w:rsid w:val="00663F95"/>
    <w:rsid w:val="00664EBA"/>
    <w:rsid w:val="00664F8B"/>
    <w:rsid w:val="00664F9B"/>
    <w:rsid w:val="00665834"/>
    <w:rsid w:val="00665BA2"/>
    <w:rsid w:val="00665C0B"/>
    <w:rsid w:val="00665CB2"/>
    <w:rsid w:val="006663DD"/>
    <w:rsid w:val="0066656B"/>
    <w:rsid w:val="00666874"/>
    <w:rsid w:val="00666982"/>
    <w:rsid w:val="00666B57"/>
    <w:rsid w:val="00666D09"/>
    <w:rsid w:val="00666E29"/>
    <w:rsid w:val="006670BE"/>
    <w:rsid w:val="00667311"/>
    <w:rsid w:val="0066745C"/>
    <w:rsid w:val="006675AE"/>
    <w:rsid w:val="00670905"/>
    <w:rsid w:val="00671070"/>
    <w:rsid w:val="006710F2"/>
    <w:rsid w:val="006712E4"/>
    <w:rsid w:val="00671B15"/>
    <w:rsid w:val="00671B2C"/>
    <w:rsid w:val="00671CBD"/>
    <w:rsid w:val="00672000"/>
    <w:rsid w:val="00672132"/>
    <w:rsid w:val="0067216A"/>
    <w:rsid w:val="00672195"/>
    <w:rsid w:val="0067226D"/>
    <w:rsid w:val="0067230E"/>
    <w:rsid w:val="00672728"/>
    <w:rsid w:val="006729CD"/>
    <w:rsid w:val="00672C8A"/>
    <w:rsid w:val="00672F7D"/>
    <w:rsid w:val="00673D12"/>
    <w:rsid w:val="0067470E"/>
    <w:rsid w:val="0067518F"/>
    <w:rsid w:val="0067525E"/>
    <w:rsid w:val="006754D7"/>
    <w:rsid w:val="00675616"/>
    <w:rsid w:val="006760AF"/>
    <w:rsid w:val="00676474"/>
    <w:rsid w:val="00676B30"/>
    <w:rsid w:val="00676E55"/>
    <w:rsid w:val="00676E97"/>
    <w:rsid w:val="00677114"/>
    <w:rsid w:val="00677369"/>
    <w:rsid w:val="006778AC"/>
    <w:rsid w:val="00677910"/>
    <w:rsid w:val="0067797E"/>
    <w:rsid w:val="006779F0"/>
    <w:rsid w:val="00677A99"/>
    <w:rsid w:val="00677AA8"/>
    <w:rsid w:val="00677D91"/>
    <w:rsid w:val="006801C9"/>
    <w:rsid w:val="006805C3"/>
    <w:rsid w:val="00680AC3"/>
    <w:rsid w:val="00680E02"/>
    <w:rsid w:val="00680EB7"/>
    <w:rsid w:val="00680F6C"/>
    <w:rsid w:val="0068133A"/>
    <w:rsid w:val="00681944"/>
    <w:rsid w:val="006823B0"/>
    <w:rsid w:val="00682824"/>
    <w:rsid w:val="0068299E"/>
    <w:rsid w:val="00682AFF"/>
    <w:rsid w:val="00683378"/>
    <w:rsid w:val="0068337B"/>
    <w:rsid w:val="006837C3"/>
    <w:rsid w:val="00683CE1"/>
    <w:rsid w:val="006841EE"/>
    <w:rsid w:val="0068428D"/>
    <w:rsid w:val="006842DF"/>
    <w:rsid w:val="00684751"/>
    <w:rsid w:val="006849FB"/>
    <w:rsid w:val="00684AC6"/>
    <w:rsid w:val="00684B6C"/>
    <w:rsid w:val="0068586F"/>
    <w:rsid w:val="00685FA5"/>
    <w:rsid w:val="006866B6"/>
    <w:rsid w:val="006866F8"/>
    <w:rsid w:val="00686A3F"/>
    <w:rsid w:val="00686D71"/>
    <w:rsid w:val="00687073"/>
    <w:rsid w:val="00687285"/>
    <w:rsid w:val="006873F6"/>
    <w:rsid w:val="006874DB"/>
    <w:rsid w:val="00687FF6"/>
    <w:rsid w:val="0069067D"/>
    <w:rsid w:val="00690892"/>
    <w:rsid w:val="00690B39"/>
    <w:rsid w:val="0069126B"/>
    <w:rsid w:val="006912FB"/>
    <w:rsid w:val="00691467"/>
    <w:rsid w:val="00691D93"/>
    <w:rsid w:val="006920E0"/>
    <w:rsid w:val="00692E63"/>
    <w:rsid w:val="006933BC"/>
    <w:rsid w:val="00693870"/>
    <w:rsid w:val="00693966"/>
    <w:rsid w:val="00693FC8"/>
    <w:rsid w:val="00694489"/>
    <w:rsid w:val="006947FC"/>
    <w:rsid w:val="0069554C"/>
    <w:rsid w:val="006959B0"/>
    <w:rsid w:val="00695B7B"/>
    <w:rsid w:val="006969EB"/>
    <w:rsid w:val="00696C04"/>
    <w:rsid w:val="00696C17"/>
    <w:rsid w:val="00696E83"/>
    <w:rsid w:val="006977B0"/>
    <w:rsid w:val="006A0061"/>
    <w:rsid w:val="006A02DB"/>
    <w:rsid w:val="006A08D2"/>
    <w:rsid w:val="006A108C"/>
    <w:rsid w:val="006A10F7"/>
    <w:rsid w:val="006A1275"/>
    <w:rsid w:val="006A14C5"/>
    <w:rsid w:val="006A15E1"/>
    <w:rsid w:val="006A1861"/>
    <w:rsid w:val="006A1873"/>
    <w:rsid w:val="006A18D1"/>
    <w:rsid w:val="006A1D61"/>
    <w:rsid w:val="006A1D8C"/>
    <w:rsid w:val="006A2238"/>
    <w:rsid w:val="006A2AD9"/>
    <w:rsid w:val="006A2F94"/>
    <w:rsid w:val="006A350C"/>
    <w:rsid w:val="006A3BB6"/>
    <w:rsid w:val="006A3D7F"/>
    <w:rsid w:val="006A419C"/>
    <w:rsid w:val="006A456E"/>
    <w:rsid w:val="006A470C"/>
    <w:rsid w:val="006A49F3"/>
    <w:rsid w:val="006A4E8A"/>
    <w:rsid w:val="006A59EB"/>
    <w:rsid w:val="006A5B68"/>
    <w:rsid w:val="006A62C6"/>
    <w:rsid w:val="006A6503"/>
    <w:rsid w:val="006A6F1E"/>
    <w:rsid w:val="006A72E8"/>
    <w:rsid w:val="006A77C1"/>
    <w:rsid w:val="006A789A"/>
    <w:rsid w:val="006A7B62"/>
    <w:rsid w:val="006A7BD0"/>
    <w:rsid w:val="006A7DBF"/>
    <w:rsid w:val="006A7FEB"/>
    <w:rsid w:val="006B0561"/>
    <w:rsid w:val="006B0C8E"/>
    <w:rsid w:val="006B0C96"/>
    <w:rsid w:val="006B0CE8"/>
    <w:rsid w:val="006B114B"/>
    <w:rsid w:val="006B18F7"/>
    <w:rsid w:val="006B1E42"/>
    <w:rsid w:val="006B225F"/>
    <w:rsid w:val="006B2AE1"/>
    <w:rsid w:val="006B2F6E"/>
    <w:rsid w:val="006B3776"/>
    <w:rsid w:val="006B382C"/>
    <w:rsid w:val="006B3E38"/>
    <w:rsid w:val="006B449E"/>
    <w:rsid w:val="006B4AA0"/>
    <w:rsid w:val="006B4F0B"/>
    <w:rsid w:val="006B5231"/>
    <w:rsid w:val="006B5248"/>
    <w:rsid w:val="006B5253"/>
    <w:rsid w:val="006B5510"/>
    <w:rsid w:val="006B585C"/>
    <w:rsid w:val="006B599B"/>
    <w:rsid w:val="006B5ACD"/>
    <w:rsid w:val="006B6209"/>
    <w:rsid w:val="006B65F3"/>
    <w:rsid w:val="006B666F"/>
    <w:rsid w:val="006B6709"/>
    <w:rsid w:val="006B67C9"/>
    <w:rsid w:val="006B7002"/>
    <w:rsid w:val="006B78F3"/>
    <w:rsid w:val="006B7D30"/>
    <w:rsid w:val="006C012B"/>
    <w:rsid w:val="006C0589"/>
    <w:rsid w:val="006C05D7"/>
    <w:rsid w:val="006C0A30"/>
    <w:rsid w:val="006C0AA7"/>
    <w:rsid w:val="006C0CF3"/>
    <w:rsid w:val="006C0DA5"/>
    <w:rsid w:val="006C23FC"/>
    <w:rsid w:val="006C255E"/>
    <w:rsid w:val="006C277B"/>
    <w:rsid w:val="006C2B39"/>
    <w:rsid w:val="006C2BAB"/>
    <w:rsid w:val="006C2BEB"/>
    <w:rsid w:val="006C2C60"/>
    <w:rsid w:val="006C2CB8"/>
    <w:rsid w:val="006C2D16"/>
    <w:rsid w:val="006C2F24"/>
    <w:rsid w:val="006C2F7B"/>
    <w:rsid w:val="006C3037"/>
    <w:rsid w:val="006C33A3"/>
    <w:rsid w:val="006C33A7"/>
    <w:rsid w:val="006C3DF4"/>
    <w:rsid w:val="006C3F33"/>
    <w:rsid w:val="006C4159"/>
    <w:rsid w:val="006C4A07"/>
    <w:rsid w:val="006C4E68"/>
    <w:rsid w:val="006C4F53"/>
    <w:rsid w:val="006C5494"/>
    <w:rsid w:val="006C5974"/>
    <w:rsid w:val="006C5A94"/>
    <w:rsid w:val="006C5AAB"/>
    <w:rsid w:val="006C5C52"/>
    <w:rsid w:val="006C6A19"/>
    <w:rsid w:val="006C6ADB"/>
    <w:rsid w:val="006C6E3E"/>
    <w:rsid w:val="006C7667"/>
    <w:rsid w:val="006C7DCD"/>
    <w:rsid w:val="006D000D"/>
    <w:rsid w:val="006D007E"/>
    <w:rsid w:val="006D0E50"/>
    <w:rsid w:val="006D11B0"/>
    <w:rsid w:val="006D17D2"/>
    <w:rsid w:val="006D18D4"/>
    <w:rsid w:val="006D2124"/>
    <w:rsid w:val="006D29B4"/>
    <w:rsid w:val="006D2AED"/>
    <w:rsid w:val="006D3336"/>
    <w:rsid w:val="006D339D"/>
    <w:rsid w:val="006D356F"/>
    <w:rsid w:val="006D3768"/>
    <w:rsid w:val="006D397C"/>
    <w:rsid w:val="006D43E7"/>
    <w:rsid w:val="006D46B2"/>
    <w:rsid w:val="006D4AF4"/>
    <w:rsid w:val="006D4C64"/>
    <w:rsid w:val="006D50F8"/>
    <w:rsid w:val="006D51A8"/>
    <w:rsid w:val="006D54BC"/>
    <w:rsid w:val="006D5542"/>
    <w:rsid w:val="006D5A6E"/>
    <w:rsid w:val="006D5C20"/>
    <w:rsid w:val="006D5C46"/>
    <w:rsid w:val="006D5EB0"/>
    <w:rsid w:val="006D6371"/>
    <w:rsid w:val="006D6448"/>
    <w:rsid w:val="006D7406"/>
    <w:rsid w:val="006D7C64"/>
    <w:rsid w:val="006D7DD0"/>
    <w:rsid w:val="006E0465"/>
    <w:rsid w:val="006E079D"/>
    <w:rsid w:val="006E0957"/>
    <w:rsid w:val="006E0B2B"/>
    <w:rsid w:val="006E0B30"/>
    <w:rsid w:val="006E159B"/>
    <w:rsid w:val="006E16CE"/>
    <w:rsid w:val="006E1736"/>
    <w:rsid w:val="006E1791"/>
    <w:rsid w:val="006E183D"/>
    <w:rsid w:val="006E1BBA"/>
    <w:rsid w:val="006E1BC4"/>
    <w:rsid w:val="006E1FA2"/>
    <w:rsid w:val="006E1FC1"/>
    <w:rsid w:val="006E21DF"/>
    <w:rsid w:val="006E2470"/>
    <w:rsid w:val="006E2794"/>
    <w:rsid w:val="006E3047"/>
    <w:rsid w:val="006E3582"/>
    <w:rsid w:val="006E393C"/>
    <w:rsid w:val="006E3ED1"/>
    <w:rsid w:val="006E4352"/>
    <w:rsid w:val="006E4A39"/>
    <w:rsid w:val="006E4D46"/>
    <w:rsid w:val="006E4FDA"/>
    <w:rsid w:val="006E55B5"/>
    <w:rsid w:val="006E58C4"/>
    <w:rsid w:val="006E59CB"/>
    <w:rsid w:val="006E59D3"/>
    <w:rsid w:val="006E5A5E"/>
    <w:rsid w:val="006E64BC"/>
    <w:rsid w:val="006E6AE9"/>
    <w:rsid w:val="006E6C79"/>
    <w:rsid w:val="006E76EE"/>
    <w:rsid w:val="006F011E"/>
    <w:rsid w:val="006F01BF"/>
    <w:rsid w:val="006F0305"/>
    <w:rsid w:val="006F0798"/>
    <w:rsid w:val="006F0CAC"/>
    <w:rsid w:val="006F0EFB"/>
    <w:rsid w:val="006F1777"/>
    <w:rsid w:val="006F1836"/>
    <w:rsid w:val="006F1D6A"/>
    <w:rsid w:val="006F1EAF"/>
    <w:rsid w:val="006F1F30"/>
    <w:rsid w:val="006F201A"/>
    <w:rsid w:val="006F20BE"/>
    <w:rsid w:val="006F2336"/>
    <w:rsid w:val="006F23DD"/>
    <w:rsid w:val="006F240D"/>
    <w:rsid w:val="006F25E6"/>
    <w:rsid w:val="006F2773"/>
    <w:rsid w:val="006F2853"/>
    <w:rsid w:val="006F2CA7"/>
    <w:rsid w:val="006F2FB7"/>
    <w:rsid w:val="006F2FF6"/>
    <w:rsid w:val="006F30B6"/>
    <w:rsid w:val="006F31B8"/>
    <w:rsid w:val="006F3300"/>
    <w:rsid w:val="006F345C"/>
    <w:rsid w:val="006F3828"/>
    <w:rsid w:val="006F3B58"/>
    <w:rsid w:val="006F4BF4"/>
    <w:rsid w:val="006F4E6E"/>
    <w:rsid w:val="006F5084"/>
    <w:rsid w:val="006F558F"/>
    <w:rsid w:val="006F5655"/>
    <w:rsid w:val="006F58C2"/>
    <w:rsid w:val="006F5BF5"/>
    <w:rsid w:val="006F5DD4"/>
    <w:rsid w:val="006F60CB"/>
    <w:rsid w:val="006F67D4"/>
    <w:rsid w:val="006F6D9F"/>
    <w:rsid w:val="006F710B"/>
    <w:rsid w:val="006F7263"/>
    <w:rsid w:val="006F77E7"/>
    <w:rsid w:val="006F77F4"/>
    <w:rsid w:val="006F7A51"/>
    <w:rsid w:val="006F7D40"/>
    <w:rsid w:val="0070034C"/>
    <w:rsid w:val="00700E15"/>
    <w:rsid w:val="007010E0"/>
    <w:rsid w:val="007010FA"/>
    <w:rsid w:val="00701640"/>
    <w:rsid w:val="00701F66"/>
    <w:rsid w:val="00702669"/>
    <w:rsid w:val="00702A27"/>
    <w:rsid w:val="0070301A"/>
    <w:rsid w:val="00703391"/>
    <w:rsid w:val="0070374F"/>
    <w:rsid w:val="00703792"/>
    <w:rsid w:val="00704050"/>
    <w:rsid w:val="007041F8"/>
    <w:rsid w:val="0070428C"/>
    <w:rsid w:val="007045F5"/>
    <w:rsid w:val="00704618"/>
    <w:rsid w:val="00704837"/>
    <w:rsid w:val="00704B34"/>
    <w:rsid w:val="00705050"/>
    <w:rsid w:val="007058DE"/>
    <w:rsid w:val="007058E4"/>
    <w:rsid w:val="007059C9"/>
    <w:rsid w:val="007062A8"/>
    <w:rsid w:val="00706495"/>
    <w:rsid w:val="007064D7"/>
    <w:rsid w:val="007066F9"/>
    <w:rsid w:val="00706CB8"/>
    <w:rsid w:val="00706D21"/>
    <w:rsid w:val="00707240"/>
    <w:rsid w:val="00707469"/>
    <w:rsid w:val="0070789A"/>
    <w:rsid w:val="007079FE"/>
    <w:rsid w:val="00707D57"/>
    <w:rsid w:val="00710203"/>
    <w:rsid w:val="007109FF"/>
    <w:rsid w:val="00710E81"/>
    <w:rsid w:val="0071160F"/>
    <w:rsid w:val="00711837"/>
    <w:rsid w:val="007120F6"/>
    <w:rsid w:val="00712A0A"/>
    <w:rsid w:val="00712CF8"/>
    <w:rsid w:val="00713513"/>
    <w:rsid w:val="00713BAD"/>
    <w:rsid w:val="00713FD9"/>
    <w:rsid w:val="00714074"/>
    <w:rsid w:val="00714257"/>
    <w:rsid w:val="007142FC"/>
    <w:rsid w:val="007146A4"/>
    <w:rsid w:val="00714977"/>
    <w:rsid w:val="00714F6D"/>
    <w:rsid w:val="007155BC"/>
    <w:rsid w:val="00715713"/>
    <w:rsid w:val="007158A0"/>
    <w:rsid w:val="00715AB2"/>
    <w:rsid w:val="00715DDD"/>
    <w:rsid w:val="00715F13"/>
    <w:rsid w:val="00716327"/>
    <w:rsid w:val="0071635A"/>
    <w:rsid w:val="007166EB"/>
    <w:rsid w:val="00716B1F"/>
    <w:rsid w:val="00716C50"/>
    <w:rsid w:val="0071731A"/>
    <w:rsid w:val="007173F3"/>
    <w:rsid w:val="00717832"/>
    <w:rsid w:val="00717CF4"/>
    <w:rsid w:val="00720495"/>
    <w:rsid w:val="00720531"/>
    <w:rsid w:val="007205A0"/>
    <w:rsid w:val="00720720"/>
    <w:rsid w:val="00720784"/>
    <w:rsid w:val="007207DC"/>
    <w:rsid w:val="007208DB"/>
    <w:rsid w:val="00720A1B"/>
    <w:rsid w:val="00721075"/>
    <w:rsid w:val="00721F5F"/>
    <w:rsid w:val="00722439"/>
    <w:rsid w:val="00722454"/>
    <w:rsid w:val="0072275E"/>
    <w:rsid w:val="00722972"/>
    <w:rsid w:val="00722EFF"/>
    <w:rsid w:val="0072329E"/>
    <w:rsid w:val="007233B6"/>
    <w:rsid w:val="00723920"/>
    <w:rsid w:val="00723A8E"/>
    <w:rsid w:val="00723AE2"/>
    <w:rsid w:val="00723FAC"/>
    <w:rsid w:val="0072578D"/>
    <w:rsid w:val="00725B8D"/>
    <w:rsid w:val="00725EDB"/>
    <w:rsid w:val="007262B4"/>
    <w:rsid w:val="0072658E"/>
    <w:rsid w:val="00726B6A"/>
    <w:rsid w:val="00726D02"/>
    <w:rsid w:val="00726E12"/>
    <w:rsid w:val="00727508"/>
    <w:rsid w:val="00727CB1"/>
    <w:rsid w:val="007300EB"/>
    <w:rsid w:val="00730CA6"/>
    <w:rsid w:val="00730EFA"/>
    <w:rsid w:val="007313B0"/>
    <w:rsid w:val="007313DF"/>
    <w:rsid w:val="007314F1"/>
    <w:rsid w:val="0073183C"/>
    <w:rsid w:val="00731ADA"/>
    <w:rsid w:val="00732101"/>
    <w:rsid w:val="00732CBD"/>
    <w:rsid w:val="00732FC7"/>
    <w:rsid w:val="00733452"/>
    <w:rsid w:val="0073348D"/>
    <w:rsid w:val="007334BE"/>
    <w:rsid w:val="0073360D"/>
    <w:rsid w:val="0073366E"/>
    <w:rsid w:val="007336E4"/>
    <w:rsid w:val="00733893"/>
    <w:rsid w:val="00733C83"/>
    <w:rsid w:val="00734053"/>
    <w:rsid w:val="007346F5"/>
    <w:rsid w:val="00734C97"/>
    <w:rsid w:val="00734F45"/>
    <w:rsid w:val="007350B5"/>
    <w:rsid w:val="00736A8C"/>
    <w:rsid w:val="00736B41"/>
    <w:rsid w:val="00736B53"/>
    <w:rsid w:val="00736C0D"/>
    <w:rsid w:val="00736F05"/>
    <w:rsid w:val="00737142"/>
    <w:rsid w:val="00737BD2"/>
    <w:rsid w:val="00740587"/>
    <w:rsid w:val="0074071E"/>
    <w:rsid w:val="007409C9"/>
    <w:rsid w:val="007409EB"/>
    <w:rsid w:val="00740A52"/>
    <w:rsid w:val="00740B6F"/>
    <w:rsid w:val="00740DF4"/>
    <w:rsid w:val="00740E1E"/>
    <w:rsid w:val="00741612"/>
    <w:rsid w:val="007418DF"/>
    <w:rsid w:val="00741F27"/>
    <w:rsid w:val="007424A2"/>
    <w:rsid w:val="007424B7"/>
    <w:rsid w:val="007425C4"/>
    <w:rsid w:val="00742E43"/>
    <w:rsid w:val="00742FC0"/>
    <w:rsid w:val="0074311C"/>
    <w:rsid w:val="00743467"/>
    <w:rsid w:val="007434DB"/>
    <w:rsid w:val="00743637"/>
    <w:rsid w:val="007437EE"/>
    <w:rsid w:val="007439EB"/>
    <w:rsid w:val="00743F56"/>
    <w:rsid w:val="007441A8"/>
    <w:rsid w:val="007443C0"/>
    <w:rsid w:val="007443EE"/>
    <w:rsid w:val="0074445A"/>
    <w:rsid w:val="0074478E"/>
    <w:rsid w:val="007448A5"/>
    <w:rsid w:val="00744F21"/>
    <w:rsid w:val="00744FEF"/>
    <w:rsid w:val="0074588B"/>
    <w:rsid w:val="007458D4"/>
    <w:rsid w:val="00745C47"/>
    <w:rsid w:val="00745DDF"/>
    <w:rsid w:val="00745DE1"/>
    <w:rsid w:val="0074602D"/>
    <w:rsid w:val="0074612B"/>
    <w:rsid w:val="007462DF"/>
    <w:rsid w:val="00746365"/>
    <w:rsid w:val="007464FB"/>
    <w:rsid w:val="007467A7"/>
    <w:rsid w:val="00746A55"/>
    <w:rsid w:val="00746F30"/>
    <w:rsid w:val="00746FB7"/>
    <w:rsid w:val="00746FC8"/>
    <w:rsid w:val="00747493"/>
    <w:rsid w:val="0074758C"/>
    <w:rsid w:val="0074772F"/>
    <w:rsid w:val="0074774D"/>
    <w:rsid w:val="00747C36"/>
    <w:rsid w:val="00747CCB"/>
    <w:rsid w:val="00747F36"/>
    <w:rsid w:val="00750DFD"/>
    <w:rsid w:val="00751298"/>
    <w:rsid w:val="00751B32"/>
    <w:rsid w:val="00751CE3"/>
    <w:rsid w:val="00751DFD"/>
    <w:rsid w:val="007522BA"/>
    <w:rsid w:val="007525AB"/>
    <w:rsid w:val="00752CFE"/>
    <w:rsid w:val="00753249"/>
    <w:rsid w:val="0075366D"/>
    <w:rsid w:val="00753AB2"/>
    <w:rsid w:val="00754205"/>
    <w:rsid w:val="00754213"/>
    <w:rsid w:val="00754FDB"/>
    <w:rsid w:val="00755587"/>
    <w:rsid w:val="00755784"/>
    <w:rsid w:val="00755B05"/>
    <w:rsid w:val="00756303"/>
    <w:rsid w:val="007567EE"/>
    <w:rsid w:val="00756926"/>
    <w:rsid w:val="00756B1E"/>
    <w:rsid w:val="00756E4C"/>
    <w:rsid w:val="00757027"/>
    <w:rsid w:val="0075726C"/>
    <w:rsid w:val="007574C9"/>
    <w:rsid w:val="00757781"/>
    <w:rsid w:val="0075794E"/>
    <w:rsid w:val="00757AF6"/>
    <w:rsid w:val="00757C00"/>
    <w:rsid w:val="00757D6A"/>
    <w:rsid w:val="00757F0B"/>
    <w:rsid w:val="00760389"/>
    <w:rsid w:val="0076092B"/>
    <w:rsid w:val="00760BB6"/>
    <w:rsid w:val="00761458"/>
    <w:rsid w:val="00761797"/>
    <w:rsid w:val="00761AB6"/>
    <w:rsid w:val="00761AF7"/>
    <w:rsid w:val="00762876"/>
    <w:rsid w:val="00762AB4"/>
    <w:rsid w:val="00762BC8"/>
    <w:rsid w:val="00762F90"/>
    <w:rsid w:val="0076308D"/>
    <w:rsid w:val="007636E8"/>
    <w:rsid w:val="00764210"/>
    <w:rsid w:val="007642C9"/>
    <w:rsid w:val="0076498A"/>
    <w:rsid w:val="007649FC"/>
    <w:rsid w:val="00764DEC"/>
    <w:rsid w:val="0076508A"/>
    <w:rsid w:val="007652C6"/>
    <w:rsid w:val="007656E1"/>
    <w:rsid w:val="00765757"/>
    <w:rsid w:val="00765A23"/>
    <w:rsid w:val="00765EE3"/>
    <w:rsid w:val="0076652A"/>
    <w:rsid w:val="0076716D"/>
    <w:rsid w:val="0076719D"/>
    <w:rsid w:val="00767BD5"/>
    <w:rsid w:val="00767C35"/>
    <w:rsid w:val="007701A3"/>
    <w:rsid w:val="007702D7"/>
    <w:rsid w:val="00770678"/>
    <w:rsid w:val="00770891"/>
    <w:rsid w:val="00770984"/>
    <w:rsid w:val="00770DE0"/>
    <w:rsid w:val="00771028"/>
    <w:rsid w:val="00771092"/>
    <w:rsid w:val="0077113B"/>
    <w:rsid w:val="007712E0"/>
    <w:rsid w:val="0077169C"/>
    <w:rsid w:val="0077188E"/>
    <w:rsid w:val="007718CB"/>
    <w:rsid w:val="00771E48"/>
    <w:rsid w:val="0077236B"/>
    <w:rsid w:val="00772902"/>
    <w:rsid w:val="00772B3F"/>
    <w:rsid w:val="00772C0F"/>
    <w:rsid w:val="00772C1D"/>
    <w:rsid w:val="00772DBF"/>
    <w:rsid w:val="0077319C"/>
    <w:rsid w:val="00773551"/>
    <w:rsid w:val="007738D4"/>
    <w:rsid w:val="00773A8C"/>
    <w:rsid w:val="00773E77"/>
    <w:rsid w:val="00773EE1"/>
    <w:rsid w:val="00773F36"/>
    <w:rsid w:val="00774069"/>
    <w:rsid w:val="00774252"/>
    <w:rsid w:val="007742EA"/>
    <w:rsid w:val="007749D6"/>
    <w:rsid w:val="007749F0"/>
    <w:rsid w:val="00774EFB"/>
    <w:rsid w:val="007750A3"/>
    <w:rsid w:val="00775100"/>
    <w:rsid w:val="00775603"/>
    <w:rsid w:val="007759E0"/>
    <w:rsid w:val="00775D4A"/>
    <w:rsid w:val="0077624C"/>
    <w:rsid w:val="00776861"/>
    <w:rsid w:val="0077783B"/>
    <w:rsid w:val="007778C8"/>
    <w:rsid w:val="00777A1B"/>
    <w:rsid w:val="00777DF4"/>
    <w:rsid w:val="00777E51"/>
    <w:rsid w:val="00777F9B"/>
    <w:rsid w:val="0078005C"/>
    <w:rsid w:val="00780197"/>
    <w:rsid w:val="007806FD"/>
    <w:rsid w:val="00780735"/>
    <w:rsid w:val="0078079B"/>
    <w:rsid w:val="00780892"/>
    <w:rsid w:val="00780B0E"/>
    <w:rsid w:val="00780B62"/>
    <w:rsid w:val="00780C3C"/>
    <w:rsid w:val="0078102C"/>
    <w:rsid w:val="007811D2"/>
    <w:rsid w:val="00781413"/>
    <w:rsid w:val="00781EF5"/>
    <w:rsid w:val="00781F47"/>
    <w:rsid w:val="00782046"/>
    <w:rsid w:val="007820C8"/>
    <w:rsid w:val="00782CD9"/>
    <w:rsid w:val="00782E97"/>
    <w:rsid w:val="0078337B"/>
    <w:rsid w:val="00783F1E"/>
    <w:rsid w:val="00784196"/>
    <w:rsid w:val="0078424D"/>
    <w:rsid w:val="00784567"/>
    <w:rsid w:val="007847D6"/>
    <w:rsid w:val="00784BEC"/>
    <w:rsid w:val="00784ED7"/>
    <w:rsid w:val="007850D5"/>
    <w:rsid w:val="0078570D"/>
    <w:rsid w:val="00785E5D"/>
    <w:rsid w:val="00785EE2"/>
    <w:rsid w:val="00785F62"/>
    <w:rsid w:val="00785F80"/>
    <w:rsid w:val="00787672"/>
    <w:rsid w:val="0078769E"/>
    <w:rsid w:val="007878A8"/>
    <w:rsid w:val="00790937"/>
    <w:rsid w:val="007909D0"/>
    <w:rsid w:val="00790E1C"/>
    <w:rsid w:val="007916EF"/>
    <w:rsid w:val="00791C06"/>
    <w:rsid w:val="00791C2B"/>
    <w:rsid w:val="00791DBB"/>
    <w:rsid w:val="00791E5E"/>
    <w:rsid w:val="00792014"/>
    <w:rsid w:val="00792E0A"/>
    <w:rsid w:val="007930E7"/>
    <w:rsid w:val="0079351C"/>
    <w:rsid w:val="0079377B"/>
    <w:rsid w:val="00793864"/>
    <w:rsid w:val="00793930"/>
    <w:rsid w:val="00793BEE"/>
    <w:rsid w:val="00793E6A"/>
    <w:rsid w:val="00793FC0"/>
    <w:rsid w:val="00793FEB"/>
    <w:rsid w:val="007942CC"/>
    <w:rsid w:val="00794632"/>
    <w:rsid w:val="0079488F"/>
    <w:rsid w:val="0079501A"/>
    <w:rsid w:val="00795359"/>
    <w:rsid w:val="0079599D"/>
    <w:rsid w:val="00795BA1"/>
    <w:rsid w:val="0079607E"/>
    <w:rsid w:val="007968B5"/>
    <w:rsid w:val="00796A92"/>
    <w:rsid w:val="007971A0"/>
    <w:rsid w:val="00797495"/>
    <w:rsid w:val="00797759"/>
    <w:rsid w:val="007978A2"/>
    <w:rsid w:val="00797B56"/>
    <w:rsid w:val="00797E75"/>
    <w:rsid w:val="00797EF7"/>
    <w:rsid w:val="007A0022"/>
    <w:rsid w:val="007A07DB"/>
    <w:rsid w:val="007A106B"/>
    <w:rsid w:val="007A11F9"/>
    <w:rsid w:val="007A157E"/>
    <w:rsid w:val="007A183D"/>
    <w:rsid w:val="007A23AB"/>
    <w:rsid w:val="007A28C6"/>
    <w:rsid w:val="007A330E"/>
    <w:rsid w:val="007A352C"/>
    <w:rsid w:val="007A3CC7"/>
    <w:rsid w:val="007A4606"/>
    <w:rsid w:val="007A46E1"/>
    <w:rsid w:val="007A4760"/>
    <w:rsid w:val="007A4942"/>
    <w:rsid w:val="007A4C33"/>
    <w:rsid w:val="007A5374"/>
    <w:rsid w:val="007A5583"/>
    <w:rsid w:val="007A5ABB"/>
    <w:rsid w:val="007A5C67"/>
    <w:rsid w:val="007A629C"/>
    <w:rsid w:val="007A636E"/>
    <w:rsid w:val="007A65EA"/>
    <w:rsid w:val="007A6EAA"/>
    <w:rsid w:val="007A7037"/>
    <w:rsid w:val="007A70F2"/>
    <w:rsid w:val="007A723F"/>
    <w:rsid w:val="007A780F"/>
    <w:rsid w:val="007A7B41"/>
    <w:rsid w:val="007A7E19"/>
    <w:rsid w:val="007B0151"/>
    <w:rsid w:val="007B0E03"/>
    <w:rsid w:val="007B0ECD"/>
    <w:rsid w:val="007B1285"/>
    <w:rsid w:val="007B1477"/>
    <w:rsid w:val="007B1572"/>
    <w:rsid w:val="007B18A4"/>
    <w:rsid w:val="007B196B"/>
    <w:rsid w:val="007B2167"/>
    <w:rsid w:val="007B2461"/>
    <w:rsid w:val="007B2471"/>
    <w:rsid w:val="007B24BC"/>
    <w:rsid w:val="007B24D7"/>
    <w:rsid w:val="007B256C"/>
    <w:rsid w:val="007B31A4"/>
    <w:rsid w:val="007B3347"/>
    <w:rsid w:val="007B43AC"/>
    <w:rsid w:val="007B44B6"/>
    <w:rsid w:val="007B4552"/>
    <w:rsid w:val="007B4BB9"/>
    <w:rsid w:val="007B5240"/>
    <w:rsid w:val="007B5F29"/>
    <w:rsid w:val="007B5FC1"/>
    <w:rsid w:val="007B60E9"/>
    <w:rsid w:val="007B6696"/>
    <w:rsid w:val="007B68D3"/>
    <w:rsid w:val="007B697A"/>
    <w:rsid w:val="007B6A4E"/>
    <w:rsid w:val="007B6AA5"/>
    <w:rsid w:val="007B6C92"/>
    <w:rsid w:val="007B71CE"/>
    <w:rsid w:val="007B777A"/>
    <w:rsid w:val="007B795A"/>
    <w:rsid w:val="007B79E3"/>
    <w:rsid w:val="007C01C2"/>
    <w:rsid w:val="007C02F1"/>
    <w:rsid w:val="007C05B2"/>
    <w:rsid w:val="007C05ED"/>
    <w:rsid w:val="007C077F"/>
    <w:rsid w:val="007C07E0"/>
    <w:rsid w:val="007C0C38"/>
    <w:rsid w:val="007C0C5A"/>
    <w:rsid w:val="007C0E1B"/>
    <w:rsid w:val="007C115F"/>
    <w:rsid w:val="007C1566"/>
    <w:rsid w:val="007C1598"/>
    <w:rsid w:val="007C1677"/>
    <w:rsid w:val="007C1AA1"/>
    <w:rsid w:val="007C1F86"/>
    <w:rsid w:val="007C20DB"/>
    <w:rsid w:val="007C234D"/>
    <w:rsid w:val="007C2988"/>
    <w:rsid w:val="007C313A"/>
    <w:rsid w:val="007C344B"/>
    <w:rsid w:val="007C3635"/>
    <w:rsid w:val="007C36AD"/>
    <w:rsid w:val="007C37A3"/>
    <w:rsid w:val="007C37CB"/>
    <w:rsid w:val="007C3851"/>
    <w:rsid w:val="007C394B"/>
    <w:rsid w:val="007C39E8"/>
    <w:rsid w:val="007C3AEF"/>
    <w:rsid w:val="007C42A4"/>
    <w:rsid w:val="007C43AC"/>
    <w:rsid w:val="007C4465"/>
    <w:rsid w:val="007C464C"/>
    <w:rsid w:val="007C470D"/>
    <w:rsid w:val="007C483F"/>
    <w:rsid w:val="007C4D65"/>
    <w:rsid w:val="007C51C2"/>
    <w:rsid w:val="007C54FE"/>
    <w:rsid w:val="007C59E1"/>
    <w:rsid w:val="007C5E07"/>
    <w:rsid w:val="007C5EFB"/>
    <w:rsid w:val="007C689F"/>
    <w:rsid w:val="007C6F73"/>
    <w:rsid w:val="007C71AF"/>
    <w:rsid w:val="007C7310"/>
    <w:rsid w:val="007C734F"/>
    <w:rsid w:val="007C736D"/>
    <w:rsid w:val="007C744E"/>
    <w:rsid w:val="007C7CBB"/>
    <w:rsid w:val="007C7EAC"/>
    <w:rsid w:val="007C7F8A"/>
    <w:rsid w:val="007D03E5"/>
    <w:rsid w:val="007D0542"/>
    <w:rsid w:val="007D069A"/>
    <w:rsid w:val="007D0CF5"/>
    <w:rsid w:val="007D1241"/>
    <w:rsid w:val="007D16EA"/>
    <w:rsid w:val="007D1E9D"/>
    <w:rsid w:val="007D2407"/>
    <w:rsid w:val="007D285B"/>
    <w:rsid w:val="007D3709"/>
    <w:rsid w:val="007D37CB"/>
    <w:rsid w:val="007D3D94"/>
    <w:rsid w:val="007D403D"/>
    <w:rsid w:val="007D4867"/>
    <w:rsid w:val="007D4B1A"/>
    <w:rsid w:val="007D4C49"/>
    <w:rsid w:val="007D5256"/>
    <w:rsid w:val="007D528D"/>
    <w:rsid w:val="007D5298"/>
    <w:rsid w:val="007D5323"/>
    <w:rsid w:val="007D5829"/>
    <w:rsid w:val="007D5871"/>
    <w:rsid w:val="007D5B8A"/>
    <w:rsid w:val="007D5D31"/>
    <w:rsid w:val="007D682B"/>
    <w:rsid w:val="007D6A74"/>
    <w:rsid w:val="007D6BA2"/>
    <w:rsid w:val="007D6BB9"/>
    <w:rsid w:val="007D6C53"/>
    <w:rsid w:val="007D6EE8"/>
    <w:rsid w:val="007D7314"/>
    <w:rsid w:val="007D7544"/>
    <w:rsid w:val="007D7753"/>
    <w:rsid w:val="007D77F6"/>
    <w:rsid w:val="007D787B"/>
    <w:rsid w:val="007D7F06"/>
    <w:rsid w:val="007D7F14"/>
    <w:rsid w:val="007E006B"/>
    <w:rsid w:val="007E006F"/>
    <w:rsid w:val="007E023B"/>
    <w:rsid w:val="007E04BC"/>
    <w:rsid w:val="007E06B9"/>
    <w:rsid w:val="007E0846"/>
    <w:rsid w:val="007E0BAE"/>
    <w:rsid w:val="007E0E64"/>
    <w:rsid w:val="007E1283"/>
    <w:rsid w:val="007E1A4C"/>
    <w:rsid w:val="007E1B38"/>
    <w:rsid w:val="007E3120"/>
    <w:rsid w:val="007E31AF"/>
    <w:rsid w:val="007E3290"/>
    <w:rsid w:val="007E34D3"/>
    <w:rsid w:val="007E43B6"/>
    <w:rsid w:val="007E43F8"/>
    <w:rsid w:val="007E4D4C"/>
    <w:rsid w:val="007E503C"/>
    <w:rsid w:val="007E599D"/>
    <w:rsid w:val="007E5E6D"/>
    <w:rsid w:val="007E62C2"/>
    <w:rsid w:val="007E6784"/>
    <w:rsid w:val="007E67CB"/>
    <w:rsid w:val="007E68F5"/>
    <w:rsid w:val="007E6B7B"/>
    <w:rsid w:val="007E6C2C"/>
    <w:rsid w:val="007E6F85"/>
    <w:rsid w:val="007E7385"/>
    <w:rsid w:val="007E7932"/>
    <w:rsid w:val="007E7BF4"/>
    <w:rsid w:val="007E7D10"/>
    <w:rsid w:val="007F0053"/>
    <w:rsid w:val="007F05E0"/>
    <w:rsid w:val="007F07B1"/>
    <w:rsid w:val="007F0A46"/>
    <w:rsid w:val="007F111D"/>
    <w:rsid w:val="007F16AB"/>
    <w:rsid w:val="007F1AA9"/>
    <w:rsid w:val="007F1ABB"/>
    <w:rsid w:val="007F1BA8"/>
    <w:rsid w:val="007F20F3"/>
    <w:rsid w:val="007F213B"/>
    <w:rsid w:val="007F27FF"/>
    <w:rsid w:val="007F2D36"/>
    <w:rsid w:val="007F309C"/>
    <w:rsid w:val="007F35EA"/>
    <w:rsid w:val="007F4585"/>
    <w:rsid w:val="007F5DCA"/>
    <w:rsid w:val="007F617E"/>
    <w:rsid w:val="007F6224"/>
    <w:rsid w:val="007F66CE"/>
    <w:rsid w:val="007F6D04"/>
    <w:rsid w:val="007F6F8D"/>
    <w:rsid w:val="007F720E"/>
    <w:rsid w:val="007F7477"/>
    <w:rsid w:val="007F7612"/>
    <w:rsid w:val="007F7CDF"/>
    <w:rsid w:val="007F7D9D"/>
    <w:rsid w:val="007F7EE0"/>
    <w:rsid w:val="0080004F"/>
    <w:rsid w:val="0080058A"/>
    <w:rsid w:val="00800993"/>
    <w:rsid w:val="00800ABE"/>
    <w:rsid w:val="0080129F"/>
    <w:rsid w:val="00801363"/>
    <w:rsid w:val="0080182E"/>
    <w:rsid w:val="00801C7E"/>
    <w:rsid w:val="00801E2F"/>
    <w:rsid w:val="00801EFC"/>
    <w:rsid w:val="00802190"/>
    <w:rsid w:val="008021BD"/>
    <w:rsid w:val="00802562"/>
    <w:rsid w:val="008027E6"/>
    <w:rsid w:val="00803276"/>
    <w:rsid w:val="008032CA"/>
    <w:rsid w:val="0080343E"/>
    <w:rsid w:val="00803555"/>
    <w:rsid w:val="00803AC9"/>
    <w:rsid w:val="00803D65"/>
    <w:rsid w:val="008045EF"/>
    <w:rsid w:val="00804831"/>
    <w:rsid w:val="00804C29"/>
    <w:rsid w:val="008050B6"/>
    <w:rsid w:val="00805229"/>
    <w:rsid w:val="008055AC"/>
    <w:rsid w:val="0080566C"/>
    <w:rsid w:val="00805A24"/>
    <w:rsid w:val="00805AE8"/>
    <w:rsid w:val="00806261"/>
    <w:rsid w:val="00806D79"/>
    <w:rsid w:val="008070A9"/>
    <w:rsid w:val="00807108"/>
    <w:rsid w:val="0080748F"/>
    <w:rsid w:val="00807615"/>
    <w:rsid w:val="00807A6B"/>
    <w:rsid w:val="00807B0F"/>
    <w:rsid w:val="00807D1E"/>
    <w:rsid w:val="00810B00"/>
    <w:rsid w:val="00811174"/>
    <w:rsid w:val="00811185"/>
    <w:rsid w:val="00811279"/>
    <w:rsid w:val="008113AA"/>
    <w:rsid w:val="00811479"/>
    <w:rsid w:val="008116FC"/>
    <w:rsid w:val="00811804"/>
    <w:rsid w:val="00811BF5"/>
    <w:rsid w:val="00811E39"/>
    <w:rsid w:val="00811FFC"/>
    <w:rsid w:val="00812234"/>
    <w:rsid w:val="0081223A"/>
    <w:rsid w:val="008123BA"/>
    <w:rsid w:val="008123E1"/>
    <w:rsid w:val="0081258F"/>
    <w:rsid w:val="00812599"/>
    <w:rsid w:val="00812620"/>
    <w:rsid w:val="00812D19"/>
    <w:rsid w:val="0081314B"/>
    <w:rsid w:val="00813612"/>
    <w:rsid w:val="00813661"/>
    <w:rsid w:val="00813B8A"/>
    <w:rsid w:val="00814524"/>
    <w:rsid w:val="008145F7"/>
    <w:rsid w:val="0081476D"/>
    <w:rsid w:val="00814902"/>
    <w:rsid w:val="008149A6"/>
    <w:rsid w:val="00814C7F"/>
    <w:rsid w:val="0081501F"/>
    <w:rsid w:val="008157D0"/>
    <w:rsid w:val="00815808"/>
    <w:rsid w:val="008158DB"/>
    <w:rsid w:val="00815A00"/>
    <w:rsid w:val="00815E16"/>
    <w:rsid w:val="0081607E"/>
    <w:rsid w:val="0081612A"/>
    <w:rsid w:val="00816370"/>
    <w:rsid w:val="008167CE"/>
    <w:rsid w:val="0081681E"/>
    <w:rsid w:val="00816A7D"/>
    <w:rsid w:val="00816AE3"/>
    <w:rsid w:val="00816BE0"/>
    <w:rsid w:val="00816E14"/>
    <w:rsid w:val="00816F16"/>
    <w:rsid w:val="0081725A"/>
    <w:rsid w:val="00817291"/>
    <w:rsid w:val="00817347"/>
    <w:rsid w:val="0081736A"/>
    <w:rsid w:val="00817899"/>
    <w:rsid w:val="008179EB"/>
    <w:rsid w:val="00817C59"/>
    <w:rsid w:val="00820218"/>
    <w:rsid w:val="00820592"/>
    <w:rsid w:val="00820D2D"/>
    <w:rsid w:val="00820F57"/>
    <w:rsid w:val="00820F99"/>
    <w:rsid w:val="00820F9C"/>
    <w:rsid w:val="008211D3"/>
    <w:rsid w:val="008212A4"/>
    <w:rsid w:val="00821320"/>
    <w:rsid w:val="0082160A"/>
    <w:rsid w:val="00821757"/>
    <w:rsid w:val="00821C5B"/>
    <w:rsid w:val="00821F6A"/>
    <w:rsid w:val="008221B1"/>
    <w:rsid w:val="008223E1"/>
    <w:rsid w:val="008226AE"/>
    <w:rsid w:val="008227CF"/>
    <w:rsid w:val="00823362"/>
    <w:rsid w:val="008233F0"/>
    <w:rsid w:val="008239C6"/>
    <w:rsid w:val="00824236"/>
    <w:rsid w:val="00824650"/>
    <w:rsid w:val="00824A70"/>
    <w:rsid w:val="0082609A"/>
    <w:rsid w:val="00826106"/>
    <w:rsid w:val="0082670C"/>
    <w:rsid w:val="00826D1B"/>
    <w:rsid w:val="008277A7"/>
    <w:rsid w:val="008278E5"/>
    <w:rsid w:val="00827993"/>
    <w:rsid w:val="008279E3"/>
    <w:rsid w:val="00827E6C"/>
    <w:rsid w:val="0083058F"/>
    <w:rsid w:val="008308C9"/>
    <w:rsid w:val="00831020"/>
    <w:rsid w:val="008317A2"/>
    <w:rsid w:val="00831BA3"/>
    <w:rsid w:val="00831E0C"/>
    <w:rsid w:val="00831F75"/>
    <w:rsid w:val="008324D1"/>
    <w:rsid w:val="008327D6"/>
    <w:rsid w:val="00832BE6"/>
    <w:rsid w:val="00832ECA"/>
    <w:rsid w:val="00832F06"/>
    <w:rsid w:val="008331D8"/>
    <w:rsid w:val="00833705"/>
    <w:rsid w:val="0083379E"/>
    <w:rsid w:val="008338BF"/>
    <w:rsid w:val="00833D38"/>
    <w:rsid w:val="008343F0"/>
    <w:rsid w:val="00834486"/>
    <w:rsid w:val="0083496E"/>
    <w:rsid w:val="00834A98"/>
    <w:rsid w:val="008351BD"/>
    <w:rsid w:val="008353F2"/>
    <w:rsid w:val="008353FD"/>
    <w:rsid w:val="0083543A"/>
    <w:rsid w:val="0083613E"/>
    <w:rsid w:val="0083621F"/>
    <w:rsid w:val="00836622"/>
    <w:rsid w:val="0083671A"/>
    <w:rsid w:val="008368B0"/>
    <w:rsid w:val="00836D2B"/>
    <w:rsid w:val="00836EA6"/>
    <w:rsid w:val="0083708E"/>
    <w:rsid w:val="00837114"/>
    <w:rsid w:val="00837164"/>
    <w:rsid w:val="00837327"/>
    <w:rsid w:val="00837A23"/>
    <w:rsid w:val="00837F81"/>
    <w:rsid w:val="0084011A"/>
    <w:rsid w:val="00840128"/>
    <w:rsid w:val="008403E8"/>
    <w:rsid w:val="0084040E"/>
    <w:rsid w:val="00840921"/>
    <w:rsid w:val="008409D2"/>
    <w:rsid w:val="00840AB8"/>
    <w:rsid w:val="00840B62"/>
    <w:rsid w:val="00840C11"/>
    <w:rsid w:val="00840FE5"/>
    <w:rsid w:val="00841430"/>
    <w:rsid w:val="008414EA"/>
    <w:rsid w:val="00841539"/>
    <w:rsid w:val="00841801"/>
    <w:rsid w:val="008418FE"/>
    <w:rsid w:val="00841A7E"/>
    <w:rsid w:val="00842450"/>
    <w:rsid w:val="00842627"/>
    <w:rsid w:val="008427B2"/>
    <w:rsid w:val="00842B82"/>
    <w:rsid w:val="00842C58"/>
    <w:rsid w:val="00842ED5"/>
    <w:rsid w:val="008431FB"/>
    <w:rsid w:val="00843D21"/>
    <w:rsid w:val="008446E8"/>
    <w:rsid w:val="00844C1B"/>
    <w:rsid w:val="0084584F"/>
    <w:rsid w:val="00845B0E"/>
    <w:rsid w:val="00845DA8"/>
    <w:rsid w:val="00846A79"/>
    <w:rsid w:val="00846D1B"/>
    <w:rsid w:val="00846E02"/>
    <w:rsid w:val="00846F99"/>
    <w:rsid w:val="008471E0"/>
    <w:rsid w:val="008472E4"/>
    <w:rsid w:val="008476D5"/>
    <w:rsid w:val="00847C7B"/>
    <w:rsid w:val="00847F52"/>
    <w:rsid w:val="0085025A"/>
    <w:rsid w:val="008505CC"/>
    <w:rsid w:val="008512A3"/>
    <w:rsid w:val="0085192A"/>
    <w:rsid w:val="00851B40"/>
    <w:rsid w:val="00851BB4"/>
    <w:rsid w:val="00851D10"/>
    <w:rsid w:val="008523EA"/>
    <w:rsid w:val="008525EB"/>
    <w:rsid w:val="008526EC"/>
    <w:rsid w:val="008529C3"/>
    <w:rsid w:val="00852A56"/>
    <w:rsid w:val="00853343"/>
    <w:rsid w:val="0085367D"/>
    <w:rsid w:val="0085387B"/>
    <w:rsid w:val="00853A4D"/>
    <w:rsid w:val="00853CF6"/>
    <w:rsid w:val="008541BE"/>
    <w:rsid w:val="008546FD"/>
    <w:rsid w:val="00854B95"/>
    <w:rsid w:val="00854D8D"/>
    <w:rsid w:val="00854EB6"/>
    <w:rsid w:val="008554A5"/>
    <w:rsid w:val="008557E5"/>
    <w:rsid w:val="00855D4E"/>
    <w:rsid w:val="00856DF2"/>
    <w:rsid w:val="00856EC5"/>
    <w:rsid w:val="00857299"/>
    <w:rsid w:val="00857369"/>
    <w:rsid w:val="00857A89"/>
    <w:rsid w:val="00857D28"/>
    <w:rsid w:val="00857E59"/>
    <w:rsid w:val="00857F40"/>
    <w:rsid w:val="008604A6"/>
    <w:rsid w:val="008605C8"/>
    <w:rsid w:val="00860AB8"/>
    <w:rsid w:val="00860AC9"/>
    <w:rsid w:val="00860B92"/>
    <w:rsid w:val="008614DA"/>
    <w:rsid w:val="00861588"/>
    <w:rsid w:val="008615A9"/>
    <w:rsid w:val="00861708"/>
    <w:rsid w:val="0086194C"/>
    <w:rsid w:val="00861E76"/>
    <w:rsid w:val="00861F33"/>
    <w:rsid w:val="00862286"/>
    <w:rsid w:val="008624E0"/>
    <w:rsid w:val="0086256F"/>
    <w:rsid w:val="00862722"/>
    <w:rsid w:val="0086295B"/>
    <w:rsid w:val="008629CE"/>
    <w:rsid w:val="00862A38"/>
    <w:rsid w:val="00862BAC"/>
    <w:rsid w:val="008631F6"/>
    <w:rsid w:val="00863400"/>
    <w:rsid w:val="0086354B"/>
    <w:rsid w:val="00863608"/>
    <w:rsid w:val="00863918"/>
    <w:rsid w:val="00863C6D"/>
    <w:rsid w:val="00864247"/>
    <w:rsid w:val="008646CA"/>
    <w:rsid w:val="00864BA2"/>
    <w:rsid w:val="00864BDF"/>
    <w:rsid w:val="00865586"/>
    <w:rsid w:val="00865776"/>
    <w:rsid w:val="00865C96"/>
    <w:rsid w:val="00866C5E"/>
    <w:rsid w:val="008674ED"/>
    <w:rsid w:val="0086750B"/>
    <w:rsid w:val="0086760B"/>
    <w:rsid w:val="00867CF7"/>
    <w:rsid w:val="00870188"/>
    <w:rsid w:val="008708A3"/>
    <w:rsid w:val="00870B3B"/>
    <w:rsid w:val="00870B40"/>
    <w:rsid w:val="00870BB3"/>
    <w:rsid w:val="00870D84"/>
    <w:rsid w:val="00870EF4"/>
    <w:rsid w:val="0087135A"/>
    <w:rsid w:val="00871C75"/>
    <w:rsid w:val="00871DB9"/>
    <w:rsid w:val="00871FE7"/>
    <w:rsid w:val="00872015"/>
    <w:rsid w:val="00872090"/>
    <w:rsid w:val="008720DA"/>
    <w:rsid w:val="008721B2"/>
    <w:rsid w:val="00872238"/>
    <w:rsid w:val="00872693"/>
    <w:rsid w:val="0087325A"/>
    <w:rsid w:val="0087493B"/>
    <w:rsid w:val="00874969"/>
    <w:rsid w:val="0087497E"/>
    <w:rsid w:val="0087499F"/>
    <w:rsid w:val="008749E2"/>
    <w:rsid w:val="00874A47"/>
    <w:rsid w:val="00874A5C"/>
    <w:rsid w:val="00874FA2"/>
    <w:rsid w:val="00875523"/>
    <w:rsid w:val="0087567A"/>
    <w:rsid w:val="0087577B"/>
    <w:rsid w:val="00875C0F"/>
    <w:rsid w:val="00875EE0"/>
    <w:rsid w:val="00876044"/>
    <w:rsid w:val="008760F4"/>
    <w:rsid w:val="008764BA"/>
    <w:rsid w:val="00877394"/>
    <w:rsid w:val="00877506"/>
    <w:rsid w:val="00877A67"/>
    <w:rsid w:val="00877AEA"/>
    <w:rsid w:val="00880191"/>
    <w:rsid w:val="00880864"/>
    <w:rsid w:val="00880890"/>
    <w:rsid w:val="00880903"/>
    <w:rsid w:val="00880AC5"/>
    <w:rsid w:val="00880C9B"/>
    <w:rsid w:val="00880F62"/>
    <w:rsid w:val="0088152C"/>
    <w:rsid w:val="008816BC"/>
    <w:rsid w:val="00881931"/>
    <w:rsid w:val="00881ED8"/>
    <w:rsid w:val="008823B1"/>
    <w:rsid w:val="00882489"/>
    <w:rsid w:val="008827A7"/>
    <w:rsid w:val="00882999"/>
    <w:rsid w:val="00882A0A"/>
    <w:rsid w:val="00882C88"/>
    <w:rsid w:val="00882CDD"/>
    <w:rsid w:val="00883112"/>
    <w:rsid w:val="00883325"/>
    <w:rsid w:val="0088394A"/>
    <w:rsid w:val="00883F04"/>
    <w:rsid w:val="00884672"/>
    <w:rsid w:val="00885219"/>
    <w:rsid w:val="0088536E"/>
    <w:rsid w:val="00885BA2"/>
    <w:rsid w:val="00885D4C"/>
    <w:rsid w:val="008860DE"/>
    <w:rsid w:val="008866C0"/>
    <w:rsid w:val="00886985"/>
    <w:rsid w:val="008869E1"/>
    <w:rsid w:val="00886AA5"/>
    <w:rsid w:val="00887045"/>
    <w:rsid w:val="008870FD"/>
    <w:rsid w:val="008875E0"/>
    <w:rsid w:val="00887683"/>
    <w:rsid w:val="00887B2D"/>
    <w:rsid w:val="00890199"/>
    <w:rsid w:val="00890CFD"/>
    <w:rsid w:val="00890D2E"/>
    <w:rsid w:val="00891313"/>
    <w:rsid w:val="008913F2"/>
    <w:rsid w:val="0089147C"/>
    <w:rsid w:val="00891699"/>
    <w:rsid w:val="0089176F"/>
    <w:rsid w:val="0089177D"/>
    <w:rsid w:val="0089178E"/>
    <w:rsid w:val="00891A44"/>
    <w:rsid w:val="00892559"/>
    <w:rsid w:val="008927F4"/>
    <w:rsid w:val="00892940"/>
    <w:rsid w:val="008929AE"/>
    <w:rsid w:val="00892D3A"/>
    <w:rsid w:val="00892DA6"/>
    <w:rsid w:val="008934D0"/>
    <w:rsid w:val="00893BEB"/>
    <w:rsid w:val="00893DC3"/>
    <w:rsid w:val="00893DFA"/>
    <w:rsid w:val="00894104"/>
    <w:rsid w:val="00894149"/>
    <w:rsid w:val="008942FF"/>
    <w:rsid w:val="0089435D"/>
    <w:rsid w:val="008948F0"/>
    <w:rsid w:val="00894916"/>
    <w:rsid w:val="00894DE7"/>
    <w:rsid w:val="00895308"/>
    <w:rsid w:val="0089552C"/>
    <w:rsid w:val="008958E9"/>
    <w:rsid w:val="008959E6"/>
    <w:rsid w:val="00895D02"/>
    <w:rsid w:val="00896148"/>
    <w:rsid w:val="008961AE"/>
    <w:rsid w:val="00896326"/>
    <w:rsid w:val="008965AF"/>
    <w:rsid w:val="00896AD3"/>
    <w:rsid w:val="00896D74"/>
    <w:rsid w:val="00896FCF"/>
    <w:rsid w:val="00897040"/>
    <w:rsid w:val="0089720F"/>
    <w:rsid w:val="008979EA"/>
    <w:rsid w:val="008A014D"/>
    <w:rsid w:val="008A0C3E"/>
    <w:rsid w:val="008A0DE0"/>
    <w:rsid w:val="008A0F0D"/>
    <w:rsid w:val="008A0F87"/>
    <w:rsid w:val="008A120A"/>
    <w:rsid w:val="008A1C8D"/>
    <w:rsid w:val="008A1EC2"/>
    <w:rsid w:val="008A22C6"/>
    <w:rsid w:val="008A24FD"/>
    <w:rsid w:val="008A2609"/>
    <w:rsid w:val="008A262E"/>
    <w:rsid w:val="008A27B0"/>
    <w:rsid w:val="008A27EC"/>
    <w:rsid w:val="008A28D4"/>
    <w:rsid w:val="008A2E25"/>
    <w:rsid w:val="008A2FA2"/>
    <w:rsid w:val="008A2FA7"/>
    <w:rsid w:val="008A30E8"/>
    <w:rsid w:val="008A348B"/>
    <w:rsid w:val="008A3586"/>
    <w:rsid w:val="008A35DF"/>
    <w:rsid w:val="008A35FC"/>
    <w:rsid w:val="008A3B04"/>
    <w:rsid w:val="008A3C32"/>
    <w:rsid w:val="008A3E9D"/>
    <w:rsid w:val="008A4328"/>
    <w:rsid w:val="008A433E"/>
    <w:rsid w:val="008A446F"/>
    <w:rsid w:val="008A493D"/>
    <w:rsid w:val="008A4AA4"/>
    <w:rsid w:val="008A4E7A"/>
    <w:rsid w:val="008A4FA6"/>
    <w:rsid w:val="008A52B2"/>
    <w:rsid w:val="008A5458"/>
    <w:rsid w:val="008A5486"/>
    <w:rsid w:val="008A5574"/>
    <w:rsid w:val="008A5F06"/>
    <w:rsid w:val="008A641D"/>
    <w:rsid w:val="008A690B"/>
    <w:rsid w:val="008A734F"/>
    <w:rsid w:val="008A78DB"/>
    <w:rsid w:val="008A7E25"/>
    <w:rsid w:val="008B095A"/>
    <w:rsid w:val="008B0BC6"/>
    <w:rsid w:val="008B0C52"/>
    <w:rsid w:val="008B0DC3"/>
    <w:rsid w:val="008B158C"/>
    <w:rsid w:val="008B1779"/>
    <w:rsid w:val="008B17C6"/>
    <w:rsid w:val="008B1909"/>
    <w:rsid w:val="008B1C5C"/>
    <w:rsid w:val="008B237A"/>
    <w:rsid w:val="008B24E1"/>
    <w:rsid w:val="008B2A1D"/>
    <w:rsid w:val="008B2BDD"/>
    <w:rsid w:val="008B302A"/>
    <w:rsid w:val="008B33D2"/>
    <w:rsid w:val="008B3626"/>
    <w:rsid w:val="008B3BE0"/>
    <w:rsid w:val="008B3CB2"/>
    <w:rsid w:val="008B3E78"/>
    <w:rsid w:val="008B3EE5"/>
    <w:rsid w:val="008B46E7"/>
    <w:rsid w:val="008B49B8"/>
    <w:rsid w:val="008B4A3B"/>
    <w:rsid w:val="008B4CFF"/>
    <w:rsid w:val="008B4D07"/>
    <w:rsid w:val="008B5039"/>
    <w:rsid w:val="008B5493"/>
    <w:rsid w:val="008B5C7C"/>
    <w:rsid w:val="008B60F5"/>
    <w:rsid w:val="008B6581"/>
    <w:rsid w:val="008B707E"/>
    <w:rsid w:val="008B71D8"/>
    <w:rsid w:val="008B7659"/>
    <w:rsid w:val="008C02C7"/>
    <w:rsid w:val="008C03FA"/>
    <w:rsid w:val="008C06C1"/>
    <w:rsid w:val="008C078A"/>
    <w:rsid w:val="008C0BE5"/>
    <w:rsid w:val="008C0E58"/>
    <w:rsid w:val="008C150F"/>
    <w:rsid w:val="008C15D0"/>
    <w:rsid w:val="008C1CD5"/>
    <w:rsid w:val="008C205A"/>
    <w:rsid w:val="008C2658"/>
    <w:rsid w:val="008C2756"/>
    <w:rsid w:val="008C27AE"/>
    <w:rsid w:val="008C2C80"/>
    <w:rsid w:val="008C2D7B"/>
    <w:rsid w:val="008C3083"/>
    <w:rsid w:val="008C38EB"/>
    <w:rsid w:val="008C4136"/>
    <w:rsid w:val="008C464E"/>
    <w:rsid w:val="008C4764"/>
    <w:rsid w:val="008C4E3A"/>
    <w:rsid w:val="008C549B"/>
    <w:rsid w:val="008C55D6"/>
    <w:rsid w:val="008C5847"/>
    <w:rsid w:val="008C5D38"/>
    <w:rsid w:val="008C5DB0"/>
    <w:rsid w:val="008C67D6"/>
    <w:rsid w:val="008C6B6E"/>
    <w:rsid w:val="008C6C4F"/>
    <w:rsid w:val="008C75A3"/>
    <w:rsid w:val="008C7D82"/>
    <w:rsid w:val="008D008B"/>
    <w:rsid w:val="008D00E0"/>
    <w:rsid w:val="008D0170"/>
    <w:rsid w:val="008D01DF"/>
    <w:rsid w:val="008D01EF"/>
    <w:rsid w:val="008D02B7"/>
    <w:rsid w:val="008D040E"/>
    <w:rsid w:val="008D061B"/>
    <w:rsid w:val="008D0B80"/>
    <w:rsid w:val="008D14E2"/>
    <w:rsid w:val="008D17DA"/>
    <w:rsid w:val="008D19B2"/>
    <w:rsid w:val="008D2072"/>
    <w:rsid w:val="008D22A1"/>
    <w:rsid w:val="008D2812"/>
    <w:rsid w:val="008D2955"/>
    <w:rsid w:val="008D31D9"/>
    <w:rsid w:val="008D351D"/>
    <w:rsid w:val="008D3D0D"/>
    <w:rsid w:val="008D3DD7"/>
    <w:rsid w:val="008D41DE"/>
    <w:rsid w:val="008D46EC"/>
    <w:rsid w:val="008D5215"/>
    <w:rsid w:val="008D61A0"/>
    <w:rsid w:val="008D6A75"/>
    <w:rsid w:val="008D714C"/>
    <w:rsid w:val="008D719B"/>
    <w:rsid w:val="008D72C9"/>
    <w:rsid w:val="008D74F5"/>
    <w:rsid w:val="008D7FC5"/>
    <w:rsid w:val="008E0039"/>
    <w:rsid w:val="008E037F"/>
    <w:rsid w:val="008E0634"/>
    <w:rsid w:val="008E07C3"/>
    <w:rsid w:val="008E0BC2"/>
    <w:rsid w:val="008E0F75"/>
    <w:rsid w:val="008E11CA"/>
    <w:rsid w:val="008E170A"/>
    <w:rsid w:val="008E1A7A"/>
    <w:rsid w:val="008E29DA"/>
    <w:rsid w:val="008E2E20"/>
    <w:rsid w:val="008E3560"/>
    <w:rsid w:val="008E36C2"/>
    <w:rsid w:val="008E3722"/>
    <w:rsid w:val="008E3767"/>
    <w:rsid w:val="008E3D5D"/>
    <w:rsid w:val="008E46CA"/>
    <w:rsid w:val="008E4984"/>
    <w:rsid w:val="008E49B9"/>
    <w:rsid w:val="008E4B6F"/>
    <w:rsid w:val="008E4B8C"/>
    <w:rsid w:val="008E51A4"/>
    <w:rsid w:val="008E542C"/>
    <w:rsid w:val="008E5DB6"/>
    <w:rsid w:val="008E602C"/>
    <w:rsid w:val="008E61B0"/>
    <w:rsid w:val="008E625B"/>
    <w:rsid w:val="008E6334"/>
    <w:rsid w:val="008E6FE0"/>
    <w:rsid w:val="008E70B3"/>
    <w:rsid w:val="008E75C1"/>
    <w:rsid w:val="008E7614"/>
    <w:rsid w:val="008E78AC"/>
    <w:rsid w:val="008E78C5"/>
    <w:rsid w:val="008F011B"/>
    <w:rsid w:val="008F038F"/>
    <w:rsid w:val="008F0625"/>
    <w:rsid w:val="008F0951"/>
    <w:rsid w:val="008F16CC"/>
    <w:rsid w:val="008F1789"/>
    <w:rsid w:val="008F19CE"/>
    <w:rsid w:val="008F1F97"/>
    <w:rsid w:val="008F1FBD"/>
    <w:rsid w:val="008F2162"/>
    <w:rsid w:val="008F21E5"/>
    <w:rsid w:val="008F2452"/>
    <w:rsid w:val="008F2A19"/>
    <w:rsid w:val="008F2F24"/>
    <w:rsid w:val="008F3092"/>
    <w:rsid w:val="008F3601"/>
    <w:rsid w:val="008F37AD"/>
    <w:rsid w:val="008F3FD0"/>
    <w:rsid w:val="008F453A"/>
    <w:rsid w:val="008F4E2B"/>
    <w:rsid w:val="008F4FEB"/>
    <w:rsid w:val="008F5140"/>
    <w:rsid w:val="008F5B2B"/>
    <w:rsid w:val="008F6102"/>
    <w:rsid w:val="008F6595"/>
    <w:rsid w:val="008F6768"/>
    <w:rsid w:val="008F6B6A"/>
    <w:rsid w:val="008F6C08"/>
    <w:rsid w:val="008F72E1"/>
    <w:rsid w:val="008F7668"/>
    <w:rsid w:val="008F76CA"/>
    <w:rsid w:val="008F7A11"/>
    <w:rsid w:val="008F7C7B"/>
    <w:rsid w:val="008F7E8A"/>
    <w:rsid w:val="0090007C"/>
    <w:rsid w:val="009006D4"/>
    <w:rsid w:val="00900B1A"/>
    <w:rsid w:val="00900B7F"/>
    <w:rsid w:val="00900C9B"/>
    <w:rsid w:val="00900CA8"/>
    <w:rsid w:val="00900D1B"/>
    <w:rsid w:val="00901013"/>
    <w:rsid w:val="00901508"/>
    <w:rsid w:val="009017C2"/>
    <w:rsid w:val="00901BD0"/>
    <w:rsid w:val="00901C0F"/>
    <w:rsid w:val="009021A8"/>
    <w:rsid w:val="0090230A"/>
    <w:rsid w:val="0090245D"/>
    <w:rsid w:val="00902E7F"/>
    <w:rsid w:val="00903601"/>
    <w:rsid w:val="00903859"/>
    <w:rsid w:val="00903C7F"/>
    <w:rsid w:val="0090421C"/>
    <w:rsid w:val="00904610"/>
    <w:rsid w:val="00904DB1"/>
    <w:rsid w:val="00905051"/>
    <w:rsid w:val="00905087"/>
    <w:rsid w:val="00905528"/>
    <w:rsid w:val="009055E6"/>
    <w:rsid w:val="00905E6E"/>
    <w:rsid w:val="00906243"/>
    <w:rsid w:val="00906324"/>
    <w:rsid w:val="00906CD4"/>
    <w:rsid w:val="00906D82"/>
    <w:rsid w:val="00907098"/>
    <w:rsid w:val="00907142"/>
    <w:rsid w:val="00907380"/>
    <w:rsid w:val="009079B7"/>
    <w:rsid w:val="00907CFC"/>
    <w:rsid w:val="00907D4F"/>
    <w:rsid w:val="00907DE9"/>
    <w:rsid w:val="00907FC4"/>
    <w:rsid w:val="009100A7"/>
    <w:rsid w:val="009102AD"/>
    <w:rsid w:val="00910803"/>
    <w:rsid w:val="0091095B"/>
    <w:rsid w:val="0091125E"/>
    <w:rsid w:val="009115D9"/>
    <w:rsid w:val="0091174F"/>
    <w:rsid w:val="0091196C"/>
    <w:rsid w:val="00912099"/>
    <w:rsid w:val="00912451"/>
    <w:rsid w:val="009125B3"/>
    <w:rsid w:val="009127FD"/>
    <w:rsid w:val="009130D6"/>
    <w:rsid w:val="00913512"/>
    <w:rsid w:val="009135CF"/>
    <w:rsid w:val="009135DA"/>
    <w:rsid w:val="009135E1"/>
    <w:rsid w:val="009136A9"/>
    <w:rsid w:val="009139C0"/>
    <w:rsid w:val="00913D5E"/>
    <w:rsid w:val="00913D76"/>
    <w:rsid w:val="009144A4"/>
    <w:rsid w:val="00914763"/>
    <w:rsid w:val="00914A32"/>
    <w:rsid w:val="00914A3A"/>
    <w:rsid w:val="00914D5A"/>
    <w:rsid w:val="009152CA"/>
    <w:rsid w:val="0091568C"/>
    <w:rsid w:val="00915F3D"/>
    <w:rsid w:val="009163C4"/>
    <w:rsid w:val="00916586"/>
    <w:rsid w:val="009165B4"/>
    <w:rsid w:val="0091671E"/>
    <w:rsid w:val="00916828"/>
    <w:rsid w:val="009168FE"/>
    <w:rsid w:val="00916ED3"/>
    <w:rsid w:val="009170D2"/>
    <w:rsid w:val="009172E6"/>
    <w:rsid w:val="00917EE2"/>
    <w:rsid w:val="00917F18"/>
    <w:rsid w:val="009202A3"/>
    <w:rsid w:val="009206EC"/>
    <w:rsid w:val="009208EF"/>
    <w:rsid w:val="00920922"/>
    <w:rsid w:val="009209D5"/>
    <w:rsid w:val="00920B59"/>
    <w:rsid w:val="00920D2C"/>
    <w:rsid w:val="00920E40"/>
    <w:rsid w:val="00920ECB"/>
    <w:rsid w:val="0092101F"/>
    <w:rsid w:val="00921772"/>
    <w:rsid w:val="00921E01"/>
    <w:rsid w:val="0092207F"/>
    <w:rsid w:val="00922807"/>
    <w:rsid w:val="00922D45"/>
    <w:rsid w:val="0092396B"/>
    <w:rsid w:val="009239B4"/>
    <w:rsid w:val="009242D3"/>
    <w:rsid w:val="009248A1"/>
    <w:rsid w:val="00924A39"/>
    <w:rsid w:val="00925285"/>
    <w:rsid w:val="0092633A"/>
    <w:rsid w:val="00926497"/>
    <w:rsid w:val="00926560"/>
    <w:rsid w:val="0092661E"/>
    <w:rsid w:val="00926947"/>
    <w:rsid w:val="00926A43"/>
    <w:rsid w:val="00926A9B"/>
    <w:rsid w:val="00926B08"/>
    <w:rsid w:val="00926D5F"/>
    <w:rsid w:val="00927951"/>
    <w:rsid w:val="00927A1E"/>
    <w:rsid w:val="00927EE5"/>
    <w:rsid w:val="00930298"/>
    <w:rsid w:val="009308AE"/>
    <w:rsid w:val="009309A1"/>
    <w:rsid w:val="00930D6E"/>
    <w:rsid w:val="00930DFC"/>
    <w:rsid w:val="00930FEC"/>
    <w:rsid w:val="00931069"/>
    <w:rsid w:val="0093112D"/>
    <w:rsid w:val="00931151"/>
    <w:rsid w:val="009313B8"/>
    <w:rsid w:val="00931489"/>
    <w:rsid w:val="009316B0"/>
    <w:rsid w:val="00931876"/>
    <w:rsid w:val="00931D53"/>
    <w:rsid w:val="00932620"/>
    <w:rsid w:val="00932664"/>
    <w:rsid w:val="00932D87"/>
    <w:rsid w:val="009338D6"/>
    <w:rsid w:val="0093459A"/>
    <w:rsid w:val="00934A10"/>
    <w:rsid w:val="009351F3"/>
    <w:rsid w:val="009351FD"/>
    <w:rsid w:val="009352CD"/>
    <w:rsid w:val="0093541E"/>
    <w:rsid w:val="00935537"/>
    <w:rsid w:val="009355E0"/>
    <w:rsid w:val="00935891"/>
    <w:rsid w:val="009358CD"/>
    <w:rsid w:val="0093595B"/>
    <w:rsid w:val="009359CC"/>
    <w:rsid w:val="00935B01"/>
    <w:rsid w:val="00935D3A"/>
    <w:rsid w:val="00935DE9"/>
    <w:rsid w:val="009360BC"/>
    <w:rsid w:val="009363F5"/>
    <w:rsid w:val="00936A30"/>
    <w:rsid w:val="00936B29"/>
    <w:rsid w:val="0093709C"/>
    <w:rsid w:val="009372D8"/>
    <w:rsid w:val="00937374"/>
    <w:rsid w:val="0093767D"/>
    <w:rsid w:val="00937BC0"/>
    <w:rsid w:val="00937BD1"/>
    <w:rsid w:val="00937D47"/>
    <w:rsid w:val="00937E80"/>
    <w:rsid w:val="00940028"/>
    <w:rsid w:val="00940055"/>
    <w:rsid w:val="009403F1"/>
    <w:rsid w:val="0094054E"/>
    <w:rsid w:val="009406C0"/>
    <w:rsid w:val="00940F31"/>
    <w:rsid w:val="00940FBC"/>
    <w:rsid w:val="0094163A"/>
    <w:rsid w:val="0094211D"/>
    <w:rsid w:val="00942861"/>
    <w:rsid w:val="00942CF0"/>
    <w:rsid w:val="00943249"/>
    <w:rsid w:val="0094338E"/>
    <w:rsid w:val="009438D0"/>
    <w:rsid w:val="00943E74"/>
    <w:rsid w:val="00944070"/>
    <w:rsid w:val="00944188"/>
    <w:rsid w:val="00944226"/>
    <w:rsid w:val="009442FC"/>
    <w:rsid w:val="00944389"/>
    <w:rsid w:val="0094482C"/>
    <w:rsid w:val="00944950"/>
    <w:rsid w:val="009451F5"/>
    <w:rsid w:val="00945423"/>
    <w:rsid w:val="009455FE"/>
    <w:rsid w:val="00945CE8"/>
    <w:rsid w:val="009460AC"/>
    <w:rsid w:val="0094618E"/>
    <w:rsid w:val="009461CC"/>
    <w:rsid w:val="00946621"/>
    <w:rsid w:val="00946DF5"/>
    <w:rsid w:val="00946FC1"/>
    <w:rsid w:val="009474AC"/>
    <w:rsid w:val="00947F06"/>
    <w:rsid w:val="00947FC3"/>
    <w:rsid w:val="009500BF"/>
    <w:rsid w:val="009505C5"/>
    <w:rsid w:val="009507E8"/>
    <w:rsid w:val="00950D30"/>
    <w:rsid w:val="00950F4C"/>
    <w:rsid w:val="0095104D"/>
    <w:rsid w:val="009513D6"/>
    <w:rsid w:val="00951796"/>
    <w:rsid w:val="00951952"/>
    <w:rsid w:val="009519C7"/>
    <w:rsid w:val="00951BCB"/>
    <w:rsid w:val="00951C55"/>
    <w:rsid w:val="0095228B"/>
    <w:rsid w:val="009524B2"/>
    <w:rsid w:val="009525E6"/>
    <w:rsid w:val="009526B1"/>
    <w:rsid w:val="009526C3"/>
    <w:rsid w:val="009528A9"/>
    <w:rsid w:val="00952AE6"/>
    <w:rsid w:val="00952CBA"/>
    <w:rsid w:val="009532A1"/>
    <w:rsid w:val="009539FA"/>
    <w:rsid w:val="00953A8D"/>
    <w:rsid w:val="00953B34"/>
    <w:rsid w:val="00953D9D"/>
    <w:rsid w:val="00953F0D"/>
    <w:rsid w:val="00953F2D"/>
    <w:rsid w:val="00953FA9"/>
    <w:rsid w:val="00954129"/>
    <w:rsid w:val="0095422A"/>
    <w:rsid w:val="0095540A"/>
    <w:rsid w:val="009557D6"/>
    <w:rsid w:val="00955AA2"/>
    <w:rsid w:val="00955F89"/>
    <w:rsid w:val="00956483"/>
    <w:rsid w:val="00956572"/>
    <w:rsid w:val="00956913"/>
    <w:rsid w:val="00956C2E"/>
    <w:rsid w:val="00957924"/>
    <w:rsid w:val="00957DFC"/>
    <w:rsid w:val="0096055E"/>
    <w:rsid w:val="009606A5"/>
    <w:rsid w:val="009608CD"/>
    <w:rsid w:val="00960944"/>
    <w:rsid w:val="009611D9"/>
    <w:rsid w:val="0096134E"/>
    <w:rsid w:val="009613B3"/>
    <w:rsid w:val="00961524"/>
    <w:rsid w:val="00961B2B"/>
    <w:rsid w:val="00962119"/>
    <w:rsid w:val="0096234E"/>
    <w:rsid w:val="00962626"/>
    <w:rsid w:val="009635C6"/>
    <w:rsid w:val="00963623"/>
    <w:rsid w:val="00963ACE"/>
    <w:rsid w:val="00963AF0"/>
    <w:rsid w:val="00963F99"/>
    <w:rsid w:val="00964347"/>
    <w:rsid w:val="009649D0"/>
    <w:rsid w:val="00964B0C"/>
    <w:rsid w:val="00964B4C"/>
    <w:rsid w:val="00964D23"/>
    <w:rsid w:val="009650C0"/>
    <w:rsid w:val="00965615"/>
    <w:rsid w:val="00965B05"/>
    <w:rsid w:val="00965D87"/>
    <w:rsid w:val="009664EC"/>
    <w:rsid w:val="009665B6"/>
    <w:rsid w:val="00966715"/>
    <w:rsid w:val="0096682F"/>
    <w:rsid w:val="00966E4F"/>
    <w:rsid w:val="00966E53"/>
    <w:rsid w:val="0096701D"/>
    <w:rsid w:val="00967403"/>
    <w:rsid w:val="0096759E"/>
    <w:rsid w:val="0096761D"/>
    <w:rsid w:val="00967683"/>
    <w:rsid w:val="009700FD"/>
    <w:rsid w:val="00970257"/>
    <w:rsid w:val="009702A9"/>
    <w:rsid w:val="00970973"/>
    <w:rsid w:val="00970A55"/>
    <w:rsid w:val="00971205"/>
    <w:rsid w:val="0097127C"/>
    <w:rsid w:val="0097153C"/>
    <w:rsid w:val="00971A00"/>
    <w:rsid w:val="00971B09"/>
    <w:rsid w:val="00971B70"/>
    <w:rsid w:val="00971C57"/>
    <w:rsid w:val="00971E16"/>
    <w:rsid w:val="00972845"/>
    <w:rsid w:val="0097287D"/>
    <w:rsid w:val="0097290B"/>
    <w:rsid w:val="00972920"/>
    <w:rsid w:val="00972BA3"/>
    <w:rsid w:val="00972D7B"/>
    <w:rsid w:val="00972FDA"/>
    <w:rsid w:val="00973154"/>
    <w:rsid w:val="00973274"/>
    <w:rsid w:val="00973BBF"/>
    <w:rsid w:val="00973F09"/>
    <w:rsid w:val="009742E6"/>
    <w:rsid w:val="00974615"/>
    <w:rsid w:val="00974681"/>
    <w:rsid w:val="0097477A"/>
    <w:rsid w:val="009749A5"/>
    <w:rsid w:val="0097530F"/>
    <w:rsid w:val="009754B6"/>
    <w:rsid w:val="0097588A"/>
    <w:rsid w:val="00975E36"/>
    <w:rsid w:val="00975F5D"/>
    <w:rsid w:val="00976076"/>
    <w:rsid w:val="009761A8"/>
    <w:rsid w:val="00976811"/>
    <w:rsid w:val="00976AEB"/>
    <w:rsid w:val="00976E80"/>
    <w:rsid w:val="00977120"/>
    <w:rsid w:val="00977197"/>
    <w:rsid w:val="009774E2"/>
    <w:rsid w:val="00977AF1"/>
    <w:rsid w:val="00977CC3"/>
    <w:rsid w:val="00977D06"/>
    <w:rsid w:val="00977EAF"/>
    <w:rsid w:val="00977EC4"/>
    <w:rsid w:val="00982472"/>
    <w:rsid w:val="00982B50"/>
    <w:rsid w:val="00982C7A"/>
    <w:rsid w:val="009834C3"/>
    <w:rsid w:val="00983580"/>
    <w:rsid w:val="00983A23"/>
    <w:rsid w:val="00983F96"/>
    <w:rsid w:val="009841DE"/>
    <w:rsid w:val="00984284"/>
    <w:rsid w:val="009845C9"/>
    <w:rsid w:val="00984B31"/>
    <w:rsid w:val="00984BDE"/>
    <w:rsid w:val="00984CE4"/>
    <w:rsid w:val="00984FF8"/>
    <w:rsid w:val="009853D0"/>
    <w:rsid w:val="00985654"/>
    <w:rsid w:val="009856BE"/>
    <w:rsid w:val="00985758"/>
    <w:rsid w:val="00985A4A"/>
    <w:rsid w:val="00985A75"/>
    <w:rsid w:val="00985FE2"/>
    <w:rsid w:val="0098673B"/>
    <w:rsid w:val="00986B93"/>
    <w:rsid w:val="00986D87"/>
    <w:rsid w:val="00987068"/>
    <w:rsid w:val="009870E3"/>
    <w:rsid w:val="00987489"/>
    <w:rsid w:val="00987A3A"/>
    <w:rsid w:val="00987D54"/>
    <w:rsid w:val="00990294"/>
    <w:rsid w:val="00990452"/>
    <w:rsid w:val="0099050D"/>
    <w:rsid w:val="009907B4"/>
    <w:rsid w:val="00990CEF"/>
    <w:rsid w:val="00990DDD"/>
    <w:rsid w:val="00990E9B"/>
    <w:rsid w:val="009915E8"/>
    <w:rsid w:val="00991BF7"/>
    <w:rsid w:val="00992099"/>
    <w:rsid w:val="00992137"/>
    <w:rsid w:val="0099251E"/>
    <w:rsid w:val="00992848"/>
    <w:rsid w:val="00993375"/>
    <w:rsid w:val="009934C6"/>
    <w:rsid w:val="00993CE7"/>
    <w:rsid w:val="00994099"/>
    <w:rsid w:val="009943CD"/>
    <w:rsid w:val="00994946"/>
    <w:rsid w:val="00995227"/>
    <w:rsid w:val="009952B7"/>
    <w:rsid w:val="00995683"/>
    <w:rsid w:val="00995BDC"/>
    <w:rsid w:val="0099604C"/>
    <w:rsid w:val="00996311"/>
    <w:rsid w:val="00996380"/>
    <w:rsid w:val="009964B5"/>
    <w:rsid w:val="00996555"/>
    <w:rsid w:val="009967C3"/>
    <w:rsid w:val="00996857"/>
    <w:rsid w:val="0099707C"/>
    <w:rsid w:val="00997087"/>
    <w:rsid w:val="00997292"/>
    <w:rsid w:val="009975B0"/>
    <w:rsid w:val="0099779C"/>
    <w:rsid w:val="00997C20"/>
    <w:rsid w:val="009A00AB"/>
    <w:rsid w:val="009A00F6"/>
    <w:rsid w:val="009A0315"/>
    <w:rsid w:val="009A0566"/>
    <w:rsid w:val="009A0730"/>
    <w:rsid w:val="009A08C7"/>
    <w:rsid w:val="009A0926"/>
    <w:rsid w:val="009A0D03"/>
    <w:rsid w:val="009A111D"/>
    <w:rsid w:val="009A12E4"/>
    <w:rsid w:val="009A1345"/>
    <w:rsid w:val="009A1510"/>
    <w:rsid w:val="009A17FA"/>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09E"/>
    <w:rsid w:val="009A6177"/>
    <w:rsid w:val="009A630B"/>
    <w:rsid w:val="009A6851"/>
    <w:rsid w:val="009A6ACA"/>
    <w:rsid w:val="009A6D49"/>
    <w:rsid w:val="009A6D8E"/>
    <w:rsid w:val="009A70D1"/>
    <w:rsid w:val="009A76EF"/>
    <w:rsid w:val="009A7B28"/>
    <w:rsid w:val="009A7C76"/>
    <w:rsid w:val="009B01C8"/>
    <w:rsid w:val="009B02A0"/>
    <w:rsid w:val="009B0432"/>
    <w:rsid w:val="009B0551"/>
    <w:rsid w:val="009B142C"/>
    <w:rsid w:val="009B1D99"/>
    <w:rsid w:val="009B1F81"/>
    <w:rsid w:val="009B2395"/>
    <w:rsid w:val="009B23A3"/>
    <w:rsid w:val="009B27AA"/>
    <w:rsid w:val="009B2C55"/>
    <w:rsid w:val="009B37E8"/>
    <w:rsid w:val="009B3D3F"/>
    <w:rsid w:val="009B48E5"/>
    <w:rsid w:val="009B49B7"/>
    <w:rsid w:val="009B4B0A"/>
    <w:rsid w:val="009B505A"/>
    <w:rsid w:val="009B50DC"/>
    <w:rsid w:val="009B5320"/>
    <w:rsid w:val="009B5BBB"/>
    <w:rsid w:val="009B5E7E"/>
    <w:rsid w:val="009B6780"/>
    <w:rsid w:val="009B68DB"/>
    <w:rsid w:val="009B6BE9"/>
    <w:rsid w:val="009B7074"/>
    <w:rsid w:val="009B718F"/>
    <w:rsid w:val="009B729B"/>
    <w:rsid w:val="009B74EB"/>
    <w:rsid w:val="009B76EC"/>
    <w:rsid w:val="009B7C29"/>
    <w:rsid w:val="009B7CD2"/>
    <w:rsid w:val="009C148F"/>
    <w:rsid w:val="009C18CF"/>
    <w:rsid w:val="009C1A93"/>
    <w:rsid w:val="009C1ABF"/>
    <w:rsid w:val="009C1D00"/>
    <w:rsid w:val="009C1D07"/>
    <w:rsid w:val="009C23FD"/>
    <w:rsid w:val="009C2F46"/>
    <w:rsid w:val="009C38ED"/>
    <w:rsid w:val="009C3982"/>
    <w:rsid w:val="009C3DA5"/>
    <w:rsid w:val="009C3EF9"/>
    <w:rsid w:val="009C4242"/>
    <w:rsid w:val="009C431B"/>
    <w:rsid w:val="009C4A63"/>
    <w:rsid w:val="009C4B66"/>
    <w:rsid w:val="009C5407"/>
    <w:rsid w:val="009C5538"/>
    <w:rsid w:val="009C56EC"/>
    <w:rsid w:val="009C59B7"/>
    <w:rsid w:val="009C5A7F"/>
    <w:rsid w:val="009C5E1C"/>
    <w:rsid w:val="009C69D7"/>
    <w:rsid w:val="009C6D23"/>
    <w:rsid w:val="009C6E3C"/>
    <w:rsid w:val="009C73A9"/>
    <w:rsid w:val="009C742B"/>
    <w:rsid w:val="009C7755"/>
    <w:rsid w:val="009D0459"/>
    <w:rsid w:val="009D0868"/>
    <w:rsid w:val="009D11B3"/>
    <w:rsid w:val="009D1397"/>
    <w:rsid w:val="009D14FD"/>
    <w:rsid w:val="009D18BB"/>
    <w:rsid w:val="009D1C06"/>
    <w:rsid w:val="009D1D2E"/>
    <w:rsid w:val="009D1FA7"/>
    <w:rsid w:val="009D205F"/>
    <w:rsid w:val="009D21A1"/>
    <w:rsid w:val="009D31C5"/>
    <w:rsid w:val="009D31F3"/>
    <w:rsid w:val="009D3236"/>
    <w:rsid w:val="009D339E"/>
    <w:rsid w:val="009D38A2"/>
    <w:rsid w:val="009D3C89"/>
    <w:rsid w:val="009D3E05"/>
    <w:rsid w:val="009D3ED5"/>
    <w:rsid w:val="009D488F"/>
    <w:rsid w:val="009D49F1"/>
    <w:rsid w:val="009D4EC0"/>
    <w:rsid w:val="009D4ECE"/>
    <w:rsid w:val="009D5B76"/>
    <w:rsid w:val="009D6884"/>
    <w:rsid w:val="009D6B5A"/>
    <w:rsid w:val="009D70F9"/>
    <w:rsid w:val="009D73B4"/>
    <w:rsid w:val="009D7639"/>
    <w:rsid w:val="009D76B8"/>
    <w:rsid w:val="009D7B9A"/>
    <w:rsid w:val="009D7E96"/>
    <w:rsid w:val="009E02A6"/>
    <w:rsid w:val="009E0365"/>
    <w:rsid w:val="009E0417"/>
    <w:rsid w:val="009E067C"/>
    <w:rsid w:val="009E099A"/>
    <w:rsid w:val="009E09CA"/>
    <w:rsid w:val="009E0AE8"/>
    <w:rsid w:val="009E0D45"/>
    <w:rsid w:val="009E1561"/>
    <w:rsid w:val="009E16A8"/>
    <w:rsid w:val="009E1837"/>
    <w:rsid w:val="009E193F"/>
    <w:rsid w:val="009E22D9"/>
    <w:rsid w:val="009E2952"/>
    <w:rsid w:val="009E2FC6"/>
    <w:rsid w:val="009E30A3"/>
    <w:rsid w:val="009E358D"/>
    <w:rsid w:val="009E3705"/>
    <w:rsid w:val="009E3864"/>
    <w:rsid w:val="009E38CD"/>
    <w:rsid w:val="009E3BB5"/>
    <w:rsid w:val="009E3E0A"/>
    <w:rsid w:val="009E3E69"/>
    <w:rsid w:val="009E3F46"/>
    <w:rsid w:val="009E471B"/>
    <w:rsid w:val="009E47D6"/>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3B6"/>
    <w:rsid w:val="009F066E"/>
    <w:rsid w:val="009F09B4"/>
    <w:rsid w:val="009F0A97"/>
    <w:rsid w:val="009F0C35"/>
    <w:rsid w:val="009F0C92"/>
    <w:rsid w:val="009F102B"/>
    <w:rsid w:val="009F10D4"/>
    <w:rsid w:val="009F1297"/>
    <w:rsid w:val="009F17EA"/>
    <w:rsid w:val="009F19E1"/>
    <w:rsid w:val="009F1B36"/>
    <w:rsid w:val="009F1E54"/>
    <w:rsid w:val="009F1E9A"/>
    <w:rsid w:val="009F1EC1"/>
    <w:rsid w:val="009F2395"/>
    <w:rsid w:val="009F2530"/>
    <w:rsid w:val="009F2657"/>
    <w:rsid w:val="009F2733"/>
    <w:rsid w:val="009F27E9"/>
    <w:rsid w:val="009F2F7F"/>
    <w:rsid w:val="009F3444"/>
    <w:rsid w:val="009F3511"/>
    <w:rsid w:val="009F3527"/>
    <w:rsid w:val="009F3BBA"/>
    <w:rsid w:val="009F3D8E"/>
    <w:rsid w:val="009F3DCF"/>
    <w:rsid w:val="009F41EB"/>
    <w:rsid w:val="009F43E4"/>
    <w:rsid w:val="009F4430"/>
    <w:rsid w:val="009F48D5"/>
    <w:rsid w:val="009F4CA2"/>
    <w:rsid w:val="009F4ECB"/>
    <w:rsid w:val="009F59B7"/>
    <w:rsid w:val="009F5C1E"/>
    <w:rsid w:val="009F5C22"/>
    <w:rsid w:val="009F5F7A"/>
    <w:rsid w:val="009F7697"/>
    <w:rsid w:val="009F774E"/>
    <w:rsid w:val="009F7A89"/>
    <w:rsid w:val="009F7F31"/>
    <w:rsid w:val="00A00104"/>
    <w:rsid w:val="00A00226"/>
    <w:rsid w:val="00A00271"/>
    <w:rsid w:val="00A00325"/>
    <w:rsid w:val="00A00BDA"/>
    <w:rsid w:val="00A00DB1"/>
    <w:rsid w:val="00A01344"/>
    <w:rsid w:val="00A0169D"/>
    <w:rsid w:val="00A01EF9"/>
    <w:rsid w:val="00A02315"/>
    <w:rsid w:val="00A02377"/>
    <w:rsid w:val="00A02714"/>
    <w:rsid w:val="00A02814"/>
    <w:rsid w:val="00A03432"/>
    <w:rsid w:val="00A037F0"/>
    <w:rsid w:val="00A03801"/>
    <w:rsid w:val="00A03867"/>
    <w:rsid w:val="00A03E0C"/>
    <w:rsid w:val="00A041EB"/>
    <w:rsid w:val="00A042E4"/>
    <w:rsid w:val="00A047E6"/>
    <w:rsid w:val="00A048A3"/>
    <w:rsid w:val="00A04A7D"/>
    <w:rsid w:val="00A04F56"/>
    <w:rsid w:val="00A05F24"/>
    <w:rsid w:val="00A060CD"/>
    <w:rsid w:val="00A0611F"/>
    <w:rsid w:val="00A06DD6"/>
    <w:rsid w:val="00A073F1"/>
    <w:rsid w:val="00A076A4"/>
    <w:rsid w:val="00A076C2"/>
    <w:rsid w:val="00A07AC9"/>
    <w:rsid w:val="00A07C5F"/>
    <w:rsid w:val="00A07E4E"/>
    <w:rsid w:val="00A07FB7"/>
    <w:rsid w:val="00A10820"/>
    <w:rsid w:val="00A108E3"/>
    <w:rsid w:val="00A10AC7"/>
    <w:rsid w:val="00A1134F"/>
    <w:rsid w:val="00A113DB"/>
    <w:rsid w:val="00A119B5"/>
    <w:rsid w:val="00A11B86"/>
    <w:rsid w:val="00A11BF2"/>
    <w:rsid w:val="00A11D7E"/>
    <w:rsid w:val="00A1213D"/>
    <w:rsid w:val="00A13194"/>
    <w:rsid w:val="00A131A1"/>
    <w:rsid w:val="00A131E8"/>
    <w:rsid w:val="00A13863"/>
    <w:rsid w:val="00A13E84"/>
    <w:rsid w:val="00A13EC2"/>
    <w:rsid w:val="00A141D3"/>
    <w:rsid w:val="00A145E9"/>
    <w:rsid w:val="00A145F9"/>
    <w:rsid w:val="00A14E3E"/>
    <w:rsid w:val="00A150EF"/>
    <w:rsid w:val="00A154A1"/>
    <w:rsid w:val="00A15CEA"/>
    <w:rsid w:val="00A168A9"/>
    <w:rsid w:val="00A169E0"/>
    <w:rsid w:val="00A16DFA"/>
    <w:rsid w:val="00A17002"/>
    <w:rsid w:val="00A178AE"/>
    <w:rsid w:val="00A179B3"/>
    <w:rsid w:val="00A20504"/>
    <w:rsid w:val="00A20AA8"/>
    <w:rsid w:val="00A20BCF"/>
    <w:rsid w:val="00A20C75"/>
    <w:rsid w:val="00A20DC8"/>
    <w:rsid w:val="00A21206"/>
    <w:rsid w:val="00A21469"/>
    <w:rsid w:val="00A21CB9"/>
    <w:rsid w:val="00A22499"/>
    <w:rsid w:val="00A22510"/>
    <w:rsid w:val="00A22998"/>
    <w:rsid w:val="00A22A59"/>
    <w:rsid w:val="00A22BE8"/>
    <w:rsid w:val="00A22D6F"/>
    <w:rsid w:val="00A22E90"/>
    <w:rsid w:val="00A231E7"/>
    <w:rsid w:val="00A2336B"/>
    <w:rsid w:val="00A23921"/>
    <w:rsid w:val="00A23A9C"/>
    <w:rsid w:val="00A23D9B"/>
    <w:rsid w:val="00A23E8A"/>
    <w:rsid w:val="00A244C1"/>
    <w:rsid w:val="00A24716"/>
    <w:rsid w:val="00A24724"/>
    <w:rsid w:val="00A24AA7"/>
    <w:rsid w:val="00A24C05"/>
    <w:rsid w:val="00A251F2"/>
    <w:rsid w:val="00A25948"/>
    <w:rsid w:val="00A26747"/>
    <w:rsid w:val="00A270F9"/>
    <w:rsid w:val="00A271FD"/>
    <w:rsid w:val="00A27211"/>
    <w:rsid w:val="00A273F5"/>
    <w:rsid w:val="00A2767C"/>
    <w:rsid w:val="00A27B5E"/>
    <w:rsid w:val="00A27D94"/>
    <w:rsid w:val="00A300DC"/>
    <w:rsid w:val="00A30563"/>
    <w:rsid w:val="00A30A75"/>
    <w:rsid w:val="00A30FB2"/>
    <w:rsid w:val="00A31190"/>
    <w:rsid w:val="00A311E7"/>
    <w:rsid w:val="00A318A3"/>
    <w:rsid w:val="00A31A97"/>
    <w:rsid w:val="00A31C2C"/>
    <w:rsid w:val="00A32CC3"/>
    <w:rsid w:val="00A32D66"/>
    <w:rsid w:val="00A33370"/>
    <w:rsid w:val="00A34693"/>
    <w:rsid w:val="00A3511B"/>
    <w:rsid w:val="00A35226"/>
    <w:rsid w:val="00A3623B"/>
    <w:rsid w:val="00A3639E"/>
    <w:rsid w:val="00A36791"/>
    <w:rsid w:val="00A36A7C"/>
    <w:rsid w:val="00A3716A"/>
    <w:rsid w:val="00A376CF"/>
    <w:rsid w:val="00A379CA"/>
    <w:rsid w:val="00A37CC2"/>
    <w:rsid w:val="00A4013A"/>
    <w:rsid w:val="00A404F2"/>
    <w:rsid w:val="00A40620"/>
    <w:rsid w:val="00A40A00"/>
    <w:rsid w:val="00A40F65"/>
    <w:rsid w:val="00A41039"/>
    <w:rsid w:val="00A41516"/>
    <w:rsid w:val="00A41610"/>
    <w:rsid w:val="00A4169B"/>
    <w:rsid w:val="00A41892"/>
    <w:rsid w:val="00A420B2"/>
    <w:rsid w:val="00A42486"/>
    <w:rsid w:val="00A426A5"/>
    <w:rsid w:val="00A42E15"/>
    <w:rsid w:val="00A43A0B"/>
    <w:rsid w:val="00A43CF8"/>
    <w:rsid w:val="00A43D50"/>
    <w:rsid w:val="00A44142"/>
    <w:rsid w:val="00A4424D"/>
    <w:rsid w:val="00A4433E"/>
    <w:rsid w:val="00A4495D"/>
    <w:rsid w:val="00A44E2C"/>
    <w:rsid w:val="00A44FE1"/>
    <w:rsid w:val="00A452E9"/>
    <w:rsid w:val="00A46D12"/>
    <w:rsid w:val="00A46EE4"/>
    <w:rsid w:val="00A4710E"/>
    <w:rsid w:val="00A474B0"/>
    <w:rsid w:val="00A47BB0"/>
    <w:rsid w:val="00A47D24"/>
    <w:rsid w:val="00A500C3"/>
    <w:rsid w:val="00A50B29"/>
    <w:rsid w:val="00A50C75"/>
    <w:rsid w:val="00A50D7D"/>
    <w:rsid w:val="00A5158F"/>
    <w:rsid w:val="00A5163D"/>
    <w:rsid w:val="00A51B3E"/>
    <w:rsid w:val="00A51C4D"/>
    <w:rsid w:val="00A521F1"/>
    <w:rsid w:val="00A523F8"/>
    <w:rsid w:val="00A5259B"/>
    <w:rsid w:val="00A529D2"/>
    <w:rsid w:val="00A52D6B"/>
    <w:rsid w:val="00A53913"/>
    <w:rsid w:val="00A53B32"/>
    <w:rsid w:val="00A53C70"/>
    <w:rsid w:val="00A53D96"/>
    <w:rsid w:val="00A5450C"/>
    <w:rsid w:val="00A54F8B"/>
    <w:rsid w:val="00A5503F"/>
    <w:rsid w:val="00A552F9"/>
    <w:rsid w:val="00A554AA"/>
    <w:rsid w:val="00A556CC"/>
    <w:rsid w:val="00A55725"/>
    <w:rsid w:val="00A55947"/>
    <w:rsid w:val="00A56514"/>
    <w:rsid w:val="00A565C1"/>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22C"/>
    <w:rsid w:val="00A6063D"/>
    <w:rsid w:val="00A60719"/>
    <w:rsid w:val="00A61073"/>
    <w:rsid w:val="00A610B2"/>
    <w:rsid w:val="00A6134E"/>
    <w:rsid w:val="00A61AEA"/>
    <w:rsid w:val="00A621A9"/>
    <w:rsid w:val="00A62B1E"/>
    <w:rsid w:val="00A62FC9"/>
    <w:rsid w:val="00A63352"/>
    <w:rsid w:val="00A633C6"/>
    <w:rsid w:val="00A63B78"/>
    <w:rsid w:val="00A649C6"/>
    <w:rsid w:val="00A64A0B"/>
    <w:rsid w:val="00A65073"/>
    <w:rsid w:val="00A66922"/>
    <w:rsid w:val="00A66C83"/>
    <w:rsid w:val="00A66DA7"/>
    <w:rsid w:val="00A66E38"/>
    <w:rsid w:val="00A66FFF"/>
    <w:rsid w:val="00A670EC"/>
    <w:rsid w:val="00A674A1"/>
    <w:rsid w:val="00A6761E"/>
    <w:rsid w:val="00A67926"/>
    <w:rsid w:val="00A67D28"/>
    <w:rsid w:val="00A67E7E"/>
    <w:rsid w:val="00A67EFC"/>
    <w:rsid w:val="00A703F3"/>
    <w:rsid w:val="00A70573"/>
    <w:rsid w:val="00A709A0"/>
    <w:rsid w:val="00A709D1"/>
    <w:rsid w:val="00A70A72"/>
    <w:rsid w:val="00A70C63"/>
    <w:rsid w:val="00A70D5E"/>
    <w:rsid w:val="00A70E91"/>
    <w:rsid w:val="00A70F21"/>
    <w:rsid w:val="00A71523"/>
    <w:rsid w:val="00A71A04"/>
    <w:rsid w:val="00A71A33"/>
    <w:rsid w:val="00A71CE7"/>
    <w:rsid w:val="00A71DFF"/>
    <w:rsid w:val="00A72053"/>
    <w:rsid w:val="00A7208C"/>
    <w:rsid w:val="00A7232E"/>
    <w:rsid w:val="00A724A1"/>
    <w:rsid w:val="00A72621"/>
    <w:rsid w:val="00A7269C"/>
    <w:rsid w:val="00A7298E"/>
    <w:rsid w:val="00A729D9"/>
    <w:rsid w:val="00A72A77"/>
    <w:rsid w:val="00A72C59"/>
    <w:rsid w:val="00A72F19"/>
    <w:rsid w:val="00A73232"/>
    <w:rsid w:val="00A735E9"/>
    <w:rsid w:val="00A73934"/>
    <w:rsid w:val="00A73A94"/>
    <w:rsid w:val="00A73C15"/>
    <w:rsid w:val="00A73E05"/>
    <w:rsid w:val="00A74882"/>
    <w:rsid w:val="00A74BC2"/>
    <w:rsid w:val="00A74E00"/>
    <w:rsid w:val="00A753E6"/>
    <w:rsid w:val="00A753F4"/>
    <w:rsid w:val="00A757E7"/>
    <w:rsid w:val="00A75B41"/>
    <w:rsid w:val="00A765E8"/>
    <w:rsid w:val="00A76C18"/>
    <w:rsid w:val="00A7703B"/>
    <w:rsid w:val="00A7709C"/>
    <w:rsid w:val="00A776DA"/>
    <w:rsid w:val="00A7779D"/>
    <w:rsid w:val="00A778CB"/>
    <w:rsid w:val="00A77F7B"/>
    <w:rsid w:val="00A80248"/>
    <w:rsid w:val="00A8046D"/>
    <w:rsid w:val="00A80C79"/>
    <w:rsid w:val="00A80E39"/>
    <w:rsid w:val="00A80E6B"/>
    <w:rsid w:val="00A81342"/>
    <w:rsid w:val="00A8146F"/>
    <w:rsid w:val="00A81651"/>
    <w:rsid w:val="00A81A34"/>
    <w:rsid w:val="00A81B31"/>
    <w:rsid w:val="00A81FE5"/>
    <w:rsid w:val="00A8238A"/>
    <w:rsid w:val="00A82422"/>
    <w:rsid w:val="00A833F0"/>
    <w:rsid w:val="00A8343B"/>
    <w:rsid w:val="00A83B89"/>
    <w:rsid w:val="00A84060"/>
    <w:rsid w:val="00A840B6"/>
    <w:rsid w:val="00A858D9"/>
    <w:rsid w:val="00A85A6B"/>
    <w:rsid w:val="00A85BF1"/>
    <w:rsid w:val="00A861E6"/>
    <w:rsid w:val="00A8634B"/>
    <w:rsid w:val="00A86427"/>
    <w:rsid w:val="00A86784"/>
    <w:rsid w:val="00A86B1C"/>
    <w:rsid w:val="00A86DB1"/>
    <w:rsid w:val="00A87063"/>
    <w:rsid w:val="00A87BB6"/>
    <w:rsid w:val="00A87E09"/>
    <w:rsid w:val="00A90082"/>
    <w:rsid w:val="00A9049C"/>
    <w:rsid w:val="00A90976"/>
    <w:rsid w:val="00A9104D"/>
    <w:rsid w:val="00A9112B"/>
    <w:rsid w:val="00A9137D"/>
    <w:rsid w:val="00A91834"/>
    <w:rsid w:val="00A9183C"/>
    <w:rsid w:val="00A91E96"/>
    <w:rsid w:val="00A91FBA"/>
    <w:rsid w:val="00A921C7"/>
    <w:rsid w:val="00A92572"/>
    <w:rsid w:val="00A92A6A"/>
    <w:rsid w:val="00A92C29"/>
    <w:rsid w:val="00A92E9D"/>
    <w:rsid w:val="00A9344A"/>
    <w:rsid w:val="00A939BE"/>
    <w:rsid w:val="00A94575"/>
    <w:rsid w:val="00A94823"/>
    <w:rsid w:val="00A94B96"/>
    <w:rsid w:val="00A94D82"/>
    <w:rsid w:val="00A94DF8"/>
    <w:rsid w:val="00A9514B"/>
    <w:rsid w:val="00A9551C"/>
    <w:rsid w:val="00A955F5"/>
    <w:rsid w:val="00A966ED"/>
    <w:rsid w:val="00A96CA8"/>
    <w:rsid w:val="00A971DD"/>
    <w:rsid w:val="00A97403"/>
    <w:rsid w:val="00A974A5"/>
    <w:rsid w:val="00A977FC"/>
    <w:rsid w:val="00A97902"/>
    <w:rsid w:val="00A97B4A"/>
    <w:rsid w:val="00A97E21"/>
    <w:rsid w:val="00AA020C"/>
    <w:rsid w:val="00AA047F"/>
    <w:rsid w:val="00AA04E9"/>
    <w:rsid w:val="00AA09FD"/>
    <w:rsid w:val="00AA0C2B"/>
    <w:rsid w:val="00AA103B"/>
    <w:rsid w:val="00AA112F"/>
    <w:rsid w:val="00AA1614"/>
    <w:rsid w:val="00AA19F7"/>
    <w:rsid w:val="00AA1CEC"/>
    <w:rsid w:val="00AA1D3B"/>
    <w:rsid w:val="00AA2119"/>
    <w:rsid w:val="00AA2391"/>
    <w:rsid w:val="00AA239A"/>
    <w:rsid w:val="00AA2479"/>
    <w:rsid w:val="00AA2ECA"/>
    <w:rsid w:val="00AA4760"/>
    <w:rsid w:val="00AA4767"/>
    <w:rsid w:val="00AA4801"/>
    <w:rsid w:val="00AA4A19"/>
    <w:rsid w:val="00AA4E1F"/>
    <w:rsid w:val="00AA4E3E"/>
    <w:rsid w:val="00AA5009"/>
    <w:rsid w:val="00AA5095"/>
    <w:rsid w:val="00AA5ADC"/>
    <w:rsid w:val="00AA6282"/>
    <w:rsid w:val="00AA6E3C"/>
    <w:rsid w:val="00AA7078"/>
    <w:rsid w:val="00AA7184"/>
    <w:rsid w:val="00AA72B2"/>
    <w:rsid w:val="00AA7983"/>
    <w:rsid w:val="00AB00F5"/>
    <w:rsid w:val="00AB0386"/>
    <w:rsid w:val="00AB045C"/>
    <w:rsid w:val="00AB0709"/>
    <w:rsid w:val="00AB0818"/>
    <w:rsid w:val="00AB0C67"/>
    <w:rsid w:val="00AB0D11"/>
    <w:rsid w:val="00AB0E9B"/>
    <w:rsid w:val="00AB1C87"/>
    <w:rsid w:val="00AB1E85"/>
    <w:rsid w:val="00AB2187"/>
    <w:rsid w:val="00AB2AC1"/>
    <w:rsid w:val="00AB345C"/>
    <w:rsid w:val="00AB345E"/>
    <w:rsid w:val="00AB3702"/>
    <w:rsid w:val="00AB3878"/>
    <w:rsid w:val="00AB3BD9"/>
    <w:rsid w:val="00AB3FE4"/>
    <w:rsid w:val="00AB460A"/>
    <w:rsid w:val="00AB4808"/>
    <w:rsid w:val="00AB4988"/>
    <w:rsid w:val="00AB528D"/>
    <w:rsid w:val="00AB5296"/>
    <w:rsid w:val="00AB63C6"/>
    <w:rsid w:val="00AB6869"/>
    <w:rsid w:val="00AB6A56"/>
    <w:rsid w:val="00AB6C5D"/>
    <w:rsid w:val="00AB6E4C"/>
    <w:rsid w:val="00AB7607"/>
    <w:rsid w:val="00AB78AE"/>
    <w:rsid w:val="00AB791A"/>
    <w:rsid w:val="00AB7EA0"/>
    <w:rsid w:val="00AB7F1C"/>
    <w:rsid w:val="00AC07BC"/>
    <w:rsid w:val="00AC07E5"/>
    <w:rsid w:val="00AC095B"/>
    <w:rsid w:val="00AC0A7F"/>
    <w:rsid w:val="00AC0BCA"/>
    <w:rsid w:val="00AC0C13"/>
    <w:rsid w:val="00AC1279"/>
    <w:rsid w:val="00AC14F2"/>
    <w:rsid w:val="00AC1613"/>
    <w:rsid w:val="00AC16B1"/>
    <w:rsid w:val="00AC1B5A"/>
    <w:rsid w:val="00AC1CFB"/>
    <w:rsid w:val="00AC20CD"/>
    <w:rsid w:val="00AC20EE"/>
    <w:rsid w:val="00AC2BE6"/>
    <w:rsid w:val="00AC2DF9"/>
    <w:rsid w:val="00AC2E70"/>
    <w:rsid w:val="00AC2F10"/>
    <w:rsid w:val="00AC3045"/>
    <w:rsid w:val="00AC3525"/>
    <w:rsid w:val="00AC361E"/>
    <w:rsid w:val="00AC3D23"/>
    <w:rsid w:val="00AC45A4"/>
    <w:rsid w:val="00AC5804"/>
    <w:rsid w:val="00AC5933"/>
    <w:rsid w:val="00AC5A5D"/>
    <w:rsid w:val="00AC5C57"/>
    <w:rsid w:val="00AC5D58"/>
    <w:rsid w:val="00AC61D8"/>
    <w:rsid w:val="00AC624A"/>
    <w:rsid w:val="00AC6665"/>
    <w:rsid w:val="00AC6BAC"/>
    <w:rsid w:val="00AC6E00"/>
    <w:rsid w:val="00AC6F16"/>
    <w:rsid w:val="00AC6F71"/>
    <w:rsid w:val="00AC6FC0"/>
    <w:rsid w:val="00AC7020"/>
    <w:rsid w:val="00AC7C96"/>
    <w:rsid w:val="00AC7DF7"/>
    <w:rsid w:val="00AC7F05"/>
    <w:rsid w:val="00AC7F40"/>
    <w:rsid w:val="00AD00AF"/>
    <w:rsid w:val="00AD019D"/>
    <w:rsid w:val="00AD026A"/>
    <w:rsid w:val="00AD0D36"/>
    <w:rsid w:val="00AD1099"/>
    <w:rsid w:val="00AD1805"/>
    <w:rsid w:val="00AD186D"/>
    <w:rsid w:val="00AD1A5E"/>
    <w:rsid w:val="00AD1A72"/>
    <w:rsid w:val="00AD202B"/>
    <w:rsid w:val="00AD23C4"/>
    <w:rsid w:val="00AD265E"/>
    <w:rsid w:val="00AD2DE0"/>
    <w:rsid w:val="00AD2FB8"/>
    <w:rsid w:val="00AD393F"/>
    <w:rsid w:val="00AD3D4F"/>
    <w:rsid w:val="00AD3D8D"/>
    <w:rsid w:val="00AD48DF"/>
    <w:rsid w:val="00AD4A13"/>
    <w:rsid w:val="00AD4C5C"/>
    <w:rsid w:val="00AD4C74"/>
    <w:rsid w:val="00AD51F1"/>
    <w:rsid w:val="00AD52C3"/>
    <w:rsid w:val="00AD533E"/>
    <w:rsid w:val="00AD5570"/>
    <w:rsid w:val="00AD56A0"/>
    <w:rsid w:val="00AD59D3"/>
    <w:rsid w:val="00AD5D00"/>
    <w:rsid w:val="00AD600C"/>
    <w:rsid w:val="00AD60C4"/>
    <w:rsid w:val="00AD6584"/>
    <w:rsid w:val="00AD6765"/>
    <w:rsid w:val="00AD68D7"/>
    <w:rsid w:val="00AD6A30"/>
    <w:rsid w:val="00AD6BA9"/>
    <w:rsid w:val="00AD6E44"/>
    <w:rsid w:val="00AD7425"/>
    <w:rsid w:val="00AD7AE3"/>
    <w:rsid w:val="00AD7E2A"/>
    <w:rsid w:val="00AE029E"/>
    <w:rsid w:val="00AE04C7"/>
    <w:rsid w:val="00AE090A"/>
    <w:rsid w:val="00AE1125"/>
    <w:rsid w:val="00AE13AA"/>
    <w:rsid w:val="00AE15EC"/>
    <w:rsid w:val="00AE177B"/>
    <w:rsid w:val="00AE18BB"/>
    <w:rsid w:val="00AE207C"/>
    <w:rsid w:val="00AE2F70"/>
    <w:rsid w:val="00AE350A"/>
    <w:rsid w:val="00AE3882"/>
    <w:rsid w:val="00AE3BDB"/>
    <w:rsid w:val="00AE3FD6"/>
    <w:rsid w:val="00AE4CB8"/>
    <w:rsid w:val="00AE5308"/>
    <w:rsid w:val="00AE5ADC"/>
    <w:rsid w:val="00AE5C14"/>
    <w:rsid w:val="00AE5C3C"/>
    <w:rsid w:val="00AE5E1F"/>
    <w:rsid w:val="00AE5E69"/>
    <w:rsid w:val="00AE5E71"/>
    <w:rsid w:val="00AE60E1"/>
    <w:rsid w:val="00AE61FE"/>
    <w:rsid w:val="00AE6298"/>
    <w:rsid w:val="00AE6485"/>
    <w:rsid w:val="00AE6CAE"/>
    <w:rsid w:val="00AE6D1E"/>
    <w:rsid w:val="00AE702A"/>
    <w:rsid w:val="00AE745A"/>
    <w:rsid w:val="00AE7465"/>
    <w:rsid w:val="00AE768C"/>
    <w:rsid w:val="00AE7AB9"/>
    <w:rsid w:val="00AE7C83"/>
    <w:rsid w:val="00AE7DD7"/>
    <w:rsid w:val="00AF0534"/>
    <w:rsid w:val="00AF0571"/>
    <w:rsid w:val="00AF07F1"/>
    <w:rsid w:val="00AF1530"/>
    <w:rsid w:val="00AF15E4"/>
    <w:rsid w:val="00AF18DD"/>
    <w:rsid w:val="00AF1B3D"/>
    <w:rsid w:val="00AF1C96"/>
    <w:rsid w:val="00AF2379"/>
    <w:rsid w:val="00AF285F"/>
    <w:rsid w:val="00AF3245"/>
    <w:rsid w:val="00AF33F0"/>
    <w:rsid w:val="00AF3633"/>
    <w:rsid w:val="00AF3A63"/>
    <w:rsid w:val="00AF3BF6"/>
    <w:rsid w:val="00AF3CD1"/>
    <w:rsid w:val="00AF4AD0"/>
    <w:rsid w:val="00AF4B3A"/>
    <w:rsid w:val="00AF4D09"/>
    <w:rsid w:val="00AF5451"/>
    <w:rsid w:val="00AF554A"/>
    <w:rsid w:val="00AF57C4"/>
    <w:rsid w:val="00AF5C05"/>
    <w:rsid w:val="00AF60B8"/>
    <w:rsid w:val="00AF6150"/>
    <w:rsid w:val="00AF6628"/>
    <w:rsid w:val="00AF69DE"/>
    <w:rsid w:val="00AF6A03"/>
    <w:rsid w:val="00AF6B62"/>
    <w:rsid w:val="00AF6FD2"/>
    <w:rsid w:val="00AF7951"/>
    <w:rsid w:val="00AF7C8B"/>
    <w:rsid w:val="00AF7DDD"/>
    <w:rsid w:val="00B00200"/>
    <w:rsid w:val="00B003CD"/>
    <w:rsid w:val="00B00645"/>
    <w:rsid w:val="00B00D3E"/>
    <w:rsid w:val="00B00FC9"/>
    <w:rsid w:val="00B019C9"/>
    <w:rsid w:val="00B01F5F"/>
    <w:rsid w:val="00B01F9A"/>
    <w:rsid w:val="00B0260D"/>
    <w:rsid w:val="00B02678"/>
    <w:rsid w:val="00B028F4"/>
    <w:rsid w:val="00B02D04"/>
    <w:rsid w:val="00B02DD6"/>
    <w:rsid w:val="00B030D5"/>
    <w:rsid w:val="00B03140"/>
    <w:rsid w:val="00B0365B"/>
    <w:rsid w:val="00B0365F"/>
    <w:rsid w:val="00B037DA"/>
    <w:rsid w:val="00B03AB8"/>
    <w:rsid w:val="00B03DF4"/>
    <w:rsid w:val="00B03EA0"/>
    <w:rsid w:val="00B044BF"/>
    <w:rsid w:val="00B04EF2"/>
    <w:rsid w:val="00B05318"/>
    <w:rsid w:val="00B05956"/>
    <w:rsid w:val="00B05A5B"/>
    <w:rsid w:val="00B05B2B"/>
    <w:rsid w:val="00B06DF2"/>
    <w:rsid w:val="00B070EB"/>
    <w:rsid w:val="00B07235"/>
    <w:rsid w:val="00B073D2"/>
    <w:rsid w:val="00B073F7"/>
    <w:rsid w:val="00B07690"/>
    <w:rsid w:val="00B07A0C"/>
    <w:rsid w:val="00B07CFF"/>
    <w:rsid w:val="00B07D54"/>
    <w:rsid w:val="00B07F8B"/>
    <w:rsid w:val="00B101BD"/>
    <w:rsid w:val="00B102F1"/>
    <w:rsid w:val="00B105E4"/>
    <w:rsid w:val="00B10715"/>
    <w:rsid w:val="00B10E6B"/>
    <w:rsid w:val="00B10E79"/>
    <w:rsid w:val="00B110C8"/>
    <w:rsid w:val="00B112D0"/>
    <w:rsid w:val="00B12272"/>
    <w:rsid w:val="00B12474"/>
    <w:rsid w:val="00B12844"/>
    <w:rsid w:val="00B12893"/>
    <w:rsid w:val="00B12BCF"/>
    <w:rsid w:val="00B12CDF"/>
    <w:rsid w:val="00B12D4A"/>
    <w:rsid w:val="00B12D83"/>
    <w:rsid w:val="00B12EBA"/>
    <w:rsid w:val="00B13025"/>
    <w:rsid w:val="00B1324F"/>
    <w:rsid w:val="00B13A99"/>
    <w:rsid w:val="00B13C77"/>
    <w:rsid w:val="00B13C8E"/>
    <w:rsid w:val="00B14211"/>
    <w:rsid w:val="00B142D5"/>
    <w:rsid w:val="00B143A6"/>
    <w:rsid w:val="00B14A7F"/>
    <w:rsid w:val="00B14B7C"/>
    <w:rsid w:val="00B155D7"/>
    <w:rsid w:val="00B158A5"/>
    <w:rsid w:val="00B15A42"/>
    <w:rsid w:val="00B15EDE"/>
    <w:rsid w:val="00B16064"/>
    <w:rsid w:val="00B164E9"/>
    <w:rsid w:val="00B1685F"/>
    <w:rsid w:val="00B168E7"/>
    <w:rsid w:val="00B16AD9"/>
    <w:rsid w:val="00B16E11"/>
    <w:rsid w:val="00B1724C"/>
    <w:rsid w:val="00B17A8C"/>
    <w:rsid w:val="00B17B18"/>
    <w:rsid w:val="00B17B7B"/>
    <w:rsid w:val="00B17BB5"/>
    <w:rsid w:val="00B17C73"/>
    <w:rsid w:val="00B17C95"/>
    <w:rsid w:val="00B17F20"/>
    <w:rsid w:val="00B203EF"/>
    <w:rsid w:val="00B208F8"/>
    <w:rsid w:val="00B20CEF"/>
    <w:rsid w:val="00B20D90"/>
    <w:rsid w:val="00B20EAD"/>
    <w:rsid w:val="00B2137D"/>
    <w:rsid w:val="00B2144E"/>
    <w:rsid w:val="00B2202E"/>
    <w:rsid w:val="00B2241E"/>
    <w:rsid w:val="00B22604"/>
    <w:rsid w:val="00B229F8"/>
    <w:rsid w:val="00B22B2F"/>
    <w:rsid w:val="00B2338A"/>
    <w:rsid w:val="00B238EB"/>
    <w:rsid w:val="00B23B30"/>
    <w:rsid w:val="00B23EFA"/>
    <w:rsid w:val="00B24344"/>
    <w:rsid w:val="00B2442C"/>
    <w:rsid w:val="00B24437"/>
    <w:rsid w:val="00B245D1"/>
    <w:rsid w:val="00B245D2"/>
    <w:rsid w:val="00B250A5"/>
    <w:rsid w:val="00B255EE"/>
    <w:rsid w:val="00B25E66"/>
    <w:rsid w:val="00B263B6"/>
    <w:rsid w:val="00B264F3"/>
    <w:rsid w:val="00B2694B"/>
    <w:rsid w:val="00B26DED"/>
    <w:rsid w:val="00B278F8"/>
    <w:rsid w:val="00B27B65"/>
    <w:rsid w:val="00B27F73"/>
    <w:rsid w:val="00B304D6"/>
    <w:rsid w:val="00B30AA1"/>
    <w:rsid w:val="00B30C25"/>
    <w:rsid w:val="00B30C52"/>
    <w:rsid w:val="00B316C0"/>
    <w:rsid w:val="00B31B44"/>
    <w:rsid w:val="00B31C98"/>
    <w:rsid w:val="00B31E4B"/>
    <w:rsid w:val="00B32AC3"/>
    <w:rsid w:val="00B3374C"/>
    <w:rsid w:val="00B339E9"/>
    <w:rsid w:val="00B3469F"/>
    <w:rsid w:val="00B349A8"/>
    <w:rsid w:val="00B3601A"/>
    <w:rsid w:val="00B3613F"/>
    <w:rsid w:val="00B3622E"/>
    <w:rsid w:val="00B36546"/>
    <w:rsid w:val="00B36840"/>
    <w:rsid w:val="00B37527"/>
    <w:rsid w:val="00B3773E"/>
    <w:rsid w:val="00B37BBF"/>
    <w:rsid w:val="00B37EAA"/>
    <w:rsid w:val="00B37F93"/>
    <w:rsid w:val="00B37F94"/>
    <w:rsid w:val="00B400D5"/>
    <w:rsid w:val="00B40495"/>
    <w:rsid w:val="00B40634"/>
    <w:rsid w:val="00B40710"/>
    <w:rsid w:val="00B40E05"/>
    <w:rsid w:val="00B40E70"/>
    <w:rsid w:val="00B4104B"/>
    <w:rsid w:val="00B414C6"/>
    <w:rsid w:val="00B41B30"/>
    <w:rsid w:val="00B41E23"/>
    <w:rsid w:val="00B420B8"/>
    <w:rsid w:val="00B420FF"/>
    <w:rsid w:val="00B42423"/>
    <w:rsid w:val="00B4247F"/>
    <w:rsid w:val="00B42A6F"/>
    <w:rsid w:val="00B42B37"/>
    <w:rsid w:val="00B42DA6"/>
    <w:rsid w:val="00B4339F"/>
    <w:rsid w:val="00B43BF1"/>
    <w:rsid w:val="00B44489"/>
    <w:rsid w:val="00B4450A"/>
    <w:rsid w:val="00B44ABD"/>
    <w:rsid w:val="00B44E6D"/>
    <w:rsid w:val="00B46B2D"/>
    <w:rsid w:val="00B46D43"/>
    <w:rsid w:val="00B46EF7"/>
    <w:rsid w:val="00B474F5"/>
    <w:rsid w:val="00B4786C"/>
    <w:rsid w:val="00B4792C"/>
    <w:rsid w:val="00B47965"/>
    <w:rsid w:val="00B47E38"/>
    <w:rsid w:val="00B503E5"/>
    <w:rsid w:val="00B50415"/>
    <w:rsid w:val="00B506DB"/>
    <w:rsid w:val="00B509C0"/>
    <w:rsid w:val="00B50ED9"/>
    <w:rsid w:val="00B5101D"/>
    <w:rsid w:val="00B51764"/>
    <w:rsid w:val="00B51A35"/>
    <w:rsid w:val="00B51CD7"/>
    <w:rsid w:val="00B51F12"/>
    <w:rsid w:val="00B52E48"/>
    <w:rsid w:val="00B531EF"/>
    <w:rsid w:val="00B534B0"/>
    <w:rsid w:val="00B535D1"/>
    <w:rsid w:val="00B535E1"/>
    <w:rsid w:val="00B53B3F"/>
    <w:rsid w:val="00B53B42"/>
    <w:rsid w:val="00B54045"/>
    <w:rsid w:val="00B54340"/>
    <w:rsid w:val="00B544D4"/>
    <w:rsid w:val="00B545F1"/>
    <w:rsid w:val="00B54850"/>
    <w:rsid w:val="00B54EFC"/>
    <w:rsid w:val="00B5666A"/>
    <w:rsid w:val="00B5681A"/>
    <w:rsid w:val="00B56A1A"/>
    <w:rsid w:val="00B57207"/>
    <w:rsid w:val="00B572F3"/>
    <w:rsid w:val="00B57D78"/>
    <w:rsid w:val="00B604CF"/>
    <w:rsid w:val="00B604E0"/>
    <w:rsid w:val="00B60C57"/>
    <w:rsid w:val="00B611BA"/>
    <w:rsid w:val="00B614B9"/>
    <w:rsid w:val="00B61531"/>
    <w:rsid w:val="00B61B53"/>
    <w:rsid w:val="00B61BB8"/>
    <w:rsid w:val="00B61CA0"/>
    <w:rsid w:val="00B627C2"/>
    <w:rsid w:val="00B6282E"/>
    <w:rsid w:val="00B62BF6"/>
    <w:rsid w:val="00B62DA8"/>
    <w:rsid w:val="00B62F20"/>
    <w:rsid w:val="00B63244"/>
    <w:rsid w:val="00B63255"/>
    <w:rsid w:val="00B63495"/>
    <w:rsid w:val="00B63A5C"/>
    <w:rsid w:val="00B64108"/>
    <w:rsid w:val="00B64262"/>
    <w:rsid w:val="00B6525C"/>
    <w:rsid w:val="00B6529F"/>
    <w:rsid w:val="00B6552F"/>
    <w:rsid w:val="00B659E3"/>
    <w:rsid w:val="00B659F1"/>
    <w:rsid w:val="00B6689F"/>
    <w:rsid w:val="00B66B6C"/>
    <w:rsid w:val="00B66DC6"/>
    <w:rsid w:val="00B66F2A"/>
    <w:rsid w:val="00B66F44"/>
    <w:rsid w:val="00B67082"/>
    <w:rsid w:val="00B67083"/>
    <w:rsid w:val="00B67174"/>
    <w:rsid w:val="00B6743A"/>
    <w:rsid w:val="00B67580"/>
    <w:rsid w:val="00B6764A"/>
    <w:rsid w:val="00B67850"/>
    <w:rsid w:val="00B67B13"/>
    <w:rsid w:val="00B702EF"/>
    <w:rsid w:val="00B709DE"/>
    <w:rsid w:val="00B71065"/>
    <w:rsid w:val="00B71311"/>
    <w:rsid w:val="00B713C5"/>
    <w:rsid w:val="00B713E9"/>
    <w:rsid w:val="00B7144B"/>
    <w:rsid w:val="00B716BE"/>
    <w:rsid w:val="00B7179B"/>
    <w:rsid w:val="00B725B4"/>
    <w:rsid w:val="00B72E2D"/>
    <w:rsid w:val="00B72E7E"/>
    <w:rsid w:val="00B72EC2"/>
    <w:rsid w:val="00B733D7"/>
    <w:rsid w:val="00B73479"/>
    <w:rsid w:val="00B73DDC"/>
    <w:rsid w:val="00B73E84"/>
    <w:rsid w:val="00B73E8F"/>
    <w:rsid w:val="00B74FB8"/>
    <w:rsid w:val="00B7583B"/>
    <w:rsid w:val="00B758D5"/>
    <w:rsid w:val="00B75B27"/>
    <w:rsid w:val="00B75E95"/>
    <w:rsid w:val="00B760E3"/>
    <w:rsid w:val="00B7644B"/>
    <w:rsid w:val="00B768A2"/>
    <w:rsid w:val="00B76E9F"/>
    <w:rsid w:val="00B77102"/>
    <w:rsid w:val="00B7730C"/>
    <w:rsid w:val="00B775B0"/>
    <w:rsid w:val="00B7776D"/>
    <w:rsid w:val="00B778CC"/>
    <w:rsid w:val="00B77B44"/>
    <w:rsid w:val="00B80004"/>
    <w:rsid w:val="00B8047D"/>
    <w:rsid w:val="00B80628"/>
    <w:rsid w:val="00B80B47"/>
    <w:rsid w:val="00B80C8D"/>
    <w:rsid w:val="00B80D24"/>
    <w:rsid w:val="00B80D3D"/>
    <w:rsid w:val="00B81018"/>
    <w:rsid w:val="00B81276"/>
    <w:rsid w:val="00B813DE"/>
    <w:rsid w:val="00B81767"/>
    <w:rsid w:val="00B81769"/>
    <w:rsid w:val="00B81C4B"/>
    <w:rsid w:val="00B8241C"/>
    <w:rsid w:val="00B826D8"/>
    <w:rsid w:val="00B832CB"/>
    <w:rsid w:val="00B83463"/>
    <w:rsid w:val="00B83467"/>
    <w:rsid w:val="00B837C9"/>
    <w:rsid w:val="00B83C7E"/>
    <w:rsid w:val="00B83EA1"/>
    <w:rsid w:val="00B83F51"/>
    <w:rsid w:val="00B8453C"/>
    <w:rsid w:val="00B845C6"/>
    <w:rsid w:val="00B84810"/>
    <w:rsid w:val="00B84842"/>
    <w:rsid w:val="00B84A3B"/>
    <w:rsid w:val="00B84BF6"/>
    <w:rsid w:val="00B84C3F"/>
    <w:rsid w:val="00B84C9E"/>
    <w:rsid w:val="00B84E9E"/>
    <w:rsid w:val="00B852FB"/>
    <w:rsid w:val="00B854F3"/>
    <w:rsid w:val="00B85AC9"/>
    <w:rsid w:val="00B85B22"/>
    <w:rsid w:val="00B85B71"/>
    <w:rsid w:val="00B85EAA"/>
    <w:rsid w:val="00B86741"/>
    <w:rsid w:val="00B8674D"/>
    <w:rsid w:val="00B867E0"/>
    <w:rsid w:val="00B86AE9"/>
    <w:rsid w:val="00B86BF5"/>
    <w:rsid w:val="00B8717E"/>
    <w:rsid w:val="00B878DE"/>
    <w:rsid w:val="00B87F57"/>
    <w:rsid w:val="00B902A5"/>
    <w:rsid w:val="00B9047B"/>
    <w:rsid w:val="00B905EE"/>
    <w:rsid w:val="00B907B6"/>
    <w:rsid w:val="00B90810"/>
    <w:rsid w:val="00B9118A"/>
    <w:rsid w:val="00B91353"/>
    <w:rsid w:val="00B91B2D"/>
    <w:rsid w:val="00B91D50"/>
    <w:rsid w:val="00B91DBE"/>
    <w:rsid w:val="00B91F1D"/>
    <w:rsid w:val="00B9268C"/>
    <w:rsid w:val="00B92709"/>
    <w:rsid w:val="00B9312C"/>
    <w:rsid w:val="00B93DE3"/>
    <w:rsid w:val="00B9402D"/>
    <w:rsid w:val="00B9407D"/>
    <w:rsid w:val="00B9424D"/>
    <w:rsid w:val="00B94578"/>
    <w:rsid w:val="00B94A3A"/>
    <w:rsid w:val="00B94FBB"/>
    <w:rsid w:val="00B94FE9"/>
    <w:rsid w:val="00B95495"/>
    <w:rsid w:val="00B954B2"/>
    <w:rsid w:val="00B95538"/>
    <w:rsid w:val="00B95923"/>
    <w:rsid w:val="00B95EB5"/>
    <w:rsid w:val="00B96112"/>
    <w:rsid w:val="00B961F3"/>
    <w:rsid w:val="00B96261"/>
    <w:rsid w:val="00B964FC"/>
    <w:rsid w:val="00B9676A"/>
    <w:rsid w:val="00B967F8"/>
    <w:rsid w:val="00B96B5F"/>
    <w:rsid w:val="00B9768C"/>
    <w:rsid w:val="00B976AB"/>
    <w:rsid w:val="00B97859"/>
    <w:rsid w:val="00BA006E"/>
    <w:rsid w:val="00BA00C2"/>
    <w:rsid w:val="00BA027D"/>
    <w:rsid w:val="00BA0306"/>
    <w:rsid w:val="00BA0445"/>
    <w:rsid w:val="00BA0E3A"/>
    <w:rsid w:val="00BA0E9D"/>
    <w:rsid w:val="00BA0F18"/>
    <w:rsid w:val="00BA0F85"/>
    <w:rsid w:val="00BA122D"/>
    <w:rsid w:val="00BA1455"/>
    <w:rsid w:val="00BA22CE"/>
    <w:rsid w:val="00BA2326"/>
    <w:rsid w:val="00BA27F0"/>
    <w:rsid w:val="00BA2929"/>
    <w:rsid w:val="00BA29AD"/>
    <w:rsid w:val="00BA2B35"/>
    <w:rsid w:val="00BA3203"/>
    <w:rsid w:val="00BA342A"/>
    <w:rsid w:val="00BA34AC"/>
    <w:rsid w:val="00BA3735"/>
    <w:rsid w:val="00BA3C5A"/>
    <w:rsid w:val="00BA3DA4"/>
    <w:rsid w:val="00BA43B0"/>
    <w:rsid w:val="00BA4507"/>
    <w:rsid w:val="00BA458F"/>
    <w:rsid w:val="00BA4878"/>
    <w:rsid w:val="00BA49D4"/>
    <w:rsid w:val="00BA4A8F"/>
    <w:rsid w:val="00BA4C0B"/>
    <w:rsid w:val="00BA4CA9"/>
    <w:rsid w:val="00BA502B"/>
    <w:rsid w:val="00BA5467"/>
    <w:rsid w:val="00BA5945"/>
    <w:rsid w:val="00BA5989"/>
    <w:rsid w:val="00BA6275"/>
    <w:rsid w:val="00BA6736"/>
    <w:rsid w:val="00BA7139"/>
    <w:rsid w:val="00BA759D"/>
    <w:rsid w:val="00BA7609"/>
    <w:rsid w:val="00BA7F41"/>
    <w:rsid w:val="00BB023A"/>
    <w:rsid w:val="00BB0439"/>
    <w:rsid w:val="00BB07E6"/>
    <w:rsid w:val="00BB0BAF"/>
    <w:rsid w:val="00BB0C16"/>
    <w:rsid w:val="00BB0FD1"/>
    <w:rsid w:val="00BB13DF"/>
    <w:rsid w:val="00BB1924"/>
    <w:rsid w:val="00BB19CE"/>
    <w:rsid w:val="00BB1A5B"/>
    <w:rsid w:val="00BB2055"/>
    <w:rsid w:val="00BB21C8"/>
    <w:rsid w:val="00BB2364"/>
    <w:rsid w:val="00BB2A5D"/>
    <w:rsid w:val="00BB2EA7"/>
    <w:rsid w:val="00BB2FBE"/>
    <w:rsid w:val="00BB31AC"/>
    <w:rsid w:val="00BB324C"/>
    <w:rsid w:val="00BB3A76"/>
    <w:rsid w:val="00BB3C6B"/>
    <w:rsid w:val="00BB3E3C"/>
    <w:rsid w:val="00BB407A"/>
    <w:rsid w:val="00BB41F9"/>
    <w:rsid w:val="00BB4717"/>
    <w:rsid w:val="00BB4BAA"/>
    <w:rsid w:val="00BB5957"/>
    <w:rsid w:val="00BB5B21"/>
    <w:rsid w:val="00BB607E"/>
    <w:rsid w:val="00BB684F"/>
    <w:rsid w:val="00BB7735"/>
    <w:rsid w:val="00BB7CF2"/>
    <w:rsid w:val="00BB7DBB"/>
    <w:rsid w:val="00BC145A"/>
    <w:rsid w:val="00BC14D4"/>
    <w:rsid w:val="00BC1646"/>
    <w:rsid w:val="00BC196F"/>
    <w:rsid w:val="00BC19E0"/>
    <w:rsid w:val="00BC1A22"/>
    <w:rsid w:val="00BC1E32"/>
    <w:rsid w:val="00BC1E9F"/>
    <w:rsid w:val="00BC21C3"/>
    <w:rsid w:val="00BC21FE"/>
    <w:rsid w:val="00BC285A"/>
    <w:rsid w:val="00BC2A35"/>
    <w:rsid w:val="00BC3159"/>
    <w:rsid w:val="00BC3402"/>
    <w:rsid w:val="00BC3476"/>
    <w:rsid w:val="00BC3A8B"/>
    <w:rsid w:val="00BC3C3D"/>
    <w:rsid w:val="00BC40DC"/>
    <w:rsid w:val="00BC4572"/>
    <w:rsid w:val="00BC4929"/>
    <w:rsid w:val="00BC4BB8"/>
    <w:rsid w:val="00BC4C2E"/>
    <w:rsid w:val="00BC4D60"/>
    <w:rsid w:val="00BC4D95"/>
    <w:rsid w:val="00BC5A2D"/>
    <w:rsid w:val="00BC5E9D"/>
    <w:rsid w:val="00BC654B"/>
    <w:rsid w:val="00BC65A4"/>
    <w:rsid w:val="00BC65BD"/>
    <w:rsid w:val="00BC6629"/>
    <w:rsid w:val="00BC6780"/>
    <w:rsid w:val="00BC6C12"/>
    <w:rsid w:val="00BC6CD4"/>
    <w:rsid w:val="00BC76EB"/>
    <w:rsid w:val="00BC7AEC"/>
    <w:rsid w:val="00BC7B45"/>
    <w:rsid w:val="00BC7DA6"/>
    <w:rsid w:val="00BD030F"/>
    <w:rsid w:val="00BD0659"/>
    <w:rsid w:val="00BD0EFA"/>
    <w:rsid w:val="00BD1815"/>
    <w:rsid w:val="00BD1A3E"/>
    <w:rsid w:val="00BD25CB"/>
    <w:rsid w:val="00BD2798"/>
    <w:rsid w:val="00BD28B3"/>
    <w:rsid w:val="00BD2B2A"/>
    <w:rsid w:val="00BD2E2A"/>
    <w:rsid w:val="00BD309B"/>
    <w:rsid w:val="00BD3308"/>
    <w:rsid w:val="00BD34DC"/>
    <w:rsid w:val="00BD34FE"/>
    <w:rsid w:val="00BD39EE"/>
    <w:rsid w:val="00BD3BA5"/>
    <w:rsid w:val="00BD3C6F"/>
    <w:rsid w:val="00BD3C97"/>
    <w:rsid w:val="00BD4412"/>
    <w:rsid w:val="00BD48F4"/>
    <w:rsid w:val="00BD4D7E"/>
    <w:rsid w:val="00BD5834"/>
    <w:rsid w:val="00BD5CD5"/>
    <w:rsid w:val="00BD6120"/>
    <w:rsid w:val="00BD6656"/>
    <w:rsid w:val="00BD6965"/>
    <w:rsid w:val="00BD6A9D"/>
    <w:rsid w:val="00BD6CB2"/>
    <w:rsid w:val="00BD73A3"/>
    <w:rsid w:val="00BD7846"/>
    <w:rsid w:val="00BD7B8E"/>
    <w:rsid w:val="00BE0536"/>
    <w:rsid w:val="00BE0C77"/>
    <w:rsid w:val="00BE14FC"/>
    <w:rsid w:val="00BE1E3A"/>
    <w:rsid w:val="00BE1F57"/>
    <w:rsid w:val="00BE2144"/>
    <w:rsid w:val="00BE27A7"/>
    <w:rsid w:val="00BE2E9B"/>
    <w:rsid w:val="00BE33F8"/>
    <w:rsid w:val="00BE349A"/>
    <w:rsid w:val="00BE350A"/>
    <w:rsid w:val="00BE3531"/>
    <w:rsid w:val="00BE38D6"/>
    <w:rsid w:val="00BE3EF1"/>
    <w:rsid w:val="00BE41AF"/>
    <w:rsid w:val="00BE42B5"/>
    <w:rsid w:val="00BE48FB"/>
    <w:rsid w:val="00BE4B00"/>
    <w:rsid w:val="00BE5061"/>
    <w:rsid w:val="00BE532D"/>
    <w:rsid w:val="00BE536B"/>
    <w:rsid w:val="00BE57C2"/>
    <w:rsid w:val="00BE589C"/>
    <w:rsid w:val="00BE5D91"/>
    <w:rsid w:val="00BE5DC9"/>
    <w:rsid w:val="00BE5F93"/>
    <w:rsid w:val="00BE60B0"/>
    <w:rsid w:val="00BE628D"/>
    <w:rsid w:val="00BE640E"/>
    <w:rsid w:val="00BE652A"/>
    <w:rsid w:val="00BE654E"/>
    <w:rsid w:val="00BE65B1"/>
    <w:rsid w:val="00BE707A"/>
    <w:rsid w:val="00BE744F"/>
    <w:rsid w:val="00BE79F0"/>
    <w:rsid w:val="00BE7E73"/>
    <w:rsid w:val="00BF0538"/>
    <w:rsid w:val="00BF054E"/>
    <w:rsid w:val="00BF0672"/>
    <w:rsid w:val="00BF09D2"/>
    <w:rsid w:val="00BF0B6A"/>
    <w:rsid w:val="00BF0B81"/>
    <w:rsid w:val="00BF0CC1"/>
    <w:rsid w:val="00BF0D23"/>
    <w:rsid w:val="00BF11CF"/>
    <w:rsid w:val="00BF152F"/>
    <w:rsid w:val="00BF1627"/>
    <w:rsid w:val="00BF17B0"/>
    <w:rsid w:val="00BF19B3"/>
    <w:rsid w:val="00BF1FCC"/>
    <w:rsid w:val="00BF231D"/>
    <w:rsid w:val="00BF23E2"/>
    <w:rsid w:val="00BF2454"/>
    <w:rsid w:val="00BF288F"/>
    <w:rsid w:val="00BF289A"/>
    <w:rsid w:val="00BF2B3D"/>
    <w:rsid w:val="00BF2F6B"/>
    <w:rsid w:val="00BF429B"/>
    <w:rsid w:val="00BF44D9"/>
    <w:rsid w:val="00BF4A47"/>
    <w:rsid w:val="00BF52E3"/>
    <w:rsid w:val="00BF5620"/>
    <w:rsid w:val="00BF58E9"/>
    <w:rsid w:val="00BF62AD"/>
    <w:rsid w:val="00BF6767"/>
    <w:rsid w:val="00BF73AD"/>
    <w:rsid w:val="00BF7E16"/>
    <w:rsid w:val="00BF7ECE"/>
    <w:rsid w:val="00C00835"/>
    <w:rsid w:val="00C00953"/>
    <w:rsid w:val="00C00ECD"/>
    <w:rsid w:val="00C01009"/>
    <w:rsid w:val="00C015A0"/>
    <w:rsid w:val="00C018DB"/>
    <w:rsid w:val="00C02195"/>
    <w:rsid w:val="00C025DD"/>
    <w:rsid w:val="00C02720"/>
    <w:rsid w:val="00C02BDE"/>
    <w:rsid w:val="00C0332B"/>
    <w:rsid w:val="00C035F6"/>
    <w:rsid w:val="00C03637"/>
    <w:rsid w:val="00C03AA4"/>
    <w:rsid w:val="00C03B2C"/>
    <w:rsid w:val="00C03CB8"/>
    <w:rsid w:val="00C0405C"/>
    <w:rsid w:val="00C04915"/>
    <w:rsid w:val="00C0494B"/>
    <w:rsid w:val="00C04B8E"/>
    <w:rsid w:val="00C04DFD"/>
    <w:rsid w:val="00C050FD"/>
    <w:rsid w:val="00C05135"/>
    <w:rsid w:val="00C05334"/>
    <w:rsid w:val="00C05467"/>
    <w:rsid w:val="00C0571E"/>
    <w:rsid w:val="00C05FBE"/>
    <w:rsid w:val="00C06055"/>
    <w:rsid w:val="00C0652B"/>
    <w:rsid w:val="00C069A2"/>
    <w:rsid w:val="00C06E59"/>
    <w:rsid w:val="00C073D6"/>
    <w:rsid w:val="00C07A50"/>
    <w:rsid w:val="00C07C29"/>
    <w:rsid w:val="00C10154"/>
    <w:rsid w:val="00C107FA"/>
    <w:rsid w:val="00C10B39"/>
    <w:rsid w:val="00C10F72"/>
    <w:rsid w:val="00C1152B"/>
    <w:rsid w:val="00C11584"/>
    <w:rsid w:val="00C1164B"/>
    <w:rsid w:val="00C11B44"/>
    <w:rsid w:val="00C11F4C"/>
    <w:rsid w:val="00C12084"/>
    <w:rsid w:val="00C12ACF"/>
    <w:rsid w:val="00C12B8E"/>
    <w:rsid w:val="00C12E2C"/>
    <w:rsid w:val="00C1313B"/>
    <w:rsid w:val="00C133E2"/>
    <w:rsid w:val="00C13963"/>
    <w:rsid w:val="00C13A31"/>
    <w:rsid w:val="00C13B9B"/>
    <w:rsid w:val="00C13DD4"/>
    <w:rsid w:val="00C1424E"/>
    <w:rsid w:val="00C14C39"/>
    <w:rsid w:val="00C14D65"/>
    <w:rsid w:val="00C14E54"/>
    <w:rsid w:val="00C1546E"/>
    <w:rsid w:val="00C1548D"/>
    <w:rsid w:val="00C15A86"/>
    <w:rsid w:val="00C15B2A"/>
    <w:rsid w:val="00C15DAE"/>
    <w:rsid w:val="00C16131"/>
    <w:rsid w:val="00C16291"/>
    <w:rsid w:val="00C16B3E"/>
    <w:rsid w:val="00C16B81"/>
    <w:rsid w:val="00C1774E"/>
    <w:rsid w:val="00C200EC"/>
    <w:rsid w:val="00C201B3"/>
    <w:rsid w:val="00C20523"/>
    <w:rsid w:val="00C2053F"/>
    <w:rsid w:val="00C20E72"/>
    <w:rsid w:val="00C21033"/>
    <w:rsid w:val="00C218FE"/>
    <w:rsid w:val="00C21A74"/>
    <w:rsid w:val="00C21D3F"/>
    <w:rsid w:val="00C2212E"/>
    <w:rsid w:val="00C222B1"/>
    <w:rsid w:val="00C22466"/>
    <w:rsid w:val="00C23172"/>
    <w:rsid w:val="00C232A7"/>
    <w:rsid w:val="00C2376E"/>
    <w:rsid w:val="00C238C5"/>
    <w:rsid w:val="00C23DD3"/>
    <w:rsid w:val="00C245E4"/>
    <w:rsid w:val="00C24ECF"/>
    <w:rsid w:val="00C25029"/>
    <w:rsid w:val="00C2551E"/>
    <w:rsid w:val="00C25590"/>
    <w:rsid w:val="00C2566D"/>
    <w:rsid w:val="00C25EF4"/>
    <w:rsid w:val="00C25F00"/>
    <w:rsid w:val="00C264C0"/>
    <w:rsid w:val="00C26548"/>
    <w:rsid w:val="00C26A5C"/>
    <w:rsid w:val="00C26E65"/>
    <w:rsid w:val="00C26EA0"/>
    <w:rsid w:val="00C27496"/>
    <w:rsid w:val="00C2785F"/>
    <w:rsid w:val="00C27E7A"/>
    <w:rsid w:val="00C27F62"/>
    <w:rsid w:val="00C305AF"/>
    <w:rsid w:val="00C307E8"/>
    <w:rsid w:val="00C30B04"/>
    <w:rsid w:val="00C30D64"/>
    <w:rsid w:val="00C30EDE"/>
    <w:rsid w:val="00C3105C"/>
    <w:rsid w:val="00C31893"/>
    <w:rsid w:val="00C31D52"/>
    <w:rsid w:val="00C31FD3"/>
    <w:rsid w:val="00C3263E"/>
    <w:rsid w:val="00C3267F"/>
    <w:rsid w:val="00C326B7"/>
    <w:rsid w:val="00C32C40"/>
    <w:rsid w:val="00C32CC5"/>
    <w:rsid w:val="00C32D6D"/>
    <w:rsid w:val="00C3314B"/>
    <w:rsid w:val="00C33420"/>
    <w:rsid w:val="00C337E7"/>
    <w:rsid w:val="00C3386F"/>
    <w:rsid w:val="00C339B9"/>
    <w:rsid w:val="00C33B89"/>
    <w:rsid w:val="00C33C0A"/>
    <w:rsid w:val="00C33E51"/>
    <w:rsid w:val="00C33EA5"/>
    <w:rsid w:val="00C33F7B"/>
    <w:rsid w:val="00C340B6"/>
    <w:rsid w:val="00C342EA"/>
    <w:rsid w:val="00C34543"/>
    <w:rsid w:val="00C34BA4"/>
    <w:rsid w:val="00C34DA6"/>
    <w:rsid w:val="00C34E71"/>
    <w:rsid w:val="00C35AC8"/>
    <w:rsid w:val="00C35BBA"/>
    <w:rsid w:val="00C35C89"/>
    <w:rsid w:val="00C365BB"/>
    <w:rsid w:val="00C37281"/>
    <w:rsid w:val="00C37792"/>
    <w:rsid w:val="00C4010C"/>
    <w:rsid w:val="00C4025F"/>
    <w:rsid w:val="00C40504"/>
    <w:rsid w:val="00C40F27"/>
    <w:rsid w:val="00C41262"/>
    <w:rsid w:val="00C41654"/>
    <w:rsid w:val="00C4182E"/>
    <w:rsid w:val="00C41A5A"/>
    <w:rsid w:val="00C41ED8"/>
    <w:rsid w:val="00C41F7A"/>
    <w:rsid w:val="00C42363"/>
    <w:rsid w:val="00C4274D"/>
    <w:rsid w:val="00C43758"/>
    <w:rsid w:val="00C43E13"/>
    <w:rsid w:val="00C43F56"/>
    <w:rsid w:val="00C442F3"/>
    <w:rsid w:val="00C4444B"/>
    <w:rsid w:val="00C445FE"/>
    <w:rsid w:val="00C44C5D"/>
    <w:rsid w:val="00C450BA"/>
    <w:rsid w:val="00C45169"/>
    <w:rsid w:val="00C4526A"/>
    <w:rsid w:val="00C457E2"/>
    <w:rsid w:val="00C4616F"/>
    <w:rsid w:val="00C462A2"/>
    <w:rsid w:val="00C465BA"/>
    <w:rsid w:val="00C4667A"/>
    <w:rsid w:val="00C468F9"/>
    <w:rsid w:val="00C46A81"/>
    <w:rsid w:val="00C46B1C"/>
    <w:rsid w:val="00C46CF6"/>
    <w:rsid w:val="00C472CB"/>
    <w:rsid w:val="00C47526"/>
    <w:rsid w:val="00C47761"/>
    <w:rsid w:val="00C47923"/>
    <w:rsid w:val="00C47E82"/>
    <w:rsid w:val="00C50184"/>
    <w:rsid w:val="00C502AB"/>
    <w:rsid w:val="00C50832"/>
    <w:rsid w:val="00C51108"/>
    <w:rsid w:val="00C51255"/>
    <w:rsid w:val="00C518AD"/>
    <w:rsid w:val="00C51AAE"/>
    <w:rsid w:val="00C51CAF"/>
    <w:rsid w:val="00C51CD5"/>
    <w:rsid w:val="00C51F4D"/>
    <w:rsid w:val="00C51F90"/>
    <w:rsid w:val="00C52039"/>
    <w:rsid w:val="00C521F0"/>
    <w:rsid w:val="00C528B0"/>
    <w:rsid w:val="00C5298A"/>
    <w:rsid w:val="00C52DD9"/>
    <w:rsid w:val="00C52F5E"/>
    <w:rsid w:val="00C530DC"/>
    <w:rsid w:val="00C533E7"/>
    <w:rsid w:val="00C5342D"/>
    <w:rsid w:val="00C5351D"/>
    <w:rsid w:val="00C5385B"/>
    <w:rsid w:val="00C543EB"/>
    <w:rsid w:val="00C5443B"/>
    <w:rsid w:val="00C545A0"/>
    <w:rsid w:val="00C5465D"/>
    <w:rsid w:val="00C546B9"/>
    <w:rsid w:val="00C54E36"/>
    <w:rsid w:val="00C54E7C"/>
    <w:rsid w:val="00C55171"/>
    <w:rsid w:val="00C555F5"/>
    <w:rsid w:val="00C5565B"/>
    <w:rsid w:val="00C557BD"/>
    <w:rsid w:val="00C55C74"/>
    <w:rsid w:val="00C55E75"/>
    <w:rsid w:val="00C562F3"/>
    <w:rsid w:val="00C566C7"/>
    <w:rsid w:val="00C56799"/>
    <w:rsid w:val="00C56A1F"/>
    <w:rsid w:val="00C56B2F"/>
    <w:rsid w:val="00C56DCB"/>
    <w:rsid w:val="00C56F1B"/>
    <w:rsid w:val="00C56F38"/>
    <w:rsid w:val="00C570FC"/>
    <w:rsid w:val="00C57CAD"/>
    <w:rsid w:val="00C60228"/>
    <w:rsid w:val="00C61018"/>
    <w:rsid w:val="00C61525"/>
    <w:rsid w:val="00C616A2"/>
    <w:rsid w:val="00C61DE3"/>
    <w:rsid w:val="00C624FE"/>
    <w:rsid w:val="00C62822"/>
    <w:rsid w:val="00C62978"/>
    <w:rsid w:val="00C62E91"/>
    <w:rsid w:val="00C63083"/>
    <w:rsid w:val="00C63087"/>
    <w:rsid w:val="00C63381"/>
    <w:rsid w:val="00C637E6"/>
    <w:rsid w:val="00C63969"/>
    <w:rsid w:val="00C63A84"/>
    <w:rsid w:val="00C63CCE"/>
    <w:rsid w:val="00C64721"/>
    <w:rsid w:val="00C64B01"/>
    <w:rsid w:val="00C64BA7"/>
    <w:rsid w:val="00C64FB6"/>
    <w:rsid w:val="00C65284"/>
    <w:rsid w:val="00C65941"/>
    <w:rsid w:val="00C6595A"/>
    <w:rsid w:val="00C65B37"/>
    <w:rsid w:val="00C6675C"/>
    <w:rsid w:val="00C667E4"/>
    <w:rsid w:val="00C667F8"/>
    <w:rsid w:val="00C66C18"/>
    <w:rsid w:val="00C66CAA"/>
    <w:rsid w:val="00C66E1A"/>
    <w:rsid w:val="00C66E74"/>
    <w:rsid w:val="00C67093"/>
    <w:rsid w:val="00C673BB"/>
    <w:rsid w:val="00C67731"/>
    <w:rsid w:val="00C678D5"/>
    <w:rsid w:val="00C67AB0"/>
    <w:rsid w:val="00C67B37"/>
    <w:rsid w:val="00C67CF5"/>
    <w:rsid w:val="00C67D42"/>
    <w:rsid w:val="00C67E98"/>
    <w:rsid w:val="00C70432"/>
    <w:rsid w:val="00C70736"/>
    <w:rsid w:val="00C71559"/>
    <w:rsid w:val="00C721F7"/>
    <w:rsid w:val="00C72207"/>
    <w:rsid w:val="00C72415"/>
    <w:rsid w:val="00C727CC"/>
    <w:rsid w:val="00C72C3C"/>
    <w:rsid w:val="00C72C6C"/>
    <w:rsid w:val="00C732EF"/>
    <w:rsid w:val="00C734A3"/>
    <w:rsid w:val="00C7381B"/>
    <w:rsid w:val="00C73E82"/>
    <w:rsid w:val="00C73F96"/>
    <w:rsid w:val="00C7438A"/>
    <w:rsid w:val="00C749FF"/>
    <w:rsid w:val="00C74F51"/>
    <w:rsid w:val="00C7507C"/>
    <w:rsid w:val="00C75B7F"/>
    <w:rsid w:val="00C76011"/>
    <w:rsid w:val="00C76199"/>
    <w:rsid w:val="00C76829"/>
    <w:rsid w:val="00C772A6"/>
    <w:rsid w:val="00C7751A"/>
    <w:rsid w:val="00C7789A"/>
    <w:rsid w:val="00C77DB5"/>
    <w:rsid w:val="00C8092B"/>
    <w:rsid w:val="00C809C4"/>
    <w:rsid w:val="00C80A8A"/>
    <w:rsid w:val="00C80AC6"/>
    <w:rsid w:val="00C80CF6"/>
    <w:rsid w:val="00C81348"/>
    <w:rsid w:val="00C81587"/>
    <w:rsid w:val="00C81684"/>
    <w:rsid w:val="00C8172F"/>
    <w:rsid w:val="00C82716"/>
    <w:rsid w:val="00C8299F"/>
    <w:rsid w:val="00C82BE6"/>
    <w:rsid w:val="00C82F77"/>
    <w:rsid w:val="00C839AB"/>
    <w:rsid w:val="00C83AB5"/>
    <w:rsid w:val="00C84DB7"/>
    <w:rsid w:val="00C84E5C"/>
    <w:rsid w:val="00C84E74"/>
    <w:rsid w:val="00C84FA5"/>
    <w:rsid w:val="00C8508F"/>
    <w:rsid w:val="00C85217"/>
    <w:rsid w:val="00C85659"/>
    <w:rsid w:val="00C86297"/>
    <w:rsid w:val="00C870C2"/>
    <w:rsid w:val="00C873C2"/>
    <w:rsid w:val="00C875E3"/>
    <w:rsid w:val="00C87A6B"/>
    <w:rsid w:val="00C87A9A"/>
    <w:rsid w:val="00C90067"/>
    <w:rsid w:val="00C90914"/>
    <w:rsid w:val="00C90E65"/>
    <w:rsid w:val="00C91E55"/>
    <w:rsid w:val="00C91F29"/>
    <w:rsid w:val="00C92879"/>
    <w:rsid w:val="00C929D0"/>
    <w:rsid w:val="00C92A33"/>
    <w:rsid w:val="00C92A5E"/>
    <w:rsid w:val="00C92AA9"/>
    <w:rsid w:val="00C92ABD"/>
    <w:rsid w:val="00C9336C"/>
    <w:rsid w:val="00C93749"/>
    <w:rsid w:val="00C93A55"/>
    <w:rsid w:val="00C94277"/>
    <w:rsid w:val="00C94366"/>
    <w:rsid w:val="00C943CC"/>
    <w:rsid w:val="00C94CF9"/>
    <w:rsid w:val="00C95114"/>
    <w:rsid w:val="00C95E66"/>
    <w:rsid w:val="00C9636F"/>
    <w:rsid w:val="00C963EC"/>
    <w:rsid w:val="00C96CA7"/>
    <w:rsid w:val="00C96D96"/>
    <w:rsid w:val="00C96EB0"/>
    <w:rsid w:val="00C96EE6"/>
    <w:rsid w:val="00C97A19"/>
    <w:rsid w:val="00C97B54"/>
    <w:rsid w:val="00C97E4A"/>
    <w:rsid w:val="00C97F82"/>
    <w:rsid w:val="00CA05A7"/>
    <w:rsid w:val="00CA0734"/>
    <w:rsid w:val="00CA1341"/>
    <w:rsid w:val="00CA13AD"/>
    <w:rsid w:val="00CA146B"/>
    <w:rsid w:val="00CA18AE"/>
    <w:rsid w:val="00CA1909"/>
    <w:rsid w:val="00CA1A99"/>
    <w:rsid w:val="00CA1BFC"/>
    <w:rsid w:val="00CA1D02"/>
    <w:rsid w:val="00CA20AF"/>
    <w:rsid w:val="00CA2363"/>
    <w:rsid w:val="00CA285F"/>
    <w:rsid w:val="00CA2B2E"/>
    <w:rsid w:val="00CA2B5A"/>
    <w:rsid w:val="00CA2FFA"/>
    <w:rsid w:val="00CA3CD6"/>
    <w:rsid w:val="00CA3F31"/>
    <w:rsid w:val="00CA43AF"/>
    <w:rsid w:val="00CA4B72"/>
    <w:rsid w:val="00CA5297"/>
    <w:rsid w:val="00CA5B4A"/>
    <w:rsid w:val="00CA5BBF"/>
    <w:rsid w:val="00CA65F7"/>
    <w:rsid w:val="00CA6849"/>
    <w:rsid w:val="00CA684E"/>
    <w:rsid w:val="00CA69DB"/>
    <w:rsid w:val="00CA6A68"/>
    <w:rsid w:val="00CA711C"/>
    <w:rsid w:val="00CA737A"/>
    <w:rsid w:val="00CA73CB"/>
    <w:rsid w:val="00CA7522"/>
    <w:rsid w:val="00CA7723"/>
    <w:rsid w:val="00CA7750"/>
    <w:rsid w:val="00CA7957"/>
    <w:rsid w:val="00CA7B39"/>
    <w:rsid w:val="00CB049D"/>
    <w:rsid w:val="00CB14FD"/>
    <w:rsid w:val="00CB1571"/>
    <w:rsid w:val="00CB185F"/>
    <w:rsid w:val="00CB18B4"/>
    <w:rsid w:val="00CB1A2D"/>
    <w:rsid w:val="00CB1ED7"/>
    <w:rsid w:val="00CB1F41"/>
    <w:rsid w:val="00CB22E3"/>
    <w:rsid w:val="00CB2377"/>
    <w:rsid w:val="00CB29AC"/>
    <w:rsid w:val="00CB2C0A"/>
    <w:rsid w:val="00CB36AF"/>
    <w:rsid w:val="00CB3D3F"/>
    <w:rsid w:val="00CB402C"/>
    <w:rsid w:val="00CB4189"/>
    <w:rsid w:val="00CB43D8"/>
    <w:rsid w:val="00CB44E1"/>
    <w:rsid w:val="00CB4683"/>
    <w:rsid w:val="00CB4724"/>
    <w:rsid w:val="00CB4940"/>
    <w:rsid w:val="00CB4B79"/>
    <w:rsid w:val="00CB4E79"/>
    <w:rsid w:val="00CB51A3"/>
    <w:rsid w:val="00CB5214"/>
    <w:rsid w:val="00CB5688"/>
    <w:rsid w:val="00CB58C8"/>
    <w:rsid w:val="00CB598A"/>
    <w:rsid w:val="00CB5C86"/>
    <w:rsid w:val="00CB5E7A"/>
    <w:rsid w:val="00CB6142"/>
    <w:rsid w:val="00CB6418"/>
    <w:rsid w:val="00CB745E"/>
    <w:rsid w:val="00CB7504"/>
    <w:rsid w:val="00CB75AD"/>
    <w:rsid w:val="00CB7F61"/>
    <w:rsid w:val="00CC0006"/>
    <w:rsid w:val="00CC0955"/>
    <w:rsid w:val="00CC107C"/>
    <w:rsid w:val="00CC1146"/>
    <w:rsid w:val="00CC1742"/>
    <w:rsid w:val="00CC17E5"/>
    <w:rsid w:val="00CC1A56"/>
    <w:rsid w:val="00CC1DBB"/>
    <w:rsid w:val="00CC21A3"/>
    <w:rsid w:val="00CC231A"/>
    <w:rsid w:val="00CC2F41"/>
    <w:rsid w:val="00CC3420"/>
    <w:rsid w:val="00CC3593"/>
    <w:rsid w:val="00CC3624"/>
    <w:rsid w:val="00CC3777"/>
    <w:rsid w:val="00CC3E83"/>
    <w:rsid w:val="00CC3F4F"/>
    <w:rsid w:val="00CC3F59"/>
    <w:rsid w:val="00CC4256"/>
    <w:rsid w:val="00CC4C6E"/>
    <w:rsid w:val="00CC51FA"/>
    <w:rsid w:val="00CC53AD"/>
    <w:rsid w:val="00CC57B8"/>
    <w:rsid w:val="00CC5E9D"/>
    <w:rsid w:val="00CC62A2"/>
    <w:rsid w:val="00CC6652"/>
    <w:rsid w:val="00CC6C42"/>
    <w:rsid w:val="00CC7164"/>
    <w:rsid w:val="00CC7469"/>
    <w:rsid w:val="00CC74F1"/>
    <w:rsid w:val="00CC76E3"/>
    <w:rsid w:val="00CC7C48"/>
    <w:rsid w:val="00CD0161"/>
    <w:rsid w:val="00CD0177"/>
    <w:rsid w:val="00CD01AD"/>
    <w:rsid w:val="00CD062E"/>
    <w:rsid w:val="00CD1446"/>
    <w:rsid w:val="00CD166A"/>
    <w:rsid w:val="00CD1B05"/>
    <w:rsid w:val="00CD1BA9"/>
    <w:rsid w:val="00CD2892"/>
    <w:rsid w:val="00CD2C97"/>
    <w:rsid w:val="00CD2ED9"/>
    <w:rsid w:val="00CD2FA0"/>
    <w:rsid w:val="00CD3063"/>
    <w:rsid w:val="00CD31C2"/>
    <w:rsid w:val="00CD32BB"/>
    <w:rsid w:val="00CD3619"/>
    <w:rsid w:val="00CD3640"/>
    <w:rsid w:val="00CD3B31"/>
    <w:rsid w:val="00CD40A3"/>
    <w:rsid w:val="00CD46DD"/>
    <w:rsid w:val="00CD4829"/>
    <w:rsid w:val="00CD50EB"/>
    <w:rsid w:val="00CD51FC"/>
    <w:rsid w:val="00CD554D"/>
    <w:rsid w:val="00CD5B9D"/>
    <w:rsid w:val="00CD5C5B"/>
    <w:rsid w:val="00CD5D12"/>
    <w:rsid w:val="00CD66A2"/>
    <w:rsid w:val="00CD6FC4"/>
    <w:rsid w:val="00CD731A"/>
    <w:rsid w:val="00CD7918"/>
    <w:rsid w:val="00CD7BD3"/>
    <w:rsid w:val="00CE09FB"/>
    <w:rsid w:val="00CE106E"/>
    <w:rsid w:val="00CE14CD"/>
    <w:rsid w:val="00CE1571"/>
    <w:rsid w:val="00CE165F"/>
    <w:rsid w:val="00CE1FE3"/>
    <w:rsid w:val="00CE272B"/>
    <w:rsid w:val="00CE2846"/>
    <w:rsid w:val="00CE2FB5"/>
    <w:rsid w:val="00CE3206"/>
    <w:rsid w:val="00CE33E0"/>
    <w:rsid w:val="00CE34EA"/>
    <w:rsid w:val="00CE358A"/>
    <w:rsid w:val="00CE3B81"/>
    <w:rsid w:val="00CE3D02"/>
    <w:rsid w:val="00CE3FB8"/>
    <w:rsid w:val="00CE47FC"/>
    <w:rsid w:val="00CE5042"/>
    <w:rsid w:val="00CE5085"/>
    <w:rsid w:val="00CE59AD"/>
    <w:rsid w:val="00CE5A7B"/>
    <w:rsid w:val="00CE5D3E"/>
    <w:rsid w:val="00CE5D87"/>
    <w:rsid w:val="00CE5D99"/>
    <w:rsid w:val="00CE5D9C"/>
    <w:rsid w:val="00CE5DD4"/>
    <w:rsid w:val="00CE5E41"/>
    <w:rsid w:val="00CE60BA"/>
    <w:rsid w:val="00CE6858"/>
    <w:rsid w:val="00CE6C6A"/>
    <w:rsid w:val="00CE6E35"/>
    <w:rsid w:val="00CE7486"/>
    <w:rsid w:val="00CE74CA"/>
    <w:rsid w:val="00CE74E8"/>
    <w:rsid w:val="00CE7773"/>
    <w:rsid w:val="00CE7981"/>
    <w:rsid w:val="00CE7E5C"/>
    <w:rsid w:val="00CE7EE7"/>
    <w:rsid w:val="00CF0533"/>
    <w:rsid w:val="00CF06F8"/>
    <w:rsid w:val="00CF07AA"/>
    <w:rsid w:val="00CF07BC"/>
    <w:rsid w:val="00CF0A2A"/>
    <w:rsid w:val="00CF0FB0"/>
    <w:rsid w:val="00CF0FCD"/>
    <w:rsid w:val="00CF1087"/>
    <w:rsid w:val="00CF1186"/>
    <w:rsid w:val="00CF150C"/>
    <w:rsid w:val="00CF1586"/>
    <w:rsid w:val="00CF1DBF"/>
    <w:rsid w:val="00CF1F17"/>
    <w:rsid w:val="00CF1F7C"/>
    <w:rsid w:val="00CF2128"/>
    <w:rsid w:val="00CF2482"/>
    <w:rsid w:val="00CF2783"/>
    <w:rsid w:val="00CF2AA6"/>
    <w:rsid w:val="00CF346B"/>
    <w:rsid w:val="00CF3B36"/>
    <w:rsid w:val="00CF3BF7"/>
    <w:rsid w:val="00CF3F59"/>
    <w:rsid w:val="00CF422B"/>
    <w:rsid w:val="00CF453E"/>
    <w:rsid w:val="00CF4781"/>
    <w:rsid w:val="00CF4E22"/>
    <w:rsid w:val="00CF4F01"/>
    <w:rsid w:val="00CF5340"/>
    <w:rsid w:val="00CF59D4"/>
    <w:rsid w:val="00CF5C40"/>
    <w:rsid w:val="00CF66DC"/>
    <w:rsid w:val="00CF6D13"/>
    <w:rsid w:val="00CF6F6A"/>
    <w:rsid w:val="00CF7353"/>
    <w:rsid w:val="00CF7576"/>
    <w:rsid w:val="00CF769D"/>
    <w:rsid w:val="00CF7892"/>
    <w:rsid w:val="00CF7DC5"/>
    <w:rsid w:val="00D003E2"/>
    <w:rsid w:val="00D00507"/>
    <w:rsid w:val="00D01046"/>
    <w:rsid w:val="00D0124B"/>
    <w:rsid w:val="00D0227A"/>
    <w:rsid w:val="00D02495"/>
    <w:rsid w:val="00D027B5"/>
    <w:rsid w:val="00D02B23"/>
    <w:rsid w:val="00D02CB7"/>
    <w:rsid w:val="00D02F1A"/>
    <w:rsid w:val="00D02F3F"/>
    <w:rsid w:val="00D031BC"/>
    <w:rsid w:val="00D03381"/>
    <w:rsid w:val="00D0338B"/>
    <w:rsid w:val="00D03595"/>
    <w:rsid w:val="00D047EA"/>
    <w:rsid w:val="00D04DFD"/>
    <w:rsid w:val="00D04EF5"/>
    <w:rsid w:val="00D0574D"/>
    <w:rsid w:val="00D0596C"/>
    <w:rsid w:val="00D05B9F"/>
    <w:rsid w:val="00D05D3F"/>
    <w:rsid w:val="00D05D7B"/>
    <w:rsid w:val="00D0709C"/>
    <w:rsid w:val="00D07806"/>
    <w:rsid w:val="00D07834"/>
    <w:rsid w:val="00D07BAA"/>
    <w:rsid w:val="00D101D8"/>
    <w:rsid w:val="00D108B4"/>
    <w:rsid w:val="00D108D4"/>
    <w:rsid w:val="00D10946"/>
    <w:rsid w:val="00D10ECC"/>
    <w:rsid w:val="00D10F0D"/>
    <w:rsid w:val="00D11646"/>
    <w:rsid w:val="00D11683"/>
    <w:rsid w:val="00D11876"/>
    <w:rsid w:val="00D1192B"/>
    <w:rsid w:val="00D11F9E"/>
    <w:rsid w:val="00D12019"/>
    <w:rsid w:val="00D123BB"/>
    <w:rsid w:val="00D1264D"/>
    <w:rsid w:val="00D126E5"/>
    <w:rsid w:val="00D129C2"/>
    <w:rsid w:val="00D12A4D"/>
    <w:rsid w:val="00D12D42"/>
    <w:rsid w:val="00D12EBE"/>
    <w:rsid w:val="00D133A0"/>
    <w:rsid w:val="00D135D3"/>
    <w:rsid w:val="00D13D5A"/>
    <w:rsid w:val="00D1447B"/>
    <w:rsid w:val="00D144A5"/>
    <w:rsid w:val="00D1467C"/>
    <w:rsid w:val="00D14B96"/>
    <w:rsid w:val="00D1524A"/>
    <w:rsid w:val="00D15380"/>
    <w:rsid w:val="00D1592D"/>
    <w:rsid w:val="00D1615E"/>
    <w:rsid w:val="00D16229"/>
    <w:rsid w:val="00D1642B"/>
    <w:rsid w:val="00D168E6"/>
    <w:rsid w:val="00D16A1B"/>
    <w:rsid w:val="00D16A84"/>
    <w:rsid w:val="00D16B47"/>
    <w:rsid w:val="00D16BF5"/>
    <w:rsid w:val="00D16F3F"/>
    <w:rsid w:val="00D1738D"/>
    <w:rsid w:val="00D17834"/>
    <w:rsid w:val="00D17908"/>
    <w:rsid w:val="00D17A95"/>
    <w:rsid w:val="00D17B7D"/>
    <w:rsid w:val="00D17DF0"/>
    <w:rsid w:val="00D17F2C"/>
    <w:rsid w:val="00D20276"/>
    <w:rsid w:val="00D204CB"/>
    <w:rsid w:val="00D205A4"/>
    <w:rsid w:val="00D20604"/>
    <w:rsid w:val="00D207A2"/>
    <w:rsid w:val="00D20AEB"/>
    <w:rsid w:val="00D213F8"/>
    <w:rsid w:val="00D21862"/>
    <w:rsid w:val="00D21928"/>
    <w:rsid w:val="00D21CBF"/>
    <w:rsid w:val="00D22052"/>
    <w:rsid w:val="00D22463"/>
    <w:rsid w:val="00D225EE"/>
    <w:rsid w:val="00D226EB"/>
    <w:rsid w:val="00D22B0C"/>
    <w:rsid w:val="00D231E0"/>
    <w:rsid w:val="00D2333D"/>
    <w:rsid w:val="00D2337C"/>
    <w:rsid w:val="00D23397"/>
    <w:rsid w:val="00D23435"/>
    <w:rsid w:val="00D23766"/>
    <w:rsid w:val="00D23E1F"/>
    <w:rsid w:val="00D23F8D"/>
    <w:rsid w:val="00D24343"/>
    <w:rsid w:val="00D24830"/>
    <w:rsid w:val="00D24C6D"/>
    <w:rsid w:val="00D25393"/>
    <w:rsid w:val="00D25482"/>
    <w:rsid w:val="00D25B4C"/>
    <w:rsid w:val="00D25BFE"/>
    <w:rsid w:val="00D25C7E"/>
    <w:rsid w:val="00D25DBF"/>
    <w:rsid w:val="00D261BA"/>
    <w:rsid w:val="00D26206"/>
    <w:rsid w:val="00D26B7E"/>
    <w:rsid w:val="00D26DDC"/>
    <w:rsid w:val="00D26E56"/>
    <w:rsid w:val="00D271B7"/>
    <w:rsid w:val="00D27560"/>
    <w:rsid w:val="00D27BF8"/>
    <w:rsid w:val="00D27E27"/>
    <w:rsid w:val="00D30147"/>
    <w:rsid w:val="00D306E8"/>
    <w:rsid w:val="00D30BC2"/>
    <w:rsid w:val="00D30D47"/>
    <w:rsid w:val="00D30E78"/>
    <w:rsid w:val="00D30E88"/>
    <w:rsid w:val="00D30F4B"/>
    <w:rsid w:val="00D315F6"/>
    <w:rsid w:val="00D31768"/>
    <w:rsid w:val="00D32155"/>
    <w:rsid w:val="00D32520"/>
    <w:rsid w:val="00D327B5"/>
    <w:rsid w:val="00D338BE"/>
    <w:rsid w:val="00D339D0"/>
    <w:rsid w:val="00D33CC8"/>
    <w:rsid w:val="00D34515"/>
    <w:rsid w:val="00D345FC"/>
    <w:rsid w:val="00D34A44"/>
    <w:rsid w:val="00D34DDA"/>
    <w:rsid w:val="00D35AAC"/>
    <w:rsid w:val="00D35C7A"/>
    <w:rsid w:val="00D35C83"/>
    <w:rsid w:val="00D35E3B"/>
    <w:rsid w:val="00D36B78"/>
    <w:rsid w:val="00D36BBD"/>
    <w:rsid w:val="00D37BBE"/>
    <w:rsid w:val="00D37BE2"/>
    <w:rsid w:val="00D37E49"/>
    <w:rsid w:val="00D37FC8"/>
    <w:rsid w:val="00D401E8"/>
    <w:rsid w:val="00D4032F"/>
    <w:rsid w:val="00D4098D"/>
    <w:rsid w:val="00D409AB"/>
    <w:rsid w:val="00D4143A"/>
    <w:rsid w:val="00D4193A"/>
    <w:rsid w:val="00D419A7"/>
    <w:rsid w:val="00D41B3E"/>
    <w:rsid w:val="00D41C78"/>
    <w:rsid w:val="00D41D32"/>
    <w:rsid w:val="00D41EF2"/>
    <w:rsid w:val="00D420B6"/>
    <w:rsid w:val="00D42964"/>
    <w:rsid w:val="00D42C65"/>
    <w:rsid w:val="00D42F21"/>
    <w:rsid w:val="00D43436"/>
    <w:rsid w:val="00D43B9A"/>
    <w:rsid w:val="00D43D29"/>
    <w:rsid w:val="00D441B3"/>
    <w:rsid w:val="00D447B4"/>
    <w:rsid w:val="00D45295"/>
    <w:rsid w:val="00D452F1"/>
    <w:rsid w:val="00D4594F"/>
    <w:rsid w:val="00D45C7C"/>
    <w:rsid w:val="00D45F4C"/>
    <w:rsid w:val="00D460D5"/>
    <w:rsid w:val="00D470F2"/>
    <w:rsid w:val="00D4727D"/>
    <w:rsid w:val="00D4764C"/>
    <w:rsid w:val="00D47952"/>
    <w:rsid w:val="00D47D06"/>
    <w:rsid w:val="00D47E63"/>
    <w:rsid w:val="00D47F1E"/>
    <w:rsid w:val="00D500FD"/>
    <w:rsid w:val="00D506E5"/>
    <w:rsid w:val="00D5070D"/>
    <w:rsid w:val="00D50803"/>
    <w:rsid w:val="00D51CDA"/>
    <w:rsid w:val="00D529F4"/>
    <w:rsid w:val="00D52E07"/>
    <w:rsid w:val="00D532E5"/>
    <w:rsid w:val="00D5365A"/>
    <w:rsid w:val="00D53934"/>
    <w:rsid w:val="00D539D9"/>
    <w:rsid w:val="00D541C6"/>
    <w:rsid w:val="00D5421A"/>
    <w:rsid w:val="00D5433F"/>
    <w:rsid w:val="00D5436C"/>
    <w:rsid w:val="00D543D8"/>
    <w:rsid w:val="00D5504E"/>
    <w:rsid w:val="00D55339"/>
    <w:rsid w:val="00D556B7"/>
    <w:rsid w:val="00D55910"/>
    <w:rsid w:val="00D559A0"/>
    <w:rsid w:val="00D55FBF"/>
    <w:rsid w:val="00D5645B"/>
    <w:rsid w:val="00D56C35"/>
    <w:rsid w:val="00D56C4D"/>
    <w:rsid w:val="00D56FB0"/>
    <w:rsid w:val="00D573D6"/>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B57"/>
    <w:rsid w:val="00D63D58"/>
    <w:rsid w:val="00D64235"/>
    <w:rsid w:val="00D64784"/>
    <w:rsid w:val="00D64A19"/>
    <w:rsid w:val="00D65145"/>
    <w:rsid w:val="00D6535A"/>
    <w:rsid w:val="00D65DC2"/>
    <w:rsid w:val="00D65E42"/>
    <w:rsid w:val="00D65F67"/>
    <w:rsid w:val="00D663BA"/>
    <w:rsid w:val="00D664CB"/>
    <w:rsid w:val="00D664FA"/>
    <w:rsid w:val="00D66508"/>
    <w:rsid w:val="00D66C70"/>
    <w:rsid w:val="00D66CA9"/>
    <w:rsid w:val="00D66F22"/>
    <w:rsid w:val="00D67101"/>
    <w:rsid w:val="00D6723B"/>
    <w:rsid w:val="00D678C9"/>
    <w:rsid w:val="00D67BA7"/>
    <w:rsid w:val="00D701F5"/>
    <w:rsid w:val="00D70438"/>
    <w:rsid w:val="00D70706"/>
    <w:rsid w:val="00D707A6"/>
    <w:rsid w:val="00D711F2"/>
    <w:rsid w:val="00D71F2D"/>
    <w:rsid w:val="00D7233A"/>
    <w:rsid w:val="00D72584"/>
    <w:rsid w:val="00D72664"/>
    <w:rsid w:val="00D72751"/>
    <w:rsid w:val="00D7275F"/>
    <w:rsid w:val="00D72801"/>
    <w:rsid w:val="00D72B1C"/>
    <w:rsid w:val="00D730AA"/>
    <w:rsid w:val="00D730B6"/>
    <w:rsid w:val="00D73225"/>
    <w:rsid w:val="00D73348"/>
    <w:rsid w:val="00D73477"/>
    <w:rsid w:val="00D73ED1"/>
    <w:rsid w:val="00D74336"/>
    <w:rsid w:val="00D74337"/>
    <w:rsid w:val="00D7476B"/>
    <w:rsid w:val="00D749A9"/>
    <w:rsid w:val="00D749BD"/>
    <w:rsid w:val="00D749CF"/>
    <w:rsid w:val="00D74BE6"/>
    <w:rsid w:val="00D75744"/>
    <w:rsid w:val="00D75A66"/>
    <w:rsid w:val="00D7656F"/>
    <w:rsid w:val="00D76682"/>
    <w:rsid w:val="00D767C4"/>
    <w:rsid w:val="00D76C7B"/>
    <w:rsid w:val="00D77000"/>
    <w:rsid w:val="00D772CF"/>
    <w:rsid w:val="00D77409"/>
    <w:rsid w:val="00D77C61"/>
    <w:rsid w:val="00D80217"/>
    <w:rsid w:val="00D80739"/>
    <w:rsid w:val="00D80943"/>
    <w:rsid w:val="00D80B92"/>
    <w:rsid w:val="00D80BEC"/>
    <w:rsid w:val="00D81444"/>
    <w:rsid w:val="00D829DD"/>
    <w:rsid w:val="00D82DE9"/>
    <w:rsid w:val="00D838CA"/>
    <w:rsid w:val="00D83C07"/>
    <w:rsid w:val="00D83D5A"/>
    <w:rsid w:val="00D8408B"/>
    <w:rsid w:val="00D840A7"/>
    <w:rsid w:val="00D84475"/>
    <w:rsid w:val="00D84499"/>
    <w:rsid w:val="00D85002"/>
    <w:rsid w:val="00D85633"/>
    <w:rsid w:val="00D85B5B"/>
    <w:rsid w:val="00D866F7"/>
    <w:rsid w:val="00D86763"/>
    <w:rsid w:val="00D86EA1"/>
    <w:rsid w:val="00D8709E"/>
    <w:rsid w:val="00D87370"/>
    <w:rsid w:val="00D873E6"/>
    <w:rsid w:val="00D876BC"/>
    <w:rsid w:val="00D876C9"/>
    <w:rsid w:val="00D87717"/>
    <w:rsid w:val="00D878C5"/>
    <w:rsid w:val="00D87A4B"/>
    <w:rsid w:val="00D87EE9"/>
    <w:rsid w:val="00D902A5"/>
    <w:rsid w:val="00D90A05"/>
    <w:rsid w:val="00D90B52"/>
    <w:rsid w:val="00D90E96"/>
    <w:rsid w:val="00D910E2"/>
    <w:rsid w:val="00D911D7"/>
    <w:rsid w:val="00D91346"/>
    <w:rsid w:val="00D914C7"/>
    <w:rsid w:val="00D9158B"/>
    <w:rsid w:val="00D915C7"/>
    <w:rsid w:val="00D91814"/>
    <w:rsid w:val="00D92ADA"/>
    <w:rsid w:val="00D92B12"/>
    <w:rsid w:val="00D92D32"/>
    <w:rsid w:val="00D93369"/>
    <w:rsid w:val="00D93905"/>
    <w:rsid w:val="00D93C01"/>
    <w:rsid w:val="00D93C2C"/>
    <w:rsid w:val="00D93E13"/>
    <w:rsid w:val="00D940E8"/>
    <w:rsid w:val="00D94781"/>
    <w:rsid w:val="00D9480E"/>
    <w:rsid w:val="00D949EE"/>
    <w:rsid w:val="00D94C08"/>
    <w:rsid w:val="00D9594F"/>
    <w:rsid w:val="00D95BC7"/>
    <w:rsid w:val="00D95BD1"/>
    <w:rsid w:val="00D95C3E"/>
    <w:rsid w:val="00D969E0"/>
    <w:rsid w:val="00D969EE"/>
    <w:rsid w:val="00D96F7B"/>
    <w:rsid w:val="00D97199"/>
    <w:rsid w:val="00D97373"/>
    <w:rsid w:val="00D973CA"/>
    <w:rsid w:val="00D9740E"/>
    <w:rsid w:val="00D97578"/>
    <w:rsid w:val="00DA0540"/>
    <w:rsid w:val="00DA05F1"/>
    <w:rsid w:val="00DA06E5"/>
    <w:rsid w:val="00DA0ABD"/>
    <w:rsid w:val="00DA0B7C"/>
    <w:rsid w:val="00DA138D"/>
    <w:rsid w:val="00DA1452"/>
    <w:rsid w:val="00DA1506"/>
    <w:rsid w:val="00DA1F8A"/>
    <w:rsid w:val="00DA21E8"/>
    <w:rsid w:val="00DA2268"/>
    <w:rsid w:val="00DA232F"/>
    <w:rsid w:val="00DA2485"/>
    <w:rsid w:val="00DA26A5"/>
    <w:rsid w:val="00DA286F"/>
    <w:rsid w:val="00DA342E"/>
    <w:rsid w:val="00DA3695"/>
    <w:rsid w:val="00DA371A"/>
    <w:rsid w:val="00DA446A"/>
    <w:rsid w:val="00DA4508"/>
    <w:rsid w:val="00DA4520"/>
    <w:rsid w:val="00DA47D1"/>
    <w:rsid w:val="00DA480A"/>
    <w:rsid w:val="00DA4EA7"/>
    <w:rsid w:val="00DA5522"/>
    <w:rsid w:val="00DA5568"/>
    <w:rsid w:val="00DA56A2"/>
    <w:rsid w:val="00DA57F6"/>
    <w:rsid w:val="00DA5BA0"/>
    <w:rsid w:val="00DA5E16"/>
    <w:rsid w:val="00DA5E62"/>
    <w:rsid w:val="00DA5E88"/>
    <w:rsid w:val="00DA6161"/>
    <w:rsid w:val="00DA683C"/>
    <w:rsid w:val="00DA6CD0"/>
    <w:rsid w:val="00DA7257"/>
    <w:rsid w:val="00DA7336"/>
    <w:rsid w:val="00DA73F5"/>
    <w:rsid w:val="00DA7FA8"/>
    <w:rsid w:val="00DB020F"/>
    <w:rsid w:val="00DB0878"/>
    <w:rsid w:val="00DB0881"/>
    <w:rsid w:val="00DB0B34"/>
    <w:rsid w:val="00DB0CFE"/>
    <w:rsid w:val="00DB0E07"/>
    <w:rsid w:val="00DB0EB2"/>
    <w:rsid w:val="00DB13DB"/>
    <w:rsid w:val="00DB1DE0"/>
    <w:rsid w:val="00DB1E68"/>
    <w:rsid w:val="00DB2217"/>
    <w:rsid w:val="00DB2407"/>
    <w:rsid w:val="00DB2720"/>
    <w:rsid w:val="00DB2735"/>
    <w:rsid w:val="00DB3298"/>
    <w:rsid w:val="00DB3408"/>
    <w:rsid w:val="00DB355C"/>
    <w:rsid w:val="00DB3A30"/>
    <w:rsid w:val="00DB3EC1"/>
    <w:rsid w:val="00DB4A47"/>
    <w:rsid w:val="00DB4F10"/>
    <w:rsid w:val="00DB5059"/>
    <w:rsid w:val="00DB578D"/>
    <w:rsid w:val="00DB57F9"/>
    <w:rsid w:val="00DB5FFD"/>
    <w:rsid w:val="00DB6759"/>
    <w:rsid w:val="00DB6811"/>
    <w:rsid w:val="00DB72B1"/>
    <w:rsid w:val="00DB7944"/>
    <w:rsid w:val="00DB7A24"/>
    <w:rsid w:val="00DB7E6E"/>
    <w:rsid w:val="00DC0A12"/>
    <w:rsid w:val="00DC0ABB"/>
    <w:rsid w:val="00DC0FE1"/>
    <w:rsid w:val="00DC10BC"/>
    <w:rsid w:val="00DC15CD"/>
    <w:rsid w:val="00DC2238"/>
    <w:rsid w:val="00DC22A0"/>
    <w:rsid w:val="00DC2349"/>
    <w:rsid w:val="00DC2394"/>
    <w:rsid w:val="00DC2CEA"/>
    <w:rsid w:val="00DC365C"/>
    <w:rsid w:val="00DC3A4C"/>
    <w:rsid w:val="00DC3BD9"/>
    <w:rsid w:val="00DC3C33"/>
    <w:rsid w:val="00DC4044"/>
    <w:rsid w:val="00DC44EA"/>
    <w:rsid w:val="00DC4E12"/>
    <w:rsid w:val="00DC5011"/>
    <w:rsid w:val="00DC50D8"/>
    <w:rsid w:val="00DC50DC"/>
    <w:rsid w:val="00DC58E4"/>
    <w:rsid w:val="00DC5A18"/>
    <w:rsid w:val="00DC5E7A"/>
    <w:rsid w:val="00DC5F87"/>
    <w:rsid w:val="00DC604A"/>
    <w:rsid w:val="00DC61F9"/>
    <w:rsid w:val="00DC6318"/>
    <w:rsid w:val="00DC6BC8"/>
    <w:rsid w:val="00DC6C96"/>
    <w:rsid w:val="00DC6D5E"/>
    <w:rsid w:val="00DC712A"/>
    <w:rsid w:val="00DC7210"/>
    <w:rsid w:val="00DC7422"/>
    <w:rsid w:val="00DC74C8"/>
    <w:rsid w:val="00DC7515"/>
    <w:rsid w:val="00DC7CAB"/>
    <w:rsid w:val="00DC7EEB"/>
    <w:rsid w:val="00DD0491"/>
    <w:rsid w:val="00DD04E1"/>
    <w:rsid w:val="00DD0C8C"/>
    <w:rsid w:val="00DD11EC"/>
    <w:rsid w:val="00DD1519"/>
    <w:rsid w:val="00DD1664"/>
    <w:rsid w:val="00DD1BAF"/>
    <w:rsid w:val="00DD1E58"/>
    <w:rsid w:val="00DD213A"/>
    <w:rsid w:val="00DD265A"/>
    <w:rsid w:val="00DD290B"/>
    <w:rsid w:val="00DD2F58"/>
    <w:rsid w:val="00DD2F8B"/>
    <w:rsid w:val="00DD3452"/>
    <w:rsid w:val="00DD3688"/>
    <w:rsid w:val="00DD3A69"/>
    <w:rsid w:val="00DD3B2D"/>
    <w:rsid w:val="00DD3D24"/>
    <w:rsid w:val="00DD3FDE"/>
    <w:rsid w:val="00DD4429"/>
    <w:rsid w:val="00DD4861"/>
    <w:rsid w:val="00DD4A33"/>
    <w:rsid w:val="00DD510D"/>
    <w:rsid w:val="00DD5A72"/>
    <w:rsid w:val="00DD5CA9"/>
    <w:rsid w:val="00DD5DAA"/>
    <w:rsid w:val="00DD6305"/>
    <w:rsid w:val="00DD6731"/>
    <w:rsid w:val="00DD6E72"/>
    <w:rsid w:val="00DD74B2"/>
    <w:rsid w:val="00DD7534"/>
    <w:rsid w:val="00DD75E0"/>
    <w:rsid w:val="00DD7685"/>
    <w:rsid w:val="00DD7A6C"/>
    <w:rsid w:val="00DD7C73"/>
    <w:rsid w:val="00DE04F1"/>
    <w:rsid w:val="00DE05BB"/>
    <w:rsid w:val="00DE0CC6"/>
    <w:rsid w:val="00DE0F2D"/>
    <w:rsid w:val="00DE1779"/>
    <w:rsid w:val="00DE18F0"/>
    <w:rsid w:val="00DE1A35"/>
    <w:rsid w:val="00DE202A"/>
    <w:rsid w:val="00DE2096"/>
    <w:rsid w:val="00DE21B3"/>
    <w:rsid w:val="00DE2443"/>
    <w:rsid w:val="00DE24A3"/>
    <w:rsid w:val="00DE2FF0"/>
    <w:rsid w:val="00DE2FF5"/>
    <w:rsid w:val="00DE305C"/>
    <w:rsid w:val="00DE359F"/>
    <w:rsid w:val="00DE35F3"/>
    <w:rsid w:val="00DE38E7"/>
    <w:rsid w:val="00DE3EEF"/>
    <w:rsid w:val="00DE4309"/>
    <w:rsid w:val="00DE47EF"/>
    <w:rsid w:val="00DE481C"/>
    <w:rsid w:val="00DE4891"/>
    <w:rsid w:val="00DE4ED0"/>
    <w:rsid w:val="00DE5238"/>
    <w:rsid w:val="00DE5412"/>
    <w:rsid w:val="00DE5587"/>
    <w:rsid w:val="00DE5917"/>
    <w:rsid w:val="00DE5B14"/>
    <w:rsid w:val="00DE5CDB"/>
    <w:rsid w:val="00DE5FE7"/>
    <w:rsid w:val="00DE683A"/>
    <w:rsid w:val="00DE6A2C"/>
    <w:rsid w:val="00DE7AA4"/>
    <w:rsid w:val="00DE7AED"/>
    <w:rsid w:val="00DF0521"/>
    <w:rsid w:val="00DF0672"/>
    <w:rsid w:val="00DF0835"/>
    <w:rsid w:val="00DF095F"/>
    <w:rsid w:val="00DF0A8B"/>
    <w:rsid w:val="00DF0EC3"/>
    <w:rsid w:val="00DF0EE5"/>
    <w:rsid w:val="00DF1082"/>
    <w:rsid w:val="00DF11A6"/>
    <w:rsid w:val="00DF1363"/>
    <w:rsid w:val="00DF18B8"/>
    <w:rsid w:val="00DF2286"/>
    <w:rsid w:val="00DF2580"/>
    <w:rsid w:val="00DF2953"/>
    <w:rsid w:val="00DF3239"/>
    <w:rsid w:val="00DF36A8"/>
    <w:rsid w:val="00DF39FF"/>
    <w:rsid w:val="00DF3D6A"/>
    <w:rsid w:val="00DF3E23"/>
    <w:rsid w:val="00DF3E6A"/>
    <w:rsid w:val="00DF3EF3"/>
    <w:rsid w:val="00DF4154"/>
    <w:rsid w:val="00DF443D"/>
    <w:rsid w:val="00DF4637"/>
    <w:rsid w:val="00DF4952"/>
    <w:rsid w:val="00DF4BEE"/>
    <w:rsid w:val="00DF4C56"/>
    <w:rsid w:val="00DF4ED3"/>
    <w:rsid w:val="00DF52FA"/>
    <w:rsid w:val="00DF5335"/>
    <w:rsid w:val="00DF5625"/>
    <w:rsid w:val="00DF5681"/>
    <w:rsid w:val="00DF58F0"/>
    <w:rsid w:val="00DF590B"/>
    <w:rsid w:val="00DF5FE5"/>
    <w:rsid w:val="00DF625A"/>
    <w:rsid w:val="00DF62EE"/>
    <w:rsid w:val="00DF6D9E"/>
    <w:rsid w:val="00DF7C8B"/>
    <w:rsid w:val="00E007B3"/>
    <w:rsid w:val="00E00C7A"/>
    <w:rsid w:val="00E00D62"/>
    <w:rsid w:val="00E01649"/>
    <w:rsid w:val="00E016FD"/>
    <w:rsid w:val="00E01745"/>
    <w:rsid w:val="00E024EB"/>
    <w:rsid w:val="00E02CE4"/>
    <w:rsid w:val="00E030EC"/>
    <w:rsid w:val="00E03AE1"/>
    <w:rsid w:val="00E03CC8"/>
    <w:rsid w:val="00E03DD5"/>
    <w:rsid w:val="00E040F9"/>
    <w:rsid w:val="00E0420F"/>
    <w:rsid w:val="00E0430E"/>
    <w:rsid w:val="00E046D2"/>
    <w:rsid w:val="00E04704"/>
    <w:rsid w:val="00E04DFE"/>
    <w:rsid w:val="00E0555B"/>
    <w:rsid w:val="00E057EC"/>
    <w:rsid w:val="00E05A21"/>
    <w:rsid w:val="00E06D25"/>
    <w:rsid w:val="00E06F55"/>
    <w:rsid w:val="00E07017"/>
    <w:rsid w:val="00E07339"/>
    <w:rsid w:val="00E073A5"/>
    <w:rsid w:val="00E073F9"/>
    <w:rsid w:val="00E075A2"/>
    <w:rsid w:val="00E078AC"/>
    <w:rsid w:val="00E10101"/>
    <w:rsid w:val="00E10136"/>
    <w:rsid w:val="00E10A8D"/>
    <w:rsid w:val="00E1109A"/>
    <w:rsid w:val="00E11144"/>
    <w:rsid w:val="00E1149B"/>
    <w:rsid w:val="00E11D78"/>
    <w:rsid w:val="00E129B7"/>
    <w:rsid w:val="00E12DF6"/>
    <w:rsid w:val="00E12FBD"/>
    <w:rsid w:val="00E1321A"/>
    <w:rsid w:val="00E13303"/>
    <w:rsid w:val="00E138A8"/>
    <w:rsid w:val="00E1396C"/>
    <w:rsid w:val="00E13DD2"/>
    <w:rsid w:val="00E1427C"/>
    <w:rsid w:val="00E14703"/>
    <w:rsid w:val="00E148E1"/>
    <w:rsid w:val="00E14B3B"/>
    <w:rsid w:val="00E14BAA"/>
    <w:rsid w:val="00E14D7A"/>
    <w:rsid w:val="00E14E86"/>
    <w:rsid w:val="00E15A63"/>
    <w:rsid w:val="00E1605A"/>
    <w:rsid w:val="00E160A7"/>
    <w:rsid w:val="00E164AF"/>
    <w:rsid w:val="00E1679A"/>
    <w:rsid w:val="00E1685A"/>
    <w:rsid w:val="00E1689C"/>
    <w:rsid w:val="00E16F0B"/>
    <w:rsid w:val="00E17375"/>
    <w:rsid w:val="00E17426"/>
    <w:rsid w:val="00E17676"/>
    <w:rsid w:val="00E17857"/>
    <w:rsid w:val="00E17877"/>
    <w:rsid w:val="00E17934"/>
    <w:rsid w:val="00E17BC6"/>
    <w:rsid w:val="00E17C00"/>
    <w:rsid w:val="00E2070D"/>
    <w:rsid w:val="00E20910"/>
    <w:rsid w:val="00E20BAF"/>
    <w:rsid w:val="00E20D06"/>
    <w:rsid w:val="00E20DB4"/>
    <w:rsid w:val="00E214C8"/>
    <w:rsid w:val="00E21A3E"/>
    <w:rsid w:val="00E21AE5"/>
    <w:rsid w:val="00E21E77"/>
    <w:rsid w:val="00E21F53"/>
    <w:rsid w:val="00E21FFA"/>
    <w:rsid w:val="00E2240B"/>
    <w:rsid w:val="00E22974"/>
    <w:rsid w:val="00E22C4C"/>
    <w:rsid w:val="00E22C6A"/>
    <w:rsid w:val="00E22F89"/>
    <w:rsid w:val="00E23089"/>
    <w:rsid w:val="00E2332F"/>
    <w:rsid w:val="00E233F2"/>
    <w:rsid w:val="00E239DF"/>
    <w:rsid w:val="00E23CEC"/>
    <w:rsid w:val="00E240D0"/>
    <w:rsid w:val="00E25014"/>
    <w:rsid w:val="00E26167"/>
    <w:rsid w:val="00E262C2"/>
    <w:rsid w:val="00E26300"/>
    <w:rsid w:val="00E26CCC"/>
    <w:rsid w:val="00E276BA"/>
    <w:rsid w:val="00E27715"/>
    <w:rsid w:val="00E2792D"/>
    <w:rsid w:val="00E27F47"/>
    <w:rsid w:val="00E27F9E"/>
    <w:rsid w:val="00E30261"/>
    <w:rsid w:val="00E3067B"/>
    <w:rsid w:val="00E306B6"/>
    <w:rsid w:val="00E3097B"/>
    <w:rsid w:val="00E30AC4"/>
    <w:rsid w:val="00E31078"/>
    <w:rsid w:val="00E31389"/>
    <w:rsid w:val="00E316C0"/>
    <w:rsid w:val="00E31864"/>
    <w:rsid w:val="00E31B84"/>
    <w:rsid w:val="00E31E98"/>
    <w:rsid w:val="00E32409"/>
    <w:rsid w:val="00E3266A"/>
    <w:rsid w:val="00E326A7"/>
    <w:rsid w:val="00E32921"/>
    <w:rsid w:val="00E32B52"/>
    <w:rsid w:val="00E33426"/>
    <w:rsid w:val="00E339D7"/>
    <w:rsid w:val="00E33C8B"/>
    <w:rsid w:val="00E343BF"/>
    <w:rsid w:val="00E34656"/>
    <w:rsid w:val="00E34EED"/>
    <w:rsid w:val="00E350B1"/>
    <w:rsid w:val="00E35595"/>
    <w:rsid w:val="00E357C3"/>
    <w:rsid w:val="00E35C2A"/>
    <w:rsid w:val="00E35E64"/>
    <w:rsid w:val="00E36030"/>
    <w:rsid w:val="00E3656B"/>
    <w:rsid w:val="00E36B37"/>
    <w:rsid w:val="00E370DC"/>
    <w:rsid w:val="00E371DA"/>
    <w:rsid w:val="00E376E6"/>
    <w:rsid w:val="00E37790"/>
    <w:rsid w:val="00E37C6E"/>
    <w:rsid w:val="00E37F87"/>
    <w:rsid w:val="00E40300"/>
    <w:rsid w:val="00E405E3"/>
    <w:rsid w:val="00E407C6"/>
    <w:rsid w:val="00E409AC"/>
    <w:rsid w:val="00E41327"/>
    <w:rsid w:val="00E4144B"/>
    <w:rsid w:val="00E41941"/>
    <w:rsid w:val="00E41CBF"/>
    <w:rsid w:val="00E41FF4"/>
    <w:rsid w:val="00E424AA"/>
    <w:rsid w:val="00E42CC8"/>
    <w:rsid w:val="00E43247"/>
    <w:rsid w:val="00E433BD"/>
    <w:rsid w:val="00E43D65"/>
    <w:rsid w:val="00E43DFF"/>
    <w:rsid w:val="00E43F96"/>
    <w:rsid w:val="00E4402B"/>
    <w:rsid w:val="00E4463E"/>
    <w:rsid w:val="00E4498F"/>
    <w:rsid w:val="00E449F2"/>
    <w:rsid w:val="00E449F6"/>
    <w:rsid w:val="00E44B06"/>
    <w:rsid w:val="00E44E85"/>
    <w:rsid w:val="00E45204"/>
    <w:rsid w:val="00E4576F"/>
    <w:rsid w:val="00E45C60"/>
    <w:rsid w:val="00E45DBA"/>
    <w:rsid w:val="00E45F83"/>
    <w:rsid w:val="00E467DF"/>
    <w:rsid w:val="00E46CD7"/>
    <w:rsid w:val="00E46F2F"/>
    <w:rsid w:val="00E47072"/>
    <w:rsid w:val="00E47A40"/>
    <w:rsid w:val="00E47A78"/>
    <w:rsid w:val="00E47ED1"/>
    <w:rsid w:val="00E50066"/>
    <w:rsid w:val="00E50604"/>
    <w:rsid w:val="00E50B4C"/>
    <w:rsid w:val="00E51229"/>
    <w:rsid w:val="00E51EC5"/>
    <w:rsid w:val="00E52A71"/>
    <w:rsid w:val="00E52B24"/>
    <w:rsid w:val="00E52B9F"/>
    <w:rsid w:val="00E52F09"/>
    <w:rsid w:val="00E52F5C"/>
    <w:rsid w:val="00E53140"/>
    <w:rsid w:val="00E537A4"/>
    <w:rsid w:val="00E53D02"/>
    <w:rsid w:val="00E543BC"/>
    <w:rsid w:val="00E54547"/>
    <w:rsid w:val="00E546C9"/>
    <w:rsid w:val="00E54B91"/>
    <w:rsid w:val="00E54CCA"/>
    <w:rsid w:val="00E54F84"/>
    <w:rsid w:val="00E54FF9"/>
    <w:rsid w:val="00E55144"/>
    <w:rsid w:val="00E554DB"/>
    <w:rsid w:val="00E56AA3"/>
    <w:rsid w:val="00E57181"/>
    <w:rsid w:val="00E5730A"/>
    <w:rsid w:val="00E576CA"/>
    <w:rsid w:val="00E57CD1"/>
    <w:rsid w:val="00E60099"/>
    <w:rsid w:val="00E60464"/>
    <w:rsid w:val="00E606FC"/>
    <w:rsid w:val="00E609B9"/>
    <w:rsid w:val="00E61003"/>
    <w:rsid w:val="00E61933"/>
    <w:rsid w:val="00E61B8B"/>
    <w:rsid w:val="00E61CDE"/>
    <w:rsid w:val="00E63115"/>
    <w:rsid w:val="00E632B3"/>
    <w:rsid w:val="00E63792"/>
    <w:rsid w:val="00E63793"/>
    <w:rsid w:val="00E63A0F"/>
    <w:rsid w:val="00E63BF1"/>
    <w:rsid w:val="00E63F31"/>
    <w:rsid w:val="00E63FA9"/>
    <w:rsid w:val="00E64113"/>
    <w:rsid w:val="00E643DA"/>
    <w:rsid w:val="00E64638"/>
    <w:rsid w:val="00E6500A"/>
    <w:rsid w:val="00E657C1"/>
    <w:rsid w:val="00E65C1F"/>
    <w:rsid w:val="00E66072"/>
    <w:rsid w:val="00E66F57"/>
    <w:rsid w:val="00E67560"/>
    <w:rsid w:val="00E678BA"/>
    <w:rsid w:val="00E6791C"/>
    <w:rsid w:val="00E67BCC"/>
    <w:rsid w:val="00E67C60"/>
    <w:rsid w:val="00E67D87"/>
    <w:rsid w:val="00E67DBD"/>
    <w:rsid w:val="00E67ED9"/>
    <w:rsid w:val="00E70197"/>
    <w:rsid w:val="00E709BF"/>
    <w:rsid w:val="00E70A52"/>
    <w:rsid w:val="00E70DB2"/>
    <w:rsid w:val="00E718C8"/>
    <w:rsid w:val="00E71E95"/>
    <w:rsid w:val="00E721C5"/>
    <w:rsid w:val="00E72417"/>
    <w:rsid w:val="00E72866"/>
    <w:rsid w:val="00E72ACE"/>
    <w:rsid w:val="00E72C2E"/>
    <w:rsid w:val="00E732BC"/>
    <w:rsid w:val="00E7357F"/>
    <w:rsid w:val="00E73884"/>
    <w:rsid w:val="00E73E92"/>
    <w:rsid w:val="00E740CC"/>
    <w:rsid w:val="00E740ED"/>
    <w:rsid w:val="00E744E6"/>
    <w:rsid w:val="00E7463E"/>
    <w:rsid w:val="00E74726"/>
    <w:rsid w:val="00E74F16"/>
    <w:rsid w:val="00E74F7F"/>
    <w:rsid w:val="00E754EE"/>
    <w:rsid w:val="00E7568F"/>
    <w:rsid w:val="00E756EB"/>
    <w:rsid w:val="00E758A5"/>
    <w:rsid w:val="00E75A21"/>
    <w:rsid w:val="00E75EFC"/>
    <w:rsid w:val="00E7705F"/>
    <w:rsid w:val="00E7730E"/>
    <w:rsid w:val="00E77899"/>
    <w:rsid w:val="00E77F4F"/>
    <w:rsid w:val="00E80153"/>
    <w:rsid w:val="00E80202"/>
    <w:rsid w:val="00E81364"/>
    <w:rsid w:val="00E81C7A"/>
    <w:rsid w:val="00E82187"/>
    <w:rsid w:val="00E8219A"/>
    <w:rsid w:val="00E8248B"/>
    <w:rsid w:val="00E824EF"/>
    <w:rsid w:val="00E825D8"/>
    <w:rsid w:val="00E82734"/>
    <w:rsid w:val="00E82DD2"/>
    <w:rsid w:val="00E8323B"/>
    <w:rsid w:val="00E83320"/>
    <w:rsid w:val="00E833DD"/>
    <w:rsid w:val="00E83445"/>
    <w:rsid w:val="00E836BA"/>
    <w:rsid w:val="00E836E9"/>
    <w:rsid w:val="00E837A3"/>
    <w:rsid w:val="00E83B51"/>
    <w:rsid w:val="00E83F16"/>
    <w:rsid w:val="00E8413C"/>
    <w:rsid w:val="00E84C42"/>
    <w:rsid w:val="00E84D6E"/>
    <w:rsid w:val="00E8536C"/>
    <w:rsid w:val="00E85572"/>
    <w:rsid w:val="00E85BC2"/>
    <w:rsid w:val="00E863FA"/>
    <w:rsid w:val="00E86C0A"/>
    <w:rsid w:val="00E86DAC"/>
    <w:rsid w:val="00E87BAC"/>
    <w:rsid w:val="00E90545"/>
    <w:rsid w:val="00E908AA"/>
    <w:rsid w:val="00E90F00"/>
    <w:rsid w:val="00E912EB"/>
    <w:rsid w:val="00E9139F"/>
    <w:rsid w:val="00E91CF8"/>
    <w:rsid w:val="00E91E3F"/>
    <w:rsid w:val="00E920F1"/>
    <w:rsid w:val="00E924EB"/>
    <w:rsid w:val="00E925A8"/>
    <w:rsid w:val="00E92E04"/>
    <w:rsid w:val="00E92E75"/>
    <w:rsid w:val="00E92EFE"/>
    <w:rsid w:val="00E93A9B"/>
    <w:rsid w:val="00E93B18"/>
    <w:rsid w:val="00E93CDA"/>
    <w:rsid w:val="00E9412F"/>
    <w:rsid w:val="00E94431"/>
    <w:rsid w:val="00E948A6"/>
    <w:rsid w:val="00E949FC"/>
    <w:rsid w:val="00E94DBE"/>
    <w:rsid w:val="00E950D0"/>
    <w:rsid w:val="00E9583B"/>
    <w:rsid w:val="00E959D6"/>
    <w:rsid w:val="00E95A83"/>
    <w:rsid w:val="00E95CFB"/>
    <w:rsid w:val="00E9694D"/>
    <w:rsid w:val="00E96994"/>
    <w:rsid w:val="00E96E7C"/>
    <w:rsid w:val="00E975C0"/>
    <w:rsid w:val="00E975FF"/>
    <w:rsid w:val="00E97A5B"/>
    <w:rsid w:val="00E97BFE"/>
    <w:rsid w:val="00E97F98"/>
    <w:rsid w:val="00EA02DA"/>
    <w:rsid w:val="00EA0325"/>
    <w:rsid w:val="00EA043B"/>
    <w:rsid w:val="00EA0BC6"/>
    <w:rsid w:val="00EA212B"/>
    <w:rsid w:val="00EA2657"/>
    <w:rsid w:val="00EA2B5F"/>
    <w:rsid w:val="00EA37A6"/>
    <w:rsid w:val="00EA3DAB"/>
    <w:rsid w:val="00EA3E28"/>
    <w:rsid w:val="00EA4335"/>
    <w:rsid w:val="00EA48CB"/>
    <w:rsid w:val="00EA4A9B"/>
    <w:rsid w:val="00EA4C6F"/>
    <w:rsid w:val="00EA4E6A"/>
    <w:rsid w:val="00EA5505"/>
    <w:rsid w:val="00EA557A"/>
    <w:rsid w:val="00EA573C"/>
    <w:rsid w:val="00EA5AB9"/>
    <w:rsid w:val="00EA5D79"/>
    <w:rsid w:val="00EA64DB"/>
    <w:rsid w:val="00EA75EB"/>
    <w:rsid w:val="00EA7838"/>
    <w:rsid w:val="00EA7895"/>
    <w:rsid w:val="00EA798A"/>
    <w:rsid w:val="00EA7AAD"/>
    <w:rsid w:val="00EA7AB4"/>
    <w:rsid w:val="00EA7F5F"/>
    <w:rsid w:val="00EA7FF2"/>
    <w:rsid w:val="00EB031A"/>
    <w:rsid w:val="00EB061F"/>
    <w:rsid w:val="00EB0AC1"/>
    <w:rsid w:val="00EB108F"/>
    <w:rsid w:val="00EB186F"/>
    <w:rsid w:val="00EB19AD"/>
    <w:rsid w:val="00EB239C"/>
    <w:rsid w:val="00EB2670"/>
    <w:rsid w:val="00EB2675"/>
    <w:rsid w:val="00EB2791"/>
    <w:rsid w:val="00EB298A"/>
    <w:rsid w:val="00EB2A66"/>
    <w:rsid w:val="00EB3047"/>
    <w:rsid w:val="00EB3215"/>
    <w:rsid w:val="00EB38EC"/>
    <w:rsid w:val="00EB4077"/>
    <w:rsid w:val="00EB4313"/>
    <w:rsid w:val="00EB45DF"/>
    <w:rsid w:val="00EB4CA4"/>
    <w:rsid w:val="00EB4E46"/>
    <w:rsid w:val="00EB54EB"/>
    <w:rsid w:val="00EB591F"/>
    <w:rsid w:val="00EB59DF"/>
    <w:rsid w:val="00EB5AED"/>
    <w:rsid w:val="00EB5BF7"/>
    <w:rsid w:val="00EB6427"/>
    <w:rsid w:val="00EB6B88"/>
    <w:rsid w:val="00EB7174"/>
    <w:rsid w:val="00EB7C61"/>
    <w:rsid w:val="00EC0E90"/>
    <w:rsid w:val="00EC0FEC"/>
    <w:rsid w:val="00EC19C8"/>
    <w:rsid w:val="00EC20D0"/>
    <w:rsid w:val="00EC23A3"/>
    <w:rsid w:val="00EC2DE1"/>
    <w:rsid w:val="00EC2EE5"/>
    <w:rsid w:val="00EC3006"/>
    <w:rsid w:val="00EC32E4"/>
    <w:rsid w:val="00EC33BD"/>
    <w:rsid w:val="00EC34A9"/>
    <w:rsid w:val="00EC36C8"/>
    <w:rsid w:val="00EC3A67"/>
    <w:rsid w:val="00EC3B66"/>
    <w:rsid w:val="00EC411E"/>
    <w:rsid w:val="00EC44E7"/>
    <w:rsid w:val="00EC46FB"/>
    <w:rsid w:val="00EC4799"/>
    <w:rsid w:val="00EC4A81"/>
    <w:rsid w:val="00EC4AC0"/>
    <w:rsid w:val="00EC4BE5"/>
    <w:rsid w:val="00EC4C11"/>
    <w:rsid w:val="00EC56DE"/>
    <w:rsid w:val="00EC59B4"/>
    <w:rsid w:val="00EC59DD"/>
    <w:rsid w:val="00EC6025"/>
    <w:rsid w:val="00EC61AC"/>
    <w:rsid w:val="00EC6297"/>
    <w:rsid w:val="00EC6A4A"/>
    <w:rsid w:val="00EC6A71"/>
    <w:rsid w:val="00EC6AB6"/>
    <w:rsid w:val="00EC6B36"/>
    <w:rsid w:val="00EC6F53"/>
    <w:rsid w:val="00EC725F"/>
    <w:rsid w:val="00EC75F1"/>
    <w:rsid w:val="00EC7604"/>
    <w:rsid w:val="00EC79AC"/>
    <w:rsid w:val="00EC7BB8"/>
    <w:rsid w:val="00EC7D5B"/>
    <w:rsid w:val="00EC7EAE"/>
    <w:rsid w:val="00EC7F17"/>
    <w:rsid w:val="00ED011E"/>
    <w:rsid w:val="00ED015A"/>
    <w:rsid w:val="00ED04C6"/>
    <w:rsid w:val="00ED0548"/>
    <w:rsid w:val="00ED09E9"/>
    <w:rsid w:val="00ED120C"/>
    <w:rsid w:val="00ED183C"/>
    <w:rsid w:val="00ED1C88"/>
    <w:rsid w:val="00ED2397"/>
    <w:rsid w:val="00ED2432"/>
    <w:rsid w:val="00ED2947"/>
    <w:rsid w:val="00ED2E5A"/>
    <w:rsid w:val="00ED2F93"/>
    <w:rsid w:val="00ED3290"/>
    <w:rsid w:val="00ED360E"/>
    <w:rsid w:val="00ED38AA"/>
    <w:rsid w:val="00ED3E36"/>
    <w:rsid w:val="00ED43D2"/>
    <w:rsid w:val="00ED4AB7"/>
    <w:rsid w:val="00ED5049"/>
    <w:rsid w:val="00ED5EFE"/>
    <w:rsid w:val="00ED6246"/>
    <w:rsid w:val="00ED64C4"/>
    <w:rsid w:val="00ED65B9"/>
    <w:rsid w:val="00ED6C4D"/>
    <w:rsid w:val="00ED70CB"/>
    <w:rsid w:val="00ED727E"/>
    <w:rsid w:val="00ED78AD"/>
    <w:rsid w:val="00ED794B"/>
    <w:rsid w:val="00ED7D11"/>
    <w:rsid w:val="00EE004C"/>
    <w:rsid w:val="00EE0C28"/>
    <w:rsid w:val="00EE0F83"/>
    <w:rsid w:val="00EE0F9F"/>
    <w:rsid w:val="00EE145C"/>
    <w:rsid w:val="00EE157C"/>
    <w:rsid w:val="00EE161E"/>
    <w:rsid w:val="00EE1B56"/>
    <w:rsid w:val="00EE2414"/>
    <w:rsid w:val="00EE2928"/>
    <w:rsid w:val="00EE29D6"/>
    <w:rsid w:val="00EE2BEA"/>
    <w:rsid w:val="00EE2C2A"/>
    <w:rsid w:val="00EE2F59"/>
    <w:rsid w:val="00EE32F4"/>
    <w:rsid w:val="00EE348F"/>
    <w:rsid w:val="00EE368D"/>
    <w:rsid w:val="00EE38BF"/>
    <w:rsid w:val="00EE3AAD"/>
    <w:rsid w:val="00EE46D0"/>
    <w:rsid w:val="00EE4C86"/>
    <w:rsid w:val="00EE51FC"/>
    <w:rsid w:val="00EE5434"/>
    <w:rsid w:val="00EE5680"/>
    <w:rsid w:val="00EE5C57"/>
    <w:rsid w:val="00EE5EBC"/>
    <w:rsid w:val="00EE6228"/>
    <w:rsid w:val="00EE631C"/>
    <w:rsid w:val="00EE6483"/>
    <w:rsid w:val="00EE657A"/>
    <w:rsid w:val="00EE68DE"/>
    <w:rsid w:val="00EE6FBF"/>
    <w:rsid w:val="00EE73B3"/>
    <w:rsid w:val="00EE7480"/>
    <w:rsid w:val="00EE74A8"/>
    <w:rsid w:val="00EE75B0"/>
    <w:rsid w:val="00EE787C"/>
    <w:rsid w:val="00EE79DD"/>
    <w:rsid w:val="00EF01F7"/>
    <w:rsid w:val="00EF0A10"/>
    <w:rsid w:val="00EF0A9F"/>
    <w:rsid w:val="00EF0DB5"/>
    <w:rsid w:val="00EF10E4"/>
    <w:rsid w:val="00EF17A4"/>
    <w:rsid w:val="00EF188C"/>
    <w:rsid w:val="00EF1920"/>
    <w:rsid w:val="00EF1DF9"/>
    <w:rsid w:val="00EF2209"/>
    <w:rsid w:val="00EF237D"/>
    <w:rsid w:val="00EF252C"/>
    <w:rsid w:val="00EF2792"/>
    <w:rsid w:val="00EF283F"/>
    <w:rsid w:val="00EF2B5E"/>
    <w:rsid w:val="00EF41A5"/>
    <w:rsid w:val="00EF4342"/>
    <w:rsid w:val="00EF48B2"/>
    <w:rsid w:val="00EF4AD6"/>
    <w:rsid w:val="00EF4B25"/>
    <w:rsid w:val="00EF4C82"/>
    <w:rsid w:val="00EF4CD4"/>
    <w:rsid w:val="00EF5636"/>
    <w:rsid w:val="00EF571D"/>
    <w:rsid w:val="00EF58F5"/>
    <w:rsid w:val="00EF5F2D"/>
    <w:rsid w:val="00EF6113"/>
    <w:rsid w:val="00EF6131"/>
    <w:rsid w:val="00EF64EB"/>
    <w:rsid w:val="00EF65DE"/>
    <w:rsid w:val="00EF724B"/>
    <w:rsid w:val="00EF73D4"/>
    <w:rsid w:val="00EF78CB"/>
    <w:rsid w:val="00EF791A"/>
    <w:rsid w:val="00F00019"/>
    <w:rsid w:val="00F0039B"/>
    <w:rsid w:val="00F00631"/>
    <w:rsid w:val="00F00916"/>
    <w:rsid w:val="00F00B94"/>
    <w:rsid w:val="00F00DBF"/>
    <w:rsid w:val="00F00F20"/>
    <w:rsid w:val="00F014E5"/>
    <w:rsid w:val="00F01DCF"/>
    <w:rsid w:val="00F020B6"/>
    <w:rsid w:val="00F02122"/>
    <w:rsid w:val="00F0291E"/>
    <w:rsid w:val="00F02A21"/>
    <w:rsid w:val="00F02B1D"/>
    <w:rsid w:val="00F02B58"/>
    <w:rsid w:val="00F03116"/>
    <w:rsid w:val="00F03A2B"/>
    <w:rsid w:val="00F047E0"/>
    <w:rsid w:val="00F048AF"/>
    <w:rsid w:val="00F04C71"/>
    <w:rsid w:val="00F04FA5"/>
    <w:rsid w:val="00F05034"/>
    <w:rsid w:val="00F0575D"/>
    <w:rsid w:val="00F05981"/>
    <w:rsid w:val="00F05DE8"/>
    <w:rsid w:val="00F05F8A"/>
    <w:rsid w:val="00F0619D"/>
    <w:rsid w:val="00F064D2"/>
    <w:rsid w:val="00F0668E"/>
    <w:rsid w:val="00F066C9"/>
    <w:rsid w:val="00F06E39"/>
    <w:rsid w:val="00F06E48"/>
    <w:rsid w:val="00F06EA5"/>
    <w:rsid w:val="00F06FB8"/>
    <w:rsid w:val="00F07A9C"/>
    <w:rsid w:val="00F10356"/>
    <w:rsid w:val="00F10462"/>
    <w:rsid w:val="00F10AA5"/>
    <w:rsid w:val="00F10AA6"/>
    <w:rsid w:val="00F10AD1"/>
    <w:rsid w:val="00F10B23"/>
    <w:rsid w:val="00F10BF9"/>
    <w:rsid w:val="00F11764"/>
    <w:rsid w:val="00F11AC0"/>
    <w:rsid w:val="00F121C3"/>
    <w:rsid w:val="00F12397"/>
    <w:rsid w:val="00F1249D"/>
    <w:rsid w:val="00F1253B"/>
    <w:rsid w:val="00F12553"/>
    <w:rsid w:val="00F13157"/>
    <w:rsid w:val="00F142C5"/>
    <w:rsid w:val="00F146AE"/>
    <w:rsid w:val="00F14D46"/>
    <w:rsid w:val="00F14FDC"/>
    <w:rsid w:val="00F15087"/>
    <w:rsid w:val="00F155D1"/>
    <w:rsid w:val="00F1570F"/>
    <w:rsid w:val="00F15849"/>
    <w:rsid w:val="00F15A30"/>
    <w:rsid w:val="00F15A81"/>
    <w:rsid w:val="00F15B31"/>
    <w:rsid w:val="00F15BC5"/>
    <w:rsid w:val="00F15BF6"/>
    <w:rsid w:val="00F161EC"/>
    <w:rsid w:val="00F1637A"/>
    <w:rsid w:val="00F1673D"/>
    <w:rsid w:val="00F16C69"/>
    <w:rsid w:val="00F17200"/>
    <w:rsid w:val="00F17246"/>
    <w:rsid w:val="00F1765B"/>
    <w:rsid w:val="00F178F2"/>
    <w:rsid w:val="00F17913"/>
    <w:rsid w:val="00F17A5F"/>
    <w:rsid w:val="00F17F58"/>
    <w:rsid w:val="00F2038F"/>
    <w:rsid w:val="00F204C6"/>
    <w:rsid w:val="00F20CB1"/>
    <w:rsid w:val="00F20DF3"/>
    <w:rsid w:val="00F2108B"/>
    <w:rsid w:val="00F21664"/>
    <w:rsid w:val="00F21BCE"/>
    <w:rsid w:val="00F21E22"/>
    <w:rsid w:val="00F222BE"/>
    <w:rsid w:val="00F2233A"/>
    <w:rsid w:val="00F228E6"/>
    <w:rsid w:val="00F229BE"/>
    <w:rsid w:val="00F2356C"/>
    <w:rsid w:val="00F237CE"/>
    <w:rsid w:val="00F23EE3"/>
    <w:rsid w:val="00F24207"/>
    <w:rsid w:val="00F2446B"/>
    <w:rsid w:val="00F246A7"/>
    <w:rsid w:val="00F249E0"/>
    <w:rsid w:val="00F2500B"/>
    <w:rsid w:val="00F25110"/>
    <w:rsid w:val="00F254E9"/>
    <w:rsid w:val="00F2555C"/>
    <w:rsid w:val="00F25674"/>
    <w:rsid w:val="00F25756"/>
    <w:rsid w:val="00F25B4E"/>
    <w:rsid w:val="00F25C80"/>
    <w:rsid w:val="00F25DC3"/>
    <w:rsid w:val="00F25DC6"/>
    <w:rsid w:val="00F26115"/>
    <w:rsid w:val="00F268BB"/>
    <w:rsid w:val="00F26DCE"/>
    <w:rsid w:val="00F2763C"/>
    <w:rsid w:val="00F2764F"/>
    <w:rsid w:val="00F2783C"/>
    <w:rsid w:val="00F27A77"/>
    <w:rsid w:val="00F27B34"/>
    <w:rsid w:val="00F27C99"/>
    <w:rsid w:val="00F27E3C"/>
    <w:rsid w:val="00F303B9"/>
    <w:rsid w:val="00F30D3F"/>
    <w:rsid w:val="00F3141E"/>
    <w:rsid w:val="00F3161E"/>
    <w:rsid w:val="00F3194E"/>
    <w:rsid w:val="00F31A93"/>
    <w:rsid w:val="00F32664"/>
    <w:rsid w:val="00F32D9F"/>
    <w:rsid w:val="00F32F86"/>
    <w:rsid w:val="00F33569"/>
    <w:rsid w:val="00F3370F"/>
    <w:rsid w:val="00F33DCA"/>
    <w:rsid w:val="00F34235"/>
    <w:rsid w:val="00F35253"/>
    <w:rsid w:val="00F35422"/>
    <w:rsid w:val="00F35BB5"/>
    <w:rsid w:val="00F35D63"/>
    <w:rsid w:val="00F36435"/>
    <w:rsid w:val="00F36B19"/>
    <w:rsid w:val="00F37618"/>
    <w:rsid w:val="00F378C6"/>
    <w:rsid w:val="00F37ACB"/>
    <w:rsid w:val="00F37CAD"/>
    <w:rsid w:val="00F37F7F"/>
    <w:rsid w:val="00F405B0"/>
    <w:rsid w:val="00F4089A"/>
    <w:rsid w:val="00F40A74"/>
    <w:rsid w:val="00F41036"/>
    <w:rsid w:val="00F416D3"/>
    <w:rsid w:val="00F419B1"/>
    <w:rsid w:val="00F41C3A"/>
    <w:rsid w:val="00F420C7"/>
    <w:rsid w:val="00F42116"/>
    <w:rsid w:val="00F4231F"/>
    <w:rsid w:val="00F4241F"/>
    <w:rsid w:val="00F429D2"/>
    <w:rsid w:val="00F42F5B"/>
    <w:rsid w:val="00F430BB"/>
    <w:rsid w:val="00F433EB"/>
    <w:rsid w:val="00F43505"/>
    <w:rsid w:val="00F435C9"/>
    <w:rsid w:val="00F43724"/>
    <w:rsid w:val="00F4387E"/>
    <w:rsid w:val="00F438FE"/>
    <w:rsid w:val="00F43B2A"/>
    <w:rsid w:val="00F43E3B"/>
    <w:rsid w:val="00F43EEB"/>
    <w:rsid w:val="00F44462"/>
    <w:rsid w:val="00F44557"/>
    <w:rsid w:val="00F445AA"/>
    <w:rsid w:val="00F44A9B"/>
    <w:rsid w:val="00F44AD4"/>
    <w:rsid w:val="00F44E67"/>
    <w:rsid w:val="00F454AA"/>
    <w:rsid w:val="00F45622"/>
    <w:rsid w:val="00F45785"/>
    <w:rsid w:val="00F45A64"/>
    <w:rsid w:val="00F45B07"/>
    <w:rsid w:val="00F46809"/>
    <w:rsid w:val="00F46D12"/>
    <w:rsid w:val="00F46E2D"/>
    <w:rsid w:val="00F46E96"/>
    <w:rsid w:val="00F4718D"/>
    <w:rsid w:val="00F478A3"/>
    <w:rsid w:val="00F478FB"/>
    <w:rsid w:val="00F47A07"/>
    <w:rsid w:val="00F47C53"/>
    <w:rsid w:val="00F47D68"/>
    <w:rsid w:val="00F50885"/>
    <w:rsid w:val="00F50AEA"/>
    <w:rsid w:val="00F50D46"/>
    <w:rsid w:val="00F51002"/>
    <w:rsid w:val="00F51750"/>
    <w:rsid w:val="00F524C5"/>
    <w:rsid w:val="00F52B7C"/>
    <w:rsid w:val="00F52CFE"/>
    <w:rsid w:val="00F53D85"/>
    <w:rsid w:val="00F542C3"/>
    <w:rsid w:val="00F546D6"/>
    <w:rsid w:val="00F54712"/>
    <w:rsid w:val="00F547AB"/>
    <w:rsid w:val="00F54AB6"/>
    <w:rsid w:val="00F54BD7"/>
    <w:rsid w:val="00F54E74"/>
    <w:rsid w:val="00F550C8"/>
    <w:rsid w:val="00F553A0"/>
    <w:rsid w:val="00F55546"/>
    <w:rsid w:val="00F555C1"/>
    <w:rsid w:val="00F559BC"/>
    <w:rsid w:val="00F55CCA"/>
    <w:rsid w:val="00F55EAD"/>
    <w:rsid w:val="00F55F74"/>
    <w:rsid w:val="00F56180"/>
    <w:rsid w:val="00F563F4"/>
    <w:rsid w:val="00F564C8"/>
    <w:rsid w:val="00F56835"/>
    <w:rsid w:val="00F56CCA"/>
    <w:rsid w:val="00F56F81"/>
    <w:rsid w:val="00F57151"/>
    <w:rsid w:val="00F57842"/>
    <w:rsid w:val="00F579DD"/>
    <w:rsid w:val="00F603B4"/>
    <w:rsid w:val="00F6063A"/>
    <w:rsid w:val="00F6074B"/>
    <w:rsid w:val="00F6111F"/>
    <w:rsid w:val="00F61350"/>
    <w:rsid w:val="00F61640"/>
    <w:rsid w:val="00F616AC"/>
    <w:rsid w:val="00F61813"/>
    <w:rsid w:val="00F61914"/>
    <w:rsid w:val="00F61C53"/>
    <w:rsid w:val="00F61D6F"/>
    <w:rsid w:val="00F61DB4"/>
    <w:rsid w:val="00F61EFC"/>
    <w:rsid w:val="00F621EA"/>
    <w:rsid w:val="00F62820"/>
    <w:rsid w:val="00F62865"/>
    <w:rsid w:val="00F62A90"/>
    <w:rsid w:val="00F62E1D"/>
    <w:rsid w:val="00F6320D"/>
    <w:rsid w:val="00F6368F"/>
    <w:rsid w:val="00F63756"/>
    <w:rsid w:val="00F638FC"/>
    <w:rsid w:val="00F639F8"/>
    <w:rsid w:val="00F63F0A"/>
    <w:rsid w:val="00F6493B"/>
    <w:rsid w:val="00F649C9"/>
    <w:rsid w:val="00F64C3E"/>
    <w:rsid w:val="00F655E1"/>
    <w:rsid w:val="00F655E7"/>
    <w:rsid w:val="00F657D2"/>
    <w:rsid w:val="00F6599E"/>
    <w:rsid w:val="00F65A5F"/>
    <w:rsid w:val="00F65CDA"/>
    <w:rsid w:val="00F6617C"/>
    <w:rsid w:val="00F665A4"/>
    <w:rsid w:val="00F6662D"/>
    <w:rsid w:val="00F66778"/>
    <w:rsid w:val="00F67055"/>
    <w:rsid w:val="00F67E24"/>
    <w:rsid w:val="00F70315"/>
    <w:rsid w:val="00F7059C"/>
    <w:rsid w:val="00F70864"/>
    <w:rsid w:val="00F70B2D"/>
    <w:rsid w:val="00F70D15"/>
    <w:rsid w:val="00F70F76"/>
    <w:rsid w:val="00F70FC1"/>
    <w:rsid w:val="00F71396"/>
    <w:rsid w:val="00F71A9E"/>
    <w:rsid w:val="00F72443"/>
    <w:rsid w:val="00F724E3"/>
    <w:rsid w:val="00F728A6"/>
    <w:rsid w:val="00F72A7D"/>
    <w:rsid w:val="00F72C4A"/>
    <w:rsid w:val="00F737C1"/>
    <w:rsid w:val="00F737F5"/>
    <w:rsid w:val="00F73F26"/>
    <w:rsid w:val="00F740D0"/>
    <w:rsid w:val="00F7410B"/>
    <w:rsid w:val="00F743B6"/>
    <w:rsid w:val="00F749B5"/>
    <w:rsid w:val="00F74A58"/>
    <w:rsid w:val="00F74BB7"/>
    <w:rsid w:val="00F74F8A"/>
    <w:rsid w:val="00F75A2B"/>
    <w:rsid w:val="00F75B26"/>
    <w:rsid w:val="00F7626C"/>
    <w:rsid w:val="00F76B8B"/>
    <w:rsid w:val="00F76F9D"/>
    <w:rsid w:val="00F770FE"/>
    <w:rsid w:val="00F77113"/>
    <w:rsid w:val="00F77428"/>
    <w:rsid w:val="00F77620"/>
    <w:rsid w:val="00F777EF"/>
    <w:rsid w:val="00F77F01"/>
    <w:rsid w:val="00F80189"/>
    <w:rsid w:val="00F80921"/>
    <w:rsid w:val="00F80976"/>
    <w:rsid w:val="00F810C0"/>
    <w:rsid w:val="00F81813"/>
    <w:rsid w:val="00F81C2F"/>
    <w:rsid w:val="00F8226D"/>
    <w:rsid w:val="00F82852"/>
    <w:rsid w:val="00F82AFD"/>
    <w:rsid w:val="00F82B89"/>
    <w:rsid w:val="00F82E95"/>
    <w:rsid w:val="00F82EBD"/>
    <w:rsid w:val="00F82F57"/>
    <w:rsid w:val="00F830A4"/>
    <w:rsid w:val="00F8321F"/>
    <w:rsid w:val="00F833D4"/>
    <w:rsid w:val="00F8342C"/>
    <w:rsid w:val="00F83D8A"/>
    <w:rsid w:val="00F83FBE"/>
    <w:rsid w:val="00F84003"/>
    <w:rsid w:val="00F840B9"/>
    <w:rsid w:val="00F84260"/>
    <w:rsid w:val="00F8450D"/>
    <w:rsid w:val="00F85290"/>
    <w:rsid w:val="00F8585C"/>
    <w:rsid w:val="00F859B0"/>
    <w:rsid w:val="00F85CD0"/>
    <w:rsid w:val="00F85D14"/>
    <w:rsid w:val="00F85E06"/>
    <w:rsid w:val="00F861A3"/>
    <w:rsid w:val="00F86CFB"/>
    <w:rsid w:val="00F86DE5"/>
    <w:rsid w:val="00F87159"/>
    <w:rsid w:val="00F87705"/>
    <w:rsid w:val="00F87844"/>
    <w:rsid w:val="00F87D0A"/>
    <w:rsid w:val="00F90223"/>
    <w:rsid w:val="00F90C60"/>
    <w:rsid w:val="00F911ED"/>
    <w:rsid w:val="00F911F3"/>
    <w:rsid w:val="00F913E8"/>
    <w:rsid w:val="00F9148C"/>
    <w:rsid w:val="00F91E70"/>
    <w:rsid w:val="00F91F47"/>
    <w:rsid w:val="00F92118"/>
    <w:rsid w:val="00F92C03"/>
    <w:rsid w:val="00F92D7F"/>
    <w:rsid w:val="00F92E3B"/>
    <w:rsid w:val="00F936AC"/>
    <w:rsid w:val="00F93971"/>
    <w:rsid w:val="00F94AD1"/>
    <w:rsid w:val="00F94C55"/>
    <w:rsid w:val="00F94E6F"/>
    <w:rsid w:val="00F9599E"/>
    <w:rsid w:val="00F95C61"/>
    <w:rsid w:val="00F95D68"/>
    <w:rsid w:val="00F95E83"/>
    <w:rsid w:val="00F95F48"/>
    <w:rsid w:val="00F961C4"/>
    <w:rsid w:val="00F961C8"/>
    <w:rsid w:val="00F96304"/>
    <w:rsid w:val="00F964FE"/>
    <w:rsid w:val="00F97439"/>
    <w:rsid w:val="00F974B2"/>
    <w:rsid w:val="00F9799A"/>
    <w:rsid w:val="00F97C90"/>
    <w:rsid w:val="00F97CDD"/>
    <w:rsid w:val="00F97D08"/>
    <w:rsid w:val="00FA08CD"/>
    <w:rsid w:val="00FA0AFC"/>
    <w:rsid w:val="00FA0DA0"/>
    <w:rsid w:val="00FA0FEE"/>
    <w:rsid w:val="00FA10B5"/>
    <w:rsid w:val="00FA15EE"/>
    <w:rsid w:val="00FA188E"/>
    <w:rsid w:val="00FA18D9"/>
    <w:rsid w:val="00FA1A74"/>
    <w:rsid w:val="00FA1C29"/>
    <w:rsid w:val="00FA1E65"/>
    <w:rsid w:val="00FA25D6"/>
    <w:rsid w:val="00FA264D"/>
    <w:rsid w:val="00FA2A15"/>
    <w:rsid w:val="00FA37B3"/>
    <w:rsid w:val="00FA41A8"/>
    <w:rsid w:val="00FA4415"/>
    <w:rsid w:val="00FA481C"/>
    <w:rsid w:val="00FA4CDC"/>
    <w:rsid w:val="00FA55F6"/>
    <w:rsid w:val="00FA5652"/>
    <w:rsid w:val="00FA59D7"/>
    <w:rsid w:val="00FA5D6C"/>
    <w:rsid w:val="00FA5D8D"/>
    <w:rsid w:val="00FA6246"/>
    <w:rsid w:val="00FA6560"/>
    <w:rsid w:val="00FA6AB7"/>
    <w:rsid w:val="00FA6AE5"/>
    <w:rsid w:val="00FA723F"/>
    <w:rsid w:val="00FA7598"/>
    <w:rsid w:val="00FA782C"/>
    <w:rsid w:val="00FA78E9"/>
    <w:rsid w:val="00FA7D63"/>
    <w:rsid w:val="00FB05A7"/>
    <w:rsid w:val="00FB0671"/>
    <w:rsid w:val="00FB07D4"/>
    <w:rsid w:val="00FB08B2"/>
    <w:rsid w:val="00FB0BCB"/>
    <w:rsid w:val="00FB0D73"/>
    <w:rsid w:val="00FB11D8"/>
    <w:rsid w:val="00FB174D"/>
    <w:rsid w:val="00FB18E6"/>
    <w:rsid w:val="00FB1AA5"/>
    <w:rsid w:val="00FB1AFA"/>
    <w:rsid w:val="00FB1CF6"/>
    <w:rsid w:val="00FB25FA"/>
    <w:rsid w:val="00FB3019"/>
    <w:rsid w:val="00FB312A"/>
    <w:rsid w:val="00FB3362"/>
    <w:rsid w:val="00FB3565"/>
    <w:rsid w:val="00FB406F"/>
    <w:rsid w:val="00FB48FD"/>
    <w:rsid w:val="00FB5018"/>
    <w:rsid w:val="00FB51CD"/>
    <w:rsid w:val="00FB65D8"/>
    <w:rsid w:val="00FB675F"/>
    <w:rsid w:val="00FB7777"/>
    <w:rsid w:val="00FB795E"/>
    <w:rsid w:val="00FC031C"/>
    <w:rsid w:val="00FC0858"/>
    <w:rsid w:val="00FC0B0B"/>
    <w:rsid w:val="00FC1086"/>
    <w:rsid w:val="00FC192C"/>
    <w:rsid w:val="00FC1A1E"/>
    <w:rsid w:val="00FC1B2A"/>
    <w:rsid w:val="00FC1B56"/>
    <w:rsid w:val="00FC1B9A"/>
    <w:rsid w:val="00FC1CA5"/>
    <w:rsid w:val="00FC216C"/>
    <w:rsid w:val="00FC2555"/>
    <w:rsid w:val="00FC26AC"/>
    <w:rsid w:val="00FC274F"/>
    <w:rsid w:val="00FC2966"/>
    <w:rsid w:val="00FC2F2A"/>
    <w:rsid w:val="00FC2FE4"/>
    <w:rsid w:val="00FC305F"/>
    <w:rsid w:val="00FC317D"/>
    <w:rsid w:val="00FC3209"/>
    <w:rsid w:val="00FC3319"/>
    <w:rsid w:val="00FC33AD"/>
    <w:rsid w:val="00FC37BE"/>
    <w:rsid w:val="00FC3B3E"/>
    <w:rsid w:val="00FC40FE"/>
    <w:rsid w:val="00FC438F"/>
    <w:rsid w:val="00FC44D7"/>
    <w:rsid w:val="00FC4725"/>
    <w:rsid w:val="00FC4ACD"/>
    <w:rsid w:val="00FC4D03"/>
    <w:rsid w:val="00FC550B"/>
    <w:rsid w:val="00FC5BDD"/>
    <w:rsid w:val="00FC5CD7"/>
    <w:rsid w:val="00FC5D4F"/>
    <w:rsid w:val="00FC5DB2"/>
    <w:rsid w:val="00FC61E6"/>
    <w:rsid w:val="00FC621A"/>
    <w:rsid w:val="00FC659B"/>
    <w:rsid w:val="00FC7401"/>
    <w:rsid w:val="00FC7624"/>
    <w:rsid w:val="00FC7A58"/>
    <w:rsid w:val="00FC7A59"/>
    <w:rsid w:val="00FD0140"/>
    <w:rsid w:val="00FD0559"/>
    <w:rsid w:val="00FD0D90"/>
    <w:rsid w:val="00FD0E0C"/>
    <w:rsid w:val="00FD110A"/>
    <w:rsid w:val="00FD1459"/>
    <w:rsid w:val="00FD18C8"/>
    <w:rsid w:val="00FD197B"/>
    <w:rsid w:val="00FD1B0A"/>
    <w:rsid w:val="00FD1C40"/>
    <w:rsid w:val="00FD20BE"/>
    <w:rsid w:val="00FD21A1"/>
    <w:rsid w:val="00FD2210"/>
    <w:rsid w:val="00FD25D6"/>
    <w:rsid w:val="00FD3467"/>
    <w:rsid w:val="00FD354C"/>
    <w:rsid w:val="00FD3778"/>
    <w:rsid w:val="00FD37AB"/>
    <w:rsid w:val="00FD3991"/>
    <w:rsid w:val="00FD3AB9"/>
    <w:rsid w:val="00FD3DFD"/>
    <w:rsid w:val="00FD3E65"/>
    <w:rsid w:val="00FD40E6"/>
    <w:rsid w:val="00FD43BA"/>
    <w:rsid w:val="00FD44DE"/>
    <w:rsid w:val="00FD55BE"/>
    <w:rsid w:val="00FD56A1"/>
    <w:rsid w:val="00FD56B9"/>
    <w:rsid w:val="00FD5795"/>
    <w:rsid w:val="00FD5E97"/>
    <w:rsid w:val="00FD62D8"/>
    <w:rsid w:val="00FD6749"/>
    <w:rsid w:val="00FD67B9"/>
    <w:rsid w:val="00FD6C4C"/>
    <w:rsid w:val="00FD7132"/>
    <w:rsid w:val="00FD78C4"/>
    <w:rsid w:val="00FD7B0A"/>
    <w:rsid w:val="00FD7C23"/>
    <w:rsid w:val="00FD7E2B"/>
    <w:rsid w:val="00FD7FD0"/>
    <w:rsid w:val="00FE02B4"/>
    <w:rsid w:val="00FE03E3"/>
    <w:rsid w:val="00FE088A"/>
    <w:rsid w:val="00FE0AF8"/>
    <w:rsid w:val="00FE0D17"/>
    <w:rsid w:val="00FE0F26"/>
    <w:rsid w:val="00FE10E3"/>
    <w:rsid w:val="00FE151D"/>
    <w:rsid w:val="00FE16F1"/>
    <w:rsid w:val="00FE1823"/>
    <w:rsid w:val="00FE1CC9"/>
    <w:rsid w:val="00FE1D14"/>
    <w:rsid w:val="00FE2237"/>
    <w:rsid w:val="00FE26BD"/>
    <w:rsid w:val="00FE2717"/>
    <w:rsid w:val="00FE281C"/>
    <w:rsid w:val="00FE2B0E"/>
    <w:rsid w:val="00FE2BF9"/>
    <w:rsid w:val="00FE2CDB"/>
    <w:rsid w:val="00FE3282"/>
    <w:rsid w:val="00FE354E"/>
    <w:rsid w:val="00FE3987"/>
    <w:rsid w:val="00FE450C"/>
    <w:rsid w:val="00FE4588"/>
    <w:rsid w:val="00FE4608"/>
    <w:rsid w:val="00FE481E"/>
    <w:rsid w:val="00FE4932"/>
    <w:rsid w:val="00FE4DA2"/>
    <w:rsid w:val="00FE50C8"/>
    <w:rsid w:val="00FE51D9"/>
    <w:rsid w:val="00FE55EE"/>
    <w:rsid w:val="00FE58D3"/>
    <w:rsid w:val="00FE5F90"/>
    <w:rsid w:val="00FE6071"/>
    <w:rsid w:val="00FE6A40"/>
    <w:rsid w:val="00FE6C2C"/>
    <w:rsid w:val="00FE6D1C"/>
    <w:rsid w:val="00FE6E6A"/>
    <w:rsid w:val="00FE7098"/>
    <w:rsid w:val="00FE70C7"/>
    <w:rsid w:val="00FE7133"/>
    <w:rsid w:val="00FE7308"/>
    <w:rsid w:val="00FE739E"/>
    <w:rsid w:val="00FE787D"/>
    <w:rsid w:val="00FF0249"/>
    <w:rsid w:val="00FF0405"/>
    <w:rsid w:val="00FF041C"/>
    <w:rsid w:val="00FF0861"/>
    <w:rsid w:val="00FF0A6F"/>
    <w:rsid w:val="00FF0E4F"/>
    <w:rsid w:val="00FF0FF5"/>
    <w:rsid w:val="00FF110D"/>
    <w:rsid w:val="00FF127E"/>
    <w:rsid w:val="00FF1636"/>
    <w:rsid w:val="00FF1666"/>
    <w:rsid w:val="00FF22B9"/>
    <w:rsid w:val="00FF2403"/>
    <w:rsid w:val="00FF28B1"/>
    <w:rsid w:val="00FF3503"/>
    <w:rsid w:val="00FF369D"/>
    <w:rsid w:val="00FF49BA"/>
    <w:rsid w:val="00FF4E79"/>
    <w:rsid w:val="00FF4FC8"/>
    <w:rsid w:val="00FF51FB"/>
    <w:rsid w:val="00FF543A"/>
    <w:rsid w:val="00FF585D"/>
    <w:rsid w:val="00FF5C10"/>
    <w:rsid w:val="00FF5F71"/>
    <w:rsid w:val="00FF6ED3"/>
    <w:rsid w:val="00FF6FD5"/>
    <w:rsid w:val="00FF7075"/>
    <w:rsid w:val="00FF7138"/>
    <w:rsid w:val="00FF72C0"/>
    <w:rsid w:val="00FF760A"/>
    <w:rsid w:val="00FF76B8"/>
    <w:rsid w:val="00FF786C"/>
    <w:rsid w:val="00FF7960"/>
    <w:rsid w:val="00FF7BFD"/>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499DA2"/>
  <w14:defaultImageDpi w14:val="32767"/>
  <w15:chartTrackingRefBased/>
  <w15:docId w15:val="{24E20513-7F81-49AD-BAD6-EB4431DC1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5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 w:type="character" w:styleId="FollowedHyperlink">
    <w:name w:val="FollowedHyperlink"/>
    <w:basedOn w:val="DefaultParagraphFont"/>
    <w:uiPriority w:val="99"/>
    <w:semiHidden/>
    <w:unhideWhenUsed/>
    <w:rsid w:val="005900C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16/S0010-0277(96)00727-5" TargetMode="External"/><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hyperlink" Target="https://doi.org/10.1016/S0010-0277(99)00039-6" TargetMode="External"/><Relationship Id="rId138" Type="http://schemas.openxmlformats.org/officeDocument/2006/relationships/hyperlink" Target="https://doi.org/10.1111/j.1551-6709.2010.01129.x" TargetMode="External"/><Relationship Id="rId107" Type="http://schemas.openxmlformats.org/officeDocument/2006/relationships/hyperlink" Target="https://doi.org/10.1073/pnas.1904786116%20" TargetMode="External"/><Relationship Id="rId11" Type="http://schemas.openxmlformats.org/officeDocument/2006/relationships/image" Target="media/image3.png"/><Relationship Id="rId32" Type="http://schemas.openxmlformats.org/officeDocument/2006/relationships/image" Target="media/image22.png"/><Relationship Id="rId53" Type="http://schemas.openxmlformats.org/officeDocument/2006/relationships/image" Target="media/image43.png"/><Relationship Id="rId74" Type="http://schemas.openxmlformats.org/officeDocument/2006/relationships/hyperlink" Target="https://doi.org/10.1016/j.tics.2022.12.014" TargetMode="External"/><Relationship Id="rId128" Type="http://schemas.openxmlformats.org/officeDocument/2006/relationships/hyperlink" Target="https://doi.org/10.1371/journal.pone.0042698" TargetMode="External"/><Relationship Id="rId149" Type="http://schemas.openxmlformats.org/officeDocument/2006/relationships/hyperlink" Target="https://doi.org/10.1016/S0010-0277(98)00058-4" TargetMode="External"/><Relationship Id="rId5" Type="http://schemas.openxmlformats.org/officeDocument/2006/relationships/webSettings" Target="webSettings.xml"/><Relationship Id="rId95" Type="http://schemas.openxmlformats.org/officeDocument/2006/relationships/hyperlink" Target="https://doi.org/10.1038/nature06288" TargetMode="External"/><Relationship Id="rId22" Type="http://schemas.openxmlformats.org/officeDocument/2006/relationships/image" Target="media/image12.png"/><Relationship Id="rId43" Type="http://schemas.openxmlformats.org/officeDocument/2006/relationships/image" Target="media/image33.png"/><Relationship Id="rId64" Type="http://schemas.openxmlformats.org/officeDocument/2006/relationships/image" Target="media/image54.svg"/><Relationship Id="rId118" Type="http://schemas.openxmlformats.org/officeDocument/2006/relationships/hyperlink" Target="https://doi.org/10.1016/S0163-6383(02)00097-8%20" TargetMode="External"/><Relationship Id="rId139" Type="http://schemas.openxmlformats.org/officeDocument/2006/relationships/hyperlink" Target="https://doi.org/10.1016/j.infbeh.2003.05.006" TargetMode="External"/><Relationship Id="rId80" Type="http://schemas.openxmlformats.org/officeDocument/2006/relationships/hyperlink" Target="https://doi.org/10.1037/0012-1649.29.3.421" TargetMode="External"/><Relationship Id="rId85" Type="http://schemas.openxmlformats.org/officeDocument/2006/relationships/hyperlink" Target="https://doi.org/10.1207/s15516709cog1402_1%20" TargetMode="External"/><Relationship Id="rId150" Type="http://schemas.openxmlformats.org/officeDocument/2006/relationships/hyperlink" Target="https://doi.org/10.1111/1467-9280.00218" TargetMode="External"/><Relationship Id="rId155" Type="http://schemas.openxmlformats.org/officeDocument/2006/relationships/header" Target="header2.xml"/><Relationship Id="rId12" Type="http://schemas.openxmlformats.org/officeDocument/2006/relationships/image" Target="media/image4.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hyperlink" Target="https://doi.org/10.1016/0010-0285(83)90017-8" TargetMode="External"/><Relationship Id="rId108" Type="http://schemas.openxmlformats.org/officeDocument/2006/relationships/hyperlink" Target="https://doi.org/10.1016/j.cognition.2016.12.007" TargetMode="External"/><Relationship Id="rId124" Type="http://schemas.openxmlformats.org/officeDocument/2006/relationships/hyperlink" Target="https://doi.org/10.1037/1089-2680.1.3.271" TargetMode="External"/><Relationship Id="rId129" Type="http://schemas.openxmlformats.org/officeDocument/2006/relationships/hyperlink" Target="https://doi.org/10.1080/09540090310001655093" TargetMode="External"/><Relationship Id="rId54" Type="http://schemas.openxmlformats.org/officeDocument/2006/relationships/image" Target="media/image44.png"/><Relationship Id="rId70" Type="http://schemas.openxmlformats.org/officeDocument/2006/relationships/hyperlink" Target="https://doi.org/10.1037/xge0001656" TargetMode="External"/><Relationship Id="rId75" Type="http://schemas.openxmlformats.org/officeDocument/2006/relationships/hyperlink" Target="https://doi.org/10.1207/S15327078IN0104_3" TargetMode="External"/><Relationship Id="rId91" Type="http://schemas.openxmlformats.org/officeDocument/2006/relationships/hyperlink" Target="https://doi.org/10.1016/0010-0277(95)00661-H" TargetMode="External"/><Relationship Id="rId96" Type="http://schemas.openxmlformats.org/officeDocument/2006/relationships/hyperlink" Target="https://doi.org/10.1177/17456916221112075" TargetMode="External"/><Relationship Id="rId140" Type="http://schemas.openxmlformats.org/officeDocument/2006/relationships/hyperlink" Target="https://doi.org/10.1146/annurev.ph.25.030163.002553" TargetMode="External"/><Relationship Id="rId145" Type="http://schemas.openxmlformats.org/officeDocument/2006/relationships/hyperlink" Target="https://doi.org/10.1016/j.neuroimage.2010.05.028"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hyperlink" Target="https://doi.org/10.1016/j.cogpsych.2010.02.001" TargetMode="External"/><Relationship Id="rId119" Type="http://schemas.openxmlformats.org/officeDocument/2006/relationships/hyperlink" Target="https://doi.org/10.1126/science.1107621" TargetMode="External"/><Relationship Id="rId44" Type="http://schemas.openxmlformats.org/officeDocument/2006/relationships/image" Target="media/image34.png"/><Relationship Id="rId60" Type="http://schemas.openxmlformats.org/officeDocument/2006/relationships/image" Target="media/image50.png"/><Relationship Id="rId65" Type="http://schemas.openxmlformats.org/officeDocument/2006/relationships/hyperlink" Target="https://doi.org/10.1016/0010-0277(86)90052-1" TargetMode="External"/><Relationship Id="rId81" Type="http://schemas.openxmlformats.org/officeDocument/2006/relationships/hyperlink" Target="https://doi.org/10.1037/0033-295X.112.2.347" TargetMode="External"/><Relationship Id="rId86" Type="http://schemas.openxmlformats.org/officeDocument/2006/relationships/hyperlink" Target="https://doi.org/10.1207/s15516709cog1401_5" TargetMode="External"/><Relationship Id="rId130" Type="http://schemas.openxmlformats.org/officeDocument/2006/relationships/hyperlink" Target="https://doi.org/10.1098/rsos.191795" TargetMode="External"/><Relationship Id="rId135" Type="http://schemas.openxmlformats.org/officeDocument/2006/relationships/hyperlink" Target="https://doi.org/10.1521/soco.2025.43.3.152" TargetMode="External"/><Relationship Id="rId151" Type="http://schemas.openxmlformats.org/officeDocument/2006/relationships/hyperlink" Target="https://doi.org/10.1038/358749a0" TargetMode="External"/><Relationship Id="rId156" Type="http://schemas.openxmlformats.org/officeDocument/2006/relationships/fontTable" Target="fontTable.xml"/><Relationship Id="rId13" Type="http://schemas.openxmlformats.org/officeDocument/2006/relationships/hyperlink" Target="https://osf.io/9eqpf/?view_only=62f752417a9141c7b0509a998039ad13" TargetMode="External"/><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hyperlink" Target="https://doi.org/10.1111/desc.13581" TargetMode="External"/><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hyperlink" Target="https://doi.org/10.1016/0022-0965(83)90085-3%20" TargetMode="External"/><Relationship Id="rId97" Type="http://schemas.openxmlformats.org/officeDocument/2006/relationships/hyperlink" Target="https://doi.org/10.1162/neco.1989.1.1.143" TargetMode="External"/><Relationship Id="rId104" Type="http://schemas.openxmlformats.org/officeDocument/2006/relationships/hyperlink" Target="https://doi.org/10.1037/0096-1523.18.2.385" TargetMode="External"/><Relationship Id="rId120" Type="http://schemas.openxmlformats.org/officeDocument/2006/relationships/hyperlink" Target="https://doi.org/10.1126/science.1111656" TargetMode="External"/><Relationship Id="rId125" Type="http://schemas.openxmlformats.org/officeDocument/2006/relationships/hyperlink" Target="https://doi.org/10.1207/S15327078IN0101_04%20" TargetMode="External"/><Relationship Id="rId141" Type="http://schemas.openxmlformats.org/officeDocument/2006/relationships/hyperlink" Target="https://doi.org/10.1016/j.cognition.2004.07.004%20" TargetMode="External"/><Relationship Id="rId146" Type="http://schemas.openxmlformats.org/officeDocument/2006/relationships/hyperlink" Target="https://doi.org/10.1207/s15327078in0701_6%20" TargetMode="External"/><Relationship Id="rId7" Type="http://schemas.openxmlformats.org/officeDocument/2006/relationships/endnotes" Target="endnotes.xml"/><Relationship Id="rId71" Type="http://schemas.openxmlformats.org/officeDocument/2006/relationships/hyperlink" Target="https://doi.org/10.1016/j.cogdev.2022.101164" TargetMode="External"/><Relationship Id="rId92" Type="http://schemas.openxmlformats.org/officeDocument/2006/relationships/hyperlink" Target="https://doi.org/10.1016/S0163-6383(98)90001-7%20" TargetMode="Externa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hyperlink" Target="https://doi.org/10.1111/j.1467-8624.1991.tb01602.x" TargetMode="External"/><Relationship Id="rId87" Type="http://schemas.openxmlformats.org/officeDocument/2006/relationships/hyperlink" Target="https://doi.org/10.1111/j.1467-7687.2011.01048.x" TargetMode="External"/><Relationship Id="rId110" Type="http://schemas.openxmlformats.org/officeDocument/2006/relationships/hyperlink" Target="https://doi.org/10.1037/0012-1649.36.5.635" TargetMode="External"/><Relationship Id="rId115" Type="http://schemas.openxmlformats.org/officeDocument/2006/relationships/hyperlink" Target="https://doi.org/10.1111/1467-7687.00021%20" TargetMode="External"/><Relationship Id="rId131" Type="http://schemas.openxmlformats.org/officeDocument/2006/relationships/hyperlink" Target="https://doi.org/10.1371/journal.pone.0023223" TargetMode="External"/><Relationship Id="rId136" Type="http://schemas.openxmlformats.org/officeDocument/2006/relationships/hyperlink" Target="https://doi.org/10.1016/S1364-6613(02)01926-5" TargetMode="External"/><Relationship Id="rId157" Type="http://schemas.openxmlformats.org/officeDocument/2006/relationships/theme" Target="theme/theme1.xml"/><Relationship Id="rId61" Type="http://schemas.openxmlformats.org/officeDocument/2006/relationships/image" Target="media/image51.png"/><Relationship Id="rId82" Type="http://schemas.openxmlformats.org/officeDocument/2006/relationships/hyperlink" Target="https://doi.org/10.1111/1467-7687.00039" TargetMode="External"/><Relationship Id="rId152" Type="http://schemas.openxmlformats.org/officeDocument/2006/relationships/hyperlink" Target="https://doi.org/10.1111/1467-8721.ep10772615" TargetMode="External"/><Relationship Id="rId19" Type="http://schemas.openxmlformats.org/officeDocument/2006/relationships/image" Target="media/image9.png"/><Relationship Id="rId14" Type="http://schemas.openxmlformats.org/officeDocument/2006/relationships/image" Target="media/image5.jp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hyperlink" Target="https://doi.org/10.1016/S1364-6613(99)01356-X" TargetMode="External"/><Relationship Id="rId100" Type="http://schemas.openxmlformats.org/officeDocument/2006/relationships/hyperlink" Target="https://doi.org/10.1016/j.cogpsych.2020.101334%20" TargetMode="External"/><Relationship Id="rId105" Type="http://schemas.openxmlformats.org/officeDocument/2006/relationships/hyperlink" Target="https://doi.org/10.1016/S0010-0277(98)00036-5" TargetMode="External"/><Relationship Id="rId126" Type="http://schemas.openxmlformats.org/officeDocument/2006/relationships/hyperlink" Target="https://doi.org/10.1111/j.1540-5834.2008.00469.x" TargetMode="External"/><Relationship Id="rId147" Type="http://schemas.openxmlformats.org/officeDocument/2006/relationships/hyperlink" Target="https://doi.org/10.1016/j.cogdev.2012.08.004" TargetMode="External"/><Relationship Id="rId8" Type="http://schemas.openxmlformats.org/officeDocument/2006/relationships/hyperlink" Target="https://osf.io/9eqpf/?view_only=62f752417a9141c7b0509a998039ad13" TargetMode="External"/><Relationship Id="rId51" Type="http://schemas.openxmlformats.org/officeDocument/2006/relationships/image" Target="media/image41.png"/><Relationship Id="rId72" Type="http://schemas.openxmlformats.org/officeDocument/2006/relationships/hyperlink" Target="https://doi.org/10.1111/desc.13464" TargetMode="External"/><Relationship Id="rId93" Type="http://schemas.openxmlformats.org/officeDocument/2006/relationships/hyperlink" Target="https://doi.org/10.1177/0963721412470687" TargetMode="External"/><Relationship Id="rId98" Type="http://schemas.openxmlformats.org/officeDocument/2006/relationships/hyperlink" Target="https://doi.org/10.1037/0012-1649.19.3.338" TargetMode="External"/><Relationship Id="rId121" Type="http://schemas.openxmlformats.org/officeDocument/2006/relationships/hyperlink" Target="https://doi.org/10.1016/j.cognition.2004.11.005" TargetMode="External"/><Relationship Id="rId142" Type="http://schemas.openxmlformats.org/officeDocument/2006/relationships/hyperlink" Target="https://doi.org/10.1037/0033-295X.99.4.605" TargetMode="External"/><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hyperlink" Target="https://doi.org/10.1016/0010-0277(85)90008-3" TargetMode="External"/><Relationship Id="rId116" Type="http://schemas.openxmlformats.org/officeDocument/2006/relationships/hyperlink" Target="https://doi.org/10.1037/0033-295X.104.4.686%20" TargetMode="External"/><Relationship Id="rId137" Type="http://schemas.openxmlformats.org/officeDocument/2006/relationships/hyperlink" Target="https://doi.org/10.1073/pnas.1318053110%20" TargetMode="External"/><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svg"/><Relationship Id="rId83" Type="http://schemas.openxmlformats.org/officeDocument/2006/relationships/hyperlink" Target="https://doi.org/10.1207/s15516709cog2701_4" TargetMode="External"/><Relationship Id="rId88" Type="http://schemas.openxmlformats.org/officeDocument/2006/relationships/hyperlink" Target="https://doi.org/10.1038/s41467-025-61517-3" TargetMode="External"/><Relationship Id="rId111" Type="http://schemas.openxmlformats.org/officeDocument/2006/relationships/hyperlink" Target="https://doi.org/10.1080/095400999116322" TargetMode="External"/><Relationship Id="rId132" Type="http://schemas.openxmlformats.org/officeDocument/2006/relationships/hyperlink" Target="https://doi.org/10.1207/s15327078in1003_6" TargetMode="External"/><Relationship Id="rId153" Type="http://schemas.openxmlformats.org/officeDocument/2006/relationships/hyperlink" Target="https://doi.org/10.2307/1130473" TargetMode="External"/><Relationship Id="rId15" Type="http://schemas.openxmlformats.org/officeDocument/2006/relationships/image" Target="media/image6.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hyperlink" Target="https://doi.org/10.1016/S0010-0277(87)80006-9" TargetMode="External"/><Relationship Id="rId127" Type="http://schemas.openxmlformats.org/officeDocument/2006/relationships/hyperlink" Target="https://doi.org/10.1038/323533a0" TargetMode="External"/><Relationship Id="rId10" Type="http://schemas.openxmlformats.org/officeDocument/2006/relationships/image" Target="media/image2.png"/><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hyperlink" Target="https://doi.org/10.1016/j.cognition.2012.11.007%20" TargetMode="External"/><Relationship Id="rId78" Type="http://schemas.openxmlformats.org/officeDocument/2006/relationships/hyperlink" Target="https://doi.org/10.1016/S0885-2014(02)00124-7" TargetMode="External"/><Relationship Id="rId94" Type="http://schemas.openxmlformats.org/officeDocument/2006/relationships/hyperlink" Target="https://doi.org/10.1016/j.cogdev.2010.09.001" TargetMode="External"/><Relationship Id="rId99" Type="http://schemas.openxmlformats.org/officeDocument/2006/relationships/hyperlink" Target="https://doi.org/10.1016/j.tics.2016.05.011%20" TargetMode="External"/><Relationship Id="rId101" Type="http://schemas.openxmlformats.org/officeDocument/2006/relationships/hyperlink" Target="https://doi.org/10.1016/0885-2014(93)90008-S" TargetMode="External"/><Relationship Id="rId122" Type="http://schemas.openxmlformats.org/officeDocument/2006/relationships/hyperlink" Target="https://doi.org/10.1037/xge0000260%20" TargetMode="External"/><Relationship Id="rId143" Type="http://schemas.openxmlformats.org/officeDocument/2006/relationships/hyperlink" Target="https://doi.org/10.1002/icd.2359" TargetMode="External"/><Relationship Id="rId148" Type="http://schemas.openxmlformats.org/officeDocument/2006/relationships/hyperlink" Target="https://doi.org/10.1016/j.cognition.2017.06.029" TargetMode="External"/><Relationship Id="rId4" Type="http://schemas.openxmlformats.org/officeDocument/2006/relationships/settings" Target="settings.xml"/><Relationship Id="rId9" Type="http://schemas.openxmlformats.org/officeDocument/2006/relationships/image" Target="media/image1.png"/><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hyperlink" Target="https://doi.org/10.1016/j.dr.2022.101034" TargetMode="External"/><Relationship Id="rId89" Type="http://schemas.openxmlformats.org/officeDocument/2006/relationships/hyperlink" Target="https://doi.org/10.1016/S1364-6613(03)00128-1" TargetMode="External"/><Relationship Id="rId112" Type="http://schemas.openxmlformats.org/officeDocument/2006/relationships/hyperlink" Target="https://doi.org/10.1111/j.1467-7687.2007.00586.x%20" TargetMode="External"/><Relationship Id="rId133" Type="http://schemas.openxmlformats.org/officeDocument/2006/relationships/hyperlink" Target="https://doi.org/10.1038/s44159-023-00152-5%20" TargetMode="External"/><Relationship Id="rId154" Type="http://schemas.openxmlformats.org/officeDocument/2006/relationships/header" Target="header1.xml"/><Relationship Id="rId16" Type="http://schemas.openxmlformats.org/officeDocument/2006/relationships/image" Target="media/image60.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hyperlink" Target="https://doi.org/10.1111/1467-7687.00220" TargetMode="External"/><Relationship Id="rId102" Type="http://schemas.openxmlformats.org/officeDocument/2006/relationships/hyperlink" Target="https://doi.org/10.1016/j.cogdev.2005.04.004" TargetMode="External"/><Relationship Id="rId123" Type="http://schemas.openxmlformats.org/officeDocument/2006/relationships/hyperlink" Target="https://doi.org/10.1016/j.cognition.2017.09.007" TargetMode="External"/><Relationship Id="rId144" Type="http://schemas.openxmlformats.org/officeDocument/2006/relationships/hyperlink" Target="https://doi.org/10.1371/journal.pbio.0030208" TargetMode="External"/><Relationship Id="rId90" Type="http://schemas.openxmlformats.org/officeDocument/2006/relationships/hyperlink" Target="https://doi.org/10.1038/415755a%20" TargetMode="External"/><Relationship Id="rId27" Type="http://schemas.openxmlformats.org/officeDocument/2006/relationships/image" Target="media/image17.png"/><Relationship Id="rId48" Type="http://schemas.openxmlformats.org/officeDocument/2006/relationships/image" Target="media/image38.png"/><Relationship Id="rId69" Type="http://schemas.openxmlformats.org/officeDocument/2006/relationships/hyperlink" Target="https://doi.org/10.1002/icd.2355" TargetMode="External"/><Relationship Id="rId113" Type="http://schemas.openxmlformats.org/officeDocument/2006/relationships/hyperlink" Target="https://doi.org/10.1111/j.0956-7976.2004.00755.x" TargetMode="External"/><Relationship Id="rId134" Type="http://schemas.openxmlformats.org/officeDocument/2006/relationships/hyperlink" Target="https://doi.org/10.1016/S0885-2014(97)9000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84</Pages>
  <Words>18448</Words>
  <Characters>105154</Characters>
  <Application>Microsoft Office Word</Application>
  <DocSecurity>0</DocSecurity>
  <Lines>876</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2</cp:revision>
  <dcterms:created xsi:type="dcterms:W3CDTF">2026-06-25T05:20:00Z</dcterms:created>
  <dcterms:modified xsi:type="dcterms:W3CDTF">2026-06-25T05:20:00Z</dcterms:modified>
</cp:coreProperties>
</file>