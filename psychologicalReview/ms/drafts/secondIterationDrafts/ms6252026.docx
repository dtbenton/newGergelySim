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habituated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ins w:id="95" w:author="Benton, Deon" w:date="2026-06-11T16:06:00Z" w16du:dateUtc="2026-06-11T21:06:00Z">
        <w:r>
          <w:rPr>
            <w:rFonts w:ascii="Times New Roman" w:hAnsi="Times New Roman" w:cs="Times New Roman"/>
          </w:rPr>
          <w:t>A number of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Phillips &amp; Wellman, 2005; Schwier et al., 2006; Sodian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Spelke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proofErr w:type="gramStart"/>
      <w:ins w:id="231" w:author="Benton, Deon" w:date="2026-06-14T15:45:00Z" w16du:dateUtc="2026-06-14T20:45:00Z">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ins w:id="249" w:author="Benton, Deon" w:date="2026-06-19T15:35:00Z" w16du:dateUtc="2026-06-19T20:35:00Z">
        <w:r w:rsidR="00882999">
          <w:rPr>
            <w:rFonts w:ascii="Times New Roman" w:hAnsi="Times New Roman" w:cs="Times New Roman"/>
          </w:rPr>
          <w:t xml:space="preserve">Bogartz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Simon, 1997; Rakison &amp; Lupyan,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Van Overwalle</w:t>
        </w:r>
      </w:ins>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Van Overwalle</w:t>
        </w:r>
      </w:ins>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not draw on prior exposure the way Csibra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proofErr w:type="gramStart"/>
      <w:ins w:id="287" w:author="Benton, Deon" w:date="2026-06-19T15:43:00Z" w16du:dateUtc="2026-06-19T20:43:00Z">
        <w:r w:rsidR="002A0B8F">
          <w:rPr>
            <w:rFonts w:ascii="Times New Roman" w:hAnsi="Times New Roman" w:cs="Times New Roman"/>
          </w:rPr>
          <w:t>requires</w:t>
        </w:r>
      </w:ins>
      <w:proofErr w:type="gramEnd"/>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w:t>
        </w:r>
        <w:proofErr w:type="gramStart"/>
        <w:r w:rsidR="006318BD">
          <w:rPr>
            <w:rFonts w:ascii="Times New Roman" w:hAnsi="Times New Roman" w:cs="Times New Roman"/>
          </w:rPr>
          <w:t>built</w:t>
        </w:r>
        <w:proofErr w:type="gramEnd"/>
        <w:r w:rsidR="006318BD">
          <w:rPr>
            <w:rFonts w:ascii="Times New Roman" w:hAnsi="Times New Roman" w:cs="Times New Roman"/>
          </w:rPr>
          <w:t xml:space="preserve">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The present paper develops an alternative lean account</w:t>
        </w:r>
      </w:ins>
      <w:ins w:id="309" w:author="Benton, Deon" w:date="2026-06-19T15:48:00Z" w16du:dateUtc="2026-06-19T20:48:00Z">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 xml:space="preserve">that captures Gergely et </w:t>
        </w:r>
        <w:proofErr w:type="gramStart"/>
        <w:r w:rsidRPr="00266F42">
          <w:rPr>
            <w:rFonts w:ascii="Times New Roman" w:eastAsia="Times New Roman" w:hAnsi="Times New Roman" w:cs="Times New Roman"/>
          </w:rPr>
          <w:t>al.'s</w:t>
        </w:r>
        <w:proofErr w:type="gramEnd"/>
        <w:r w:rsidRPr="00266F42">
          <w:rPr>
            <w:rFonts w:ascii="Times New Roman" w:eastAsia="Times New Roman" w:hAnsi="Times New Roman" w:cs="Times New Roman"/>
          </w:rPr>
          <w:t xml:space="preserve">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69573A9"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e.g., Slater, 1989; Vallortigara, Regolin, &amp; Marconato,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w:t>
        </w:r>
        <w:proofErr w:type="gramStart"/>
        <w:r w:rsidR="00714F6D">
          <w:rPr>
            <w:rFonts w:ascii="Times New Roman" w:hAnsi="Times New Roman" w:cs="Times New Roman"/>
          </w:rPr>
          <w:t>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w:t>
        </w:r>
        <w:proofErr w:type="gramEnd"/>
        <w:r w:rsidR="00E643DA">
          <w:rPr>
            <w:rFonts w:ascii="Times New Roman" w:hAnsi="Times New Roman" w:cs="Times New Roman"/>
          </w:rPr>
          <w:t xml:space="preserve">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amodal</w:t>
        </w:r>
      </w:ins>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Van Overwalle</w:t>
        </w:r>
      </w:ins>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 xml:space="preserve">Networks in </w:t>
      </w:r>
      <w:proofErr w:type="gramStart"/>
      <w:r w:rsidR="00E02CE4">
        <w:rPr>
          <w:rFonts w:ascii="Times New Roman" w:hAnsi="Times New Roman" w:cs="Times New Roman"/>
        </w:rPr>
        <w:t>the</w:t>
      </w:r>
      <w:r w:rsidR="00084546" w:rsidRPr="00084546">
        <w:rPr>
          <w:rFonts w:ascii="Times New Roman" w:hAnsi="Times New Roman" w:cs="Times New Roman"/>
        </w:rPr>
        <w:t xml:space="preserve"> Experimental</w:t>
      </w:r>
      <w:proofErr w:type="gramEnd"/>
      <w:r w:rsidR="00084546" w:rsidRPr="00084546">
        <w:rPr>
          <w:rFonts w:ascii="Times New Roman" w:hAnsi="Times New Roman" w:cs="Times New Roman"/>
        </w:rPr>
        <w:t xml:space="preserve">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Overwalle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B85B71">
        <w:trPr>
          <w:trHeight w:val="521"/>
        </w:trPr>
        <w:tc>
          <w:tcPr>
            <w:tcW w:w="4592" w:type="dxa"/>
          </w:tcPr>
          <w:p w14:paraId="251C26D6" w14:textId="4D2B06ED" w:rsidR="00AD026A"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B85B71">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62B1A6CC"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753249">
              <w:rPr>
                <w:rFonts w:ascii="Times New Roman" w:hAnsi="Times New Roman" w:cs="Times New Roman"/>
              </w:rPr>
              <w:t>Continguous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ins w:id="549" w:author="Benton, Deon" w:date="2026-06-21T17:00:00Z" w16du:dateUtc="2026-06-21T22:00:00Z">
              <w:r w:rsidR="006154C2">
                <w:rPr>
                  <w:rFonts w:ascii="Times New Roman" w:hAnsi="Times New Roman" w:cs="Times New Roman"/>
                  <w:b/>
                  <w:bCs/>
                </w:rPr>
                <w:t>ed</w:t>
              </w:r>
            </w:ins>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 xml:space="preserve">No further learning occurred at </w:t>
      </w:r>
      <w:proofErr w:type="gramStart"/>
      <w:r w:rsidR="00A5259B">
        <w:rPr>
          <w:rFonts w:ascii="Times New Roman" w:hAnsi="Times New Roman" w:cs="Times New Roman"/>
        </w:rPr>
        <w:t>test</w:t>
      </w:r>
      <w:proofErr w:type="gramEnd"/>
      <w:r w:rsidR="00A5259B">
        <w:rPr>
          <w:rFonts w:ascii="Times New Roman" w:hAnsi="Times New Roman" w:cs="Times New Roman"/>
        </w:rPr>
        <w:t xml:space="preserve">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50"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Rakison &amp; Lupyan, 2008), error </w:t>
      </w:r>
      <w:r>
        <w:rPr>
          <w:rFonts w:ascii="Times New Roman" w:hAnsi="Times New Roman" w:cs="Times New Roman"/>
        </w:rPr>
        <w:t>served as</w:t>
      </w:r>
      <w:r w:rsidRPr="005170FC">
        <w:rPr>
          <w:rFonts w:ascii="Times New Roman" w:hAnsi="Times New Roman" w:cs="Times New Roman"/>
        </w:rPr>
        <w:t xml:space="preserve"> a proxy for </w:t>
      </w:r>
      <w:proofErr w:type="gramStart"/>
      <w:r w:rsidR="00EC7EAE">
        <w:rPr>
          <w:rFonts w:ascii="Times New Roman" w:hAnsi="Times New Roman" w:cs="Times New Roman"/>
        </w:rPr>
        <w:t>looking</w:t>
      </w:r>
      <w:proofErr w:type="gramEnd"/>
      <w:r w:rsidR="00EC7EAE">
        <w:rPr>
          <w:rFonts w:ascii="Times New Roman" w:hAnsi="Times New Roman" w:cs="Times New Roman"/>
        </w:rPr>
        <w:t xml:space="preserve">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1" w:author="Benton, Deon" w:date="2026-06-19T00:41:00Z" w16du:dateUtc="2026-06-19T05:41:00Z"/>
          <w:rFonts w:ascii="Times New Roman" w:hAnsi="Times New Roman" w:cs="Times New Roman"/>
        </w:rPr>
      </w:pPr>
      <w:ins w:id="552"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3"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4" w:author="Benton, Deon" w:date="2026-06-19T01:01:00Z" w16du:dateUtc="2026-06-19T06:01:00Z">
        <w:r w:rsidR="005E3E3D">
          <w:rPr>
            <w:rFonts w:ascii="Times New Roman" w:hAnsi="Times New Roman" w:cs="Times New Roman"/>
          </w:rPr>
          <w:t xml:space="preserve">to </w:t>
        </w:r>
      </w:ins>
      <w:ins w:id="55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6" w:author="Benton, Deon" w:date="2026-06-19T00:27:00Z" w16du:dateUtc="2026-06-19T05:27:00Z">
        <w:r w:rsidR="003D22A7">
          <w:rPr>
            <w:rFonts w:ascii="Times New Roman" w:hAnsi="Times New Roman" w:cs="Times New Roman"/>
          </w:rPr>
          <w:t xml:space="preserve">Thus, </w:t>
        </w:r>
      </w:ins>
      <w:ins w:id="557" w:author="Benton, Deon" w:date="2026-06-19T00:26:00Z" w16du:dateUtc="2026-06-19T05:26:00Z">
        <w:r w:rsidR="003D22A7">
          <w:rPr>
            <w:rFonts w:ascii="Times New Roman" w:hAnsi="Times New Roman" w:cs="Times New Roman"/>
          </w:rPr>
          <w:t xml:space="preserve">the pretraining phase was 900 epochs for </w:t>
        </w:r>
      </w:ins>
      <w:ins w:id="55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9" w:author="Benton, Deon" w:date="2026-06-19T00:29:00Z" w16du:dateUtc="2026-06-19T05:29:00Z">
        <w:r w:rsidR="003D22A7">
          <w:rPr>
            <w:rFonts w:ascii="Times New Roman" w:hAnsi="Times New Roman" w:cs="Times New Roman"/>
          </w:rPr>
          <w:t>testing</w:t>
        </w:r>
      </w:ins>
      <w:ins w:id="560" w:author="Benton, Deon" w:date="2026-06-19T00:28:00Z" w16du:dateUtc="2026-06-19T05:28:00Z">
        <w:r w:rsidR="003D22A7">
          <w:rPr>
            <w:rFonts w:ascii="Times New Roman" w:hAnsi="Times New Roman" w:cs="Times New Roman"/>
          </w:rPr>
          <w:t xml:space="preserve"> </w:t>
        </w:r>
      </w:ins>
      <w:ins w:id="56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2" w:author="Benton, Deon" w:date="2026-06-19T00:29:00Z" w16du:dateUtc="2026-06-19T05:29:00Z">
        <w:r w:rsidR="003D22A7">
          <w:rPr>
            <w:rFonts w:ascii="Times New Roman" w:hAnsi="Times New Roman" w:cs="Times New Roman"/>
          </w:rPr>
          <w:t xml:space="preserve"> Additionally, </w:t>
        </w:r>
      </w:ins>
      <w:ins w:id="563" w:author="Benton, Deon" w:date="2026-06-19T00:30:00Z" w16du:dateUtc="2026-06-19T05:30:00Z">
        <w:r w:rsidR="003D22A7">
          <w:rPr>
            <w:rFonts w:ascii="Times New Roman" w:hAnsi="Times New Roman" w:cs="Times New Roman"/>
          </w:rPr>
          <w:t>older networks possessed larger learning rates than younger ones</w:t>
        </w:r>
      </w:ins>
      <w:ins w:id="564" w:author="Benton, Deon" w:date="2026-06-19T01:02:00Z" w16du:dateUtc="2026-06-19T06:02:00Z">
        <w:r w:rsidR="00001CE7">
          <w:rPr>
            <w:rFonts w:ascii="Times New Roman" w:hAnsi="Times New Roman" w:cs="Times New Roman"/>
          </w:rPr>
          <w:t xml:space="preserve">. </w:t>
        </w:r>
      </w:ins>
      <w:ins w:id="565" w:author="Benton, Deon" w:date="2026-06-19T01:09:00Z" w16du:dateUtc="2026-06-19T06:09:00Z">
        <w:r w:rsidR="00512B2F">
          <w:rPr>
            <w:rFonts w:ascii="Times New Roman" w:hAnsi="Times New Roman" w:cs="Times New Roman"/>
          </w:rPr>
          <w:t>The learning rate</w:t>
        </w:r>
      </w:ins>
      <w:ins w:id="566" w:author="Benton, Deon" w:date="2026-06-19T01:02:00Z" w16du:dateUtc="2026-06-19T06:02:00Z">
        <w:r w:rsidR="00001CE7">
          <w:rPr>
            <w:rFonts w:ascii="Times New Roman" w:hAnsi="Times New Roman" w:cs="Times New Roman"/>
          </w:rPr>
          <w:t xml:space="preserve"> was </w:t>
        </w:r>
      </w:ins>
      <w:ins w:id="567"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8" w:author="Benton, Deon" w:date="2026-06-19T00:48:00Z" w16du:dateUtc="2026-06-19T05:48:00Z"/>
          <w:rFonts w:ascii="Times New Roman" w:hAnsi="Times New Roman" w:cs="Times New Roman"/>
        </w:rPr>
      </w:pPr>
      <w:ins w:id="569" w:author="Benton, Deon" w:date="2026-06-19T00:41:00Z" w16du:dateUtc="2026-06-19T05:41:00Z">
        <w:r w:rsidRPr="006040A0">
          <w:rPr>
            <w:rFonts w:ascii="Times New Roman" w:hAnsi="Times New Roman" w:cs="Times New Roman"/>
            <w:b/>
            <w:bCs/>
            <w:i/>
            <w:iCs/>
          </w:rPr>
          <w:t>Salience manipulation</w:t>
        </w:r>
      </w:ins>
      <w:ins w:id="570" w:author="Benton, Deon" w:date="2026-06-19T00:42:00Z" w16du:dateUtc="2026-06-19T05:42:00Z">
        <w:r w:rsidRPr="006040A0">
          <w:rPr>
            <w:rFonts w:ascii="Times New Roman" w:hAnsi="Times New Roman" w:cs="Times New Roman"/>
            <w:b/>
            <w:bCs/>
            <w:i/>
            <w:iCs/>
          </w:rPr>
          <w:t xml:space="preserve">. </w:t>
        </w:r>
      </w:ins>
      <w:ins w:id="571" w:author="Benton, Deon" w:date="2026-06-19T01:03:00Z" w16du:dateUtc="2026-06-19T06:03:00Z">
        <w:r w:rsidR="00FC1086" w:rsidRPr="00FC1086">
          <w:rPr>
            <w:rFonts w:ascii="Times New Roman" w:hAnsi="Times New Roman" w:cs="Times New Roman"/>
          </w:rPr>
          <w:t xml:space="preserve">To implement the assumption that peripherally located obstacles have reduced salience, the learning rate was </w:t>
        </w:r>
        <w:proofErr w:type="gramStart"/>
        <w:r w:rsidR="00FC1086" w:rsidRPr="00FC1086">
          <w:rPr>
            <w:rFonts w:ascii="Times New Roman" w:hAnsi="Times New Roman" w:cs="Times New Roman"/>
          </w:rPr>
          <w:t>reduced</w:t>
        </w:r>
        <w:proofErr w:type="gramEnd"/>
        <w:r w:rsidR="00FC1086" w:rsidRPr="00FC1086">
          <w:rPr>
            <w:rFonts w:ascii="Times New Roman" w:hAnsi="Times New Roman" w:cs="Times New Roman"/>
          </w:rPr>
          <w:t xml:space="preserve"> and weight decay was increased on the incoming and outgoing weights associated with the Obstacle Height and Obstacle Position groups.</w:t>
        </w:r>
        <w:r w:rsidR="00FC1086">
          <w:rPr>
            <w:rFonts w:ascii="Times New Roman" w:hAnsi="Times New Roman" w:cs="Times New Roman"/>
          </w:rPr>
          <w:t xml:space="preserve"> </w:t>
        </w:r>
      </w:ins>
      <w:ins w:id="57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3" w:author="Benton, Deon" w:date="2026-06-19T01:10:00Z" w16du:dateUtc="2026-06-19T06:10:00Z">
        <w:r w:rsidR="00582505">
          <w:rPr>
            <w:rFonts w:ascii="Times New Roman" w:hAnsi="Times New Roman" w:cs="Times New Roman"/>
          </w:rPr>
          <w:t>as</w:t>
        </w:r>
      </w:ins>
      <w:ins w:id="574" w:author="Benton, Deon" w:date="2026-06-19T00:45:00Z" w16du:dateUtc="2026-06-19T05:45:00Z">
        <w:r>
          <w:rPr>
            <w:rFonts w:ascii="Times New Roman" w:hAnsi="Times New Roman" w:cs="Times New Roman"/>
          </w:rPr>
          <w:t xml:space="preserve"> distinct from t</w:t>
        </w:r>
      </w:ins>
      <w:ins w:id="575" w:author="Benton, Deon" w:date="2026-06-19T01:10:00Z" w16du:dateUtc="2026-06-19T06:10:00Z">
        <w:r w:rsidR="00722972">
          <w:rPr>
            <w:rFonts w:ascii="Times New Roman" w:hAnsi="Times New Roman" w:cs="Times New Roman"/>
          </w:rPr>
          <w:t>hat</w:t>
        </w:r>
      </w:ins>
      <w:ins w:id="576" w:author="Benton, Deon" w:date="2026-06-19T00:45:00Z" w16du:dateUtc="2026-06-19T05:45:00Z">
        <w:r>
          <w:rPr>
            <w:rFonts w:ascii="Times New Roman" w:hAnsi="Times New Roman" w:cs="Times New Roman"/>
          </w:rPr>
          <w:t xml:space="preserve"> used to simulate development</w:t>
        </w:r>
      </w:ins>
      <w:ins w:id="577" w:author="Benton, Deon" w:date="2026-06-19T01:11:00Z" w16du:dateUtc="2026-06-19T06:11:00Z">
        <w:r w:rsidR="00F961C8">
          <w:rPr>
            <w:rFonts w:ascii="Times New Roman" w:hAnsi="Times New Roman" w:cs="Times New Roman"/>
          </w:rPr>
          <w:t>al</w:t>
        </w:r>
      </w:ins>
      <w:ins w:id="57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9" w:author="Benton, Deon" w:date="2026-06-19T00:54:00Z" w16du:dateUtc="2026-06-19T05:54:00Z">
        <w:r w:rsidR="00F43505">
          <w:rPr>
            <w:rFonts w:ascii="Times New Roman" w:hAnsi="Times New Roman" w:cs="Times New Roman"/>
          </w:rPr>
          <w:t xml:space="preserve"> As mentioned above, this manipulation did not apply to ALIAS-2.</w:t>
        </w:r>
      </w:ins>
      <w:ins w:id="580"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1"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2" w:author="Benton, Deon" w:date="2026-06-19T00:53:00Z" w16du:dateUtc="2026-06-19T05:53:00Z">
        <w:r w:rsidR="00A71A04">
          <w:rPr>
            <w:rFonts w:ascii="Times New Roman" w:hAnsi="Times New Roman" w:cs="Times New Roman"/>
          </w:rPr>
          <w:t>5</w:t>
        </w:r>
      </w:ins>
      <w:ins w:id="583"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4"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5" w:author="Benton, Deon" w:date="2026-06-19T00:30:00Z" w16du:dateUtc="2026-06-19T05:30:00Z"/>
          <w:rFonts w:ascii="Times New Roman" w:hAnsi="Times New Roman" w:cs="Times New Roman"/>
        </w:rPr>
      </w:pPr>
      <w:ins w:id="586"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7"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8" w:author="Benton, Deon" w:date="2026-06-19T00:50:00Z" w16du:dateUtc="2026-06-19T05:50:00Z">
        <w:r>
          <w:rPr>
            <w:rFonts w:ascii="Times New Roman" w:hAnsi="Times New Roman" w:cs="Times New Roman"/>
          </w:rPr>
          <w:t xml:space="preserve">clamping the state </w:t>
        </w:r>
      </w:ins>
      <w:ins w:id="589" w:author="Benton, Deon" w:date="2026-06-19T00:51:00Z" w16du:dateUtc="2026-06-19T05:51:00Z">
        <w:r>
          <w:rPr>
            <w:rFonts w:ascii="Times New Roman" w:hAnsi="Times New Roman" w:cs="Times New Roman"/>
          </w:rPr>
          <w:t>of</w:t>
        </w:r>
      </w:ins>
      <w:ins w:id="590"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1"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775445C"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4" w:author="Benton, Deon" w:date="2026-06-19T00:37:00Z" w16du:dateUtc="2026-06-19T05:37:00Z">
        <w:r w:rsidR="006040A0">
          <w:rPr>
            <w:rFonts w:ascii="Times New Roman" w:hAnsi="Times New Roman" w:cs="Times New Roman"/>
          </w:rPr>
          <w:t xml:space="preserve"> and across simulations, </w:t>
        </w:r>
      </w:ins>
      <w:ins w:id="595" w:author="Benton, Deon" w:date="2026-06-19T00:33:00Z" w16du:dateUtc="2026-06-19T05:33:00Z">
        <w:r w:rsidR="003D22A7">
          <w:rPr>
            <w:rFonts w:ascii="Times New Roman" w:hAnsi="Times New Roman" w:cs="Times New Roman"/>
          </w:rPr>
          <w:t>the habituation phase</w:t>
        </w:r>
      </w:ins>
      <w:ins w:id="596" w:author="Benton, Deon" w:date="2026-06-19T00:36:00Z" w16du:dateUtc="2026-06-19T05:36:00Z">
        <w:r w:rsidR="006040A0">
          <w:rPr>
            <w:rFonts w:ascii="Times New Roman" w:hAnsi="Times New Roman" w:cs="Times New Roman"/>
          </w:rPr>
          <w:t xml:space="preserve"> lasted between 8 and 12 epochs in increments of 1</w:t>
        </w:r>
      </w:ins>
      <w:ins w:id="597"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8" w:author="Benton, Deon" w:date="2026-06-19T00:38:00Z" w16du:dateUtc="2026-06-19T05:38:00Z">
        <w:r w:rsidR="006040A0">
          <w:rPr>
            <w:rFonts w:ascii="Times New Roman" w:hAnsi="Times New Roman" w:cs="Times New Roman"/>
          </w:rPr>
          <w:t>variation in this</w:t>
        </w:r>
      </w:ins>
      <w:ins w:id="599" w:author="Benton, Deon" w:date="2026-06-19T00:37:00Z" w16du:dateUtc="2026-06-19T05:37:00Z">
        <w:r w:rsidR="006040A0">
          <w:rPr>
            <w:rFonts w:ascii="Times New Roman" w:hAnsi="Times New Roman" w:cs="Times New Roman"/>
          </w:rPr>
          <w:t xml:space="preserve"> parameter</w:t>
        </w:r>
      </w:ins>
      <w:ins w:id="600" w:author="Benton, Deon" w:date="2026-06-19T00:33:00Z" w16du:dateUtc="2026-06-19T05:33:00Z">
        <w:r w:rsidR="003D22A7">
          <w:rPr>
            <w:rFonts w:ascii="Times New Roman" w:hAnsi="Times New Roman" w:cs="Times New Roman"/>
          </w:rPr>
          <w:t xml:space="preserve">. </w:t>
        </w:r>
      </w:ins>
      <w:ins w:id="601" w:author="Benton, Deon" w:date="2026-06-19T00:34:00Z" w16du:dateUtc="2026-06-19T05:34:00Z">
        <w:r w:rsidR="003D22A7">
          <w:rPr>
            <w:rFonts w:ascii="Times New Roman" w:hAnsi="Times New Roman" w:cs="Times New Roman"/>
          </w:rPr>
          <w:t>In each condition, 20</w:t>
        </w:r>
      </w:ins>
      <w:ins w:id="602"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3"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4" w:author="Benton, Deon" w:date="2026-06-19T00:38:00Z" w16du:dateUtc="2026-06-19T05:38:00Z">
        <w:r w:rsidR="006040A0">
          <w:rPr>
            <w:rFonts w:ascii="Times New Roman" w:hAnsi="Times New Roman" w:cs="Times New Roman"/>
          </w:rPr>
          <w:t xml:space="preserve">. </w:t>
        </w:r>
      </w:ins>
      <w:r w:rsidR="003B095B">
        <w:rPr>
          <w:rFonts w:ascii="Times New Roman" w:hAnsi="Times New Roman" w:cs="Times New Roman"/>
        </w:rPr>
        <w:t>Networks were 12-month-olds (900 pretraining epochs, learning rate of 0.1, and 50 hidden units).</w:t>
      </w:r>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5"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lastRenderedPageBreak/>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6"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7"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2" w:author="Benton, Deon" w:date="2026-06-20T19:40:00Z" w16du:dateUtc="2026-06-21T00:40:00Z">
        <w:r w:rsidR="00AE745A" w:rsidDel="00081DBF">
          <w:rPr>
            <w:rFonts w:ascii="Times New Roman" w:hAnsi="Times New Roman" w:cs="Times New Roman"/>
          </w:rPr>
          <w:delText>6</w:delText>
        </w:r>
      </w:del>
      <w:ins w:id="613"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6"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7" w:author="Benton, Deon" w:date="2026-06-20T19:40:00Z" w16du:dateUtc="2026-06-21T00:40:00Z">
        <w:r w:rsidR="004E4E4E" w:rsidDel="00081DBF">
          <w:rPr>
            <w:rFonts w:ascii="Times New Roman" w:hAnsi="Times New Roman" w:cs="Times New Roman"/>
          </w:rPr>
          <w:delText>6</w:delText>
        </w:r>
      </w:del>
      <w:ins w:id="618"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13A2AF62" w:rsidR="002A5455" w:rsidRDefault="00081DBF" w:rsidP="002A5455">
      <w:pPr>
        <w:spacing w:line="480" w:lineRule="auto"/>
        <w:ind w:firstLine="720"/>
        <w:contextualSpacing/>
        <w:rPr>
          <w:rFonts w:ascii="Times New Roman" w:hAnsi="Times New Roman" w:cs="Times New Roman"/>
        </w:rPr>
      </w:pPr>
      <w:ins w:id="619" w:author="Benton, Deon" w:date="2026-06-20T19:42:00Z" w16du:dateUtc="2026-06-21T00:42:00Z">
        <w:r>
          <w:rPr>
            <w:rFonts w:ascii="Times New Roman" w:hAnsi="Times New Roman" w:cs="Times New Roman"/>
          </w:rPr>
          <w:t>The results presented thus far suggest that associative learning</w:t>
        </w:r>
      </w:ins>
      <w:ins w:id="620"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1" w:author="Benton, Deon" w:date="2026-06-20T19:43:00Z" w16du:dateUtc="2026-06-21T00:43:00Z">
        <w:r>
          <w:rPr>
            <w:rFonts w:ascii="Times New Roman" w:hAnsi="Times New Roman" w:cs="Times New Roman"/>
          </w:rPr>
          <w:t>confirm that this was in fact that case,</w:t>
        </w:r>
      </w:ins>
      <w:ins w:id="622" w:author="Benton, Deon" w:date="2026-06-20T19:44:00Z" w16du:dateUtc="2026-06-21T00:44:00Z">
        <w:r>
          <w:rPr>
            <w:rFonts w:ascii="Times New Roman" w:hAnsi="Times New Roman" w:cs="Times New Roman"/>
          </w:rPr>
          <w:t xml:space="preserve"> it was necessary to</w:t>
        </w:r>
      </w:ins>
      <w:ins w:id="623" w:author="Benton, Deon" w:date="2026-06-20T19:43:00Z" w16du:dateUtc="2026-06-21T00:43:00Z">
        <w:r>
          <w:rPr>
            <w:rFonts w:ascii="Times New Roman" w:hAnsi="Times New Roman" w:cs="Times New Roman"/>
          </w:rPr>
          <w:t xml:space="preserve"> </w:t>
        </w:r>
      </w:ins>
      <w:ins w:id="624"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5"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6" w:author="Benton, Deon" w:date="2026-06-20T19:44:00Z" w16du:dateUtc="2026-06-21T00:44:00Z">
        <w:r>
          <w:rPr>
            <w:rFonts w:ascii="Times New Roman" w:hAnsi="Times New Roman" w:cs="Times New Roman"/>
          </w:rPr>
          <w:t xml:space="preserve"> by tracing the model’s </w:t>
        </w:r>
      </w:ins>
      <w:ins w:id="627"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8"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ins w:id="629" w:author="Benton, Deon" w:date="2026-06-20T19:46:00Z" w16du:dateUtc="2026-06-21T00:46:00Z">
        <w:r>
          <w:rPr>
            <w:rFonts w:ascii="Times New Roman" w:hAnsi="Times New Roman" w:cs="Times New Roman"/>
          </w:rPr>
          <w:lastRenderedPageBreak/>
          <w:t xml:space="preserve">The </w:t>
        </w:r>
      </w:ins>
      <w:ins w:id="630" w:author="Benton, Deon" w:date="2026-06-20T19:47:00Z" w16du:dateUtc="2026-06-21T00:47:00Z">
        <w:r>
          <w:rPr>
            <w:rFonts w:ascii="Times New Roman" w:hAnsi="Times New Roman" w:cs="Times New Roman"/>
          </w:rPr>
          <w:t xml:space="preserve">pattern of activation produced by the </w:t>
        </w:r>
      </w:ins>
      <w:ins w:id="631" w:author="Benton, Deon" w:date="2026-06-20T19:46:00Z" w16du:dateUtc="2026-06-21T00:46:00Z">
        <w:r>
          <w:rPr>
            <w:rFonts w:ascii="Times New Roman" w:hAnsi="Times New Roman" w:cs="Times New Roman"/>
          </w:rPr>
          <w:t>straight and arced events</w:t>
        </w:r>
      </w:ins>
      <w:ins w:id="632" w:author="Benton, Deon" w:date="2026-06-20T19:47:00Z" w16du:dateUtc="2026-06-21T00:47:00Z">
        <w:r>
          <w:rPr>
            <w:rFonts w:ascii="Times New Roman" w:hAnsi="Times New Roman" w:cs="Times New Roman"/>
          </w:rPr>
          <w:t xml:space="preserve"> across the input groups</w:t>
        </w:r>
      </w:ins>
      <w:ins w:id="633"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ins w:id="634" w:author="Benton, Deon" w:date="2026-06-20T19:48:00Z" w16du:dateUtc="2026-06-21T00:48:00Z">
        <w:r>
          <w:rPr>
            <w:rFonts w:ascii="Times New Roman" w:hAnsi="Times New Roman" w:cs="Times New Roman"/>
          </w:rPr>
          <w:t xml:space="preserve"> because the </w:t>
        </w:r>
      </w:ins>
      <w:ins w:id="635" w:author="Benton, Deon" w:date="2026-06-20T19:49:00Z" w16du:dateUtc="2026-06-21T00:49:00Z">
        <w:r>
          <w:rPr>
            <w:rFonts w:ascii="Times New Roman" w:hAnsi="Times New Roman" w:cs="Times New Roman"/>
          </w:rPr>
          <w:t>model’s</w:t>
        </w:r>
      </w:ins>
      <w:ins w:id="636"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7"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8"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9"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40"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1" w:author="Benton, Deon" w:date="2026-06-20T19:53:00Z" w16du:dateUtc="2026-06-21T00:53:00Z">
        <w:r>
          <w:rPr>
            <w:rFonts w:ascii="Times New Roman" w:hAnsi="Times New Roman" w:cs="Times New Roman"/>
          </w:rPr>
          <w:t>The key insight is that</w:t>
        </w:r>
      </w:ins>
      <w:ins w:id="642" w:author="Benton, Deon" w:date="2026-06-20T19:54:00Z" w16du:dateUtc="2026-06-21T00:54:00Z">
        <w:r>
          <w:rPr>
            <w:rFonts w:ascii="Times New Roman" w:hAnsi="Times New Roman" w:cs="Times New Roman"/>
          </w:rPr>
          <w:t xml:space="preserve">, from the </w:t>
        </w:r>
      </w:ins>
      <w:ins w:id="643" w:author="Benton, Deon" w:date="2026-06-20T20:17:00Z" w16du:dateUtc="2026-06-21T01:17:00Z">
        <w:r w:rsidR="00F77F01">
          <w:rPr>
            <w:rFonts w:ascii="Times New Roman" w:hAnsi="Times New Roman" w:cs="Times New Roman"/>
          </w:rPr>
          <w:t>outset of</w:t>
        </w:r>
      </w:ins>
      <w:ins w:id="644"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5"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6" w:author="Benton, Deon" w:date="2026-06-20T20:18:00Z" w16du:dateUtc="2026-06-21T01:18:00Z">
        <w:r w:rsidR="00F77F01">
          <w:rPr>
            <w:rFonts w:ascii="Times New Roman" w:hAnsi="Times New Roman" w:cs="Times New Roman"/>
          </w:rPr>
          <w:t>A corollary of th</w:t>
        </w:r>
      </w:ins>
      <w:ins w:id="647" w:author="Benton, Deon" w:date="2026-06-20T20:25:00Z" w16du:dateUtc="2026-06-21T01:25:00Z">
        <w:r w:rsidR="00F77F01">
          <w:rPr>
            <w:rFonts w:ascii="Times New Roman" w:hAnsi="Times New Roman" w:cs="Times New Roman"/>
          </w:rPr>
          <w:t>is is</w:t>
        </w:r>
      </w:ins>
      <w:ins w:id="648"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9"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50" w:author="Benton, Deon" w:date="2026-06-20T20:19:00Z" w16du:dateUtc="2026-06-21T01:19:00Z">
        <w:r w:rsidR="00F77F01">
          <w:rPr>
            <w:rFonts w:ascii="Times New Roman" w:hAnsi="Times New Roman" w:cs="Times New Roman"/>
          </w:rPr>
          <w:t xml:space="preserve"> such that,</w:t>
        </w:r>
      </w:ins>
      <w:ins w:id="651"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2" w:author="Benton, Deon" w:date="2026-06-20T20:26:00Z" w16du:dateUtc="2026-06-21T01:26:00Z">
        <w:r w:rsidR="00F77F01">
          <w:rPr>
            <w:rFonts w:ascii="Times New Roman" w:hAnsi="Times New Roman" w:cs="Times New Roman"/>
          </w:rPr>
          <w:t>each action</w:t>
        </w:r>
      </w:ins>
      <w:ins w:id="653"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4"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5"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6"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7"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w:t>
      </w:r>
      <w:proofErr w:type="gramStart"/>
      <w:r>
        <w:rPr>
          <w:rFonts w:ascii="Times New Roman" w:hAnsi="Times New Roman" w:cs="Times New Roman"/>
        </w:rPr>
        <w:t>novel</w:t>
      </w:r>
      <w:proofErr w:type="gramEnd"/>
      <w:r>
        <w:rPr>
          <w:rFonts w:ascii="Times New Roman" w:hAnsi="Times New Roman" w:cs="Times New Roman"/>
        </w:rPr>
        <w:t xml:space="preserve">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8" w:author="Benton, Deon" w:date="2026-06-20T20:28:00Z" w16du:dateUtc="2026-06-21T01:28:00Z">
        <w:r w:rsidR="000C1A3F">
          <w:rPr>
            <w:rFonts w:ascii="Times New Roman" w:hAnsi="Times New Roman" w:cs="Times New Roman"/>
          </w:rPr>
          <w:t xml:space="preserve">with which they </w:t>
        </w:r>
      </w:ins>
      <w:ins w:id="659"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60"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1"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2"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3"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4B55846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4" w:author="Benton, Deon" w:date="2026-06-20T20:45:00Z" w16du:dateUtc="2026-06-21T01:45:00Z">
        <w:r w:rsidR="00E54F84">
          <w:rPr>
            <w:rFonts w:ascii="Times New Roman" w:hAnsi="Times New Roman" w:cs="Times New Roman"/>
          </w:rPr>
          <w:t xml:space="preserve">As shown in Figure </w:t>
        </w:r>
      </w:ins>
      <w:r w:rsidR="00567787">
        <w:rPr>
          <w:rFonts w:ascii="Times New Roman" w:hAnsi="Times New Roman" w:cs="Times New Roman"/>
        </w:rPr>
        <w:t>10</w:t>
      </w:r>
      <w:ins w:id="665" w:author="Benton, Deon" w:date="2026-06-20T20:45:00Z" w16du:dateUtc="2026-06-21T01:45:00Z">
        <w:r w:rsidR="00E54F84">
          <w:rPr>
            <w:rFonts w:ascii="Times New Roman" w:hAnsi="Times New Roman" w:cs="Times New Roman"/>
          </w:rPr>
          <w:t xml:space="preserve">, </w:t>
        </w:r>
      </w:ins>
      <w:del w:id="666"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0F51862D" w14:textId="08F6F830"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ins w:id="667" w:author="Benton, Deon" w:date="2026-06-21T16:49:00Z" w16du:dateUtc="2026-06-21T21:49:00Z">
        <w:r w:rsidR="00332DBA">
          <w:rPr>
            <w:rFonts w:ascii="Times New Roman" w:hAnsi="Times New Roman" w:cs="Times New Roman"/>
          </w:rPr>
          <w:t xml:space="preserve"> associate the Obstacle Height 4 and Periphery units</w:t>
        </w:r>
      </w:ins>
      <w:ins w:id="668" w:author="Benton, Deon" w:date="2026-06-21T16:51:00Z" w16du:dateUtc="2026-06-21T21:51:00Z">
        <w:r w:rsidR="00332DBA">
          <w:rPr>
            <w:rFonts w:ascii="Times New Roman" w:hAnsi="Times New Roman" w:cs="Times New Roman"/>
          </w:rPr>
          <w:t xml:space="preserve"> with</w:t>
        </w:r>
      </w:ins>
      <w:ins w:id="669" w:author="Benton, Deon" w:date="2026-06-21T16:49:00Z" w16du:dateUtc="2026-06-21T21:49:00Z">
        <w:r w:rsidR="00332DBA">
          <w:rPr>
            <w:rFonts w:ascii="Times New Roman" w:hAnsi="Times New Roman" w:cs="Times New Roman"/>
          </w:rPr>
          <w:t xml:space="preserve"> </w:t>
        </w:r>
      </w:ins>
      <w:ins w:id="670" w:author="Benton, Deon" w:date="2026-06-21T16:51:00Z" w16du:dateUtc="2026-06-21T21:51:00Z">
        <w:r w:rsidR="00332DBA">
          <w:rPr>
            <w:rFonts w:ascii="Times New Roman" w:hAnsi="Times New Roman" w:cs="Times New Roman"/>
          </w:rPr>
          <w:t xml:space="preserve">the </w:t>
        </w:r>
      </w:ins>
      <w:ins w:id="671" w:author="Benton, Deon" w:date="2026-06-21T17:04:00Z" w16du:dateUtc="2026-06-21T22:04:00Z">
        <w:r w:rsidR="006154C2">
          <w:rPr>
            <w:rFonts w:ascii="Times New Roman" w:hAnsi="Times New Roman" w:cs="Times New Roman"/>
          </w:rPr>
          <w:t>three</w:t>
        </w:r>
      </w:ins>
      <w:ins w:id="672" w:author="Benton, Deon" w:date="2026-06-21T16:51:00Z" w16du:dateUtc="2026-06-21T21:51:00Z">
        <w:r w:rsidR="00332DBA">
          <w:rPr>
            <w:rFonts w:ascii="Times New Roman" w:hAnsi="Times New Roman" w:cs="Times New Roman"/>
          </w:rPr>
          <w:t xml:space="preserve"> other critical input features</w:t>
        </w:r>
      </w:ins>
      <w:ins w:id="673" w:author="Benton, Deon" w:date="2026-06-21T16:54:00Z" w16du:dateUtc="2026-06-21T21:54:00Z">
        <w:r w:rsidR="00332DBA">
          <w:rPr>
            <w:rFonts w:ascii="Times New Roman" w:hAnsi="Times New Roman" w:cs="Times New Roman"/>
          </w:rPr>
          <w:t xml:space="preserve">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ins>
      <w:ins w:id="674" w:author="Benton, Deon" w:date="2026-06-21T17:03:00Z" w16du:dateUtc="2026-06-21T22:03:00Z">
        <w:r w:rsidR="006154C2">
          <w:rPr>
            <w:rFonts w:ascii="Times New Roman" w:hAnsi="Times New Roman" w:cs="Times New Roman"/>
          </w:rPr>
          <w:t xml:space="preserve"> </w:t>
        </w:r>
      </w:ins>
      <w:ins w:id="675" w:author="Benton, Deon" w:date="2026-06-21T17:10:00Z" w16du:dateUtc="2026-06-21T22:10:00Z">
        <w:r w:rsidR="00655992">
          <w:rPr>
            <w:rFonts w:ascii="Times New Roman" w:hAnsi="Times New Roman" w:cs="Times New Roman"/>
          </w:rPr>
          <w:t xml:space="preserve">and </w:t>
        </w:r>
      </w:ins>
      <w:ins w:id="676" w:author="Benton, Deon" w:date="2026-06-21T16:54:00Z" w16du:dateUtc="2026-06-21T21:54:00Z">
        <w:r w:rsidR="00332DBA">
          <w:rPr>
            <w:rFonts w:ascii="Times New Roman" w:hAnsi="Times New Roman" w:cs="Times New Roman"/>
          </w:rPr>
          <w:t xml:space="preserve">Small Separation) </w:t>
        </w:r>
      </w:ins>
      <w:ins w:id="677" w:author="Benton, Deon" w:date="2026-06-21T16:52:00Z" w16du:dateUtc="2026-06-21T21:52:00Z">
        <w:r w:rsidR="00332DBA">
          <w:rPr>
            <w:rFonts w:ascii="Times New Roman" w:hAnsi="Times New Roman" w:cs="Times New Roman"/>
          </w:rPr>
          <w:t>that these units were</w:t>
        </w:r>
      </w:ins>
      <w:ins w:id="678" w:author="Benton, Deon" w:date="2026-06-21T16:49:00Z" w16du:dateUtc="2026-06-21T21:49:00Z">
        <w:r w:rsidR="00332DBA">
          <w:rPr>
            <w:rFonts w:ascii="Times New Roman" w:hAnsi="Times New Roman" w:cs="Times New Roman"/>
          </w:rPr>
          <w:t xml:space="preserve"> associated</w:t>
        </w:r>
      </w:ins>
      <w:ins w:id="679" w:author="Benton, Deon" w:date="2026-06-21T16:52:00Z" w16du:dateUtc="2026-06-21T21:52:00Z">
        <w:r w:rsidR="00332DBA">
          <w:rPr>
            <w:rFonts w:ascii="Times New Roman" w:hAnsi="Times New Roman" w:cs="Times New Roman"/>
          </w:rPr>
          <w:t xml:space="preserve"> with—via adjustments to the weights connecting these units—</w:t>
        </w:r>
      </w:ins>
      <w:ins w:id="680" w:author="Benton, Deon" w:date="2026-06-21T16:49:00Z" w16du:dateUtc="2026-06-21T21:49:00Z">
        <w:r w:rsidR="00332DBA">
          <w:rPr>
            <w:rFonts w:ascii="Times New Roman" w:hAnsi="Times New Roman" w:cs="Times New Roman"/>
          </w:rPr>
          <w:t>during habituation</w:t>
        </w:r>
      </w:ins>
      <w:ins w:id="681" w:author="Benton, Deon" w:date="2026-06-21T16:50:00Z" w16du:dateUtc="2026-06-21T21:50:00Z">
        <w:r w:rsidR="00332DBA">
          <w:rPr>
            <w:rFonts w:ascii="Times New Roman" w:hAnsi="Times New Roman" w:cs="Times New Roman"/>
          </w:rPr>
          <w:t xml:space="preserve">. </w:t>
        </w:r>
      </w:ins>
      <w:ins w:id="682" w:author="Benton, Deon" w:date="2026-06-21T17:08:00Z" w16du:dateUtc="2026-06-21T22:08:00Z">
        <w:r w:rsidR="00227861">
          <w:rPr>
            <w:rFonts w:ascii="Times New Roman" w:hAnsi="Times New Roman" w:cs="Times New Roman"/>
          </w:rPr>
          <w:t>Thus,</w:t>
        </w:r>
      </w:ins>
      <w:ins w:id="683" w:author="Benton, Deon" w:date="2026-06-21T16:53:00Z" w16du:dateUtc="2026-06-21T21:53:00Z">
        <w:r w:rsidR="00332DBA">
          <w:rPr>
            <w:rFonts w:ascii="Times New Roman" w:hAnsi="Times New Roman" w:cs="Times New Roman"/>
          </w:rPr>
          <w:t xml:space="preserve"> </w:t>
        </w:r>
      </w:ins>
      <w:ins w:id="684" w:author="Benton, Deon" w:date="2026-06-21T16:54:00Z" w16du:dateUtc="2026-06-21T21:54:00Z">
        <w:r w:rsidR="00332DBA">
          <w:rPr>
            <w:rFonts w:ascii="Times New Roman" w:hAnsi="Times New Roman" w:cs="Times New Roman"/>
          </w:rPr>
          <w:t>the</w:t>
        </w:r>
      </w:ins>
      <w:ins w:id="685" w:author="Benton, Deon" w:date="2026-06-21T16:56:00Z" w16du:dateUtc="2026-06-21T21:56:00Z">
        <w:r w:rsidR="006154C2">
          <w:rPr>
            <w:rFonts w:ascii="Times New Roman" w:hAnsi="Times New Roman" w:cs="Times New Roman"/>
          </w:rPr>
          <w:t xml:space="preserve"> network did not activate </w:t>
        </w:r>
      </w:ins>
      <w:ins w:id="686" w:author="Benton, Deon" w:date="2026-06-21T17:09:00Z" w16du:dateUtc="2026-06-21T22:09:00Z">
        <w:r w:rsidR="00FC33AD">
          <w:rPr>
            <w:rFonts w:ascii="Times New Roman" w:hAnsi="Times New Roman" w:cs="Times New Roman"/>
          </w:rPr>
          <w:t>both obstacle units</w:t>
        </w:r>
      </w:ins>
      <w:ins w:id="687" w:author="Benton, Deon" w:date="2026-06-21T16:56:00Z" w16du:dateUtc="2026-06-21T21:56:00Z">
        <w:r w:rsidR="006154C2">
          <w:rPr>
            <w:rFonts w:ascii="Times New Roman" w:hAnsi="Times New Roman" w:cs="Times New Roman"/>
          </w:rPr>
          <w:t xml:space="preserve"> </w:t>
        </w:r>
      </w:ins>
      <w:ins w:id="688" w:author="Benton, Deon" w:date="2026-06-21T16:57:00Z" w16du:dateUtc="2026-06-21T21:57:00Z">
        <w:r w:rsidR="006154C2">
          <w:rPr>
            <w:rFonts w:ascii="Times New Roman" w:hAnsi="Times New Roman" w:cs="Times New Roman"/>
          </w:rPr>
          <w:t>when presented with</w:t>
        </w:r>
      </w:ins>
      <w:ins w:id="689" w:author="Benton, Deon" w:date="2026-06-21T16:54:00Z" w16du:dateUtc="2026-06-21T21:54:00Z">
        <w:r w:rsidR="00332DBA">
          <w:rPr>
            <w:rFonts w:ascii="Times New Roman" w:hAnsi="Times New Roman" w:cs="Times New Roman"/>
          </w:rPr>
          <w:t xml:space="preserve"> </w:t>
        </w:r>
      </w:ins>
      <w:ins w:id="690" w:author="Benton, Deon" w:date="2026-06-21T16:55:00Z" w16du:dateUtc="2026-06-21T21:55:00Z">
        <w:r w:rsidR="00332DBA">
          <w:rPr>
            <w:rFonts w:ascii="Times New Roman" w:hAnsi="Times New Roman" w:cs="Times New Roman"/>
          </w:rPr>
          <w:t>t</w:t>
        </w:r>
      </w:ins>
      <w:ins w:id="691" w:author="Benton, Deon" w:date="2026-06-21T17:04:00Z" w16du:dateUtc="2026-06-21T22:04:00Z">
        <w:r w:rsidR="006154C2">
          <w:rPr>
            <w:rFonts w:ascii="Times New Roman" w:hAnsi="Times New Roman" w:cs="Times New Roman"/>
          </w:rPr>
          <w:t>wo</w:t>
        </w:r>
      </w:ins>
      <w:ins w:id="692" w:author="Benton, Deon" w:date="2026-06-21T16:55:00Z" w16du:dateUtc="2026-06-21T21:55:00Z">
        <w:r w:rsidR="00332DBA">
          <w:rPr>
            <w:rFonts w:ascii="Times New Roman" w:hAnsi="Times New Roman" w:cs="Times New Roman"/>
          </w:rPr>
          <w:t xml:space="preserve"> of </w:t>
        </w:r>
      </w:ins>
      <w:ins w:id="693" w:author="Benton, Deon" w:date="2026-06-21T16:57:00Z" w16du:dateUtc="2026-06-21T21:57:00Z">
        <w:r w:rsidR="006154C2">
          <w:rPr>
            <w:rFonts w:ascii="Times New Roman" w:hAnsi="Times New Roman" w:cs="Times New Roman"/>
          </w:rPr>
          <w:t xml:space="preserve">the </w:t>
        </w:r>
      </w:ins>
      <w:ins w:id="694" w:author="Benton, Deon" w:date="2026-06-21T17:04:00Z" w16du:dateUtc="2026-06-21T22:04:00Z">
        <w:r w:rsidR="006154C2">
          <w:rPr>
            <w:rFonts w:ascii="Times New Roman" w:hAnsi="Times New Roman" w:cs="Times New Roman"/>
          </w:rPr>
          <w:t>three</w:t>
        </w:r>
      </w:ins>
      <w:ins w:id="695" w:author="Benton, Deon" w:date="2026-06-21T17:10:00Z" w16du:dateUtc="2026-06-21T22:10:00Z">
        <w:r w:rsidR="00655992">
          <w:rPr>
            <w:rFonts w:ascii="Times New Roman" w:hAnsi="Times New Roman" w:cs="Times New Roman"/>
          </w:rPr>
          <w:t xml:space="preserve"> associated</w:t>
        </w:r>
      </w:ins>
      <w:ins w:id="696" w:author="Benton, Deon" w:date="2026-06-21T16:55:00Z" w16du:dateUtc="2026-06-21T21:55:00Z">
        <w:r w:rsidR="00332DBA">
          <w:rPr>
            <w:rFonts w:ascii="Times New Roman" w:hAnsi="Times New Roman" w:cs="Times New Roman"/>
          </w:rPr>
          <w:t xml:space="preserve"> features (Arced Path</w:t>
        </w:r>
      </w:ins>
      <w:ins w:id="697" w:author="Benton, Deon" w:date="2026-06-21T17:04:00Z" w16du:dateUtc="2026-06-21T22:04:00Z">
        <w:r w:rsidR="007B4552">
          <w:rPr>
            <w:rFonts w:ascii="Times New Roman" w:hAnsi="Times New Roman" w:cs="Times New Roman"/>
          </w:rPr>
          <w:t xml:space="preserve"> and</w:t>
        </w:r>
      </w:ins>
      <w:ins w:id="698" w:author="Benton, Deon" w:date="2026-06-21T16:55:00Z" w16du:dateUtc="2026-06-21T21:55:00Z">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ins>
      <w:ins w:id="699" w:author="Benton, Deon" w:date="2026-06-21T17:09:00Z" w16du:dateUtc="2026-06-21T22:09:00Z">
        <w:r w:rsidR="00227861">
          <w:rPr>
            <w:rFonts w:ascii="Times New Roman" w:hAnsi="Times New Roman" w:cs="Times New Roman"/>
          </w:rPr>
          <w:t xml:space="preserve"> during the Inconsistent test event</w:t>
        </w:r>
      </w:ins>
      <w:r w:rsidRPr="00136774">
        <w:rPr>
          <w:rFonts w:ascii="Times New Roman" w:hAnsi="Times New Roman" w:cs="Times New Roman"/>
        </w:rPr>
        <w:t xml:space="preserve">. </w:t>
      </w:r>
      <w:ins w:id="700" w:author="Benton, Deon" w:date="2026-06-21T16:58:00Z" w16du:dateUtc="2026-06-21T21:58:00Z">
        <w:r w:rsidR="006154C2">
          <w:rPr>
            <w:rFonts w:ascii="Times New Roman" w:hAnsi="Times New Roman" w:cs="Times New Roman"/>
          </w:rPr>
          <w:t>This</w:t>
        </w:r>
      </w:ins>
      <w:ins w:id="701" w:author="Benton, Deon" w:date="2026-06-21T17:09:00Z" w16du:dateUtc="2026-06-21T22:09:00Z">
        <w:r w:rsidR="00FC33AD">
          <w:rPr>
            <w:rFonts w:ascii="Times New Roman" w:hAnsi="Times New Roman" w:cs="Times New Roman"/>
          </w:rPr>
          <w:t xml:space="preserve"> </w:t>
        </w:r>
      </w:ins>
      <w:ins w:id="702" w:author="Benton, Deon" w:date="2026-06-21T16:58:00Z" w16du:dateUtc="2026-06-21T21:58:00Z">
        <w:r w:rsidR="006154C2">
          <w:rPr>
            <w:rFonts w:ascii="Times New Roman" w:hAnsi="Times New Roman" w:cs="Times New Roman"/>
          </w:rPr>
          <w:t>is the correct response.</w:t>
        </w:r>
      </w:ins>
    </w:p>
    <w:p w14:paraId="10651209" w14:textId="5F7380F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ins w:id="703" w:author="Benton, Deon" w:date="2026-06-21T16:58:00Z" w16du:dateUtc="2026-06-21T21:58:00Z">
        <w:r w:rsidR="006154C2">
          <w:rPr>
            <w:rFonts w:ascii="Times New Roman" w:hAnsi="Times New Roman" w:cs="Times New Roman"/>
          </w:rPr>
          <w:t>was not subjected to the same vis</w:t>
        </w:r>
      </w:ins>
      <w:ins w:id="704" w:author="Benton, Deon" w:date="2026-06-21T16:59:00Z" w16du:dateUtc="2026-06-21T21:59:00Z">
        <w:r w:rsidR="006154C2">
          <w:rPr>
            <w:rFonts w:ascii="Times New Roman" w:hAnsi="Times New Roman" w:cs="Times New Roman"/>
          </w:rPr>
          <w:t>ual salience manipulation as the obstacle groups</w:t>
        </w:r>
      </w:ins>
      <w:r>
        <w:rPr>
          <w:rFonts w:ascii="Times New Roman" w:hAnsi="Times New Roman" w:cs="Times New Roman"/>
        </w:rPr>
        <w:t xml:space="preserve">, </w:t>
      </w:r>
      <w:r w:rsidRPr="00610A6A">
        <w:rPr>
          <w:rFonts w:ascii="Times New Roman" w:hAnsi="Times New Roman" w:cs="Times New Roman"/>
        </w:rPr>
        <w:t xml:space="preserve">the network </w:t>
      </w:r>
      <w:ins w:id="705" w:author="Benton, Deon" w:date="2026-06-21T17:11:00Z" w16du:dateUtc="2026-06-21T22:11:00Z">
        <w:r w:rsidR="008B4D07">
          <w:rPr>
            <w:rFonts w:ascii="Times New Roman" w:hAnsi="Times New Roman" w:cs="Times New Roman"/>
          </w:rPr>
          <w:t xml:space="preserve">developed a sufficiently strong association to </w:t>
        </w:r>
      </w:ins>
      <w:r w:rsidRPr="00610A6A">
        <w:rPr>
          <w:rFonts w:ascii="Times New Roman" w:hAnsi="Times New Roman" w:cs="Times New Roman"/>
        </w:rPr>
        <w:t>activate</w:t>
      </w:r>
      <w:ins w:id="706" w:author="Benton, Deon" w:date="2026-06-21T16:59:00Z" w16du:dateUtc="2026-06-21T21:59:00Z">
        <w:r w:rsidR="006154C2">
          <w:rPr>
            <w:rFonts w:ascii="Times New Roman" w:hAnsi="Times New Roman" w:cs="Times New Roman"/>
          </w:rPr>
          <w:t xml:space="preserve"> correctly</w:t>
        </w:r>
      </w:ins>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ins w:id="707" w:author="Benton, Deon" w:date="2026-06-21T17:02:00Z" w16du:dateUtc="2026-06-21T22:02:00Z">
        <w:r w:rsidR="006154C2">
          <w:rPr>
            <w:rFonts w:ascii="Times New Roman" w:hAnsi="Times New Roman" w:cs="Times New Roman"/>
          </w:rPr>
          <w:t>some of the input features it was</w:t>
        </w:r>
      </w:ins>
      <w:r w:rsidRPr="00610A6A">
        <w:rPr>
          <w:rFonts w:ascii="Times New Roman" w:hAnsi="Times New Roman" w:cs="Times New Roman"/>
        </w:rPr>
        <w:t xml:space="preserve"> associated with during </w:t>
      </w:r>
      <w:r>
        <w:rPr>
          <w:rFonts w:ascii="Times New Roman" w:hAnsi="Times New Roman" w:cs="Times New Roman"/>
        </w:rPr>
        <w:t>habituation</w:t>
      </w:r>
      <w:ins w:id="708" w:author="Benton, Deon" w:date="2026-06-21T17:00:00Z" w16du:dateUtc="2026-06-21T22:00:00Z">
        <w:r w:rsidR="006154C2">
          <w:rPr>
            <w:rFonts w:ascii="Times New Roman" w:hAnsi="Times New Roman" w:cs="Times New Roman"/>
          </w:rPr>
          <w:t xml:space="preserve"> (i.e., itself</w:t>
        </w:r>
      </w:ins>
      <w:ins w:id="709" w:author="Benton, Deon" w:date="2026-06-21T17:02:00Z" w16du:dateUtc="2026-06-21T22:02:00Z">
        <w:r w:rsidR="006154C2">
          <w:rPr>
            <w:rFonts w:ascii="Times New Roman" w:hAnsi="Times New Roman" w:cs="Times New Roman"/>
          </w:rPr>
          <w:t xml:space="preserve"> and </w:t>
        </w:r>
      </w:ins>
      <w:ins w:id="710" w:author="Benton, Deon" w:date="2026-06-21T17:00:00Z" w16du:dateUtc="2026-06-21T22:00:00Z">
        <w:r w:rsidR="006154C2">
          <w:rPr>
            <w:rFonts w:ascii="Times New Roman" w:hAnsi="Times New Roman" w:cs="Times New Roman"/>
          </w:rPr>
          <w:t>Arced</w:t>
        </w:r>
      </w:ins>
      <w:ins w:id="711" w:author="Benton, Deon" w:date="2026-06-21T17:05:00Z" w16du:dateUtc="2026-06-21T22:05:00Z">
        <w:r w:rsidR="007B4552">
          <w:rPr>
            <w:rFonts w:ascii="Times New Roman" w:hAnsi="Times New Roman" w:cs="Times New Roman"/>
          </w:rPr>
          <w:t xml:space="preserve"> Path</w:t>
        </w:r>
      </w:ins>
      <w:ins w:id="712" w:author="Benton, Deon" w:date="2026-06-21T17:01:00Z" w16du:dateUtc="2026-06-21T22:01:00Z">
        <w:r w:rsidR="006154C2">
          <w:rPr>
            <w:rFonts w:ascii="Times New Roman" w:hAnsi="Times New Roman" w:cs="Times New Roman"/>
          </w:rPr>
          <w:t xml:space="preserve">). This again was the correct response. </w:t>
        </w:r>
      </w:ins>
      <w:ins w:id="713" w:author="Benton, Deon" w:date="2026-06-21T17:06:00Z" w16du:dateUtc="2026-06-21T22:06:00Z">
        <w:r w:rsidR="00227861">
          <w:rPr>
            <w:rFonts w:ascii="Times New Roman" w:hAnsi="Times New Roman" w:cs="Times New Roman"/>
          </w:rPr>
          <w:t xml:space="preserve">Combined with the fact </w:t>
        </w:r>
      </w:ins>
      <w:ins w:id="714" w:author="Benton, Deon" w:date="2026-06-21T17:07:00Z" w16du:dateUtc="2026-06-21T22:07:00Z">
        <w:r w:rsidR="00227861">
          <w:rPr>
            <w:rFonts w:ascii="Times New Roman" w:hAnsi="Times New Roman" w:cs="Times New Roman"/>
          </w:rPr>
          <w:t xml:space="preserve">that all </w:t>
        </w:r>
      </w:ins>
      <w:ins w:id="715" w:author="Benton, Deon" w:date="2026-06-21T17:11:00Z" w16du:dateUtc="2026-06-21T22:11:00Z">
        <w:r w:rsidR="008B4D07">
          <w:rPr>
            <w:rFonts w:ascii="Times New Roman" w:hAnsi="Times New Roman" w:cs="Times New Roman"/>
          </w:rPr>
          <w:t xml:space="preserve">five </w:t>
        </w:r>
      </w:ins>
      <w:ins w:id="716" w:author="Benton, Deon" w:date="2026-06-21T17:07:00Z" w16du:dateUtc="2026-06-21T22:07:00Z">
        <w:r w:rsidR="00227861">
          <w:rPr>
            <w:rFonts w:ascii="Times New Roman" w:hAnsi="Times New Roman" w:cs="Times New Roman"/>
          </w:rPr>
          <w:t xml:space="preserve">features were activated correctly </w:t>
        </w:r>
      </w:ins>
      <w:ins w:id="717" w:author="Benton, Deon" w:date="2026-06-21T17:06:00Z" w16du:dateUtc="2026-06-21T22:06:00Z">
        <w:r w:rsidR="00227861">
          <w:rPr>
            <w:rFonts w:ascii="Times New Roman" w:hAnsi="Times New Roman" w:cs="Times New Roman"/>
          </w:rPr>
          <w:t xml:space="preserve">during the </w:t>
        </w:r>
        <w:r w:rsidR="00227861">
          <w:rPr>
            <w:rFonts w:ascii="Times New Roman" w:hAnsi="Times New Roman" w:cs="Times New Roman"/>
          </w:rPr>
          <w:lastRenderedPageBreak/>
          <w:t>Consistent test event meant that</w:t>
        </w:r>
      </w:ins>
      <w:ins w:id="718" w:author="Benton, Deon" w:date="2026-06-21T17:07:00Z" w16du:dateUtc="2026-06-21T22:07:00Z">
        <w:r w:rsidR="00227861">
          <w:rPr>
            <w:rFonts w:ascii="Times New Roman" w:hAnsi="Times New Roman" w:cs="Times New Roman"/>
          </w:rPr>
          <w:t xml:space="preserve"> both events produced equivalent “looking” or error.</w:t>
        </w:r>
      </w:ins>
      <w:ins w:id="719" w:author="Benton, Deon" w:date="2026-06-21T17:12:00Z" w16du:dateUtc="2026-06-21T22:12:00Z">
        <w:r w:rsidR="00367AE5">
          <w:rPr>
            <w:rFonts w:ascii="Times New Roman" w:hAnsi="Times New Roman" w:cs="Times New Roman"/>
          </w:rPr>
          <w:t xml:space="preserve"> </w:t>
        </w:r>
      </w:ins>
      <w:r w:rsidR="008A120A">
        <w:rPr>
          <w:rFonts w:ascii="Times New Roman" w:hAnsi="Times New Roman" w:cs="Times New Roman"/>
        </w:rPr>
        <w:t xml:space="preserve">In sum, </w:t>
      </w:r>
      <w:ins w:id="720" w:author="Benton, Deon" w:date="2026-06-21T17:12:00Z" w16du:dateUtc="2026-06-21T22:12:00Z">
        <w:r w:rsidR="00367AE5">
          <w:rPr>
            <w:rFonts w:ascii="Times New Roman" w:hAnsi="Times New Roman" w:cs="Times New Roman"/>
          </w:rPr>
          <w:t>the associative theory that the model implem</w:t>
        </w:r>
      </w:ins>
      <w:ins w:id="721" w:author="Benton, Deon" w:date="2026-06-21T17:13:00Z" w16du:dateUtc="2026-06-21T22:13:00Z">
        <w:r w:rsidR="00367AE5">
          <w:rPr>
            <w:rFonts w:ascii="Times New Roman" w:hAnsi="Times New Roman" w:cs="Times New Roman"/>
          </w:rPr>
          <w:t xml:space="preserve">ents </w:t>
        </w:r>
        <w:proofErr w:type="gramStart"/>
        <w:r w:rsidR="00367AE5">
          <w:rPr>
            <w:rFonts w:ascii="Times New Roman" w:hAnsi="Times New Roman" w:cs="Times New Roman"/>
          </w:rPr>
          <w:t>is</w:t>
        </w:r>
        <w:proofErr w:type="gramEnd"/>
        <w:r w:rsidR="00367AE5">
          <w:rPr>
            <w:rFonts w:ascii="Times New Roman" w:hAnsi="Times New Roman" w:cs="Times New Roman"/>
          </w:rPr>
          <w:t xml:space="preserve"> the one governing its performance. </w:t>
        </w:r>
      </w:ins>
    </w:p>
    <w:p w14:paraId="3E108D4A" w14:textId="2B643C84" w:rsidR="00B63244" w:rsidRDefault="00367AE5" w:rsidP="008554A5">
      <w:pPr>
        <w:spacing w:line="480" w:lineRule="auto"/>
        <w:ind w:firstLine="720"/>
        <w:contextualSpacing/>
        <w:rPr>
          <w:rFonts w:ascii="Times New Roman" w:hAnsi="Times New Roman" w:cs="Times New Roman"/>
        </w:rPr>
      </w:pPr>
      <w:ins w:id="722" w:author="Benton, Deon" w:date="2026-06-21T17:13:00Z" w16du:dateUtc="2026-06-21T22:13:00Z">
        <w:r>
          <w:rPr>
            <w:rFonts w:ascii="Times New Roman" w:hAnsi="Times New Roman" w:cs="Times New Roman"/>
          </w:rPr>
          <w:t xml:space="preserve">It might nonetheless be argued that </w:t>
        </w:r>
      </w:ins>
      <w:ins w:id="723" w:author="Benton, Deon" w:date="2026-06-21T17:14:00Z" w16du:dateUtc="2026-06-21T22:14:00Z">
        <w:r>
          <w:rPr>
            <w:rFonts w:ascii="Times New Roman" w:hAnsi="Times New Roman" w:cs="Times New Roman"/>
          </w:rPr>
          <w:t xml:space="preserve">these results and this analysis </w:t>
        </w:r>
      </w:ins>
      <w:ins w:id="724" w:author="Benton, Deon" w:date="2026-06-21T17:15:00Z" w16du:dateUtc="2026-06-21T22:15:00Z">
        <w:r>
          <w:rPr>
            <w:rFonts w:ascii="Times New Roman" w:hAnsi="Times New Roman" w:cs="Times New Roman"/>
          </w:rPr>
          <w:t>are</w:t>
        </w:r>
      </w:ins>
      <w:ins w:id="725" w:author="Benton, Deon" w:date="2026-06-21T17:14:00Z" w16du:dateUtc="2026-06-21T22:14:00Z">
        <w:r>
          <w:rPr>
            <w:rFonts w:ascii="Times New Roman" w:hAnsi="Times New Roman" w:cs="Times New Roman"/>
          </w:rPr>
          <w:t xml:space="preserve"> undermined by the fact that the model’s pretraining experience poorly approximated infants’ real-world experience. The basis for this potential objection is that</w:t>
        </w:r>
      </w:ins>
      <w:ins w:id="726" w:author="Benton, Deon" w:date="2026-06-21T17:19:00Z" w16du:dateUtc="2026-06-21T22:19:00Z">
        <w:r w:rsidR="009C148F">
          <w:rPr>
            <w:rFonts w:ascii="Times New Roman" w:hAnsi="Times New Roman" w:cs="Times New Roman"/>
          </w:rPr>
          <w:t xml:space="preserve"> whereas infants see at some instances of unconstrained arced motion,</w:t>
        </w:r>
      </w:ins>
      <w:r w:rsidR="00B63244" w:rsidRPr="00B63244">
        <w:rPr>
          <w:rFonts w:ascii="Times New Roman" w:hAnsi="Times New Roman" w:cs="Times New Roman"/>
        </w:rPr>
        <w:t xml:space="preserve"> </w:t>
      </w:r>
      <w:ins w:id="727" w:author="Benton, Deon" w:date="2026-06-21T17:19:00Z" w16du:dateUtc="2026-06-21T22:19:00Z">
        <w:r w:rsidR="009C148F">
          <w:rPr>
            <w:rFonts w:ascii="Times New Roman" w:hAnsi="Times New Roman" w:cs="Times New Roman"/>
          </w:rPr>
          <w:t>such motion</w:t>
        </w:r>
      </w:ins>
      <w:r w:rsidR="00B63244" w:rsidRPr="00B63244">
        <w:rPr>
          <w:rFonts w:ascii="Times New Roman" w:hAnsi="Times New Roman" w:cs="Times New Roman"/>
        </w:rPr>
        <w:t xml:space="preserve"> never occurred during pretraining</w:t>
      </w:r>
      <w:ins w:id="728" w:author="Benton, Deon" w:date="2026-06-21T17:20:00Z" w16du:dateUtc="2026-06-21T22:20:00Z">
        <w:r w:rsidR="009C148F">
          <w:rPr>
            <w:rFonts w:ascii="Times New Roman" w:hAnsi="Times New Roman" w:cs="Times New Roman"/>
          </w:rPr>
          <w:t xml:space="preserve"> for networks</w:t>
        </w:r>
      </w:ins>
      <w:r w:rsidR="009E3E69">
        <w:rPr>
          <w:rFonts w:ascii="Times New Roman" w:hAnsi="Times New Roman" w:cs="Times New Roman"/>
        </w:rPr>
        <w:t xml:space="preserve">. </w:t>
      </w:r>
      <w:ins w:id="729" w:author="Benton, Deon" w:date="2026-06-21T17:15:00Z" w16du:dateUtc="2026-06-21T22:15:00Z">
        <w:r>
          <w:rPr>
            <w:rFonts w:ascii="Times New Roman" w:hAnsi="Times New Roman" w:cs="Times New Roman"/>
          </w:rPr>
          <w:t>Simulation 1b addressed this issue head-on by</w:t>
        </w:r>
      </w:ins>
      <w:r w:rsidR="00B63244">
        <w:rPr>
          <w:rFonts w:ascii="Times New Roman" w:hAnsi="Times New Roman" w:cs="Times New Roman"/>
        </w:rPr>
        <w:t xml:space="preserve"> </w:t>
      </w:r>
      <w:ins w:id="730" w:author="Benton, Deon" w:date="2026-06-21T17:15:00Z" w16du:dateUtc="2026-06-21T22:15:00Z">
        <w:r>
          <w:rPr>
            <w:rFonts w:ascii="Times New Roman" w:hAnsi="Times New Roman" w:cs="Times New Roman"/>
          </w:rPr>
          <w:t>testing</w:t>
        </w:r>
      </w:ins>
      <w:r w:rsidR="0078769E">
        <w:rPr>
          <w:rFonts w:ascii="Times New Roman" w:hAnsi="Times New Roman" w:cs="Times New Roman"/>
        </w:rPr>
        <w:t xml:space="preserve"> </w:t>
      </w:r>
      <w:ins w:id="731" w:author="Benton, Deon" w:date="2026-06-21T17:20:00Z" w16du:dateUtc="2026-06-21T22:20:00Z">
        <w:r w:rsidR="00906324">
          <w:rPr>
            <w:rFonts w:ascii="Times New Roman" w:hAnsi="Times New Roman" w:cs="Times New Roman"/>
          </w:rPr>
          <w:t>ALIAS’s ability to</w:t>
        </w:r>
      </w:ins>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ins w:id="732" w:author="Benton, Deon" w:date="2026-06-21T17:18:00Z" w16du:dateUtc="2026-06-21T22:18:00Z">
        <w:r>
          <w:rPr>
            <w:rFonts w:ascii="Times New Roman" w:hAnsi="Times New Roman" w:cs="Times New Roman"/>
          </w:rPr>
          <w:t xml:space="preserve"> the </w:t>
        </w:r>
      </w:ins>
      <w:ins w:id="733" w:author="Benton, Deon" w:date="2026-06-21T17:20:00Z" w16du:dateUtc="2026-06-21T22:20:00Z">
        <w:r w:rsidR="00906324">
          <w:rPr>
            <w:rFonts w:ascii="Times New Roman" w:hAnsi="Times New Roman" w:cs="Times New Roman"/>
          </w:rPr>
          <w:t>pretraining</w:t>
        </w:r>
      </w:ins>
      <w:ins w:id="734" w:author="Benton, Deon" w:date="2026-06-21T17:18:00Z" w16du:dateUtc="2026-06-21T22:18:00Z">
        <w:r>
          <w:rPr>
            <w:rFonts w:ascii="Times New Roman" w:hAnsi="Times New Roman" w:cs="Times New Roman"/>
          </w:rPr>
          <w:t xml:space="preserve"> ratio of constrained to unconstrained arced motion</w:t>
        </w:r>
      </w:ins>
      <w:ins w:id="735" w:author="Benton, Deon" w:date="2026-06-21T17:20:00Z" w16du:dateUtc="2026-06-21T22:20:00Z">
        <w:r w:rsidR="00906324">
          <w:rPr>
            <w:rFonts w:ascii="Times New Roman" w:hAnsi="Times New Roman" w:cs="Times New Roman"/>
          </w:rPr>
          <w:t xml:space="preserve"> </w:t>
        </w:r>
        <w:proofErr w:type="gramStart"/>
        <w:r w:rsidR="00906324">
          <w:rPr>
            <w:rFonts w:ascii="Times New Roman" w:hAnsi="Times New Roman" w:cs="Times New Roman"/>
          </w:rPr>
          <w:t>varied.</w:t>
        </w:r>
      </w:ins>
      <w:r w:rsidR="00B63244" w:rsidRPr="00B63244">
        <w:rPr>
          <w:rFonts w:ascii="Times New Roman" w:hAnsi="Times New Roman" w:cs="Times New Roman"/>
        </w:rPr>
        <w:t>.</w:t>
      </w:r>
      <w:proofErr w:type="gramEnd"/>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ins w:id="736" w:author="Benton, Deon" w:date="2026-06-21T17:21:00Z" w16du:dateUtc="2026-06-21T22:21:00Z">
        <w:r>
          <w:rPr>
            <w:rFonts w:ascii="Times New Roman" w:eastAsia="Times New Roman" w:hAnsi="Times New Roman" w:cs="Times New Roman"/>
          </w:rPr>
          <w:t xml:space="preserve">To test whether ALIAS’s performance in Simulation 1a depended on </w:t>
        </w:r>
      </w:ins>
      <w:ins w:id="737" w:author="Benton, Deon" w:date="2026-06-21T17:22:00Z" w16du:dateUtc="2026-06-21T22:22:00Z">
        <w:r>
          <w:rPr>
            <w:rFonts w:ascii="Times New Roman" w:eastAsia="Times New Roman" w:hAnsi="Times New Roman" w:cs="Times New Roman"/>
          </w:rPr>
          <w:t xml:space="preserve">not seeing unconstrained arced motion during pretraining, the ratio of this motion to arced motion </w:t>
        </w:r>
        <w:proofErr w:type="gramStart"/>
        <w:r>
          <w:rPr>
            <w:rFonts w:ascii="Times New Roman" w:eastAsia="Times New Roman" w:hAnsi="Times New Roman" w:cs="Times New Roman"/>
          </w:rPr>
          <w:t>was varied</w:t>
        </w:r>
        <w:proofErr w:type="gramEnd"/>
        <w:r>
          <w:rPr>
            <w:rFonts w:ascii="Times New Roman" w:eastAsia="Times New Roman" w:hAnsi="Times New Roman" w:cs="Times New Roman"/>
          </w:rPr>
          <w:t xml:space="preserve"> during pretraining. </w:t>
        </w:r>
      </w:ins>
      <w:ins w:id="738" w:author="Benton, Deon" w:date="2026-06-21T18:55:00Z" w16du:dateUtc="2026-06-21T23:55:00Z">
        <w:r w:rsidR="003354F7">
          <w:rPr>
            <w:rFonts w:ascii="Times New Roman" w:eastAsia="Times New Roman" w:hAnsi="Times New Roman" w:cs="Times New Roman"/>
          </w:rPr>
          <w:t>The ratios used were</w:t>
        </w:r>
      </w:ins>
      <w:ins w:id="739" w:author="Benton, Deon" w:date="2026-06-21T17:25:00Z" w16du:dateUtc="2026-06-21T22:25:00Z">
        <w:r>
          <w:rPr>
            <w:rFonts w:ascii="Times New Roman" w:eastAsia="Times New Roman" w:hAnsi="Times New Roman" w:cs="Times New Roman"/>
          </w:rPr>
          <w:t>:</w:t>
        </w:r>
      </w:ins>
      <w:r w:rsidR="00BF62AD" w:rsidRPr="00BF62AD">
        <w:rPr>
          <w:rFonts w:ascii="Times New Roman" w:eastAsia="Times New Roman" w:hAnsi="Times New Roman" w:cs="Times New Roman"/>
        </w:rPr>
        <w:t xml:space="preserve"> </w:t>
      </w:r>
      <w:ins w:id="740" w:author="Benton, Deon" w:date="2026-06-21T17:24:00Z" w16du:dateUtc="2026-06-21T22:24:00Z">
        <w:r>
          <w:rPr>
            <w:rFonts w:ascii="Times New Roman" w:eastAsia="Times New Roman" w:hAnsi="Times New Roman" w:cs="Times New Roman"/>
          </w:rPr>
          <w:t>90% constrained vs. 10% unconstrained</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ins w:id="741" w:author="Benton, Deon" w:date="2026-06-21T17:23:00Z" w16du:dateUtc="2026-06-21T22:23:00Z">
        <w:r>
          <w:rPr>
            <w:rFonts w:ascii="Times New Roman" w:eastAsia="Times New Roman" w:hAnsi="Times New Roman" w:cs="Times New Roman"/>
          </w:rPr>
          <w:t>A sixth ratio—</w:t>
        </w:r>
      </w:ins>
      <w:ins w:id="742" w:author="Benton, Deon" w:date="2026-06-21T18:50:00Z" w16du:dateUtc="2026-06-21T23:50:00Z">
        <w:r w:rsidR="003B2C68" w:rsidRPr="00BF62AD">
          <w:rPr>
            <w:rFonts w:ascii="Times New Roman" w:eastAsia="Times New Roman" w:hAnsi="Times New Roman" w:cs="Times New Roman"/>
          </w:rPr>
          <w:t xml:space="preserve">100% constrained vs. 0% </w:t>
        </w:r>
        <w:proofErr w:type="gramStart"/>
        <w:r w:rsidR="003B2C68" w:rsidRPr="00BF62AD">
          <w:rPr>
            <w:rFonts w:ascii="Times New Roman" w:eastAsia="Times New Roman" w:hAnsi="Times New Roman" w:cs="Times New Roman"/>
          </w:rPr>
          <w:t>unconstrained</w:t>
        </w:r>
        <w:r w:rsidR="00652565">
          <w:rPr>
            <w:rFonts w:ascii="Times New Roman" w:eastAsia="Times New Roman" w:hAnsi="Times New Roman" w:cs="Times New Roman"/>
          </w:rPr>
          <w:t>—</w:t>
        </w:r>
      </w:ins>
      <w:proofErr w:type="gramEnd"/>
      <w:ins w:id="743" w:author="Benton, Deon" w:date="2026-06-21T17:23:00Z" w16du:dateUtc="2026-06-21T22:23:00Z">
        <w:r>
          <w:rPr>
            <w:rFonts w:ascii="Times New Roman" w:eastAsia="Times New Roman" w:hAnsi="Times New Roman" w:cs="Times New Roman"/>
          </w:rPr>
          <w:t>w</w:t>
        </w:r>
      </w:ins>
      <w:ins w:id="744" w:author="Benton, Deon" w:date="2026-06-21T18:50:00Z" w16du:dateUtc="2026-06-21T23:50:00Z">
        <w:r w:rsidR="00652565">
          <w:rPr>
            <w:rFonts w:ascii="Times New Roman" w:eastAsia="Times New Roman" w:hAnsi="Times New Roman" w:cs="Times New Roman"/>
          </w:rPr>
          <w:t>a</w:t>
        </w:r>
      </w:ins>
      <w:ins w:id="745" w:author="Benton, Deon" w:date="2026-06-21T17:23:00Z" w16du:dateUtc="2026-06-21T22:23:00Z">
        <w:r>
          <w:rPr>
            <w:rFonts w:ascii="Times New Roman" w:eastAsia="Times New Roman" w:hAnsi="Times New Roman" w:cs="Times New Roman"/>
          </w:rPr>
          <w:t xml:space="preserve">s also used to test the robustness of </w:t>
        </w:r>
      </w:ins>
      <w:ins w:id="746" w:author="Benton, Deon" w:date="2026-06-21T18:50:00Z" w16du:dateUtc="2026-06-21T23:50:00Z">
        <w:r w:rsidR="003B2C68">
          <w:rPr>
            <w:rFonts w:ascii="Times New Roman" w:eastAsia="Times New Roman" w:hAnsi="Times New Roman" w:cs="Times New Roman"/>
          </w:rPr>
          <w:t>Simulation 1a</w:t>
        </w:r>
      </w:ins>
      <w:ins w:id="747" w:author="Benton, Deon" w:date="2026-06-21T17:24:00Z" w16du:dateUtc="2026-06-21T22:24:00Z">
        <w:r>
          <w:rPr>
            <w:rFonts w:ascii="Times New Roman" w:eastAsia="Times New Roman" w:hAnsi="Times New Roman" w:cs="Times New Roman"/>
          </w:rPr>
          <w:t>.</w:t>
        </w:r>
      </w:ins>
      <w:ins w:id="748" w:author="Benton, Deon" w:date="2026-06-21T17:23:00Z" w16du:dateUtc="2026-06-21T22:23:00Z">
        <w:r>
          <w:rPr>
            <w:rFonts w:ascii="Times New Roman" w:eastAsia="Times New Roman" w:hAnsi="Times New Roman" w:cs="Times New Roman"/>
          </w:rPr>
          <w:t xml:space="preserve"> </w:t>
        </w:r>
      </w:ins>
      <w:ins w:id="749" w:author="Benton, Deon" w:date="2026-06-21T18:51:00Z" w16du:dateUtc="2026-06-21T23:51:00Z">
        <w:r w:rsidR="008A27EC">
          <w:rPr>
            <w:rFonts w:ascii="Times New Roman" w:eastAsia="Times New Roman" w:hAnsi="Times New Roman" w:cs="Times New Roman"/>
          </w:rPr>
          <w:t xml:space="preserve">In each ratio, the first </w:t>
        </w:r>
      </w:ins>
      <w:ins w:id="750" w:author="Benton, Deon" w:date="2026-06-21T18:52:00Z" w16du:dateUtc="2026-06-21T23:52:00Z">
        <w:r w:rsidR="008A27EC">
          <w:rPr>
            <w:rFonts w:ascii="Times New Roman" w:eastAsia="Times New Roman" w:hAnsi="Times New Roman" w:cs="Times New Roman"/>
          </w:rPr>
          <w:t xml:space="preserve">and second </w:t>
        </w:r>
      </w:ins>
      <w:ins w:id="751" w:author="Benton, Deon" w:date="2026-06-21T18:51:00Z" w16du:dateUtc="2026-06-21T23:51:00Z">
        <w:r w:rsidR="008A27EC">
          <w:rPr>
            <w:rFonts w:ascii="Times New Roman" w:eastAsia="Times New Roman" w:hAnsi="Times New Roman" w:cs="Times New Roman"/>
          </w:rPr>
          <w:t>number</w:t>
        </w:r>
      </w:ins>
      <w:ins w:id="752" w:author="Benton, Deon" w:date="2026-06-21T18:52:00Z" w16du:dateUtc="2026-06-21T23:52:00Z">
        <w:r w:rsidR="008A27EC">
          <w:rPr>
            <w:rFonts w:ascii="Times New Roman" w:eastAsia="Times New Roman" w:hAnsi="Times New Roman" w:cs="Times New Roman"/>
          </w:rPr>
          <w:t>s</w:t>
        </w:r>
      </w:ins>
      <w:ins w:id="753" w:author="Benton, Deon" w:date="2026-06-21T18:51:00Z" w16du:dateUtc="2026-06-21T23:51:00Z">
        <w:r w:rsidR="008A27EC">
          <w:rPr>
            <w:rFonts w:ascii="Times New Roman" w:eastAsia="Times New Roman" w:hAnsi="Times New Roman" w:cs="Times New Roman"/>
          </w:rPr>
          <w:t xml:space="preserve"> </w:t>
        </w:r>
        <w:proofErr w:type="gramStart"/>
        <w:r w:rsidR="008A27EC">
          <w:rPr>
            <w:rFonts w:ascii="Times New Roman" w:eastAsia="Times New Roman" w:hAnsi="Times New Roman" w:cs="Times New Roman"/>
          </w:rPr>
          <w:t>corresponded</w:t>
        </w:r>
        <w:proofErr w:type="gramEnd"/>
        <w:r w:rsidR="008A27EC">
          <w:rPr>
            <w:rFonts w:ascii="Times New Roman" w:eastAsia="Times New Roman" w:hAnsi="Times New Roman" w:cs="Times New Roman"/>
          </w:rPr>
          <w:t xml:space="preserve"> to the proportion of time that constrained motion occurred during pretraining</w:t>
        </w:r>
      </w:ins>
      <w:ins w:id="754" w:author="Benton, Deon" w:date="2026-06-21T18:52:00Z" w16du:dateUtc="2026-06-21T23:52:00Z">
        <w:r w:rsidR="008A27EC">
          <w:rPr>
            <w:rFonts w:ascii="Times New Roman" w:eastAsia="Times New Roman" w:hAnsi="Times New Roman" w:cs="Times New Roman"/>
          </w:rPr>
          <w:t>; the second number corresponded to the proportion of time that unconstrained motion occurred</w:t>
        </w:r>
      </w:ins>
      <w:ins w:id="755" w:author="Benton, Deon" w:date="2026-06-21T18:53:00Z" w16du:dateUtc="2026-06-21T23:53:00Z">
        <w:r w:rsidR="008A27EC">
          <w:rPr>
            <w:rFonts w:ascii="Times New Roman" w:eastAsia="Times New Roman" w:hAnsi="Times New Roman" w:cs="Times New Roman"/>
          </w:rPr>
          <w:t xml:space="preserve"> during this phase</w:t>
        </w:r>
      </w:ins>
      <w:ins w:id="756" w:author="Benton, Deon" w:date="2026-06-21T18:52:00Z" w16du:dateUtc="2026-06-21T23:52:00Z">
        <w:r w:rsidR="008A27EC">
          <w:rPr>
            <w:rFonts w:ascii="Times New Roman" w:eastAsia="Times New Roman" w:hAnsi="Times New Roman" w:cs="Times New Roman"/>
          </w:rPr>
          <w:t>.</w:t>
        </w:r>
      </w:ins>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ins w:id="757" w:author="Benton, Deon" w:date="2026-06-21T18:54:00Z" w16du:dateUtc="2026-06-21T23:54:00Z">
        <w:r w:rsidR="008A27EC">
          <w:rPr>
            <w:rFonts w:ascii="Times New Roman" w:eastAsia="Times New Roman" w:hAnsi="Times New Roman" w:cs="Times New Roman"/>
          </w:rPr>
          <w:t>Given the goal of this simulation</w:t>
        </w:r>
      </w:ins>
      <w:r w:rsidR="00F728A6">
        <w:rPr>
          <w:rFonts w:ascii="Times New Roman" w:eastAsia="Times New Roman" w:hAnsi="Times New Roman" w:cs="Times New Roman"/>
        </w:rPr>
        <w:t xml:space="preserve">, </w:t>
      </w:r>
      <w:ins w:id="758" w:author="Benton, Deon" w:date="2026-06-21T18:55:00Z" w16du:dateUtc="2026-06-21T23:55:00Z">
        <w:r w:rsidR="008A27EC">
          <w:rPr>
            <w:rFonts w:ascii="Times New Roman" w:eastAsia="Times New Roman" w:hAnsi="Times New Roman" w:cs="Times New Roman"/>
          </w:rPr>
          <w:t>ALIAS was not compared to the competitor models</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ins w:id="759" w:author="Benton, Deon" w:date="2026-06-21T18:56:00Z" w16du:dateUtc="2026-06-21T23:56:00Z">
        <w:r>
          <w:rPr>
            <w:rFonts w:ascii="Times New Roman" w:hAnsi="Times New Roman" w:cs="Times New Roman"/>
          </w:rPr>
          <w:t>As shown in Figure 12, ALIAS reproduced the first target finding irrespective of the ratio of each kind of motion.</w:t>
        </w:r>
      </w:ins>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5EC8C2C"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B91D50" w:rsidRPr="00B63244">
        <w:rPr>
          <w:rFonts w:ascii="Times New Roman" w:hAnsi="Times New Roman" w:cs="Times New Roman"/>
        </w:rPr>
        <w:t xml:space="preserve">. </w:t>
      </w:r>
      <w:r w:rsidR="008A2609">
        <w:rPr>
          <w:rFonts w:ascii="Times New Roman" w:hAnsi="Times New Roman" w:cs="Times New Roman"/>
        </w:rPr>
        <w:t>One notable feature of these results</w:t>
      </w:r>
      <w:ins w:id="760" w:author="Benton, Deon" w:date="2026-06-21T21:47:00Z" w16du:dateUtc="2026-06-22T02:47:00Z">
        <w:r w:rsidR="00636D4A">
          <w:rPr>
            <w:rFonts w:ascii="Times New Roman" w:hAnsi="Times New Roman" w:cs="Times New Roman"/>
          </w:rPr>
          <w:t xml:space="preserve"> </w:t>
        </w:r>
      </w:ins>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w:t>
      </w:r>
      <w:proofErr w:type="gramStart"/>
      <w:r w:rsidR="006022BB">
        <w:rPr>
          <w:rFonts w:ascii="Times New Roman" w:hAnsi="Times New Roman" w:cs="Times New Roman"/>
        </w:rPr>
        <w:t>the Experimental</w:t>
      </w:r>
      <w:proofErr w:type="gramEnd"/>
      <w:r w:rsidR="006022BB">
        <w:rPr>
          <w:rFonts w:ascii="Times New Roman" w:hAnsi="Times New Roman" w:cs="Times New Roman"/>
        </w:rPr>
        <w:t xml:space="preserve">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possessed features 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76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762"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2E8DAC0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535F0">
        <w:rPr>
          <w:rFonts w:ascii="Times New Roman" w:eastAsia="Times New Roman" w:hAnsi="Times New Roman" w:cs="Times New Roman"/>
        </w:rPr>
        <w:t xml:space="preserve">The networks tested here were “9-month-olds” (675 </w:t>
      </w:r>
      <w:r w:rsidR="001D0807">
        <w:rPr>
          <w:rFonts w:ascii="Times New Roman" w:eastAsia="Times New Roman" w:hAnsi="Times New Roman" w:cs="Times New Roman"/>
        </w:rPr>
        <w:t xml:space="preserve">pretraining </w:t>
      </w:r>
      <w:r w:rsidR="000535F0">
        <w:rPr>
          <w:rFonts w:ascii="Times New Roman" w:eastAsia="Times New Roman" w:hAnsi="Times New Roman" w:cs="Times New Roman"/>
        </w:rPr>
        <w:t>epochs</w:t>
      </w:r>
      <w:r w:rsidR="003B095B">
        <w:rPr>
          <w:rFonts w:ascii="Times New Roman" w:eastAsia="Times New Roman" w:hAnsi="Times New Roman" w:cs="Times New Roman"/>
        </w:rPr>
        <w:t>,</w:t>
      </w:r>
      <w:r w:rsidR="000535F0">
        <w:rPr>
          <w:rFonts w:ascii="Times New Roman" w:eastAsia="Times New Roman" w:hAnsi="Times New Roman" w:cs="Times New Roman"/>
        </w:rPr>
        <w:t xml:space="preserve"> learning rate of 0.0875</w:t>
      </w:r>
      <w:r w:rsidR="003B095B">
        <w:rPr>
          <w:rFonts w:ascii="Times New Roman" w:eastAsia="Times New Roman" w:hAnsi="Times New Roman" w:cs="Times New Roman"/>
        </w:rPr>
        <w:t>, and 40 hidden units</w:t>
      </w:r>
      <w:r w:rsidR="000535F0">
        <w:rPr>
          <w:rFonts w:ascii="Times New Roman" w:eastAsia="Times New Roman" w:hAnsi="Times New Roman" w:cs="Times New Roman"/>
        </w:rPr>
        <w:t>)</w:t>
      </w:r>
      <w:r w:rsidR="00DC6C96">
        <w:rPr>
          <w:rFonts w:ascii="Times New Roman" w:eastAsia="Times New Roman" w:hAnsi="Times New Roman" w:cs="Times New Roman"/>
        </w:rPr>
        <w:t xml:space="preserve"> </w:t>
      </w:r>
      <w:r w:rsidR="00AB345C">
        <w:rPr>
          <w:rFonts w:ascii="Times New Roman" w:eastAsia="Times New Roman" w:hAnsi="Times New Roman" w:cs="Times New Roman"/>
        </w:rPr>
        <w:t xml:space="preserve">because </w:t>
      </w:r>
      <w:r w:rsidR="000535F0">
        <w:rPr>
          <w:rFonts w:ascii="Times New Roman" w:eastAsia="Times New Roman" w:hAnsi="Times New Roman" w:cs="Times New Roman"/>
        </w:rPr>
        <w:t>the study from which this target finding derived</w:t>
      </w:r>
      <w:r w:rsidR="00AB345C">
        <w:rPr>
          <w:rFonts w:ascii="Times New Roman" w:eastAsia="Times New Roman" w:hAnsi="Times New Roman" w:cs="Times New Roman"/>
        </w:rPr>
        <w:t xml:space="preserve"> tested </w:t>
      </w:r>
      <w:r w:rsidR="000535F0">
        <w:rPr>
          <w:rFonts w:ascii="Times New Roman" w:eastAsia="Times New Roman" w:hAnsi="Times New Roman" w:cs="Times New Roman"/>
        </w:rPr>
        <w:t>this age.</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2346550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clearly that, both overall and for different habituation lengths,</w:t>
      </w:r>
      <w:r w:rsidR="00872090">
        <w:rPr>
          <w:rFonts w:ascii="Times New Roman" w:hAnsi="Times New Roman" w:cs="Times New Roman"/>
        </w:rPr>
        <w:t xml:space="preserve"> </w:t>
      </w:r>
      <w:r w:rsidR="00DD3A69">
        <w:rPr>
          <w:rFonts w:ascii="Times New Roman" w:hAnsi="Times New Roman" w:cs="Times New Roman"/>
        </w:rPr>
        <w:t>ALIAS’s responses did not hinge on the objects possessing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75615395" w:rsidR="00A565C1" w:rsidRDefault="0052464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t>
      </w:r>
      <w:r w:rsidR="00F25110">
        <w:rPr>
          <w:rFonts w:ascii="Times New Roman" w:hAnsi="Times New Roman" w:cs="Times New Roman"/>
        </w:rPr>
        <w:lastRenderedPageBreak/>
        <w:t>whether objects possess animate-typical features</w:t>
      </w:r>
      <w:r w:rsidR="006E079D">
        <w:rPr>
          <w:rFonts w:ascii="Times New Roman" w:hAnsi="Times New Roman" w:cs="Times New Roman"/>
        </w:rPr>
        <w:t xml:space="preserve"> only weakly demonstrate </w:t>
      </w:r>
      <w:proofErr w:type="gramStart"/>
      <w:r w:rsidR="00F25110">
        <w:rPr>
          <w:rFonts w:ascii="Times New Roman" w:hAnsi="Times New Roman" w:cs="Times New Roman"/>
        </w:rPr>
        <w:t>its</w:t>
      </w:r>
      <w:proofErr w:type="gramEnd"/>
      <w:r w:rsidR="00F25110">
        <w:rPr>
          <w:rFonts w:ascii="Times New Roman" w:hAnsi="Times New Roman" w:cs="Times New Roman"/>
        </w:rPr>
        <w:t xml:space="preserve">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763" w:author="Benton, Deon" w:date="2026-06-12T14:47:00Z" w16du:dateUtc="2026-06-12T19:47:00Z">
        <w:r w:rsidR="004C69B8">
          <w:rPr>
            <w:rFonts w:ascii="Times New Roman" w:hAnsi="Times New Roman" w:cs="Times New Roman"/>
          </w:rPr>
          <w:t xml:space="preserve">make bidirectional inferences among goals, actions, and constraints. </w:t>
        </w:r>
      </w:ins>
      <w:ins w:id="764" w:author="Benton, Deon" w:date="2026-06-11T17:45:00Z" w16du:dateUtc="2026-06-11T22:45:00Z">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765" w:author="Benton, Deon" w:date="2026-06-11T17:47:00Z" w16du:dateUtc="2026-06-11T22:47:00Z">
        <w:r w:rsidR="00A565C1">
          <w:rPr>
            <w:rFonts w:ascii="Times New Roman" w:hAnsi="Times New Roman" w:cs="Times New Roman"/>
          </w:rPr>
          <w:t>reached</w:t>
        </w:r>
      </w:ins>
      <w:ins w:id="766" w:author="Benton, Deon" w:date="2026-06-11T17:45:00Z" w16du:dateUtc="2026-06-11T22:45:00Z">
        <w:r w:rsidR="00A565C1" w:rsidRPr="00DB2735">
          <w:rPr>
            <w:rFonts w:ascii="Times New Roman" w:hAnsi="Times New Roman" w:cs="Times New Roman"/>
          </w:rPr>
          <w:t xml:space="preserve"> the small </w:t>
        </w:r>
      </w:ins>
      <w:ins w:id="767" w:author="Benton, Deon" w:date="2026-06-11T17:47:00Z" w16du:dateUtc="2026-06-11T22:47:00Z">
        <w:r w:rsidR="00A565C1">
          <w:rPr>
            <w:rFonts w:ascii="Times New Roman" w:hAnsi="Times New Roman" w:cs="Times New Roman"/>
          </w:rPr>
          <w:t>one</w:t>
        </w:r>
      </w:ins>
      <w:ins w:id="768" w:author="Benton, Deon" w:date="2026-06-11T17:45:00Z" w16du:dateUtc="2026-06-11T22:45:00Z">
        <w:r w:rsidR="00A565C1" w:rsidRPr="00DB2735">
          <w:rPr>
            <w:rFonts w:ascii="Times New Roman" w:hAnsi="Times New Roman" w:cs="Times New Roman"/>
          </w:rPr>
          <w:t>, the small circle moved through a</w:t>
        </w:r>
      </w:ins>
      <w:r w:rsidR="00A565C1">
        <w:rPr>
          <w:rFonts w:ascii="Times New Roman" w:hAnsi="Times New Roman" w:cs="Times New Roman"/>
        </w:rPr>
        <w:t xml:space="preserve"> narrow gap between two bars and</w:t>
      </w:r>
      <w:ins w:id="769"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 xml:space="preserve">disappeared </w:t>
      </w:r>
      <w:ins w:id="770" w:author="Benton, Deon" w:date="2026-06-11T17:45:00Z" w16du:dateUtc="2026-06-11T22:45:00Z">
        <w:r w:rsidR="00A565C1" w:rsidRPr="00DB2735">
          <w:rPr>
            <w:rFonts w:ascii="Times New Roman" w:hAnsi="Times New Roman" w:cs="Times New Roman"/>
          </w:rPr>
          <w:t>from the screen</w:t>
        </w:r>
      </w:ins>
      <w:r w:rsidR="00A565C1">
        <w:rPr>
          <w:rFonts w:ascii="Times New Roman" w:hAnsi="Times New Roman" w:cs="Times New Roman"/>
        </w:rPr>
        <w:t>; the width of the gap forced the larger circle to move around one of the bars</w:t>
      </w:r>
      <w:ins w:id="771"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The fact that the</w:t>
      </w:r>
      <w:ins w:id="772" w:author="Benton, Deon" w:date="2026-06-11T17:45:00Z" w16du:dateUtc="2026-06-11T22:45:00Z">
        <w:r w:rsidR="00A565C1" w:rsidRPr="00DB2735">
          <w:rPr>
            <w:rFonts w:ascii="Times New Roman" w:hAnsi="Times New Roman" w:cs="Times New Roman"/>
          </w:rPr>
          <w:t xml:space="preserve"> large circle never reached the small one</w:t>
        </w:r>
      </w:ins>
      <w:ins w:id="773" w:author="Benton, Deon" w:date="2026-06-11T17:48:00Z" w16du:dateUtc="2026-06-11T22:48:00Z">
        <w:r w:rsidR="00A565C1">
          <w:rPr>
            <w:rFonts w:ascii="Times New Roman" w:hAnsi="Times New Roman" w:cs="Times New Roman"/>
          </w:rPr>
          <w:t xml:space="preserve"> before it disappeared from the screen</w:t>
        </w:r>
      </w:ins>
      <w:r w:rsidR="00A565C1">
        <w:rPr>
          <w:rFonts w:ascii="Times New Roman" w:hAnsi="Times New Roman" w:cs="Times New Roman"/>
        </w:rPr>
        <w:t xml:space="preserve"> meant that </w:t>
      </w:r>
      <w:ins w:id="774" w:author="Benton, Deon" w:date="2026-06-15T13:00:00Z" w16du:dateUtc="2026-06-15T18:00:00Z">
        <w:r w:rsidR="00A565C1">
          <w:rPr>
            <w:rFonts w:ascii="Times New Roman" w:hAnsi="Times New Roman" w:cs="Times New Roman"/>
          </w:rPr>
          <w:t xml:space="preserve">the large circle’s </w:t>
        </w:r>
      </w:ins>
      <w:r w:rsidR="00A565C1">
        <w:rPr>
          <w:rFonts w:ascii="Times New Roman" w:hAnsi="Times New Roman" w:cs="Times New Roman"/>
        </w:rPr>
        <w:t xml:space="preserve">goal </w:t>
      </w:r>
      <w:ins w:id="775" w:author="Benton, Deon" w:date="2026-06-15T13:00:00Z" w16du:dateUtc="2026-06-15T18:00:00Z">
        <w:r w:rsidR="00A565C1">
          <w:rPr>
            <w:rFonts w:ascii="Times New Roman" w:hAnsi="Times New Roman" w:cs="Times New Roman"/>
          </w:rPr>
          <w:t>of reaching the small one</w:t>
        </w:r>
      </w:ins>
      <w:r w:rsidR="00A565C1">
        <w:rPr>
          <w:rFonts w:ascii="Times New Roman" w:hAnsi="Times New Roman" w:cs="Times New Roman"/>
        </w:rPr>
        <w:t xml:space="preserve"> </w:t>
      </w:r>
      <w:ins w:id="776" w:author="Benton, Deon" w:date="2026-06-11T17:45:00Z" w16du:dateUtc="2026-06-11T22:45:00Z">
        <w:r w:rsidR="00A565C1" w:rsidRPr="00DB2735">
          <w:rPr>
            <w:rFonts w:ascii="Times New Roman" w:hAnsi="Times New Roman" w:cs="Times New Roman"/>
          </w:rPr>
          <w:t>had to be inferred.</w:t>
        </w:r>
      </w:ins>
      <w:ins w:id="777" w:author="Benton, Deon" w:date="2026-06-11T17:48:00Z" w16du:dateUtc="2026-06-11T22:48:00Z">
        <w:r w:rsidR="00A565C1">
          <w:rPr>
            <w:rFonts w:ascii="Times New Roman" w:hAnsi="Times New Roman" w:cs="Times New Roman"/>
          </w:rPr>
          <w:t xml:space="preserve"> </w:t>
        </w:r>
      </w:ins>
      <w:ins w:id="778" w:author="Benton, Deon" w:date="2026-06-11T17:50:00Z" w16du:dateUtc="2026-06-11T22:50:00Z">
        <w:r w:rsidR="00A565C1">
          <w:rPr>
            <w:rFonts w:ascii="Times New Roman" w:hAnsi="Times New Roman" w:cs="Times New Roman"/>
          </w:rPr>
          <w:t>The authors found that when t</w:t>
        </w:r>
      </w:ins>
      <w:r w:rsidR="00A565C1">
        <w:rPr>
          <w:rFonts w:ascii="Times New Roman" w:hAnsi="Times New Roman" w:cs="Times New Roman"/>
        </w:rPr>
        <w:t>he gap was widened such that the large circle could fit through</w:t>
      </w:r>
      <w:ins w:id="779" w:author="Benton, Deon" w:date="2026-06-11T17:51:00Z" w16du:dateUtc="2026-06-11T22:51:00Z">
        <w:r w:rsidR="00A565C1">
          <w:rPr>
            <w:rFonts w:ascii="Times New Roman" w:hAnsi="Times New Roman" w:cs="Times New Roman"/>
          </w:rPr>
          <w:t>,</w:t>
        </w:r>
      </w:ins>
      <w:ins w:id="780" w:author="Benton, Deon" w:date="2026-06-15T13:00:00Z" w16du:dateUtc="2026-06-15T18:00:00Z">
        <w:r w:rsidR="00A565C1">
          <w:rPr>
            <w:rFonts w:ascii="Times New Roman" w:hAnsi="Times New Roman" w:cs="Times New Roman"/>
          </w:rPr>
          <w:t xml:space="preserve"> </w:t>
        </w:r>
      </w:ins>
      <w:ins w:id="781" w:author="Benton, Deon" w:date="2026-06-11T17:51:00Z" w16du:dateUtc="2026-06-11T22:51:00Z">
        <w:r w:rsidR="00A565C1">
          <w:rPr>
            <w:rFonts w:ascii="Times New Roman" w:hAnsi="Times New Roman" w:cs="Times New Roman"/>
          </w:rPr>
          <w:t xml:space="preserve">infants looked longer </w:t>
        </w:r>
      </w:ins>
      <w:ins w:id="782" w:author="Benton, Deon" w:date="2026-06-11T17:53:00Z" w16du:dateUtc="2026-06-11T22:53:00Z">
        <w:r w:rsidR="00A565C1">
          <w:rPr>
            <w:rFonts w:ascii="Times New Roman" w:hAnsi="Times New Roman" w:cs="Times New Roman"/>
          </w:rPr>
          <w:t xml:space="preserve">when </w:t>
        </w:r>
      </w:ins>
      <w:r w:rsidR="00A565C1">
        <w:rPr>
          <w:rFonts w:ascii="Times New Roman" w:hAnsi="Times New Roman" w:cs="Times New Roman"/>
        </w:rPr>
        <w:t>it</w:t>
      </w:r>
      <w:ins w:id="783" w:author="Benton, Deon" w:date="2026-06-11T17:51:00Z" w16du:dateUtc="2026-06-11T22:51:00Z">
        <w:r w:rsidR="00A565C1">
          <w:rPr>
            <w:rFonts w:ascii="Times New Roman" w:hAnsi="Times New Roman" w:cs="Times New Roman"/>
          </w:rPr>
          <w:t xml:space="preserve"> </w:t>
        </w:r>
      </w:ins>
      <w:r w:rsidR="00A565C1">
        <w:rPr>
          <w:rFonts w:ascii="Times New Roman" w:hAnsi="Times New Roman" w:cs="Times New Roman"/>
        </w:rPr>
        <w:t>continued moving</w:t>
      </w:r>
      <w:ins w:id="784" w:author="Benton, Deon" w:date="2026-06-11T17:51:00Z" w16du:dateUtc="2026-06-11T22:51:00Z">
        <w:r w:rsidR="00A565C1">
          <w:rPr>
            <w:rFonts w:ascii="Times New Roman" w:hAnsi="Times New Roman" w:cs="Times New Roman"/>
          </w:rPr>
          <w:t xml:space="preserve"> around one of the barriers than when it passed through </w:t>
        </w:r>
      </w:ins>
      <w:r w:rsidR="00A565C1">
        <w:rPr>
          <w:rFonts w:ascii="Times New Roman" w:hAnsi="Times New Roman" w:cs="Times New Roman"/>
        </w:rPr>
        <w:t>it</w:t>
      </w:r>
      <w:ins w:id="785" w:author="Benton, Deon" w:date="2026-06-11T17:53:00Z" w16du:dateUtc="2026-06-11T22:53:00Z">
        <w:r w:rsidR="00A565C1">
          <w:rPr>
            <w:rFonts w:ascii="Times New Roman" w:hAnsi="Times New Roman" w:cs="Times New Roman"/>
          </w:rPr>
          <w:t xml:space="preserve">. </w:t>
        </w:r>
      </w:ins>
      <w:r w:rsidR="00A565C1">
        <w:rPr>
          <w:rFonts w:ascii="Times New Roman" w:hAnsi="Times New Roman" w:cs="Times New Roman"/>
        </w:rPr>
        <w:t>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ins w:id="786" w:author="Benton, Deon" w:date="2026-06-11T17:55:00Z" w16du:dateUtc="2026-06-11T22:55:00Z">
        <w:r>
          <w:rPr>
            <w:rFonts w:ascii="Times New Roman" w:hAnsi="Times New Roman" w:cs="Times New Roman"/>
          </w:rPr>
          <w:t xml:space="preserve">In a second experiment, </w:t>
        </w:r>
      </w:ins>
      <w:ins w:id="787"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788" w:author="Benton, Deon" w:date="2026-06-11T17:57:00Z" w16du:dateUtc="2026-06-11T22:57:00Z">
        <w:r>
          <w:rPr>
            <w:rFonts w:ascii="Times New Roman" w:hAnsi="Times New Roman" w:cs="Times New Roman"/>
          </w:rPr>
          <w:t>a constrained action event</w:t>
        </w:r>
      </w:ins>
      <w:ins w:id="789"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Pr>
          <w:rFonts w:ascii="Times New Roman" w:hAnsi="Times New Roman" w:cs="Times New Roman"/>
        </w:rPr>
        <w:t xml:space="preserve">curved </w:t>
      </w:r>
      <w:ins w:id="790"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134A44D8"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w:t>
      </w:r>
      <w:r w:rsidR="00AC20CD">
        <w:rPr>
          <w:rFonts w:ascii="Times New Roman" w:hAnsi="Times New Roman" w:cs="Times New Roman"/>
        </w:rPr>
        <w:t xml:space="preserve"> of all model types</w:t>
      </w:r>
      <w:r>
        <w:rPr>
          <w:rFonts w:ascii="Times New Roman" w:hAnsi="Times New Roman" w:cs="Times New Roman"/>
        </w:rPr>
        <w:t xml:space="preserve">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E4FD884"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w:t>
      </w:r>
      <w:proofErr w:type="gramStart"/>
      <w:r w:rsidR="00EC3B66">
        <w:rPr>
          <w:rFonts w:ascii="Times New Roman" w:hAnsi="Times New Roman" w:cs="Times New Roman"/>
        </w:rPr>
        <w:t>event—in</w:t>
      </w:r>
      <w:proofErr w:type="gramEnd"/>
      <w:r w:rsidR="00EC3B66">
        <w:rPr>
          <w:rFonts w:ascii="Times New Roman" w:hAnsi="Times New Roman" w:cs="Times New Roman"/>
        </w:rPr>
        <w:t xml:space="preserve"> which the first object failed to stop next to the </w:t>
      </w:r>
      <w:r w:rsidR="00CA4B72">
        <w:rPr>
          <w:rFonts w:ascii="Times New Roman" w:hAnsi="Times New Roman" w:cs="Times New Roman"/>
        </w:rPr>
        <w:t xml:space="preserve">second </w:t>
      </w:r>
      <w:proofErr w:type="gramStart"/>
      <w:r w:rsidR="00EC3B66">
        <w:rPr>
          <w:rFonts w:ascii="Times New Roman" w:hAnsi="Times New Roman" w:cs="Times New Roman"/>
        </w:rPr>
        <w:t>one—</w:t>
      </w:r>
      <w:proofErr w:type="gramEnd"/>
      <w:r w:rsidR="00EC3B66">
        <w:rPr>
          <w:rFonts w:ascii="Times New Roman" w:hAnsi="Times New Roman" w:cs="Times New Roman"/>
        </w:rPr>
        <w:t>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proofErr w:type="gramStart"/>
      <w:r w:rsidR="00520EAF">
        <w:rPr>
          <w:rFonts w:ascii="Times New Roman" w:hAnsi="Times New Roman" w:cs="Times New Roman"/>
        </w:rPr>
        <w:t>event</w:t>
      </w:r>
      <w:r w:rsidR="00EC3B66">
        <w:rPr>
          <w:rFonts w:ascii="Times New Roman" w:hAnsi="Times New Roman" w:cs="Times New Roman"/>
        </w:rPr>
        <w:t>—in</w:t>
      </w:r>
      <w:proofErr w:type="gramEnd"/>
      <w:r w:rsidR="00EC3B66">
        <w:rPr>
          <w:rFonts w:ascii="Times New Roman" w:hAnsi="Times New Roman" w:cs="Times New Roman"/>
        </w:rPr>
        <w:t xml:space="preserve">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w:t>
      </w:r>
      <w:r w:rsidR="00AC20CD">
        <w:rPr>
          <w:rFonts w:ascii="Times New Roman" w:hAnsi="Times New Roman" w:cs="Times New Roman"/>
        </w:rPr>
        <w:t xml:space="preserve"> Longer looking was observed to the Incongruent than to the Congruent test event</w:t>
      </w:r>
      <w:r w:rsidR="00DF39FF">
        <w:rPr>
          <w:rFonts w:ascii="Times New Roman" w:hAnsi="Times New Roman" w:cs="Times New Roman"/>
        </w:rPr>
        <w:t xml:space="preserve"> In the Inferring Goals condition</w:t>
      </w:r>
      <w:r w:rsidR="008961AE" w:rsidRPr="008961AE">
        <w:rPr>
          <w:rFonts w:ascii="Times New Roman" w:hAnsi="Times New Roman" w:cs="Times New Roman"/>
        </w:rPr>
        <w:t xml:space="preserve">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xml:space="preserve">,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7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27712294"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ins w:id="7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ins w:id="793"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 as originally conceived by Overwalle (2010)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7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79A3DE4C"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ins w:id="795" w:author="Benton, Deon" w:date="2026-06-13T22:23:00Z" w16du:dateUtc="2026-06-14T03:23:00Z">
        <w:r w:rsidR="006A6503">
          <w:rPr>
            <w:rFonts w:ascii="Times New Roman" w:hAnsi="Times New Roman" w:cs="Times New Roman"/>
          </w:rPr>
          <w:t>VOM10</w:t>
        </w:r>
      </w:ins>
      <w:r w:rsidR="00B60C57">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7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w:t>
      </w:r>
      <w:r>
        <w:rPr>
          <w:rFonts w:ascii="Times New Roman" w:hAnsi="Times New Roman" w:cs="Times New Roman"/>
        </w:rPr>
        <w:t xml:space="preserve">reflects a more </w:t>
      </w:r>
      <w:r w:rsidR="00297491">
        <w:rPr>
          <w:rFonts w:ascii="Times New Roman" w:hAnsi="Times New Roman" w:cs="Times New Roman"/>
        </w:rPr>
        <w:t xml:space="preserve">fundamental inability </w:t>
      </w:r>
      <w:r w:rsidR="00047626">
        <w:rPr>
          <w:rFonts w:ascii="Times New Roman" w:hAnsi="Times New Roman" w:cs="Times New Roman"/>
        </w:rPr>
        <w:t>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Pr>
          <w:rFonts w:ascii="Times New Roman" w:hAnsi="Times New Roman" w:cs="Times New Roman"/>
        </w:rPr>
        <w:t xml:space="preserve"> outside of the study by Gergely et al. (1995)</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 xml:space="preserve">entities involved </w:t>
      </w:r>
      <w:proofErr w:type="gramStart"/>
      <w:r w:rsidR="004636A7">
        <w:rPr>
          <w:rFonts w:ascii="Times New Roman" w:hAnsi="Times New Roman" w:cs="Times New Roman"/>
        </w:rPr>
        <w:t>is</w:t>
      </w:r>
      <w:proofErr w:type="gramEnd"/>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4D3B88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w:t>
      </w:r>
      <w:r w:rsidR="000B6D90">
        <w:rPr>
          <w:rFonts w:ascii="Times New Roman" w:eastAsia="Times New Roman" w:hAnsi="Times New Roman" w:cs="Times New Roman"/>
        </w:rPr>
        <w:t xml:space="preserve">networks tested here were “6-month-olds” (450 </w:t>
      </w:r>
      <w:r w:rsidR="00132267">
        <w:rPr>
          <w:rFonts w:ascii="Times New Roman" w:eastAsia="Times New Roman" w:hAnsi="Times New Roman" w:cs="Times New Roman"/>
        </w:rPr>
        <w:t xml:space="preserve">pretraining </w:t>
      </w:r>
      <w:r w:rsidR="000B6D90">
        <w:rPr>
          <w:rFonts w:ascii="Times New Roman" w:eastAsia="Times New Roman" w:hAnsi="Times New Roman" w:cs="Times New Roman"/>
        </w:rPr>
        <w:t>epochs</w:t>
      </w:r>
      <w:r w:rsidR="00B61BB8">
        <w:rPr>
          <w:rFonts w:ascii="Times New Roman" w:eastAsia="Times New Roman" w:hAnsi="Times New Roman" w:cs="Times New Roman"/>
        </w:rPr>
        <w:t>,</w:t>
      </w:r>
      <w:r w:rsidR="000B6D90">
        <w:rPr>
          <w:rFonts w:ascii="Times New Roman" w:eastAsia="Times New Roman" w:hAnsi="Times New Roman" w:cs="Times New Roman"/>
        </w:rPr>
        <w:t xml:space="preserve"> a learning rate of 0.0875</w:t>
      </w:r>
      <w:r w:rsidR="00B61BB8">
        <w:rPr>
          <w:rFonts w:ascii="Times New Roman" w:eastAsia="Times New Roman" w:hAnsi="Times New Roman" w:cs="Times New Roman"/>
        </w:rPr>
        <w:t>, and 30 hidden units</w:t>
      </w:r>
      <w:r w:rsidR="000B6D90">
        <w:rPr>
          <w:rFonts w:ascii="Times New Roman" w:eastAsia="Times New Roman" w:hAnsi="Times New Roman" w:cs="Times New Roman"/>
        </w:rPr>
        <w:t>) because Liu et al. (2017) tested this age.</w:t>
      </w:r>
      <w:r w:rsidR="00620AC6">
        <w:rPr>
          <w:rFonts w:ascii="Times New Roman" w:eastAsia="Times New Roman" w:hAnsi="Times New Roman" w:cs="Times New Roman"/>
        </w:rPr>
        <w:t xml:space="preserve">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7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0B6D90">
        <w:rPr>
          <w:rFonts w:ascii="Times New Roman" w:hAnsi="Times New Roman" w:cs="Times New Roman"/>
        </w:rPr>
        <w:t>was not tested here</w:t>
      </w:r>
      <w:r w:rsidR="00B40495">
        <w:rPr>
          <w:rFonts w:ascii="Times New Roman" w:hAnsi="Times New Roman" w:cs="Times New Roman"/>
        </w:rPr>
        <w:t xml:space="preserve">. </w:t>
      </w:r>
      <w:r w:rsidR="000B6D90">
        <w:rPr>
          <w:rFonts w:ascii="Times New Roman" w:hAnsi="Times New Roman" w:cs="Times New Roman"/>
        </w:rPr>
        <w:t xml:space="preserve">The reason is that the original formulation of this model omitted barrier information from its prediction (or test) phase. This meant that </w:t>
      </w:r>
      <w:r w:rsidR="003842A7">
        <w:rPr>
          <w:rFonts w:ascii="Times New Roman" w:hAnsi="Times New Roman" w:cs="Times New Roman"/>
        </w:rPr>
        <w:t xml:space="preserve">at test </w:t>
      </w:r>
      <w:r w:rsidR="000B6D90">
        <w:rPr>
          <w:rFonts w:ascii="Times New Roman" w:hAnsi="Times New Roman" w:cs="Times New Roman"/>
        </w:rPr>
        <w:t>this model could not be presented with a barrier that differed in size from the one shown during habituation</w:t>
      </w:r>
      <w:r w:rsidR="003842A7">
        <w:rPr>
          <w:rFonts w:ascii="Times New Roman" w:hAnsi="Times New Roman" w:cs="Times New Roman"/>
        </w:rPr>
        <w:t xml:space="preserve">. </w:t>
      </w:r>
      <w:r w:rsidR="00554F61">
        <w:rPr>
          <w:rFonts w:ascii="Times New Roman" w:hAnsi="Times New Roman" w:cs="Times New Roman"/>
        </w:rPr>
        <w:t xml:space="preserve">Presenting such information </w:t>
      </w:r>
      <w:r w:rsidR="00554F61">
        <w:rPr>
          <w:rFonts w:ascii="Times New Roman" w:hAnsi="Times New Roman" w:cs="Times New Roman"/>
        </w:rPr>
        <w:lastRenderedPageBreak/>
        <w:t xml:space="preserve">to the model here would therefore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ins w:id="798"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799"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5AD7E4B"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w:t>
      </w:r>
      <w:proofErr w:type="gramStart"/>
      <w:r w:rsidR="00541D53">
        <w:rPr>
          <w:rFonts w:ascii="Times New Roman" w:hAnsi="Times New Roman" w:cs="Times New Roman"/>
        </w:rPr>
        <w:t>target</w:t>
      </w:r>
      <w:proofErr w:type="gramEnd"/>
      <w:r w:rsidR="00541D53">
        <w:rPr>
          <w:rFonts w:ascii="Times New Roman" w:hAnsi="Times New Roman" w:cs="Times New Roman"/>
        </w:rPr>
        <w:t xml:space="preserve"> finding both overall and across habituation epochs.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6F558F">
        <w:rPr>
          <w:rFonts w:ascii="Times New Roman" w:hAnsi="Times New Roman" w:cs="Times New Roman"/>
        </w:rPr>
        <w:t>—like infants</w:t>
      </w:r>
      <w:r w:rsidR="00C25EF4">
        <w:rPr>
          <w:rFonts w:ascii="Times New Roman" w:hAnsi="Times New Roman" w:cs="Times New Roman"/>
        </w:rPr>
        <w:t xml:space="preserve"> in </w:t>
      </w:r>
      <w:r w:rsidR="00541D53">
        <w:rPr>
          <w:rFonts w:ascii="Times New Roman" w:hAnsi="Times New Roman" w:cs="Times New Roman"/>
        </w:rPr>
        <w:t>these same experiments</w:t>
      </w:r>
      <w:r w:rsidR="006F558F">
        <w:rPr>
          <w:rFonts w:ascii="Times New Roman" w:hAnsi="Times New Roman" w:cs="Times New Roman"/>
        </w:rPr>
        <w:t>—</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(i.e., look longer</w:t>
      </w:r>
      <w:r w:rsidR="00C25EF4">
        <w:rPr>
          <w:rFonts w:ascii="Times New Roman" w:hAnsi="Times New Roman" w:cs="Times New Roman"/>
        </w:rPr>
        <w:t xml:space="preserve"> at</w:t>
      </w:r>
      <w:r w:rsidR="00541D53">
        <w:rPr>
          <w:rFonts w:ascii="Times New Roman" w:hAnsi="Times New Roman" w:cs="Times New Roman"/>
        </w:rPr>
        <w: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2—like infants in the </w:t>
      </w:r>
      <w:r w:rsidR="00541D53">
        <w:rPr>
          <w:rFonts w:ascii="Times New Roman" w:hAnsi="Times New Roman" w:cs="Times New Roman"/>
        </w:rPr>
        <w:t>same</w:t>
      </w:r>
      <w:r w:rsidR="00C25EF4">
        <w:rPr>
          <w:rFonts w:ascii="Times New Roman" w:hAnsi="Times New Roman" w:cs="Times New Roman"/>
        </w:rPr>
        <w:t xml:space="preserve">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80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ins w:id="801" w:author="Benton, Deon" w:date="2026-06-13T22:23:00Z" w16du:dateUtc="2026-06-14T03:23:00Z">
        <w:r w:rsidR="006A6503">
          <w:rPr>
            <w:rFonts w:ascii="Times New Roman" w:hAnsi="Times New Roman" w:cs="Times New Roman"/>
          </w:rPr>
          <w:t>VOM10</w:t>
        </w:r>
      </w:ins>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38750E90"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w:t>
      </w:r>
      <w:proofErr w:type="gramStart"/>
      <w:r w:rsidR="00302752">
        <w:rPr>
          <w:rFonts w:ascii="Times New Roman" w:hAnsi="Times New Roman" w:cs="Times New Roman"/>
        </w:rPr>
        <w:t>finding</w:t>
      </w:r>
      <w:proofErr w:type="gramEnd"/>
      <w:r w:rsidR="00302752">
        <w:rPr>
          <w:rFonts w:ascii="Times New Roman" w:hAnsi="Times New Roman" w:cs="Times New Roman"/>
        </w:rPr>
        <w:t xml:space="preserve"> conflicts with ALIAS’s and infants’ tendency to look </w:t>
      </w:r>
      <w:r>
        <w:rPr>
          <w:rFonts w:ascii="Times New Roman" w:hAnsi="Times New Roman" w:cs="Times New Roman"/>
        </w:rPr>
        <w:t>(</w:t>
      </w:r>
      <w:r w:rsidR="00302752">
        <w:rPr>
          <w:rFonts w:ascii="Times New Roman" w:hAnsi="Times New Roman" w:cs="Times New Roman"/>
        </w:rPr>
        <w:t>numerically</w:t>
      </w:r>
      <w:r>
        <w:rPr>
          <w:rFonts w:ascii="Times New Roman" w:hAnsi="Times New Roman" w:cs="Times New Roman"/>
        </w:rPr>
        <w:t>)</w:t>
      </w:r>
      <w:r w:rsidR="00302752">
        <w:rPr>
          <w:rFonts w:ascii="Times New Roman" w:hAnsi="Times New Roman" w:cs="Times New Roman"/>
        </w:rPr>
        <w:t xml:space="preserve"> longer at the Low, efficient than at the High, inefficient test event. </w:t>
      </w:r>
    </w:p>
    <w:p w14:paraId="3943714A" w14:textId="5B434C96"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EB186F">
        <w:rPr>
          <w:rFonts w:ascii="Times New Roman" w:hAnsi="Times New Roman" w:cs="Times New Roman"/>
        </w:rPr>
        <w:t>it looked longer at the</w:t>
      </w:r>
      <w:r w:rsidR="006C2CB8" w:rsidRPr="006C2CB8">
        <w:rPr>
          <w:rFonts w:ascii="Times New Roman" w:hAnsi="Times New Roman" w:cs="Times New Roman"/>
        </w:rPr>
        <w:t xml:space="preserve"> High, inefficient</w:t>
      </w:r>
      <w:r w:rsidR="00EB186F">
        <w:rPr>
          <w:rFonts w:ascii="Times New Roman" w:hAnsi="Times New Roman" w:cs="Times New Roman"/>
        </w:rPr>
        <w:t xml:space="preserve"> than at the Low, efficient</w:t>
      </w:r>
      <w:r w:rsidR="006C2CB8" w:rsidRPr="006C2CB8">
        <w:rPr>
          <w:rFonts w:ascii="Times New Roman" w:hAnsi="Times New Roman" w:cs="Times New Roman"/>
        </w:rPr>
        <w:t xml:space="preserve">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EB186F">
        <w:rPr>
          <w:rFonts w:ascii="Times New Roman" w:hAnsi="Times New Roman" w:cs="Times New Roman"/>
        </w:rPr>
        <w:t>Attenuated looking was observed</w:t>
      </w:r>
      <w:r w:rsidR="006C2CB8">
        <w:rPr>
          <w:rFonts w:ascii="Times New Roman" w:hAnsi="Times New Roman" w:cs="Times New Roman"/>
        </w:rPr>
        <w:t xml:space="preserve"> to the Low, efficient test event </w:t>
      </w:r>
      <w:r w:rsidR="00EB186F">
        <w:rPr>
          <w:rFonts w:ascii="Times New Roman" w:hAnsi="Times New Roman" w:cs="Times New Roman"/>
        </w:rPr>
        <w:t>because its</w:t>
      </w:r>
      <w:r w:rsidR="00756E4C">
        <w:rPr>
          <w:rFonts w:ascii="Times New Roman" w:hAnsi="Times New Roman" w:cs="Times New Roman"/>
        </w:rPr>
        <w:t xml:space="preserve"> visual information </w:t>
      </w:r>
      <w:r w:rsidR="006C2CB8">
        <w:rPr>
          <w:rFonts w:ascii="Times New Roman" w:hAnsi="Times New Roman" w:cs="Times New Roman"/>
        </w:rPr>
        <w:t>(e.g., a small obstacle, low jump, and low vertical clearance)</w:t>
      </w:r>
      <w:r w:rsidR="00597BC0">
        <w:rPr>
          <w:rFonts w:ascii="Times New Roman" w:hAnsi="Times New Roman" w:cs="Times New Roman"/>
        </w:rPr>
        <w:t xml:space="preserve"> overlapped</w:t>
      </w:r>
      <w:r w:rsidR="006C2CB8">
        <w:rPr>
          <w:rFonts w:ascii="Times New Roman" w:hAnsi="Times New Roman" w:cs="Times New Roman"/>
        </w:rPr>
        <w:t xml:space="preserve"> with that experienced during pretrainin</w:t>
      </w:r>
      <w:r w:rsidR="00EB186F">
        <w:rPr>
          <w:rFonts w:ascii="Times New Roman" w:hAnsi="Times New Roman" w:cs="Times New Roman"/>
        </w:rPr>
        <w:t>g.</w:t>
      </w:r>
      <w:r w:rsidR="006C2CB8">
        <w:rPr>
          <w:rFonts w:ascii="Times New Roman" w:hAnsi="Times New Roman" w:cs="Times New Roman"/>
        </w:rPr>
        <w:t xml:space="preserve"> </w:t>
      </w:r>
      <w:r w:rsidR="00756E4C">
        <w:rPr>
          <w:rFonts w:ascii="Times New Roman" w:hAnsi="Times New Roman" w:cs="Times New Roman"/>
        </w:rPr>
        <w:t xml:space="preserve"> </w:t>
      </w:r>
    </w:p>
    <w:p w14:paraId="3570B0DF" w14:textId="15153DB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t xml:space="preserve">ALIAS’s success in capturing the first four target findings </w:t>
      </w:r>
      <w:proofErr w:type="gramStart"/>
      <w:r w:rsidR="008B3BE0">
        <w:rPr>
          <w:rFonts w:ascii="Times New Roman" w:hAnsi="Times New Roman" w:cs="Times New Roman"/>
        </w:rPr>
        <w:t>suggest</w:t>
      </w:r>
      <w:proofErr w:type="gramEnd"/>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BBDCF17"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17CF2FA"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Networks were “3-month-olds” (225 </w:t>
      </w:r>
      <w:r w:rsidR="00390195">
        <w:rPr>
          <w:rFonts w:ascii="Times New Roman" w:eastAsia="Times New Roman" w:hAnsi="Times New Roman" w:cs="Times New Roman"/>
        </w:rPr>
        <w:t xml:space="preserve">pretraining </w:t>
      </w:r>
      <w:r w:rsidR="00DD1E58">
        <w:rPr>
          <w:rFonts w:ascii="Times New Roman" w:eastAsia="Times New Roman" w:hAnsi="Times New Roman" w:cs="Times New Roman"/>
        </w:rPr>
        <w:t>epochs, a learning rate of 0.01, and 10 hidden units)</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This simulation </w:t>
      </w:r>
      <w:r w:rsidR="009D4ECE">
        <w:rPr>
          <w:rFonts w:ascii="Times New Roman" w:eastAsia="Times New Roman" w:hAnsi="Times New Roman" w:cs="Times New Roman"/>
        </w:rPr>
        <w:t xml:space="preserve">also </w:t>
      </w:r>
      <w:r w:rsidR="00DD1E58">
        <w:rPr>
          <w:rFonts w:ascii="Times New Roman" w:eastAsia="Times New Roman" w:hAnsi="Times New Roman" w:cs="Times New Roman"/>
        </w:rPr>
        <w:t xml:space="preserve">differed from the previous ones by </w:t>
      </w:r>
      <w:r w:rsidR="00F24207">
        <w:rPr>
          <w:rFonts w:ascii="Times New Roman" w:eastAsia="Times New Roman" w:hAnsi="Times New Roman" w:cs="Times New Roman"/>
        </w:rPr>
        <w:t>including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9D4ECE">
        <w:rPr>
          <w:rFonts w:ascii="Times New Roman" w:eastAsia="Times New Roman" w:hAnsi="Times New Roman" w:cs="Times New Roman"/>
        </w:rPr>
        <w:t>that immediately followed 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w:t>
      </w:r>
      <w:r w:rsidR="009D4ECE">
        <w:rPr>
          <w:rFonts w:ascii="Times New Roman" w:eastAsia="Times New Roman" w:hAnsi="Times New Roman" w:cs="Times New Roman"/>
        </w:rPr>
        <w:lastRenderedPageBreak/>
        <w:t>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Finally,</w:t>
      </w:r>
      <w:r w:rsidR="0027668F">
        <w:rPr>
          <w:rFonts w:ascii="Times New Roman" w:eastAsia="Times New Roman" w:hAnsi="Times New Roman" w:cs="Times New Roman"/>
        </w:rPr>
        <w:t xml:space="preserve"> </w:t>
      </w:r>
      <w:r w:rsidR="00053E3B">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proofErr w:type="gramStart"/>
      <w:r w:rsidR="00053E3B">
        <w:rPr>
          <w:rFonts w:ascii="Times New Roman" w:eastAsia="Times New Roman" w:hAnsi="Times New Roman" w:cs="Times New Roman"/>
        </w:rPr>
        <w:t>path  during</w:t>
      </w:r>
      <w:proofErr w:type="gramEnd"/>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9DC5155" w:rsidR="00C7751A" w:rsidRDefault="00587973" w:rsidP="008239C6">
      <w:pPr>
        <w:spacing w:line="480" w:lineRule="auto"/>
        <w:ind w:firstLine="720"/>
        <w:contextualSpacing/>
        <w:rPr>
          <w:rFonts w:ascii="Times New Roman" w:eastAsia="Times New Roman" w:hAnsi="Times New Roman" w:cs="Times New Roman"/>
        </w:rPr>
      </w:pPr>
      <w:ins w:id="802" w:author="Benton, Deon" w:date="2026-06-22T00:20:00Z" w16du:dateUtc="2026-06-22T05:20:00Z">
        <w:r>
          <w:rPr>
            <w:rFonts w:ascii="Times New Roman" w:eastAsia="Times New Roman" w:hAnsi="Times New Roman" w:cs="Times New Roman"/>
          </w:rPr>
          <w:t>Networks</w:t>
        </w:r>
      </w:ins>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ins w:id="803" w:author="Benton, Deon" w:date="2026-06-22T00:20:00Z" w16du:dateUtc="2026-06-22T05:20:00Z">
        <w:r>
          <w:rPr>
            <w:rFonts w:ascii="Times New Roman" w:eastAsia="Times New Roman" w:hAnsi="Times New Roman" w:cs="Times New Roman"/>
          </w:rPr>
          <w:t>The first condition was</w:t>
        </w:r>
      </w:ins>
      <w:r w:rsidR="00F064D2">
        <w:rPr>
          <w:rFonts w:ascii="Times New Roman" w:eastAsia="Times New Roman" w:hAnsi="Times New Roman" w:cs="Times New Roman"/>
        </w:rPr>
        <w:t xml:space="preserv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w:t>
      </w:r>
      <w:ins w:id="804" w:author="Benton, Deon" w:date="2026-06-22T00:21:00Z" w16du:dateUtc="2026-06-22T05:21:00Z">
        <w:r>
          <w:rPr>
            <w:rFonts w:ascii="Times New Roman" w:eastAsia="Times New Roman" w:hAnsi="Times New Roman" w:cs="Times New Roman"/>
          </w:rPr>
          <w:t>th</w:t>
        </w:r>
      </w:ins>
      <w:ins w:id="805" w:author="Benton, Deon" w:date="2026-06-22T00:22:00Z" w16du:dateUtc="2026-06-22T05:22:00Z">
        <w:r>
          <w:rPr>
            <w:rFonts w:ascii="Times New Roman" w:eastAsia="Times New Roman" w:hAnsi="Times New Roman" w:cs="Times New Roman"/>
          </w:rPr>
          <w:t>ree phases</w:t>
        </w:r>
      </w:ins>
      <w:r w:rsidR="004E3A37">
        <w:rPr>
          <w:rFonts w:ascii="Times New Roman" w:eastAsia="Times New Roman" w:hAnsi="Times New Roman" w:cs="Times New Roman"/>
        </w:rPr>
        <w:t xml:space="preserve">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679EA674"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ins w:id="806" w:author="Benton, Deon" w:date="2026-06-22T00:24:00Z" w16du:dateUtc="2026-06-22T05:24:00Z">
        <w:r w:rsidR="005262F7">
          <w:rPr>
            <w:rFonts w:ascii="Times New Roman" w:eastAsia="Times New Roman" w:hAnsi="Times New Roman" w:cs="Times New Roman"/>
          </w:rPr>
          <w:t xml:space="preserve">22 </w:t>
        </w:r>
      </w:ins>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ins w:id="807" w:author="Benton, Deon" w:date="2026-06-22T00:24:00Z" w16du:dateUtc="2026-06-22T05:24:00Z">
        <w:r w:rsidR="005262F7">
          <w:rPr>
            <w:rFonts w:ascii="Times New Roman" w:eastAsia="Times New Roman" w:hAnsi="Times New Roman" w:cs="Times New Roman"/>
          </w:rPr>
          <w:t>, both overall and for different habituation lengths,</w:t>
        </w:r>
      </w:ins>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w:t>
      </w:r>
      <w:ins w:id="808" w:author="Benton, Deon" w:date="2026-06-22T00:25:00Z" w16du:dateUtc="2026-06-22T05:25:00Z">
        <w:r w:rsidR="005262F7">
          <w:rPr>
            <w:rFonts w:ascii="Times New Roman" w:eastAsia="Times New Roman" w:hAnsi="Times New Roman" w:cs="Times New Roman"/>
          </w:rPr>
          <w:t>This effect was considerably attenuated for networks in the Control condition.</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151D9FCF"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ins w:id="809" w:author="Benton, Deon" w:date="2026-06-22T00:25:00Z" w16du:dateUtc="2026-06-22T05:25:00Z">
        <w:r w:rsidR="005262F7">
          <w:rPr>
            <w:rFonts w:ascii="Times New Roman" w:eastAsia="Times New Roman" w:hAnsi="Times New Roman" w:cs="Times New Roman"/>
          </w:rPr>
          <w:t xml:space="preserve">23 </w:t>
        </w:r>
      </w:ins>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ins w:id="810" w:author="Benton, Deon" w:date="2026-06-22T00:27:00Z" w16du:dateUtc="2026-06-22T05:27:00Z">
        <w:r w:rsidR="005262F7">
          <w:rPr>
            <w:rFonts w:ascii="Times New Roman" w:eastAsia="Times New Roman" w:hAnsi="Times New Roman" w:cs="Times New Roman"/>
          </w:rPr>
          <w:t>Note that if</w:t>
        </w:r>
      </w:ins>
      <w:r w:rsidR="00545C9D">
        <w:rPr>
          <w:rFonts w:ascii="Times New Roman" w:eastAsia="Times New Roman" w:hAnsi="Times New Roman" w:cs="Times New Roman"/>
        </w:rPr>
        <w:t xml:space="preserve"> </w:t>
      </w:r>
      <w:ins w:id="811" w:author="Benton, Deon" w:date="2026-06-22T00:28:00Z" w16du:dateUtc="2026-06-22T05:28:00Z">
        <w:r w:rsidR="005262F7">
          <w:rPr>
            <w:rFonts w:ascii="Times New Roman" w:eastAsia="Times New Roman" w:hAnsi="Times New Roman" w:cs="Times New Roman"/>
          </w:rPr>
          <w:t>prior (i.e., pretraining)</w:t>
        </w:r>
      </w:ins>
      <w:r w:rsidR="00545C9D">
        <w:rPr>
          <w:rFonts w:ascii="Times New Roman" w:eastAsia="Times New Roman" w:hAnsi="Times New Roman" w:cs="Times New Roman"/>
        </w:rPr>
        <w:t xml:space="preserve"> experience with constrained arced motion </w:t>
      </w:r>
      <w:ins w:id="812" w:author="Benton, Deon" w:date="2026-06-22T00:28:00Z" w16du:dateUtc="2026-06-22T05:28:00Z">
        <w:r w:rsidR="005262F7">
          <w:rPr>
            <w:rFonts w:ascii="Times New Roman" w:eastAsia="Times New Roman" w:hAnsi="Times New Roman" w:cs="Times New Roman"/>
          </w:rPr>
          <w:t>was sufficient for networks</w:t>
        </w:r>
      </w:ins>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ins w:id="813" w:author="Benton, Deon" w:date="2026-06-22T00:29:00Z" w16du:dateUtc="2026-06-22T05:29:00Z">
        <w:r w:rsidR="005262F7">
          <w:rPr>
            <w:rFonts w:ascii="Times New Roman" w:eastAsia="Times New Roman" w:hAnsi="Times New Roman" w:cs="Times New Roman"/>
          </w:rPr>
          <w:t>then networks in Effective Action and</w:t>
        </w:r>
      </w:ins>
      <w:r w:rsidR="00545C9D">
        <w:rPr>
          <w:rFonts w:ascii="Times New Roman" w:eastAsia="Times New Roman" w:hAnsi="Times New Roman" w:cs="Times New Roman"/>
        </w:rPr>
        <w:t xml:space="preserve"> No Training condition</w:t>
      </w:r>
      <w:ins w:id="814" w:author="Benton, Deon" w:date="2026-06-22T00:29:00Z" w16du:dateUtc="2026-06-22T05:29:00Z">
        <w:r w:rsidR="005262F7">
          <w:rPr>
            <w:rFonts w:ascii="Times New Roman" w:eastAsia="Times New Roman" w:hAnsi="Times New Roman" w:cs="Times New Roman"/>
          </w:rPr>
          <w:t xml:space="preserve">s should have treated the test events similarly.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1EEBEC41" w:rsidR="0036310A" w:rsidRDefault="005262F7" w:rsidP="0036310A">
      <w:pPr>
        <w:spacing w:line="480" w:lineRule="auto"/>
        <w:ind w:firstLine="720"/>
        <w:contextualSpacing/>
        <w:rPr>
          <w:rFonts w:ascii="Times New Roman" w:eastAsia="Times New Roman" w:hAnsi="Times New Roman" w:cs="Times New Roman"/>
        </w:rPr>
      </w:pPr>
      <w:ins w:id="815" w:author="Benton, Deon" w:date="2026-06-22T00:30:00Z" w16du:dateUtc="2026-06-22T05:30:00Z">
        <w:r>
          <w:rPr>
            <w:rFonts w:ascii="Times New Roman" w:eastAsia="Times New Roman" w:hAnsi="Times New Roman" w:cs="Times New Roman"/>
          </w:rPr>
          <w:t xml:space="preserve">Figure 24 shows the performance of </w:t>
        </w:r>
      </w:ins>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ins w:id="816" w:author="Benton, Deon" w:date="2026-06-22T00:30:00Z" w16du:dateUtc="2026-06-22T05:30:00Z">
        <w:r>
          <w:rPr>
            <w:rFonts w:ascii="Times New Roman" w:eastAsia="Times New Roman" w:hAnsi="Times New Roman" w:cs="Times New Roman"/>
          </w:rPr>
          <w:t xml:space="preserve">. As with networks in the No Training condition, these networks also looked </w:t>
        </w:r>
      </w:ins>
      <w:r w:rsidR="00B47E38">
        <w:rPr>
          <w:rFonts w:ascii="Times New Roman" w:eastAsia="Times New Roman" w:hAnsi="Times New Roman" w:cs="Times New Roman"/>
        </w:rPr>
        <w:t xml:space="preserve">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65698E">
        <w:rPr>
          <w:rFonts w:ascii="Times New Roman" w:eastAsia="Times New Roman" w:hAnsi="Times New Roman" w:cs="Times New Roman"/>
        </w:rPr>
        <w:t xml:space="preserve"> </w:t>
      </w:r>
      <w:ins w:id="817" w:author="Benton, Deon" w:date="2026-06-22T00:31:00Z" w16du:dateUtc="2026-06-22T05:31:00Z">
        <w:r>
          <w:rPr>
            <w:rFonts w:ascii="Times New Roman" w:eastAsia="Times New Roman" w:hAnsi="Times New Roman" w:cs="Times New Roman"/>
          </w:rPr>
          <w:t>Together, these results support the contention that</w:t>
        </w:r>
      </w:ins>
      <w:ins w:id="818" w:author="Benton, Deon" w:date="2026-06-22T00:32:00Z" w16du:dateUtc="2026-06-22T05:32:00Z">
        <w:r>
          <w:rPr>
            <w:rFonts w:ascii="Times New Roman" w:eastAsia="Times New Roman" w:hAnsi="Times New Roman" w:cs="Times New Roman"/>
          </w:rPr>
          <w:t>, by enhancing infants’ encoding of their own reach trajectories,</w:t>
        </w:r>
      </w:ins>
      <w:r w:rsidR="004954AF" w:rsidRPr="004954AF">
        <w:rPr>
          <w:rFonts w:ascii="Times New Roman" w:eastAsia="Times New Roman" w:hAnsi="Times New Roman" w:cs="Times New Roman"/>
        </w:rPr>
        <w:t xml:space="preserve"> effective action experience</w:t>
      </w:r>
      <w:ins w:id="819" w:author="Benton, Deon" w:date="2026-06-22T00:32:00Z" w16du:dateUtc="2026-06-22T05:32:00Z">
        <w:r>
          <w:rPr>
            <w:rFonts w:ascii="Times New Roman" w:eastAsia="Times New Roman" w:hAnsi="Times New Roman" w:cs="Times New Roman"/>
          </w:rPr>
          <w:t xml:space="preserve"> enabled ALIAS to reproduce the fifth target finding</w:t>
        </w:r>
      </w:ins>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22BD9EFC" w:rsidR="00286C0B" w:rsidRDefault="00F07A9C" w:rsidP="0036310A">
      <w:pPr>
        <w:spacing w:line="480" w:lineRule="auto"/>
        <w:ind w:firstLine="720"/>
        <w:contextualSpacing/>
        <w:rPr>
          <w:rFonts w:ascii="Times New Roman" w:eastAsia="Times New Roman" w:hAnsi="Times New Roman" w:cs="Times New Roman"/>
        </w:rPr>
      </w:pPr>
      <w:ins w:id="820" w:author="Benton, Deon" w:date="2026-06-22T00:34:00Z" w16du:dateUtc="2026-06-22T05:34:00Z">
        <w:r>
          <w:rPr>
            <w:rFonts w:ascii="Times New Roman" w:eastAsia="Times New Roman" w:hAnsi="Times New Roman" w:cs="Times New Roman"/>
          </w:rPr>
          <w:t>To determine whether</w:t>
        </w:r>
      </w:ins>
      <w:r w:rsidR="00004C83">
        <w:rPr>
          <w:rFonts w:ascii="Times New Roman" w:eastAsia="Times New Roman" w:hAnsi="Times New Roman" w:cs="Times New Roman"/>
        </w:rPr>
        <w:t xml:space="preserve"> the attentional boost that infants experience in the Effective Action condition </w:t>
      </w:r>
      <w:ins w:id="821" w:author="Benton, Deon" w:date="2026-06-22T00:33:00Z" w16du:dateUtc="2026-06-22T05:33:00Z">
        <w:r w:rsidR="005262F7">
          <w:rPr>
            <w:rFonts w:ascii="Times New Roman" w:eastAsia="Times New Roman" w:hAnsi="Times New Roman" w:cs="Times New Roman"/>
          </w:rPr>
          <w:t>must be ephemeral</w:t>
        </w:r>
      </w:ins>
      <w:ins w:id="822" w:author="Benton, Deon" w:date="2026-06-22T00:34:00Z" w16du:dateUtc="2026-06-22T05:34:00Z">
        <w:r>
          <w:rPr>
            <w:rFonts w:ascii="Times New Roman" w:eastAsia="Times New Roman" w:hAnsi="Times New Roman" w:cs="Times New Roman"/>
          </w:rPr>
          <w:t xml:space="preserve"> for ALIAS to capture the fifth target finding,</w:t>
        </w:r>
      </w:ins>
      <w:r w:rsidR="00365AA2" w:rsidRPr="00365AA2">
        <w:rPr>
          <w:rFonts w:ascii="Times New Roman" w:eastAsia="Times New Roman" w:hAnsi="Times New Roman" w:cs="Times New Roman"/>
        </w:rPr>
        <w:t xml:space="preserve"> the attentional boost experienced by networks in the Experimental and Control conditions</w:t>
      </w:r>
      <w:ins w:id="823" w:author="Benton, Deon" w:date="2026-06-22T00:34:00Z" w16du:dateUtc="2026-06-22T05:34:00Z">
        <w:r>
          <w:rPr>
            <w:rFonts w:ascii="Times New Roman" w:eastAsia="Times New Roman" w:hAnsi="Times New Roman" w:cs="Times New Roman"/>
          </w:rPr>
          <w:t xml:space="preserve"> of the broader Effective Action condition</w:t>
        </w:r>
      </w:ins>
      <w:r w:rsidR="00365AA2" w:rsidRPr="00365AA2">
        <w:rPr>
          <w:rFonts w:ascii="Times New Roman" w:eastAsia="Times New Roman" w:hAnsi="Times New Roman" w:cs="Times New Roman"/>
        </w:rPr>
        <w:t xml:space="preserve"> </w:t>
      </w:r>
      <w:ins w:id="824" w:author="Benton, Deon" w:date="2026-06-22T00:35:00Z" w16du:dateUtc="2026-06-22T05:35:00Z">
        <w:r>
          <w:rPr>
            <w:rFonts w:ascii="Times New Roman" w:eastAsia="Times New Roman" w:hAnsi="Times New Roman" w:cs="Times New Roman"/>
          </w:rPr>
          <w:t>extended into habituation</w:t>
        </w:r>
      </w:ins>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ins w:id="825" w:author="Benton, Deon" w:date="2026-06-22T00:35:00Z" w16du:dateUtc="2026-06-22T05:35:00Z">
        <w:r>
          <w:rPr>
            <w:rFonts w:ascii="Times New Roman" w:eastAsia="Times New Roman" w:hAnsi="Times New Roman" w:cs="Times New Roman"/>
          </w:rPr>
          <w:t xml:space="preserve">As Figure 25 </w:t>
        </w:r>
      </w:ins>
      <w:ins w:id="826" w:author="Benton, Deon" w:date="2026-06-22T00:37:00Z" w16du:dateUtc="2026-06-22T05:37:00Z">
        <w:r w:rsidR="00CB75AD">
          <w:rPr>
            <w:rFonts w:ascii="Times New Roman" w:eastAsia="Times New Roman" w:hAnsi="Times New Roman" w:cs="Times New Roman"/>
          </w:rPr>
          <w:t>depicts</w:t>
        </w:r>
      </w:ins>
      <w:ins w:id="827" w:author="Benton, Deon" w:date="2026-06-22T00:35:00Z" w16du:dateUtc="2026-06-22T05:35:00Z">
        <w:r>
          <w:rPr>
            <w:rFonts w:ascii="Times New Roman" w:eastAsia="Times New Roman" w:hAnsi="Times New Roman" w:cs="Times New Roman"/>
          </w:rPr>
          <w:t xml:space="preserve">, </w:t>
        </w:r>
      </w:ins>
      <w:r w:rsidR="00365AA2">
        <w:rPr>
          <w:rFonts w:ascii="Times New Roman" w:eastAsia="Times New Roman" w:hAnsi="Times New Roman" w:cs="Times New Roman"/>
        </w:rPr>
        <w:t xml:space="preserve">networks in both conditions produced greater error to the Efficient than to the Inefficient </w:t>
      </w:r>
      <w:ins w:id="828" w:author="Benton, Deon" w:date="2026-06-22T00:36:00Z" w16du:dateUtc="2026-06-22T05:36:00Z">
        <w:r>
          <w:rPr>
            <w:rFonts w:ascii="Times New Roman" w:eastAsia="Times New Roman" w:hAnsi="Times New Roman" w:cs="Times New Roman"/>
          </w:rPr>
          <w:t xml:space="preserve">test </w:t>
        </w:r>
      </w:ins>
      <w:r w:rsidR="00365AA2">
        <w:rPr>
          <w:rFonts w:ascii="Times New Roman" w:eastAsia="Times New Roman" w:hAnsi="Times New Roman" w:cs="Times New Roman"/>
        </w:rPr>
        <w:t xml:space="preserve">event.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w:t>
      </w:r>
      <w:ins w:id="829" w:author="Benton, Deon" w:date="2026-06-22T00:37:00Z" w16du:dateUtc="2026-06-22T05:37:00Z">
        <w:r w:rsidR="00CB75AD">
          <w:rPr>
            <w:rFonts w:ascii="Times New Roman" w:eastAsia="Times New Roman" w:hAnsi="Times New Roman" w:cs="Times New Roman"/>
          </w:rPr>
          <w:t>indicate that</w:t>
        </w:r>
      </w:ins>
      <w:r w:rsidR="004F0975">
        <w:rPr>
          <w:rFonts w:ascii="Times New Roman" w:eastAsia="Times New Roman" w:hAnsi="Times New Roman" w:cs="Times New Roman"/>
        </w:rPr>
        <w:t xml:space="preserve"> </w:t>
      </w:r>
      <w:ins w:id="830" w:author="Benton, Deon" w:date="2026-06-22T00:37:00Z" w16du:dateUtc="2026-06-22T05:37:00Z">
        <w:r w:rsidR="00CB75AD">
          <w:rPr>
            <w:rFonts w:ascii="Times New Roman" w:eastAsia="Times New Roman" w:hAnsi="Times New Roman" w:cs="Times New Roman"/>
          </w:rPr>
          <w:t>a transient attention boost is necessary for ALIAS to capture the final</w:t>
        </w:r>
      </w:ins>
      <w:ins w:id="831" w:author="Benton, Deon" w:date="2026-06-22T00:38:00Z" w16du:dateUtc="2026-06-22T05:38:00Z">
        <w:r w:rsidR="00CB75AD">
          <w:rPr>
            <w:rFonts w:ascii="Times New Roman" w:eastAsia="Times New Roman" w:hAnsi="Times New Roman" w:cs="Times New Roman"/>
          </w:rPr>
          <w:t xml:space="preserve"> target finding.</w:t>
        </w:r>
      </w:ins>
      <w:r w:rsidR="004F0975">
        <w:rPr>
          <w:rFonts w:ascii="Times New Roman" w:eastAsia="Times New Roman" w:hAnsi="Times New Roman" w:cs="Times New Roman"/>
        </w:rPr>
        <w:t xml:space="preserve"> </w:t>
      </w:r>
    </w:p>
    <w:p w14:paraId="467D8B5B" w14:textId="4E049C89"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w:t>
      </w:r>
      <w:r w:rsidRPr="002518C6">
        <w:rPr>
          <w:rFonts w:ascii="Times New Roman" w:eastAsia="Times New Roman" w:hAnsi="Times New Roman" w:cs="Times New Roman"/>
        </w:rPr>
        <w:lastRenderedPageBreak/>
        <w:t>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the extremely brief nature of </w:t>
      </w:r>
      <w:ins w:id="832" w:author="Benton, Deon" w:date="2026-06-22T00:39:00Z" w16du:dateUtc="2026-06-22T05:39:00Z">
        <w:r w:rsidR="00CB75AD">
          <w:rPr>
            <w:rFonts w:ascii="Times New Roman" w:eastAsia="Times New Roman" w:hAnsi="Times New Roman" w:cs="Times New Roman"/>
          </w:rPr>
          <w:t>the pretraining phase</w:t>
        </w:r>
      </w:ins>
      <w:ins w:id="833" w:author="Benton, Deon" w:date="2026-06-22T00:42:00Z" w16du:dateUtc="2026-06-22T05:42:00Z">
        <w:r w:rsidR="00BE42B5">
          <w:rPr>
            <w:rFonts w:ascii="Times New Roman" w:eastAsia="Times New Roman" w:hAnsi="Times New Roman" w:cs="Times New Roman"/>
          </w:rPr>
          <w:t>,</w:t>
        </w:r>
      </w:ins>
      <w:ins w:id="834" w:author="Benton, Deon" w:date="2026-06-22T00:39:00Z" w16du:dateUtc="2026-06-22T05:39:00Z">
        <w:r w:rsidR="00CB75AD">
          <w:rPr>
            <w:rFonts w:ascii="Times New Roman" w:eastAsia="Times New Roman" w:hAnsi="Times New Roman" w:cs="Times New Roman"/>
          </w:rPr>
          <w:t xml:space="preserve"> combined with </w:t>
        </w:r>
      </w:ins>
      <w:ins w:id="835" w:author="Benton, Deon" w:date="2026-06-22T00:42:00Z" w16du:dateUtc="2026-06-22T05:42:00Z">
        <w:r w:rsidR="00BE42B5">
          <w:rPr>
            <w:rFonts w:ascii="Times New Roman" w:eastAsia="Times New Roman" w:hAnsi="Times New Roman" w:cs="Times New Roman"/>
          </w:rPr>
          <w:t>networks’</w:t>
        </w:r>
      </w:ins>
      <w:ins w:id="836" w:author="Benton, Deon" w:date="2026-06-22T00:39:00Z" w16du:dateUtc="2026-06-22T05:39:00Z">
        <w:r w:rsidR="00CB75AD">
          <w:rPr>
            <w:rFonts w:ascii="Times New Roman" w:eastAsia="Times New Roman" w:hAnsi="Times New Roman" w:cs="Times New Roman"/>
          </w:rPr>
          <w:t xml:space="preserve"> impoverished processing abilities</w:t>
        </w:r>
      </w:ins>
      <w:ins w:id="837" w:author="Benton, Deon" w:date="2026-06-22T00:42:00Z" w16du:dateUtc="2026-06-22T05:42:00Z">
        <w:r w:rsidR="00BE42B5">
          <w:rPr>
            <w:rFonts w:ascii="Times New Roman" w:eastAsia="Times New Roman" w:hAnsi="Times New Roman" w:cs="Times New Roman"/>
          </w:rPr>
          <w:t xml:space="preserve"> in this simulation,</w:t>
        </w:r>
      </w:ins>
      <w:ins w:id="838" w:author="Benton, Deon" w:date="2026-06-22T00:39:00Z" w16du:dateUtc="2026-06-22T05:39:00Z">
        <w:r w:rsidR="00CB75AD">
          <w:rPr>
            <w:rFonts w:ascii="Times New Roman" w:eastAsia="Times New Roman" w:hAnsi="Times New Roman" w:cs="Times New Roman"/>
          </w:rPr>
          <w:t xml:space="preserve"> </w:t>
        </w:r>
      </w:ins>
      <w:del w:id="839" w:author="Benton, Deon" w:date="2026-06-22T00:42:00Z" w16du:dateUtc="2026-06-22T05:42:00Z">
        <w:r w:rsidR="00C637E6" w:rsidDel="00BE42B5">
          <w:rPr>
            <w:rFonts w:ascii="Times New Roman" w:eastAsia="Times New Roman" w:hAnsi="Times New Roman" w:cs="Times New Roman"/>
          </w:rPr>
          <w:delText xml:space="preserve"> </w:delText>
        </w:r>
      </w:del>
      <w:r w:rsidR="00C637E6">
        <w:rPr>
          <w:rFonts w:ascii="Times New Roman" w:eastAsia="Times New Roman" w:hAnsi="Times New Roman" w:cs="Times New Roman"/>
        </w:rPr>
        <w:t xml:space="preserve">precluded </w:t>
      </w:r>
      <w:ins w:id="840" w:author="Benton, Deon" w:date="2026-06-22T00:40:00Z" w16du:dateUtc="2026-06-22T05:40:00Z">
        <w:r w:rsidR="00CB75AD">
          <w:rPr>
            <w:rFonts w:ascii="Times New Roman" w:eastAsia="Times New Roman" w:hAnsi="Times New Roman" w:cs="Times New Roman"/>
          </w:rPr>
          <w:t>them from</w:t>
        </w:r>
      </w:ins>
      <w:ins w:id="841" w:author="Benton, Deon" w:date="2026-06-22T00:39:00Z" w16du:dateUtc="2026-06-22T05:39:00Z">
        <w:r w:rsidR="00CB75AD">
          <w:rPr>
            <w:rFonts w:ascii="Times New Roman" w:eastAsia="Times New Roman" w:hAnsi="Times New Roman" w:cs="Times New Roman"/>
          </w:rPr>
          <w:t xml:space="preserve"> forming </w:t>
        </w:r>
      </w:ins>
      <w:ins w:id="842" w:author="Benton, Deon" w:date="2026-06-22T00:40:00Z" w16du:dateUtc="2026-06-22T05:40:00Z">
        <w:r w:rsidR="003B6AA8">
          <w:rPr>
            <w:rFonts w:ascii="Times New Roman" w:eastAsia="Times New Roman" w:hAnsi="Times New Roman" w:cs="Times New Roman"/>
          </w:rPr>
          <w:t>robust representations of</w:t>
        </w:r>
      </w:ins>
      <w:ins w:id="843" w:author="Benton, Deon" w:date="2026-06-22T00:39:00Z" w16du:dateUtc="2026-06-22T05:39:00Z">
        <w:r w:rsidR="00CB75AD">
          <w:rPr>
            <w:rFonts w:ascii="Times New Roman" w:eastAsia="Times New Roman" w:hAnsi="Times New Roman" w:cs="Times New Roman"/>
          </w:rPr>
          <w:t xml:space="preserve"> straight motion</w:t>
        </w:r>
      </w:ins>
      <w:ins w:id="844" w:author="Benton, Deon" w:date="2026-06-22T00:40:00Z" w16du:dateUtc="2026-06-22T05:40:00Z">
        <w:r w:rsidR="00CB75AD">
          <w:rPr>
            <w:rFonts w:ascii="Times New Roman" w:eastAsia="Times New Roman" w:hAnsi="Times New Roman" w:cs="Times New Roman"/>
          </w:rPr>
          <w:t xml:space="preserve"> during this phase</w:t>
        </w:r>
      </w:ins>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ins w:id="845" w:author="Benton, Deon" w:date="2026-06-22T14:50:00Z" w16du:dateUtc="2026-06-22T19:50:00Z"/>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ins w:id="846" w:author="Benton, Deon" w:date="2026-06-22T14:43:00Z" w16du:dateUtc="2026-06-22T19:43:00Z">
        <w:r w:rsidR="006021DE">
          <w:rPr>
            <w:rFonts w:ascii="Times New Roman" w:eastAsia="Times New Roman" w:hAnsi="Times New Roman" w:cs="Times New Roman"/>
          </w:rPr>
          <w:t>. Note that</w:t>
        </w:r>
      </w:ins>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ins w:id="847" w:author="Benton, Deon" w:date="2026-06-22T01:45:00Z" w16du:dateUtc="2026-06-22T06:45:00Z">
        <w:r w:rsidR="00961524">
          <w:rPr>
            <w:rFonts w:ascii="Times New Roman" w:eastAsia="Times New Roman" w:hAnsi="Times New Roman" w:cs="Times New Roman"/>
          </w:rPr>
          <w:t xml:space="preserve">As </w:t>
        </w:r>
      </w:ins>
      <w:ins w:id="848" w:author="Benton, Deon" w:date="2026-06-22T14:44:00Z" w16du:dateUtc="2026-06-22T19:44:00Z">
        <w:r w:rsidR="00916ED3">
          <w:rPr>
            <w:rFonts w:ascii="Times New Roman" w:eastAsia="Times New Roman" w:hAnsi="Times New Roman" w:cs="Times New Roman"/>
          </w:rPr>
          <w:t>Figure 26</w:t>
        </w:r>
      </w:ins>
      <w:ins w:id="849" w:author="Benton, Deon" w:date="2026-06-22T14:45:00Z" w16du:dateUtc="2026-06-22T19:45:00Z">
        <w:r w:rsidR="00916ED3">
          <w:rPr>
            <w:rFonts w:ascii="Times New Roman" w:eastAsia="Times New Roman" w:hAnsi="Times New Roman" w:cs="Times New Roman"/>
          </w:rPr>
          <w:t xml:space="preserve"> depicts, ALIAS-2 was able successfully to reproduce the fifth target finding: In the Effective Action condition, </w:t>
        </w:r>
      </w:ins>
      <w:r w:rsidR="00792E0A">
        <w:rPr>
          <w:rFonts w:ascii="Times New Roman" w:eastAsia="Times New Roman" w:hAnsi="Times New Roman" w:cs="Times New Roman"/>
        </w:rPr>
        <w:t xml:space="preserve">networks </w:t>
      </w:r>
      <w:ins w:id="850" w:author="Benton, Deon" w:date="2026-06-22T14:46:00Z" w16du:dateUtc="2026-06-22T19:46:00Z">
        <w:r w:rsidR="00916ED3">
          <w:rPr>
            <w:rFonts w:ascii="Times New Roman" w:eastAsia="Times New Roman" w:hAnsi="Times New Roman" w:cs="Times New Roman"/>
          </w:rPr>
          <w:t xml:space="preserve">habituated to constrained action </w:t>
        </w:r>
      </w:ins>
      <w:r w:rsidR="00792E0A">
        <w:rPr>
          <w:rFonts w:ascii="Times New Roman" w:eastAsia="Times New Roman" w:hAnsi="Times New Roman" w:cs="Times New Roman"/>
        </w:rPr>
        <w:t xml:space="preserve">produced greater error to the Inefficient than to the Efficient </w:t>
      </w:r>
      <w:ins w:id="851" w:author="Benton, Deon" w:date="2026-06-22T01:45:00Z" w16du:dateUtc="2026-06-22T06:45:00Z">
        <w:r w:rsidR="007E31AF">
          <w:rPr>
            <w:rFonts w:ascii="Times New Roman" w:eastAsia="Times New Roman" w:hAnsi="Times New Roman" w:cs="Times New Roman"/>
          </w:rPr>
          <w:t>test event</w:t>
        </w:r>
      </w:ins>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ins w:id="852" w:author="Benton, Deon" w:date="2026-06-22T14:46:00Z" w16du:dateUtc="2026-06-22T19:46:00Z">
        <w:r w:rsidR="00916ED3">
          <w:rPr>
            <w:rFonts w:ascii="Times New Roman" w:eastAsia="Times New Roman" w:hAnsi="Times New Roman" w:cs="Times New Roman"/>
          </w:rPr>
          <w:t xml:space="preserve"> habituated to unconstrained action in the Ineffective and No Training conditions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ins w:id="853" w:author="Benton, Deon" w:date="2026-06-22T14:47:00Z" w16du:dateUtc="2026-06-22T19:47:00Z">
        <w:r w:rsidR="00CB185F">
          <w:rPr>
            <w:rFonts w:ascii="Times New Roman" w:eastAsia="Times New Roman" w:hAnsi="Times New Roman" w:cs="Times New Roman"/>
          </w:rPr>
          <w:t>comparable amounts of</w:t>
        </w:r>
      </w:ins>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ins w:id="854" w:author="Benton, Deon" w:date="2026-06-22T14:51:00Z" w16du:dateUtc="2026-06-22T19:51:00Z">
        <w:r w:rsidR="00946621">
          <w:rPr>
            <w:rFonts w:ascii="Times New Roman" w:eastAsia="Times New Roman" w:hAnsi="Times New Roman" w:cs="Times New Roman"/>
          </w:rPr>
          <w:t>The results of this simulation indicate that</w:t>
        </w:r>
      </w:ins>
      <w:ins w:id="855" w:author="Benton, Deon" w:date="2026-06-22T14:47:00Z" w16du:dateUtc="2026-06-22T19:47:00Z">
        <w:r w:rsidR="00CB185F">
          <w:rPr>
            <w:rFonts w:ascii="Times New Roman" w:eastAsia="Times New Roman" w:hAnsi="Times New Roman" w:cs="Times New Roman"/>
          </w:rPr>
          <w:t xml:space="preserve"> </w:t>
        </w:r>
      </w:ins>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ins w:id="856" w:author="Benton, Deon" w:date="2026-06-22T14:47:00Z" w16du:dateUtc="2026-06-22T19:47:00Z">
        <w:r w:rsidR="00CB185F">
          <w:rPr>
            <w:rFonts w:ascii="Times New Roman" w:eastAsia="Times New Roman" w:hAnsi="Times New Roman" w:cs="Times New Roman"/>
          </w:rPr>
          <w:t>s</w:t>
        </w:r>
      </w:ins>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4FC38CB1" w14:textId="60AF2962" w:rsidR="00946621" w:rsidDel="00F237CE" w:rsidRDefault="004C18C3" w:rsidP="00BB31AC">
      <w:pPr>
        <w:spacing w:line="480" w:lineRule="auto"/>
        <w:ind w:firstLine="720"/>
        <w:contextualSpacing/>
        <w:rPr>
          <w:del w:id="857" w:author="Benton, Deon" w:date="2026-06-22T15:53:00Z" w16du:dateUtc="2026-06-22T20:53:00Z"/>
          <w:rFonts w:ascii="Times New Roman" w:eastAsia="Times New Roman" w:hAnsi="Times New Roman" w:cs="Times New Roman"/>
        </w:rPr>
      </w:pPr>
      <w:ins w:id="858" w:author="Benton, Deon" w:date="2026-06-22T16:24:00Z" w16du:dateUtc="2026-06-22T21:24:00Z">
        <w:r w:rsidRPr="004C18C3">
          <w:rPr>
            <w:rFonts w:ascii="Times New Roman" w:eastAsia="Times New Roman" w:hAnsi="Times New Roman" w:cs="Times New Roman"/>
          </w:rPr>
          <w:t xml:space="preserve">The principal argument advanced in this paper is that infants' looking behaviors in studies assessing their action efficiency understanding reflect associative learning. The five simulations reported here support this contention. Specifically, ALIAS reproduced the finding that infants </w:t>
        </w:r>
      </w:ins>
      <w:ins w:id="859" w:author="Benton, Deon" w:date="2026-06-22T16:25:00Z" w16du:dateUtc="2026-06-22T21:25:00Z">
        <w:r w:rsidR="00197AC8">
          <w:rPr>
            <w:rFonts w:ascii="Times New Roman" w:eastAsia="Times New Roman" w:hAnsi="Times New Roman" w:cs="Times New Roman"/>
          </w:rPr>
          <w:t>look selectively</w:t>
        </w:r>
      </w:ins>
      <w:ins w:id="860" w:author="Benton, Deon" w:date="2026-06-22T16:24:00Z" w16du:dateUtc="2026-06-22T21:24:00Z">
        <w:r w:rsidRPr="004C18C3">
          <w:rPr>
            <w:rFonts w:ascii="Times New Roman" w:eastAsia="Times New Roman" w:hAnsi="Times New Roman" w:cs="Times New Roman"/>
          </w:rPr>
          <w:t xml:space="preserve"> at inefficient actions, that this effect is independent of </w:t>
        </w:r>
      </w:ins>
      <w:ins w:id="861" w:author="Benton, Deon" w:date="2026-06-22T16:25:00Z" w16du:dateUtc="2026-06-22T21:25:00Z">
        <w:r w:rsidR="00197AC8">
          <w:rPr>
            <w:rFonts w:ascii="Times New Roman" w:eastAsia="Times New Roman" w:hAnsi="Times New Roman" w:cs="Times New Roman"/>
          </w:rPr>
          <w:t>whether the entities involved possess</w:t>
        </w:r>
      </w:ins>
      <w:ins w:id="862" w:author="Benton, Deon" w:date="2026-06-22T16:24:00Z" w16du:dateUtc="2026-06-22T21:24:00Z">
        <w:r w:rsidRPr="004C18C3">
          <w:rPr>
            <w:rFonts w:ascii="Times New Roman" w:eastAsia="Times New Roman" w:hAnsi="Times New Roman" w:cs="Times New Roman"/>
          </w:rPr>
          <w:t xml:space="preserve"> animacy cues, that infants make bidirectional inferences among actions, goals, and constraints, that </w:t>
        </w:r>
      </w:ins>
      <w:ins w:id="863" w:author="Benton, Deon" w:date="2026-06-22T16:25:00Z" w16du:dateUtc="2026-06-22T21:25:00Z">
        <w:r w:rsidR="00197AC8">
          <w:rPr>
            <w:rFonts w:ascii="Times New Roman" w:eastAsia="Times New Roman" w:hAnsi="Times New Roman" w:cs="Times New Roman"/>
          </w:rPr>
          <w:t>ostensibly they</w:t>
        </w:r>
      </w:ins>
      <w:ins w:id="864" w:author="Benton, Deon" w:date="2026-06-22T16:24:00Z" w16du:dateUtc="2026-06-22T21:24:00Z">
        <w:r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ins>
      <w:ins w:id="865" w:author="Benton, Deon" w:date="2026-06-22T16:25:00Z" w16du:dateUtc="2026-06-22T21:25:00Z">
        <w:r w:rsidR="00197AC8">
          <w:rPr>
            <w:rFonts w:ascii="Times New Roman" w:eastAsia="Times New Roman" w:hAnsi="Times New Roman" w:cs="Times New Roman"/>
          </w:rPr>
          <w:t>such looking behaviors</w:t>
        </w:r>
      </w:ins>
      <w:ins w:id="866" w:author="Benton, Deon" w:date="2026-06-22T16:24:00Z" w16du:dateUtc="2026-06-22T21:24:00Z">
        <w:r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ins>
      <w:ins w:id="867" w:author="Benton, Deon" w:date="2026-06-22T16:26:00Z" w16du:dateUtc="2026-06-22T21:26:00Z">
        <w:r w:rsidR="00197AC8">
          <w:rPr>
            <w:rFonts w:ascii="Times New Roman" w:eastAsia="Times New Roman" w:hAnsi="Times New Roman" w:cs="Times New Roman"/>
          </w:rPr>
          <w:t xml:space="preserve"> readily</w:t>
        </w:r>
      </w:ins>
      <w:ins w:id="868" w:author="Benton, Deon" w:date="2026-06-22T16:24:00Z" w16du:dateUtc="2026-06-22T21:24:00Z">
        <w:r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Pr>
            <w:rFonts w:ascii="Times New Roman" w:eastAsia="Times New Roman" w:hAnsi="Times New Roman" w:cs="Times New Roman"/>
          </w:rPr>
          <w:t xml:space="preserve"> </w:t>
        </w:r>
      </w:ins>
    </w:p>
    <w:p w14:paraId="7151A5A1" w14:textId="569F1CED" w:rsidR="00F97439" w:rsidRDefault="005011EE" w:rsidP="00140894">
      <w:pPr>
        <w:spacing w:line="480" w:lineRule="auto"/>
        <w:ind w:firstLine="720"/>
        <w:contextualSpacing/>
        <w:rPr>
          <w:ins w:id="869" w:author="Benton, Deon" w:date="2026-06-22T16:34:00Z" w16du:dateUtc="2026-06-22T21:34:00Z"/>
          <w:rFonts w:ascii="Times New Roman" w:eastAsia="Times New Roman" w:hAnsi="Times New Roman" w:cs="Times New Roman"/>
        </w:rPr>
      </w:pPr>
      <w:ins w:id="870" w:author="Benton, Deon" w:date="2026-06-22T16:33:00Z" w16du:dateUtc="2026-06-22T21:33:00Z">
        <w:r w:rsidRPr="005011EE">
          <w:rPr>
            <w:rFonts w:ascii="Times New Roman" w:eastAsia="Times New Roman" w:hAnsi="Times New Roman" w:cs="Times New Roman"/>
          </w:rPr>
          <w:t xml:space="preserve">At the same time, a complete account of infants’ looking performance in these studies should do more than reproduce existing findings. The account must also be generative: it should produce testable predictions for future research. The final section does exactly this by placing </w:t>
        </w:r>
        <w:r w:rsidRPr="005011EE">
          <w:rPr>
            <w:rFonts w:ascii="Times New Roman" w:eastAsia="Times New Roman" w:hAnsi="Times New Roman" w:cs="Times New Roman"/>
          </w:rPr>
          <w:lastRenderedPageBreak/>
          <w:t>ALIAS in a series of novel situations and examining its resulting behavior. These behaviors constitute a set of predictions that can be used to decide between the present account and the domain-specific alternatives.</w:t>
        </w:r>
      </w:ins>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w:t>
            </w:r>
            <w:proofErr w:type="gramStart"/>
            <w:r w:rsidR="00A4495D" w:rsidRPr="00A4495D">
              <w:rPr>
                <w:rFonts w:ascii="Times New Roman" w:hAnsi="Times New Roman" w:cs="Times New Roman"/>
                <w:i w:val="0"/>
                <w:iCs w:val="0"/>
                <w:color w:val="000000" w:themeColor="text1"/>
                <w:sz w:val="24"/>
                <w:szCs w:val="24"/>
              </w:rPr>
              <w:t>comes to rest</w:t>
            </w:r>
            <w:proofErr w:type="gramEnd"/>
            <w:r w:rsidR="00A4495D" w:rsidRPr="00A4495D">
              <w:rPr>
                <w:rFonts w:ascii="Times New Roman" w:hAnsi="Times New Roman" w:cs="Times New Roman"/>
                <w:i w:val="0"/>
                <w:iCs w:val="0"/>
                <w:color w:val="000000" w:themeColor="text1"/>
                <w:sz w:val="24"/>
                <w:szCs w:val="24"/>
              </w:rPr>
              <w:t xml:space="preserve">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ins w:id="871" w:author="Benton, Deon" w:date="2026-06-22T16:34:00Z" w16du:dateUtc="2026-06-22T21:34:00Z"/>
          <w:rFonts w:ascii="Times New Roman" w:eastAsia="Times New Roman" w:hAnsi="Times New Roman" w:cs="Times New Roman"/>
        </w:rPr>
      </w:pPr>
      <w:ins w:id="872" w:author="Benton, Deon" w:date="2026-06-22T16:34:00Z" w16du:dateUtc="2026-06-22T21:34:00Z">
        <w:r>
          <w:rPr>
            <w:rFonts w:ascii="Times New Roman" w:eastAsia="Times New Roman" w:hAnsi="Times New Roman" w:cs="Times New Roman"/>
          </w:rPr>
          <w:t>A</w:t>
        </w:r>
      </w:ins>
      <w:r w:rsidR="00D71F2D">
        <w:rPr>
          <w:rFonts w:ascii="Times New Roman" w:eastAsia="Times New Roman" w:hAnsi="Times New Roman" w:cs="Times New Roman"/>
        </w:rPr>
        <w:t xml:space="preserve"> potentially interesting question</w:t>
      </w:r>
      <w:ins w:id="873" w:author="Benton, Deon" w:date="2026-06-22T16:34:00Z" w16du:dateUtc="2026-06-22T21:34:00Z">
        <w:r>
          <w:rPr>
            <w:rFonts w:ascii="Times New Roman" w:eastAsia="Times New Roman" w:hAnsi="Times New Roman" w:cs="Times New Roman"/>
          </w:rPr>
          <w:t xml:space="preserve"> that the current simulations raise</w:t>
        </w:r>
      </w:ins>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ins w:id="874" w:author="Benton, Deon" w:date="2026-06-22T16:35:00Z" w16du:dateUtc="2026-06-22T21:35:00Z">
        <w:r>
          <w:rPr>
            <w:rFonts w:ascii="Times New Roman" w:eastAsia="Times New Roman" w:hAnsi="Times New Roman" w:cs="Times New Roman"/>
          </w:rPr>
          <w:t xml:space="preserve">Figure </w:t>
        </w:r>
      </w:ins>
      <w:r w:rsidR="00A50B29">
        <w:rPr>
          <w:rFonts w:ascii="Times New Roman" w:eastAsia="Times New Roman" w:hAnsi="Times New Roman" w:cs="Times New Roman"/>
        </w:rPr>
        <w:t>27</w:t>
      </w:r>
      <w:ins w:id="875" w:author="Benton, Deon" w:date="2026-06-22T16:35:00Z" w16du:dateUtc="2026-06-22T21:35:00Z">
        <w:r>
          <w:rPr>
            <w:rFonts w:ascii="Times New Roman" w:eastAsia="Times New Roman" w:hAnsi="Times New Roman" w:cs="Times New Roman"/>
          </w:rPr>
          <w:t xml:space="preserve"> depicts what such an event would look like. </w:t>
        </w:r>
      </w:ins>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443CE2BB"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Crucially, as 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inefficient and efficient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66EBBEF0"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high,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7EBC739"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D34515">
        <w:rPr>
          <w:rFonts w:ascii="Times New Roman" w:eastAsia="Times New Roman" w:hAnsi="Times New Roman" w:cs="Times New Roman"/>
        </w:rPr>
        <w:t xml:space="preserve"> raised by the current simulations</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6F1F30">
        <w:rPr>
          <w:rFonts w:ascii="Times New Roman" w:eastAsia="Times New Roman" w:hAnsi="Times New Roman" w:cs="Times New Roman"/>
        </w:rPr>
        <w:t xml:space="preserve">; the typical approach is to </w:t>
      </w:r>
      <w:r w:rsidR="00737BD2">
        <w:rPr>
          <w:rFonts w:ascii="Times New Roman" w:eastAsia="Times New Roman" w:hAnsi="Times New Roman" w:cs="Times New Roman"/>
        </w:rPr>
        <w:t>test</w:t>
      </w:r>
      <w:r w:rsidR="006F1F30">
        <w:rPr>
          <w:rFonts w:ascii="Times New Roman" w:eastAsia="Times New Roman" w:hAnsi="Times New Roman" w:cs="Times New Roman"/>
        </w:rPr>
        <w:t xml:space="preserve"> infants</w:t>
      </w:r>
      <w:r w:rsidR="00737BD2">
        <w:rPr>
          <w:rFonts w:ascii="Times New Roman" w:eastAsia="Times New Roman" w:hAnsi="Times New Roman" w:cs="Times New Roman"/>
        </w:rPr>
        <w:t xml:space="preserve"> on</w:t>
      </w:r>
      <w:r w:rsidR="006F1F30">
        <w:rPr>
          <w:rFonts w:ascii="Times New Roman" w:eastAsia="Times New Roman" w:hAnsi="Times New Roman" w:cs="Times New Roman"/>
        </w:rPr>
        <w:t xml:space="preserve"> </w:t>
      </w:r>
      <w:r w:rsidR="00737BD2">
        <w:rPr>
          <w:rFonts w:ascii="Times New Roman" w:eastAsia="Times New Roman" w:hAnsi="Times New Roman" w:cs="Times New Roman"/>
        </w:rPr>
        <w:t>inefficient and efficient test events.</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Networks were the same “age” as those in Simulation 4.</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ins w:id="876" w:author="Benton, Deon" w:date="2026-06-22T18:40:00Z" w16du:dateUtc="2026-06-22T23:40:00Z">
        <w:r w:rsidR="008221B1">
          <w:rPr>
            <w:color w:val="000000" w:themeColor="text1"/>
          </w:rPr>
          <w:t xml:space="preserve"> </w:t>
        </w:r>
      </w:ins>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235F118" w:rsidR="001A0F8D" w:rsidRDefault="003746FE"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t>
      </w:r>
      <w:ins w:id="877" w:author="Benton, Deon" w:date="2026-06-22T18:40:00Z" w16du:dateUtc="2026-06-22T23:40:00Z">
        <w:r w:rsidR="008221B1">
          <w:rPr>
            <w:rFonts w:ascii="Times New Roman" w:eastAsia="Times New Roman" w:hAnsi="Times New Roman" w:cs="Times New Roman"/>
          </w:rPr>
          <w:t>is evident in Figure 30</w:t>
        </w:r>
      </w:ins>
      <w:r>
        <w:rPr>
          <w:rFonts w:ascii="Times New Roman" w:eastAsia="Times New Roman" w:hAnsi="Times New Roman" w:cs="Times New Roman"/>
        </w:rPr>
        <w:t xml:space="preserve">, networks looked longer at the </w:t>
      </w:r>
      <w:ins w:id="878" w:author="Benton, Deon" w:date="2026-06-22T18:41:00Z" w16du:dateUtc="2026-06-22T23:41:00Z">
        <w:r w:rsidR="007C1566">
          <w:rPr>
            <w:rFonts w:ascii="Times New Roman" w:eastAsia="Times New Roman" w:hAnsi="Times New Roman" w:cs="Times New Roman"/>
          </w:rPr>
          <w:t>barrierless, inefficient test event than at the high, inefficient one.</w:t>
        </w:r>
      </w:ins>
      <w:r>
        <w:rPr>
          <w:rFonts w:ascii="Times New Roman" w:eastAsia="Times New Roman" w:hAnsi="Times New Roman" w:cs="Times New Roman"/>
        </w:rPr>
        <w:t xml:space="preserve"> Heightened looking (or error) was observed t</w:t>
      </w:r>
      <w:ins w:id="879" w:author="Benton, Deon" w:date="2026-06-22T18:41:00Z" w16du:dateUtc="2026-06-22T23:41:00Z">
        <w:r w:rsidR="007C1566">
          <w:rPr>
            <w:rFonts w:ascii="Times New Roman" w:eastAsia="Times New Roman" w:hAnsi="Times New Roman" w:cs="Times New Roman"/>
          </w:rPr>
          <w:t>o</w:t>
        </w:r>
      </w:ins>
      <w:r>
        <w:rPr>
          <w:rFonts w:ascii="Times New Roman" w:eastAsia="Times New Roman" w:hAnsi="Times New Roman" w:cs="Times New Roman"/>
        </w:rPr>
        <w:t xml:space="preserve"> </w:t>
      </w:r>
      <w:ins w:id="880" w:author="Benton, Deon" w:date="2026-06-22T18:41:00Z" w16du:dateUtc="2026-06-22T23:41:00Z">
        <w:r w:rsidR="007C1566">
          <w:rPr>
            <w:rFonts w:ascii="Times New Roman" w:eastAsia="Times New Roman" w:hAnsi="Times New Roman" w:cs="Times New Roman"/>
          </w:rPr>
          <w:t>the barrierless,</w:t>
        </w:r>
      </w:ins>
      <w:r>
        <w:rPr>
          <w:rFonts w:ascii="Times New Roman" w:eastAsia="Times New Roman" w:hAnsi="Times New Roman" w:cs="Times New Roman"/>
        </w:rPr>
        <w:t xml:space="preserve"> inefficient test event than to</w:t>
      </w:r>
      <w:ins w:id="881" w:author="Benton, Deon" w:date="2026-06-22T18:41:00Z" w16du:dateUtc="2026-06-22T23:41:00Z">
        <w:r w:rsidR="007C1566">
          <w:rPr>
            <w:rFonts w:ascii="Times New Roman" w:eastAsia="Times New Roman" w:hAnsi="Times New Roman" w:cs="Times New Roman"/>
          </w:rPr>
          <w:t xml:space="preserve"> the high, inefficient one because, as was discussed more extensively in Simulation 1</w:t>
        </w:r>
      </w:ins>
      <w:ins w:id="882" w:author="Benton, Deon" w:date="2026-06-22T18:42:00Z" w16du:dateUtc="2026-06-22T23:42:00Z">
        <w:r w:rsidR="007C1566">
          <w:rPr>
            <w:rFonts w:ascii="Times New Roman" w:eastAsia="Times New Roman" w:hAnsi="Times New Roman" w:cs="Times New Roman"/>
          </w:rPr>
          <w:t>a,</w:t>
        </w:r>
      </w:ins>
      <w:r w:rsidR="00DA342E">
        <w:rPr>
          <w:rFonts w:ascii="Times New Roman" w:eastAsia="Times New Roman" w:hAnsi="Times New Roman" w:cs="Times New Roman"/>
        </w:rPr>
        <w:t xml:space="preserve"> </w:t>
      </w:r>
      <w:ins w:id="883" w:author="Benton, Deon" w:date="2026-06-22T18:45:00Z" w16du:dateUtc="2026-06-22T23:45:00Z">
        <w:r w:rsidR="007C1566">
          <w:rPr>
            <w:rFonts w:ascii="Times New Roman" w:eastAsia="Times New Roman" w:hAnsi="Times New Roman" w:cs="Times New Roman"/>
          </w:rPr>
          <w:t>many of the input features</w:t>
        </w:r>
      </w:ins>
      <w:r w:rsidR="0045705D" w:rsidRPr="0045705D">
        <w:rPr>
          <w:rFonts w:ascii="Times New Roman" w:eastAsia="Times New Roman" w:hAnsi="Times New Roman" w:cs="Times New Roman"/>
        </w:rPr>
        <w:t xml:space="preserve"> </w:t>
      </w:r>
      <w:ins w:id="884" w:author="Benton, Deon" w:date="2026-06-22T18:45:00Z" w16du:dateUtc="2026-06-22T23:45:00Z">
        <w:r w:rsidR="007C1566">
          <w:rPr>
            <w:rFonts w:ascii="Times New Roman" w:eastAsia="Times New Roman" w:hAnsi="Times New Roman" w:cs="Times New Roman"/>
          </w:rPr>
          <w:t xml:space="preserve">shown in this event </w:t>
        </w:r>
      </w:ins>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ins w:id="885" w:author="Benton, Deon" w:date="2026-06-22T18:44:00Z" w16du:dateUtc="2026-06-22T23:44:00Z">
        <w:r w:rsidR="007C1566">
          <w:rPr>
            <w:rFonts w:ascii="Times New Roman" w:eastAsia="Times New Roman" w:hAnsi="Times New Roman" w:cs="Times New Roman"/>
          </w:rPr>
          <w:t xml:space="preserve">This information ultimately conflicted with the </w:t>
        </w:r>
      </w:ins>
      <w:ins w:id="886" w:author="Benton, Deon" w:date="2026-06-22T18:46:00Z" w16du:dateUtc="2026-06-22T23:46:00Z">
        <w:r w:rsidR="007C1566">
          <w:rPr>
            <w:rFonts w:ascii="Times New Roman" w:eastAsia="Times New Roman" w:hAnsi="Times New Roman" w:cs="Times New Roman"/>
          </w:rPr>
          <w:t xml:space="preserve">fact that the barrierless, inefficient event presented arced motion. </w:t>
        </w:r>
      </w:ins>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ins w:id="887" w:author="Benton, Deon" w:date="2026-06-22T18:46:00Z" w16du:dateUtc="2026-06-22T23:46:00Z">
        <w:r w:rsidR="007C1566">
          <w:rPr>
            <w:rFonts w:ascii="Times New Roman" w:eastAsia="Times New Roman" w:hAnsi="Times New Roman" w:cs="Times New Roman"/>
          </w:rPr>
          <w:t>high,</w:t>
        </w:r>
      </w:ins>
      <w:r w:rsidR="0045705D" w:rsidRPr="0045705D">
        <w:rPr>
          <w:rFonts w:ascii="Times New Roman" w:eastAsia="Times New Roman" w:hAnsi="Times New Roman" w:cs="Times New Roman"/>
        </w:rPr>
        <w:t xml:space="preserve"> inefficient test event produced comparatively less error because </w:t>
      </w:r>
      <w:r w:rsidR="003745B9">
        <w:rPr>
          <w:rFonts w:ascii="Times New Roman" w:eastAsia="Times New Roman" w:hAnsi="Times New Roman" w:cs="Times New Roman"/>
        </w:rPr>
        <w:t xml:space="preserve">the input information </w:t>
      </w:r>
      <w:proofErr w:type="gramStart"/>
      <w:r w:rsidR="003745B9">
        <w:rPr>
          <w:rFonts w:ascii="Times New Roman" w:eastAsia="Times New Roman" w:hAnsi="Times New Roman" w:cs="Times New Roman"/>
        </w:rPr>
        <w:t>associated</w:t>
      </w:r>
      <w:proofErr w:type="gramEnd"/>
      <w:r w:rsidR="003745B9">
        <w:rPr>
          <w:rFonts w:ascii="Times New Roman" w:eastAsia="Times New Roman" w:hAnsi="Times New Roman" w:cs="Times New Roman"/>
        </w:rPr>
        <w:t xml:space="preserve"> </w:t>
      </w:r>
      <w:ins w:id="888" w:author="Benton, Deon" w:date="2026-06-22T18:46:00Z" w16du:dateUtc="2026-06-22T23:46:00Z">
        <w:r w:rsidR="007C1566">
          <w:rPr>
            <w:rFonts w:ascii="Times New Roman" w:eastAsia="Times New Roman" w:hAnsi="Times New Roman" w:cs="Times New Roman"/>
          </w:rPr>
          <w:t>it</w:t>
        </w:r>
      </w:ins>
      <w:r w:rsidR="003745B9">
        <w:rPr>
          <w:rFonts w:ascii="Times New Roman" w:eastAsia="Times New Roman" w:hAnsi="Times New Roman" w:cs="Times New Roman"/>
        </w:rPr>
        <w:t xml:space="preserve">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w:t>
      </w:r>
      <w:ins w:id="889" w:author="Benton, Deon" w:date="2026-06-22T18:46:00Z" w16du:dateUtc="2026-06-22T23:46:00Z">
        <w:r w:rsidR="007C1566">
          <w:rPr>
            <w:rFonts w:ascii="Times New Roman" w:eastAsia="Times New Roman" w:hAnsi="Times New Roman" w:cs="Times New Roman"/>
          </w:rPr>
          <w:t>largely consistent</w:t>
        </w:r>
      </w:ins>
      <w:r w:rsidR="0045705D" w:rsidRPr="0045705D">
        <w:rPr>
          <w:rFonts w:ascii="Times New Roman" w:eastAsia="Times New Roman" w:hAnsi="Times New Roman" w:cs="Times New Roman"/>
        </w:rPr>
        <w:t xml:space="preserve">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p>
    <w:p w14:paraId="7574BB23" w14:textId="0E9260F9"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del w:id="890" w:author="Benton, Deon" w:date="2026-06-23T16:26:00Z" w16du:dateUtc="2026-06-23T21:26:00Z">
        <w:r w:rsidR="009E0417" w:rsidDel="00C45169">
          <w:rPr>
            <w:rFonts w:ascii="Times New Roman" w:eastAsia="Times New Roman" w:hAnsi="Times New Roman" w:cs="Times New Roman"/>
          </w:rPr>
          <w:delText xml:space="preserve"> </w:delText>
        </w:r>
        <w:r w:rsidR="007A4760" w:rsidDel="00C45169">
          <w:rPr>
            <w:rFonts w:ascii="Times New Roman" w:eastAsia="Times New Roman" w:hAnsi="Times New Roman" w:cs="Times New Roman"/>
          </w:rPr>
          <w:delText xml:space="preserve">presumably </w:delText>
        </w:r>
        <w:r w:rsidR="009E0417" w:rsidDel="00C45169">
          <w:rPr>
            <w:rFonts w:ascii="Times New Roman" w:eastAsia="Times New Roman" w:hAnsi="Times New Roman" w:cs="Times New Roman"/>
          </w:rPr>
          <w:delText xml:space="preserve">they </w:delText>
        </w:r>
      </w:del>
      <w:ins w:id="891" w:author="Benton, Deon" w:date="2026-06-23T16:26:00Z" w16du:dateUtc="2026-06-23T21:26:00Z">
        <w:r w:rsidR="00C45169">
          <w:rPr>
            <w:rFonts w:ascii="Times New Roman" w:eastAsia="Times New Roman" w:hAnsi="Times New Roman" w:cs="Times New Roman"/>
          </w:rPr>
          <w:t xml:space="preserve">, arguably, they </w:t>
        </w:r>
      </w:ins>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current domain-specific proposals would </w:t>
      </w:r>
      <w:r>
        <w:rPr>
          <w:rFonts w:ascii="Times New Roman" w:eastAsia="Times New Roman" w:hAnsi="Times New Roman" w:cs="Times New Roman"/>
        </w:rPr>
        <w:lastRenderedPageBreak/>
        <w:t>predict for the same events.</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ins w:id="892" w:author="Benton, Deon" w:date="2026-06-23T16:39:00Z" w16du:dateUtc="2026-06-23T21:39:00Z">
        <w:r w:rsidR="0081501F">
          <w:rPr>
            <w:rFonts w:ascii="Times New Roman" w:eastAsia="Times New Roman" w:hAnsi="Times New Roman" w:cs="Times New Roman"/>
          </w:rPr>
          <w:t>acti</w:t>
        </w:r>
      </w:ins>
      <w:ins w:id="893" w:author="Benton, Deon" w:date="2026-06-23T16:40:00Z" w16du:dateUtc="2026-06-23T21:40:00Z">
        <w:r w:rsidR="0081501F">
          <w:rPr>
            <w:rFonts w:ascii="Times New Roman" w:eastAsia="Times New Roman" w:hAnsi="Times New Roman" w:cs="Times New Roman"/>
          </w:rPr>
          <w:t>on processing depends on the efficiency, cost, and subjective utility of those actions, among other things,</w:t>
        </w:r>
      </w:ins>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ins w:id="894" w:author="Benton, Deon" w:date="2026-06-23T16:27:00Z" w16du:dateUtc="2026-06-23T21:27:00Z">
        <w:r w:rsidR="00C45169">
          <w:rPr>
            <w:rFonts w:ascii="Times New Roman" w:eastAsia="Times New Roman" w:hAnsi="Times New Roman" w:cs="Times New Roman"/>
          </w:rPr>
          <w:t>they would predict that infants should show equivalent dishabituation to both inconsistent events</w:t>
        </w:r>
      </w:ins>
      <w:ins w:id="895" w:author="Benton, Deon" w:date="2026-06-23T16:28:00Z" w16du:dateUtc="2026-06-23T21:28:00Z">
        <w:r w:rsidR="00C45169">
          <w:rPr>
            <w:rFonts w:ascii="Times New Roman" w:eastAsia="Times New Roman" w:hAnsi="Times New Roman" w:cs="Times New Roman"/>
          </w:rPr>
          <w:t xml:space="preserve"> because both events are non-rational and costly</w:t>
        </w:r>
      </w:ins>
      <w:r w:rsidR="00AA2ECA">
        <w:rPr>
          <w:rFonts w:ascii="Times New Roman" w:eastAsia="Times New Roman" w:hAnsi="Times New Roman" w:cs="Times New Roman"/>
        </w:rPr>
        <w:t xml:space="preserve">. </w:t>
      </w:r>
      <w:ins w:id="896" w:author="Benton, Deon" w:date="2026-06-23T16:28:00Z" w16du:dateUtc="2026-06-23T21:28:00Z">
        <w:r w:rsidR="00C45169">
          <w:rPr>
            <w:rFonts w:ascii="Times New Roman" w:eastAsia="Times New Roman" w:hAnsi="Times New Roman" w:cs="Times New Roman"/>
          </w:rPr>
          <w:t>This</w:t>
        </w:r>
      </w:ins>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6F2336">
        <w:rPr>
          <w:rFonts w:ascii="Times New Roman" w:eastAsia="Times New Roman" w:hAnsi="Times New Roman" w:cs="Times New Roman"/>
        </w:rPr>
        <w:t xml:space="preserve">Future research would do well to test these predictions. </w:t>
      </w:r>
      <w:ins w:id="897" w:author="Benton, Deon" w:date="2026-06-23T16:41:00Z" w16du:dateUtc="2026-06-23T21:41:00Z">
        <w:r w:rsidR="0081501F">
          <w:rPr>
            <w:rFonts w:ascii="Times New Roman" w:eastAsia="Times New Roman" w:hAnsi="Times New Roman" w:cs="Times New Roman"/>
          </w:rPr>
          <w:t>These same accounts might also predict equivalent performance between the Suspended Central Obstacle Event and Suspended Peripheral Obstacle Event</w:t>
        </w:r>
      </w:ins>
      <w:ins w:id="898" w:author="Benton, Deon" w:date="2026-06-23T16:42:00Z" w16du:dateUtc="2026-06-23T21:42:00Z">
        <w:r w:rsidR="0081501F">
          <w:rPr>
            <w:rFonts w:ascii="Times New Roman" w:eastAsia="Times New Roman" w:hAnsi="Times New Roman" w:cs="Times New Roman"/>
          </w:rPr>
          <w:t xml:space="preserve"> conditions</w:t>
        </w:r>
      </w:ins>
      <w:ins w:id="899" w:author="Benton, Deon" w:date="2026-06-23T16:41:00Z" w16du:dateUtc="2026-06-23T21:41:00Z">
        <w:r w:rsidR="0081501F">
          <w:rPr>
            <w:rFonts w:ascii="Times New Roman" w:eastAsia="Times New Roman" w:hAnsi="Times New Roman" w:cs="Times New Roman"/>
          </w:rPr>
          <w:t>. This is because</w:t>
        </w:r>
      </w:ins>
      <w:ins w:id="900" w:author="Benton, Deon" w:date="2026-06-23T16:46:00Z" w16du:dateUtc="2026-06-23T21:46:00Z">
        <w:r w:rsidR="0081501F" w:rsidRPr="00EE29D6">
          <w:rPr>
            <w:rFonts w:ascii="Times New Roman" w:hAnsi="Times New Roman" w:cs="Times New Roman"/>
          </w:rPr>
          <w:t xml:space="preserve"> the agent’s </w:t>
        </w:r>
        <w:r w:rsidR="0081501F">
          <w:rPr>
            <w:rFonts w:ascii="Times New Roman" w:hAnsi="Times New Roman" w:cs="Times New Roman"/>
          </w:rPr>
          <w:t>actions during the habituation phase in both condit</w:t>
        </w:r>
      </w:ins>
      <w:ins w:id="901" w:author="Benton, Deon" w:date="2026-06-23T16:47:00Z" w16du:dateUtc="2026-06-23T21:47:00Z">
        <w:r w:rsidR="0081501F">
          <w:rPr>
            <w:rFonts w:ascii="Times New Roman" w:hAnsi="Times New Roman" w:cs="Times New Roman"/>
          </w:rPr>
          <w:t xml:space="preserve">ions </w:t>
        </w:r>
      </w:ins>
      <w:ins w:id="902" w:author="Benton, Deon" w:date="2026-06-23T16:46:00Z" w16du:dateUtc="2026-06-23T21:46:00Z">
        <w:r w:rsidR="0081501F" w:rsidRPr="00EE29D6">
          <w:rPr>
            <w:rFonts w:ascii="Times New Roman" w:hAnsi="Times New Roman" w:cs="Times New Roman"/>
          </w:rPr>
          <w:t>were not rational given the environmental constraints</w:t>
        </w:r>
        <w:r w:rsidR="0081501F">
          <w:rPr>
            <w:rFonts w:ascii="Times New Roman" w:hAnsi="Times New Roman" w:cs="Times New Roman"/>
          </w:rPr>
          <w:t>.</w:t>
        </w:r>
      </w:ins>
      <w:ins w:id="903" w:author="Benton, Deon" w:date="2026-06-23T16:47:00Z" w16du:dateUtc="2026-06-23T21:47:00Z">
        <w:r w:rsidR="0081501F">
          <w:rPr>
            <w:rFonts w:ascii="Times New Roman" w:hAnsi="Times New Roman" w:cs="Times New Roman"/>
          </w:rPr>
          <w:t xml:space="preserve"> As such, these accounts predict that infants should fail to form efficiency-based expectations during this phase.</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2C6AB642"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ins w:id="904" w:author="Benton, Deon" w:date="2026-06-23T16:59:00Z" w16du:dateUtc="2026-06-23T21:59:00Z">
        <w:r w:rsidR="001A58FE">
          <w:rPr>
            <w:rFonts w:ascii="Times New Roman" w:eastAsia="Times New Roman" w:hAnsi="Times New Roman" w:cs="Times New Roman"/>
          </w:rPr>
          <w:t xml:space="preserve">Rich proposals </w:t>
        </w:r>
      </w:ins>
      <w:r w:rsidR="00DD0C8C">
        <w:rPr>
          <w:rFonts w:ascii="Times New Roman" w:eastAsia="Times New Roman" w:hAnsi="Times New Roman" w:cs="Times New Roman"/>
        </w:rPr>
        <w:t>maintain</w:t>
      </w:r>
      <w:del w:id="905" w:author="Benton, Deon" w:date="2026-06-23T16:59:00Z" w16du:dateUtc="2026-06-23T21:59:00Z">
        <w:r w:rsidR="00DD0C8C" w:rsidDel="001A58FE">
          <w:rPr>
            <w:rFonts w:ascii="Times New Roman" w:eastAsia="Times New Roman" w:hAnsi="Times New Roman" w:cs="Times New Roman"/>
          </w:rPr>
          <w:delText>s</w:delText>
        </w:r>
      </w:del>
      <w:r w:rsidR="00DD0C8C">
        <w:rPr>
          <w:rFonts w:ascii="Times New Roman" w:eastAsia="Times New Roman" w:hAnsi="Times New Roman" w:cs="Times New Roman"/>
        </w:rPr>
        <w:t xml:space="preserve"> that infants</w:t>
      </w:r>
      <w:r w:rsidR="005D64BA">
        <w:rPr>
          <w:rFonts w:ascii="Times New Roman" w:eastAsia="Times New Roman" w:hAnsi="Times New Roman" w:cs="Times New Roman"/>
        </w:rPr>
        <w:t xml:space="preserve"> possess </w:t>
      </w:r>
      <w:proofErr w:type="gramStart"/>
      <w:r w:rsidR="005D64BA">
        <w:rPr>
          <w:rFonts w:ascii="Times New Roman" w:eastAsia="Times New Roman" w:hAnsi="Times New Roman" w:cs="Times New Roman"/>
        </w:rPr>
        <w:t>early-emerging</w:t>
      </w:r>
      <w:proofErr w:type="gramEnd"/>
      <w:r w:rsidR="005D64BA">
        <w:rPr>
          <w:rFonts w:ascii="Times New Roman" w:eastAsia="Times New Roman" w:hAnsi="Times New Roman" w:cs="Times New Roman"/>
        </w:rPr>
        <w:t xml:space="preserve"> and conceptually rich domain-specific systems that </w:t>
      </w:r>
      <w:ins w:id="906" w:author="Benton, Deon" w:date="2026-06-23T17:00:00Z" w16du:dateUtc="2026-06-23T22:00:00Z">
        <w:r w:rsidR="001A58FE">
          <w:rPr>
            <w:rFonts w:ascii="Times New Roman" w:eastAsia="Times New Roman" w:hAnsi="Times New Roman" w:cs="Times New Roman"/>
          </w:rPr>
          <w:t>support processing actions</w:t>
        </w:r>
      </w:ins>
      <w:r w:rsidR="005D64BA">
        <w:rPr>
          <w:rFonts w:ascii="Times New Roman" w:eastAsia="Times New Roman" w:hAnsi="Times New Roman" w:cs="Times New Roman"/>
        </w:rPr>
        <w:t xml:space="preserve"> </w:t>
      </w:r>
      <w:del w:id="907" w:author="Benton, Deon" w:date="2026-06-23T17:00:00Z" w16du:dateUtc="2026-06-23T22:00:00Z">
        <w:r w:rsidR="005D64BA" w:rsidDel="001A58FE">
          <w:rPr>
            <w:rFonts w:ascii="Times New Roman" w:eastAsia="Times New Roman" w:hAnsi="Times New Roman" w:cs="Times New Roman"/>
          </w:rPr>
          <w:delText xml:space="preserve">process actions </w:delText>
        </w:r>
      </w:del>
      <w:r w:rsidR="005D64BA">
        <w:rPr>
          <w:rFonts w:ascii="Times New Roman" w:eastAsia="Times New Roman" w:hAnsi="Times New Roman" w:cs="Times New Roman"/>
        </w:rPr>
        <w:t>in terms of their efficiency, cost, rationality, and subjectiv</w:t>
      </w:r>
      <w:ins w:id="908" w:author="Benton, Deon" w:date="2026-06-23T17:00:00Z" w16du:dateUtc="2026-06-23T22:00:00Z">
        <w:r w:rsidR="001A58FE">
          <w:rPr>
            <w:rFonts w:ascii="Times New Roman" w:eastAsia="Times New Roman" w:hAnsi="Times New Roman" w:cs="Times New Roman"/>
          </w:rPr>
          <w:t>e utility, among other things</w:t>
        </w:r>
      </w:ins>
      <w:del w:id="909" w:author="Benton, Deon" w:date="2026-06-23T17:00:00Z" w16du:dateUtc="2026-06-23T22:00:00Z">
        <w:r w:rsidR="005D64BA" w:rsidDel="001A58FE">
          <w:rPr>
            <w:rFonts w:ascii="Times New Roman" w:eastAsia="Times New Roman" w:hAnsi="Times New Roman" w:cs="Times New Roman"/>
          </w:rPr>
          <w:delText>ity as well as in terms of the agents involved in them</w:delText>
        </w:r>
        <w:r w:rsidR="00B102F1" w:rsidDel="001A58FE">
          <w:rPr>
            <w:rFonts w:ascii="Times New Roman" w:eastAsia="Times New Roman" w:hAnsi="Times New Roman" w:cs="Times New Roman"/>
          </w:rPr>
          <w:delText xml:space="preserve"> </w:delText>
        </w:r>
      </w:del>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del w:id="910" w:author="Benton, Deon" w:date="2026-06-23T17:01:00Z" w16du:dateUtc="2026-06-23T22:01:00Z">
        <w:r w:rsidR="006C4E68" w:rsidDel="001A58FE">
          <w:rPr>
            <w:rFonts w:ascii="Times New Roman" w:eastAsia="Times New Roman" w:hAnsi="Times New Roman" w:cs="Times New Roman"/>
          </w:rPr>
          <w:delText>Another</w:delText>
        </w:r>
        <w:r w:rsidR="00963F99" w:rsidDel="001A58FE">
          <w:rPr>
            <w:rFonts w:ascii="Times New Roman" w:eastAsia="Times New Roman" w:hAnsi="Times New Roman" w:cs="Times New Roman"/>
          </w:rPr>
          <w:delText xml:space="preserve"> perspective</w:delText>
        </w:r>
        <w:r w:rsidR="00B003CD" w:rsidDel="001A58FE">
          <w:rPr>
            <w:rFonts w:ascii="Times New Roman" w:eastAsia="Times New Roman" w:hAnsi="Times New Roman" w:cs="Times New Roman"/>
          </w:rPr>
          <w:delText xml:space="preserve"> is </w:delText>
        </w:r>
        <w:r w:rsidR="00963F99" w:rsidDel="001A58FE">
          <w:rPr>
            <w:rFonts w:ascii="Times New Roman" w:eastAsia="Times New Roman" w:hAnsi="Times New Roman" w:cs="Times New Roman"/>
          </w:rPr>
          <w:delText>that</w:delText>
        </w:r>
      </w:del>
      <w:ins w:id="911" w:author="Benton, Deon" w:date="2026-06-23T17:01:00Z" w16du:dateUtc="2026-06-23T22:01:00Z">
        <w:r w:rsidR="001A58FE">
          <w:rPr>
            <w:rFonts w:ascii="Times New Roman" w:eastAsia="Times New Roman" w:hAnsi="Times New Roman" w:cs="Times New Roman"/>
          </w:rPr>
          <w:t>Lean proposals argue instead that</w:t>
        </w:r>
      </w:ins>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ins w:id="912" w:author="Benton, Deon" w:date="2026-06-23T17:01:00Z" w16du:dateUtc="2026-06-23T22:01:00Z">
        <w:r w:rsidR="001A58FE">
          <w:rPr>
            <w:rFonts w:ascii="Times New Roman" w:eastAsia="Times New Roman" w:hAnsi="Times New Roman" w:cs="Times New Roman"/>
          </w:rPr>
          <w:t xml:space="preserve"> broadly</w:t>
        </w:r>
      </w:ins>
      <w:r w:rsidR="008D00E0">
        <w:rPr>
          <w:rFonts w:ascii="Times New Roman" w:eastAsia="Times New Roman" w:hAnsi="Times New Roman" w:cs="Times New Roman"/>
        </w:rPr>
        <w:t>—of which studies assessing infants</w:t>
      </w:r>
      <w:proofErr w:type="gramStart"/>
      <w:r w:rsidR="008D00E0">
        <w:rPr>
          <w:rFonts w:ascii="Times New Roman" w:eastAsia="Times New Roman" w:hAnsi="Times New Roman" w:cs="Times New Roman"/>
        </w:rPr>
        <w:t>’ action</w:t>
      </w:r>
      <w:proofErr w:type="gramEnd"/>
      <w:r w:rsidR="008D00E0">
        <w:rPr>
          <w:rFonts w:ascii="Times New Roman" w:eastAsia="Times New Roman" w:hAnsi="Times New Roman" w:cs="Times New Roman"/>
        </w:rPr>
        <w:t xml:space="preserve"> </w:t>
      </w:r>
      <w:r w:rsidR="008D00E0">
        <w:rPr>
          <w:rFonts w:ascii="Times New Roman" w:eastAsia="Times New Roman" w:hAnsi="Times New Roman" w:cs="Times New Roman"/>
        </w:rPr>
        <w:lastRenderedPageBreak/>
        <w:t>efficiency understanding are specific instance</w:t>
      </w:r>
      <w:r w:rsidR="00E11D78">
        <w:rPr>
          <w:rFonts w:ascii="Times New Roman" w:eastAsia="Times New Roman" w:hAnsi="Times New Roman" w:cs="Times New Roman"/>
        </w:rPr>
        <w:t>s</w:t>
      </w:r>
      <w:ins w:id="913" w:author="Benton, Deon" w:date="2026-06-23T17:02:00Z" w16du:dateUtc="2026-06-23T22:02:00Z">
        <w:r w:rsidR="0074071E">
          <w:rPr>
            <w:rFonts w:ascii="Times New Roman" w:eastAsia="Times New Roman" w:hAnsi="Times New Roman" w:cs="Times New Roman"/>
          </w:rPr>
          <w:t xml:space="preserve"> </w:t>
        </w:r>
      </w:ins>
      <w:ins w:id="914" w:author="Benton, Deon" w:date="2026-06-23T17:01:00Z" w16du:dateUtc="2026-06-23T22:01:00Z">
        <w:r w:rsidR="001A58FE">
          <w:rPr>
            <w:rFonts w:ascii="Times New Roman" w:eastAsia="Times New Roman" w:hAnsi="Times New Roman" w:cs="Times New Roman"/>
          </w:rPr>
          <w:t xml:space="preserve">reflect the operation of </w:t>
        </w:r>
      </w:ins>
      <w:ins w:id="915" w:author="Benton, Deon" w:date="2026-06-23T17:02:00Z" w16du:dateUtc="2026-06-23T22:02:00Z">
        <w:r w:rsidR="001A58FE">
          <w:rPr>
            <w:rFonts w:ascii="Times New Roman" w:eastAsia="Times New Roman" w:hAnsi="Times New Roman" w:cs="Times New Roman"/>
          </w:rPr>
          <w:t>more domain-general processes.</w:t>
        </w:r>
      </w:ins>
      <w:r w:rsidR="00B64262">
        <w:rPr>
          <w:rFonts w:ascii="Times New Roman" w:eastAsia="Times New Roman" w:hAnsi="Times New Roman" w:cs="Times New Roman"/>
        </w:rPr>
        <w:t xml:space="preserve"> </w:t>
      </w:r>
    </w:p>
    <w:p w14:paraId="35003FE9" w14:textId="64681F8D"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ins w:id="916" w:author="Benton, Deon" w:date="2026-06-23T17:03:00Z" w16du:dateUtc="2026-06-23T22:03:00Z">
        <w:r w:rsidR="0074071E">
          <w:rPr>
            <w:rFonts w:ascii="Times New Roman" w:eastAsia="Times New Roman" w:hAnsi="Times New Roman" w:cs="Times New Roman"/>
          </w:rPr>
          <w:t xml:space="preserve"> by maintaining that the looking behavior of infants in studies </w:t>
        </w:r>
      </w:ins>
      <w:ins w:id="917" w:author="Benton, Deon" w:date="2026-06-25T09:46:00Z" w16du:dateUtc="2026-06-25T14:46:00Z">
        <w:r w:rsidR="00C27477">
          <w:rPr>
            <w:rFonts w:ascii="Times New Roman" w:eastAsia="Times New Roman" w:hAnsi="Times New Roman" w:cs="Times New Roman"/>
          </w:rPr>
          <w:t xml:space="preserve">designed to assess their action efficiency understanding </w:t>
        </w:r>
      </w:ins>
      <w:ins w:id="918" w:author="Benton, Deon" w:date="2026-06-23T17:04:00Z" w16du:dateUtc="2026-06-23T22:04:00Z">
        <w:r w:rsidR="0074071E">
          <w:rPr>
            <w:rFonts w:ascii="Times New Roman" w:eastAsia="Times New Roman" w:hAnsi="Times New Roman" w:cs="Times New Roman"/>
          </w:rPr>
          <w:t>stems</w:t>
        </w:r>
      </w:ins>
      <w:r w:rsidR="005F1FB1">
        <w:rPr>
          <w:rFonts w:ascii="Times New Roman" w:eastAsia="Times New Roman" w:hAnsi="Times New Roman" w:cs="Times New Roman"/>
        </w:rPr>
        <w:t xml:space="preserve"> from an associative learning mechanism that operates over</w:t>
      </w:r>
      <w:ins w:id="919" w:author="Benton, Deon" w:date="2026-06-23T17:05:00Z" w16du:dateUtc="2026-06-23T22:05:00Z">
        <w:r w:rsidR="0074071E">
          <w:rPr>
            <w:rFonts w:ascii="Times New Roman" w:eastAsia="Times New Roman" w:hAnsi="Times New Roman" w:cs="Times New Roman"/>
          </w:rPr>
          <w:t xml:space="preserve"> the low-level kinematics of actions as well as</w:t>
        </w:r>
      </w:ins>
      <w:ins w:id="920" w:author="Benton, Deon" w:date="2026-06-23T17:06:00Z" w16du:dateUtc="2026-06-23T22:06:00Z">
        <w:r w:rsidR="0074071E">
          <w:rPr>
            <w:rFonts w:ascii="Times New Roman" w:eastAsia="Times New Roman" w:hAnsi="Times New Roman" w:cs="Times New Roman"/>
          </w:rPr>
          <w:t xml:space="preserve"> over</w:t>
        </w:r>
      </w:ins>
      <w:r w:rsidR="005F1FB1">
        <w:rPr>
          <w:rFonts w:ascii="Times New Roman" w:eastAsia="Times New Roman" w:hAnsi="Times New Roman" w:cs="Times New Roman"/>
        </w:rPr>
        <w:t xml:space="preserve"> the differentially salient and conceptually neutral surface features</w:t>
      </w:r>
      <w:ins w:id="921" w:author="Benton, Deon" w:date="2026-06-23T17:06:00Z" w16du:dateUtc="2026-06-23T22:06:00Z">
        <w:r w:rsidR="0074071E">
          <w:rPr>
            <w:rFonts w:ascii="Times New Roman" w:eastAsia="Times New Roman" w:hAnsi="Times New Roman" w:cs="Times New Roman"/>
          </w:rPr>
          <w:t xml:space="preserve"> that comprise the entities and objects that engage in those actions.</w:t>
        </w:r>
      </w:ins>
      <w:r w:rsidR="005F1FB1">
        <w:rPr>
          <w:rFonts w:ascii="Times New Roman" w:eastAsia="Times New Roman" w:hAnsi="Times New Roman" w:cs="Times New Roman"/>
        </w:rPr>
        <w:t xml:space="preserve"> </w:t>
      </w:r>
      <w:ins w:id="922" w:author="Benton, Deon" w:date="2026-06-23T17:06:00Z" w16du:dateUtc="2026-06-23T22:06:00Z">
        <w:r w:rsidR="0074071E">
          <w:rPr>
            <w:rFonts w:ascii="Times New Roman" w:eastAsia="Times New Roman" w:hAnsi="Times New Roman" w:cs="Times New Roman"/>
          </w:rPr>
          <w:t>It was demonstrated that when this account was implemented in a connection</w:t>
        </w:r>
      </w:ins>
      <w:ins w:id="923" w:author="Benton, Deon" w:date="2026-06-23T17:07:00Z" w16du:dateUtc="2026-06-23T22:07:00Z">
        <w:r w:rsidR="0074071E">
          <w:rPr>
            <w:rFonts w:ascii="Times New Roman" w:eastAsia="Times New Roman" w:hAnsi="Times New Roman" w:cs="Times New Roman"/>
          </w:rPr>
          <w:t>ist computational model called</w:t>
        </w:r>
      </w:ins>
      <w:r w:rsidR="007313B0">
        <w:rPr>
          <w:rFonts w:ascii="Times New Roman" w:eastAsia="Times New Roman" w:hAnsi="Times New Roman" w:cs="Times New Roman"/>
        </w:rPr>
        <w:t xml:space="preserve"> ALIAS</w:t>
      </w:r>
      <w:ins w:id="924" w:author="Benton, Deon" w:date="2026-06-23T17:07:00Z" w16du:dateUtc="2026-06-23T22:07:00Z">
        <w:r w:rsidR="0074071E">
          <w:rPr>
            <w:rFonts w:ascii="Times New Roman" w:eastAsia="Times New Roman" w:hAnsi="Times New Roman" w:cs="Times New Roman"/>
          </w:rPr>
          <w:t>, the model readily</w:t>
        </w:r>
      </w:ins>
      <w:r w:rsidR="005F1FB1">
        <w:rPr>
          <w:rFonts w:ascii="Times New Roman" w:eastAsia="Times New Roman" w:hAnsi="Times New Roman" w:cs="Times New Roman"/>
        </w:rPr>
        <w:t xml:space="preserve"> </w:t>
      </w:r>
      <w:ins w:id="925" w:author="Benton, Deon" w:date="2026-06-23T17:07:00Z" w16du:dateUtc="2026-06-23T22:07:00Z">
        <w:r w:rsidR="0074071E">
          <w:rPr>
            <w:rFonts w:ascii="Times New Roman" w:eastAsia="Times New Roman" w:hAnsi="Times New Roman" w:cs="Times New Roman"/>
          </w:rPr>
          <w:t>captured several key findings in this literature.</w:t>
        </w:r>
      </w:ins>
      <w:r w:rsidR="006D2124">
        <w:rPr>
          <w:rFonts w:ascii="Times New Roman" w:eastAsia="Times New Roman" w:hAnsi="Times New Roman" w:cs="Times New Roman"/>
        </w:rPr>
        <w:t xml:space="preserve"> </w:t>
      </w:r>
      <w:ins w:id="926" w:author="Benton, Deon" w:date="2026-06-23T17:07:00Z" w16du:dateUtc="2026-06-23T22:07:00Z">
        <w:r w:rsidR="0074071E">
          <w:rPr>
            <w:rFonts w:ascii="Times New Roman" w:eastAsia="Times New Roman" w:hAnsi="Times New Roman" w:cs="Times New Roman"/>
          </w:rPr>
          <w:t xml:space="preserve">In particular, the model captured the finding </w:t>
        </w:r>
      </w:ins>
      <w:r w:rsidR="006D2124">
        <w:rPr>
          <w:rFonts w:ascii="Times New Roman" w:eastAsia="Times New Roman" w:hAnsi="Times New Roman" w:cs="Times New Roman"/>
        </w:rPr>
        <w:t xml:space="preserve">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05B9C8B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ins w:id="927" w:author="Benton, Deon" w:date="2026-06-23T17:54:00Z" w16du:dateUtc="2026-06-23T22:54:00Z">
        <w:r w:rsidR="00DC2349">
          <w:rPr>
            <w:rFonts w:ascii="Times New Roman" w:eastAsia="Times New Roman" w:hAnsi="Times New Roman" w:cs="Times New Roman"/>
          </w:rPr>
          <w:t xml:space="preserve"> and</w:t>
        </w:r>
      </w:ins>
      <w:r w:rsidR="00EC32E4">
        <w:rPr>
          <w:rFonts w:ascii="Times New Roman" w:eastAsia="Times New Roman" w:hAnsi="Times New Roman" w:cs="Times New Roman"/>
        </w:rPr>
        <w:t xml:space="preserve"> </w:t>
      </w:r>
      <w:ins w:id="928"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del w:id="929" w:author="Benton, Deon" w:date="2026-06-23T18:03:00Z" w16du:dateUtc="2026-06-23T23:03:00Z">
        <w:r w:rsidR="00A674A1" w:rsidDel="00722454">
          <w:rPr>
            <w:rFonts w:ascii="Times New Roman" w:eastAsia="Times New Roman" w:hAnsi="Times New Roman" w:cs="Times New Roman"/>
          </w:rPr>
          <w:delText>1</w:delText>
        </w:r>
      </w:del>
      <w:ins w:id="930" w:author="Benton, Deon" w:date="2026-06-23T18:03:00Z" w16du:dateUtc="2026-06-23T23:03:00Z">
        <w:r w:rsidR="00722454">
          <w:rPr>
            <w:rFonts w:ascii="Times New Roman" w:eastAsia="Times New Roman" w:hAnsi="Times New Roman" w:cs="Times New Roman"/>
          </w:rPr>
          <w:t>3</w:t>
        </w:r>
      </w:ins>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ins w:id="931"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ins w:id="932"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77777777" w:rsidR="00F1765B" w:rsidRDefault="00722454" w:rsidP="00820592">
      <w:pPr>
        <w:spacing w:line="480" w:lineRule="auto"/>
        <w:ind w:firstLine="720"/>
        <w:contextualSpacing/>
        <w:rPr>
          <w:ins w:id="933" w:author="Benton, Deon" w:date="2026-06-23T18:33:00Z" w16du:dateUtc="2026-06-23T23:33:00Z"/>
          <w:rFonts w:ascii="Times New Roman" w:eastAsia="Times New Roman" w:hAnsi="Times New Roman" w:cs="Times New Roman"/>
        </w:rPr>
      </w:pPr>
      <w:ins w:id="934" w:author="Benton, Deon" w:date="2026-06-23T17:59:00Z" w16du:dateUtc="2026-06-23T22:59:00Z">
        <w:r>
          <w:rPr>
            <w:rFonts w:ascii="Times New Roman" w:eastAsia="Times New Roman" w:hAnsi="Times New Roman" w:cs="Times New Roman"/>
          </w:rPr>
          <w:t>As it relates to VOM10</w:t>
        </w:r>
      </w:ins>
      <w:ins w:id="935" w:author="Benton, Deon" w:date="2026-06-23T18:01:00Z" w16du:dateUtc="2026-06-23T23:01:00Z">
        <w:r>
          <w:rPr>
            <w:rFonts w:ascii="Times New Roman" w:eastAsia="Times New Roman" w:hAnsi="Times New Roman" w:cs="Times New Roman"/>
          </w:rPr>
          <w:t>—the main competitor model—</w:t>
        </w:r>
      </w:ins>
      <w:ins w:id="936" w:author="Benton, Deon" w:date="2026-06-23T18:03:00Z" w16du:dateUtc="2026-06-23T23:03:00Z">
        <w:r>
          <w:rPr>
            <w:rFonts w:ascii="Times New Roman" w:eastAsia="Times New Roman" w:hAnsi="Times New Roman" w:cs="Times New Roman"/>
          </w:rPr>
          <w:t xml:space="preserve">this model was unable to </w:t>
        </w:r>
      </w:ins>
      <w:ins w:id="937" w:author="Benton, Deon" w:date="2026-06-23T18:04:00Z" w16du:dateUtc="2026-06-23T23:04:00Z">
        <w:r>
          <w:rPr>
            <w:rFonts w:ascii="Times New Roman" w:eastAsia="Times New Roman" w:hAnsi="Times New Roman" w:cs="Times New Roman"/>
          </w:rPr>
          <w:t>reproduce</w:t>
        </w:r>
      </w:ins>
      <w:ins w:id="938" w:author="Benton, Deon" w:date="2026-06-23T18:03:00Z" w16du:dateUtc="2026-06-23T23:03:00Z">
        <w:r>
          <w:rPr>
            <w:rFonts w:ascii="Times New Roman" w:eastAsia="Times New Roman" w:hAnsi="Times New Roman" w:cs="Times New Roman"/>
          </w:rPr>
          <w:t xml:space="preserve"> the</w:t>
        </w:r>
      </w:ins>
      <w:ins w:id="939" w:author="Benton, Deon" w:date="2026-06-23T18:02:00Z" w16du:dateUtc="2026-06-23T23:02:00Z">
        <w:r>
          <w:rPr>
            <w:rFonts w:ascii="Times New Roman" w:eastAsia="Times New Roman" w:hAnsi="Times New Roman" w:cs="Times New Roman"/>
          </w:rPr>
          <w:t xml:space="preserve"> third</w:t>
        </w:r>
      </w:ins>
      <w:ins w:id="940" w:author="Benton, Deon" w:date="2026-06-23T18:10:00Z" w16du:dateUtc="2026-06-23T23:10:00Z">
        <w:r w:rsidR="00560B54">
          <w:rPr>
            <w:rFonts w:ascii="Times New Roman" w:eastAsia="Times New Roman" w:hAnsi="Times New Roman" w:cs="Times New Roman"/>
          </w:rPr>
          <w:t xml:space="preserve"> and </w:t>
        </w:r>
      </w:ins>
      <w:ins w:id="941" w:author="Benton, Deon" w:date="2026-06-23T18:02:00Z" w16du:dateUtc="2026-06-23T23:02:00Z">
        <w:r>
          <w:rPr>
            <w:rFonts w:ascii="Times New Roman" w:eastAsia="Times New Roman" w:hAnsi="Times New Roman" w:cs="Times New Roman"/>
          </w:rPr>
          <w:t>fifth target findings.</w:t>
        </w:r>
      </w:ins>
      <w:ins w:id="942" w:author="Benton, Deon" w:date="2026-06-23T18:07:00Z" w16du:dateUtc="2026-06-23T23:07:00Z">
        <w:r w:rsidR="00560B54">
          <w:rPr>
            <w:rFonts w:ascii="Times New Roman" w:eastAsia="Times New Roman" w:hAnsi="Times New Roman" w:cs="Times New Roman"/>
          </w:rPr>
          <w:t xml:space="preserve"> </w:t>
        </w:r>
      </w:ins>
      <w:ins w:id="943" w:author="Benton, Deon" w:date="2026-06-23T18:14:00Z" w16du:dateUtc="2026-06-23T23:14:00Z">
        <w:r w:rsidR="00560B54">
          <w:rPr>
            <w:rFonts w:ascii="Times New Roman" w:eastAsia="Times New Roman" w:hAnsi="Times New Roman" w:cs="Times New Roman"/>
          </w:rPr>
          <w:t>VOM10’s failure to capture the third and fifth target findings</w:t>
        </w:r>
      </w:ins>
      <w:ins w:id="944" w:author="Benton, Deon" w:date="2026-06-23T18:07:00Z" w16du:dateUtc="2026-06-23T23:07:00Z">
        <w:r w:rsidR="00560B54">
          <w:rPr>
            <w:rFonts w:ascii="Times New Roman" w:eastAsia="Times New Roman" w:hAnsi="Times New Roman" w:cs="Times New Roman"/>
          </w:rPr>
          <w:t xml:space="preserve"> can be attributed to a common source:</w:t>
        </w:r>
      </w:ins>
      <w:ins w:id="945" w:author="Benton, Deon" w:date="2026-06-23T18:02:00Z" w16du:dateUtc="2026-06-23T23:02:00Z">
        <w:r>
          <w:rPr>
            <w:rFonts w:ascii="Times New Roman" w:eastAsia="Times New Roman" w:hAnsi="Times New Roman" w:cs="Times New Roman"/>
          </w:rPr>
          <w:t xml:space="preserve"> </w:t>
        </w:r>
      </w:ins>
      <w:ins w:id="946" w:author="Benton, Deon" w:date="2026-06-23T18:01:00Z" w16du:dateUtc="2026-06-23T23:01:00Z">
        <w:r w:rsidRPr="00722454">
          <w:rPr>
            <w:rFonts w:ascii="Times New Roman" w:eastAsia="Times New Roman" w:hAnsi="Times New Roman" w:cs="Times New Roman"/>
          </w:rPr>
          <w:t>the absence of prior action processing experience.</w:t>
        </w:r>
      </w:ins>
      <w:ins w:id="947" w:author="Benton, Deon" w:date="2026-06-23T18:11:00Z" w16du:dateUtc="2026-06-23T23:11:00Z">
        <w:r w:rsidR="00560B54">
          <w:rPr>
            <w:rFonts w:ascii="Times New Roman" w:eastAsia="Times New Roman" w:hAnsi="Times New Roman" w:cs="Times New Roman"/>
          </w:rPr>
          <w:t xml:space="preserve"> Yet just such experience is required for </w:t>
        </w:r>
      </w:ins>
      <w:ins w:id="948" w:author="Benton, Deon" w:date="2026-06-23T18:12:00Z" w16du:dateUtc="2026-06-23T23:12:00Z">
        <w:r w:rsidR="00560B54">
          <w:rPr>
            <w:rFonts w:ascii="Times New Roman" w:eastAsia="Times New Roman" w:hAnsi="Times New Roman" w:cs="Times New Roman"/>
          </w:rPr>
          <w:t xml:space="preserve">the model to </w:t>
        </w:r>
      </w:ins>
      <w:ins w:id="949" w:author="Benton, Deon" w:date="2026-06-23T18:13:00Z" w16du:dateUtc="2026-06-23T23:13:00Z">
        <w:r w:rsidR="00560B54">
          <w:rPr>
            <w:rFonts w:ascii="Times New Roman" w:eastAsia="Times New Roman" w:hAnsi="Times New Roman" w:cs="Times New Roman"/>
          </w:rPr>
          <w:t>represent</w:t>
        </w:r>
      </w:ins>
      <w:ins w:id="950" w:author="Benton, Deon" w:date="2026-06-23T18:12:00Z" w16du:dateUtc="2026-06-23T23:12:00Z">
        <w:r w:rsidR="00560B54">
          <w:rPr>
            <w:rFonts w:ascii="Times New Roman" w:eastAsia="Times New Roman" w:hAnsi="Times New Roman" w:cs="Times New Roman"/>
          </w:rPr>
          <w:t xml:space="preserve"> aspects of the visual scene that otherwise were absent or to model the role of experience on action processing</w:t>
        </w:r>
      </w:ins>
      <w:ins w:id="951" w:author="Benton, Deon" w:date="2026-06-23T18:13:00Z" w16du:dateUtc="2026-06-23T23:13:00Z">
        <w:r w:rsidR="00560B54">
          <w:rPr>
            <w:rFonts w:ascii="Times New Roman" w:eastAsia="Times New Roman" w:hAnsi="Times New Roman" w:cs="Times New Roman"/>
          </w:rPr>
          <w:t>.</w:t>
        </w:r>
      </w:ins>
      <w:ins w:id="952" w:author="Benton, Deon" w:date="2026-06-23T18:14:00Z" w16du:dateUtc="2026-06-23T23:14:00Z">
        <w:r w:rsidR="00560B54">
          <w:rPr>
            <w:rFonts w:ascii="Times New Roman" w:eastAsia="Times New Roman" w:hAnsi="Times New Roman" w:cs="Times New Roman"/>
          </w:rPr>
          <w:t xml:space="preserve"> </w:t>
        </w:r>
      </w:ins>
      <w:ins w:id="953" w:author="Benton, Deon" w:date="2026-06-23T18:15:00Z" w16du:dateUtc="2026-06-23T23:15:00Z">
        <w:r w:rsidR="00560B54">
          <w:rPr>
            <w:rFonts w:ascii="Times New Roman" w:eastAsia="Times New Roman" w:hAnsi="Times New Roman" w:cs="Times New Roman"/>
          </w:rPr>
          <w:t xml:space="preserve">Although VOM10 captured the first target finding, </w:t>
        </w:r>
      </w:ins>
      <w:ins w:id="954" w:author="Benton, Deon" w:date="2026-06-23T18:16:00Z" w16du:dateUtc="2026-06-23T23:16:00Z">
        <w:r w:rsidR="000407F0">
          <w:rPr>
            <w:rFonts w:ascii="Times New Roman" w:eastAsia="Times New Roman" w:hAnsi="Times New Roman" w:cs="Times New Roman"/>
          </w:rPr>
          <w:t xml:space="preserve">even here </w:t>
        </w:r>
      </w:ins>
      <w:ins w:id="955" w:author="Benton, Deon" w:date="2026-06-23T18:15:00Z" w16du:dateUtc="2026-06-23T23:15:00Z">
        <w:r w:rsidR="000407F0">
          <w:rPr>
            <w:rFonts w:ascii="Times New Roman" w:eastAsia="Times New Roman" w:hAnsi="Times New Roman" w:cs="Times New Roman"/>
          </w:rPr>
          <w:t>caution is warranted.</w:t>
        </w:r>
      </w:ins>
      <w:ins w:id="956" w:author="Benton, Deon" w:date="2026-06-23T18:06:00Z" w16du:dateUtc="2026-06-23T23:06:00Z">
        <w:r w:rsidR="00560B54">
          <w:rPr>
            <w:rFonts w:ascii="Times New Roman" w:eastAsia="Times New Roman" w:hAnsi="Times New Roman" w:cs="Times New Roman"/>
          </w:rPr>
          <w:t xml:space="preserve"> </w:t>
        </w:r>
      </w:ins>
      <w:ins w:id="957" w:author="Benton, Deon" w:date="2026-06-23T18:01:00Z" w16du:dateUtc="2026-06-23T23:01:00Z">
        <w:r w:rsidRPr="00722454">
          <w:rPr>
            <w:rFonts w:ascii="Times New Roman" w:eastAsia="Times New Roman" w:hAnsi="Times New Roman" w:cs="Times New Roman"/>
          </w:rPr>
          <w:t xml:space="preserve"> This is because</w:t>
        </w:r>
      </w:ins>
      <w:ins w:id="958" w:author="Benton, Deon" w:date="2026-06-23T18:16:00Z" w16du:dateUtc="2026-06-23T23:16:00Z">
        <w:r w:rsidR="000407F0">
          <w:rPr>
            <w:rFonts w:ascii="Times New Roman" w:eastAsia="Times New Roman" w:hAnsi="Times New Roman" w:cs="Times New Roman"/>
          </w:rPr>
          <w:t xml:space="preserve"> </w:t>
        </w:r>
      </w:ins>
      <w:ins w:id="959" w:author="Benton, Deon" w:date="2026-06-23T18:17:00Z" w16du:dateUtc="2026-06-23T23:17:00Z">
        <w:r w:rsidR="000407F0">
          <w:rPr>
            <w:rFonts w:ascii="Times New Roman" w:eastAsia="Times New Roman" w:hAnsi="Times New Roman" w:cs="Times New Roman"/>
          </w:rPr>
          <w:t xml:space="preserve">a revised version of this </w:t>
        </w:r>
        <w:proofErr w:type="gramStart"/>
        <w:r w:rsidR="000407F0">
          <w:rPr>
            <w:rFonts w:ascii="Times New Roman" w:eastAsia="Times New Roman" w:hAnsi="Times New Roman" w:cs="Times New Roman"/>
          </w:rPr>
          <w:t>model—</w:t>
        </w:r>
      </w:ins>
      <w:proofErr w:type="gramEnd"/>
      <w:ins w:id="960" w:author="Benton, Deon" w:date="2026-06-23T18:20:00Z" w16du:dateUtc="2026-06-23T23:20:00Z">
        <w:r w:rsidR="000407F0">
          <w:rPr>
            <w:rFonts w:ascii="Times New Roman" w:eastAsia="Times New Roman" w:hAnsi="Times New Roman" w:cs="Times New Roman"/>
          </w:rPr>
          <w:t xml:space="preserve">which more faithfully </w:t>
        </w:r>
      </w:ins>
      <w:ins w:id="961" w:author="Benton, Deon" w:date="2026-06-23T18:01:00Z" w16du:dateUtc="2026-06-23T23:01:00Z">
        <w:r w:rsidRPr="00722454">
          <w:rPr>
            <w:rFonts w:ascii="Times New Roman" w:eastAsia="Times New Roman" w:hAnsi="Times New Roman" w:cs="Times New Roman"/>
          </w:rPr>
          <w:t>simulated the</w:t>
        </w:r>
      </w:ins>
      <w:ins w:id="962" w:author="Benton, Deon" w:date="2026-06-23T18:20:00Z" w16du:dateUtc="2026-06-23T23:20:00Z">
        <w:r w:rsidR="000407F0">
          <w:rPr>
            <w:rFonts w:ascii="Times New Roman" w:eastAsia="Times New Roman" w:hAnsi="Times New Roman" w:cs="Times New Roman"/>
          </w:rPr>
          <w:t xml:space="preserve"> experimental task from which the first target finding derived—failed to reproduce this finding. </w:t>
        </w:r>
      </w:ins>
      <w:ins w:id="963" w:author="Benton, Deon" w:date="2026-06-23T18:01:00Z" w16du:dateUtc="2026-06-23T23:01:00Z">
        <w:r w:rsidRPr="00722454">
          <w:rPr>
            <w:rFonts w:ascii="Times New Roman" w:eastAsia="Times New Roman" w:hAnsi="Times New Roman" w:cs="Times New Roman"/>
          </w:rPr>
          <w:t xml:space="preserve">This </w:t>
        </w:r>
      </w:ins>
      <w:ins w:id="964" w:author="Benton, Deon" w:date="2026-06-23T18:22:00Z" w16du:dateUtc="2026-06-23T23:22:00Z">
        <w:r w:rsidR="000407F0" w:rsidRPr="00722454">
          <w:rPr>
            <w:rFonts w:ascii="Times New Roman" w:eastAsia="Times New Roman" w:hAnsi="Times New Roman" w:cs="Times New Roman"/>
          </w:rPr>
          <w:t>suggests</w:t>
        </w:r>
      </w:ins>
      <w:ins w:id="965" w:author="Benton, Deon" w:date="2026-06-23T18:01:00Z" w16du:dateUtc="2026-06-23T23:01:00Z">
        <w:r w:rsidRPr="00722454">
          <w:rPr>
            <w:rFonts w:ascii="Times New Roman" w:eastAsia="Times New Roman" w:hAnsi="Times New Roman" w:cs="Times New Roman"/>
          </w:rPr>
          <w:t xml:space="preserve"> that </w:t>
        </w:r>
      </w:ins>
      <w:ins w:id="966" w:author="Benton, Deon" w:date="2026-06-23T18:22:00Z" w16du:dateUtc="2026-06-23T23:22:00Z">
        <w:r w:rsidR="000407F0">
          <w:rPr>
            <w:rFonts w:ascii="Times New Roman" w:eastAsia="Times New Roman" w:hAnsi="Times New Roman" w:cs="Times New Roman"/>
          </w:rPr>
          <w:t xml:space="preserve">VOM10’s original success stemmed from </w:t>
        </w:r>
      </w:ins>
      <w:ins w:id="967" w:author="Benton, Deon" w:date="2026-06-23T18:25:00Z" w16du:dateUtc="2026-06-23T23:25:00Z">
        <w:r w:rsidR="000407F0">
          <w:rPr>
            <w:rFonts w:ascii="Times New Roman" w:eastAsia="Times New Roman" w:hAnsi="Times New Roman" w:cs="Times New Roman"/>
          </w:rPr>
          <w:t>quirks relating to how this model can be used to simulate action efficiency understanding studies</w:t>
        </w:r>
      </w:ins>
      <w:ins w:id="968" w:author="Benton, Deon" w:date="2026-06-23T18:23:00Z" w16du:dateUtc="2026-06-23T23:23:00Z">
        <w:r w:rsidR="000407F0">
          <w:rPr>
            <w:rFonts w:ascii="Times New Roman" w:eastAsia="Times New Roman" w:hAnsi="Times New Roman" w:cs="Times New Roman"/>
          </w:rPr>
          <w:t xml:space="preserve"> rather than from its ability to capture the processes underlying action efficiency processing in infants. </w:t>
        </w:r>
      </w:ins>
      <w:ins w:id="969" w:author="Benton, Deon" w:date="2026-06-23T18:27:00Z" w16du:dateUtc="2026-06-23T23:27:00Z">
        <w:r w:rsidR="00282BDF">
          <w:rPr>
            <w:rFonts w:ascii="Times New Roman" w:eastAsia="Times New Roman" w:hAnsi="Times New Roman" w:cs="Times New Roman"/>
          </w:rPr>
          <w:t>Interestingly, Simulation 4 demonstrated that retaining such quirks prevented VOM10 from capturing</w:t>
        </w:r>
      </w:ins>
      <w:ins w:id="970" w:author="Benton, Deon" w:date="2026-06-23T18:28:00Z" w16du:dateUtc="2026-06-23T23:28:00Z">
        <w:r w:rsidR="00282BDF">
          <w:rPr>
            <w:rFonts w:ascii="Times New Roman" w:eastAsia="Times New Roman" w:hAnsi="Times New Roman" w:cs="Times New Roman"/>
          </w:rPr>
          <w:t xml:space="preserve"> the finding that infants possess a graded notion of efficiency.</w:t>
        </w:r>
      </w:ins>
      <w:ins w:id="971" w:author="Benton, Deon" w:date="2026-06-23T18:22:00Z" w16du:dateUtc="2026-06-23T23:22:00Z">
        <w:r w:rsidR="000407F0" w:rsidRPr="00926947">
          <w:rPr>
            <w:rFonts w:ascii="Times New Roman" w:hAnsi="Times New Roman" w:cs="Times New Roman"/>
          </w:rPr>
          <w:t xml:space="preserve"> understanding or instead arose from atheoretical quirks in how the original simulations were implemented. </w:t>
        </w:r>
      </w:ins>
      <w:ins w:id="972" w:author="Benton, Deon" w:date="2026-06-23T18:30:00Z" w16du:dateUtc="2026-06-23T23:30:00Z">
        <w:r w:rsidR="00282BDF">
          <w:rPr>
            <w:rFonts w:ascii="Times New Roman" w:eastAsia="Times New Roman" w:hAnsi="Times New Roman" w:cs="Times New Roman"/>
          </w:rPr>
          <w:t>VOM10’s inability to capture four of the five target findings,</w:t>
        </w:r>
        <w:r w:rsidR="00282BDF" w:rsidRPr="00282BDF">
          <w:rPr>
            <w:rFonts w:ascii="Times New Roman" w:eastAsia="Times New Roman" w:hAnsi="Times New Roman" w:cs="Times New Roman"/>
          </w:rPr>
          <w:t xml:space="preserve"> however</w:t>
        </w:r>
        <w:r w:rsidR="00282BDF">
          <w:rPr>
            <w:rFonts w:ascii="Times New Roman" w:eastAsia="Times New Roman" w:hAnsi="Times New Roman" w:cs="Times New Roman"/>
          </w:rPr>
          <w:t>,</w:t>
        </w:r>
        <w:r w:rsidR="00282BDF" w:rsidRPr="00282BDF">
          <w:rPr>
            <w:rFonts w:ascii="Times New Roman" w:eastAsia="Times New Roman" w:hAnsi="Times New Roman" w:cs="Times New Roman"/>
          </w:rPr>
          <w:t xml:space="preserve"> should not be interpreted to reflect a broader failure of </w:t>
        </w:r>
        <w:r w:rsidR="00282BDF" w:rsidRPr="00282BDF">
          <w:rPr>
            <w:rFonts w:ascii="Times New Roman" w:eastAsia="Times New Roman" w:hAnsi="Times New Roman" w:cs="Times New Roman"/>
          </w:rPr>
          <w:lastRenderedPageBreak/>
          <w:t xml:space="preserve">connectionist systems to simulate </w:t>
        </w:r>
        <w:r w:rsidR="00282BDF">
          <w:rPr>
            <w:rFonts w:ascii="Times New Roman" w:eastAsia="Times New Roman" w:hAnsi="Times New Roman" w:cs="Times New Roman"/>
          </w:rPr>
          <w:t>the processes governing infants’ looking behaviors in studies assessing their p</w:t>
        </w:r>
      </w:ins>
      <w:ins w:id="973" w:author="Benton, Deon" w:date="2026-06-23T18:31:00Z" w16du:dateUtc="2026-06-23T23:31:00Z">
        <w:r w:rsidR="00282BDF">
          <w:rPr>
            <w:rFonts w:ascii="Times New Roman" w:eastAsia="Times New Roman" w:hAnsi="Times New Roman" w:cs="Times New Roman"/>
          </w:rPr>
          <w:t xml:space="preserve">utative action efficiency understanding. </w:t>
        </w:r>
      </w:ins>
      <w:ins w:id="974" w:author="Benton, Deon" w:date="2026-06-23T18:32:00Z" w16du:dateUtc="2026-06-23T23:32:00Z">
        <w:r w:rsidR="00282BDF">
          <w:rPr>
            <w:rFonts w:ascii="Times New Roman" w:eastAsia="Times New Roman" w:hAnsi="Times New Roman" w:cs="Times New Roman"/>
          </w:rPr>
          <w:t xml:space="preserve">If this were true, then ALIAS—a connectionist system itself—should have failed to explain infants’ looking behaviors in these studies. </w:t>
        </w:r>
      </w:ins>
    </w:p>
    <w:p w14:paraId="5A5C26E8" w14:textId="6CB5809B" w:rsidR="00E90545" w:rsidRDefault="00F1765B" w:rsidP="00820592">
      <w:pPr>
        <w:spacing w:line="480" w:lineRule="auto"/>
        <w:ind w:firstLine="720"/>
        <w:contextualSpacing/>
        <w:rPr>
          <w:rFonts w:ascii="Times New Roman" w:eastAsia="Times New Roman" w:hAnsi="Times New Roman" w:cs="Times New Roman"/>
        </w:rPr>
      </w:pPr>
      <w:ins w:id="975" w:author="Benton, Deon" w:date="2026-06-23T18:33:00Z" w16du:dateUtc="2026-06-23T23:33:00Z">
        <w:r>
          <w:rPr>
            <w:rFonts w:ascii="Times New Roman" w:eastAsia="Times New Roman" w:hAnsi="Times New Roman" w:cs="Times New Roman"/>
          </w:rPr>
          <w:t>In terms of the novel contributions tha</w:t>
        </w:r>
      </w:ins>
      <w:ins w:id="976" w:author="Benton, Deon" w:date="2026-06-24T18:02:00Z" w16du:dateUtc="2026-06-24T23:02:00Z">
        <w:r w:rsidR="00D02F3F">
          <w:rPr>
            <w:rFonts w:ascii="Times New Roman" w:eastAsia="Times New Roman" w:hAnsi="Times New Roman" w:cs="Times New Roman"/>
          </w:rPr>
          <w:t>t</w:t>
        </w:r>
      </w:ins>
      <w:ins w:id="977" w:author="Benton, Deon" w:date="2026-06-23T18:33:00Z" w16du:dateUtc="2026-06-23T23:33:00Z">
        <w:r>
          <w:rPr>
            <w:rFonts w:ascii="Times New Roman" w:eastAsia="Times New Roman" w:hAnsi="Times New Roman" w:cs="Times New Roman"/>
          </w:rPr>
          <w:t xml:space="preserve"> the current simulations make, two are particularly </w:t>
        </w:r>
      </w:ins>
      <w:ins w:id="978" w:author="Benton, Deon" w:date="2026-06-23T18:34:00Z" w16du:dateUtc="2026-06-23T23:34:00Z">
        <w:r>
          <w:rPr>
            <w:rFonts w:ascii="Times New Roman" w:eastAsia="Times New Roman" w:hAnsi="Times New Roman" w:cs="Times New Roman"/>
          </w:rPr>
          <w:t>noteworthy</w:t>
        </w:r>
      </w:ins>
      <w:ins w:id="979" w:author="Benton, Deon" w:date="2026-06-24T18:14:00Z" w16du:dateUtc="2026-06-24T23:14:00Z">
        <w:r w:rsidR="00894916">
          <w:rPr>
            <w:rFonts w:ascii="Times New Roman" w:eastAsia="Times New Roman" w:hAnsi="Times New Roman" w:cs="Times New Roman"/>
          </w:rPr>
          <w:t>.</w:t>
        </w:r>
      </w:ins>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w:t>
      </w:r>
      <w:ins w:id="980" w:author="Benton, Deon" w:date="2026-06-24T18:15:00Z" w16du:dateUtc="2026-06-24T23:15:00Z">
        <w:r w:rsidR="00894916">
          <w:rPr>
            <w:rFonts w:ascii="Times New Roman" w:eastAsia="Times New Roman" w:hAnsi="Times New Roman" w:cs="Times New Roman"/>
          </w:rPr>
          <w:t>action efficiency understanding studies</w:t>
        </w:r>
      </w:ins>
      <w:r w:rsidR="00A1213D">
        <w:rPr>
          <w:rFonts w:ascii="Times New Roman" w:eastAsia="Times New Roman" w:hAnsi="Times New Roman" w:cs="Times New Roman"/>
        </w:rPr>
        <w:t xml:space="preserve">. </w:t>
      </w:r>
      <w:ins w:id="981" w:author="Benton, Deon" w:date="2026-06-24T18:17:00Z" w16du:dateUtc="2026-06-24T23:17:00Z">
        <w:r w:rsidR="002C71F4">
          <w:rPr>
            <w:rFonts w:ascii="Times New Roman" w:eastAsia="Times New Roman" w:hAnsi="Times New Roman" w:cs="Times New Roman"/>
          </w:rPr>
          <w:t xml:space="preserve">As one example, Simulation 4 </w:t>
        </w:r>
      </w:ins>
      <w:ins w:id="982" w:author="Benton, Deon" w:date="2026-06-24T18:21:00Z" w16du:dateUtc="2026-06-24T23:21:00Z">
        <w:r w:rsidR="002C71F4">
          <w:rPr>
            <w:rFonts w:ascii="Times New Roman" w:eastAsia="Times New Roman" w:hAnsi="Times New Roman" w:cs="Times New Roman"/>
          </w:rPr>
          <w:t xml:space="preserve">demonstrated that prior experience with curved trajectories and obstacles can explain why infants look longer at events </w:t>
        </w:r>
      </w:ins>
      <w:ins w:id="983" w:author="Benton, Deon" w:date="2026-06-24T18:22:00Z" w16du:dateUtc="2026-06-24T23:22:00Z">
        <w:r w:rsidR="002C71F4">
          <w:rPr>
            <w:rFonts w:ascii="Times New Roman" w:eastAsia="Times New Roman" w:hAnsi="Times New Roman" w:cs="Times New Roman"/>
          </w:rPr>
          <w:t>depicting barrierless arced motion</w:t>
        </w:r>
      </w:ins>
      <w:ins w:id="984" w:author="Benton, Deon" w:date="2026-06-24T18:21:00Z" w16du:dateUtc="2026-06-24T23:21:00Z">
        <w:r w:rsidR="002C71F4">
          <w:rPr>
            <w:rFonts w:ascii="Times New Roman" w:eastAsia="Times New Roman" w:hAnsi="Times New Roman" w:cs="Times New Roman"/>
          </w:rPr>
          <w:t xml:space="preserve"> than </w:t>
        </w:r>
      </w:ins>
      <w:ins w:id="985" w:author="Benton, Deon" w:date="2026-06-24T18:22:00Z" w16du:dateUtc="2026-06-24T23:22:00Z">
        <w:r w:rsidR="002C71F4">
          <w:rPr>
            <w:rFonts w:ascii="Times New Roman" w:eastAsia="Times New Roman" w:hAnsi="Times New Roman" w:cs="Times New Roman"/>
          </w:rPr>
          <w:t>those depicting constrained arced motion</w:t>
        </w:r>
      </w:ins>
      <w:ins w:id="986" w:author="Benton, Deon" w:date="2026-06-24T18:21:00Z" w16du:dateUtc="2026-06-24T23:21:00Z">
        <w:r w:rsidR="002C71F4">
          <w:rPr>
            <w:rFonts w:ascii="Times New Roman" w:eastAsia="Times New Roman" w:hAnsi="Times New Roman" w:cs="Times New Roman"/>
          </w:rPr>
          <w:t xml:space="preserve"> or why infants look longer when agents stop short of their goals than when they stop next to them</w:t>
        </w:r>
      </w:ins>
      <w:ins w:id="987" w:author="Benton, Deon" w:date="2026-06-24T18:23:00Z" w16du:dateUtc="2026-06-24T23:23:00Z">
        <w:r w:rsidR="00C73F96">
          <w:rPr>
            <w:rFonts w:ascii="Times New Roman" w:eastAsia="Times New Roman" w:hAnsi="Times New Roman" w:cs="Times New Roman"/>
          </w:rPr>
          <w:t xml:space="preserve">: </w:t>
        </w:r>
      </w:ins>
      <w:ins w:id="988" w:author="Benton, Deon" w:date="2026-06-24T18:24:00Z" w16du:dateUtc="2026-06-24T23:24:00Z">
        <w:r w:rsidR="00C73F96">
          <w:rPr>
            <w:rFonts w:ascii="Times New Roman" w:eastAsia="Times New Roman" w:hAnsi="Times New Roman" w:cs="Times New Roman"/>
          </w:rPr>
          <w:t>Both patterns of looking</w:t>
        </w:r>
      </w:ins>
      <w:ins w:id="989" w:author="Benton, Deon" w:date="2026-06-24T18:26:00Z" w16du:dateUtc="2026-06-24T23:26:00Z">
        <w:r w:rsidR="00C73F96">
          <w:rPr>
            <w:rFonts w:ascii="Times New Roman" w:eastAsia="Times New Roman" w:hAnsi="Times New Roman" w:cs="Times New Roman"/>
          </w:rPr>
          <w:t xml:space="preserve"> were the </w:t>
        </w:r>
      </w:ins>
      <w:ins w:id="990" w:author="Benton, Deon" w:date="2026-06-24T18:24:00Z" w16du:dateUtc="2026-06-24T23:24:00Z">
        <w:r w:rsidR="00C73F96">
          <w:rPr>
            <w:rFonts w:ascii="Times New Roman" w:eastAsia="Times New Roman" w:hAnsi="Times New Roman" w:cs="Times New Roman"/>
          </w:rPr>
          <w:t xml:space="preserve">emergent consequence of </w:t>
        </w:r>
      </w:ins>
      <w:ins w:id="991" w:author="Benton, Deon" w:date="2026-06-24T18:27:00Z" w16du:dateUtc="2026-06-24T23:27:00Z">
        <w:r w:rsidR="00F0291E">
          <w:rPr>
            <w:rFonts w:ascii="Times New Roman" w:eastAsia="Times New Roman" w:hAnsi="Times New Roman" w:cs="Times New Roman"/>
          </w:rPr>
          <w:t xml:space="preserve">prior experience </w:t>
        </w:r>
      </w:ins>
      <w:ins w:id="992" w:author="Benton, Deon" w:date="2026-06-24T18:24:00Z" w16du:dateUtc="2026-06-24T23:24:00Z">
        <w:r w:rsidR="00C73F96">
          <w:rPr>
            <w:rFonts w:ascii="Times New Roman" w:eastAsia="Times New Roman" w:hAnsi="Times New Roman" w:cs="Times New Roman"/>
          </w:rPr>
          <w:t xml:space="preserve">observing </w:t>
        </w:r>
      </w:ins>
      <w:ins w:id="993" w:author="Benton, Deon" w:date="2026-06-24T18:25:00Z" w16du:dateUtc="2026-06-24T23:25:00Z">
        <w:r w:rsidR="00C73F96">
          <w:rPr>
            <w:rFonts w:ascii="Times New Roman" w:eastAsia="Times New Roman" w:hAnsi="Times New Roman" w:cs="Times New Roman"/>
          </w:rPr>
          <w:t xml:space="preserve">arced motion in the presence of barriers and actions that terminate in the agent </w:t>
        </w:r>
      </w:ins>
      <w:ins w:id="994" w:author="Benton, Deon" w:date="2026-06-24T18:26:00Z" w16du:dateUtc="2026-06-24T23:26:00Z">
        <w:r w:rsidR="00C73F96">
          <w:rPr>
            <w:rFonts w:ascii="Times New Roman" w:eastAsia="Times New Roman" w:hAnsi="Times New Roman" w:cs="Times New Roman"/>
          </w:rPr>
          <w:t>being spatially contiguous with its goal.</w:t>
        </w:r>
      </w:ins>
      <w:ins w:id="995" w:author="Benton, Deon" w:date="2026-06-24T18:17:00Z" w16du:dateUtc="2026-06-24T23:17:00Z">
        <w:r w:rsidR="002C71F4">
          <w:rPr>
            <w:rFonts w:ascii="Times New Roman" w:eastAsia="Times New Roman" w:hAnsi="Times New Roman" w:cs="Times New Roman"/>
          </w:rPr>
          <w:t xml:space="preserve"> As another example, </w:t>
        </w:r>
      </w:ins>
      <w:del w:id="996" w:author="Benton, Deon" w:date="2026-06-24T18:22:00Z" w16du:dateUtc="2026-06-24T23:22:00Z">
        <w:r w:rsidR="001123AA" w:rsidDel="002C71F4">
          <w:rPr>
            <w:rFonts w:ascii="Times New Roman" w:eastAsia="Times New Roman" w:hAnsi="Times New Roman" w:cs="Times New Roman"/>
          </w:rPr>
          <w:delText xml:space="preserve"> </w:delText>
        </w:r>
      </w:del>
      <w:ins w:id="997" w:author="Benton, Deon" w:date="2026-06-24T18:07:00Z" w16du:dateUtc="2026-06-24T23:07:00Z">
        <w:r w:rsidR="00D02F3F">
          <w:rPr>
            <w:rFonts w:ascii="Times New Roman" w:eastAsia="Times New Roman" w:hAnsi="Times New Roman" w:cs="Times New Roman"/>
          </w:rPr>
          <w:t>Simulation 5</w:t>
        </w:r>
      </w:ins>
      <w:del w:id="998" w:author="Benton, Deon" w:date="2026-06-24T18:04:00Z" w16du:dateUtc="2026-06-24T23:04:00Z">
        <w:r w:rsidR="001123AA" w:rsidDel="00D02F3F">
          <w:rPr>
            <w:rFonts w:ascii="Times New Roman" w:eastAsia="Times New Roman" w:hAnsi="Times New Roman" w:cs="Times New Roman"/>
          </w:rPr>
          <w:delText xml:space="preserve"> </w:delText>
        </w:r>
      </w:del>
      <w:r w:rsidR="001123AA">
        <w:rPr>
          <w:rFonts w:ascii="Times New Roman" w:eastAsia="Times New Roman" w:hAnsi="Times New Roman" w:cs="Times New Roman"/>
        </w:rPr>
        <w:t xml:space="preserve">showed that longer looking </w:t>
      </w:r>
      <w:ins w:id="999" w:author="Benton, Deon" w:date="2026-06-24T18:07:00Z" w16du:dateUtc="2026-06-24T23:07:00Z">
        <w:r w:rsidR="00D02F3F">
          <w:rPr>
            <w:rFonts w:ascii="Times New Roman" w:eastAsia="Times New Roman" w:hAnsi="Times New Roman" w:cs="Times New Roman"/>
          </w:rPr>
          <w:t xml:space="preserve">at inefficient than efficient test events </w:t>
        </w:r>
      </w:ins>
      <w:ins w:id="1000" w:author="Benton, Deon" w:date="2026-06-24T18:04:00Z" w16du:dateUtc="2026-06-24T23:04:00Z">
        <w:r w:rsidR="00D02F3F">
          <w:rPr>
            <w:rFonts w:ascii="Times New Roman" w:eastAsia="Times New Roman" w:hAnsi="Times New Roman" w:cs="Times New Roman"/>
          </w:rPr>
          <w:t>can be expected in a</w:t>
        </w:r>
      </w:ins>
      <w:ins w:id="1001" w:author="Benton, Deon" w:date="2026-06-24T18:05:00Z" w16du:dateUtc="2026-06-24T23:05:00Z">
        <w:r w:rsidR="00D02F3F">
          <w:rPr>
            <w:rFonts w:ascii="Times New Roman" w:eastAsia="Times New Roman" w:hAnsi="Times New Roman" w:cs="Times New Roman"/>
          </w:rPr>
          <w:t>n otherwise developmentally inexperienced</w:t>
        </w:r>
      </w:ins>
      <w:ins w:id="1002" w:author="Benton, Deon" w:date="2026-06-24T18:04:00Z" w16du:dateUtc="2026-06-24T23:04:00Z">
        <w:r w:rsidR="00D02F3F">
          <w:rPr>
            <w:rFonts w:ascii="Times New Roman" w:eastAsia="Times New Roman" w:hAnsi="Times New Roman" w:cs="Times New Roman"/>
          </w:rPr>
          <w:t xml:space="preserve"> system</w:t>
        </w:r>
      </w:ins>
      <w:r w:rsidR="001123AA">
        <w:rPr>
          <w:rFonts w:ascii="Times New Roman" w:eastAsia="Times New Roman" w:hAnsi="Times New Roman" w:cs="Times New Roman"/>
        </w:rPr>
        <w:t xml:space="preserve"> </w:t>
      </w:r>
      <w:ins w:id="1003" w:author="Benton, Deon" w:date="2026-06-24T18:06:00Z" w16du:dateUtc="2026-06-24T23:06:00Z">
        <w:r w:rsidR="00D02F3F">
          <w:rPr>
            <w:rFonts w:ascii="Times New Roman" w:eastAsia="Times New Roman" w:hAnsi="Times New Roman" w:cs="Times New Roman"/>
          </w:rPr>
          <w:t xml:space="preserve">that </w:t>
        </w:r>
      </w:ins>
      <w:ins w:id="1004" w:author="Benton, Deon" w:date="2026-06-24T18:09:00Z" w16du:dateUtc="2026-06-24T23:09:00Z">
        <w:r w:rsidR="00D02F3F">
          <w:rPr>
            <w:rFonts w:ascii="Times New Roman" w:eastAsia="Times New Roman" w:hAnsi="Times New Roman" w:cs="Times New Roman"/>
          </w:rPr>
          <w:t>develops a representation of</w:t>
        </w:r>
      </w:ins>
      <w:ins w:id="1005" w:author="Benton, Deon" w:date="2026-06-24T18:06:00Z" w16du:dateUtc="2026-06-24T23:06:00Z">
        <w:r w:rsidR="00D02F3F">
          <w:rPr>
            <w:rFonts w:ascii="Times New Roman" w:eastAsia="Times New Roman" w:hAnsi="Times New Roman" w:cs="Times New Roman"/>
          </w:rPr>
          <w:t xml:space="preserve"> its own straight reaches while in a heightened attentional state.</w:t>
        </w:r>
      </w:ins>
      <w:ins w:id="1006" w:author="Benton, Deon" w:date="2026-06-24T18:10:00Z" w16du:dateUtc="2026-06-24T23:10:00Z">
        <w:r w:rsidR="00D02F3F">
          <w:rPr>
            <w:rFonts w:ascii="Times New Roman" w:eastAsia="Times New Roman" w:hAnsi="Times New Roman" w:cs="Times New Roman"/>
          </w:rPr>
          <w:t xml:space="preserve"> </w:t>
        </w:r>
      </w:ins>
      <w:ins w:id="1007" w:author="Benton, Deon" w:date="2026-06-24T18:11:00Z" w16du:dateUtc="2026-06-24T23:11:00Z">
        <w:r w:rsidR="00D02F3F">
          <w:rPr>
            <w:rFonts w:ascii="Times New Roman" w:eastAsia="Times New Roman" w:hAnsi="Times New Roman" w:cs="Times New Roman"/>
          </w:rPr>
          <w:t>Action events whose kinematics</w:t>
        </w:r>
      </w:ins>
      <w:ins w:id="1008" w:author="Benton, Deon" w:date="2026-06-24T18:28:00Z" w16du:dateUtc="2026-06-24T23:28:00Z">
        <w:r w:rsidR="00F066C9">
          <w:rPr>
            <w:rFonts w:ascii="Times New Roman" w:eastAsia="Times New Roman" w:hAnsi="Times New Roman" w:cs="Times New Roman"/>
          </w:rPr>
          <w:t xml:space="preserve"> subsequently</w:t>
        </w:r>
      </w:ins>
      <w:ins w:id="1009" w:author="Benton, Deon" w:date="2026-06-24T18:11:00Z" w16du:dateUtc="2026-06-24T23:11:00Z">
        <w:r w:rsidR="00D02F3F">
          <w:rPr>
            <w:rFonts w:ascii="Times New Roman" w:eastAsia="Times New Roman" w:hAnsi="Times New Roman" w:cs="Times New Roman"/>
          </w:rPr>
          <w:t xml:space="preserve"> </w:t>
        </w:r>
      </w:ins>
      <w:ins w:id="1010" w:author="Benton, Deon" w:date="2026-06-24T18:12:00Z" w16du:dateUtc="2026-06-24T23:12:00Z">
        <w:r w:rsidR="00D02F3F">
          <w:rPr>
            <w:rFonts w:ascii="Times New Roman" w:eastAsia="Times New Roman" w:hAnsi="Times New Roman" w:cs="Times New Roman"/>
          </w:rPr>
          <w:t xml:space="preserve">deviate from this learned representation (e.g., </w:t>
        </w:r>
      </w:ins>
      <w:ins w:id="1011" w:author="Benton, Deon" w:date="2026-06-24T18:29:00Z" w16du:dateUtc="2026-06-24T23:29:00Z">
        <w:r w:rsidR="00F066C9">
          <w:rPr>
            <w:rFonts w:ascii="Times New Roman" w:eastAsia="Times New Roman" w:hAnsi="Times New Roman" w:cs="Times New Roman"/>
          </w:rPr>
          <w:t>the inefficient test event</w:t>
        </w:r>
      </w:ins>
      <w:ins w:id="1012" w:author="Benton, Deon" w:date="2026-06-24T18:13:00Z" w16du:dateUtc="2026-06-24T23:13:00Z">
        <w:r w:rsidR="00896AD3">
          <w:rPr>
            <w:rFonts w:ascii="Times New Roman" w:eastAsia="Times New Roman" w:hAnsi="Times New Roman" w:cs="Times New Roman"/>
          </w:rPr>
          <w:t>)</w:t>
        </w:r>
      </w:ins>
      <w:ins w:id="1013" w:author="Benton, Deon" w:date="2026-06-24T18:12:00Z" w16du:dateUtc="2026-06-24T23:12:00Z">
        <w:r w:rsidR="00D02F3F">
          <w:rPr>
            <w:rFonts w:ascii="Times New Roman" w:eastAsia="Times New Roman" w:hAnsi="Times New Roman" w:cs="Times New Roman"/>
          </w:rPr>
          <w:t xml:space="preserve"> should </w:t>
        </w:r>
      </w:ins>
      <w:ins w:id="1014" w:author="Benton, Deon" w:date="2026-06-24T18:11:00Z" w16du:dateUtc="2026-06-24T23:11:00Z">
        <w:r w:rsidR="00D02F3F">
          <w:rPr>
            <w:rFonts w:ascii="Times New Roman" w:eastAsia="Times New Roman" w:hAnsi="Times New Roman" w:cs="Times New Roman"/>
          </w:rPr>
          <w:t>elicit more error</w:t>
        </w:r>
      </w:ins>
      <w:ins w:id="1015" w:author="Benton, Deon" w:date="2026-06-24T18:13:00Z" w16du:dateUtc="2026-06-24T23:13:00Z">
        <w:r w:rsidR="00896AD3">
          <w:rPr>
            <w:rFonts w:ascii="Times New Roman" w:eastAsia="Times New Roman" w:hAnsi="Times New Roman" w:cs="Times New Roman"/>
          </w:rPr>
          <w:t xml:space="preserve"> </w:t>
        </w:r>
      </w:ins>
      <w:ins w:id="1016" w:author="Benton, Deon" w:date="2026-06-24T18:28:00Z" w16du:dateUtc="2026-06-24T23:28:00Z">
        <w:r w:rsidR="00F066C9">
          <w:rPr>
            <w:rFonts w:ascii="Times New Roman" w:eastAsia="Times New Roman" w:hAnsi="Times New Roman" w:cs="Times New Roman"/>
          </w:rPr>
          <w:t>(and thereby, more looking)</w:t>
        </w:r>
      </w:ins>
      <w:ins w:id="1017" w:author="Benton, Deon" w:date="2026-06-24T18:13:00Z" w16du:dateUtc="2026-06-24T23:13:00Z">
        <w:r w:rsidR="00896AD3">
          <w:rPr>
            <w:rFonts w:ascii="Times New Roman" w:eastAsia="Times New Roman" w:hAnsi="Times New Roman" w:cs="Times New Roman"/>
          </w:rPr>
          <w:t xml:space="preserve"> </w:t>
        </w:r>
      </w:ins>
      <w:ins w:id="1018" w:author="Benton, Deon" w:date="2026-06-24T18:11:00Z" w16du:dateUtc="2026-06-24T23:11:00Z">
        <w:r w:rsidR="00D02F3F">
          <w:rPr>
            <w:rFonts w:ascii="Times New Roman" w:eastAsia="Times New Roman" w:hAnsi="Times New Roman" w:cs="Times New Roman"/>
          </w:rPr>
          <w:t>than events whose kinematics overlap with this representation</w:t>
        </w:r>
      </w:ins>
      <w:ins w:id="1019" w:author="Benton, Deon" w:date="2026-06-24T18:13:00Z" w16du:dateUtc="2026-06-24T23:13:00Z">
        <w:r w:rsidR="00896AD3">
          <w:rPr>
            <w:rFonts w:ascii="Times New Roman" w:eastAsia="Times New Roman" w:hAnsi="Times New Roman" w:cs="Times New Roman"/>
          </w:rPr>
          <w:t xml:space="preserve"> (e.g., </w:t>
        </w:r>
      </w:ins>
      <w:ins w:id="1020" w:author="Benton, Deon" w:date="2026-06-24T18:29:00Z" w16du:dateUtc="2026-06-24T23:29:00Z">
        <w:r w:rsidR="00F066C9">
          <w:rPr>
            <w:rFonts w:ascii="Times New Roman" w:eastAsia="Times New Roman" w:hAnsi="Times New Roman" w:cs="Times New Roman"/>
          </w:rPr>
          <w:t xml:space="preserve">the efficient test </w:t>
        </w:r>
      </w:ins>
      <w:ins w:id="1021" w:author="Benton, Deon" w:date="2026-06-24T18:30:00Z" w16du:dateUtc="2026-06-24T23:30:00Z">
        <w:r w:rsidR="00076987">
          <w:rPr>
            <w:rFonts w:ascii="Times New Roman" w:eastAsia="Times New Roman" w:hAnsi="Times New Roman" w:cs="Times New Roman"/>
          </w:rPr>
          <w:t>event</w:t>
        </w:r>
      </w:ins>
      <w:ins w:id="1022" w:author="Benton, Deon" w:date="2026-06-24T18:13:00Z" w16du:dateUtc="2026-06-24T23:13:00Z">
        <w:r w:rsidR="00896AD3">
          <w:rPr>
            <w:rFonts w:ascii="Times New Roman" w:eastAsia="Times New Roman" w:hAnsi="Times New Roman" w:cs="Times New Roman"/>
          </w:rPr>
          <w:t>)</w:t>
        </w:r>
      </w:ins>
      <w:ins w:id="1023" w:author="Benton, Deon" w:date="2026-06-24T18:11:00Z" w16du:dateUtc="2026-06-24T23:11:00Z">
        <w:r w:rsidR="00D02F3F">
          <w:rPr>
            <w:rFonts w:ascii="Times New Roman" w:eastAsia="Times New Roman" w:hAnsi="Times New Roman" w:cs="Times New Roman"/>
          </w:rPr>
          <w:t xml:space="preserve">. </w:t>
        </w:r>
      </w:ins>
      <w:ins w:id="1024" w:author="Benton, Deon" w:date="2026-06-24T18:10:00Z" w16du:dateUtc="2026-06-24T23:10:00Z">
        <w:r w:rsidR="00D02F3F">
          <w:rPr>
            <w:rFonts w:ascii="Times New Roman" w:eastAsia="Times New Roman" w:hAnsi="Times New Roman" w:cs="Times New Roman"/>
          </w:rPr>
          <w:t xml:space="preserve"> </w:t>
        </w:r>
      </w:ins>
      <w:ins w:id="1025" w:author="Benton, Deon" w:date="2026-06-24T18:17:00Z" w16du:dateUtc="2026-06-24T23:17:00Z">
        <w:r w:rsidR="002C71F4">
          <w:rPr>
            <w:rFonts w:ascii="Times New Roman" w:eastAsia="Times New Roman" w:hAnsi="Times New Roman" w:cs="Times New Roman"/>
          </w:rPr>
          <w:t xml:space="preserve">In general, </w:t>
        </w:r>
      </w:ins>
      <w:ins w:id="1026" w:author="Benton, Deon" w:date="2026-06-24T18:18:00Z" w16du:dateUtc="2026-06-24T23:18:00Z">
        <w:r w:rsidR="002C71F4">
          <w:rPr>
            <w:rFonts w:ascii="Times New Roman" w:eastAsia="Times New Roman" w:hAnsi="Times New Roman" w:cs="Times New Roman"/>
          </w:rPr>
          <w:t xml:space="preserve">ALIAS’s </w:t>
        </w:r>
      </w:ins>
      <w:ins w:id="1027" w:author="Benton, Deon" w:date="2026-06-24T18:29:00Z" w16du:dateUtc="2026-06-24T23:29:00Z">
        <w:r w:rsidR="00076987">
          <w:rPr>
            <w:rFonts w:ascii="Times New Roman" w:eastAsia="Times New Roman" w:hAnsi="Times New Roman" w:cs="Times New Roman"/>
          </w:rPr>
          <w:t>behavior here was</w:t>
        </w:r>
      </w:ins>
      <w:ins w:id="1028" w:author="Benton, Deon" w:date="2026-06-24T18:18:00Z" w16du:dateUtc="2026-06-24T23:18:00Z">
        <w:r w:rsidR="002C71F4">
          <w:rPr>
            <w:rFonts w:ascii="Times New Roman" w:eastAsia="Times New Roman" w:hAnsi="Times New Roman" w:cs="Times New Roman"/>
          </w:rPr>
          <w:t xml:space="preserve"> based not on e</w:t>
        </w:r>
      </w:ins>
      <w:ins w:id="1029" w:author="Benton, Deon" w:date="2026-06-24T18:30:00Z" w16du:dateUtc="2026-06-24T23:30:00Z">
        <w:r w:rsidR="00076987">
          <w:rPr>
            <w:rFonts w:ascii="Times New Roman" w:eastAsia="Times New Roman" w:hAnsi="Times New Roman" w:cs="Times New Roman"/>
          </w:rPr>
          <w:t xml:space="preserve"> specialized processes or e</w:t>
        </w:r>
      </w:ins>
      <w:ins w:id="1030" w:author="Benton, Deon" w:date="2026-06-24T18:18:00Z" w16du:dateUtc="2026-06-24T23:18:00Z">
        <w:r w:rsidR="002C71F4">
          <w:rPr>
            <w:rFonts w:ascii="Times New Roman" w:eastAsia="Times New Roman" w:hAnsi="Times New Roman" w:cs="Times New Roman"/>
          </w:rPr>
          <w:t>xplicit notions of goals, action, efficiency, cost, or rationality but</w:t>
        </w:r>
      </w:ins>
      <w:ins w:id="1031" w:author="Benton, Deon" w:date="2026-06-24T18:20:00Z" w16du:dateUtc="2026-06-24T23:20:00Z">
        <w:r w:rsidR="002C71F4">
          <w:rPr>
            <w:rFonts w:ascii="Times New Roman" w:eastAsia="Times New Roman" w:hAnsi="Times New Roman" w:cs="Times New Roman"/>
          </w:rPr>
          <w:t xml:space="preserve"> rather</w:t>
        </w:r>
      </w:ins>
      <w:ins w:id="1032" w:author="Benton, Deon" w:date="2026-06-24T18:18:00Z" w16du:dateUtc="2026-06-24T23:18:00Z">
        <w:r w:rsidR="002C71F4">
          <w:rPr>
            <w:rFonts w:ascii="Times New Roman" w:eastAsia="Times New Roman" w:hAnsi="Times New Roman" w:cs="Times New Roman"/>
          </w:rPr>
          <w:t xml:space="preserve"> </w:t>
        </w:r>
      </w:ins>
      <w:ins w:id="1033" w:author="Benton, Deon" w:date="2026-06-24T18:30:00Z" w16du:dateUtc="2026-06-24T23:30:00Z">
        <w:r w:rsidR="00076987">
          <w:rPr>
            <w:rFonts w:ascii="Times New Roman" w:eastAsia="Times New Roman" w:hAnsi="Times New Roman" w:cs="Times New Roman"/>
          </w:rPr>
          <w:t xml:space="preserve">on </w:t>
        </w:r>
      </w:ins>
      <w:ins w:id="1034" w:author="Benton, Deon" w:date="2026-06-24T18:18:00Z" w16du:dateUtc="2026-06-24T23:18:00Z">
        <w:r w:rsidR="002C71F4">
          <w:rPr>
            <w:rFonts w:ascii="Times New Roman" w:eastAsia="Times New Roman" w:hAnsi="Times New Roman" w:cs="Times New Roman"/>
          </w:rPr>
          <w:t>associations</w:t>
        </w:r>
      </w:ins>
      <w:ins w:id="1035" w:author="Benton, Deon" w:date="2026-06-24T18:31:00Z" w16du:dateUtc="2026-06-24T23:31:00Z">
        <w:r w:rsidR="00076987">
          <w:rPr>
            <w:rFonts w:ascii="Times New Roman" w:eastAsia="Times New Roman" w:hAnsi="Times New Roman" w:cs="Times New Roman"/>
          </w:rPr>
          <w:t>—formed during pretraining and reinforced (or weakened) during habituation—</w:t>
        </w:r>
      </w:ins>
      <w:ins w:id="1036" w:author="Benton, Deon" w:date="2026-06-24T18:18:00Z" w16du:dateUtc="2026-06-24T23:18:00Z">
        <w:r w:rsidR="002C71F4">
          <w:rPr>
            <w:rFonts w:ascii="Times New Roman" w:eastAsia="Times New Roman" w:hAnsi="Times New Roman" w:cs="Times New Roman"/>
          </w:rPr>
          <w:t xml:space="preserve">among </w:t>
        </w:r>
      </w:ins>
      <w:ins w:id="1037" w:author="Benton, Deon" w:date="2026-06-24T18:31:00Z" w16du:dateUtc="2026-06-24T23:31:00Z">
        <w:r w:rsidR="00076987">
          <w:rPr>
            <w:rFonts w:ascii="Times New Roman" w:eastAsia="Times New Roman" w:hAnsi="Times New Roman" w:cs="Times New Roman"/>
          </w:rPr>
          <w:t xml:space="preserve">differentially salient, conceptually neutral visible surface features. </w:t>
        </w:r>
      </w:ins>
    </w:p>
    <w:p w14:paraId="1C278FDD" w14:textId="150F1DCC" w:rsidR="000B6CC3" w:rsidRDefault="00CD1B05" w:rsidP="00346967">
      <w:pPr>
        <w:spacing w:line="480" w:lineRule="auto"/>
        <w:ind w:firstLine="720"/>
        <w:contextualSpacing/>
        <w:rPr>
          <w:ins w:id="1038" w:author="Benton, Deon" w:date="2026-06-23T18:35:00Z" w16du:dateUtc="2026-06-23T23:35:00Z"/>
          <w:rFonts w:ascii="Times New Roman" w:eastAsia="Times New Roman" w:hAnsi="Times New Roman" w:cs="Times New Roman"/>
        </w:rPr>
      </w:pPr>
      <w:r>
        <w:rPr>
          <w:rFonts w:ascii="Times New Roman" w:eastAsia="Times New Roman" w:hAnsi="Times New Roman" w:cs="Times New Roman"/>
        </w:rPr>
        <w:lastRenderedPageBreak/>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ins w:id="1039" w:author="Benton, Deon" w:date="2026-06-23T18:34:00Z" w16du:dateUtc="2026-06-23T23:34:00Z">
        <w:r w:rsidR="00F1765B">
          <w:rPr>
            <w:rFonts w:ascii="Times New Roman" w:eastAsia="Times New Roman" w:hAnsi="Times New Roman" w:cs="Times New Roman"/>
          </w:rPr>
          <w:t>high, inefficient test</w:t>
        </w:r>
      </w:ins>
      <w:r w:rsidR="00F05F8A">
        <w:rPr>
          <w:rFonts w:ascii="Times New Roman" w:eastAsia="Times New Roman" w:hAnsi="Times New Roman" w:cs="Times New Roman"/>
        </w:rPr>
        <w:t xml:space="preserve"> event like that in Liu and Spelke (2017) and a</w:t>
      </w:r>
      <w:ins w:id="1040" w:author="Benton, Deon" w:date="2026-06-23T18:34:00Z" w16du:dateUtc="2026-06-23T23:34:00Z">
        <w:r w:rsidR="00F1765B">
          <w:rPr>
            <w:rFonts w:ascii="Times New Roman" w:eastAsia="Times New Roman" w:hAnsi="Times New Roman" w:cs="Times New Roman"/>
          </w:rPr>
          <w:t xml:space="preserve"> barrierless, </w:t>
        </w:r>
      </w:ins>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w:t>
      </w:r>
      <w:ins w:id="1041" w:author="Benton, Deon" w:date="2026-06-23T18:34:00Z" w16du:dateUtc="2026-06-23T23:34:00Z">
        <w:r w:rsidR="00F1765B">
          <w:rPr>
            <w:rFonts w:ascii="Times New Roman" w:eastAsia="Times New Roman" w:hAnsi="Times New Roman" w:cs="Times New Roman"/>
          </w:rPr>
          <w:t>latter than the former event</w:t>
        </w:r>
      </w:ins>
      <w:r w:rsidR="00C943CC">
        <w:rPr>
          <w:rFonts w:ascii="Times New Roman" w:eastAsia="Times New Roman" w:hAnsi="Times New Roman" w:cs="Times New Roman"/>
        </w:rPr>
        <w:t xml:space="preserv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ins w:id="1042" w:author="Benton, Deon" w:date="2026-06-24T18:34:00Z" w16du:dateUtc="2026-06-24T23:34:00Z">
        <w:r w:rsidR="00B41B30">
          <w:rPr>
            <w:rFonts w:ascii="Times New Roman" w:eastAsia="Times New Roman" w:hAnsi="Times New Roman" w:cs="Times New Roman"/>
          </w:rPr>
          <w:t>obstacle. Although</w:t>
        </w:r>
      </w:ins>
      <w:ins w:id="1043" w:author="Benton, Deon" w:date="2026-06-24T18:32:00Z" w16du:dateUtc="2026-06-24T23:32:00Z">
        <w:r w:rsidR="00B41B30">
          <w:rPr>
            <w:rFonts w:ascii="Times New Roman" w:eastAsia="Times New Roman" w:hAnsi="Times New Roman" w:cs="Times New Roman"/>
          </w:rPr>
          <w:t xml:space="preserve"> not explicitly tested </w:t>
        </w:r>
      </w:ins>
      <w:ins w:id="1044" w:author="Benton, Deon" w:date="2026-06-24T18:33:00Z" w16du:dateUtc="2026-06-24T23:33:00Z">
        <w:r w:rsidR="00B41B30">
          <w:rPr>
            <w:rFonts w:ascii="Times New Roman" w:eastAsia="Times New Roman" w:hAnsi="Times New Roman" w:cs="Times New Roman"/>
          </w:rPr>
          <w:t xml:space="preserve">here, another prediction the model makes </w:t>
        </w:r>
      </w:ins>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ins w:id="1045" w:author="Benton, Deon" w:date="2026-06-24T18:34:00Z" w16du:dateUtc="2026-06-24T23:34:00Z">
        <w:r w:rsidR="00B41B30">
          <w:rPr>
            <w:rFonts w:ascii="Times New Roman" w:eastAsia="Times New Roman" w:hAnsi="Times New Roman" w:cs="Times New Roman"/>
          </w:rPr>
          <w:t xml:space="preserve"> the salience of</w:t>
        </w:r>
      </w:ins>
      <w:r w:rsidR="00E33C8B" w:rsidRPr="00E33C8B">
        <w:rPr>
          <w:rFonts w:ascii="Times New Roman" w:eastAsia="Times New Roman" w:hAnsi="Times New Roman" w:cs="Times New Roman"/>
        </w:rPr>
        <w:t xml:space="preserve"> peripherally located obstacles</w:t>
      </w:r>
      <w:del w:id="1046" w:author="Benton, Deon" w:date="2026-06-24T18:34:00Z" w16du:dateUtc="2026-06-24T23:34:00Z">
        <w:r w:rsidR="0067226D" w:rsidDel="00B41B30">
          <w:rPr>
            <w:rFonts w:ascii="Times New Roman" w:eastAsia="Times New Roman" w:hAnsi="Times New Roman" w:cs="Times New Roman"/>
          </w:rPr>
          <w:delText>’</w:delText>
        </w:r>
      </w:del>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ins w:id="1047" w:author="Benton, Deon" w:date="2026-06-24T18:35:00Z" w16du:dateUtc="2026-06-24T23:35:00Z">
        <w:r w:rsidR="00B41B30">
          <w:rPr>
            <w:rFonts w:ascii="Times New Roman" w:eastAsia="Times New Roman" w:hAnsi="Times New Roman" w:cs="Times New Roman"/>
          </w:rPr>
          <w:t>enable infants to form robust associations between the</w:t>
        </w:r>
      </w:ins>
      <w:ins w:id="1048" w:author="Benton, Deon" w:date="2026-06-25T09:56:00Z" w16du:dateUtc="2026-06-25T14:56:00Z">
        <w:r w:rsidR="00211179">
          <w:rPr>
            <w:rFonts w:ascii="Times New Roman" w:eastAsia="Times New Roman" w:hAnsi="Times New Roman" w:cs="Times New Roman"/>
          </w:rPr>
          <w:t>m</w:t>
        </w:r>
      </w:ins>
      <w:ins w:id="1049" w:author="Benton, Deon" w:date="2026-06-24T18:35:00Z" w16du:dateUtc="2026-06-24T23:35:00Z">
        <w:r w:rsidR="00B41B30">
          <w:rPr>
            <w:rFonts w:ascii="Times New Roman" w:eastAsia="Times New Roman" w:hAnsi="Times New Roman" w:cs="Times New Roman"/>
          </w:rPr>
          <w:t xml:space="preserve"> and arced motion. Conversely,</w:t>
        </w:r>
      </w:ins>
      <w:r w:rsidR="00E33C8B" w:rsidRPr="00E33C8B">
        <w:rPr>
          <w:rFonts w:ascii="Times New Roman" w:eastAsia="Times New Roman" w:hAnsi="Times New Roman" w:cs="Times New Roman"/>
        </w:rPr>
        <w:t xml:space="preserve"> </w:t>
      </w:r>
      <w:ins w:id="1050" w:author="Benton, Deon" w:date="2026-06-24T18:36:00Z" w16du:dateUtc="2026-06-24T23:36:00Z">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the salience of centrally located obstacles should prevent robust associations from forming between them and arced mo</w:t>
        </w:r>
      </w:ins>
      <w:ins w:id="1051" w:author="Benton, Deon" w:date="2026-06-24T18:37:00Z" w16du:dateUtc="2026-06-24T23:37:00Z">
        <w:r w:rsidR="00B41B30">
          <w:rPr>
            <w:rFonts w:ascii="Times New Roman" w:eastAsia="Times New Roman" w:hAnsi="Times New Roman" w:cs="Times New Roman"/>
          </w:rPr>
          <w:t xml:space="preserve">tion. </w:t>
        </w:r>
      </w:ins>
      <w:ins w:id="1052" w:author="Benton, Deon" w:date="2026-06-24T18:39:00Z" w16du:dateUtc="2026-06-24T23:39:00Z">
        <w:r w:rsidR="00B41B30">
          <w:rPr>
            <w:rFonts w:ascii="Times New Roman" w:eastAsia="Times New Roman" w:hAnsi="Times New Roman" w:cs="Times New Roman"/>
          </w:rPr>
          <w:t xml:space="preserve">Still another prediction—again not explicitly tested </w:t>
        </w:r>
      </w:ins>
      <w:ins w:id="1053" w:author="Benton, Deon" w:date="2026-06-24T18:40:00Z" w16du:dateUtc="2026-06-24T23:40:00Z">
        <w:r w:rsidR="00B41B30">
          <w:rPr>
            <w:rFonts w:ascii="Times New Roman" w:eastAsia="Times New Roman" w:hAnsi="Times New Roman" w:cs="Times New Roman"/>
          </w:rPr>
          <w:t>here—t</w:t>
        </w:r>
      </w:ins>
      <w:ins w:id="1054" w:author="Benton, Deon" w:date="2026-06-24T18:39:00Z" w16du:dateUtc="2026-06-24T23:39:00Z">
        <w:r w:rsidR="00B41B30">
          <w:rPr>
            <w:rFonts w:ascii="Times New Roman" w:eastAsia="Times New Roman" w:hAnsi="Times New Roman" w:cs="Times New Roman"/>
          </w:rPr>
          <w:t>he model makes</w:t>
        </w:r>
      </w:ins>
      <w:ins w:id="1055" w:author="Benton, Deon" w:date="2026-06-24T18:40:00Z" w16du:dateUtc="2026-06-24T23:40:00Z">
        <w:r w:rsidR="00B41B30">
          <w:rPr>
            <w:rFonts w:ascii="Times New Roman" w:eastAsia="Times New Roman" w:hAnsi="Times New Roman" w:cs="Times New Roman"/>
          </w:rPr>
          <w:t xml:space="preserve"> is that infants should look longer at barrierless, inefficient test event than an </w:t>
        </w:r>
      </w:ins>
      <w:ins w:id="1056" w:author="Benton, Deon" w:date="2026-06-24T18:41:00Z" w16du:dateUtc="2026-06-24T23:41:00Z">
        <w:r w:rsidR="00B41B30">
          <w:rPr>
            <w:rFonts w:ascii="Times New Roman" w:eastAsia="Times New Roman" w:hAnsi="Times New Roman" w:cs="Times New Roman"/>
          </w:rPr>
          <w:t xml:space="preserve">efficient test event, even in the absence of habituation. </w:t>
        </w:r>
      </w:ins>
      <w:ins w:id="1057" w:author="Benton, Deon" w:date="2026-06-24T18:37:00Z" w16du:dateUtc="2026-06-24T23:37:00Z">
        <w:r w:rsidR="00B41B30">
          <w:rPr>
            <w:rFonts w:ascii="Times New Roman" w:eastAsia="Times New Roman" w:hAnsi="Times New Roman" w:cs="Times New Roman"/>
          </w:rPr>
          <w:t xml:space="preserve">Behavioral findings that corroborate </w:t>
        </w:r>
      </w:ins>
      <w:ins w:id="1058" w:author="Benton, Deon" w:date="2026-06-24T18:41:00Z" w16du:dateUtc="2026-06-24T23:41:00Z">
        <w:r w:rsidR="00B41B30">
          <w:rPr>
            <w:rFonts w:ascii="Times New Roman" w:eastAsia="Times New Roman" w:hAnsi="Times New Roman" w:cs="Times New Roman"/>
          </w:rPr>
          <w:t>any of these predictions—but ideally all of them—</w:t>
        </w:r>
      </w:ins>
      <w:ins w:id="1059" w:author="Benton, Deon" w:date="2026-06-24T18:37:00Z" w16du:dateUtc="2026-06-24T23:37:00Z">
        <w:r w:rsidR="00B41B30">
          <w:rPr>
            <w:rFonts w:ascii="Times New Roman" w:eastAsia="Times New Roman" w:hAnsi="Times New Roman" w:cs="Times New Roman"/>
          </w:rPr>
          <w:t xml:space="preserve">would be difficult to </w:t>
        </w:r>
      </w:ins>
      <w:ins w:id="1060" w:author="Benton, Deon" w:date="2026-06-24T18:38:00Z" w16du:dateUtc="2026-06-24T23:38:00Z">
        <w:r w:rsidR="00B41B30">
          <w:rPr>
            <w:rFonts w:ascii="Times New Roman" w:eastAsia="Times New Roman" w:hAnsi="Times New Roman" w:cs="Times New Roman"/>
          </w:rPr>
          <w:t xml:space="preserve">reconcile </w:t>
        </w:r>
      </w:ins>
      <w:ins w:id="1061" w:author="Benton, Deon" w:date="2026-06-24T18:41:00Z" w16du:dateUtc="2026-06-24T23:41:00Z">
        <w:r w:rsidR="001A5B5C">
          <w:rPr>
            <w:rFonts w:ascii="Times New Roman" w:eastAsia="Times New Roman" w:hAnsi="Times New Roman" w:cs="Times New Roman"/>
          </w:rPr>
          <w:t>under any of the current domain-specific proposals.</w:t>
        </w:r>
      </w:ins>
      <w:r w:rsidR="00A14E3E">
        <w:rPr>
          <w:rFonts w:ascii="Times New Roman" w:eastAsia="Times New Roman" w:hAnsi="Times New Roman" w:cs="Times New Roman"/>
        </w:rPr>
        <w:t xml:space="preserve"> </w:t>
      </w:r>
    </w:p>
    <w:p w14:paraId="48CE0C5F" w14:textId="75C78F99" w:rsidR="00013C06" w:rsidRPr="00E33C8B" w:rsidDel="002B54F9" w:rsidRDefault="002B54F9" w:rsidP="00346967">
      <w:pPr>
        <w:spacing w:line="480" w:lineRule="auto"/>
        <w:ind w:firstLine="720"/>
        <w:contextualSpacing/>
        <w:rPr>
          <w:del w:id="1062" w:author="Benton, Deon" w:date="2026-06-25T01:07:00Z" w16du:dateUtc="2026-06-25T06:07:00Z"/>
          <w:rFonts w:ascii="Times New Roman" w:eastAsia="Times New Roman" w:hAnsi="Times New Roman" w:cs="Times New Roman"/>
        </w:rPr>
      </w:pPr>
      <w:ins w:id="1063" w:author="Benton, Deon" w:date="2026-06-25T01:07:00Z" w16du:dateUtc="2026-06-25T06:07:00Z">
        <w:r w:rsidRPr="002B54F9">
          <w:rPr>
            <w:rFonts w:ascii="Times New Roman" w:eastAsia="Times New Roman" w:hAnsi="Times New Roman" w:cs="Times New Roman"/>
          </w:rPr>
          <w:t xml:space="preserve">The present account may also help explain an apparent discontinuity between action efficiency processing in infancy and later development. On the one hand, studies with infants suggest that sensitivity to action efficiency emerges sometime between 6 and 12 months of age (e.g., </w:t>
        </w:r>
        <w:proofErr w:type="spellStart"/>
        <w:r w:rsidRPr="002B54F9">
          <w:rPr>
            <w:rFonts w:ascii="Times New Roman" w:eastAsia="Times New Roman" w:hAnsi="Times New Roman" w:cs="Times New Roman"/>
          </w:rPr>
          <w:t>Csibra</w:t>
        </w:r>
        <w:proofErr w:type="spellEnd"/>
        <w:r w:rsidRPr="002B54F9">
          <w:rPr>
            <w:rFonts w:ascii="Times New Roman" w:eastAsia="Times New Roman" w:hAnsi="Times New Roman" w:cs="Times New Roman"/>
          </w:rPr>
          <w:t xml:space="preserve"> et al., 2003; </w:t>
        </w:r>
      </w:ins>
      <w:proofErr w:type="spellStart"/>
      <w:ins w:id="1064" w:author="Benton, Deon" w:date="2026-06-25T14:11:00Z" w16du:dateUtc="2026-06-25T19:11:00Z">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ins>
      <w:ins w:id="1065" w:author="Benton, Deon" w:date="2026-06-25T14:12:00Z" w16du:dateUtc="2026-06-25T19:12:00Z">
        <w:r w:rsidR="00237575">
          <w:rPr>
            <w:rFonts w:ascii="Times New Roman" w:eastAsia="Times New Roman" w:hAnsi="Times New Roman" w:cs="Times New Roman"/>
          </w:rPr>
          <w:t>1999</w:t>
        </w:r>
      </w:ins>
      <w:ins w:id="1066" w:author="Benton, Deon" w:date="2026-06-25T14:11:00Z" w16du:dateUtc="2026-06-25T19:11:00Z">
        <w:r w:rsidR="004D12AE">
          <w:rPr>
            <w:rFonts w:ascii="Times New Roman" w:eastAsia="Times New Roman" w:hAnsi="Times New Roman" w:cs="Times New Roman"/>
          </w:rPr>
          <w:t xml:space="preserve">; </w:t>
        </w:r>
      </w:ins>
      <w:ins w:id="1067" w:author="Benton, Deon" w:date="2026-06-25T01:07:00Z" w16du:dateUtc="2026-06-25T06:07:00Z">
        <w:r w:rsidRPr="002B54F9">
          <w:rPr>
            <w:rFonts w:ascii="Times New Roman" w:eastAsia="Times New Roman" w:hAnsi="Times New Roman" w:cs="Times New Roman"/>
          </w:rPr>
          <w:t xml:space="preserve">Gergely et al., 1995; Liu &amp; </w:t>
        </w:r>
        <w:proofErr w:type="spellStart"/>
        <w:r w:rsidRPr="002B54F9">
          <w:rPr>
            <w:rFonts w:ascii="Times New Roman" w:eastAsia="Times New Roman" w:hAnsi="Times New Roman" w:cs="Times New Roman"/>
          </w:rPr>
          <w:t>Spelke</w:t>
        </w:r>
        <w:proofErr w:type="spellEnd"/>
        <w:r w:rsidRPr="002B54F9">
          <w:rPr>
            <w:rFonts w:ascii="Times New Roman" w:eastAsia="Times New Roman" w:hAnsi="Times New Roman" w:cs="Times New Roman"/>
          </w:rPr>
          <w:t>, 2017; Liu et al., 2017), if not even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action costs when evaluating others' behavior (Jara-</w:t>
        </w:r>
        <w:r w:rsidRPr="002B54F9">
          <w:rPr>
            <w:rFonts w:ascii="Times New Roman" w:eastAsia="Times New Roman" w:hAnsi="Times New Roman" w:cs="Times New Roman"/>
          </w:rPr>
          <w:lastRenderedPageBreak/>
          <w:t xml:space="preserve">Ettinger et al., 2015), and 5-year-olds reason productively about others' actions in terms of their associated costs and rewards (Jara-Ettinger et al., 2015). In contrast, other studies show that preschool-aged children neither distinguish efficient from inefficient uses of familiar tools (e.g., </w:t>
        </w:r>
        <w:proofErr w:type="spellStart"/>
        <w:r w:rsidRPr="002B54F9">
          <w:rPr>
            <w:rFonts w:ascii="Times New Roman" w:eastAsia="Times New Roman" w:hAnsi="Times New Roman" w:cs="Times New Roman"/>
          </w:rPr>
          <w:t>Ossmy</w:t>
        </w:r>
        <w:proofErr w:type="spellEnd"/>
        <w:r w:rsidRPr="002B54F9">
          <w:rPr>
            <w:rFonts w:ascii="Times New Roman" w:eastAsia="Times New Roman" w:hAnsi="Times New Roman" w:cs="Times New Roman"/>
          </w:rPr>
          <w:t xml:space="preserve"> et al., 2021) nor expect an agent to follow the shorter—and therefore more efficient and less costly—of two available paths to a goal (e.g., Gönül &amp; Paulus, 2021). These diverging findings are difficult to reconcile under the domain-specific theories considered here because each implicitly assumes continuity in the mechanisms supporting action efficiency understanding. Yet, if infants truly represent actions in terms of sophisticated notions such as goals, efficiency, and utility, then it is not immediately obvious why evidence for such representations should become less consistent during the preschool years. The present account offers a different interpretation. If infants' looking behavior in studies on this topic reflects low-level associative processes operating over visible surface features, then their apparent sensitivity to action efficiency may be more apparent than real because their looking behavior does not reflect a genuine capacity for efficiency-based action processing.</w:t>
        </w:r>
        <w:r w:rsidR="00496B50">
          <w:rPr>
            <w:rFonts w:ascii="Times New Roman" w:eastAsia="Times New Roman" w:hAnsi="Times New Roman" w:cs="Times New Roman"/>
          </w:rPr>
          <w:t xml:space="preserve"> </w:t>
        </w:r>
      </w:ins>
    </w:p>
    <w:p w14:paraId="1F8FE60A" w14:textId="498A6E0A"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the</w:t>
      </w:r>
      <w:ins w:id="1068" w:author="Benton, Deon" w:date="2026-06-25T01:08:00Z" w16du:dateUtc="2026-06-25T06:08:00Z">
        <w:r w:rsidR="00210FFD">
          <w:rPr>
            <w:rFonts w:ascii="Times New Roman" w:eastAsia="Times New Roman" w:hAnsi="Times New Roman" w:cs="Times New Roman"/>
          </w:rPr>
          <w:t xml:space="preserve"> very</w:t>
        </w:r>
      </w:ins>
      <w:r w:rsidR="006947FC" w:rsidRPr="006947FC">
        <w:rPr>
          <w:rFonts w:ascii="Times New Roman" w:eastAsia="Times New Roman" w:hAnsi="Times New Roman" w:cs="Times New Roman"/>
        </w:rPr>
        <w:t xml:space="preserve"> same processes argued </w:t>
      </w:r>
      <w:ins w:id="1069" w:author="Benton, Deon" w:date="2026-06-25T01:08:00Z" w16du:dateUtc="2026-06-25T06:08:00Z">
        <w:r w:rsidR="00210FFD">
          <w:rPr>
            <w:rFonts w:ascii="Times New Roman" w:eastAsia="Times New Roman" w:hAnsi="Times New Roman" w:cs="Times New Roman"/>
          </w:rPr>
          <w:t>to</w:t>
        </w:r>
      </w:ins>
      <w:r w:rsidR="006947FC" w:rsidRPr="006947FC">
        <w:rPr>
          <w:rFonts w:ascii="Times New Roman" w:eastAsia="Times New Roman" w:hAnsi="Times New Roman" w:cs="Times New Roman"/>
        </w:rPr>
        <w:t xml:space="preserve"> </w:t>
      </w:r>
      <w:ins w:id="1070" w:author="Benton, Deon" w:date="2026-06-25T01:08:00Z" w16du:dateUtc="2026-06-25T06:08:00Z">
        <w:r w:rsidR="00210FFD">
          <w:rPr>
            <w:rFonts w:ascii="Times New Roman" w:eastAsia="Times New Roman" w:hAnsi="Times New Roman" w:cs="Times New Roman"/>
          </w:rPr>
          <w:t xml:space="preserve">govern </w:t>
        </w:r>
      </w:ins>
      <w:r w:rsidR="006947FC" w:rsidRPr="006947FC">
        <w:rPr>
          <w:rFonts w:ascii="Times New Roman" w:eastAsia="Times New Roman" w:hAnsi="Times New Roman" w:cs="Times New Roman"/>
        </w:rPr>
        <w:t xml:space="preserve">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w:t>
      </w:r>
      <w:proofErr w:type="gramStart"/>
      <w:r w:rsidR="006947FC" w:rsidRPr="006947FC">
        <w:rPr>
          <w:rFonts w:ascii="Times New Roman" w:eastAsia="Times New Roman" w:hAnsi="Times New Roman" w:cs="Times New Roman"/>
        </w:rPr>
        <w:t>an action</w:t>
      </w:r>
      <w:proofErr w:type="gramEnd"/>
      <w:r w:rsidR="006947FC" w:rsidRPr="006947FC">
        <w:rPr>
          <w:rFonts w:ascii="Times New Roman" w:eastAsia="Times New Roman" w:hAnsi="Times New Roman" w:cs="Times New Roman"/>
        </w:rPr>
        <w:t xml:space="preserve">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w:t>
      </w:r>
      <w:r w:rsidR="002A0A35">
        <w:rPr>
          <w:rFonts w:ascii="Times New Roman" w:eastAsia="Times New Roman" w:hAnsi="Times New Roman" w:cs="Times New Roman"/>
        </w:rPr>
        <w:lastRenderedPageBreak/>
        <w:t>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 xml:space="preserve">In sum, the current simulations demonstrate that a domain-general associative learning mechanism operating over the low-level kinematics of actions and the differentially salient </w:t>
      </w:r>
      <w:r w:rsidRPr="008F5140">
        <w:rPr>
          <w:rFonts w:ascii="Times New Roman" w:eastAsia="Times New Roman" w:hAnsi="Times New Roman" w:cs="Times New Roman"/>
        </w:rPr>
        <w:lastRenderedPageBreak/>
        <w:t>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6"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7"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8"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lastRenderedPageBreak/>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9"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0"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1" w:history="1">
        <w:r w:rsidRPr="00E17C00">
          <w:rPr>
            <w:rStyle w:val="Hyperlink"/>
            <w:rFonts w:ascii="Times New Roman" w:hAnsi="Times New Roman" w:cs="Times New Roman"/>
          </w:rPr>
          <w:t>https://doi.org/10.1126/science.1107621</w:t>
        </w:r>
      </w:hyperlink>
    </w:p>
    <w:p w14:paraId="0F587966" w14:textId="5D58B915"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w:t>
      </w:r>
      <w:proofErr w:type="gramStart"/>
      <w:r w:rsidRPr="00A5416E">
        <w:rPr>
          <w:rFonts w:ascii="Times New Roman" w:hAnsi="Times New Roman" w:cs="Times New Roman"/>
        </w:rPr>
        <w:t>efficient</w:t>
      </w:r>
      <w:proofErr w:type="gramEnd"/>
      <w:r w:rsidRPr="00A5416E">
        <w:rPr>
          <w:rFonts w:ascii="Times New Roman" w:hAnsi="Times New Roman" w:cs="Times New Roman"/>
        </w:rPr>
        <w:t xml:space="preserve">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(1), 18106. https://doi.org/10.1038/s41598-021-97354-9</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2"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3"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4"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5"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6"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7"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8"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9"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4"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6"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7"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8"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9"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0"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1"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2"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3"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4"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5"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6"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7"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3"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4"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5"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6"/>
      <w:headerReference w:type="first" r:id="rId15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DE47" w14:textId="77777777" w:rsidR="000A5E4B" w:rsidRDefault="000A5E4B" w:rsidP="00391C7E">
      <w:pPr>
        <w:spacing w:after="0" w:line="240" w:lineRule="auto"/>
      </w:pPr>
      <w:r>
        <w:separator/>
      </w:r>
    </w:p>
  </w:endnote>
  <w:endnote w:type="continuationSeparator" w:id="0">
    <w:p w14:paraId="4BA9D198" w14:textId="77777777" w:rsidR="000A5E4B" w:rsidRDefault="000A5E4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EE7A1" w14:textId="77777777" w:rsidR="000A5E4B" w:rsidRDefault="000A5E4B" w:rsidP="00391C7E">
      <w:pPr>
        <w:spacing w:after="0" w:line="240" w:lineRule="auto"/>
      </w:pPr>
      <w:r>
        <w:separator/>
      </w:r>
    </w:p>
  </w:footnote>
  <w:footnote w:type="continuationSeparator" w:id="0">
    <w:p w14:paraId="1D093CE2" w14:textId="77777777" w:rsidR="000A5E4B" w:rsidRDefault="000A5E4B"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C06"/>
    <w:rsid w:val="00013D2B"/>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5FE"/>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1BB1"/>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6FD"/>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CD4"/>
    <w:rsid w:val="00906D82"/>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16E"/>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5A0"/>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E6"/>
    <w:rsid w:val="00C63969"/>
    <w:rsid w:val="00C63A84"/>
    <w:rsid w:val="00C63CCE"/>
    <w:rsid w:val="00C64721"/>
    <w:rsid w:val="00C64B01"/>
    <w:rsid w:val="00C64BA7"/>
    <w:rsid w:val="00C64FB6"/>
    <w:rsid w:val="00C65284"/>
    <w:rsid w:val="00C6580F"/>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46B"/>
    <w:rsid w:val="00CF3B36"/>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49"/>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48FD"/>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11/1467-7687.00021%20"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S1364-6613(02)01926-5" TargetMode="External"/><Relationship Id="rId159" Type="http://schemas.microsoft.com/office/2011/relationships/people" Target="people.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111/j.1540-5834.2008.00469.x" TargetMode="External"/><Relationship Id="rId149" Type="http://schemas.openxmlformats.org/officeDocument/2006/relationships/hyperlink" Target="https://doi.org/10.1016/j.cogdev.2012.08.004"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theme" Target="theme/theme1.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037/0033-295X.104.4.686%20" TargetMode="External"/><Relationship Id="rId139" Type="http://schemas.openxmlformats.org/officeDocument/2006/relationships/hyperlink" Target="https://doi.org/10.1073/pnas.1318053110%20" TargetMode="External"/><Relationship Id="rId80" Type="http://schemas.openxmlformats.org/officeDocument/2006/relationships/hyperlink" Target="https://doi.org/10.1037/0033-295X.112.2.347"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16/j.cognition.2017.06.029" TargetMode="External"/><Relationship Id="rId155" Type="http://schemas.openxmlformats.org/officeDocument/2006/relationships/hyperlink" Target="https://doi.org/10.2307/1130473"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037/xge0000260%20" TargetMode="External"/><Relationship Id="rId129" Type="http://schemas.openxmlformats.org/officeDocument/2006/relationships/hyperlink" Target="https://doi.org/10.1038/323533a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111/j.1551-6709.2010.01129.x" TargetMode="External"/><Relationship Id="rId145" Type="http://schemas.openxmlformats.org/officeDocument/2006/relationships/hyperlink" Target="https://doi.org/10.1002/icd.235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16/S0010-0277(96)00727-5"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371/journal.pone.0042698"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S0010-0277(98)00058-4" TargetMode="External"/><Relationship Id="rId156" Type="http://schemas.openxmlformats.org/officeDocument/2006/relationships/header" Target="header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163-6383(02)00097-8%20" TargetMode="External"/><Relationship Id="rId125" Type="http://schemas.openxmlformats.org/officeDocument/2006/relationships/hyperlink" Target="https://doi.org/10.1016/j.cognition.2017.09.007" TargetMode="External"/><Relationship Id="rId141" Type="http://schemas.openxmlformats.org/officeDocument/2006/relationships/hyperlink" Target="https://doi.org/10.1016/j.infbeh.2003.05.006" TargetMode="External"/><Relationship Id="rId14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016/S0885-2014(97)90008-3" TargetMode="External"/><Relationship Id="rId157" Type="http://schemas.openxmlformats.org/officeDocument/2006/relationships/header" Target="header2.xm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111/1467-9280.00218"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1089-2680.1.3.271" TargetMode="External"/><Relationship Id="rId147" Type="http://schemas.openxmlformats.org/officeDocument/2006/relationships/hyperlink" Target="https://doi.org/10.1016/j.neuroimage.2010.05.02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126/science.1107621" TargetMode="External"/><Relationship Id="rId142" Type="http://schemas.openxmlformats.org/officeDocument/2006/relationships/hyperlink" Target="https://doi.org/10.1146/annurev.ph.25.030163.00255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cogpsych.2010.02.001" TargetMode="External"/><Relationship Id="rId137" Type="http://schemas.openxmlformats.org/officeDocument/2006/relationships/hyperlink" Target="https://doi.org/10.1521/soco.2025.43.3.152" TargetMode="External"/><Relationship Id="rId158"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038/358749a0"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207/S15327078IN0101_04%20"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11656" TargetMode="External"/><Relationship Id="rId143" Type="http://schemas.openxmlformats.org/officeDocument/2006/relationships/hyperlink" Target="https://doi.org/10.1016/j.cognition.2004.07.004%20" TargetMode="External"/><Relationship Id="rId148" Type="http://schemas.openxmlformats.org/officeDocument/2006/relationships/hyperlink" Target="https://doi.org/10.1207/s15327078in0701_6%2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111/1467-8721.ep10772615"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16/j.cognition.2004.11.005" TargetMode="External"/><Relationship Id="rId144" Type="http://schemas.openxmlformats.org/officeDocument/2006/relationships/hyperlink" Target="https://doi.org/10.1037/0033-295X.99.4.605"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207/s15327078in1003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85</Pages>
  <Words>18574</Words>
  <Characters>105878</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cp:revision>
  <dcterms:created xsi:type="dcterms:W3CDTF">2026-06-25T05:21:00Z</dcterms:created>
  <dcterms:modified xsi:type="dcterms:W3CDTF">2026-06-25T19:18:00Z</dcterms:modified>
</cp:coreProperties>
</file>