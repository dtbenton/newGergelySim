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xml:space="preserve">, </w:t>
      </w:r>
      <w:proofErr w:type="gramStart"/>
      <w:r w:rsidR="00BE03EC">
        <w:rPr>
          <w:rFonts w:ascii="Times New Roman" w:hAnsi="Times New Roman" w:cs="Times New Roman"/>
        </w:rPr>
        <w:t>early-emerging</w:t>
      </w:r>
      <w:proofErr w:type="gramEnd"/>
      <w:r w:rsidR="00BE03EC">
        <w:rPr>
          <w:rFonts w:ascii="Times New Roman" w:hAnsi="Times New Roman" w:cs="Times New Roman"/>
        </w:rPr>
        <w:t>,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10326A09" w:rsidR="00053966" w:rsidRDefault="00652A82" w:rsidP="00CA7957">
      <w:pPr>
        <w:spacing w:line="480" w:lineRule="auto"/>
        <w:ind w:firstLine="720"/>
        <w:contextualSpacing/>
        <w:rPr>
          <w:rFonts w:ascii="Times New Roman" w:hAnsi="Times New Roman" w:cs="Times New Roman"/>
          <w:noProof/>
        </w:rPr>
      </w:pPr>
      <w:ins w:id="1" w:author="Benton, Deon" w:date="2026-06-27T13:55:00Z" w16du:dateUtc="2026-06-27T18:55:00Z">
        <w:r>
          <w:rPr>
            <w:rFonts w:ascii="Times New Roman" w:hAnsi="Times New Roman" w:cs="Times New Roman"/>
          </w:rPr>
          <w:t xml:space="preserve">A daunting challenge faced by young learners is distinguishing </w:t>
        </w:r>
        <w:proofErr w:type="gramStart"/>
        <w:r>
          <w:rPr>
            <w:rFonts w:ascii="Times New Roman" w:hAnsi="Times New Roman" w:cs="Times New Roman"/>
          </w:rPr>
          <w:t>efficient</w:t>
        </w:r>
        <w:proofErr w:type="gramEnd"/>
        <w:r>
          <w:rPr>
            <w:rFonts w:ascii="Times New Roman" w:hAnsi="Times New Roman" w:cs="Times New Roman"/>
          </w:rPr>
          <w:t xml:space="preserve"> from inefficient actions</w:t>
        </w:r>
      </w:ins>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ins w:id="2" w:author="Benton, Deon" w:date="2026-06-27T13:46:00Z" w16du:dateUtc="2026-06-27T18:46:00Z">
        <w:r>
          <w:rPr>
            <w:rFonts w:ascii="Times New Roman" w:hAnsi="Times New Roman" w:cs="Times New Roman"/>
          </w:rPr>
          <w:t xml:space="preserve"> after observing another child tumble down one. </w:t>
        </w:r>
      </w:ins>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ins w:id="3" w:author="Benton, Deon" w:date="2026-06-27T13:47:00Z" w16du:dateUtc="2026-06-27T18:47:00Z">
        <w:r>
          <w:rPr>
            <w:rFonts w:ascii="Times New Roman" w:hAnsi="Times New Roman" w:cs="Times New Roman"/>
          </w:rPr>
          <w:t xml:space="preserve">determining </w:t>
        </w:r>
      </w:ins>
      <w:ins w:id="4" w:author="Benton, Deon" w:date="2026-06-27T13:54:00Z" w16du:dateUtc="2026-06-27T18:54:00Z">
        <w:r>
          <w:rPr>
            <w:rFonts w:ascii="Times New Roman" w:hAnsi="Times New Roman" w:cs="Times New Roman"/>
          </w:rPr>
          <w:t>an</w:t>
        </w:r>
      </w:ins>
      <w:ins w:id="5" w:author="Benton, Deon" w:date="2026-06-27T13:47:00Z" w16du:dateUtc="2026-06-27T18:47:00Z">
        <w:r>
          <w:rPr>
            <w:rFonts w:ascii="Times New Roman" w:hAnsi="Times New Roman" w:cs="Times New Roman"/>
          </w:rPr>
          <w:t xml:space="preserve"> action</w:t>
        </w:r>
      </w:ins>
      <w:ins w:id="6" w:author="Benton, Deon" w:date="2026-06-27T13:54:00Z" w16du:dateUtc="2026-06-27T18:54:00Z">
        <w:r>
          <w:rPr>
            <w:rFonts w:ascii="Times New Roman" w:hAnsi="Times New Roman" w:cs="Times New Roman"/>
          </w:rPr>
          <w:t xml:space="preserve">’s </w:t>
        </w:r>
        <w:proofErr w:type="gramStart"/>
        <w:r>
          <w:rPr>
            <w:rFonts w:ascii="Times New Roman" w:hAnsi="Times New Roman" w:cs="Times New Roman"/>
          </w:rPr>
          <w:t>efficiency</w:t>
        </w:r>
      </w:ins>
      <w:r w:rsidR="00C5298A">
        <w:rPr>
          <w:rFonts w:ascii="Times New Roman" w:hAnsi="Times New Roman" w:cs="Times New Roman"/>
        </w:rPr>
        <w:t>—</w:t>
      </w:r>
      <w:r w:rsidR="009C5A7F">
        <w:rPr>
          <w:rFonts w:ascii="Times New Roman" w:hAnsi="Times New Roman" w:cs="Times New Roman"/>
        </w:rPr>
        <w:t>a</w:t>
      </w:r>
      <w:proofErr w:type="gramEnd"/>
      <w:r w:rsidR="009C5A7F">
        <w:rPr>
          <w:rFonts w:ascii="Times New Roman" w:hAnsi="Times New Roman" w:cs="Times New Roman"/>
        </w:rPr>
        <w:t xml:space="preserve">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ins w:id="7" w:author="Benton, Deon" w:date="2026-06-27T13:48:00Z" w16du:dateUtc="2026-06-27T18:48:00Z">
        <w:r>
          <w:rPr>
            <w:rFonts w:ascii="Times New Roman" w:hAnsi="Times New Roman" w:cs="Times New Roman"/>
          </w:rPr>
          <w:t>competently</w:t>
        </w:r>
      </w:ins>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ins w:id="8" w:author="Benton, Deon" w:date="2026-06-27T13:51:00Z" w16du:dateUtc="2026-06-27T18:51:00Z">
        <w:r>
          <w:rPr>
            <w:rFonts w:ascii="Times New Roman" w:hAnsi="Times New Roman" w:cs="Times New Roman"/>
          </w:rPr>
          <w:t xml:space="preserve"> then concerns when, and importantly how,</w:t>
        </w:r>
      </w:ins>
      <w:ins w:id="9" w:author="Benton, Deon" w:date="2026-06-27T13:53:00Z" w16du:dateUtc="2026-06-27T18:53:00Z">
        <w:r>
          <w:rPr>
            <w:rFonts w:ascii="Times New Roman" w:hAnsi="Times New Roman" w:cs="Times New Roman"/>
          </w:rPr>
          <w:t xml:space="preserve"> this capacity develops in</w:t>
        </w:r>
      </w:ins>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ins w:id="10" w:author="Benton, Deon" w:date="2026-06-27T13:53:00Z" w16du:dateUtc="2026-06-27T18:53:00Z">
        <w:r>
          <w:rPr>
            <w:rFonts w:ascii="Times New Roman" w:hAnsi="Times New Roman" w:cs="Times New Roman"/>
          </w:rPr>
          <w:t>.</w:t>
        </w:r>
      </w:ins>
    </w:p>
    <w:p w14:paraId="07011A1B" w14:textId="16BB28D5" w:rsidR="00233DCE" w:rsidRDefault="008E5DAD" w:rsidP="00E05A21">
      <w:pPr>
        <w:spacing w:line="480" w:lineRule="auto"/>
        <w:ind w:firstLine="720"/>
        <w:contextualSpacing/>
        <w:rPr>
          <w:rFonts w:ascii="Times New Roman" w:hAnsi="Times New Roman" w:cs="Times New Roman"/>
        </w:rPr>
      </w:pPr>
      <w:ins w:id="11" w:author="Benton, Deon" w:date="2026-06-27T13:57:00Z" w16du:dateUtc="2026-06-27T18:57:00Z">
        <w:r>
          <w:rPr>
            <w:rFonts w:ascii="Times New Roman" w:hAnsi="Times New Roman" w:cs="Times New Roman"/>
          </w:rPr>
          <w:t xml:space="preserve">Developmental cognitive scientists have </w:t>
        </w:r>
      </w:ins>
      <w:ins w:id="12" w:author="Benton, Deon" w:date="2026-06-27T13:59:00Z" w16du:dateUtc="2026-06-27T18:59:00Z">
        <w:r>
          <w:rPr>
            <w:rFonts w:ascii="Times New Roman" w:hAnsi="Times New Roman" w:cs="Times New Roman"/>
          </w:rPr>
          <w:t xml:space="preserve">typically </w:t>
        </w:r>
      </w:ins>
      <w:ins w:id="13" w:author="Benton, Deon" w:date="2026-06-27T13:57:00Z" w16du:dateUtc="2026-06-27T18:57:00Z">
        <w:r>
          <w:rPr>
            <w:rFonts w:ascii="Times New Roman" w:hAnsi="Times New Roman" w:cs="Times New Roman"/>
          </w:rPr>
          <w:t>studied the origins of this capacity via the</w:t>
        </w:r>
      </w:ins>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ins w:id="14" w:author="Benton, Deon" w:date="2026-06-27T14:13:00Z" w16du:dateUtc="2026-06-27T19:13:00Z">
        <w:r>
          <w:rPr>
            <w:rFonts w:ascii="Times New Roman" w:hAnsi="Times New Roman" w:cs="Times New Roman"/>
          </w:rPr>
          <w:t>Several</w:t>
        </w:r>
      </w:ins>
      <w:r w:rsidR="00233DCE">
        <w:rPr>
          <w:rFonts w:ascii="Times New Roman" w:hAnsi="Times New Roman" w:cs="Times New Roman"/>
        </w:rPr>
        <w:t xml:space="preserve"> important findings</w:t>
      </w:r>
      <w:ins w:id="15" w:author="Benton, Deon" w:date="2026-06-28T14:50:00Z" w16du:dateUtc="2026-06-28T19:50:00Z">
        <w:r w:rsidR="00110921">
          <w:rPr>
            <w:rFonts w:ascii="Times New Roman" w:hAnsi="Times New Roman" w:cs="Times New Roman"/>
          </w:rPr>
          <w:t xml:space="preserve"> </w:t>
        </w:r>
      </w:ins>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ins w:id="16" w:author="Benton, Deon" w:date="2026-06-27T14:01:00Z" w16du:dateUtc="2026-06-27T19:01:00Z">
        <w:r w:rsidR="00D47A2B">
          <w:rPr>
            <w:rFonts w:ascii="Times New Roman" w:hAnsi="Times New Roman" w:cs="Times New Roman"/>
          </w:rPr>
          <w:t xml:space="preserve">inefficient than efficient actions </w:t>
        </w:r>
      </w:ins>
      <w:ins w:id="17" w:author="Benton, Deon" w:date="2026-06-27T14:08:00Z" w16du:dateUtc="2026-06-27T19:08:00Z">
        <w:r>
          <w:rPr>
            <w:rFonts w:ascii="Times New Roman" w:hAnsi="Times New Roman" w:cs="Times New Roman"/>
          </w:rPr>
          <w:t xml:space="preserve">if the </w:t>
        </w:r>
      </w:ins>
      <w:r w:rsidR="00CE5E41">
        <w:rPr>
          <w:rFonts w:ascii="Times New Roman" w:hAnsi="Times New Roman" w:cs="Times New Roman"/>
        </w:rPr>
        <w:t>first</w:t>
      </w:r>
      <w:r w:rsidR="00487805">
        <w:rPr>
          <w:rFonts w:ascii="Times New Roman" w:hAnsi="Times New Roman" w:cs="Times New Roman"/>
        </w:rPr>
        <w:t xml:space="preserve"> object’s </w:t>
      </w:r>
      <w:ins w:id="18" w:author="Benton, Deon" w:date="2026-06-28T13:41:00Z" w16du:dateUtc="2026-06-28T18:41:00Z">
        <w:r w:rsidR="00BF0C5A">
          <w:rPr>
            <w:rFonts w:ascii="Times New Roman" w:hAnsi="Times New Roman" w:cs="Times New Roman"/>
          </w:rPr>
          <w:t xml:space="preserve">habituation </w:t>
        </w:r>
      </w:ins>
      <w:ins w:id="19" w:author="Benton, Deon" w:date="2026-06-28T13:31:00Z" w16du:dateUtc="2026-06-28T18:31:00Z">
        <w:r w:rsidR="00C7331F">
          <w:rPr>
            <w:rFonts w:ascii="Times New Roman" w:hAnsi="Times New Roman" w:cs="Times New Roman"/>
          </w:rPr>
          <w:t>movement</w:t>
        </w:r>
      </w:ins>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ins w:id="20" w:author="Benton, Deon" w:date="2026-06-27T14:11:00Z" w16du:dateUtc="2026-06-27T19:11:00Z">
        <w:r>
          <w:rPr>
            <w:rFonts w:ascii="Times New Roman" w:hAnsi="Times New Roman" w:cs="Times New Roman"/>
          </w:rPr>
          <w:t xml:space="preserve"> not</w:t>
        </w:r>
      </w:ins>
      <w:ins w:id="21" w:author="Benton, Deon" w:date="2026-06-28T13:41:00Z" w16du:dateUtc="2026-06-28T18:41:00Z">
        <w:r w:rsidR="00BF0C5A">
          <w:rPr>
            <w:rFonts w:ascii="Times New Roman" w:hAnsi="Times New Roman" w:cs="Times New Roman"/>
          </w:rPr>
          <w:t xml:space="preserve"> </w:t>
        </w:r>
      </w:ins>
      <w:ins w:id="22" w:author="Benton, Deon" w:date="2026-06-27T14:11:00Z" w16du:dateUtc="2026-06-27T19:11:00Z">
        <w:r>
          <w:rPr>
            <w:rFonts w:ascii="Times New Roman" w:hAnsi="Times New Roman" w:cs="Times New Roman"/>
          </w:rPr>
          <w:t>unconstrained (</w:t>
        </w:r>
      </w:ins>
      <w:ins w:id="23" w:author="Benton, Deon" w:date="2026-06-28T13:40:00Z" w16du:dateUtc="2026-06-28T18:40:00Z">
        <w:r w:rsidR="00BF0C5A">
          <w:rPr>
            <w:rFonts w:ascii="Times New Roman" w:hAnsi="Times New Roman" w:cs="Times New Roman"/>
          </w:rPr>
          <w:t>Figure 1B</w:t>
        </w:r>
      </w:ins>
      <w:ins w:id="24" w:author="Benton, Deon" w:date="2026-06-28T13:39:00Z" w16du:dateUtc="2026-06-28T18:39:00Z">
        <w:r w:rsidR="00BF0C5A">
          <w:rPr>
            <w:rFonts w:ascii="Times New Roman" w:hAnsi="Times New Roman" w:cs="Times New Roman"/>
          </w:rPr>
          <w:t xml:space="preserve">; </w:t>
        </w:r>
      </w:ins>
      <w:r w:rsidR="00B84A3B">
        <w:rPr>
          <w:rFonts w:ascii="Times New Roman" w:hAnsi="Times New Roman" w:cs="Times New Roman"/>
        </w:rPr>
        <w:t>Gergely et al., 1995</w:t>
      </w:r>
      <w:r w:rsidR="00AF18DD">
        <w:rPr>
          <w:rFonts w:ascii="Times New Roman" w:hAnsi="Times New Roman" w:cs="Times New Roman"/>
        </w:rPr>
        <w:t xml:space="preserve">; </w:t>
      </w:r>
      <w:ins w:id="25" w:author="Benton, Deon" w:date="2026-06-28T14:49:00Z" w16du:dateUtc="2026-06-28T19:49:00Z">
        <w:r w:rsidR="00110921">
          <w:rPr>
            <w:rFonts w:ascii="Times New Roman" w:hAnsi="Times New Roman" w:cs="Times New Roman"/>
          </w:rPr>
          <w:t xml:space="preserve">see also </w:t>
        </w:r>
      </w:ins>
      <w:r w:rsidR="00AF18DD">
        <w:rPr>
          <w:rFonts w:ascii="Times New Roman" w:hAnsi="Times New Roman" w:cs="Times New Roman"/>
        </w:rPr>
        <w:t xml:space="preserve">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ins w:id="26" w:author="Benton, Deon" w:date="2026-06-27T14:12:00Z" w16du:dateUtc="2026-06-27T19:12:00Z">
        <w:r>
          <w:rPr>
            <w:rFonts w:ascii="Times New Roman" w:hAnsi="Times New Roman" w:cs="Times New Roman"/>
          </w:rPr>
          <w:t xml:space="preserve">for infants to show this pattern </w:t>
        </w:r>
      </w:ins>
      <w:r w:rsidR="0022501C">
        <w:rPr>
          <w:rFonts w:ascii="Times New Roman" w:hAnsi="Times New Roman" w:cs="Times New Roman"/>
        </w:rPr>
        <w:t>(</w:t>
      </w:r>
      <w:r w:rsidR="00363BCE">
        <w:rPr>
          <w:rFonts w:ascii="Times New Roman" w:hAnsi="Times New Roman" w:cs="Times New Roman"/>
        </w:rPr>
        <w:t>Figure 2A</w:t>
      </w:r>
      <w:ins w:id="27" w:author="Benton, Deon" w:date="2026-06-27T14:12:00Z" w16du:dateUtc="2026-06-27T19:12:00Z">
        <w:r>
          <w:rPr>
            <w:rFonts w:ascii="Times New Roman" w:hAnsi="Times New Roman" w:cs="Times New Roman"/>
          </w:rPr>
          <w:t xml:space="preserve">; </w:t>
        </w:r>
      </w:ins>
      <w:r w:rsidR="006C788D">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w:t>
      </w:r>
      <w:r w:rsidR="00DB2735" w:rsidRPr="00DB2735">
        <w:rPr>
          <w:rFonts w:ascii="Times New Roman" w:hAnsi="Times New Roman" w:cs="Times New Roman"/>
        </w:rPr>
        <w:lastRenderedPageBreak/>
        <w:t>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ins w:id="28" w:author="Benton, Deon" w:date="2026-06-28T13:45:00Z" w16du:dateUtc="2026-06-28T18:45:00Z">
        <w:r w:rsidR="00E11A17">
          <w:rPr>
            <w:rFonts w:ascii="Times New Roman" w:hAnsi="Times New Roman" w:cs="Times New Roman"/>
          </w:rPr>
          <w:t>looked longer at</w:t>
        </w:r>
      </w:ins>
      <w:r w:rsidR="00E85BC2">
        <w:rPr>
          <w:rFonts w:ascii="Times New Roman" w:hAnsi="Times New Roman" w:cs="Times New Roman"/>
        </w:rPr>
        <w:t xml:space="preserve"> substantially inefficient </w:t>
      </w:r>
      <w:ins w:id="29" w:author="Benton, Deon" w:date="2026-06-28T13:45:00Z" w16du:dateUtc="2026-06-28T18:45:00Z">
        <w:r w:rsidR="00E11A17">
          <w:rPr>
            <w:rFonts w:ascii="Times New Roman" w:hAnsi="Times New Roman" w:cs="Times New Roman"/>
          </w:rPr>
          <w:t>than</w:t>
        </w:r>
      </w:ins>
      <w:r w:rsidR="00E85BC2" w:rsidRPr="00E85BC2">
        <w:rPr>
          <w:rFonts w:ascii="Times New Roman" w:hAnsi="Times New Roman" w:cs="Times New Roman"/>
        </w:rPr>
        <w:t xml:space="preserve"> mildly inefficient</w:t>
      </w:r>
      <w:ins w:id="30" w:author="Benton, Deon" w:date="2026-06-28T13:45:00Z" w16du:dateUtc="2026-06-28T18:45:00Z">
        <w:r w:rsidR="00E11A17">
          <w:rPr>
            <w:rFonts w:ascii="Times New Roman" w:hAnsi="Times New Roman" w:cs="Times New Roman"/>
          </w:rPr>
          <w:t xml:space="preserve"> events</w:t>
        </w:r>
      </w:ins>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B7CF337"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ins w:id="31" w:author="Benton, Deon" w:date="2026-06-28T13:50:00Z" w16du:dateUtc="2026-06-28T18:50:00Z">
        <w:r w:rsidR="00372921">
          <w:rPr>
            <w:rFonts w:ascii="Times New Roman" w:hAnsi="Times New Roman" w:cs="Times New Roman"/>
          </w:rPr>
          <w:t xml:space="preserve">infants with </w:t>
        </w:r>
      </w:ins>
      <w:ins w:id="32" w:author="Benton, Deon" w:date="2026-06-28T13:51:00Z" w16du:dateUtc="2026-06-28T18:51:00Z">
        <w:r w:rsidR="00372921">
          <w:rPr>
            <w:rFonts w:ascii="Times New Roman" w:hAnsi="Times New Roman" w:cs="Times New Roman"/>
          </w:rPr>
          <w:t>minimal object-manipulation experience show</w:t>
        </w:r>
      </w:ins>
      <w:r w:rsidRPr="00245684">
        <w:rPr>
          <w:rFonts w:ascii="Times New Roman" w:hAnsi="Times New Roman" w:cs="Times New Roman"/>
        </w:rPr>
        <w:t xml:space="preserve"> </w:t>
      </w:r>
      <w:ins w:id="33" w:author="Benton, Deon" w:date="2026-06-28T13:51:00Z" w16du:dateUtc="2026-06-28T18:51:00Z">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ins>
      <w:r w:rsidRPr="00245684">
        <w:rPr>
          <w:rFonts w:ascii="Times New Roman" w:hAnsi="Times New Roman" w:cs="Times New Roman"/>
        </w:rPr>
        <w:t>to action efficiency when they are given direct action experience (e.g., Skerry et al., 2013; see also Liu et al., 2019).</w:t>
      </w:r>
      <w:r>
        <w:rPr>
          <w:rFonts w:ascii="Times New Roman" w:hAnsi="Times New Roman" w:cs="Times New Roman"/>
        </w:rPr>
        <w:t xml:space="preserve"> </w:t>
      </w:r>
      <w:ins w:id="34" w:author="Benton, Deon" w:date="2026-06-28T13:52:00Z" w16du:dateUtc="2026-06-28T18:52:00Z">
        <w:r w:rsidR="00372921">
          <w:rPr>
            <w:rFonts w:ascii="Times New Roman" w:hAnsi="Times New Roman" w:cs="Times New Roman"/>
          </w:rPr>
          <w:t xml:space="preserve">Skerry et al. (2013) showed that </w:t>
        </w:r>
      </w:ins>
      <w:ins w:id="35" w:author="Benton, Deon" w:date="2026-06-28T13:53:00Z" w16du:dateUtc="2026-06-28T18:53:00Z">
        <w:r w:rsidR="00372921">
          <w:rPr>
            <w:rFonts w:ascii="Times New Roman" w:hAnsi="Times New Roman" w:cs="Times New Roman"/>
          </w:rPr>
          <w:t xml:space="preserve">providing </w:t>
        </w:r>
      </w:ins>
      <w:ins w:id="36" w:author="Benton, Deon" w:date="2026-06-28T13:52:00Z" w16du:dateUtc="2026-06-28T18:52:00Z">
        <w:r w:rsidR="00372921">
          <w:rPr>
            <w:rFonts w:ascii="Times New Roman" w:hAnsi="Times New Roman" w:cs="Times New Roman"/>
          </w:rPr>
          <w:t>pre-reaching</w:t>
        </w:r>
      </w:ins>
      <w:r w:rsidR="00821C5B" w:rsidRPr="00821C5B">
        <w:rPr>
          <w:rFonts w:ascii="Times New Roman" w:hAnsi="Times New Roman" w:cs="Times New Roman"/>
        </w:rPr>
        <w:t xml:space="preserve"> 3-month-olds </w:t>
      </w:r>
      <w:ins w:id="37" w:author="Benton, Deon" w:date="2026-06-28T13:53:00Z" w16du:dateUtc="2026-06-28T18:53:00Z">
        <w:r w:rsidR="00372921">
          <w:rPr>
            <w:rFonts w:ascii="Times New Roman" w:hAnsi="Times New Roman" w:cs="Times New Roman"/>
          </w:rPr>
          <w:t>with direct-action experience via “sticky mittens” enabled them to distinguish efficient from inefficient actions</w:t>
        </w:r>
      </w:ins>
      <w:ins w:id="38" w:author="Benton, Deon" w:date="2026-06-28T13:59:00Z" w16du:dateUtc="2026-06-28T18:59:00Z">
        <w:r w:rsidR="002A5E2D">
          <w:rPr>
            <w:rFonts w:ascii="Times New Roman" w:hAnsi="Times New Roman" w:cs="Times New Roman"/>
          </w:rPr>
          <w:t xml:space="preserve"> (Figure 2D</w:t>
        </w:r>
      </w:ins>
      <w:ins w:id="39" w:author="Benton, Deon" w:date="2026-06-28T14:00:00Z" w16du:dateUtc="2026-06-28T19:00:00Z">
        <w:r w:rsidR="002A5E2D">
          <w:rPr>
            <w:rFonts w:ascii="Times New Roman" w:hAnsi="Times New Roman" w:cs="Times New Roman"/>
          </w:rPr>
          <w:t>)</w:t>
        </w:r>
      </w:ins>
      <w:ins w:id="40" w:author="Benton, Deon" w:date="2026-06-28T13:54:00Z" w16du:dateUtc="2026-06-28T18:54:00Z">
        <w:r w:rsidR="00372921">
          <w:rPr>
            <w:rFonts w:ascii="Times New Roman" w:hAnsi="Times New Roman" w:cs="Times New Roman"/>
          </w:rPr>
          <w:t xml:space="preserve">; </w:t>
        </w:r>
      </w:ins>
      <w:ins w:id="41" w:author="Benton, Deon" w:date="2026-06-28T13:59:00Z" w16du:dateUtc="2026-06-28T18:59:00Z">
        <w:r w:rsidR="002A5E2D">
          <w:rPr>
            <w:rFonts w:ascii="Times New Roman" w:hAnsi="Times New Roman" w:cs="Times New Roman"/>
          </w:rPr>
          <w:t xml:space="preserve">this pattern was absent in infants fitted with non-sticky mittens or given no mittens training whatsoever.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xml:space="preserve">, an open question </w:t>
      </w:r>
      <w:proofErr w:type="gramStart"/>
      <w:r w:rsidR="00D663BA">
        <w:rPr>
          <w:rFonts w:ascii="Times New Roman" w:hAnsi="Times New Roman" w:cs="Times New Roman"/>
        </w:rPr>
        <w:t>that it</w:t>
      </w:r>
      <w:proofErr w:type="gramEnd"/>
      <w:r w:rsidR="00D663BA">
        <w:rPr>
          <w:rFonts w:ascii="Times New Roman" w:hAnsi="Times New Roman" w:cs="Times New Roman"/>
        </w:rPr>
        <w:t xml:space="preserve">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ins w:id="42" w:author="Benton, Deon" w:date="2026-06-28T14:01:00Z" w16du:dateUtc="2026-06-28T19:01:00Z">
        <w:r w:rsidR="002A5E2D">
          <w:rPr>
            <w:rFonts w:ascii="Times New Roman" w:hAnsi="Times New Roman" w:cs="Times New Roman"/>
          </w:rPr>
          <w:t>kinds</w:t>
        </w:r>
      </w:ins>
      <w:r w:rsidR="00074B14">
        <w:rPr>
          <w:rFonts w:ascii="Times New Roman" w:hAnsi="Times New Roman" w:cs="Times New Roman"/>
        </w:rPr>
        <w:t xml:space="preserve"> of proposals have been offered to explain</w:t>
      </w:r>
      <w:ins w:id="43" w:author="Benton, Deon" w:date="2026-06-28T14:01:00Z" w16du:dateUtc="2026-06-28T19:01:00Z">
        <w:r w:rsidR="002A5E2D">
          <w:rPr>
            <w:rFonts w:ascii="Times New Roman" w:hAnsi="Times New Roman" w:cs="Times New Roman"/>
          </w:rPr>
          <w:t xml:space="preserve"> the origins of infant action efficiency understanding.</w:t>
        </w:r>
      </w:ins>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 xml:space="preserve">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ins w:id="44" w:author="Benton, Deon" w:date="2026-06-28T14:03:00Z" w16du:dateUtc="2026-06-28T19:03:00Z">
        <w:r w:rsidR="002A5E2D">
          <w:rPr>
            <w:rFonts w:ascii="Times New Roman" w:hAnsi="Times New Roman" w:cs="Times New Roman"/>
          </w:rPr>
          <w:t>mi</w:t>
        </w:r>
      </w:ins>
      <w:ins w:id="45" w:author="Benton, Deon" w:date="2026-06-28T14:04:00Z" w16du:dateUtc="2026-06-28T19:04:00Z">
        <w:r w:rsidR="002A5E2D">
          <w:rPr>
            <w:rFonts w:ascii="Times New Roman" w:hAnsi="Times New Roman" w:cs="Times New Roman"/>
          </w:rPr>
          <w:t>ni</w:t>
        </w:r>
      </w:ins>
      <w:ins w:id="46" w:author="Benton, Deon" w:date="2026-06-28T14:03:00Z" w16du:dateUtc="2026-06-28T19:03:00Z">
        <w:r w:rsidR="002A5E2D">
          <w:rPr>
            <w:rFonts w:ascii="Times New Roman" w:hAnsi="Times New Roman" w:cs="Times New Roman"/>
          </w:rPr>
          <w:t>mally costly actions</w:t>
        </w:r>
      </w:ins>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169C9B21"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ins w:id="47" w:author="Benton, Deon" w:date="2026-06-28T14:13:00Z" w16du:dateUtc="2026-06-28T19:13:00Z">
        <w:r w:rsidR="000600C9">
          <w:rPr>
            <w:rFonts w:ascii="Times New Roman" w:hAnsi="Times New Roman" w:cs="Times New Roman"/>
          </w:rPr>
          <w:t>shares</w:t>
        </w:r>
      </w:ins>
      <w:r w:rsidR="00637ED5">
        <w:rPr>
          <w:rFonts w:ascii="Times New Roman" w:hAnsi="Times New Roman" w:cs="Times New Roman"/>
        </w:rPr>
        <w:t xml:space="preserve"> a common limitation: None specify the origins of </w:t>
      </w:r>
      <w:ins w:id="48" w:author="Benton, Deon" w:date="2026-06-28T14:04:00Z" w16du:dateUtc="2026-06-28T19:04:00Z">
        <w:r w:rsidR="002A5E2D">
          <w:rPr>
            <w:rFonts w:ascii="Times New Roman" w:hAnsi="Times New Roman" w:cs="Times New Roman"/>
          </w:rPr>
          <w:t xml:space="preserve">the </w:t>
        </w:r>
      </w:ins>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ins w:id="49" w:author="Benton, Deon" w:date="2026-06-28T14:12:00Z" w16du:dateUtc="2026-06-28T19:12:00Z">
        <w:r w:rsidR="000600C9">
          <w:rPr>
            <w:rFonts w:ascii="Times New Roman" w:hAnsi="Times New Roman" w:cs="Times New Roman"/>
          </w:rPr>
          <w:t>rationality</w:t>
        </w:r>
      </w:ins>
      <w:ins w:id="50" w:author="Benton, Deon" w:date="2026-06-28T14:05:00Z" w16du:dateUtc="2026-06-28T19:05:00Z">
        <w:r w:rsidR="002A5E2D">
          <w:rPr>
            <w:rFonts w:ascii="Times New Roman" w:hAnsi="Times New Roman" w:cs="Times New Roman"/>
          </w:rPr>
          <w:t xml:space="preserve"> </w:t>
        </w:r>
      </w:ins>
      <w:ins w:id="51" w:author="Benton, Deon" w:date="2026-06-28T14:12:00Z" w16du:dateUtc="2026-06-28T19:12:00Z">
        <w:r w:rsidR="000600C9">
          <w:rPr>
            <w:rFonts w:ascii="Times New Roman" w:hAnsi="Times New Roman" w:cs="Times New Roman"/>
          </w:rPr>
          <w:t>notion</w:t>
        </w:r>
      </w:ins>
      <w:ins w:id="52" w:author="Benton, Deon" w:date="2026-06-28T14:13:00Z" w16du:dateUtc="2026-06-28T19:13:00Z">
        <w:r w:rsidR="000600C9">
          <w:rPr>
            <w:rFonts w:ascii="Times New Roman" w:hAnsi="Times New Roman" w:cs="Times New Roman"/>
          </w:rPr>
          <w:t>s</w:t>
        </w:r>
      </w:ins>
      <w:ins w:id="53" w:author="Benton, Deon" w:date="2026-06-28T14:12:00Z" w16du:dateUtc="2026-06-28T19:12:00Z">
        <w:r w:rsidR="000600C9">
          <w:rPr>
            <w:rFonts w:ascii="Times New Roman" w:hAnsi="Times New Roman" w:cs="Times New Roman"/>
          </w:rPr>
          <w:t xml:space="preserve"> </w:t>
        </w:r>
      </w:ins>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ins w:id="54" w:author="Benton, Deon" w:date="2026-06-28T14:07:00Z" w16du:dateUtc="2026-06-28T19:07:00Z">
        <w:r w:rsidR="002A5E2D">
          <w:rPr>
            <w:rFonts w:ascii="Times New Roman" w:hAnsi="Times New Roman" w:cs="Times New Roman"/>
          </w:rPr>
          <w:t xml:space="preserve"> similarly</w:t>
        </w:r>
      </w:ins>
      <w:ins w:id="55" w:author="Benton, Deon" w:date="2026-06-28T14:10:00Z" w16du:dateUtc="2026-06-28T19:10:00Z">
        <w:r w:rsidR="000600C9">
          <w:rPr>
            <w:rFonts w:ascii="Times New Roman" w:hAnsi="Times New Roman" w:cs="Times New Roman"/>
          </w:rPr>
          <w:t xml:space="preserve"> </w:t>
        </w:r>
      </w:ins>
      <w:del w:id="56" w:author="Benton, Deon" w:date="2026-06-28T14:12:00Z" w16du:dateUtc="2026-06-28T19:12:00Z">
        <w:r w:rsidR="00D664CB" w:rsidDel="000600C9">
          <w:rPr>
            <w:rFonts w:ascii="Times New Roman" w:hAnsi="Times New Roman" w:cs="Times New Roman"/>
          </w:rPr>
          <w:delText xml:space="preserve"> </w:delText>
        </w:r>
      </w:del>
      <w:r w:rsidR="00637ED5">
        <w:rPr>
          <w:rFonts w:ascii="Times New Roman" w:hAnsi="Times New Roman" w:cs="Times New Roman"/>
        </w:rPr>
        <w:t>silent about</w:t>
      </w:r>
      <w:ins w:id="57" w:author="Benton, Deon" w:date="2026-06-28T14:12:00Z" w16du:dateUtc="2026-06-28T19:12:00Z">
        <w:r w:rsidR="000600C9">
          <w:rPr>
            <w:rFonts w:ascii="Times New Roman" w:hAnsi="Times New Roman" w:cs="Times New Roman"/>
          </w:rPr>
          <w:t xml:space="preserve"> the basis of such n</w:t>
        </w:r>
      </w:ins>
      <w:ins w:id="58" w:author="Benton, Deon" w:date="2026-06-28T14:13:00Z" w16du:dateUtc="2026-06-28T19:13:00Z">
        <w:r w:rsidR="000600C9">
          <w:rPr>
            <w:rFonts w:ascii="Times New Roman" w:hAnsi="Times New Roman" w:cs="Times New Roman"/>
          </w:rPr>
          <w:t>otions as</w:t>
        </w:r>
      </w:ins>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ins w:id="59" w:author="Benton, Deon" w:date="2026-06-28T14:14:00Z" w16du:dateUtc="2026-06-28T19:14:00Z">
        <w:r w:rsidR="000600C9">
          <w:rPr>
            <w:rFonts w:ascii="Times New Roman" w:hAnsi="Times New Roman" w:cs="Times New Roman"/>
          </w:rPr>
          <w:t xml:space="preserve"> And</w:t>
        </w:r>
      </w:ins>
      <w:r w:rsidR="00637ED5">
        <w:rPr>
          <w:rFonts w:ascii="Times New Roman" w:hAnsi="Times New Roman" w:cs="Times New Roman"/>
        </w:rPr>
        <w:t xml:space="preserve"> </w:t>
      </w:r>
      <w:r w:rsidR="00F47C53" w:rsidRPr="00F47C53">
        <w:rPr>
          <w:rFonts w:ascii="Times New Roman" w:hAnsi="Times New Roman" w:cs="Times New Roman"/>
        </w:rPr>
        <w:t xml:space="preserve">Liu et al.’s </w:t>
      </w:r>
      <w:del w:id="60" w:author="Benton, Deon" w:date="2026-06-28T14:14:00Z" w16du:dateUtc="2026-06-28T19:14:00Z">
        <w:r w:rsidR="008F21E5" w:rsidDel="000600C9">
          <w:rPr>
            <w:rFonts w:ascii="Times New Roman" w:hAnsi="Times New Roman" w:cs="Times New Roman"/>
          </w:rPr>
          <w:delText>(202</w:delText>
        </w:r>
        <w:r w:rsidR="00281559" w:rsidDel="000600C9">
          <w:rPr>
            <w:rFonts w:ascii="Times New Roman" w:hAnsi="Times New Roman" w:cs="Times New Roman"/>
          </w:rPr>
          <w:delText>6</w:delText>
        </w:r>
        <w:r w:rsidR="008F21E5" w:rsidDel="000600C9">
          <w:rPr>
            <w:rFonts w:ascii="Times New Roman" w:hAnsi="Times New Roman" w:cs="Times New Roman"/>
          </w:rPr>
          <w:delText xml:space="preserve">) </w:delText>
        </w:r>
      </w:del>
      <w:r w:rsidR="00F47C53" w:rsidRPr="00F47C53">
        <w:rPr>
          <w:rFonts w:ascii="Times New Roman" w:hAnsi="Times New Roman" w:cs="Times New Roman"/>
        </w:rPr>
        <w:t>proposal</w:t>
      </w:r>
      <w:r w:rsidR="005515E3">
        <w:rPr>
          <w:rFonts w:ascii="Times New Roman" w:hAnsi="Times New Roman" w:cs="Times New Roman"/>
        </w:rPr>
        <w:t xml:space="preserve"> presupposes </w:t>
      </w:r>
      <w:r w:rsidR="00227C6E">
        <w:rPr>
          <w:rFonts w:ascii="Times New Roman" w:hAnsi="Times New Roman" w:cs="Times New Roman"/>
        </w:rPr>
        <w:t xml:space="preserve">the very </w:t>
      </w:r>
      <w:proofErr w:type="gramStart"/>
      <w:r w:rsidR="00227C6E">
        <w:rPr>
          <w:rFonts w:ascii="Times New Roman" w:hAnsi="Times New Roman" w:cs="Times New Roman"/>
        </w:rPr>
        <w:t>agent</w:t>
      </w:r>
      <w:proofErr w:type="gramEnd"/>
      <w:r w:rsidR="00227C6E">
        <w:rPr>
          <w:rFonts w:ascii="Times New Roman" w:hAnsi="Times New Roman" w:cs="Times New Roman"/>
        </w:rPr>
        <w:t xml:space="preserve"> and object concept explain</w:t>
      </w:r>
      <w:ins w:id="61" w:author="Benton, Deon" w:date="2026-06-28T14:15:00Z" w16du:dateUtc="2026-06-28T19:15:00Z">
        <w:r w:rsidR="000600C9">
          <w:rPr>
            <w:rFonts w:ascii="Times New Roman" w:hAnsi="Times New Roman" w:cs="Times New Roman"/>
          </w:rPr>
          <w:t>s</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ins w:id="62" w:author="Benton, Deon" w:date="2026-06-28T14:16:00Z" w16du:dateUtc="2026-06-28T19:16:00Z">
        <w:r w:rsidR="008B4701">
          <w:rPr>
            <w:rFonts w:ascii="Times New Roman" w:hAnsi="Times New Roman" w:cs="Times New Roman"/>
          </w:rPr>
          <w:t>the product of domain-general learning over perceptual regularities</w:t>
        </w:r>
      </w:ins>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w:t>
      </w:r>
      <w:proofErr w:type="spellStart"/>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lastRenderedPageBreak/>
        <w:t xml:space="preserve">Munakata et al., 1997; Perner &amp; Ruffman, 2005; Scarf et al., 2012a, 2012b; 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ins w:id="63" w:author="Benton, Deon" w:date="2026-06-28T14:25:00Z" w16du:dateUtc="2026-06-28T19:25:00Z">
        <w:r w:rsidR="0039680A">
          <w:rPr>
            <w:rFonts w:ascii="Times New Roman" w:hAnsi="Times New Roman" w:cs="Times New Roman"/>
          </w:rPr>
          <w:t xml:space="preserve"> </w:t>
        </w:r>
      </w:ins>
      <w:ins w:id="64" w:author="Benton, Deon" w:date="2026-06-28T14:19:00Z" w16du:dateUtc="2026-06-28T19:19:00Z">
        <w:r w:rsidR="0039680A">
          <w:rPr>
            <w:rFonts w:ascii="Times New Roman" w:hAnsi="Times New Roman" w:cs="Times New Roman"/>
          </w:rPr>
          <w:t>as infants observe agents mov</w:t>
        </w:r>
      </w:ins>
      <w:ins w:id="65" w:author="Benton, Deon" w:date="2026-06-28T14:20:00Z" w16du:dateUtc="2026-06-28T19:20:00Z">
        <w:r w:rsidR="0039680A">
          <w:rPr>
            <w:rFonts w:ascii="Times New Roman" w:hAnsi="Times New Roman" w:cs="Times New Roman"/>
          </w:rPr>
          <w:t>ing</w:t>
        </w:r>
      </w:ins>
      <w:r w:rsidR="00F4387E">
        <w:rPr>
          <w:rFonts w:ascii="Times New Roman" w:hAnsi="Times New Roman" w:cs="Times New Roman"/>
        </w:rPr>
        <w:t xml:space="preserve"> toward </w:t>
      </w:r>
      <w:ins w:id="66" w:author="Benton, Deon" w:date="2026-06-28T14:20:00Z" w16du:dateUtc="2026-06-28T19:20:00Z">
        <w:r w:rsidR="0039680A">
          <w:rPr>
            <w:rFonts w:ascii="Times New Roman" w:hAnsi="Times New Roman" w:cs="Times New Roman"/>
          </w:rPr>
          <w:t xml:space="preserve">their </w:t>
        </w:r>
      </w:ins>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ins w:id="67" w:author="Benton, Deon" w:date="2026-06-28T14:20:00Z" w16du:dateUtc="2026-06-28T19:20:00Z">
        <w:r w:rsidR="0039680A">
          <w:rPr>
            <w:rFonts w:ascii="Times New Roman" w:hAnsi="Times New Roman" w:cs="Times New Roman"/>
          </w:rPr>
          <w:t xml:space="preserve">develop </w:t>
        </w:r>
      </w:ins>
      <w:ins w:id="68" w:author="Benton, Deon" w:date="2026-06-28T14:21:00Z" w16du:dateUtc="2026-06-28T19:21:00Z">
        <w:r w:rsidR="0039680A">
          <w:rPr>
            <w:rFonts w:ascii="Times New Roman" w:hAnsi="Times New Roman" w:cs="Times New Roman"/>
          </w:rPr>
          <w:t>capturing the visible state of the world</w:t>
        </w:r>
      </w:ins>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ins w:id="69" w:author="Benton, Deon" w:date="2026-06-28T14:24:00Z" w16du:dateUtc="2026-06-28T19:24:00Z">
        <w:r w:rsidR="0039680A">
          <w:rPr>
            <w:rFonts w:ascii="Times New Roman" w:hAnsi="Times New Roman" w:cs="Times New Roman"/>
          </w:rPr>
          <w:t xml:space="preserve">He showed that a connectionist model </w:t>
        </w:r>
      </w:ins>
      <w:ins w:id="70" w:author="Benton, Deon" w:date="2026-06-28T14:25:00Z" w16du:dateUtc="2026-06-28T19:25:00Z">
        <w:r w:rsidR="0039680A">
          <w:rPr>
            <w:rFonts w:ascii="Times New Roman" w:hAnsi="Times New Roman" w:cs="Times New Roman"/>
          </w:rPr>
          <w:t>implementing this</w:t>
        </w:r>
      </w:ins>
      <w:ins w:id="71" w:author="Benton, Deon" w:date="2026-06-28T14:24:00Z" w16du:dateUtc="2026-06-28T19:24:00Z">
        <w:r w:rsidR="0039680A">
          <w:rPr>
            <w:rFonts w:ascii="Times New Roman" w:hAnsi="Times New Roman" w:cs="Times New Roman"/>
          </w:rPr>
          <w:t xml:space="preserve"> </w:t>
        </w:r>
      </w:ins>
      <w:ins w:id="72" w:author="Benton, Deon" w:date="2026-06-28T14:25:00Z" w16du:dateUtc="2026-06-28T19:25:00Z">
        <w:r w:rsidR="0039680A">
          <w:rPr>
            <w:rFonts w:ascii="Times New Roman" w:hAnsi="Times New Roman" w:cs="Times New Roman"/>
          </w:rPr>
          <w:t>“</w:t>
        </w:r>
      </w:ins>
      <w:ins w:id="73" w:author="Benton, Deon" w:date="2026-06-28T14:24:00Z" w16du:dateUtc="2026-06-28T19:24:00Z">
        <w:r w:rsidR="0039680A">
          <w:rPr>
            <w:rFonts w:ascii="Times New Roman" w:hAnsi="Times New Roman" w:cs="Times New Roman"/>
          </w:rPr>
          <w:t>forward model</w:t>
        </w:r>
      </w:ins>
      <w:ins w:id="74" w:author="Benton, Deon" w:date="2026-06-28T14:27:00Z" w16du:dateUtc="2026-06-28T19:27:00Z">
        <w:r w:rsidR="00EA1703">
          <w:rPr>
            <w:rFonts w:ascii="Times New Roman" w:hAnsi="Times New Roman" w:cs="Times New Roman"/>
          </w:rPr>
          <w:t>”</w:t>
        </w:r>
      </w:ins>
      <w:ins w:id="75" w:author="Benton, Deon" w:date="2026-06-28T14:24:00Z" w16du:dateUtc="2026-06-28T19:24:00Z">
        <w:r w:rsidR="0039680A">
          <w:rPr>
            <w:rFonts w:ascii="Times New Roman" w:hAnsi="Times New Roman" w:cs="Times New Roman"/>
          </w:rPr>
          <w:t xml:space="preserve"> reproduced</w:t>
        </w:r>
      </w:ins>
      <w:ins w:id="76" w:author="Benton, Deon" w:date="2026-06-28T14:26:00Z" w16du:dateUtc="2026-06-28T19:26:00Z">
        <w:r w:rsidR="0039680A">
          <w:rPr>
            <w:rFonts w:ascii="Times New Roman" w:hAnsi="Times New Roman" w:cs="Times New Roman"/>
          </w:rPr>
          <w:t xml:space="preserve"> the finding </w:t>
        </w:r>
      </w:ins>
      <w:ins w:id="77" w:author="Benton, Deon" w:date="2026-06-28T14:28:00Z" w16du:dateUtc="2026-06-28T19:28:00Z">
        <w:r w:rsidR="00EA1703">
          <w:rPr>
            <w:rFonts w:ascii="Times New Roman" w:hAnsi="Times New Roman" w:cs="Times New Roman"/>
          </w:rPr>
          <w:t>that infants looked longer at</w:t>
        </w:r>
      </w:ins>
      <w:ins w:id="78" w:author="Benton, Deon" w:date="2026-06-28T14:26:00Z" w16du:dateUtc="2026-06-28T19:26:00Z">
        <w:r w:rsidR="0039680A">
          <w:rPr>
            <w:rFonts w:ascii="Times New Roman" w:hAnsi="Times New Roman" w:cs="Times New Roman"/>
          </w:rPr>
          <w:t xml:space="preserve"> inefficient than efficient action</w:t>
        </w:r>
      </w:ins>
      <w:ins w:id="79" w:author="Benton, Deon" w:date="2026-06-28T14:28:00Z" w16du:dateUtc="2026-06-28T19:28:00Z">
        <w:r w:rsidR="00EA1703">
          <w:rPr>
            <w:rFonts w:ascii="Times New Roman" w:hAnsi="Times New Roman" w:cs="Times New Roman"/>
          </w:rPr>
          <w:t>s</w:t>
        </w:r>
      </w:ins>
      <w:ins w:id="80" w:author="Benton, Deon" w:date="2026-06-28T14:26:00Z" w16du:dateUtc="2026-06-28T19:26:00Z">
        <w:r w:rsidR="0039680A">
          <w:rPr>
            <w:rFonts w:ascii="Times New Roman" w:hAnsi="Times New Roman" w:cs="Times New Roman"/>
          </w:rPr>
          <w:t xml:space="preserve"> following habituation to constrained </w:t>
        </w:r>
      </w:ins>
      <w:ins w:id="81" w:author="Benton, Deon" w:date="2026-06-28T14:28:00Z" w16du:dateUtc="2026-06-28T19:28:00Z">
        <w:r w:rsidR="00EA1703">
          <w:rPr>
            <w:rFonts w:ascii="Times New Roman" w:hAnsi="Times New Roman" w:cs="Times New Roman"/>
          </w:rPr>
          <w:t xml:space="preserve">motion only. </w:t>
        </w:r>
      </w:ins>
    </w:p>
    <w:p w14:paraId="685FC961" w14:textId="1F104DD9"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ins w:id="82" w:author="Benton, Deon" w:date="2026-06-28T14:29:00Z" w16du:dateUtc="2026-06-28T19:29:00Z">
        <w:r w:rsidR="007F541E">
          <w:rPr>
            <w:rFonts w:ascii="Times New Roman" w:hAnsi="Times New Roman" w:cs="Times New Roman"/>
          </w:rPr>
          <w:t>nevertheless</w:t>
        </w:r>
      </w:ins>
      <w:r w:rsidR="007F541E">
        <w:rPr>
          <w:rFonts w:ascii="Times New Roman" w:hAnsi="Times New Roman" w:cs="Times New Roman"/>
        </w:rPr>
        <w:t xml:space="preserve"> </w:t>
      </w:r>
      <w:r>
        <w:rPr>
          <w:rFonts w:ascii="Times New Roman" w:hAnsi="Times New Roman" w:cs="Times New Roman"/>
        </w:rPr>
        <w:t xml:space="preserve">limited in </w:t>
      </w:r>
      <w:ins w:id="83" w:author="Benton, Deon" w:date="2026-06-28T14:56:00Z" w16du:dateUtc="2026-06-28T19:56:00Z">
        <w:r w:rsidR="00580671">
          <w:rPr>
            <w:rFonts w:ascii="Times New Roman" w:hAnsi="Times New Roman" w:cs="Times New Roman"/>
          </w:rPr>
          <w:t>key</w:t>
        </w:r>
      </w:ins>
      <w:r>
        <w:rPr>
          <w:rFonts w:ascii="Times New Roman" w:hAnsi="Times New Roman" w:cs="Times New Roman"/>
        </w:rPr>
        <w:t xml:space="preserve"> respects. </w:t>
      </w:r>
      <w:ins w:id="84" w:author="Benton, Deon" w:date="2026-06-28T14:30:00Z" w16du:dateUtc="2026-06-28T19:30:00Z">
        <w:r w:rsidR="0039302D">
          <w:rPr>
            <w:rFonts w:ascii="Times New Roman" w:hAnsi="Times New Roman" w:cs="Times New Roman"/>
          </w:rPr>
          <w:t xml:space="preserve">First, </w:t>
        </w:r>
      </w:ins>
      <w:ins w:id="85" w:author="Benton, Deon" w:date="2026-06-28T14:56:00Z" w16du:dateUtc="2026-06-28T19:56:00Z">
        <w:r w:rsidR="00580671">
          <w:rPr>
            <w:rFonts w:ascii="Times New Roman" w:hAnsi="Times New Roman" w:cs="Times New Roman"/>
          </w:rPr>
          <w:t>it</w:t>
        </w:r>
      </w:ins>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ins w:id="86" w:author="Benton, Deon" w:date="2026-06-28T14:30:00Z" w16du:dateUtc="2026-06-28T19:30:00Z">
        <w:r w:rsidR="006E6991">
          <w:rPr>
            <w:rFonts w:ascii="Times New Roman" w:hAnsi="Times New Roman" w:cs="Times New Roman"/>
          </w:rPr>
          <w:t xml:space="preserve"> findings like that by</w:t>
        </w:r>
      </w:ins>
      <w:r>
        <w:rPr>
          <w:rFonts w:ascii="Times New Roman" w:hAnsi="Times New Roman" w:cs="Times New Roman"/>
        </w:rPr>
        <w:t xml:space="preserve"> </w:t>
      </w:r>
      <w:proofErr w:type="spellStart"/>
      <w:r>
        <w:rPr>
          <w:rFonts w:ascii="Times New Roman" w:hAnsi="Times New Roman" w:cs="Times New Roman"/>
        </w:rPr>
        <w:t>Csibra</w:t>
      </w:r>
      <w:proofErr w:type="spellEnd"/>
      <w:r>
        <w:rPr>
          <w:rFonts w:ascii="Times New Roman" w:hAnsi="Times New Roman" w:cs="Times New Roman"/>
        </w:rPr>
        <w:t xml:space="preserve"> et al.</w:t>
      </w:r>
      <w:ins w:id="87" w:author="Benton, Deon" w:date="2026-06-28T14:53:00Z" w16du:dateUtc="2026-06-28T19:53:00Z">
        <w:r w:rsidR="00580671">
          <w:rPr>
            <w:rFonts w:ascii="Times New Roman" w:hAnsi="Times New Roman" w:cs="Times New Roman"/>
          </w:rPr>
          <w:t xml:space="preserve"> </w:t>
        </w:r>
      </w:ins>
      <w:r>
        <w:rPr>
          <w:rFonts w:ascii="Times New Roman" w:hAnsi="Times New Roman" w:cs="Times New Roman"/>
        </w:rPr>
        <w:t xml:space="preserve">(2003) </w:t>
      </w:r>
      <w:ins w:id="88" w:author="Benton, Deon" w:date="2026-06-28T14:30:00Z" w16du:dateUtc="2026-06-28T19:30:00Z">
        <w:r w:rsidR="006E6991">
          <w:rPr>
            <w:rFonts w:ascii="Times New Roman" w:hAnsi="Times New Roman" w:cs="Times New Roman"/>
          </w:rPr>
          <w:t>requires</w:t>
        </w:r>
      </w:ins>
      <w:r>
        <w:rPr>
          <w:rFonts w:ascii="Times New Roman" w:hAnsi="Times New Roman" w:cs="Times New Roman"/>
        </w:rPr>
        <w:t xml:space="preserve">. </w:t>
      </w:r>
      <w:ins w:id="89" w:author="Benton, Deon" w:date="2026-06-28T14:30:00Z" w16du:dateUtc="2026-06-28T19:30:00Z">
        <w:r w:rsidR="0039302D">
          <w:rPr>
            <w:rFonts w:ascii="Times New Roman" w:hAnsi="Times New Roman" w:cs="Times New Roman"/>
          </w:rPr>
          <w:t>Second,</w:t>
        </w:r>
      </w:ins>
      <w:ins w:id="90" w:author="Benton, Deon" w:date="2026-06-28T14:55:00Z" w16du:dateUtc="2026-06-28T19:55:00Z">
        <w:r w:rsidR="00580671">
          <w:rPr>
            <w:rFonts w:ascii="Times New Roman" w:hAnsi="Times New Roman" w:cs="Times New Roman"/>
          </w:rPr>
          <w:t xml:space="preserve"> </w:t>
        </w:r>
      </w:ins>
      <w:ins w:id="91" w:author="Benton, Deon" w:date="2026-06-28T14:31:00Z" w16du:dateUtc="2026-06-28T19:31:00Z">
        <w:r w:rsidR="0039302D">
          <w:rPr>
            <w:rFonts w:ascii="Times New Roman" w:hAnsi="Times New Roman" w:cs="Times New Roman"/>
          </w:rPr>
          <w:t>implementing agent and object units</w:t>
        </w:r>
      </w:ins>
      <w:ins w:id="92" w:author="Benton, Deon" w:date="2026-06-28T14:55:00Z" w16du:dateUtc="2026-06-28T19:55:00Z">
        <w:r w:rsidR="00580671">
          <w:rPr>
            <w:rFonts w:ascii="Times New Roman" w:hAnsi="Times New Roman" w:cs="Times New Roman"/>
          </w:rPr>
          <w:t xml:space="preserve"> meant that the model</w:t>
        </w:r>
      </w:ins>
      <w:ins w:id="93" w:author="Benton, Deon" w:date="2026-06-28T14:52:00Z" w16du:dateUtc="2026-06-28T19:52:00Z">
        <w:r w:rsidR="00580671">
          <w:rPr>
            <w:rFonts w:ascii="Times New Roman" w:hAnsi="Times New Roman" w:cs="Times New Roman"/>
          </w:rPr>
          <w:t xml:space="preserve"> built in</w:t>
        </w:r>
      </w:ins>
      <w:ins w:id="94" w:author="Benton, Deon" w:date="2026-06-28T14:31:00Z" w16du:dateUtc="2026-06-28T19:31:00Z">
        <w:r w:rsidR="0039302D">
          <w:rPr>
            <w:rFonts w:ascii="Times New Roman" w:hAnsi="Times New Roman" w:cs="Times New Roman"/>
          </w:rPr>
          <w:t xml:space="preserve"> </w:t>
        </w:r>
      </w:ins>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ins w:id="95" w:author="Benton, Deon" w:date="2026-06-28T14:57:00Z" w16du:dateUtc="2026-06-28T19:57:00Z">
        <w:r w:rsidR="00580671">
          <w:rPr>
            <w:rFonts w:ascii="Times New Roman" w:hAnsi="Times New Roman" w:cs="Times New Roman"/>
          </w:rPr>
          <w:t xml:space="preserve">it </w:t>
        </w:r>
      </w:ins>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ins w:id="96" w:author="Benton, Deon" w:date="2026-06-28T14:32:00Z" w16du:dateUtc="2026-06-28T19:32:00Z">
        <w:r w:rsidR="00137361">
          <w:rPr>
            <w:rFonts w:ascii="Times New Roman" w:hAnsi="Times New Roman" w:cs="Times New Roman"/>
          </w:rPr>
          <w:t xml:space="preserve">barrier information from its simulation of the </w:t>
        </w:r>
      </w:ins>
      <w:ins w:id="97" w:author="Benton, Deon" w:date="2026-06-28T14:33:00Z" w16du:dateUtc="2026-06-28T19:33:00Z">
        <w:r w:rsidR="00137361">
          <w:rPr>
            <w:rFonts w:ascii="Times New Roman" w:hAnsi="Times New Roman" w:cs="Times New Roman"/>
          </w:rPr>
          <w:t>Control condition (</w:t>
        </w:r>
      </w:ins>
      <w:ins w:id="98" w:author="Benton, Deon" w:date="2026-06-28T14:34:00Z" w16du:dateUtc="2026-06-28T19:34:00Z">
        <w:r w:rsidR="00137361">
          <w:rPr>
            <w:rFonts w:ascii="Times New Roman" w:hAnsi="Times New Roman" w:cs="Times New Roman"/>
          </w:rPr>
          <w:t xml:space="preserve">Figure 1B) </w:t>
        </w:r>
      </w:ins>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19B39B4D" w14:textId="16CEB30B" w:rsidR="00976A68" w:rsidRDefault="000D67F7" w:rsidP="00976A68">
      <w:pPr>
        <w:spacing w:line="480" w:lineRule="auto"/>
        <w:ind w:firstLine="720"/>
        <w:contextualSpacing/>
        <w:rPr>
          <w:rFonts w:ascii="Times New Roman" w:hAnsi="Times New Roman" w:cs="Times New Roman"/>
        </w:rPr>
      </w:pPr>
      <w:ins w:id="99" w:author="Benton, Deon" w:date="2026-06-28T15:03:00Z" w16du:dateUtc="2026-06-28T20:03:00Z">
        <w:r>
          <w:rPr>
            <w:rFonts w:ascii="Times New Roman" w:eastAsia="Times New Roman" w:hAnsi="Times New Roman" w:cs="Times New Roman"/>
          </w:rPr>
          <w:t xml:space="preserve">Given these limitations, </w:t>
        </w:r>
      </w:ins>
      <w:ins w:id="100" w:author="Benton, Deon" w:date="2026-06-28T18:19:00Z" w16du:dateUtc="2026-06-28T23:19:00Z">
        <w:r w:rsidR="004B24EC">
          <w:rPr>
            <w:rFonts w:ascii="Times New Roman" w:eastAsia="Times New Roman" w:hAnsi="Times New Roman" w:cs="Times New Roman"/>
          </w:rPr>
          <w:t>I</w:t>
        </w:r>
      </w:ins>
      <w:ins w:id="101" w:author="Benton, Deon" w:date="2026-06-28T15:21:00Z" w16du:dateUtc="2026-06-28T20:21:00Z">
        <w:r w:rsidR="008E2BAD">
          <w:rPr>
            <w:rFonts w:ascii="Times New Roman" w:eastAsia="Times New Roman" w:hAnsi="Times New Roman" w:cs="Times New Roman"/>
          </w:rPr>
          <w:t xml:space="preserve"> develop and</w:t>
        </w:r>
      </w:ins>
      <w:ins w:id="102" w:author="Benton, Deon" w:date="2026-06-28T15:35:00Z" w16du:dateUtc="2026-06-28T20:35:00Z">
        <w:r w:rsidR="002E1175">
          <w:rPr>
            <w:rFonts w:ascii="Times New Roman" w:eastAsia="Times New Roman" w:hAnsi="Times New Roman" w:cs="Times New Roman"/>
          </w:rPr>
          <w:t xml:space="preserve"> computationally instantiate an alternative lean account that</w:t>
        </w:r>
      </w:ins>
      <w:ins w:id="103" w:author="Benton, Deon" w:date="2026-06-28T15:21:00Z" w16du:dateUtc="2026-06-28T20:21:00Z">
        <w:r w:rsidR="008E2BAD">
          <w:rPr>
            <w:rFonts w:ascii="Times New Roman" w:eastAsia="Times New Roman" w:hAnsi="Times New Roman" w:cs="Times New Roman"/>
          </w:rPr>
          <w:t xml:space="preserve"> </w:t>
        </w:r>
      </w:ins>
      <w:ins w:id="104" w:author="Benton, Deon" w:date="2026-06-28T15:09:00Z" w16du:dateUtc="2026-06-28T20:09:00Z">
        <w:r>
          <w:rPr>
            <w:rFonts w:ascii="Times New Roman" w:eastAsia="Times New Roman" w:hAnsi="Times New Roman" w:cs="Times New Roman"/>
          </w:rPr>
          <w:t xml:space="preserve">captures </w:t>
        </w:r>
      </w:ins>
      <w:ins w:id="105" w:author="Benton, Deon" w:date="2026-06-28T15:27:00Z" w16du:dateUtc="2026-06-28T20:27:00Z">
        <w:r w:rsidR="00906987">
          <w:rPr>
            <w:rFonts w:ascii="Times New Roman" w:eastAsia="Times New Roman" w:hAnsi="Times New Roman" w:cs="Times New Roman"/>
          </w:rPr>
          <w:t>the five</w:t>
        </w:r>
      </w:ins>
      <w:ins w:id="106" w:author="Benton, Deon" w:date="2026-06-28T15:35:00Z" w16du:dateUtc="2026-06-28T20:35:00Z">
        <w:r w:rsidR="002E1175">
          <w:rPr>
            <w:rFonts w:ascii="Times New Roman" w:eastAsia="Times New Roman" w:hAnsi="Times New Roman" w:cs="Times New Roman"/>
          </w:rPr>
          <w:t xml:space="preserve"> </w:t>
        </w:r>
      </w:ins>
      <w:r w:rsidR="00B70C06">
        <w:rPr>
          <w:rFonts w:ascii="Times New Roman" w:eastAsia="Times New Roman" w:hAnsi="Times New Roman" w:cs="Times New Roman"/>
        </w:rPr>
        <w:t>target findings</w:t>
      </w:r>
      <w:ins w:id="107" w:author="Benton, Deon" w:date="2026-06-28T15:27:00Z" w16du:dateUtc="2026-06-28T20:27:00Z">
        <w:r w:rsidR="00906987">
          <w:rPr>
            <w:rFonts w:ascii="Times New Roman" w:eastAsia="Times New Roman" w:hAnsi="Times New Roman" w:cs="Times New Roman"/>
          </w:rPr>
          <w:t xml:space="preserve"> discussed in the opening</w:t>
        </w:r>
      </w:ins>
      <w:ins w:id="108" w:author="Benton, Deon" w:date="2026-06-28T15:21:00Z" w16du:dateUtc="2026-06-28T20:21:00Z">
        <w:r w:rsidR="008E2BAD">
          <w:rPr>
            <w:rFonts w:ascii="Times New Roman" w:eastAsia="Times New Roman" w:hAnsi="Times New Roman" w:cs="Times New Roman"/>
          </w:rPr>
          <w:t xml:space="preserve">. </w:t>
        </w:r>
      </w:ins>
      <w:r w:rsidR="00976A68">
        <w:rPr>
          <w:rFonts w:ascii="Times New Roman" w:eastAsia="Times New Roman" w:hAnsi="Times New Roman" w:cs="Times New Roman"/>
        </w:rPr>
        <w:t xml:space="preserve">Importantly, </w:t>
      </w:r>
      <w:ins w:id="109" w:author="Benton, Deon" w:date="2026-06-28T15:22:00Z" w16du:dateUtc="2026-06-28T20:22:00Z">
        <w:r w:rsidR="008E2BAD">
          <w:rPr>
            <w:rFonts w:ascii="Times New Roman" w:hAnsi="Times New Roman" w:cs="Times New Roman"/>
          </w:rPr>
          <w:t>this</w:t>
        </w:r>
      </w:ins>
      <w:r w:rsidR="00976A68">
        <w:rPr>
          <w:rFonts w:ascii="Times New Roman" w:hAnsi="Times New Roman" w:cs="Times New Roman"/>
        </w:rPr>
        <w:t xml:space="preserve"> </w:t>
      </w:r>
      <w:ins w:id="110" w:author="Benton, Deon" w:date="2026-06-28T15:28:00Z" w16du:dateUtc="2026-06-28T20:28:00Z">
        <w:r w:rsidR="00906987">
          <w:rPr>
            <w:rFonts w:ascii="Times New Roman" w:hAnsi="Times New Roman" w:cs="Times New Roman"/>
          </w:rPr>
          <w:t>theory</w:t>
        </w:r>
      </w:ins>
      <w:ins w:id="111" w:author="Benton, Deon" w:date="2026-06-28T15:36:00Z" w16du:dateUtc="2026-06-28T20:36:00Z">
        <w:r w:rsidR="002E1175">
          <w:rPr>
            <w:rFonts w:ascii="Times New Roman" w:hAnsi="Times New Roman" w:cs="Times New Roman"/>
          </w:rPr>
          <w:t xml:space="preserve">, </w:t>
        </w:r>
      </w:ins>
      <w:ins w:id="112" w:author="Benton, Deon" w:date="2026-06-28T15:28:00Z" w16du:dateUtc="2026-06-28T20:28:00Z">
        <w:r w:rsidR="00906987">
          <w:rPr>
            <w:rFonts w:ascii="Times New Roman" w:hAnsi="Times New Roman" w:cs="Times New Roman"/>
          </w:rPr>
          <w:t>dubbed ALIAS</w:t>
        </w:r>
      </w:ins>
      <w:ins w:id="113" w:author="Benton, Deon" w:date="2026-06-28T15:36:00Z" w16du:dateUtc="2026-06-28T20:36:00Z">
        <w:r w:rsidR="002E1175">
          <w:rPr>
            <w:rFonts w:ascii="Times New Roman" w:hAnsi="Times New Roman" w:cs="Times New Roman"/>
          </w:rPr>
          <w:t xml:space="preserve">, is </w:t>
        </w:r>
      </w:ins>
      <w:ins w:id="114" w:author="Benton, Deon" w:date="2026-06-28T18:20:00Z" w16du:dateUtc="2026-06-28T23:20:00Z">
        <w:r w:rsidR="00774BFD">
          <w:rPr>
            <w:rFonts w:ascii="Times New Roman" w:hAnsi="Times New Roman" w:cs="Times New Roman"/>
          </w:rPr>
          <w:t xml:space="preserve">not an account of how action efficiency understanding per se develops. </w:t>
        </w:r>
      </w:ins>
      <w:ins w:id="115" w:author="Benton, Deon" w:date="2026-06-28T18:21:00Z" w16du:dateUtc="2026-06-28T23:21:00Z">
        <w:r w:rsidR="00774BFD">
          <w:rPr>
            <w:rFonts w:ascii="Times New Roman" w:hAnsi="Times New Roman" w:cs="Times New Roman"/>
          </w:rPr>
          <w:t xml:space="preserve">It is an account of the mechanistic basis of </w:t>
        </w:r>
      </w:ins>
      <w:ins w:id="116" w:author="Benton, Deon" w:date="2026-06-28T15:37:00Z" w16du:dateUtc="2026-06-28T20:37:00Z">
        <w:r w:rsidR="002E1175">
          <w:rPr>
            <w:rFonts w:ascii="Times New Roman" w:hAnsi="Times New Roman" w:cs="Times New Roman"/>
          </w:rPr>
          <w:t xml:space="preserve">infants’ </w:t>
        </w:r>
        <w:r w:rsidR="002E1175">
          <w:rPr>
            <w:rFonts w:ascii="Times New Roman" w:hAnsi="Times New Roman" w:cs="Times New Roman"/>
            <w:i/>
            <w:iCs/>
          </w:rPr>
          <w:t>looking behaviors</w:t>
        </w:r>
      </w:ins>
      <w:ins w:id="117" w:author="Benton, Deon" w:date="2026-06-28T15:38:00Z" w16du:dateUtc="2026-06-28T20:38:00Z">
        <w:r w:rsidR="002E1175">
          <w:rPr>
            <w:rFonts w:ascii="Times New Roman" w:hAnsi="Times New Roman" w:cs="Times New Roman"/>
            <w:i/>
            <w:iCs/>
          </w:rPr>
          <w:t xml:space="preserve"> </w:t>
        </w:r>
        <w:r w:rsidR="002E1175">
          <w:rPr>
            <w:rFonts w:ascii="Times New Roman" w:hAnsi="Times New Roman" w:cs="Times New Roman"/>
          </w:rPr>
          <w:t>in studies on this topic.</w:t>
        </w:r>
      </w:ins>
      <w:ins w:id="118" w:author="Benton, Deon" w:date="2026-06-28T15:39:00Z" w16du:dateUtc="2026-06-28T20:39:00Z">
        <w:r w:rsidR="002E1175">
          <w:rPr>
            <w:rFonts w:ascii="Times New Roman" w:hAnsi="Times New Roman" w:cs="Times New Roman"/>
          </w:rPr>
          <w:t xml:space="preserve"> </w:t>
        </w:r>
      </w:ins>
      <w:ins w:id="119" w:author="Benton, Deon" w:date="2026-06-28T18:22:00Z" w16du:dateUtc="2026-06-28T23:22:00Z">
        <w:r w:rsidR="00774BFD">
          <w:rPr>
            <w:rFonts w:ascii="Times New Roman" w:hAnsi="Times New Roman" w:cs="Times New Roman"/>
          </w:rPr>
          <w:t xml:space="preserve">How genuine action efficiency </w:t>
        </w:r>
      </w:ins>
      <w:ins w:id="120" w:author="Benton, Deon" w:date="2026-06-28T18:23:00Z" w16du:dateUtc="2026-06-28T23:23:00Z">
        <w:r w:rsidR="00774BFD">
          <w:rPr>
            <w:rFonts w:ascii="Times New Roman" w:hAnsi="Times New Roman" w:cs="Times New Roman"/>
          </w:rPr>
          <w:t xml:space="preserve">may </w:t>
        </w:r>
      </w:ins>
      <w:ins w:id="121" w:author="Benton, Deon" w:date="2026-06-28T18:22:00Z" w16du:dateUtc="2026-06-28T23:22:00Z">
        <w:r w:rsidR="00774BFD">
          <w:rPr>
            <w:rFonts w:ascii="Times New Roman" w:hAnsi="Times New Roman" w:cs="Times New Roman"/>
          </w:rPr>
          <w:t xml:space="preserve">develop </w:t>
        </w:r>
      </w:ins>
      <w:ins w:id="122" w:author="Benton, Deon" w:date="2026-06-28T15:31:00Z" w16du:dateUtc="2026-06-28T20:31:00Z">
        <w:r w:rsidR="00906987">
          <w:rPr>
            <w:rFonts w:ascii="Times New Roman" w:hAnsi="Times New Roman" w:cs="Times New Roman"/>
          </w:rPr>
          <w:t xml:space="preserve">is </w:t>
        </w:r>
      </w:ins>
      <w:ins w:id="123" w:author="Benton, Deon" w:date="2026-06-28T18:23:00Z" w16du:dateUtc="2026-06-28T23:23:00Z">
        <w:r w:rsidR="00774BFD">
          <w:rPr>
            <w:rFonts w:ascii="Times New Roman" w:hAnsi="Times New Roman" w:cs="Times New Roman"/>
          </w:rPr>
          <w:t>described</w:t>
        </w:r>
      </w:ins>
      <w:r w:rsidR="00976A68">
        <w:rPr>
          <w:rFonts w:ascii="Times New Roman" w:hAnsi="Times New Roman" w:cs="Times New Roman"/>
        </w:rPr>
        <w:t xml:space="preserve"> in the General Discussion.</w:t>
      </w:r>
    </w:p>
    <w:p w14:paraId="6BEE43CD" w14:textId="1A59A028" w:rsidR="002450CA" w:rsidRDefault="00976A68"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BDD2A60"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ins w:id="124" w:author="Benton, Deon" w:date="2026-06-28T18:53:00Z" w16du:dateUtc="2026-06-28T23:53:00Z">
              <w:r w:rsidR="005D31A3">
                <w:rPr>
                  <w:rFonts w:ascii="Times New Roman" w:hAnsi="Times New Roman" w:cs="Times New Roman"/>
                  <w:color w:val="000000" w:themeColor="text1"/>
                  <w:sz w:val="24"/>
                  <w:szCs w:val="24"/>
                </w:rPr>
                <w:t>Overview of the account instantiated by ALIAS.</w:t>
              </w:r>
            </w:ins>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ins w:id="125" w:author="Benton, Deon" w:date="2026-06-28T18:53:00Z" w16du:dateUtc="2026-06-28T23:53:00Z">
              <w:r w:rsidR="005D31A3">
                <w:rPr>
                  <w:rFonts w:ascii="Times New Roman" w:hAnsi="Times New Roman" w:cs="Times New Roman"/>
                  <w:i w:val="0"/>
                  <w:iCs w:val="0"/>
                  <w:color w:val="000000" w:themeColor="text1"/>
                  <w:sz w:val="24"/>
                  <w:szCs w:val="24"/>
                </w:rPr>
                <w:t xml:space="preserve"> learn associations</w:t>
              </w:r>
            </w:ins>
            <w:r w:rsidR="00B05318">
              <w:rPr>
                <w:rFonts w:ascii="Times New Roman" w:hAnsi="Times New Roman" w:cs="Times New Roman"/>
                <w:i w:val="0"/>
                <w:iCs w:val="0"/>
                <w:color w:val="000000" w:themeColor="text1"/>
                <w:sz w:val="24"/>
                <w:szCs w:val="24"/>
              </w:rPr>
              <w:t xml:space="preserve"> </w:t>
            </w:r>
            <w:ins w:id="126" w:author="Benton, Deon" w:date="2026-06-28T18:53:00Z" w16du:dateUtc="2026-06-28T23:53:00Z">
              <w:r w:rsidR="005D31A3">
                <w:rPr>
                  <w:rFonts w:ascii="Times New Roman" w:hAnsi="Times New Roman" w:cs="Times New Roman"/>
                  <w:i w:val="0"/>
                  <w:iCs w:val="0"/>
                  <w:color w:val="000000" w:themeColor="text1"/>
                  <w:sz w:val="24"/>
                  <w:szCs w:val="24"/>
                </w:rPr>
                <w:t>among action kinematics and visible event features</w:t>
              </w:r>
            </w:ins>
            <w:ins w:id="127" w:author="Benton, Deon" w:date="2026-06-28T18:54:00Z" w16du:dateUtc="2026-06-28T23:54:00Z">
              <w:r w:rsidR="005D31A3">
                <w:rPr>
                  <w:rFonts w:ascii="Times New Roman" w:hAnsi="Times New Roman" w:cs="Times New Roman"/>
                  <w:i w:val="0"/>
                  <w:iCs w:val="0"/>
                  <w:color w:val="000000" w:themeColor="text1"/>
                  <w:sz w:val="24"/>
                  <w:szCs w:val="24"/>
                </w:rPr>
                <w:t>. (B) Habituation either reinforces or weakens these associations</w:t>
              </w:r>
            </w:ins>
            <w:ins w:id="128" w:author="Benton, Deon" w:date="2026-06-28T19:15:00Z" w16du:dateUtc="2026-06-29T00:15:00Z">
              <w:r w:rsidR="008D1E62">
                <w:rPr>
                  <w:rFonts w:ascii="Times New Roman" w:hAnsi="Times New Roman" w:cs="Times New Roman"/>
                  <w:i w:val="0"/>
                  <w:iCs w:val="0"/>
                  <w:color w:val="000000" w:themeColor="text1"/>
                  <w:sz w:val="24"/>
                  <w:szCs w:val="24"/>
                </w:rPr>
                <w:t xml:space="preserve">, and </w:t>
              </w:r>
            </w:ins>
            <w:ins w:id="129" w:author="Benton, Deon" w:date="2026-06-28T19:16:00Z" w16du:dateUtc="2026-06-29T00:16:00Z">
              <w:r w:rsidR="008D1E62">
                <w:rPr>
                  <w:rFonts w:ascii="Times New Roman" w:hAnsi="Times New Roman" w:cs="Times New Roman"/>
                  <w:i w:val="0"/>
                  <w:iCs w:val="0"/>
                  <w:color w:val="000000" w:themeColor="text1"/>
                  <w:sz w:val="24"/>
                  <w:szCs w:val="24"/>
                </w:rPr>
                <w:t xml:space="preserve">(C) </w:t>
              </w:r>
            </w:ins>
            <w:ins w:id="130" w:author="Benton, Deon" w:date="2026-06-28T19:15:00Z" w16du:dateUtc="2026-06-29T00:15:00Z">
              <w:r w:rsidR="008D1E62">
                <w:rPr>
                  <w:rFonts w:ascii="Times New Roman" w:hAnsi="Times New Roman" w:cs="Times New Roman"/>
                  <w:i w:val="0"/>
                  <w:iCs w:val="0"/>
                  <w:color w:val="000000" w:themeColor="text1"/>
                  <w:sz w:val="24"/>
                  <w:szCs w:val="24"/>
                </w:rPr>
                <w:t xml:space="preserve">test events </w:t>
              </w:r>
            </w:ins>
            <w:ins w:id="131" w:author="Benton, Deon" w:date="2026-06-28T19:16:00Z" w16du:dateUtc="2026-06-29T00:16:00Z">
              <w:r w:rsidR="008D1E62">
                <w:rPr>
                  <w:rFonts w:ascii="Times New Roman" w:hAnsi="Times New Roman" w:cs="Times New Roman"/>
                  <w:i w:val="0"/>
                  <w:iCs w:val="0"/>
                  <w:color w:val="000000" w:themeColor="text1"/>
                  <w:sz w:val="24"/>
                  <w:szCs w:val="24"/>
                </w:rPr>
                <w:t xml:space="preserve">that omit expected features (D) </w:t>
              </w:r>
            </w:ins>
            <w:ins w:id="132" w:author="Benton, Deon" w:date="2026-06-28T19:15:00Z" w16du:dateUtc="2026-06-29T00:15:00Z">
              <w:r w:rsidR="008D1E62">
                <w:rPr>
                  <w:rFonts w:ascii="Times New Roman" w:hAnsi="Times New Roman" w:cs="Times New Roman"/>
                  <w:i w:val="0"/>
                  <w:iCs w:val="0"/>
                  <w:color w:val="000000" w:themeColor="text1"/>
                  <w:sz w:val="24"/>
                  <w:szCs w:val="24"/>
                </w:rPr>
                <w:t>elicit prediction error</w:t>
              </w:r>
            </w:ins>
            <w:ins w:id="133" w:author="Benton, Deon" w:date="2026-06-28T18:55:00Z" w16du:dateUtc="2026-06-28T23:55:00Z">
              <w:r w:rsidR="005D31A3">
                <w:rPr>
                  <w:rFonts w:ascii="Times New Roman" w:hAnsi="Times New Roman" w:cs="Times New Roman"/>
                  <w:i w:val="0"/>
                  <w:iCs w:val="0"/>
                  <w:color w:val="000000" w:themeColor="text1"/>
                  <w:sz w:val="24"/>
                  <w:szCs w:val="24"/>
                </w:rPr>
                <w:t xml:space="preserve">. </w:t>
              </w:r>
            </w:ins>
            <w:r w:rsidR="00F21BCE">
              <w:rPr>
                <w:rFonts w:ascii="Times New Roman" w:hAnsi="Times New Roman" w:cs="Times New Roman"/>
                <w:i w:val="0"/>
                <w:iCs w:val="0"/>
                <w:color w:val="000000" w:themeColor="text1"/>
                <w:sz w:val="24"/>
                <w:szCs w:val="24"/>
              </w:rPr>
              <w:t xml:space="preserve">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6D6EA3B0" w:rsidR="002460C6" w:rsidRDefault="00E8643D" w:rsidP="00EF283F">
      <w:pPr>
        <w:spacing w:line="480" w:lineRule="auto"/>
        <w:ind w:firstLine="720"/>
        <w:contextualSpacing/>
        <w:rPr>
          <w:rFonts w:ascii="Times New Roman" w:hAnsi="Times New Roman" w:cs="Times New Roman"/>
        </w:rPr>
      </w:pPr>
      <w:ins w:id="134" w:author="Benton, Deon" w:date="2026-06-28T18:23:00Z" w16du:dateUtc="2026-06-28T23:23:00Z">
        <w:r>
          <w:rPr>
            <w:rFonts w:ascii="Times New Roman" w:hAnsi="Times New Roman" w:cs="Times New Roman"/>
          </w:rPr>
          <w:t xml:space="preserve">As Figure 3 illustrates, </w:t>
        </w:r>
      </w:ins>
      <w:ins w:id="135" w:author="Benton, Deon" w:date="2026-06-28T19:13:00Z" w16du:dateUtc="2026-06-29T00:13:00Z">
        <w:r w:rsidR="00742284">
          <w:rPr>
            <w:rFonts w:ascii="Times New Roman" w:hAnsi="Times New Roman" w:cs="Times New Roman"/>
          </w:rPr>
          <w:t>ALIA</w:t>
        </w:r>
      </w:ins>
      <w:ins w:id="136" w:author="Benton, Deon" w:date="2026-06-28T19:15:00Z" w16du:dateUtc="2026-06-29T00:15:00Z">
        <w:r w:rsidR="00C32588">
          <w:rPr>
            <w:rFonts w:ascii="Times New Roman" w:hAnsi="Times New Roman" w:cs="Times New Roman"/>
          </w:rPr>
          <w:t>S</w:t>
        </w:r>
      </w:ins>
      <w:ins w:id="137" w:author="Benton, Deon" w:date="2026-06-28T19:13:00Z" w16du:dateUtc="2026-06-29T00:13:00Z">
        <w:r w:rsidR="00742284">
          <w:rPr>
            <w:rFonts w:ascii="Times New Roman" w:hAnsi="Times New Roman" w:cs="Times New Roman"/>
          </w:rPr>
          <w:t>’s central thesis is that</w:t>
        </w:r>
      </w:ins>
      <w:ins w:id="138" w:author="Benton, Deon" w:date="2026-06-28T19:29:00Z" w16du:dateUtc="2026-06-29T00:29:00Z">
        <w:r w:rsidR="00B758A5">
          <w:rPr>
            <w:rFonts w:ascii="Times New Roman" w:hAnsi="Times New Roman" w:cs="Times New Roman"/>
          </w:rPr>
          <w:t xml:space="preserve"> infants’ looking patterns</w:t>
        </w:r>
      </w:ins>
      <w:ins w:id="139" w:author="Benton, Deon" w:date="2026-06-28T19:30:00Z" w16du:dateUtc="2026-06-29T00:30:00Z">
        <w:r w:rsidR="00B758A5">
          <w:rPr>
            <w:rFonts w:ascii="Times New Roman" w:hAnsi="Times New Roman" w:cs="Times New Roman"/>
          </w:rPr>
          <w:t xml:space="preserve"> </w:t>
        </w:r>
      </w:ins>
      <w:ins w:id="140" w:author="Benton, Deon" w:date="2026-06-28T19:37:00Z" w16du:dateUtc="2026-06-29T00:37:00Z">
        <w:r w:rsidR="00113091">
          <w:rPr>
            <w:rFonts w:ascii="Times New Roman" w:hAnsi="Times New Roman" w:cs="Times New Roman"/>
          </w:rPr>
          <w:t>are governed by</w:t>
        </w:r>
      </w:ins>
      <w:ins w:id="141" w:author="Benton, Deon" w:date="2026-06-28T19:31:00Z" w16du:dateUtc="2026-06-29T00:31:00Z">
        <w:r w:rsidR="00113091">
          <w:rPr>
            <w:rFonts w:ascii="Times New Roman" w:hAnsi="Times New Roman" w:cs="Times New Roman"/>
          </w:rPr>
          <w:t xml:space="preserve"> </w:t>
        </w:r>
      </w:ins>
      <w:ins w:id="142" w:author="Benton, Deon" w:date="2026-06-28T19:29:00Z" w16du:dateUtc="2026-06-29T00:29:00Z">
        <w:r w:rsidR="00B758A5">
          <w:rPr>
            <w:rFonts w:ascii="Times New Roman" w:hAnsi="Times New Roman" w:cs="Times New Roman"/>
          </w:rPr>
          <w:t>learned</w:t>
        </w:r>
      </w:ins>
      <w:ins w:id="143" w:author="Benton, Deon" w:date="2026-06-28T19:30:00Z" w16du:dateUtc="2026-06-29T00:30:00Z">
        <w:r w:rsidR="00B758A5">
          <w:rPr>
            <w:rFonts w:ascii="Times New Roman" w:hAnsi="Times New Roman" w:cs="Times New Roman"/>
          </w:rPr>
          <w:t xml:space="preserve"> associations among </w:t>
        </w:r>
      </w:ins>
      <w:ins w:id="144" w:author="Benton, Deon" w:date="2026-06-28T19:34:00Z" w16du:dateUtc="2026-06-29T00:34:00Z">
        <w:r w:rsidR="00113091">
          <w:rPr>
            <w:rFonts w:ascii="Times New Roman" w:hAnsi="Times New Roman" w:cs="Times New Roman"/>
          </w:rPr>
          <w:t>the kinematics of different actions</w:t>
        </w:r>
      </w:ins>
      <w:ins w:id="145" w:author="Benton, Deon" w:date="2026-06-28T19:30:00Z" w16du:dateUtc="2026-06-29T00:30:00Z">
        <w:r w:rsidR="00B758A5">
          <w:rPr>
            <w:rFonts w:ascii="Times New Roman" w:hAnsi="Times New Roman" w:cs="Times New Roman"/>
          </w:rPr>
          <w:t xml:space="preserve"> and the visible surface </w:t>
        </w:r>
      </w:ins>
      <w:ins w:id="146" w:author="Benton, Deon" w:date="2026-06-28T19:34:00Z" w16du:dateUtc="2026-06-29T00:34:00Z">
        <w:r w:rsidR="00113091">
          <w:rPr>
            <w:rFonts w:ascii="Times New Roman" w:hAnsi="Times New Roman" w:cs="Times New Roman"/>
          </w:rPr>
          <w:t xml:space="preserve">features </w:t>
        </w:r>
      </w:ins>
      <w:ins w:id="147" w:author="Benton, Deon" w:date="2026-06-28T19:31:00Z" w16du:dateUtc="2026-06-29T00:31:00Z">
        <w:r w:rsidR="00B758A5">
          <w:rPr>
            <w:rFonts w:ascii="Times New Roman" w:hAnsi="Times New Roman" w:cs="Times New Roman"/>
          </w:rPr>
          <w:t>of the objects</w:t>
        </w:r>
        <w:r w:rsidR="00113091">
          <w:rPr>
            <w:rFonts w:ascii="Times New Roman" w:hAnsi="Times New Roman" w:cs="Times New Roman"/>
          </w:rPr>
          <w:t xml:space="preserve"> </w:t>
        </w:r>
        <w:r w:rsidR="00B758A5">
          <w:rPr>
            <w:rFonts w:ascii="Times New Roman" w:hAnsi="Times New Roman" w:cs="Times New Roman"/>
          </w:rPr>
          <w:t>involved</w:t>
        </w:r>
        <w:r w:rsidR="00113091">
          <w:rPr>
            <w:rFonts w:ascii="Times New Roman" w:hAnsi="Times New Roman" w:cs="Times New Roman"/>
          </w:rPr>
          <w:t xml:space="preserve"> and the physical environments in which those actions occur.</w:t>
        </w:r>
      </w:ins>
      <w:ins w:id="148" w:author="Benton, Deon" w:date="2026-06-28T19:32:00Z" w16du:dateUtc="2026-06-29T00:32:00Z">
        <w:r w:rsidR="00113091">
          <w:rPr>
            <w:rFonts w:ascii="Times New Roman" w:hAnsi="Times New Roman" w:cs="Times New Roman"/>
          </w:rPr>
          <w:t xml:space="preserve"> </w:t>
        </w:r>
      </w:ins>
      <w:ins w:id="149" w:author="Benton, Deon" w:date="2026-06-28T19:45:00Z" w16du:dateUtc="2026-06-29T00:45:00Z">
        <w:r w:rsidR="00326AE0">
          <w:rPr>
            <w:rFonts w:ascii="Times New Roman" w:hAnsi="Times New Roman" w:cs="Times New Roman"/>
          </w:rPr>
          <w:t>The critical associations for the present phenomena</w:t>
        </w:r>
      </w:ins>
      <w:ins w:id="150" w:author="Benton, Deon" w:date="2026-06-28T19:38:00Z" w16du:dateUtc="2026-06-29T00:38:00Z">
        <w:r w:rsidR="00113091">
          <w:rPr>
            <w:rFonts w:ascii="Times New Roman" w:hAnsi="Times New Roman" w:cs="Times New Roman"/>
          </w:rPr>
          <w:t xml:space="preserve"> </w:t>
        </w:r>
      </w:ins>
      <w:ins w:id="151" w:author="Benton, Deon" w:date="2026-06-28T19:45:00Z" w16du:dateUtc="2026-06-29T00:45:00Z">
        <w:r w:rsidR="00326AE0">
          <w:rPr>
            <w:rFonts w:ascii="Times New Roman" w:hAnsi="Times New Roman" w:cs="Times New Roman"/>
          </w:rPr>
          <w:t>link</w:t>
        </w:r>
      </w:ins>
      <w:ins w:id="152" w:author="Benton, Deon" w:date="2026-06-28T19:38:00Z" w16du:dateUtc="2026-06-29T00:38:00Z">
        <w:r w:rsidR="00113091">
          <w:rPr>
            <w:rFonts w:ascii="Times New Roman" w:hAnsi="Times New Roman" w:cs="Times New Roman"/>
          </w:rPr>
          <w:t xml:space="preserve"> </w:t>
        </w:r>
      </w:ins>
      <w:ins w:id="153" w:author="Benton, Deon" w:date="2026-06-28T19:39:00Z" w16du:dateUtc="2026-06-29T00:39:00Z">
        <w:r w:rsidR="00113091">
          <w:rPr>
            <w:rFonts w:ascii="Times New Roman" w:hAnsi="Times New Roman" w:cs="Times New Roman"/>
          </w:rPr>
          <w:t xml:space="preserve">obstacles with </w:t>
        </w:r>
      </w:ins>
      <w:ins w:id="154" w:author="Benton, Deon" w:date="2026-06-28T19:35:00Z" w16du:dateUtc="2026-06-29T00:35:00Z">
        <w:r w:rsidR="00113091">
          <w:rPr>
            <w:rFonts w:ascii="Times New Roman" w:hAnsi="Times New Roman" w:cs="Times New Roman"/>
          </w:rPr>
          <w:t xml:space="preserve">arced trajectories and </w:t>
        </w:r>
      </w:ins>
      <w:ins w:id="155" w:author="Benton, Deon" w:date="2026-06-28T19:39:00Z" w16du:dateUtc="2026-06-29T00:39:00Z">
        <w:r w:rsidR="00113091">
          <w:rPr>
            <w:rFonts w:ascii="Times New Roman" w:hAnsi="Times New Roman" w:cs="Times New Roman"/>
          </w:rPr>
          <w:t xml:space="preserve">absent </w:t>
        </w:r>
      </w:ins>
      <w:ins w:id="156" w:author="Benton, Deon" w:date="2026-06-28T19:35:00Z" w16du:dateUtc="2026-06-29T00:35:00Z">
        <w:r w:rsidR="00113091">
          <w:rPr>
            <w:rFonts w:ascii="Times New Roman" w:hAnsi="Times New Roman" w:cs="Times New Roman"/>
          </w:rPr>
          <w:t xml:space="preserve">obstacles </w:t>
        </w:r>
      </w:ins>
      <w:ins w:id="157" w:author="Benton, Deon" w:date="2026-06-28T19:39:00Z" w16du:dateUtc="2026-06-29T00:39:00Z">
        <w:r w:rsidR="00113091">
          <w:rPr>
            <w:rFonts w:ascii="Times New Roman" w:hAnsi="Times New Roman" w:cs="Times New Roman"/>
          </w:rPr>
          <w:t xml:space="preserve">with straight motion. </w:t>
        </w:r>
      </w:ins>
      <w:ins w:id="158" w:author="Benton, Deon" w:date="2026-06-28T19:41:00Z" w16du:dateUtc="2026-06-29T00:41:00Z">
        <w:r w:rsidR="00DB4446">
          <w:rPr>
            <w:rFonts w:ascii="Times New Roman" w:hAnsi="Times New Roman" w:cs="Times New Roman"/>
          </w:rPr>
          <w:t>Crucially, t</w:t>
        </w:r>
      </w:ins>
      <w:ins w:id="159" w:author="Benton, Deon" w:date="2026-06-28T19:26:00Z" w16du:dateUtc="2026-06-29T00:26:00Z">
        <w:r w:rsidR="00B758A5">
          <w:rPr>
            <w:rFonts w:ascii="Times New Roman" w:hAnsi="Times New Roman" w:cs="Times New Roman"/>
          </w:rPr>
          <w:t>he</w:t>
        </w:r>
      </w:ins>
      <w:ins w:id="160" w:author="Benton, Deon" w:date="2026-06-28T19:46:00Z" w16du:dateUtc="2026-06-29T00:46:00Z">
        <w:r w:rsidR="00326AE0">
          <w:rPr>
            <w:rFonts w:ascii="Times New Roman" w:hAnsi="Times New Roman" w:cs="Times New Roman"/>
          </w:rPr>
          <w:t xml:space="preserve"> resulting</w:t>
        </w:r>
      </w:ins>
      <w:ins w:id="161" w:author="Benton, Deon" w:date="2026-06-28T19:26:00Z" w16du:dateUtc="2026-06-29T00:26:00Z">
        <w:r w:rsidR="00B758A5">
          <w:rPr>
            <w:rFonts w:ascii="Times New Roman" w:hAnsi="Times New Roman" w:cs="Times New Roman"/>
          </w:rPr>
          <w:t xml:space="preserve"> representations </w:t>
        </w:r>
      </w:ins>
      <w:ins w:id="162" w:author="Benton, Deon" w:date="2026-06-28T19:41:00Z" w16du:dateUtc="2026-06-29T00:41:00Z">
        <w:r w:rsidR="00DB4446">
          <w:rPr>
            <w:rFonts w:ascii="Times New Roman" w:hAnsi="Times New Roman" w:cs="Times New Roman"/>
          </w:rPr>
          <w:t>ar</w:t>
        </w:r>
      </w:ins>
      <w:ins w:id="163" w:author="Benton, Deon" w:date="2026-06-28T19:42:00Z" w16du:dateUtc="2026-06-29T00:42:00Z">
        <w:r w:rsidR="00DB4446">
          <w:rPr>
            <w:rFonts w:ascii="Times New Roman" w:hAnsi="Times New Roman" w:cs="Times New Roman"/>
          </w:rPr>
          <w:t xml:space="preserve">e </w:t>
        </w:r>
      </w:ins>
      <w:ins w:id="164" w:author="Benton, Deon" w:date="2026-06-28T19:43:00Z" w16du:dateUtc="2026-06-29T00:43:00Z">
        <w:r w:rsidR="00DB4446">
          <w:rPr>
            <w:rFonts w:ascii="Times New Roman" w:hAnsi="Times New Roman" w:cs="Times New Roman"/>
          </w:rPr>
          <w:t xml:space="preserve">entirely </w:t>
        </w:r>
      </w:ins>
      <w:ins w:id="165" w:author="Benton, Deon" w:date="2026-06-28T19:42:00Z" w16du:dateUtc="2026-06-29T00:42:00Z">
        <w:r w:rsidR="00DB4446">
          <w:rPr>
            <w:rFonts w:ascii="Times New Roman" w:hAnsi="Times New Roman" w:cs="Times New Roman"/>
          </w:rPr>
          <w:t>perceptually grounded</w:t>
        </w:r>
      </w:ins>
      <w:ins w:id="166" w:author="Benton, Deon" w:date="2026-06-28T19:43:00Z" w16du:dateUtc="2026-06-29T00:43:00Z">
        <w:r w:rsidR="00DB4446">
          <w:rPr>
            <w:rFonts w:ascii="Times New Roman" w:hAnsi="Times New Roman" w:cs="Times New Roman"/>
          </w:rPr>
          <w:t xml:space="preserve">. </w:t>
        </w:r>
      </w:ins>
      <w:ins w:id="167" w:author="Benton, Deon" w:date="2026-06-28T19:46:00Z" w16du:dateUtc="2026-06-29T00:46:00Z">
        <w:r w:rsidR="00326AE0">
          <w:rPr>
            <w:rFonts w:ascii="Times New Roman" w:hAnsi="Times New Roman" w:cs="Times New Roman"/>
          </w:rPr>
          <w:t>Nothing in them reflects</w:t>
        </w:r>
      </w:ins>
      <w:r w:rsidR="005265DD" w:rsidRPr="005265DD">
        <w:rPr>
          <w:rFonts w:ascii="Times New Roman" w:hAnsi="Times New Roman" w:cs="Times New Roman"/>
        </w:rPr>
        <w:t xml:space="preserve"> goals, </w:t>
      </w:r>
      <w:ins w:id="168" w:author="Benton, Deon" w:date="2026-06-28T19:47:00Z" w16du:dateUtc="2026-06-29T00:47:00Z">
        <w:r w:rsidR="00326AE0">
          <w:rPr>
            <w:rFonts w:ascii="Times New Roman" w:hAnsi="Times New Roman" w:cs="Times New Roman"/>
          </w:rPr>
          <w:t xml:space="preserve">constraints, </w:t>
        </w:r>
      </w:ins>
      <w:ins w:id="169" w:author="Benton, Deon" w:date="2026-06-28T19:27:00Z" w16du:dateUtc="2026-06-29T00:27:00Z">
        <w:r w:rsidR="00B758A5">
          <w:rPr>
            <w:rFonts w:ascii="Times New Roman" w:hAnsi="Times New Roman" w:cs="Times New Roman"/>
          </w:rPr>
          <w:t>efficiency, cost,</w:t>
        </w:r>
      </w:ins>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377FA1FC"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lastRenderedPageBreak/>
        <w:t xml:space="preserve">Habituation events that align with </w:t>
      </w:r>
      <w:ins w:id="170" w:author="Benton, Deon" w:date="2026-06-28T19:47:00Z" w16du:dateUtc="2026-06-29T00:47:00Z">
        <w:r w:rsidR="007426D9">
          <w:rPr>
            <w:rFonts w:ascii="Times New Roman" w:hAnsi="Times New Roman" w:cs="Times New Roman"/>
          </w:rPr>
          <w:t xml:space="preserve">these </w:t>
        </w:r>
      </w:ins>
      <w:ins w:id="171" w:author="Benton, Deon" w:date="2026-06-28T19:49:00Z" w16du:dateUtc="2026-06-29T00:49:00Z">
        <w:r w:rsidR="007426D9">
          <w:rPr>
            <w:rFonts w:ascii="Times New Roman" w:hAnsi="Times New Roman" w:cs="Times New Roman"/>
          </w:rPr>
          <w:t>associations</w:t>
        </w:r>
      </w:ins>
      <w:ins w:id="172" w:author="Benton, Deon" w:date="2026-06-28T19:47:00Z" w16du:dateUtc="2026-06-29T00:47:00Z">
        <w:r w:rsidR="007426D9">
          <w:rPr>
            <w:rFonts w:ascii="Times New Roman" w:hAnsi="Times New Roman" w:cs="Times New Roman"/>
          </w:rPr>
          <w:t xml:space="preserve"> reinfor</w:t>
        </w:r>
      </w:ins>
      <w:ins w:id="173" w:author="Benton, Deon" w:date="2026-06-28T19:48:00Z" w16du:dateUtc="2026-06-29T00:48:00Z">
        <w:r w:rsidR="007426D9">
          <w:rPr>
            <w:rFonts w:ascii="Times New Roman" w:hAnsi="Times New Roman" w:cs="Times New Roman"/>
          </w:rPr>
          <w:t>ce them</w:t>
        </w:r>
      </w:ins>
      <w:r>
        <w:rPr>
          <w:rFonts w:ascii="Times New Roman" w:hAnsi="Times New Roman" w:cs="Times New Roman"/>
        </w:rPr>
        <w:t xml:space="preserve">; </w:t>
      </w:r>
      <w:ins w:id="174" w:author="Benton, Deon" w:date="2026-06-28T20:08:00Z" w16du:dateUtc="2026-06-29T01:08:00Z">
        <w:r w:rsidR="00D87C3B">
          <w:rPr>
            <w:rFonts w:ascii="Times New Roman" w:hAnsi="Times New Roman" w:cs="Times New Roman"/>
          </w:rPr>
          <w:t>those</w:t>
        </w:r>
      </w:ins>
      <w:r>
        <w:rPr>
          <w:rFonts w:ascii="Times New Roman" w:hAnsi="Times New Roman" w:cs="Times New Roman"/>
        </w:rPr>
        <w:t xml:space="preserve"> </w:t>
      </w:r>
      <w:ins w:id="175" w:author="Benton, Deon" w:date="2026-06-28T20:07:00Z" w16du:dateUtc="2026-06-29T01:07:00Z">
        <w:r w:rsidR="00D87C3B">
          <w:rPr>
            <w:rFonts w:ascii="Times New Roman" w:hAnsi="Times New Roman" w:cs="Times New Roman"/>
          </w:rPr>
          <w:t xml:space="preserve">that do not </w:t>
        </w:r>
      </w:ins>
      <w:r>
        <w:rPr>
          <w:rFonts w:ascii="Times New Roman" w:hAnsi="Times New Roman" w:cs="Times New Roman"/>
        </w:rPr>
        <w:t>weaken them.</w:t>
      </w:r>
      <w:ins w:id="176" w:author="Benton, Deon" w:date="2026-06-28T19:51:00Z" w16du:dateUtc="2026-06-29T00:51:00Z">
        <w:r w:rsidR="007426D9">
          <w:rPr>
            <w:rFonts w:ascii="Times New Roman" w:hAnsi="Times New Roman" w:cs="Times New Roman"/>
          </w:rPr>
          <w:t xml:space="preserve"> A corollary of this learning process is that test events that present </w:t>
        </w:r>
      </w:ins>
      <w:ins w:id="177" w:author="Benton, Deon" w:date="2026-06-28T19:52:00Z" w16du:dateUtc="2026-06-29T00:52:00Z">
        <w:r w:rsidR="009A669F">
          <w:rPr>
            <w:rFonts w:ascii="Times New Roman" w:hAnsi="Times New Roman" w:cs="Times New Roman"/>
          </w:rPr>
          <w:t>one component of a</w:t>
        </w:r>
      </w:ins>
      <w:ins w:id="178" w:author="Benton, Deon" w:date="2026-06-28T19:51:00Z" w16du:dateUtc="2026-06-29T00:51:00Z">
        <w:r w:rsidR="007426D9">
          <w:rPr>
            <w:rFonts w:ascii="Times New Roman" w:hAnsi="Times New Roman" w:cs="Times New Roman"/>
          </w:rPr>
          <w:t xml:space="preserve"> learned relation should produce greater prediction error than</w:t>
        </w:r>
        <w:r w:rsidR="009A669F">
          <w:rPr>
            <w:rFonts w:ascii="Times New Roman" w:hAnsi="Times New Roman" w:cs="Times New Roman"/>
          </w:rPr>
          <w:t xml:space="preserve"> those pr</w:t>
        </w:r>
      </w:ins>
      <w:ins w:id="179" w:author="Benton, Deon" w:date="2026-06-28T19:52:00Z" w16du:dateUtc="2026-06-29T00:52:00Z">
        <w:r w:rsidR="009A669F">
          <w:rPr>
            <w:rFonts w:ascii="Times New Roman" w:hAnsi="Times New Roman" w:cs="Times New Roman"/>
          </w:rPr>
          <w:t>esenting both components</w:t>
        </w:r>
      </w:ins>
      <w:ins w:id="180" w:author="Benton, Deon" w:date="2026-06-28T19:53:00Z" w16du:dateUtc="2026-06-29T00:53:00Z">
        <w:r w:rsidR="009A669F">
          <w:rPr>
            <w:rFonts w:ascii="Times New Roman" w:hAnsi="Times New Roman" w:cs="Times New Roman"/>
          </w:rPr>
          <w:t>.</w:t>
        </w:r>
      </w:ins>
      <w:ins w:id="181" w:author="Benton, Deon" w:date="2026-06-28T20:03:00Z" w16du:dateUtc="2026-06-29T01:03:00Z">
        <w:r w:rsidR="00D87C3B">
          <w:rPr>
            <w:rFonts w:ascii="Times New Roman" w:hAnsi="Times New Roman" w:cs="Times New Roman"/>
          </w:rPr>
          <w:t xml:space="preserve"> </w:t>
        </w:r>
      </w:ins>
      <w:ins w:id="182" w:author="Benton, Deon" w:date="2026-06-28T20:04:00Z" w16du:dateUtc="2026-06-29T01:04:00Z">
        <w:r w:rsidR="00D87C3B">
          <w:rPr>
            <w:rFonts w:ascii="Times New Roman" w:hAnsi="Times New Roman" w:cs="Times New Roman"/>
          </w:rPr>
          <w:t xml:space="preserve">Greater looking to inefficient actions </w:t>
        </w:r>
      </w:ins>
      <w:ins w:id="183" w:author="Benton, Deon" w:date="2026-06-28T20:05:00Z" w16du:dateUtc="2026-06-29T01:05:00Z">
        <w:r w:rsidR="00D87C3B">
          <w:rPr>
            <w:rFonts w:ascii="Times New Roman" w:hAnsi="Times New Roman" w:cs="Times New Roman"/>
          </w:rPr>
          <w:t xml:space="preserve">relative to efficient ones </w:t>
        </w:r>
      </w:ins>
      <w:ins w:id="184" w:author="Benton, Deon" w:date="2026-06-28T20:06:00Z" w16du:dateUtc="2026-06-29T01:06:00Z">
        <w:r w:rsidR="00D87C3B">
          <w:rPr>
            <w:rFonts w:ascii="Times New Roman" w:hAnsi="Times New Roman" w:cs="Times New Roman"/>
          </w:rPr>
          <w:t xml:space="preserve">thus arises because </w:t>
        </w:r>
      </w:ins>
      <w:ins w:id="185" w:author="Benton, Deon" w:date="2026-06-28T20:09:00Z" w16du:dateUtc="2026-06-29T01:09:00Z">
        <w:r w:rsidR="008B3793">
          <w:rPr>
            <w:rFonts w:ascii="Times New Roman" w:hAnsi="Times New Roman" w:cs="Times New Roman"/>
          </w:rPr>
          <w:t>inefficient actions violate a learned</w:t>
        </w:r>
      </w:ins>
      <w:ins w:id="186" w:author="Benton, Deon" w:date="2026-06-28T20:06:00Z" w16du:dateUtc="2026-06-29T01:06:00Z">
        <w:r w:rsidR="00D87C3B">
          <w:rPr>
            <w:rFonts w:ascii="Times New Roman" w:hAnsi="Times New Roman" w:cs="Times New Roman"/>
          </w:rPr>
          <w:t xml:space="preserve"> association between arced trajectories and obstacles.</w:t>
        </w:r>
      </w:ins>
      <w:ins w:id="187" w:author="Benton, Deon" w:date="2026-06-28T20:05:00Z" w16du:dateUtc="2026-06-29T01:05:00Z">
        <w:r w:rsidR="00D87C3B">
          <w:rPr>
            <w:rFonts w:ascii="Times New Roman" w:hAnsi="Times New Roman" w:cs="Times New Roman"/>
          </w:rPr>
          <w:t xml:space="preserve"> </w:t>
        </w:r>
      </w:ins>
    </w:p>
    <w:p w14:paraId="1A102FD8" w14:textId="578C931B"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The effect disappears following unconstrained habituation because the barrier is peripheral to the arced trajectory</w:t>
      </w:r>
      <w:ins w:id="188" w:author="Benton, Deon" w:date="2026-06-28T20:14:00Z" w16du:dateUtc="2026-06-29T01:14:00Z">
        <w:r w:rsidR="00D40643">
          <w:rPr>
            <w:rFonts w:ascii="Times New Roman" w:hAnsi="Times New Roman" w:cs="Times New Roman"/>
          </w:rPr>
          <w:t xml:space="preserve">, making it less salient </w:t>
        </w:r>
      </w:ins>
      <w:ins w:id="189" w:author="Benton, Deon" w:date="2026-06-28T20:13:00Z" w16du:dateUtc="2026-06-29T01:13:00Z">
        <w:r w:rsidR="00D40643">
          <w:rPr>
            <w:rFonts w:ascii="Times New Roman" w:hAnsi="Times New Roman" w:cs="Times New Roman"/>
          </w:rPr>
          <w:t>and less</w:t>
        </w:r>
      </w:ins>
      <w:r w:rsidRPr="005265DD">
        <w:rPr>
          <w:rFonts w:ascii="Times New Roman" w:hAnsi="Times New Roman" w:cs="Times New Roman"/>
        </w:rPr>
        <w:t xml:space="preserve">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ins w:id="190" w:author="Benton, Deon" w:date="2026-06-28T20:15:00Z" w16du:dateUtc="2026-06-29T01:15:00Z">
        <w:r w:rsidR="00D40643">
          <w:rPr>
            <w:rFonts w:ascii="Times New Roman" w:hAnsi="Times New Roman" w:cs="Times New Roman"/>
          </w:rPr>
          <w:t xml:space="preserve">nevertheless </w:t>
        </w:r>
      </w:ins>
      <w:r w:rsidR="00A2057B">
        <w:rPr>
          <w:rFonts w:ascii="Times New Roman" w:hAnsi="Times New Roman" w:cs="Times New Roman"/>
        </w:rPr>
        <w:t xml:space="preserve">manage to notice </w:t>
      </w:r>
      <w:ins w:id="191" w:author="Benton, Deon" w:date="2026-06-28T20:10:00Z" w16du:dateUtc="2026-06-29T01:10:00Z">
        <w:r w:rsidR="008B3793">
          <w:rPr>
            <w:rFonts w:ascii="Times New Roman" w:hAnsi="Times New Roman" w:cs="Times New Roman"/>
          </w:rPr>
          <w:t xml:space="preserve">it </w:t>
        </w:r>
      </w:ins>
      <w:r w:rsidR="00A72B8A">
        <w:rPr>
          <w:rFonts w:ascii="Times New Roman" w:hAnsi="Times New Roman" w:cs="Times New Roman"/>
        </w:rPr>
        <w:t>in this configuration</w:t>
      </w:r>
      <w:r w:rsidR="00FC2555" w:rsidRPr="00615D6F">
        <w:rPr>
          <w:rFonts w:ascii="Times New Roman" w:hAnsi="Times New Roman" w:cs="Times New Roman"/>
        </w:rPr>
        <w:t>,</w:t>
      </w:r>
      <w:r w:rsidR="00FC2555">
        <w:rPr>
          <w:rFonts w:ascii="Times New Roman" w:hAnsi="Times New Roman" w:cs="Times New Roman"/>
        </w:rPr>
        <w:t xml:space="preserve"> </w:t>
      </w:r>
      <w:ins w:id="192" w:author="Benton, Deon" w:date="2026-06-28T20:10:00Z" w16du:dateUtc="2026-06-29T01:10:00Z">
        <w:r w:rsidR="008B3793">
          <w:rPr>
            <w:rFonts w:ascii="Times New Roman" w:hAnsi="Times New Roman" w:cs="Times New Roman"/>
          </w:rPr>
          <w:t>any new association</w:t>
        </w:r>
      </w:ins>
      <w:ins w:id="193" w:author="Benton, Deon" w:date="2026-06-28T20:15:00Z" w16du:dateUtc="2026-06-29T01:15:00Z">
        <w:r w:rsidR="00184F6B">
          <w:rPr>
            <w:rFonts w:ascii="Times New Roman" w:hAnsi="Times New Roman" w:cs="Times New Roman"/>
          </w:rPr>
          <w:t xml:space="preserve"> formed</w:t>
        </w:r>
      </w:ins>
      <w:r w:rsidR="00FC2555" w:rsidRPr="00615D6F">
        <w:rPr>
          <w:rFonts w:ascii="Times New Roman" w:hAnsi="Times New Roman" w:cs="Times New Roman"/>
        </w:rPr>
        <w:t xml:space="preserve"> between it and arced motion will </w:t>
      </w:r>
      <w:ins w:id="194" w:author="Benton, Deon" w:date="2026-06-28T20:15:00Z" w16du:dateUtc="2026-06-29T01:15:00Z">
        <w:r w:rsidR="00D40643">
          <w:rPr>
            <w:rFonts w:ascii="Times New Roman" w:hAnsi="Times New Roman" w:cs="Times New Roman"/>
          </w:rPr>
          <w:t>tend to weaken</w:t>
        </w:r>
      </w:ins>
      <w:r w:rsidR="00A72B8A">
        <w:rPr>
          <w:rFonts w:ascii="Times New Roman" w:hAnsi="Times New Roman" w:cs="Times New Roman"/>
        </w:rPr>
        <w:t xml:space="preserve"> </w:t>
      </w:r>
      <w:r w:rsidR="00FC2555" w:rsidRPr="00615D6F">
        <w:rPr>
          <w:rFonts w:ascii="Times New Roman" w:hAnsi="Times New Roman" w:cs="Times New Roman"/>
        </w:rPr>
        <w:t>the stronger</w:t>
      </w:r>
      <w:r w:rsidR="00A72B8A">
        <w:rPr>
          <w:rFonts w:ascii="Times New Roman" w:hAnsi="Times New Roman" w:cs="Times New Roman"/>
        </w:rPr>
        <w:t xml:space="preserve"> </w:t>
      </w:r>
      <w:ins w:id="195" w:author="Benton, Deon" w:date="2026-06-28T20:10:00Z" w16du:dateUtc="2026-06-29T01:10:00Z">
        <w:r w:rsidR="008B3793">
          <w:rPr>
            <w:rFonts w:ascii="Times New Roman" w:hAnsi="Times New Roman" w:cs="Times New Roman"/>
          </w:rPr>
          <w:t>one between arced trajectories and obstacles.</w:t>
        </w:r>
      </w:ins>
      <w:r w:rsidR="00FC2555" w:rsidRPr="00615D6F">
        <w:rPr>
          <w:rFonts w:ascii="Times New Roman" w:hAnsi="Times New Roman" w:cs="Times New Roman"/>
        </w:rPr>
        <w:t xml:space="preserve"> </w:t>
      </w:r>
      <w:r w:rsidR="00A2057B">
        <w:rPr>
          <w:rFonts w:ascii="Times New Roman" w:hAnsi="Times New Roman" w:cs="Times New Roman"/>
        </w:rPr>
        <w:t xml:space="preserve">In either case, </w:t>
      </w:r>
      <w:ins w:id="196" w:author="Benton, Deon" w:date="2026-06-28T20:17:00Z" w16du:dateUtc="2026-06-29T01:17:00Z">
        <w:r w:rsidR="0031420A">
          <w:rPr>
            <w:rFonts w:ascii="Times New Roman" w:hAnsi="Times New Roman" w:cs="Times New Roman"/>
          </w:rPr>
          <w:t>inefficient and efficient actions should be treated equivalently.</w:t>
        </w:r>
      </w:ins>
      <w:r w:rsidR="00FC2555" w:rsidRPr="00615D6F">
        <w:rPr>
          <w:rFonts w:ascii="Times New Roman" w:hAnsi="Times New Roman" w:cs="Times New Roman"/>
        </w:rPr>
        <w:t xml:space="preserve"> </w:t>
      </w:r>
    </w:p>
    <w:p w14:paraId="318A08C1" w14:textId="5B20FDE9" w:rsidR="00524642" w:rsidRDefault="0031420A" w:rsidP="000E52FB">
      <w:pPr>
        <w:spacing w:line="480" w:lineRule="auto"/>
        <w:ind w:firstLine="720"/>
        <w:contextualSpacing/>
        <w:rPr>
          <w:ins w:id="197" w:author="Benton, Deon" w:date="2026-06-28T22:14:00Z" w16du:dateUtc="2026-06-29T03:14:00Z"/>
          <w:rFonts w:ascii="Times New Roman" w:hAnsi="Times New Roman" w:cs="Times New Roman"/>
        </w:rPr>
      </w:pPr>
      <w:ins w:id="198" w:author="Benton, Deon" w:date="2026-06-28T20:18:00Z" w16du:dateUtc="2026-06-29T01:18:00Z">
        <w:r>
          <w:rPr>
            <w:rFonts w:ascii="Times New Roman" w:hAnsi="Times New Roman" w:cs="Times New Roman"/>
          </w:rPr>
          <w:t>This account</w:t>
        </w:r>
      </w:ins>
      <w:r w:rsidR="00526C3A">
        <w:rPr>
          <w:rFonts w:ascii="Times New Roman" w:hAnsi="Times New Roman" w:cs="Times New Roman"/>
        </w:rPr>
        <w:t xml:space="preserve"> can</w:t>
      </w:r>
      <w:ins w:id="199" w:author="Benton, Deon" w:date="2026-06-28T20:18:00Z" w16du:dateUtc="2026-06-29T01:18:00Z">
        <w:r>
          <w:rPr>
            <w:rFonts w:ascii="Times New Roman" w:hAnsi="Times New Roman" w:cs="Times New Roman"/>
          </w:rPr>
          <w:t xml:space="preserve"> also</w:t>
        </w:r>
      </w:ins>
      <w:r w:rsidR="00526C3A">
        <w:rPr>
          <w:rFonts w:ascii="Times New Roman" w:hAnsi="Times New Roman" w:cs="Times New Roman"/>
        </w:rPr>
        <w:t xml:space="preserve"> explain why </w:t>
      </w:r>
      <w:ins w:id="200" w:author="Benton, Deon" w:date="2026-06-28T20:19:00Z" w16du:dateUtc="2026-06-29T01:19:00Z">
        <w:r>
          <w:rPr>
            <w:rFonts w:ascii="Times New Roman" w:hAnsi="Times New Roman" w:cs="Times New Roman"/>
          </w:rPr>
          <w:t>pre-reaching infants</w:t>
        </w:r>
      </w:ins>
      <w:r w:rsidR="00526C3A">
        <w:rPr>
          <w:rFonts w:ascii="Times New Roman" w:hAnsi="Times New Roman" w:cs="Times New Roman"/>
        </w:rPr>
        <w:t xml:space="preserve"> show the effect only after direct action experience.</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heighten infants’ attention to the geometry and trajectory of successful reaches (</w:t>
      </w:r>
      <w:ins w:id="201" w:author="Benton, Deon" w:date="2026-06-28T20:20:00Z" w16du:dateUtc="2026-06-29T01:20:00Z">
        <w:r>
          <w:rPr>
            <w:rFonts w:ascii="Times New Roman" w:hAnsi="Times New Roman" w:cs="Times New Roman"/>
          </w:rPr>
          <w:t xml:space="preserve">for evidence consistent with this, see </w:t>
        </w:r>
      </w:ins>
      <w:r w:rsidR="00526C3A">
        <w:rPr>
          <w:rFonts w:ascii="Times New Roman" w:hAnsi="Times New Roman" w:cs="Times New Roman"/>
        </w:rPr>
        <w:t>Needham et al., 2002</w:t>
      </w:r>
      <w:ins w:id="202" w:author="Benton, Deon" w:date="2026-06-28T20:20:00Z" w16du:dateUtc="2026-06-29T01:20:00Z">
        <w:r w:rsidR="00FC6FE3">
          <w:rPr>
            <w:rFonts w:ascii="Times New Roman" w:hAnsi="Times New Roman" w:cs="Times New Roman"/>
          </w:rPr>
          <w:t xml:space="preserve"> and</w:t>
        </w:r>
      </w:ins>
      <w:r w:rsidR="00526C3A">
        <w:rPr>
          <w:rFonts w:ascii="Times New Roman" w:hAnsi="Times New Roman" w:cs="Times New Roman"/>
        </w:rPr>
        <w:t xml:space="preserve">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w:t>
      </w:r>
      <w:r w:rsidR="000D5099">
        <w:rPr>
          <w:rFonts w:ascii="Times New Roman" w:hAnsi="Times New Roman" w:cs="Times New Roman"/>
        </w:rPr>
        <w:t xml:space="preserve">, </w:t>
      </w:r>
      <w:ins w:id="203" w:author="Benton, Deon" w:date="2026-06-28T20:26:00Z" w16du:dateUtc="2026-06-29T01:26:00Z">
        <w:r w:rsidR="00726EB0">
          <w:rPr>
            <w:rFonts w:ascii="Times New Roman" w:hAnsi="Times New Roman" w:cs="Times New Roman"/>
          </w:rPr>
          <w:t xml:space="preserve">sticky-mittens experience should selectively strengthen the association between no obstacles and </w:t>
        </w:r>
      </w:ins>
      <w:ins w:id="204" w:author="Benton, Deon" w:date="2026-06-28T20:27:00Z" w16du:dateUtc="2026-06-29T01:27:00Z">
        <w:r w:rsidR="00726EB0">
          <w:rPr>
            <w:rFonts w:ascii="Times New Roman" w:hAnsi="Times New Roman" w:cs="Times New Roman"/>
          </w:rPr>
          <w:t>straight trajectories.</w:t>
        </w:r>
      </w:ins>
      <w:ins w:id="205" w:author="Benton, Deon" w:date="2026-06-28T20:26:00Z" w16du:dateUtc="2026-06-29T01:26:00Z">
        <w:r w:rsidR="00726EB0">
          <w:rPr>
            <w:rFonts w:ascii="Times New Roman" w:hAnsi="Times New Roman" w:cs="Times New Roman"/>
          </w:rPr>
          <w:t xml:space="preserve"> </w:t>
        </w:r>
      </w:ins>
      <w:ins w:id="206" w:author="Benton, Deon" w:date="2026-06-28T20:29:00Z" w16du:dateUtc="2026-06-29T01:29:00Z">
        <w:r w:rsidR="00726EB0">
          <w:rPr>
            <w:rFonts w:ascii="Times New Roman" w:hAnsi="Times New Roman" w:cs="Times New Roman"/>
          </w:rPr>
          <w:t>Th</w:t>
        </w:r>
      </w:ins>
      <w:ins w:id="207" w:author="Benton, Deon" w:date="2026-06-28T20:32:00Z" w16du:dateUtc="2026-06-29T01:32:00Z">
        <w:r w:rsidR="00AF3234">
          <w:rPr>
            <w:rFonts w:ascii="Times New Roman" w:hAnsi="Times New Roman" w:cs="Times New Roman"/>
          </w:rPr>
          <w:t>e consequence is that</w:t>
        </w:r>
      </w:ins>
      <w:ins w:id="208" w:author="Benton, Deon" w:date="2026-06-28T20:29:00Z" w16du:dateUtc="2026-06-29T01:29:00Z">
        <w:r w:rsidR="00726EB0">
          <w:rPr>
            <w:rFonts w:ascii="Times New Roman" w:hAnsi="Times New Roman" w:cs="Times New Roman"/>
          </w:rPr>
          <w:t xml:space="preserve"> </w:t>
        </w:r>
      </w:ins>
      <w:ins w:id="209" w:author="Benton, Deon" w:date="2026-06-28T20:30:00Z" w16du:dateUtc="2026-06-29T01:30:00Z">
        <w:r w:rsidR="00726EB0">
          <w:rPr>
            <w:rFonts w:ascii="Times New Roman" w:hAnsi="Times New Roman" w:cs="Times New Roman"/>
          </w:rPr>
          <w:t xml:space="preserve">efficient actions </w:t>
        </w:r>
      </w:ins>
      <w:ins w:id="210" w:author="Benton, Deon" w:date="2026-06-28T20:32:00Z" w16du:dateUtc="2026-06-29T01:32:00Z">
        <w:r w:rsidR="00AF3234">
          <w:rPr>
            <w:rFonts w:ascii="Times New Roman" w:hAnsi="Times New Roman" w:cs="Times New Roman"/>
          </w:rPr>
          <w:t xml:space="preserve">should produce less prediction </w:t>
        </w:r>
        <w:proofErr w:type="gramStart"/>
        <w:r w:rsidR="00AF3234">
          <w:rPr>
            <w:rFonts w:ascii="Times New Roman" w:hAnsi="Times New Roman" w:cs="Times New Roman"/>
          </w:rPr>
          <w:t>error—</w:t>
        </w:r>
        <w:proofErr w:type="gramEnd"/>
        <w:r w:rsidR="00AF3234">
          <w:rPr>
            <w:rFonts w:ascii="Times New Roman" w:hAnsi="Times New Roman" w:cs="Times New Roman"/>
          </w:rPr>
          <w:t>and thus less looking—t</w:t>
        </w:r>
      </w:ins>
      <w:ins w:id="211" w:author="Benton, Deon" w:date="2026-06-28T20:30:00Z" w16du:dateUtc="2026-06-29T01:30:00Z">
        <w:r w:rsidR="00726EB0">
          <w:rPr>
            <w:rFonts w:ascii="Times New Roman" w:hAnsi="Times New Roman" w:cs="Times New Roman"/>
          </w:rPr>
          <w:t>han inefficient ones.</w:t>
        </w:r>
      </w:ins>
      <w:r w:rsidR="00C34BA4" w:rsidRPr="00C34BA4">
        <w:rPr>
          <w:rFonts w:ascii="Times New Roman" w:hAnsi="Times New Roman" w:cs="Times New Roman"/>
        </w:rPr>
        <w:t xml:space="preserve"> </w:t>
      </w:r>
    </w:p>
    <w:p w14:paraId="2133B31B" w14:textId="48274CB3" w:rsidR="00166D82" w:rsidRDefault="00CF3B6F" w:rsidP="00796E89">
      <w:pPr>
        <w:spacing w:line="480" w:lineRule="auto"/>
        <w:ind w:firstLine="720"/>
        <w:contextualSpacing/>
        <w:rPr>
          <w:rFonts w:ascii="Times New Roman" w:hAnsi="Times New Roman" w:cs="Times New Roman"/>
        </w:rPr>
      </w:pPr>
      <w:r w:rsidRPr="00CF3B6F">
        <w:rPr>
          <w:rFonts w:ascii="Times New Roman" w:hAnsi="Times New Roman" w:cs="Times New Roman"/>
        </w:rPr>
        <w:t>The next section opens with a brief discussion of VOM10 and its modified variant, VOM10-2, followed by a discussion of ALIAS and its modified variant, ALIAS-2.</w:t>
      </w:r>
      <w:r w:rsidR="00796E89">
        <w:rPr>
          <w:rFonts w:ascii="Times New Roman" w:hAnsi="Times New Roman" w:cs="Times New Roman"/>
        </w:rPr>
        <w:t xml:space="preserve"> </w:t>
      </w:r>
      <w:r w:rsidR="00D96028">
        <w:rPr>
          <w:rFonts w:ascii="Times New Roman" w:hAnsi="Times New Roman" w:cs="Times New Roman"/>
        </w:rPr>
        <w:t xml:space="preserve">To determine whether ALIAS could reproduce the five target findings as well as whether it provided a better account of these findings than any of the competitor models, five simulations are then reported.  </w:t>
      </w:r>
      <w:ins w:id="212" w:author="Benton, Deon" w:date="2026-06-29T18:47:00Z" w16du:dateUtc="2026-06-29T23:47:00Z">
        <w:r w:rsidR="005330B2">
          <w:rPr>
            <w:rFonts w:ascii="Times New Roman" w:hAnsi="Times New Roman" w:cs="Times New Roman"/>
          </w:rPr>
          <w:t xml:space="preserve">Two additional simulations are then reported demonstrating that ALIAS does more than capture existing data: It can generate </w:t>
        </w:r>
      </w:ins>
      <w:ins w:id="213" w:author="Benton, Deon" w:date="2026-06-29T18:48:00Z" w16du:dateUtc="2026-06-29T23:48:00Z">
        <w:r w:rsidR="005330B2">
          <w:rPr>
            <w:rFonts w:ascii="Times New Roman" w:hAnsi="Times New Roman" w:cs="Times New Roman"/>
          </w:rPr>
          <w:t xml:space="preserve">predictions that meaningfully diverge from those of </w:t>
        </w:r>
      </w:ins>
      <w:ins w:id="214" w:author="Benton, Deon" w:date="2026-06-29T18:56:00Z" w16du:dateUtc="2026-06-29T23:56:00Z">
        <w:r w:rsidR="005330B2">
          <w:rPr>
            <w:rFonts w:ascii="Times New Roman" w:hAnsi="Times New Roman" w:cs="Times New Roman"/>
          </w:rPr>
          <w:t>domain-</w:t>
        </w:r>
        <w:r w:rsidR="005330B2">
          <w:rPr>
            <w:rFonts w:ascii="Times New Roman" w:hAnsi="Times New Roman" w:cs="Times New Roman"/>
          </w:rPr>
          <w:lastRenderedPageBreak/>
          <w:t>specific</w:t>
        </w:r>
      </w:ins>
      <w:ins w:id="215" w:author="Benton, Deon" w:date="2026-06-29T18:48:00Z" w16du:dateUtc="2026-06-29T23:48:00Z">
        <w:r w:rsidR="005330B2">
          <w:rPr>
            <w:rFonts w:ascii="Times New Roman" w:hAnsi="Times New Roman" w:cs="Times New Roman"/>
          </w:rPr>
          <w:t xml:space="preserve"> accounts and that serve as predictions</w:t>
        </w:r>
      </w:ins>
      <w:r w:rsidR="00796E89">
        <w:rPr>
          <w:rFonts w:ascii="Times New Roman" w:hAnsi="Times New Roman" w:cs="Times New Roman"/>
        </w:rPr>
        <w:t xml:space="preserve"> for how infants would perform in analogous experiments. In all simulations, </w:t>
      </w:r>
      <w:r w:rsidR="002A65A2">
        <w:rPr>
          <w:rFonts w:ascii="Times New Roman" w:hAnsi="Times New Roman" w:cs="Times New Roman"/>
        </w:rPr>
        <w:t>only</w:t>
      </w:r>
      <w:r w:rsidR="002A65A2" w:rsidRPr="00B4002A">
        <w:rPr>
          <w:rFonts w:ascii="Times New Roman" w:hAnsi="Times New Roman" w:cs="Times New Roman"/>
        </w:rPr>
        <w:t xml:space="preserve"> t</w:t>
      </w:r>
      <w:r w:rsidR="00FB4C11">
        <w:rPr>
          <w:rFonts w:ascii="Times New Roman" w:hAnsi="Times New Roman" w:cs="Times New Roman"/>
        </w:rPr>
        <w:t xml:space="preserve">he most critical aspects of the </w:t>
      </w:r>
      <w:r>
        <w:rPr>
          <w:rFonts w:ascii="Times New Roman" w:hAnsi="Times New Roman" w:cs="Times New Roman"/>
        </w:rPr>
        <w:t xml:space="preserve">corresponding </w:t>
      </w:r>
      <w:r w:rsidR="00FB4C11">
        <w:rPr>
          <w:rFonts w:ascii="Times New Roman" w:hAnsi="Times New Roman" w:cs="Times New Roman"/>
        </w:rPr>
        <w:t>experiments</w:t>
      </w:r>
      <w:r w:rsidR="00796E89">
        <w:rPr>
          <w:rFonts w:ascii="Times New Roman" w:hAnsi="Times New Roman" w:cs="Times New Roman"/>
        </w:rPr>
        <w:t xml:space="preserve"> were preserved</w:t>
      </w:r>
      <w:r w:rsidR="00FB4C11">
        <w:rPr>
          <w:rFonts w:ascii="Times New Roman" w:hAnsi="Times New Roman" w:cs="Times New Roman"/>
        </w:rPr>
        <w:t xml:space="preserve">. </w:t>
      </w:r>
      <w:r w:rsidR="002A65A2">
        <w:rPr>
          <w:rFonts w:ascii="Times New Roman" w:hAnsi="Times New Roman" w:cs="Times New Roman"/>
        </w:rPr>
        <w:t>Reasonable assumptions were made w</w:t>
      </w:r>
      <w:r w:rsidR="002A65A2" w:rsidRPr="00B4002A">
        <w:rPr>
          <w:rFonts w:ascii="Times New Roman" w:hAnsi="Times New Roman" w:cs="Times New Roman"/>
        </w:rPr>
        <w:t>hen methodological details were unavailabl</w:t>
      </w:r>
      <w:r w:rsidR="002A65A2">
        <w:rPr>
          <w:rFonts w:ascii="Times New Roman" w:hAnsi="Times New Roman" w:cs="Times New Roman"/>
        </w:rPr>
        <w:t>e</w:t>
      </w:r>
      <w:r w:rsidR="002A65A2" w:rsidRPr="00B4002A">
        <w:rPr>
          <w:rFonts w:ascii="Times New Roman" w:hAnsi="Times New Roman" w:cs="Times New Roman"/>
        </w:rPr>
        <w:t>.</w:t>
      </w:r>
      <w:r w:rsidR="002A65A2">
        <w:rPr>
          <w:rFonts w:ascii="Times New Roman" w:hAnsi="Times New Roman" w:cs="Times New Roman"/>
        </w:rPr>
        <w:t xml:space="preserve"> </w:t>
      </w:r>
      <w:r w:rsidR="00FB4C11">
        <w:rPr>
          <w:rFonts w:ascii="Times New Roman" w:hAnsi="Times New Roman" w:cs="Times New Roman"/>
        </w:rPr>
        <w:t>Simulations were</w:t>
      </w:r>
      <w:r w:rsidR="002A65A2">
        <w:rPr>
          <w:rFonts w:ascii="Times New Roman" w:hAnsi="Times New Roman" w:cs="Times New Roman"/>
        </w:rPr>
        <w:t xml:space="preserve"> run using the Lens neural network simulator (Rohde, 1999).</w:t>
      </w:r>
      <w:r w:rsidR="00FB4C11">
        <w:rPr>
          <w:rFonts w:ascii="Times New Roman" w:hAnsi="Times New Roman" w:cs="Times New Roman"/>
        </w:rPr>
        <w:t xml:space="preserve"> All training, testing, and data files are</w:t>
      </w:r>
      <w:r w:rsidR="008E524A">
        <w:rPr>
          <w:rFonts w:ascii="Times New Roman" w:hAnsi="Times New Roman" w:cs="Times New Roman"/>
        </w:rPr>
        <w:t xml:space="preserve"> </w:t>
      </w:r>
      <w:r w:rsidR="002A65A2">
        <w:rPr>
          <w:rFonts w:ascii="Times New Roman" w:hAnsi="Times New Roman" w:cs="Times New Roman"/>
        </w:rPr>
        <w:t xml:space="preserve">available for download at </w:t>
      </w:r>
      <w:hyperlink r:id="rId13" w:history="1">
        <w:r w:rsidR="002A65A2" w:rsidRPr="008472E4">
          <w:rPr>
            <w:rStyle w:val="Hyperlink"/>
            <w:rFonts w:ascii="Times New Roman" w:hAnsi="Times New Roman" w:cs="Times New Roman"/>
          </w:rPr>
          <w:t>https://osf.io/9eqpf/?view_only=62f752417a9141c7b0509a998039ad13</w:t>
        </w:r>
      </w:hyperlink>
      <w:r w:rsidR="002A65A2">
        <w:rPr>
          <w:rFonts w:ascii="Times New Roman" w:hAnsi="Times New Roman" w:cs="Times New Roman"/>
        </w:rPr>
        <w:t>.</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4FB3CB1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w:t>
      </w:r>
      <w:proofErr w:type="gramStart"/>
      <w:r w:rsidR="00084546" w:rsidRPr="00084546">
        <w:rPr>
          <w:rFonts w:ascii="Times New Roman" w:hAnsi="Times New Roman" w:cs="Times New Roman"/>
        </w:rPr>
        <w:t>a 5 ×</w:t>
      </w:r>
      <w:proofErr w:type="gramEnd"/>
      <w:r w:rsidR="00084546" w:rsidRPr="00084546">
        <w:rPr>
          <w:rFonts w:ascii="Times New Roman" w:hAnsi="Times New Roman" w:cs="Times New Roman"/>
        </w:rPr>
        <w:t xml:space="preserve">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 xml:space="preserve">Training involved </w:t>
      </w:r>
      <w:ins w:id="216" w:author="Benton, Deon" w:date="2026-06-29T18:56:00Z" w16du:dateUtc="2026-06-29T23:56:00Z">
        <w:r w:rsidR="005330B2">
          <w:rPr>
            <w:rFonts w:ascii="Times New Roman" w:hAnsi="Times New Roman" w:cs="Times New Roman"/>
          </w:rPr>
          <w:t>presenting</w:t>
        </w:r>
      </w:ins>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w:t>
      </w:r>
      <w:proofErr w:type="gramStart"/>
      <w:r w:rsidR="00084546" w:rsidRPr="00084546">
        <w:rPr>
          <w:rFonts w:ascii="Times New Roman" w:hAnsi="Times New Roman" w:cs="Times New Roman"/>
        </w:rPr>
        <w:t>step</w:t>
      </w:r>
      <w:proofErr w:type="gramEnd"/>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 xml:space="preserve">As in </w:t>
      </w:r>
      <w:proofErr w:type="spellStart"/>
      <w:r w:rsidR="003F334B">
        <w:rPr>
          <w:rFonts w:ascii="Times New Roman" w:hAnsi="Times New Roman" w:cs="Times New Roman"/>
          <w:i w:val="0"/>
          <w:iCs w:val="0"/>
          <w:color w:val="000000" w:themeColor="text1"/>
          <w:sz w:val="24"/>
          <w:szCs w:val="24"/>
        </w:rPr>
        <w:t>Overwalle</w:t>
      </w:r>
      <w:proofErr w:type="spellEnd"/>
      <w:r w:rsidR="003F334B">
        <w:rPr>
          <w:rFonts w:ascii="Times New Roman" w:hAnsi="Times New Roman" w:cs="Times New Roman"/>
          <w:i w:val="0"/>
          <w:iCs w:val="0"/>
          <w:color w:val="000000" w:themeColor="text1"/>
          <w:sz w:val="24"/>
          <w:szCs w:val="24"/>
        </w:rPr>
        <w:t xml:space="preserve"> (2010), t</w:t>
      </w:r>
      <w:r w:rsidR="00EA3E28">
        <w:rPr>
          <w:rFonts w:ascii="Times New Roman" w:hAnsi="Times New Roman" w:cs="Times New Roman"/>
          <w:i w:val="0"/>
          <w:iCs w:val="0"/>
          <w:color w:val="000000" w:themeColor="text1"/>
          <w:sz w:val="24"/>
          <w:szCs w:val="24"/>
        </w:rPr>
        <w:t xml:space="preserve">he critical units for arced </w:t>
      </w:r>
      <w:proofErr w:type="spellStart"/>
      <w:r w:rsidR="003F334B">
        <w:rPr>
          <w:rFonts w:ascii="Times New Roman" w:hAnsi="Times New Roman" w:cs="Times New Roman"/>
          <w:i w:val="0"/>
          <w:iCs w:val="0"/>
          <w:color w:val="000000" w:themeColor="text1"/>
          <w:sz w:val="24"/>
          <w:szCs w:val="24"/>
        </w:rPr>
        <w:t>arced</w:t>
      </w:r>
      <w:proofErr w:type="spellEnd"/>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7"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18"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3EC834A2"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7045F5">
                        <w:rPr>
                          <w:rFonts w:ascii="Times New Roman" w:hAnsi="Times New Roman" w:cs="Times New Roman"/>
                          <w:i w:val="0"/>
                          <w:iCs w:val="0"/>
                          <w:color w:val="000000" w:themeColor="text1"/>
                          <w:sz w:val="24"/>
                          <w:szCs w:val="24"/>
                        </w:rPr>
                        <w:t xml:space="preserve">The model combined an autoencoder (Groups 1-2 and 4-11) </w:t>
                      </w:r>
                      <w:ins w:id="219" w:author="Benton, Deon" w:date="2026-06-29T18:58:00Z" w16du:dateUtc="2026-06-29T23:58:00Z">
                        <w:r w:rsidR="00B2146D">
                          <w:rPr>
                            <w:rFonts w:ascii="Times New Roman" w:hAnsi="Times New Roman" w:cs="Times New Roman"/>
                            <w:i w:val="0"/>
                            <w:iCs w:val="0"/>
                            <w:color w:val="000000" w:themeColor="text1"/>
                            <w:sz w:val="24"/>
                            <w:szCs w:val="24"/>
                          </w:rPr>
                          <w:t>with an SRN</w:t>
                        </w:r>
                      </w:ins>
                      <w:r w:rsidR="007045F5">
                        <w:rPr>
                          <w:rFonts w:ascii="Times New Roman" w:hAnsi="Times New Roman" w:cs="Times New Roman"/>
                          <w:i w:val="0"/>
                          <w:iCs w:val="0"/>
                          <w:color w:val="000000" w:themeColor="text1"/>
                          <w:sz w:val="24"/>
                          <w:szCs w:val="24"/>
                        </w:rPr>
                        <w:t xml:space="preserve">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w:t>
                      </w:r>
                      <w:ins w:id="220" w:author="Benton, Deon" w:date="2026-06-29T18:58:00Z" w16du:dateUtc="2026-06-29T23:58:00Z">
                        <w:r w:rsidR="00B2146D">
                          <w:rPr>
                            <w:rFonts w:ascii="Times New Roman" w:hAnsi="Times New Roman" w:cs="Times New Roman"/>
                            <w:i w:val="0"/>
                            <w:iCs w:val="0"/>
                            <w:color w:val="000000" w:themeColor="text1"/>
                            <w:sz w:val="24"/>
                            <w:szCs w:val="24"/>
                          </w:rPr>
                          <w:t xml:space="preserve">the </w:t>
                        </w:r>
                      </w:ins>
                      <w:r w:rsidR="002D278F">
                        <w:rPr>
                          <w:rFonts w:ascii="Times New Roman" w:hAnsi="Times New Roman" w:cs="Times New Roman"/>
                          <w:i w:val="0"/>
                          <w:iCs w:val="0"/>
                          <w:color w:val="000000" w:themeColor="text1"/>
                          <w:sz w:val="24"/>
                          <w:szCs w:val="24"/>
                        </w:rPr>
                        <w:t>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534489AE" w14:textId="00DFE611" w:rsidR="008F4405" w:rsidRDefault="00256CC3" w:rsidP="00F93D10">
      <w:pPr>
        <w:spacing w:line="480" w:lineRule="auto"/>
        <w:ind w:firstLine="720"/>
        <w:contextualSpacing/>
        <w:rPr>
          <w:ins w:id="221" w:author="Benton, Deon" w:date="2026-06-29T19:34:00Z" w16du:dateUtc="2026-06-30T00:34:00Z"/>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ins w:id="222" w:author="Benton, Deon" w:date="2026-06-29T19:27:00Z" w16du:dateUtc="2026-06-30T00:27:00Z">
        <w:r w:rsidR="00F93D10">
          <w:rPr>
            <w:rFonts w:ascii="Times New Roman" w:hAnsi="Times New Roman" w:cs="Times New Roman"/>
          </w:rPr>
          <w:t xml:space="preserve">ALIAS combined </w:t>
        </w:r>
        <w:r w:rsidR="00F93D10">
          <w:rPr>
            <w:rFonts w:ascii="Times New Roman" w:hAnsi="Times New Roman" w:cs="Times New Roman"/>
          </w:rPr>
          <w:t xml:space="preserve">an autoencoder with a simple recurrent network (SRN). </w:t>
        </w:r>
        <w:r w:rsidR="00F93D10" w:rsidRPr="00AE702A">
          <w:rPr>
            <w:rFonts w:ascii="Times New Roman" w:hAnsi="Times New Roman" w:cs="Times New Roman"/>
          </w:rPr>
          <w:t xml:space="preserve">Autoencoders learn compact internal </w:t>
        </w:r>
        <w:r w:rsidR="00F93D10" w:rsidRPr="00AE702A">
          <w:rPr>
            <w:rFonts w:ascii="Times New Roman" w:hAnsi="Times New Roman" w:cs="Times New Roman"/>
          </w:rPr>
          <w:lastRenderedPageBreak/>
          <w:t>representations sufficient to reproduce the current input pattern at the output layer.</w:t>
        </w:r>
        <w:r w:rsidR="00F93D10">
          <w:rPr>
            <w:rFonts w:ascii="Times New Roman" w:hAnsi="Times New Roman" w:cs="Times New Roman"/>
          </w:rPr>
          <w:t xml:space="preserve"> </w:t>
        </w:r>
        <w:r w:rsidR="00F93D10" w:rsidRPr="00EA798A">
          <w:rPr>
            <w:rFonts w:ascii="Times New Roman" w:hAnsi="Times New Roman" w:cs="Times New Roman"/>
          </w:rPr>
          <w:t>SRNs learn to predict upcoming states from prior states by extracting sequential regularities in the input.</w:t>
        </w:r>
        <w:r w:rsidR="00F93D10">
          <w:rPr>
            <w:rFonts w:ascii="Times New Roman" w:hAnsi="Times New Roman" w:cs="Times New Roman"/>
          </w:rPr>
          <w:t xml:space="preserve"> </w:t>
        </w:r>
      </w:ins>
      <w:ins w:id="223" w:author="Benton, Deon" w:date="2026-06-29T19:35:00Z" w16du:dateUtc="2026-06-30T00:35:00Z">
        <w:r w:rsidR="008F4405">
          <w:rPr>
            <w:rFonts w:ascii="Times New Roman" w:hAnsi="Times New Roman" w:cs="Times New Roman"/>
          </w:rPr>
          <w:t>The fact that both model</w:t>
        </w:r>
      </w:ins>
      <w:ins w:id="224" w:author="Benton, Deon" w:date="2026-06-29T19:36:00Z" w16du:dateUtc="2026-06-30T00:36:00Z">
        <w:r w:rsidR="008F4405">
          <w:rPr>
            <w:rFonts w:ascii="Times New Roman" w:hAnsi="Times New Roman" w:cs="Times New Roman"/>
          </w:rPr>
          <w:t xml:space="preserve"> types employed self-supervised learning and thus did not require an explicit teaching signal made them </w:t>
        </w:r>
        <w:r w:rsidR="00B246E0">
          <w:rPr>
            <w:rFonts w:ascii="Times New Roman" w:hAnsi="Times New Roman" w:cs="Times New Roman"/>
          </w:rPr>
          <w:t>appropriate choice</w:t>
        </w:r>
      </w:ins>
      <w:ins w:id="225" w:author="Benton, Deon" w:date="2026-06-29T19:37:00Z" w16du:dateUtc="2026-06-30T00:37:00Z">
        <w:r w:rsidR="00B246E0">
          <w:rPr>
            <w:rFonts w:ascii="Times New Roman" w:hAnsi="Times New Roman" w:cs="Times New Roman"/>
          </w:rPr>
          <w:t>s</w:t>
        </w:r>
      </w:ins>
      <w:ins w:id="226" w:author="Benton, Deon" w:date="2026-06-29T19:36:00Z" w16du:dateUtc="2026-06-30T00:36:00Z">
        <w:r w:rsidR="008F4405">
          <w:rPr>
            <w:rFonts w:ascii="Times New Roman" w:hAnsi="Times New Roman" w:cs="Times New Roman"/>
          </w:rPr>
          <w:t xml:space="preserve"> for the present simulations.</w:t>
        </w:r>
      </w:ins>
    </w:p>
    <w:p w14:paraId="6DA3979C" w14:textId="08A0DD7B" w:rsidR="00C52039" w:rsidRDefault="00400445" w:rsidP="006971F8">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Pr>
          <w:rFonts w:ascii="Times New Roman" w:hAnsi="Times New Roman" w:cs="Times New Roman"/>
        </w:rPr>
        <w:t xml:space="preserve">consisted of </w:t>
      </w:r>
      <w:ins w:id="227" w:author="Benton, Deon" w:date="2026-06-29T19:01:00Z" w16du:dateUtc="2026-06-30T00:01:00Z">
        <w:r w:rsidR="00831A28">
          <w:rPr>
            <w:rFonts w:ascii="Times New Roman" w:hAnsi="Times New Roman" w:cs="Times New Roman"/>
          </w:rPr>
          <w:t xml:space="preserve">input and output layers, each consisting of 11 groups. </w:t>
        </w:r>
      </w:ins>
      <w:ins w:id="228" w:author="Benton, Deon" w:date="2026-06-29T19:02:00Z" w16du:dateUtc="2026-06-30T00:02:00Z">
        <w:r w:rsidR="00831A28">
          <w:rPr>
            <w:rFonts w:ascii="Times New Roman" w:hAnsi="Times New Roman" w:cs="Times New Roman"/>
          </w:rPr>
          <w:t>The groups</w:t>
        </w:r>
      </w:ins>
      <w:r w:rsidR="00227ED2">
        <w:rPr>
          <w:rFonts w:ascii="Times New Roman" w:hAnsi="Times New Roman" w:cs="Times New Roman"/>
        </w:rPr>
        <w:t xml:space="preserve"> </w:t>
      </w:r>
      <w:ins w:id="229" w:author="Benton, Deon" w:date="2026-06-29T19:02:00Z" w16du:dateUtc="2026-06-30T00:02:00Z">
        <w:r w:rsidR="00831A28">
          <w:rPr>
            <w:rFonts w:ascii="Times New Roman" w:hAnsi="Times New Roman" w:cs="Times New Roman"/>
          </w:rPr>
          <w:t>corresponded</w:t>
        </w:r>
      </w:ins>
      <w:r w:rsidR="00B15EDE" w:rsidRPr="00B15EDE">
        <w:rPr>
          <w:rFonts w:ascii="Times New Roman" w:hAnsi="Times New Roman" w:cs="Times New Roman"/>
        </w:rPr>
        <w:t xml:space="preserve"> to different visible surface features</w:t>
      </w:r>
      <w:ins w:id="230" w:author="Benton, Deon" w:date="2026-06-29T19:02:00Z" w16du:dateUtc="2026-06-30T00:02:00Z">
        <w:r w:rsidR="00831A28">
          <w:rPr>
            <w:rFonts w:ascii="Times New Roman" w:hAnsi="Times New Roman" w:cs="Times New Roman"/>
          </w:rPr>
          <w:t xml:space="preserve"> (described more below)</w:t>
        </w:r>
      </w:ins>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ins w:id="231" w:author="Benton, Deon" w:date="2026-06-29T19:03:00Z" w16du:dateUtc="2026-06-30T00:03:00Z">
        <w:r w:rsidR="00FF2ADB">
          <w:rPr>
            <w:rFonts w:ascii="Times New Roman" w:hAnsi="Times New Roman" w:cs="Times New Roman"/>
          </w:rPr>
          <w:t>; the precise number</w:t>
        </w:r>
      </w:ins>
      <w:r w:rsidR="00AE7C83">
        <w:rPr>
          <w:rFonts w:ascii="Times New Roman" w:hAnsi="Times New Roman" w:cs="Times New Roman"/>
        </w:rPr>
        <w:t xml:space="preserve"> </w:t>
      </w:r>
      <w:ins w:id="232" w:author="Benton, Deon" w:date="2026-06-29T19:03:00Z" w16du:dateUtc="2026-06-30T00:03:00Z">
        <w:r w:rsidR="00FF2ADB">
          <w:rPr>
            <w:rFonts w:ascii="Times New Roman" w:hAnsi="Times New Roman" w:cs="Times New Roman"/>
          </w:rPr>
          <w:t>depend</w:t>
        </w:r>
        <w:r w:rsidR="00FF2ADB">
          <w:rPr>
            <w:rFonts w:ascii="Times New Roman" w:hAnsi="Times New Roman" w:cs="Times New Roman"/>
          </w:rPr>
          <w:t xml:space="preserve">ed </w:t>
        </w:r>
      </w:ins>
      <w:r w:rsidR="000318BC">
        <w:rPr>
          <w:rFonts w:ascii="Times New Roman" w:hAnsi="Times New Roman" w:cs="Times New Roman"/>
        </w:rPr>
        <w:t>on the simulation.</w:t>
      </w:r>
      <w:r w:rsidR="00B44ABD">
        <w:rPr>
          <w:rFonts w:ascii="Times New Roman" w:hAnsi="Times New Roman" w:cs="Times New Roman"/>
        </w:rPr>
        <w:t xml:space="preserve"> </w:t>
      </w:r>
      <w:r w:rsidR="00A73E05">
        <w:rPr>
          <w:rFonts w:ascii="Times New Roman" w:hAnsi="Times New Roman" w:cs="Times New Roman"/>
        </w:rPr>
        <w:t xml:space="preserve">The input and context </w:t>
      </w:r>
      <w:ins w:id="233" w:author="Benton, Deon" w:date="2026-06-29T19:03:00Z" w16du:dateUtc="2026-06-30T00:03:00Z">
        <w:r w:rsidR="00FF2ADB">
          <w:rPr>
            <w:rFonts w:ascii="Times New Roman" w:hAnsi="Times New Roman" w:cs="Times New Roman"/>
          </w:rPr>
          <w:t>layers</w:t>
        </w:r>
        <w:r w:rsidR="00FF2ADB">
          <w:rPr>
            <w:rFonts w:ascii="Times New Roman" w:hAnsi="Times New Roman" w:cs="Times New Roman"/>
          </w:rPr>
          <w:t xml:space="preserve"> </w:t>
        </w:r>
      </w:ins>
      <w:r w:rsidR="00A73E05">
        <w:rPr>
          <w:rFonts w:ascii="Times New Roman" w:hAnsi="Times New Roman" w:cs="Times New Roman"/>
        </w:rPr>
        <w:t xml:space="preserve">were fully connected to the hidden </w:t>
      </w:r>
      <w:ins w:id="234" w:author="Benton, Deon" w:date="2026-06-29T19:03:00Z" w16du:dateUtc="2026-06-30T00:03:00Z">
        <w:r w:rsidR="00FF2ADB">
          <w:rPr>
            <w:rFonts w:ascii="Times New Roman" w:hAnsi="Times New Roman" w:cs="Times New Roman"/>
          </w:rPr>
          <w:t xml:space="preserve">layer, </w:t>
        </w:r>
      </w:ins>
      <w:ins w:id="235" w:author="Benton, Deon" w:date="2026-06-29T19:04:00Z" w16du:dateUtc="2026-06-30T00:04:00Z">
        <w:r w:rsidR="00FF2ADB">
          <w:rPr>
            <w:rFonts w:ascii="Times New Roman" w:hAnsi="Times New Roman" w:cs="Times New Roman"/>
          </w:rPr>
          <w:t>which</w:t>
        </w:r>
      </w:ins>
      <w:r w:rsidR="006971F8">
        <w:rPr>
          <w:rFonts w:ascii="Times New Roman" w:hAnsi="Times New Roman" w:cs="Times New Roman"/>
        </w:rPr>
        <w:t xml:space="preserve"> in turn </w:t>
      </w:r>
      <w:ins w:id="236" w:author="Benton, Deon" w:date="2026-06-29T19:04:00Z" w16du:dateUtc="2026-06-30T00:04:00Z">
        <w:r w:rsidR="00FF2ADB">
          <w:rPr>
            <w:rFonts w:ascii="Times New Roman" w:hAnsi="Times New Roman" w:cs="Times New Roman"/>
          </w:rPr>
          <w:t>was</w:t>
        </w:r>
      </w:ins>
      <w:r w:rsidR="00A73E05">
        <w:rPr>
          <w:rFonts w:ascii="Times New Roman" w:hAnsi="Times New Roman" w:cs="Times New Roman"/>
        </w:rPr>
        <w:t xml:space="preserve"> fully connected to the output </w:t>
      </w:r>
      <w:ins w:id="237" w:author="Benton, Deon" w:date="2026-06-29T19:04:00Z" w16du:dateUtc="2026-06-30T00:04:00Z">
        <w:r w:rsidR="00FF2ADB">
          <w:rPr>
            <w:rFonts w:ascii="Times New Roman" w:hAnsi="Times New Roman" w:cs="Times New Roman"/>
          </w:rPr>
          <w:t>layer</w:t>
        </w:r>
      </w:ins>
      <w:r w:rsidR="00A73E05">
        <w:rPr>
          <w:rFonts w:ascii="Times New Roman" w:hAnsi="Times New Roman" w:cs="Times New Roman"/>
        </w:rPr>
        <w:t>.</w:t>
      </w:r>
      <w:r w:rsidR="009C4242">
        <w:rPr>
          <w:rFonts w:ascii="Times New Roman" w:hAnsi="Times New Roman" w:cs="Times New Roman"/>
        </w:rPr>
        <w:t xml:space="preserve"> Weights were initialized to small random values sampled uniformly between ±0.1.</w:t>
      </w:r>
      <w:r w:rsidR="00D8408B">
        <w:rPr>
          <w:rFonts w:ascii="Times New Roman" w:hAnsi="Times New Roman" w:cs="Times New Roman"/>
        </w:rPr>
        <w:t xml:space="preserve"> Bias connections were not included in any of the simulations. </w:t>
      </w:r>
    </w:p>
    <w:p w14:paraId="0A17C362" w14:textId="725F4C59"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 xml:space="preserve">The activation values for </w:t>
      </w:r>
      <w:ins w:id="238" w:author="Benton, Deon" w:date="2026-06-29T19:05:00Z" w16du:dateUtc="2026-06-30T00:05:00Z">
        <w:r w:rsidR="0056396D">
          <w:rPr>
            <w:rFonts w:ascii="Times New Roman" w:hAnsi="Times New Roman" w:cs="Times New Roman"/>
          </w:rPr>
          <w:t>“upstream” units were based on t</w:t>
        </w:r>
      </w:ins>
      <w:ins w:id="239" w:author="Benton, Deon" w:date="2026-06-29T19:06:00Z" w16du:dateUtc="2026-06-30T00:06:00Z">
        <w:r w:rsidR="0056396D">
          <w:rPr>
            <w:rFonts w:ascii="Times New Roman" w:hAnsi="Times New Roman" w:cs="Times New Roman"/>
          </w:rPr>
          <w:t>heir</w:t>
        </w:r>
      </w:ins>
      <w:r w:rsidR="003A7DD5">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ins w:id="240" w:author="Benton, Deon" w:date="2026-06-29T19:08:00Z" w16du:dateUtc="2026-06-30T00:08:00Z">
        <w:r w:rsidR="00FB26DE">
          <w:rPr>
            <w:rFonts w:ascii="Times New Roman" w:hAnsi="Times New Roman" w:cs="Times New Roman"/>
          </w:rPr>
          <w:t>. For example, the net input into a hidden unit was</w:t>
        </w:r>
      </w:ins>
      <w:ins w:id="241" w:author="Benton, Deon" w:date="2026-06-29T19:06:00Z" w16du:dateUtc="2026-06-30T00:06:00Z">
        <w:r w:rsidR="0056396D">
          <w:rPr>
            <w:rFonts w:ascii="Times New Roman" w:hAnsi="Times New Roman" w:cs="Times New Roman"/>
          </w:rPr>
          <w:t xml:space="preserve"> calculated as follows</w:t>
        </w:r>
      </w:ins>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6FC583D2"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ins w:id="242" w:author="Benton, Deon" w:date="2026-06-29T19:06:00Z" w16du:dateUtc="2026-06-30T00:06:00Z">
        <w:r w:rsidR="0056396D">
          <w:rPr>
            <w:rFonts w:ascii="Times New Roman" w:hAnsi="Times New Roman" w:cs="Times New Roman"/>
          </w:rPr>
          <w:t>Hidden unit</w:t>
        </w:r>
      </w:ins>
      <w:r w:rsidR="00E36B37">
        <w:rPr>
          <w:rFonts w:ascii="Times New Roman" w:hAnsi="Times New Roman" w:cs="Times New Roman"/>
        </w:rPr>
        <w:t xml:space="preserve">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3F633DFA" w14:textId="1B7C6328" w:rsidR="00FB18E6" w:rsidRDefault="00D07BAA" w:rsidP="00FB26DE">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t>
      </w:r>
      <w:proofErr w:type="gramStart"/>
      <w:r w:rsidR="00CB4A13">
        <w:rPr>
          <w:rFonts w:ascii="Times New Roman" w:hAnsi="Times New Roman" w:cs="Times New Roman"/>
        </w:rPr>
        <w:t>was</w:t>
      </w:r>
      <w:proofErr w:type="gramEnd"/>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0C971EE3"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w:t>
      </w:r>
      <w:proofErr w:type="gramStart"/>
      <w:r w:rsidR="003E753F">
        <w:rPr>
          <w:rFonts w:ascii="Times New Roman" w:hAnsi="Times New Roman" w:cs="Times New Roman"/>
        </w:rPr>
        <w:t>earlier time</w:t>
      </w:r>
      <w:proofErr w:type="gramEnd"/>
      <w:r w:rsidR="003E753F">
        <w:rPr>
          <w:rFonts w:ascii="Times New Roman" w:hAnsi="Times New Roman" w:cs="Times New Roman"/>
        </w:rPr>
        <w:t xml:space="preserve"> steps </w:t>
      </w:r>
      <w:ins w:id="243" w:author="Benton, Deon" w:date="2026-06-29T19:11:00Z" w16du:dateUtc="2026-06-30T00:11:00Z">
        <w:r w:rsidR="00FB26DE">
          <w:rPr>
            <w:rFonts w:ascii="Times New Roman" w:hAnsi="Times New Roman" w:cs="Times New Roman"/>
          </w:rPr>
          <w:t>c</w:t>
        </w:r>
      </w:ins>
      <w:ins w:id="244" w:author="Benton, Deon" w:date="2026-06-29T19:12:00Z" w16du:dateUtc="2026-06-30T00:12:00Z">
        <w:r w:rsidR="00FB26DE">
          <w:rPr>
            <w:rFonts w:ascii="Times New Roman" w:hAnsi="Times New Roman" w:cs="Times New Roman"/>
          </w:rPr>
          <w:t xml:space="preserve">ould </w:t>
        </w:r>
      </w:ins>
      <w:ins w:id="245" w:author="Benton, Deon" w:date="2026-06-29T19:25:00Z" w16du:dateUtc="2026-06-30T00:25:00Z">
        <w:r w:rsidR="00F93D10">
          <w:rPr>
            <w:rFonts w:ascii="Times New Roman" w:hAnsi="Times New Roman" w:cs="Times New Roman"/>
          </w:rPr>
          <w:t>influence processing</w:t>
        </w:r>
      </w:ins>
      <w:r w:rsidR="003E753F">
        <w:rPr>
          <w:rFonts w:ascii="Times New Roman" w:hAnsi="Times New Roman" w:cs="Times New Roman"/>
        </w:rPr>
        <w:t xml:space="preserve"> at later ones.</w:t>
      </w:r>
    </w:p>
    <w:p w14:paraId="79254BE6" w14:textId="5EF821ED"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ins w:id="246" w:author="Benton, Deon" w:date="2026-06-29T19:12:00Z" w16du:dateUtc="2026-06-30T00:12:00Z">
        <w:r w:rsidR="00FB26DE">
          <w:rPr>
            <w:rFonts w:ascii="Times New Roman" w:hAnsi="Times New Roman" w:cs="Times New Roman"/>
          </w:rPr>
          <w:t>The units</w:t>
        </w:r>
      </w:ins>
      <w:r w:rsidR="00DF5625">
        <w:rPr>
          <w:rFonts w:ascii="Times New Roman" w:hAnsi="Times New Roman" w:cs="Times New Roman"/>
        </w:rPr>
        <w:t xml:space="preserve"> within each group</w:t>
      </w:r>
      <w:ins w:id="247" w:author="Benton, Deon" w:date="2026-06-29T19:12:00Z" w16du:dateUtc="2026-06-30T00:12:00Z">
        <w:r w:rsidR="00FB26DE">
          <w:rPr>
            <w:rFonts w:ascii="Times New Roman" w:hAnsi="Times New Roman" w:cs="Times New Roman"/>
          </w:rPr>
          <w:t xml:space="preserve"> corresponded</w:t>
        </w:r>
      </w:ins>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w:t>
      </w:r>
      <w:ins w:id="248" w:author="Benton, Deon" w:date="2026-06-29T19:13:00Z" w16du:dateUtc="2026-06-30T00:13:00Z">
        <w:r w:rsidR="00FB26DE">
          <w:rPr>
            <w:rFonts w:ascii="Times New Roman" w:hAnsi="Times New Roman" w:cs="Times New Roman"/>
          </w:rPr>
          <w:t>a surface</w:t>
        </w:r>
        <w:r w:rsidR="00FB26DE">
          <w:rPr>
            <w:rFonts w:ascii="Times New Roman" w:hAnsi="Times New Roman" w:cs="Times New Roman"/>
          </w:rPr>
          <w:t xml:space="preserve"> </w:t>
        </w:r>
      </w:ins>
      <w:r w:rsidR="00DF5625">
        <w:rPr>
          <w:rFonts w:ascii="Times New Roman" w:hAnsi="Times New Roman" w:cs="Times New Roman"/>
        </w:rPr>
        <w:t xml:space="preserve">feature. </w:t>
      </w:r>
      <w:ins w:id="249" w:author="Benton, Deon" w:date="2026-06-29T19:13:00Z" w16du:dateUtc="2026-06-30T00:13:00Z">
        <w:r w:rsidR="00FB26DE">
          <w:rPr>
            <w:rFonts w:ascii="Times New Roman" w:hAnsi="Times New Roman" w:cs="Times New Roman"/>
          </w:rPr>
          <w:t>Localist coding was used because it</w:t>
        </w:r>
      </w:ins>
      <w:r w:rsidR="00DF5625">
        <w:rPr>
          <w:rFonts w:ascii="Times New Roman" w:hAnsi="Times New Roman" w:cs="Times New Roman"/>
        </w:rPr>
        <w:t xml:space="preserve">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ins w:id="250" w:author="Benton, Deon" w:date="2026-06-29T19:13:00Z" w16du:dateUtc="2026-06-30T00:13:00Z">
        <w:r w:rsidR="00FB26DE">
          <w:rPr>
            <w:rFonts w:ascii="Times New Roman" w:hAnsi="Times New Roman" w:cs="Times New Roman"/>
          </w:rPr>
          <w:t xml:space="preserve"> and</w:t>
        </w:r>
      </w:ins>
      <w:r w:rsidR="00DF5625">
        <w:rPr>
          <w:rFonts w:ascii="Times New Roman" w:hAnsi="Times New Roman" w:cs="Times New Roman"/>
        </w:rPr>
        <w:t xml:space="preserve">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w:t>
      </w:r>
      <w:r w:rsidR="00CF7DC5" w:rsidRPr="00CF7DC5">
        <w:rPr>
          <w:rFonts w:ascii="Times New Roman" w:hAnsi="Times New Roman" w:cs="Times New Roman"/>
        </w:rPr>
        <w:t>.</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lastRenderedPageBreak/>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32E99271"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t>Input units corresponding to</w:t>
      </w:r>
      <w:ins w:id="251" w:author="Benton, Deon" w:date="2026-06-29T19:21:00Z" w16du:dateUtc="2026-06-30T00:21:00Z">
        <w:r w:rsidR="00245D00">
          <w:rPr>
            <w:rFonts w:ascii="Times New Roman" w:hAnsi="Times New Roman" w:cs="Times New Roman"/>
          </w:rPr>
          <w:t xml:space="preserve"> active (i.e., present) features</w:t>
        </w:r>
      </w:ins>
      <w:r w:rsidRPr="00802190">
        <w:rPr>
          <w:rFonts w:ascii="Times New Roman" w:hAnsi="Times New Roman" w:cs="Times New Roman"/>
        </w:rPr>
        <w:t xml:space="preserve">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w:t>
      </w:r>
      <w:ins w:id="252" w:author="Benton, Deon" w:date="2026-06-29T19:15:00Z" w16du:dateUtc="2026-06-30T00:15:00Z">
        <w:r w:rsidR="00245D00">
          <w:rPr>
            <w:rFonts w:ascii="Times New Roman" w:hAnsi="Times New Roman" w:cs="Times New Roman"/>
          </w:rPr>
          <w:t>activations of</w:t>
        </w:r>
      </w:ins>
      <w:r w:rsidRPr="00802190">
        <w:rPr>
          <w:rFonts w:ascii="Times New Roman" w:hAnsi="Times New Roman" w:cs="Times New Roman"/>
        </w:rPr>
        <w:t xml:space="preserve"> 1.0; all other input units </w:t>
      </w:r>
      <w:ins w:id="253" w:author="Benton, Deon" w:date="2026-06-29T19:15:00Z" w16du:dateUtc="2026-06-30T00:15:00Z">
        <w:r w:rsidR="00245D00">
          <w:rPr>
            <w:rFonts w:ascii="Times New Roman" w:hAnsi="Times New Roman" w:cs="Times New Roman"/>
          </w:rPr>
          <w:t>had activations of</w:t>
        </w:r>
      </w:ins>
      <w:r w:rsidRPr="00802190">
        <w:rPr>
          <w:rFonts w:ascii="Times New Roman" w:hAnsi="Times New Roman" w:cs="Times New Roman"/>
        </w:rPr>
        <w:t xml:space="preserve">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w:t>
      </w:r>
      <w:ins w:id="254" w:author="Benton, Deon" w:date="2026-06-29T19:16:00Z" w16du:dateUtc="2026-06-30T00:16:00Z">
        <w:r w:rsidR="00245D00">
          <w:rPr>
            <w:rFonts w:ascii="Times New Roman" w:hAnsi="Times New Roman" w:cs="Times New Roman"/>
          </w:rPr>
          <w:t xml:space="preserve"> learning and processing in infants is noisy.</w:t>
        </w:r>
      </w:ins>
      <w:r w:rsidRPr="00184DDD">
        <w:rPr>
          <w:rFonts w:ascii="Times New Roman" w:hAnsi="Times New Roman" w:cs="Times New Roman"/>
        </w:rPr>
        <w:t xml:space="preserv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lastRenderedPageBreak/>
        <w:t xml:space="preserve">the </w:t>
      </w:r>
      <w:r w:rsidR="005A6C73">
        <w:rPr>
          <w:rFonts w:ascii="Times New Roman" w:hAnsi="Times New Roman" w:cs="Times New Roman"/>
        </w:rPr>
        <w:t xml:space="preserve">11 </w:t>
      </w:r>
      <w:ins w:id="255" w:author="Benton, Deon" w:date="2026-06-29T19:16:00Z" w16du:dateUtc="2026-06-30T00:16:00Z">
        <w:r w:rsidR="00245D00">
          <w:rPr>
            <w:rFonts w:ascii="Times New Roman" w:hAnsi="Times New Roman" w:cs="Times New Roman"/>
          </w:rPr>
          <w:t xml:space="preserve">input </w:t>
        </w:r>
      </w:ins>
      <w:r w:rsidR="005A6C73">
        <w:rPr>
          <w:rFonts w:ascii="Times New Roman" w:hAnsi="Times New Roman" w:cs="Times New Roman"/>
        </w:rPr>
        <w:t>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it was required to predict</w:t>
      </w:r>
      <w:ins w:id="256" w:author="Benton, Deon" w:date="2026-06-29T19:19:00Z" w16du:dateUtc="2026-06-30T00:19:00Z">
        <w:r w:rsidR="00245D00">
          <w:rPr>
            <w:rFonts w:ascii="Times New Roman" w:hAnsi="Times New Roman" w:cs="Times New Roman"/>
          </w:rPr>
          <w:t xml:space="preserve"> that the position to the immediate right of the current position</w:t>
        </w:r>
      </w:ins>
      <w:ins w:id="257" w:author="Benton, Deon" w:date="2026-06-29T19:20:00Z" w16du:dateUtc="2026-06-30T00:20:00Z">
        <w:r w:rsidR="00245D00">
          <w:rPr>
            <w:rFonts w:ascii="Times New Roman" w:hAnsi="Times New Roman" w:cs="Times New Roman"/>
          </w:rPr>
          <w:t xml:space="preserve"> in the Horizontal Position input group</w:t>
        </w:r>
      </w:ins>
      <w:ins w:id="258" w:author="Benton, Deon" w:date="2026-06-29T19:19:00Z" w16du:dateUtc="2026-06-30T00:19:00Z">
        <w:r w:rsidR="00245D00">
          <w:rPr>
            <w:rFonts w:ascii="Times New Roman" w:hAnsi="Times New Roman" w:cs="Times New Roman"/>
          </w:rPr>
          <w:t xml:space="preserve"> would be active </w:t>
        </w:r>
      </w:ins>
      <w:ins w:id="259" w:author="Benton, Deon" w:date="2026-06-29T19:20:00Z" w16du:dateUtc="2026-06-30T00:20:00Z">
        <w:r w:rsidR="00245D00">
          <w:rPr>
            <w:rFonts w:ascii="Times New Roman" w:hAnsi="Times New Roman" w:cs="Times New Roman"/>
          </w:rPr>
          <w:t xml:space="preserve">in the corresponding output group </w:t>
        </w:r>
      </w:ins>
      <w:ins w:id="260" w:author="Benton, Deon" w:date="2026-06-29T19:19:00Z" w16du:dateUtc="2026-06-30T00:19:00Z">
        <w:r w:rsidR="00245D00">
          <w:rPr>
            <w:rFonts w:ascii="Times New Roman" w:hAnsi="Times New Roman" w:cs="Times New Roman"/>
          </w:rPr>
          <w:t>at the</w:t>
        </w:r>
      </w:ins>
      <w:ins w:id="261" w:author="Benton, Deon" w:date="2026-06-29T19:21:00Z" w16du:dateUtc="2026-06-30T00:21:00Z">
        <w:r w:rsidR="00245D00">
          <w:rPr>
            <w:rFonts w:ascii="Times New Roman" w:hAnsi="Times New Roman" w:cs="Times New Roman"/>
          </w:rPr>
          <w:t xml:space="preserve"> immed</w:t>
        </w:r>
      </w:ins>
      <w:ins w:id="262" w:author="Benton, Deon" w:date="2026-06-29T19:22:00Z" w16du:dateUtc="2026-06-30T00:22:00Z">
        <w:r w:rsidR="00245D00">
          <w:rPr>
            <w:rFonts w:ascii="Times New Roman" w:hAnsi="Times New Roman" w:cs="Times New Roman"/>
          </w:rPr>
          <w:t>iate</w:t>
        </w:r>
      </w:ins>
      <w:ins w:id="263" w:author="Benton, Deon" w:date="2026-06-29T19:19:00Z" w16du:dateUtc="2026-06-30T00:19:00Z">
        <w:r w:rsidR="00245D00">
          <w:rPr>
            <w:rFonts w:ascii="Times New Roman" w:hAnsi="Times New Roman" w:cs="Times New Roman"/>
          </w:rPr>
          <w:t xml:space="preserve"> </w:t>
        </w:r>
      </w:ins>
      <w:ins w:id="264" w:author="Benton, Deon" w:date="2026-06-29T19:21:00Z" w16du:dateUtc="2026-06-30T00:21:00Z">
        <w:r w:rsidR="00245D00">
          <w:rPr>
            <w:rFonts w:ascii="Times New Roman" w:hAnsi="Times New Roman" w:cs="Times New Roman"/>
          </w:rPr>
          <w:t>next</w:t>
        </w:r>
      </w:ins>
      <w:ins w:id="265" w:author="Benton, Deon" w:date="2026-06-29T19:19:00Z" w16du:dateUtc="2026-06-30T00:19:00Z">
        <w:r w:rsidR="00245D00">
          <w:rPr>
            <w:rFonts w:ascii="Times New Roman" w:hAnsi="Times New Roman" w:cs="Times New Roman"/>
          </w:rPr>
          <w:t xml:space="preserve"> step</w:t>
        </w:r>
      </w:ins>
      <w:ins w:id="266" w:author="Benton, Deon" w:date="2026-06-29T19:20:00Z" w16du:dateUtc="2026-06-30T00:20:00Z">
        <w:r w:rsidR="00245D00">
          <w:rPr>
            <w:rFonts w:ascii="Times New Roman" w:hAnsi="Times New Roman" w:cs="Times New Roman"/>
          </w:rPr>
          <w:t>.</w:t>
        </w:r>
      </w:ins>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w:t>
      </w:r>
      <w:ins w:id="267" w:author="Benton, Deon" w:date="2026-06-29T19:22:00Z" w16du:dateUtc="2026-06-30T00:22:00Z">
        <w:r w:rsidR="00245D00">
          <w:rPr>
            <w:rFonts w:ascii="Times New Roman" w:hAnsi="Times New Roman" w:cs="Times New Roman"/>
          </w:rPr>
          <w:t>predict that the</w:t>
        </w:r>
      </w:ins>
      <w:r w:rsidR="00F92118" w:rsidRPr="00F92118">
        <w:rPr>
          <w:rFonts w:ascii="Times New Roman" w:hAnsi="Times New Roman" w:cs="Times New Roman"/>
        </w:rPr>
        <w:t xml:space="preserve"> second unit in the corresponding output group</w:t>
      </w:r>
      <w:ins w:id="268" w:author="Benton, Deon" w:date="2026-06-29T19:22:00Z" w16du:dateUtc="2026-06-30T00:22:00Z">
        <w:r w:rsidR="00245D00">
          <w:rPr>
            <w:rFonts w:ascii="Times New Roman" w:hAnsi="Times New Roman" w:cs="Times New Roman"/>
          </w:rPr>
          <w:t xml:space="preserve"> would be active</w:t>
        </w:r>
      </w:ins>
      <w:r w:rsidR="00F92118" w:rsidRPr="00F92118">
        <w:rPr>
          <w:rFonts w:ascii="Times New Roman" w:hAnsi="Times New Roman" w:cs="Times New Roman"/>
        </w:rPr>
        <w:t xml:space="preserve"> at time </w:t>
      </w:r>
      <m:oMath>
        <m:r>
          <w:rPr>
            <w:rFonts w:ascii="Cambria Math" w:hAnsi="Cambria Math" w:cs="Times New Roman"/>
          </w:rPr>
          <m:t>t+1</m:t>
        </m:r>
      </m:oMath>
      <w:r w:rsidR="00F92118" w:rsidRPr="00F92118">
        <w:rPr>
          <w:rFonts w:ascii="Times New Roman" w:hAnsi="Times New Roman" w:cs="Times New Roman"/>
        </w:rPr>
        <w:t>. This captured the</w:t>
      </w:r>
      <w:ins w:id="269" w:author="Benton, Deon" w:date="2026-06-29T19:22:00Z" w16du:dateUtc="2026-06-30T00:22:00Z">
        <w:r w:rsidR="00F93D10">
          <w:rPr>
            <w:rFonts w:ascii="Times New Roman" w:hAnsi="Times New Roman" w:cs="Times New Roman"/>
          </w:rPr>
          <w:t xml:space="preserve"> fact that motion is dynamic and necessarily </w:t>
        </w:r>
      </w:ins>
      <w:ins w:id="270" w:author="Benton, Deon" w:date="2026-06-29T19:23:00Z" w16du:dateUtc="2026-06-30T00:23:00Z">
        <w:r w:rsidR="00F93D10">
          <w:rPr>
            <w:rFonts w:ascii="Times New Roman" w:hAnsi="Times New Roman" w:cs="Times New Roman"/>
          </w:rPr>
          <w:t>unfolds over time.</w:t>
        </w:r>
      </w:ins>
      <w:r w:rsidR="00F92118" w:rsidRPr="00F92118">
        <w:rPr>
          <w:rFonts w:ascii="Times New Roman" w:hAnsi="Times New Roman" w:cs="Times New Roman"/>
        </w:rPr>
        <w:t xml:space="preserve"> </w:t>
      </w:r>
      <w:r w:rsidR="00887B2D">
        <w:rPr>
          <w:rFonts w:ascii="Times New Roman" w:hAnsi="Times New Roman" w:cs="Times New Roman"/>
        </w:rPr>
        <w:t xml:space="preserve">Movement trajectory </w:t>
      </w:r>
      <w:r w:rsidR="00F92118" w:rsidRPr="00F92118">
        <w:rPr>
          <w:rFonts w:ascii="Times New Roman" w:hAnsi="Times New Roman" w:cs="Times New Roman"/>
        </w:rPr>
        <w:t xml:space="preserve">(e.g., linear or arced) </w:t>
      </w:r>
      <w:ins w:id="271" w:author="Benton, Deon" w:date="2026-06-29T19:23:00Z" w16du:dateUtc="2026-06-30T00:23:00Z">
        <w:r w:rsidR="00F93D10">
          <w:rPr>
            <w:rFonts w:ascii="Times New Roman" w:hAnsi="Times New Roman" w:cs="Times New Roman"/>
          </w:rPr>
          <w:t xml:space="preserve">itself </w:t>
        </w:r>
      </w:ins>
      <w:r w:rsidR="00F92118" w:rsidRPr="00F92118">
        <w:rPr>
          <w:rFonts w:ascii="Times New Roman" w:hAnsi="Times New Roman" w:cs="Times New Roman"/>
        </w:rPr>
        <w:t xml:space="preserve">was </w:t>
      </w:r>
      <w:ins w:id="272" w:author="Benton, Deon" w:date="2026-06-29T19:24:00Z" w16du:dateUtc="2026-06-30T00:24:00Z">
        <w:r w:rsidR="00F93D10">
          <w:rPr>
            <w:rFonts w:ascii="Times New Roman" w:hAnsi="Times New Roman" w:cs="Times New Roman"/>
          </w:rPr>
          <w:t>captured by the Kinematic Motion Type group</w:t>
        </w:r>
      </w:ins>
      <w:r w:rsidR="00F92118" w:rsidRPr="00F92118">
        <w:rPr>
          <w:rFonts w:ascii="Times New Roman" w:hAnsi="Times New Roman" w:cs="Times New Roman"/>
        </w:rPr>
        <w:t>.</w:t>
      </w:r>
      <w:r w:rsidR="00F92118">
        <w:rPr>
          <w:rFonts w:ascii="Times New Roman" w:hAnsi="Times New Roman" w:cs="Times New Roman"/>
        </w:rPr>
        <w:t xml:space="preserve"> </w:t>
      </w:r>
      <w:r w:rsidR="00AF1C96" w:rsidRPr="00AF1C96">
        <w:rPr>
          <w:rFonts w:ascii="Times New Roman" w:hAnsi="Times New Roman" w:cs="Times New Roman"/>
        </w:rPr>
        <w:t xml:space="preserve">The </w:t>
      </w:r>
      <w:ins w:id="273" w:author="Benton, Deon" w:date="2026-06-29T19:24:00Z" w16du:dateUtc="2026-06-30T00:24:00Z">
        <w:r w:rsidR="00F93D10">
          <w:rPr>
            <w:rFonts w:ascii="Times New Roman" w:hAnsi="Times New Roman" w:cs="Times New Roman"/>
          </w:rPr>
          <w:t>copying task</w:t>
        </w:r>
      </w:ins>
      <w:r w:rsidR="00AF1C96" w:rsidRPr="00AF1C96">
        <w:rPr>
          <w:rFonts w:ascii="Times New Roman" w:hAnsi="Times New Roman" w:cs="Times New Roman"/>
        </w:rPr>
        <w:t xml:space="preserve"> was </w:t>
      </w:r>
      <w:ins w:id="274" w:author="Benton, Deon" w:date="2026-06-29T19:38:00Z" w16du:dateUtc="2026-06-30T00:38:00Z">
        <w:r w:rsidR="00852C98">
          <w:rPr>
            <w:rFonts w:ascii="Times New Roman" w:hAnsi="Times New Roman" w:cs="Times New Roman"/>
          </w:rPr>
          <w:t>carried out by the</w:t>
        </w:r>
      </w:ins>
      <w:ins w:id="275" w:author="Benton, Deon" w:date="2026-06-29T19:25:00Z" w16du:dateUtc="2026-06-30T00:25:00Z">
        <w:r w:rsidR="00F93D10" w:rsidRPr="00AF1C96">
          <w:rPr>
            <w:rFonts w:ascii="Times New Roman" w:hAnsi="Times New Roman" w:cs="Times New Roman"/>
          </w:rPr>
          <w:t xml:space="preserve"> </w:t>
        </w:r>
      </w:ins>
      <w:r w:rsidR="00AF1C96" w:rsidRPr="00AF1C96">
        <w:rPr>
          <w:rFonts w:ascii="Times New Roman" w:hAnsi="Times New Roman" w:cs="Times New Roman"/>
        </w:rPr>
        <w:t xml:space="preserve">autoencoder (e.g., Mareschal et al., 2000); the </w:t>
      </w:r>
      <w:ins w:id="276" w:author="Benton, Deon" w:date="2026-06-29T19:24:00Z" w16du:dateUtc="2026-06-30T00:24:00Z">
        <w:r w:rsidR="00F93D10">
          <w:rPr>
            <w:rFonts w:ascii="Times New Roman" w:hAnsi="Times New Roman" w:cs="Times New Roman"/>
          </w:rPr>
          <w:t>prediction task</w:t>
        </w:r>
      </w:ins>
      <w:ins w:id="277" w:author="Benton, Deon" w:date="2026-06-29T19:38:00Z" w16du:dateUtc="2026-06-30T00:38:00Z">
        <w:r w:rsidR="00852C98">
          <w:rPr>
            <w:rFonts w:ascii="Times New Roman" w:hAnsi="Times New Roman" w:cs="Times New Roman"/>
          </w:rPr>
          <w:t>,</w:t>
        </w:r>
      </w:ins>
      <w:ins w:id="278" w:author="Benton, Deon" w:date="2026-06-29T19:24:00Z" w16du:dateUtc="2026-06-30T00:24:00Z">
        <w:r w:rsidR="00F93D10">
          <w:rPr>
            <w:rFonts w:ascii="Times New Roman" w:hAnsi="Times New Roman" w:cs="Times New Roman"/>
          </w:rPr>
          <w:t xml:space="preserve"> </w:t>
        </w:r>
      </w:ins>
      <w:ins w:id="279" w:author="Benton, Deon" w:date="2026-06-29T19:25:00Z" w16du:dateUtc="2026-06-30T00:25:00Z">
        <w:r w:rsidR="00F93D10">
          <w:rPr>
            <w:rFonts w:ascii="Times New Roman" w:hAnsi="Times New Roman" w:cs="Times New Roman"/>
          </w:rPr>
          <w:t>by the</w:t>
        </w:r>
      </w:ins>
      <w:r w:rsidR="00AF1C96" w:rsidRPr="00AF1C96">
        <w:rPr>
          <w:rFonts w:ascii="Times New Roman" w:hAnsi="Times New Roman" w:cs="Times New Roman"/>
        </w:rPr>
        <w:t xml:space="preserve"> SRN.</w:t>
      </w:r>
      <w:r w:rsidR="00AF1C96">
        <w:rPr>
          <w:rFonts w:ascii="Times New Roman" w:hAnsi="Times New Roman" w:cs="Times New Roman"/>
        </w:rPr>
        <w:t xml:space="preserve"> </w:t>
      </w:r>
    </w:p>
    <w:p w14:paraId="5A9037B3" w14:textId="467EA983"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unfolded across two phases</w:t>
      </w:r>
      <w:r w:rsidR="006F201A">
        <w:rPr>
          <w:rFonts w:ascii="Times New Roman" w:hAnsi="Times New Roman" w:cs="Times New Roman"/>
        </w:rPr>
        <w:t xml:space="preserve">. </w:t>
      </w:r>
      <w:r w:rsidR="005E4BBB">
        <w:rPr>
          <w:rFonts w:ascii="Times New Roman" w:hAnsi="Times New Roman" w:cs="Times New Roman"/>
        </w:rPr>
        <w:t>During pretraining, networks experienced two broad classes of events: Linear Path Events and Arced Path Events. These events</w:t>
      </w:r>
      <w:r w:rsidR="007F111D">
        <w:rPr>
          <w:rFonts w:ascii="Times New Roman" w:hAnsi="Times New Roman" w:cs="Times New Roman"/>
        </w:rPr>
        <w:t>—illustrated in Table 2—</w:t>
      </w:r>
      <w:r w:rsidR="005E4BBB">
        <w:rPr>
          <w:rFonts w:ascii="Times New Roman" w:hAnsi="Times New Roman" w:cs="Times New Roman"/>
        </w:rPr>
        <w:t xml:space="preserve">implemented the assumption that </w:t>
      </w:r>
      <w:ins w:id="280" w:author="Benton, Deon" w:date="2026-06-29T19:40:00Z" w16du:dateUtc="2026-06-30T00:40:00Z">
        <w:r w:rsidR="0005547E">
          <w:rPr>
            <w:rFonts w:ascii="Times New Roman" w:hAnsi="Times New Roman" w:cs="Times New Roman"/>
          </w:rPr>
          <w:t>looking in</w:t>
        </w:r>
      </w:ins>
      <w:r w:rsidR="005E4BBB">
        <w:rPr>
          <w:rFonts w:ascii="Times New Roman" w:hAnsi="Times New Roman" w:cs="Times New Roman"/>
        </w:rPr>
        <w:t xml:space="preserve"> action efficiency</w:t>
      </w:r>
      <w:ins w:id="281" w:author="Benton, Deon" w:date="2026-06-29T19:40:00Z" w16du:dateUtc="2026-06-30T00:40:00Z">
        <w:r w:rsidR="0005547E">
          <w:rPr>
            <w:rFonts w:ascii="Times New Roman" w:hAnsi="Times New Roman" w:cs="Times New Roman"/>
          </w:rPr>
          <w:t xml:space="preserve"> understanding</w:t>
        </w:r>
      </w:ins>
      <w:r w:rsidR="005E4BBB">
        <w:rPr>
          <w:rFonts w:ascii="Times New Roman" w:hAnsi="Times New Roman" w:cs="Times New Roman"/>
        </w:rPr>
        <w:t xml:space="preserve"> </w:t>
      </w:r>
      <w:r w:rsidR="00072831">
        <w:rPr>
          <w:rFonts w:ascii="Times New Roman" w:hAnsi="Times New Roman" w:cs="Times New Roman"/>
        </w:rPr>
        <w:t xml:space="preserve">studies </w:t>
      </w:r>
      <w:ins w:id="282" w:author="Benton, Deon" w:date="2026-06-29T19:40:00Z" w16du:dateUtc="2026-06-30T00:40:00Z">
        <w:r w:rsidR="0005547E">
          <w:rPr>
            <w:rFonts w:ascii="Times New Roman" w:hAnsi="Times New Roman" w:cs="Times New Roman"/>
          </w:rPr>
          <w:t>is</w:t>
        </w:r>
        <w:r w:rsidR="0005547E">
          <w:rPr>
            <w:rFonts w:ascii="Times New Roman" w:hAnsi="Times New Roman" w:cs="Times New Roman"/>
          </w:rPr>
          <w:t xml:space="preserve"> </w:t>
        </w:r>
      </w:ins>
      <w:r w:rsidR="00AD60C4">
        <w:rPr>
          <w:rFonts w:ascii="Times New Roman" w:hAnsi="Times New Roman" w:cs="Times New Roman"/>
        </w:rPr>
        <w:t>shaped by</w:t>
      </w:r>
      <w:r w:rsidR="005B5DC1">
        <w:rPr>
          <w:rFonts w:ascii="Times New Roman" w:hAnsi="Times New Roman" w:cs="Times New Roman"/>
        </w:rPr>
        <w:t xml:space="preserve"> prior experience </w:t>
      </w:r>
      <w:ins w:id="283" w:author="Benton, Deon" w:date="2026-06-29T19:40:00Z" w16du:dateUtc="2026-06-30T00:40:00Z">
        <w:r w:rsidR="0005547E">
          <w:rPr>
            <w:rFonts w:ascii="Times New Roman" w:hAnsi="Times New Roman" w:cs="Times New Roman"/>
          </w:rPr>
          <w:t>with</w:t>
        </w:r>
        <w:r w:rsidR="0005547E">
          <w:rPr>
            <w:rFonts w:ascii="Times New Roman" w:hAnsi="Times New Roman" w:cs="Times New Roman"/>
          </w:rPr>
          <w:t xml:space="preserve"> </w:t>
        </w:r>
      </w:ins>
      <w:r w:rsidR="00B44E6D">
        <w:rPr>
          <w:rFonts w:ascii="Times New Roman" w:hAnsi="Times New Roman" w:cs="Times New Roman"/>
        </w:rPr>
        <w:t>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w:t>
      </w:r>
      <w:ins w:id="284" w:author="Benton, Deon" w:date="2026-06-29T19:41:00Z" w16du:dateUtc="2026-06-30T00:41:00Z">
        <w:r w:rsidR="0005547E">
          <w:rPr>
            <w:rFonts w:ascii="Times New Roman" w:hAnsi="Times New Roman" w:cs="Times New Roman"/>
          </w:rPr>
          <w:t xml:space="preserve"> over a short barrier</w:t>
        </w:r>
      </w:ins>
      <w:r w:rsidR="00357C00">
        <w:rPr>
          <w:rFonts w:ascii="Times New Roman" w:hAnsi="Times New Roman" w:cs="Times New Roman"/>
        </w:rPr>
        <w:t xml:space="preserve"> along an arced trajectory toward the other object. </w:t>
      </w:r>
      <w:r w:rsidR="00E3266A" w:rsidRPr="00E3266A">
        <w:rPr>
          <w:rFonts w:ascii="Times New Roman" w:hAnsi="Times New Roman" w:cs="Times New Roman"/>
        </w:rPr>
        <w:t xml:space="preserve">Half of the objects in both event types possessed surface features </w:t>
      </w:r>
      <w:ins w:id="285"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animate entities; the remaining half possessed surface features </w:t>
      </w:r>
      <w:ins w:id="286" w:author="Benton, Deon" w:date="2026-06-29T19:42:00Z" w16du:dateUtc="2026-06-30T00:42:00Z">
        <w:r w:rsidR="0005547E">
          <w:rPr>
            <w:rFonts w:ascii="Times New Roman" w:hAnsi="Times New Roman" w:cs="Times New Roman"/>
          </w:rPr>
          <w:t>typical of</w:t>
        </w:r>
      </w:ins>
      <w:r w:rsidR="00E3266A" w:rsidRPr="00E3266A">
        <w:rPr>
          <w:rFonts w:ascii="Times New Roman" w:hAnsi="Times New Roman" w:cs="Times New Roman"/>
        </w:rPr>
        <w:t xml:space="preserve"> inanimate objects</w:t>
      </w:r>
      <w:r w:rsidR="00E3266A">
        <w:rPr>
          <w:rFonts w:ascii="Times New Roman" w:hAnsi="Times New Roman" w:cs="Times New Roman"/>
        </w:rPr>
        <w:t xml:space="preserve">. </w:t>
      </w:r>
      <w:r w:rsidR="006C6A19">
        <w:rPr>
          <w:rFonts w:ascii="Times New Roman" w:hAnsi="Times New Roman" w:cs="Times New Roman"/>
        </w:rPr>
        <w:t xml:space="preserve"> </w:t>
      </w:r>
      <w:ins w:id="287" w:author="Benton, Deon" w:date="2026-06-29T19:53:00Z" w16du:dateUtc="2026-06-30T00:53:00Z">
        <w:r w:rsidR="00F15B28">
          <w:rPr>
            <w:rFonts w:ascii="Times New Roman" w:hAnsi="Times New Roman" w:cs="Times New Roman"/>
          </w:rPr>
          <w:t>Although the exact nature of habituation depended on the simulation</w:t>
        </w:r>
      </w:ins>
      <w:ins w:id="288" w:author="Benton, Deon" w:date="2026-06-29T19:54:00Z" w16du:dateUtc="2026-06-30T00:54:00Z">
        <w:r w:rsidR="00F15B28">
          <w:rPr>
            <w:rFonts w:ascii="Times New Roman" w:hAnsi="Times New Roman" w:cs="Times New Roman"/>
          </w:rPr>
          <w:t xml:space="preserve">, </w:t>
        </w:r>
      </w:ins>
      <w:ins w:id="289" w:author="Benton, Deon" w:date="2026-06-29T19:56:00Z" w16du:dateUtc="2026-06-30T00:56:00Z">
        <w:r w:rsidR="00F15B28">
          <w:rPr>
            <w:rFonts w:ascii="Times New Roman" w:hAnsi="Times New Roman" w:cs="Times New Roman"/>
          </w:rPr>
          <w:t>networks were generally</w:t>
        </w:r>
      </w:ins>
      <w:ins w:id="290" w:author="Benton, Deon" w:date="2026-06-29T19:54:00Z" w16du:dateUtc="2026-06-30T00:54:00Z">
        <w:r w:rsidR="00F15B28">
          <w:rPr>
            <w:rFonts w:ascii="Times New Roman" w:hAnsi="Times New Roman" w:cs="Times New Roman"/>
          </w:rPr>
          <w:t xml:space="preserve"> </w:t>
        </w:r>
      </w:ins>
      <w:ins w:id="291" w:author="Benton, Deon" w:date="2026-06-29T19:57:00Z" w16du:dateUtc="2026-06-30T00:57:00Z">
        <w:r w:rsidR="00D45450">
          <w:rPr>
            <w:rFonts w:ascii="Times New Roman" w:hAnsi="Times New Roman" w:cs="Times New Roman"/>
          </w:rPr>
          <w:t>experienced an</w:t>
        </w:r>
      </w:ins>
      <w:ins w:id="292" w:author="Benton, Deon" w:date="2026-06-29T19:54:00Z" w16du:dateUtc="2026-06-30T00:54:00Z">
        <w:r w:rsidR="00F15B28">
          <w:rPr>
            <w:rFonts w:ascii="Times New Roman" w:hAnsi="Times New Roman" w:cs="Times New Roman"/>
          </w:rPr>
          <w:t xml:space="preserve"> Arced Path event</w:t>
        </w:r>
      </w:ins>
      <w:ins w:id="293" w:author="Benton, Deon" w:date="2026-06-29T19:56:00Z" w16du:dateUtc="2026-06-30T00:56:00Z">
        <w:r w:rsidR="00F15B28">
          <w:rPr>
            <w:rFonts w:ascii="Times New Roman" w:hAnsi="Times New Roman" w:cs="Times New Roman"/>
          </w:rPr>
          <w:t>. Novel objects and differently sized</w:t>
        </w:r>
      </w:ins>
      <w:ins w:id="294" w:author="Benton, Deon" w:date="2026-06-29T19:57:00Z" w16du:dateUtc="2026-06-30T00:57:00Z">
        <w:r w:rsidR="00F15B28">
          <w:rPr>
            <w:rFonts w:ascii="Times New Roman" w:hAnsi="Times New Roman" w:cs="Times New Roman"/>
          </w:rPr>
          <w:t xml:space="preserve"> barriers were used</w:t>
        </w:r>
      </w:ins>
      <w:ins w:id="295" w:author="Benton, Deon" w:date="2026-06-29T19:56:00Z" w16du:dateUtc="2026-06-30T00:56:00Z">
        <w:r w:rsidR="00F15B28">
          <w:rPr>
            <w:rFonts w:ascii="Times New Roman" w:hAnsi="Times New Roman" w:cs="Times New Roman"/>
          </w:rPr>
          <w:t xml:space="preserve"> </w:t>
        </w:r>
      </w:ins>
      <w:ins w:id="296" w:author="Benton, Deon" w:date="2026-06-29T19:58:00Z" w16du:dateUtc="2026-06-30T00:58:00Z">
        <w:r w:rsidR="00D45450">
          <w:rPr>
            <w:rFonts w:ascii="Times New Roman" w:hAnsi="Times New Roman" w:cs="Times New Roman"/>
          </w:rPr>
          <w:t xml:space="preserve">to assess generalization beyond the pretraining stimuli. </w:t>
        </w:r>
      </w:ins>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lastRenderedPageBreak/>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50FFB0B4" w:rsidR="00CF2482" w:rsidRDefault="00DC6894" w:rsidP="00524642">
      <w:pPr>
        <w:spacing w:line="480" w:lineRule="auto"/>
        <w:ind w:firstLine="720"/>
        <w:contextualSpacing/>
        <w:rPr>
          <w:rFonts w:ascii="Times New Roman" w:hAnsi="Times New Roman" w:cs="Times New Roman"/>
        </w:rPr>
      </w:pPr>
      <w:ins w:id="297" w:author="Benton, Deon" w:date="2026-06-29T19:59:00Z" w16du:dateUtc="2026-06-30T00:59:00Z">
        <w:r>
          <w:rPr>
            <w:rFonts w:ascii="Times New Roman" w:hAnsi="Times New Roman" w:cs="Times New Roman"/>
          </w:rPr>
          <w:t>During each time step of both phases,</w:t>
        </w:r>
      </w:ins>
      <w:r w:rsidR="008427B2">
        <w:rPr>
          <w:rFonts w:ascii="Times New Roman" w:hAnsi="Times New Roman" w:cs="Times New Roman"/>
        </w:rPr>
        <w:t xml:space="preserve"> </w:t>
      </w:r>
      <w:r w:rsidR="006177D1">
        <w:rPr>
          <w:rFonts w:ascii="Times New Roman" w:hAnsi="Times New Roman" w:cs="Times New Roman"/>
        </w:rPr>
        <w:t xml:space="preserve">an action event was presented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w:t>
      </w:r>
      <w:ins w:id="298" w:author="Benton, Deon" w:date="2026-06-29T19:49:00Z" w16du:dateUtc="2026-06-30T00:49:00Z">
        <w:r w:rsidR="00F030F8">
          <w:rPr>
            <w:rFonts w:ascii="Times New Roman" w:hAnsi="Times New Roman" w:cs="Times New Roman"/>
          </w:rPr>
          <w:t>an object’s</w:t>
        </w:r>
        <w:r w:rsidR="00F030F8">
          <w:rPr>
            <w:rFonts w:ascii="Times New Roman" w:hAnsi="Times New Roman" w:cs="Times New Roman"/>
          </w:rPr>
          <w:t xml:space="preserve"> </w:t>
        </w:r>
      </w:ins>
      <w:ins w:id="299" w:author="Benton, Deon" w:date="2026-06-29T19:48:00Z" w16du:dateUtc="2026-06-30T00:48:00Z">
        <w:r w:rsidR="00F030F8">
          <w:rPr>
            <w:rFonts w:ascii="Times New Roman" w:hAnsi="Times New Roman" w:cs="Times New Roman"/>
          </w:rPr>
          <w:t>next position</w:t>
        </w:r>
      </w:ins>
      <w:r w:rsidR="00CF2482">
        <w:rPr>
          <w:rFonts w:ascii="Times New Roman" w:hAnsi="Times New Roman" w:cs="Times New Roman"/>
        </w:rPr>
        <w:t xml:space="preserve">. </w:t>
      </w:r>
      <w:ins w:id="300" w:author="Benton, Deon" w:date="2026-06-29T19:49:00Z" w16du:dateUtc="2026-06-30T00:49:00Z">
        <w:r w:rsidR="00336A6C">
          <w:rPr>
            <w:rFonts w:ascii="Times New Roman" w:hAnsi="Times New Roman" w:cs="Times New Roman"/>
          </w:rPr>
          <w:t xml:space="preserve">To minimize the </w:t>
        </w:r>
      </w:ins>
      <w:ins w:id="301" w:author="Benton, Deon" w:date="2026-06-29T19:50:00Z" w16du:dateUtc="2026-06-30T00:50:00Z">
        <w:r w:rsidR="00336A6C" w:rsidRPr="00A83B89">
          <w:rPr>
            <w:rFonts w:ascii="Times New Roman" w:hAnsi="Times New Roman" w:cs="Times New Roman"/>
          </w:rPr>
          <w:t xml:space="preserve">target and output patterns after </w:t>
        </w:r>
      </w:ins>
      <w:ins w:id="302" w:author="Benton, Deon" w:date="2026-06-29T19:51:00Z" w16du:dateUtc="2026-06-30T00:51:00Z">
        <w:r w:rsidR="00336A6C">
          <w:rPr>
            <w:rFonts w:ascii="Times New Roman" w:hAnsi="Times New Roman" w:cs="Times New Roman"/>
          </w:rPr>
          <w:t>a full</w:t>
        </w:r>
      </w:ins>
      <w:ins w:id="303" w:author="Benton, Deon" w:date="2026-06-29T19:50:00Z" w16du:dateUtc="2026-06-30T00:50:00Z">
        <w:r w:rsidR="00336A6C" w:rsidRPr="00A83B89">
          <w:rPr>
            <w:rFonts w:ascii="Times New Roman" w:hAnsi="Times New Roman" w:cs="Times New Roman"/>
          </w:rPr>
          <w:t xml:space="preserve"> pass through</w:t>
        </w:r>
      </w:ins>
      <w:ins w:id="304" w:author="Benton, Deon" w:date="2026-06-29T19:52:00Z" w16du:dateUtc="2026-06-30T00:52:00Z">
        <w:r w:rsidR="006A66FC">
          <w:rPr>
            <w:rFonts w:ascii="Times New Roman" w:hAnsi="Times New Roman" w:cs="Times New Roman"/>
          </w:rPr>
          <w:t xml:space="preserve"> the</w:t>
        </w:r>
      </w:ins>
      <w:ins w:id="305" w:author="Benton, Deon" w:date="2026-06-29T19:50:00Z" w16du:dateUtc="2026-06-30T00:50:00Z">
        <w:r w:rsidR="00336A6C" w:rsidRPr="00A83B89">
          <w:rPr>
            <w:rFonts w:ascii="Times New Roman" w:hAnsi="Times New Roman" w:cs="Times New Roman"/>
          </w:rPr>
          <w:t xml:space="preserve"> training patterns</w:t>
        </w:r>
        <w:r w:rsidR="00336A6C">
          <w:rPr>
            <w:rFonts w:ascii="Times New Roman" w:hAnsi="Times New Roman" w:cs="Times New Roman"/>
          </w:rPr>
          <w:t xml:space="preserve">, </w:t>
        </w:r>
      </w:ins>
      <w:ins w:id="306" w:author="Benton, Deon" w:date="2026-06-29T19:51:00Z" w16du:dateUtc="2026-06-30T00:51:00Z">
        <w:r w:rsidR="006A66FC">
          <w:rPr>
            <w:rFonts w:ascii="Times New Roman" w:hAnsi="Times New Roman" w:cs="Times New Roman"/>
          </w:rPr>
          <w:t xml:space="preserve">connection weights were modified via </w:t>
        </w:r>
      </w:ins>
      <w:ins w:id="307" w:author="Benton, Deon" w:date="2026-06-29T19:50:00Z" w16du:dateUtc="2026-06-30T00:50:00Z">
        <w:r w:rsidR="00336A6C">
          <w:rPr>
            <w:rFonts w:ascii="Times New Roman" w:hAnsi="Times New Roman" w:cs="Times New Roman"/>
          </w:rPr>
          <w:t>a</w:t>
        </w:r>
        <w:r w:rsidR="00336A6C">
          <w:rPr>
            <w:rFonts w:ascii="Times New Roman" w:hAnsi="Times New Roman" w:cs="Times New Roman"/>
          </w:rPr>
          <w:t xml:space="preserve"> </w:t>
        </w:r>
      </w:ins>
      <w:r w:rsidR="003D3718">
        <w:rPr>
          <w:rFonts w:ascii="Times New Roman" w:hAnsi="Times New Roman" w:cs="Times New Roman"/>
        </w:rPr>
        <w:t>version of recurrent backpropagation through time</w:t>
      </w:r>
      <w:del w:id="308" w:author="Benton, Deon" w:date="2026-06-29T19:51:00Z" w16du:dateUtc="2026-06-30T00:51:00Z">
        <w:r w:rsidR="00892D3A" w:rsidDel="006A66FC">
          <w:rPr>
            <w:rFonts w:ascii="Times New Roman" w:hAnsi="Times New Roman" w:cs="Times New Roman"/>
          </w:rPr>
          <w:delText>,</w:delText>
        </w:r>
      </w:del>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 xml:space="preserve">. </w:t>
      </w:r>
      <w:ins w:id="309" w:author="Benton, Deon" w:date="2026-06-29T20:00:00Z" w16du:dateUtc="2026-06-30T01:00:00Z">
        <w:r w:rsidR="00CA2C16">
          <w:rPr>
            <w:rFonts w:ascii="Times New Roman" w:hAnsi="Times New Roman" w:cs="Times New Roman"/>
          </w:rPr>
          <w:t>Cross-entropy was the</w:t>
        </w:r>
      </w:ins>
      <w:r w:rsidR="001F4704">
        <w:rPr>
          <w:rFonts w:ascii="Times New Roman" w:hAnsi="Times New Roman" w:cs="Times New Roman"/>
        </w:rPr>
        <w:t xml:space="preserve"> error</w:t>
      </w:r>
      <w:ins w:id="310" w:author="Benton, Deon" w:date="2026-06-29T20:00:00Z" w16du:dateUtc="2026-06-30T01:00:00Z">
        <w:r w:rsidR="00CA2C16">
          <w:rPr>
            <w:rFonts w:ascii="Times New Roman" w:hAnsi="Times New Roman" w:cs="Times New Roman"/>
          </w:rPr>
          <w:t xml:space="preserve"> measure</w:t>
        </w:r>
      </w:ins>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w:lastRenderedPageBreak/>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73B8BE38"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ins w:id="311" w:author="Benton, Deon" w:date="2026-06-29T20:00:00Z" w16du:dateUtc="2026-06-30T01:00:00Z">
        <w:r w:rsidR="00B316B7">
          <w:rPr>
            <w:rFonts w:ascii="Times New Roman" w:hAnsi="Times New Roman" w:cs="Times New Roman"/>
          </w:rPr>
          <w:t xml:space="preserve">At </w:t>
        </w:r>
        <w:proofErr w:type="gramStart"/>
        <w:r w:rsidR="00B316B7">
          <w:rPr>
            <w:rFonts w:ascii="Times New Roman" w:hAnsi="Times New Roman" w:cs="Times New Roman"/>
          </w:rPr>
          <w:t>test</w:t>
        </w:r>
        <w:proofErr w:type="gramEnd"/>
        <w:r w:rsidR="00B316B7">
          <w:rPr>
            <w:rFonts w:ascii="Times New Roman" w:hAnsi="Times New Roman" w:cs="Times New Roman"/>
          </w:rPr>
          <w:t>, n</w:t>
        </w:r>
      </w:ins>
      <w:ins w:id="312" w:author="Benton, Deon" w:date="2026-06-29T19:52:00Z" w16du:dateUtc="2026-06-30T00:52:00Z">
        <w:r w:rsidR="004F58C8">
          <w:rPr>
            <w:rFonts w:ascii="Times New Roman" w:hAnsi="Times New Roman" w:cs="Times New Roman"/>
          </w:rPr>
          <w:t>etwork</w:t>
        </w:r>
      </w:ins>
      <w:r w:rsidR="00A5259B">
        <w:rPr>
          <w:rFonts w:ascii="Times New Roman" w:hAnsi="Times New Roman" w:cs="Times New Roman"/>
        </w:rPr>
        <w:t xml:space="preserve"> weights were frozen</w:t>
      </w:r>
      <w:ins w:id="313" w:author="Benton, Deon" w:date="2026-06-29T19:52:00Z" w16du:dateUtc="2026-06-30T00:52:00Z">
        <w:r w:rsidR="004F58C8">
          <w:rPr>
            <w:rFonts w:ascii="Times New Roman" w:hAnsi="Times New Roman" w:cs="Times New Roman"/>
          </w:rPr>
          <w:t xml:space="preserve"> to simulate no further learning</w:t>
        </w:r>
      </w:ins>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w:t>
      </w:r>
    </w:p>
    <w:p w14:paraId="4CBB442E" w14:textId="11737676" w:rsidR="00032512" w:rsidRDefault="006040A0" w:rsidP="00BD66C2">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ins w:id="314" w:author="Benton, Deon" w:date="2026-06-29T21:03:00Z" w16du:dateUtc="2026-06-30T02:03:00Z">
        <w:r w:rsidR="0024615B">
          <w:rPr>
            <w:rFonts w:ascii="Times New Roman" w:hAnsi="Times New Roman" w:cs="Times New Roman"/>
          </w:rPr>
          <w:t xml:space="preserve">The assumption that peripherally located obstacles have </w:t>
        </w:r>
      </w:ins>
      <w:ins w:id="315" w:author="Benton, Deon" w:date="2026-06-29T21:12:00Z" w16du:dateUtc="2026-06-30T02:12:00Z">
        <w:r w:rsidR="0024615B">
          <w:rPr>
            <w:rFonts w:ascii="Times New Roman" w:hAnsi="Times New Roman" w:cs="Times New Roman"/>
          </w:rPr>
          <w:t>lower</w:t>
        </w:r>
      </w:ins>
      <w:ins w:id="316" w:author="Benton, Deon" w:date="2026-06-29T21:03:00Z" w16du:dateUtc="2026-06-30T02:03:00Z">
        <w:r w:rsidR="0024615B">
          <w:rPr>
            <w:rFonts w:ascii="Times New Roman" w:hAnsi="Times New Roman" w:cs="Times New Roman"/>
          </w:rPr>
          <w:t xml:space="preserve"> salience</w:t>
        </w:r>
      </w:ins>
      <w:ins w:id="317" w:author="Benton, Deon" w:date="2026-06-29T21:12:00Z" w16du:dateUtc="2026-06-30T02:12:00Z">
        <w:r w:rsidR="0024615B">
          <w:rPr>
            <w:rFonts w:ascii="Times New Roman" w:hAnsi="Times New Roman" w:cs="Times New Roman"/>
          </w:rPr>
          <w:t xml:space="preserve"> relative to centrally located ones</w:t>
        </w:r>
      </w:ins>
      <w:ins w:id="318" w:author="Benton, Deon" w:date="2026-06-29T21:03:00Z" w16du:dateUtc="2026-06-30T02:03:00Z">
        <w:r w:rsidR="0024615B">
          <w:rPr>
            <w:rFonts w:ascii="Times New Roman" w:hAnsi="Times New Roman" w:cs="Times New Roman"/>
          </w:rPr>
          <w:t xml:space="preserve"> was implemented</w:t>
        </w:r>
      </w:ins>
      <w:ins w:id="319" w:author="Benton, Deon" w:date="2026-06-29T21:14:00Z" w16du:dateUtc="2026-06-30T02:14:00Z">
        <w:r w:rsidR="00303D8A">
          <w:rPr>
            <w:rFonts w:ascii="Times New Roman" w:hAnsi="Times New Roman" w:cs="Times New Roman"/>
          </w:rPr>
          <w:t xml:space="preserve"> by</w:t>
        </w:r>
      </w:ins>
      <w:ins w:id="320" w:author="Benton, Deon" w:date="2026-06-29T21:03:00Z" w16du:dateUtc="2026-06-30T02:03:00Z">
        <w:r w:rsidR="0024615B">
          <w:rPr>
            <w:rFonts w:ascii="Times New Roman" w:hAnsi="Times New Roman" w:cs="Times New Roman"/>
          </w:rPr>
          <w:t xml:space="preserve"> </w:t>
        </w:r>
      </w:ins>
      <w:ins w:id="321" w:author="Benton, Deon" w:date="2026-06-29T21:12:00Z" w16du:dateUtc="2026-06-30T02:12:00Z">
        <w:r w:rsidR="0024615B">
          <w:rPr>
            <w:rFonts w:ascii="Times New Roman" w:hAnsi="Times New Roman" w:cs="Times New Roman"/>
          </w:rPr>
          <w:t>decreasing</w:t>
        </w:r>
      </w:ins>
      <w:ins w:id="322" w:author="Benton, Deon" w:date="2026-06-29T21:03:00Z" w16du:dateUtc="2026-06-30T02:03:00Z">
        <w:r w:rsidR="0024615B">
          <w:rPr>
            <w:rFonts w:ascii="Times New Roman" w:hAnsi="Times New Roman" w:cs="Times New Roman"/>
          </w:rPr>
          <w:t xml:space="preserve"> the learning rate and increasing the weight decay </w:t>
        </w:r>
      </w:ins>
      <w:r w:rsidR="00FC1086" w:rsidRPr="00FC1086">
        <w:rPr>
          <w:rFonts w:ascii="Times New Roman" w:hAnsi="Times New Roman" w:cs="Times New Roman"/>
        </w:rPr>
        <w:t>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 xml:space="preserve">The </w:t>
      </w:r>
      <w:ins w:id="323" w:author="Benton, Deon" w:date="2026-06-29T21:13:00Z" w16du:dateUtc="2026-06-30T02:13:00Z">
        <w:r w:rsidR="00303D8A">
          <w:rPr>
            <w:rFonts w:ascii="Times New Roman" w:hAnsi="Times New Roman" w:cs="Times New Roman"/>
          </w:rPr>
          <w:t xml:space="preserve">learning rate </w:t>
        </w:r>
      </w:ins>
      <w:ins w:id="324" w:author="Benton, Deon" w:date="2026-06-29T21:14:00Z" w16du:dateUtc="2026-06-30T02:14:00Z">
        <w:r w:rsidR="00303D8A">
          <w:rPr>
            <w:rFonts w:ascii="Times New Roman" w:hAnsi="Times New Roman" w:cs="Times New Roman"/>
          </w:rPr>
          <w:t>value</w:t>
        </w:r>
      </w:ins>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weight decay</w:t>
      </w:r>
      <w:ins w:id="325" w:author="Benton, Deon" w:date="2026-06-29T21:15:00Z" w16du:dateUtc="2026-06-30T02:15:00Z">
        <w:r w:rsidR="00303D8A">
          <w:rPr>
            <w:rFonts w:ascii="Times New Roman" w:hAnsi="Times New Roman" w:cs="Times New Roman"/>
          </w:rPr>
          <w:t xml:space="preserve"> value</w:t>
        </w:r>
      </w:ins>
      <w:r w:rsidRPr="00AE60E1">
        <w:rPr>
          <w:rFonts w:ascii="Times New Roman" w:hAnsi="Times New Roman" w:cs="Times New Roman"/>
        </w:rPr>
        <w:t xml:space="preserve">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w:t>
      </w:r>
      <w:ins w:id="326" w:author="Benton, Deon" w:date="2026-06-29T21:16:00Z" w16du:dateUtc="2026-06-30T02:16:00Z">
        <w:r w:rsidR="00BD66C2">
          <w:rPr>
            <w:rFonts w:ascii="Times New Roman" w:hAnsi="Times New Roman" w:cs="Times New Roman"/>
          </w:rPr>
          <w:t xml:space="preserve"> </w:t>
        </w:r>
      </w:ins>
      <w:ins w:id="327" w:author="Benton, Deon" w:date="2026-06-29T21:17:00Z" w16du:dateUtc="2026-06-30T02:17:00Z">
        <w:r w:rsidR="00BD66C2">
          <w:rPr>
            <w:rFonts w:ascii="Times New Roman" w:hAnsi="Times New Roman" w:cs="Times New Roman"/>
          </w:rPr>
          <w:t xml:space="preserve">the </w:t>
        </w:r>
      </w:ins>
      <w:r w:rsidR="00A71A04">
        <w:rPr>
          <w:rFonts w:ascii="Times New Roman" w:hAnsi="Times New Roman" w:cs="Times New Roman"/>
        </w:rPr>
        <w:t>Supplementary Materials—</w:t>
      </w:r>
      <w:ins w:id="328" w:author="Benton, Deon" w:date="2026-06-29T21:17:00Z" w16du:dateUtc="2026-06-30T02:17:00Z">
        <w:r w:rsidR="00BD66C2">
          <w:rPr>
            <w:rFonts w:ascii="Times New Roman" w:hAnsi="Times New Roman" w:cs="Times New Roman"/>
          </w:rPr>
          <w:t>showed that</w:t>
        </w:r>
      </w:ins>
      <w:r w:rsidR="00A71A04">
        <w:rPr>
          <w:rFonts w:ascii="Times New Roman" w:hAnsi="Times New Roman" w:cs="Times New Roman"/>
        </w:rPr>
        <w:t xml:space="preserve"> </w:t>
      </w:r>
      <w:ins w:id="329" w:author="Benton, Deon" w:date="2026-06-29T21:16:00Z" w16du:dateUtc="2026-06-30T02:16:00Z">
        <w:r w:rsidR="00BD66C2">
          <w:rPr>
            <w:rFonts w:ascii="Times New Roman" w:hAnsi="Times New Roman" w:cs="Times New Roman"/>
          </w:rPr>
          <w:t xml:space="preserve">the </w:t>
        </w:r>
      </w:ins>
      <w:ins w:id="330" w:author="Benton, Deon" w:date="2026-06-29T21:18:00Z" w16du:dateUtc="2026-06-30T02:18:00Z">
        <w:r w:rsidR="00BD66C2">
          <w:rPr>
            <w:rFonts w:ascii="Times New Roman" w:hAnsi="Times New Roman" w:cs="Times New Roman"/>
          </w:rPr>
          <w:t>current findings were robust across a range of values for these different parameters.</w:t>
        </w:r>
      </w:ins>
      <w:ins w:id="331" w:author="Benton, Deon" w:date="2026-06-29T21:16:00Z" w16du:dateUtc="2026-06-30T02:16:00Z">
        <w:r w:rsidR="00BD66C2">
          <w:rPr>
            <w:rFonts w:ascii="Times New Roman" w:hAnsi="Times New Roman" w:cs="Times New Roman"/>
          </w:rPr>
          <w:t xml:space="preserve"> </w:t>
        </w:r>
      </w:ins>
      <w:ins w:id="332" w:author="Benton, Deon" w:date="2026-06-29T21:18:00Z" w16du:dateUtc="2026-06-30T02:18:00Z">
        <w:r w:rsidR="00BD66C2">
          <w:rPr>
            <w:rFonts w:ascii="Times New Roman" w:hAnsi="Times New Roman" w:cs="Times New Roman"/>
          </w:rPr>
          <w:t>The assumpt</w:t>
        </w:r>
      </w:ins>
      <w:ins w:id="333" w:author="Benton, Deon" w:date="2026-06-29T21:19:00Z" w16du:dateUtc="2026-06-30T02:19:00Z">
        <w:r w:rsidR="00BD66C2">
          <w:rPr>
            <w:rFonts w:ascii="Times New Roman" w:hAnsi="Times New Roman" w:cs="Times New Roman"/>
          </w:rPr>
          <w:t xml:space="preserve">ion that arced trajectories clear obstacles by small </w:t>
        </w:r>
        <w:r w:rsidR="00BD66C2">
          <w:rPr>
            <w:rFonts w:ascii="Times New Roman" w:hAnsi="Times New Roman" w:cs="Times New Roman"/>
          </w:rPr>
          <w:lastRenderedPageBreak/>
          <w:t>margins was implemented</w:t>
        </w:r>
      </w:ins>
      <w:r w:rsidR="00032512" w:rsidRPr="00032512">
        <w:rPr>
          <w:rFonts w:ascii="Times New Roman" w:hAnsi="Times New Roman" w:cs="Times New Roman"/>
        </w:rPr>
        <w:t xml:space="preserve"> by </w:t>
      </w:r>
      <w:r w:rsidR="00032512">
        <w:rPr>
          <w:rFonts w:ascii="Times New Roman" w:hAnsi="Times New Roman" w:cs="Times New Roman"/>
        </w:rPr>
        <w:t>clamping the state of</w:t>
      </w:r>
      <w:r w:rsidR="00032512"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sidR="00032512">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EEA5F68"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900 epochs for simulations whose target findings derived from studies testing 12-month-olds; for simulations </w:t>
      </w:r>
      <w:ins w:id="334" w:author="Benton, Deon" w:date="2026-06-29T21:20:00Z" w16du:dateUtc="2026-06-30T02:20:00Z">
        <w:r w:rsidR="00BD66C2">
          <w:rPr>
            <w:rFonts w:ascii="Times New Roman" w:hAnsi="Times New Roman" w:cs="Times New Roman"/>
          </w:rPr>
          <w:t>testing</w:t>
        </w:r>
      </w:ins>
      <w:r>
        <w:rPr>
          <w:rFonts w:ascii="Times New Roman" w:hAnsi="Times New Roman" w:cs="Times New Roman"/>
        </w:rPr>
        <w:t xml:space="preserve">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ins w:id="335" w:author="Benton, Deon" w:date="2026-06-29T21:20:00Z" w16du:dateUtc="2026-06-30T02:20:00Z">
        <w:r w:rsidR="00BD66C2">
          <w:rPr>
            <w:rFonts w:ascii="Times New Roman" w:hAnsi="Times New Roman" w:cs="Times New Roman"/>
          </w:rPr>
          <w:t xml:space="preserve"> </w:t>
        </w:r>
      </w:ins>
      <w:r>
        <w:rPr>
          <w:rFonts w:ascii="Times New Roman" w:hAnsi="Times New Roman" w:cs="Times New Roman"/>
        </w:rPr>
        <w:t xml:space="preserve">than younger ones. </w:t>
      </w:r>
      <w:r w:rsidR="00A66CD1">
        <w:rPr>
          <w:rFonts w:ascii="Times New Roman" w:hAnsi="Times New Roman" w:cs="Times New Roman"/>
        </w:rPr>
        <w:t>These were 0.1 and 50</w:t>
      </w:r>
      <w:ins w:id="336" w:author="Benton, Deon" w:date="2026-06-29T21:20:00Z" w16du:dateUtc="2026-06-30T02:20:00Z">
        <w:r w:rsidR="00BD66C2">
          <w:rPr>
            <w:rFonts w:ascii="Times New Roman" w:hAnsi="Times New Roman" w:cs="Times New Roman"/>
          </w:rPr>
          <w:t>, respecti</w:t>
        </w:r>
      </w:ins>
      <w:ins w:id="337" w:author="Benton, Deon" w:date="2026-06-29T21:21:00Z" w16du:dateUtc="2026-06-30T02:21:00Z">
        <w:r w:rsidR="00BD66C2">
          <w:rPr>
            <w:rFonts w:ascii="Times New Roman" w:hAnsi="Times New Roman" w:cs="Times New Roman"/>
          </w:rPr>
          <w:t>vely,</w:t>
        </w:r>
      </w:ins>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w:t>
      </w:r>
      <w:ins w:id="338" w:author="Benton, Deon" w:date="2026-06-29T21:23:00Z" w16du:dateUtc="2026-06-30T02:23:00Z">
        <w:r w:rsidR="001902F7">
          <w:rPr>
            <w:rFonts w:ascii="Times New Roman" w:hAnsi="Times New Roman" w:cs="Times New Roman"/>
          </w:rPr>
          <w:t>reflect</w:t>
        </w:r>
      </w:ins>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12E4D6FF"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F136AE">
        <w:rPr>
          <w:rFonts w:ascii="Times New Roman" w:hAnsi="Times New Roman" w:cs="Times New Roman"/>
        </w:rPr>
        <w:t>;</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F136AE">
        <w:rPr>
          <w:rFonts w:ascii="Times New Roman" w:hAnsi="Times New Roman" w:cs="Times New Roman"/>
        </w:rPr>
        <w:t>,</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event</w:t>
      </w:r>
      <w:r w:rsidR="00EA54F4">
        <w:rPr>
          <w:rFonts w:ascii="Times New Roman" w:hAnsi="Times New Roman" w:cs="Times New Roman"/>
        </w:rPr>
        <w:t>s</w:t>
      </w:r>
      <w:r w:rsidR="00925747">
        <w:rPr>
          <w:rFonts w:ascii="Times New Roman" w:hAnsi="Times New Roman" w:cs="Times New Roman"/>
        </w:rPr>
        <w:t>.</w:t>
      </w:r>
    </w:p>
    <w:p w14:paraId="29DC5908" w14:textId="6CD5C53C"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ins w:id="339" w:author="Benton, Deon" w:date="2026-06-29T21:24:00Z" w16du:dateUtc="2026-06-30T02:24:00Z">
        <w:r w:rsidR="001902F7">
          <w:rPr>
            <w:rFonts w:ascii="Times New Roman" w:hAnsi="Times New Roman" w:cs="Times New Roman"/>
          </w:rPr>
          <w:t xml:space="preserve">Here greater error was treated as longer looking. This </w:t>
        </w:r>
      </w:ins>
      <w:r w:rsidR="007E5540">
        <w:rPr>
          <w:rFonts w:ascii="Times New Roman" w:hAnsi="Times New Roman" w:cs="Times New Roman"/>
        </w:rPr>
        <w:t xml:space="preserve">interpretation </w:t>
      </w:r>
      <w:ins w:id="340" w:author="Benton, Deon" w:date="2026-06-29T21:24:00Z" w16du:dateUtc="2026-06-30T02:24:00Z">
        <w:r w:rsidR="001902F7">
          <w:rPr>
            <w:rFonts w:ascii="Times New Roman" w:hAnsi="Times New Roman" w:cs="Times New Roman"/>
          </w:rPr>
          <w:t xml:space="preserve">is </w:t>
        </w:r>
      </w:ins>
      <w:r w:rsidR="00CF3397">
        <w:rPr>
          <w:rFonts w:ascii="Times New Roman" w:hAnsi="Times New Roman" w:cs="Times New Roman"/>
        </w:rPr>
        <w:t>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 xml:space="preserve">in </w:t>
      </w:r>
      <w:proofErr w:type="spellStart"/>
      <w:r w:rsidR="00C97079">
        <w:rPr>
          <w:rFonts w:ascii="Times New Roman" w:hAnsi="Times New Roman" w:cs="Times New Roman"/>
        </w:rPr>
        <w:t>Overwalle</w:t>
      </w:r>
      <w:proofErr w:type="spellEnd"/>
      <w:r w:rsidR="00C97079">
        <w:rPr>
          <w:rFonts w:ascii="Times New Roman" w:hAnsi="Times New Roman" w:cs="Times New Roman"/>
        </w:rPr>
        <w:t xml:space="preserve"> (2010).</w:t>
      </w:r>
    </w:p>
    <w:p w14:paraId="683C4102" w14:textId="4C7FBF51"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xml:space="preserve">.  Different numbers were used to ensure </w:t>
      </w:r>
      <w:ins w:id="341" w:author="Benton, Deon" w:date="2026-06-29T21:25:00Z" w16du:dateUtc="2026-06-30T02:25:00Z">
        <w:r w:rsidR="001902F7">
          <w:rPr>
            <w:rFonts w:ascii="Times New Roman" w:hAnsi="Times New Roman" w:cs="Times New Roman"/>
          </w:rPr>
          <w:t>that results</w:t>
        </w:r>
      </w:ins>
      <w:r w:rsidR="002F0413">
        <w:rPr>
          <w:rFonts w:ascii="Times New Roman" w:hAnsi="Times New Roman" w:cs="Times New Roman"/>
        </w:rPr>
        <w:t xml:space="preserve">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p>
    <w:p w14:paraId="12757737" w14:textId="66FA52A4"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 xml:space="preserve">was not quantitatively to fit infant looking responses or reproduce the precise magnitude of empirical effects. </w:t>
      </w:r>
      <w:ins w:id="342" w:author="Benton, Deon" w:date="2026-06-29T21:26:00Z" w16du:dateUtc="2026-06-30T02:26:00Z">
        <w:r w:rsidR="001902F7">
          <w:rPr>
            <w:rFonts w:ascii="Times New Roman" w:hAnsi="Times New Roman" w:cs="Times New Roman"/>
          </w:rPr>
          <w:t>Instead, t</w:t>
        </w:r>
      </w:ins>
      <w:r w:rsidR="000E36CA" w:rsidRPr="000E36CA">
        <w:rPr>
          <w:rFonts w:ascii="Times New Roman" w:hAnsi="Times New Roman" w:cs="Times New Roman"/>
        </w:rPr>
        <w:t>he goal was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w:t>
      </w:r>
      <w:ins w:id="343" w:author="Benton, Deon" w:date="2026-06-29T21:27:00Z" w16du:dateUtc="2026-06-30T02:27:00Z">
        <w:r w:rsidR="001902F7">
          <w:rPr>
            <w:rFonts w:ascii="Times New Roman" w:hAnsi="Times New Roman" w:cs="Times New Roman"/>
          </w:rPr>
          <w:t>those</w:t>
        </w:r>
      </w:ins>
      <w:r w:rsidR="000E36CA" w:rsidRPr="000E36CA">
        <w:rPr>
          <w:rFonts w:ascii="Times New Roman" w:hAnsi="Times New Roman" w:cs="Times New Roman"/>
        </w:rPr>
        <w:t xml:space="preserve"> observed in infants. This </w:t>
      </w:r>
      <w:ins w:id="344" w:author="Benton, Deon" w:date="2026-06-29T21:27:00Z" w16du:dateUtc="2026-06-30T02:27:00Z">
        <w:r w:rsidR="001902F7">
          <w:rPr>
            <w:rFonts w:ascii="Times New Roman" w:hAnsi="Times New Roman" w:cs="Times New Roman"/>
          </w:rPr>
          <w:t>approach has precedence in</w:t>
        </w:r>
      </w:ins>
      <w:r w:rsidR="000E36CA" w:rsidRPr="000E36CA">
        <w:rPr>
          <w:rFonts w:ascii="Times New Roman" w:hAnsi="Times New Roman" w:cs="Times New Roman"/>
        </w:rPr>
        <w:t xml:space="preserve"> prior connectionist modeling work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1F168952"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w:t>
      </w:r>
      <w:ins w:id="345" w:author="Benton, Deon" w:date="2026-06-29T21:32:00Z" w16du:dateUtc="2026-06-30T02:32:00Z">
        <w:r w:rsidR="001902F7">
          <w:rPr>
            <w:rFonts w:ascii="Times New Roman" w:hAnsi="Times New Roman" w:cs="Times New Roman"/>
          </w:rPr>
          <w:t>The objects used</w:t>
        </w:r>
      </w:ins>
      <w:r w:rsidR="00D1461A">
        <w:rPr>
          <w:rFonts w:ascii="Times New Roman" w:hAnsi="Times New Roman" w:cs="Times New Roman"/>
        </w:rPr>
        <w:t xml:space="preserve">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26E0619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ins w:id="346" w:author="Benton, Deon" w:date="2026-06-29T21:32:00Z" w16du:dateUtc="2026-06-30T02:32:00Z">
        <w:r w:rsidR="001902F7">
          <w:rPr>
            <w:rFonts w:ascii="Times New Roman" w:hAnsi="Times New Roman" w:cs="Times New Roman"/>
          </w:rPr>
          <w:t>ALIAS’s responses across the conditions.</w:t>
        </w:r>
      </w:ins>
      <w:r>
        <w:rPr>
          <w:rFonts w:ascii="Times New Roman" w:hAnsi="Times New Roman" w:cs="Times New Roman"/>
        </w:rPr>
        <w:t xml:space="preserve"> Networks in </w:t>
      </w:r>
      <w:proofErr w:type="gramStart"/>
      <w:r>
        <w:rPr>
          <w:rFonts w:ascii="Times New Roman" w:hAnsi="Times New Roman" w:cs="Times New Roman"/>
        </w:rPr>
        <w:t>the Experimental condition</w:t>
      </w:r>
      <w:proofErr w:type="gramEnd"/>
      <w:r>
        <w:rPr>
          <w:rFonts w:ascii="Times New Roman" w:hAnsi="Times New Roman" w:cs="Times New Roman"/>
        </w:rPr>
        <w:t xml:space="preserve">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Inefficient test event than</w:t>
      </w:r>
      <w:ins w:id="347" w:author="Benton, Deon" w:date="2026-06-29T21:51:00Z" w16du:dateUtc="2026-06-30T02:51:00Z">
        <w:r w:rsidR="00C41F59">
          <w:rPr>
            <w:rFonts w:ascii="Times New Roman" w:hAnsi="Times New Roman" w:cs="Times New Roman"/>
          </w:rPr>
          <w:t xml:space="preserve"> to</w:t>
        </w:r>
      </w:ins>
      <w:r>
        <w:rPr>
          <w:rFonts w:ascii="Times New Roman" w:hAnsi="Times New Roman" w:cs="Times New Roman"/>
        </w:rPr>
        <w:t xml:space="preserve"> </w:t>
      </w:r>
      <w:proofErr w:type="gramStart"/>
      <w:r>
        <w:rPr>
          <w:rFonts w:ascii="Times New Roman" w:hAnsi="Times New Roman" w:cs="Times New Roman"/>
        </w:rPr>
        <w:t>the Efficient one</w:t>
      </w:r>
      <w:proofErr w:type="gramEnd"/>
      <w:ins w:id="348" w:author="Benton, Deon" w:date="2026-06-29T21:33:00Z" w16du:dateUtc="2026-06-30T02:33:00Z">
        <w:r w:rsidR="00DC0F46">
          <w:rPr>
            <w:rFonts w:ascii="Times New Roman" w:hAnsi="Times New Roman" w:cs="Times New Roman"/>
          </w:rPr>
          <w:t xml:space="preserve"> in </w:t>
        </w:r>
        <w:proofErr w:type="gramStart"/>
        <w:r w:rsidR="00DC0F46">
          <w:rPr>
            <w:rFonts w:ascii="Times New Roman" w:hAnsi="Times New Roman" w:cs="Times New Roman"/>
          </w:rPr>
          <w:t>the Experimental condition</w:t>
        </w:r>
      </w:ins>
      <w:proofErr w:type="gramEnd"/>
      <w:ins w:id="349" w:author="Benton, Deon" w:date="2026-06-29T21:51:00Z" w16du:dateUtc="2026-06-30T02:51:00Z">
        <w:r w:rsidR="00C41F59">
          <w:rPr>
            <w:rFonts w:ascii="Times New Roman" w:hAnsi="Times New Roman" w:cs="Times New Roman"/>
          </w:rPr>
          <w:t>. In contrast, networks</w:t>
        </w:r>
      </w:ins>
      <w:ins w:id="350" w:author="Benton, Deon" w:date="2026-06-29T21:33:00Z" w16du:dateUtc="2026-06-30T02:33:00Z">
        <w:r w:rsidR="00DC0F46">
          <w:rPr>
            <w:rFonts w:ascii="Times New Roman" w:hAnsi="Times New Roman" w:cs="Times New Roman"/>
          </w:rPr>
          <w:t xml:space="preserve"> in the Control condition </w:t>
        </w:r>
      </w:ins>
      <w:ins w:id="351" w:author="Benton, Deon" w:date="2026-06-29T21:34:00Z" w16du:dateUtc="2026-06-30T02:34:00Z">
        <w:r w:rsidR="00DC0F46">
          <w:rPr>
            <w:rFonts w:ascii="Times New Roman" w:hAnsi="Times New Roman" w:cs="Times New Roman"/>
          </w:rPr>
          <w:t xml:space="preserve">produced equivalent </w:t>
        </w:r>
        <w:proofErr w:type="gramStart"/>
        <w:r w:rsidR="00DC0F46">
          <w:rPr>
            <w:rFonts w:ascii="Times New Roman" w:hAnsi="Times New Roman" w:cs="Times New Roman"/>
          </w:rPr>
          <w:t>error</w:t>
        </w:r>
        <w:proofErr w:type="gramEnd"/>
        <w:r w:rsidR="00DC0F46">
          <w:rPr>
            <w:rFonts w:ascii="Times New Roman" w:hAnsi="Times New Roman" w:cs="Times New Roman"/>
          </w:rPr>
          <w:t xml:space="preserve"> to both test events</w:t>
        </w:r>
      </w:ins>
      <w:r>
        <w:rPr>
          <w:rFonts w:ascii="Times New Roman" w:hAnsi="Times New Roman" w:cs="Times New Roman"/>
        </w:rPr>
        <w:t xml:space="preserve">. </w:t>
      </w:r>
      <w:ins w:id="352" w:author="Benton, Deon" w:date="2026-06-29T21:42:00Z" w16du:dateUtc="2026-06-30T02:42:00Z">
        <w:r w:rsidR="00BE12CA">
          <w:rPr>
            <w:rFonts w:ascii="Times New Roman" w:hAnsi="Times New Roman" w:cs="Times New Roman"/>
          </w:rPr>
          <w:t>ALIAS thus reproduced the first target finding.</w:t>
        </w:r>
      </w:ins>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24E221B"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that</w:t>
      </w:r>
      <w:ins w:id="353" w:author="Benton, Deon" w:date="2026-06-29T21:43:00Z" w16du:dateUtc="2026-06-30T02:43:00Z">
        <w:r w:rsidR="00BE12CA">
          <w:rPr>
            <w:rFonts w:ascii="Times New Roman" w:hAnsi="Times New Roman" w:cs="Times New Roman"/>
          </w:rPr>
          <w:t>—like ALIAS</w:t>
        </w:r>
        <w:r w:rsidR="00C41F59">
          <w:rPr>
            <w:rFonts w:ascii="Times New Roman" w:hAnsi="Times New Roman" w:cs="Times New Roman"/>
          </w:rPr>
          <w:t>—VOM10’s criti</w:t>
        </w:r>
      </w:ins>
      <w:ins w:id="354" w:author="Benton, Deon" w:date="2026-06-29T21:44:00Z" w16du:dateUtc="2026-06-30T02:44:00Z">
        <w:r w:rsidR="00C41F59">
          <w:rPr>
            <w:rFonts w:ascii="Times New Roman" w:hAnsi="Times New Roman" w:cs="Times New Roman"/>
          </w:rPr>
          <w:t xml:space="preserve">cal units were more active during the Inefficient than the Efficient test event in the Experimental condition; these units were equivalently active in the Control condition. Although </w:t>
        </w:r>
      </w:ins>
      <w:ins w:id="355" w:author="Benton, Deon" w:date="2026-06-29T21:45:00Z" w16du:dateUtc="2026-06-30T02:45:00Z">
        <w:r w:rsidR="00C41F59">
          <w:rPr>
            <w:rFonts w:ascii="Times New Roman" w:hAnsi="Times New Roman" w:cs="Times New Roman"/>
          </w:rPr>
          <w:t>VOM10</w:t>
        </w:r>
      </w:ins>
      <w:ins w:id="356" w:author="Benton, Deon" w:date="2026-06-29T21:44:00Z" w16du:dateUtc="2026-06-30T02:44:00Z">
        <w:r w:rsidR="00C41F59">
          <w:rPr>
            <w:rFonts w:ascii="Times New Roman" w:hAnsi="Times New Roman" w:cs="Times New Roman"/>
          </w:rPr>
          <w:t xml:space="preserve"> also reproduced the first target f</w:t>
        </w:r>
      </w:ins>
      <w:ins w:id="357" w:author="Benton, Deon" w:date="2026-06-29T21:45:00Z" w16du:dateUtc="2026-06-30T02:45:00Z">
        <w:r w:rsidR="00C41F59">
          <w:rPr>
            <w:rFonts w:ascii="Times New Roman" w:hAnsi="Times New Roman" w:cs="Times New Roman"/>
          </w:rPr>
          <w:t xml:space="preserve">inding, </w:t>
        </w:r>
      </w:ins>
      <w:r w:rsidR="00376BBD">
        <w:rPr>
          <w:rFonts w:ascii="Times New Roman" w:hAnsi="Times New Roman" w:cs="Times New Roman"/>
        </w:rPr>
        <w:t xml:space="preserve">comparing </w:t>
      </w:r>
      <w:ins w:id="358" w:author="Benton, Deon" w:date="2026-06-29T21:45:00Z" w16du:dateUtc="2026-06-30T02:45:00Z">
        <w:r w:rsidR="00C41F59">
          <w:rPr>
            <w:rFonts w:ascii="Times New Roman" w:hAnsi="Times New Roman" w:cs="Times New Roman"/>
          </w:rPr>
          <w:t>its responses to those of</w:t>
        </w:r>
      </w:ins>
      <w:r w:rsidR="00376BBD">
        <w:rPr>
          <w:rFonts w:ascii="Times New Roman" w:hAnsi="Times New Roman" w:cs="Times New Roman"/>
        </w:rPr>
        <w:t xml:space="preserve"> ALIAS </w:t>
      </w:r>
      <w:r w:rsidR="00376BBD" w:rsidRPr="00376BBD">
        <w:rPr>
          <w:rFonts w:ascii="Times New Roman" w:hAnsi="Times New Roman" w:cs="Times New Roman"/>
        </w:rPr>
        <w:t>reveals that</w:t>
      </w:r>
      <w:ins w:id="359" w:author="Benton, Deon" w:date="2026-06-29T21:46:00Z" w16du:dateUtc="2026-06-30T02:46:00Z">
        <w:r w:rsidR="00C41F59">
          <w:rPr>
            <w:rFonts w:ascii="Times New Roman" w:hAnsi="Times New Roman" w:cs="Times New Roman"/>
          </w:rPr>
          <w:t xml:space="preserve"> the effect was smaller for VOM10 than for ALIAS.</w:t>
        </w:r>
      </w:ins>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2E545AD8"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w:t>
      </w:r>
      <w:ins w:id="360" w:author="Benton, Deon" w:date="2026-06-29T21:46:00Z" w16du:dateUtc="2026-06-30T02:46:00Z">
        <w:r w:rsidR="00C41F59">
          <w:rPr>
            <w:rFonts w:ascii="Times New Roman" w:hAnsi="Times New Roman" w:cs="Times New Roman"/>
          </w:rPr>
          <w:t>, in contrast to VOM10,</w:t>
        </w:r>
      </w:ins>
      <w:r w:rsidR="00540CB3">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-2</w:t>
      </w:r>
      <w:ins w:id="361" w:author="Benton, Deon" w:date="2026-06-29T21:46:00Z" w16du:dateUtc="2026-06-30T02:46:00Z">
        <w:r w:rsidR="00C41F59">
          <w:rPr>
            <w:rFonts w:ascii="Times New Roman" w:hAnsi="Times New Roman" w:cs="Times New Roman"/>
          </w:rPr>
          <w:t>’s</w:t>
        </w:r>
      </w:ins>
      <w:r w:rsidR="00566545" w:rsidRPr="00566545">
        <w:rPr>
          <w:rFonts w:ascii="Times New Roman" w:hAnsi="Times New Roman" w:cs="Times New Roman"/>
        </w:rPr>
        <w:t xml:space="preserve"> </w:t>
      </w:r>
      <w:ins w:id="362" w:author="Benton, Deon" w:date="2026-06-29T21:47:00Z" w16du:dateUtc="2026-06-30T02:47:00Z">
        <w:r w:rsidR="00C41F59">
          <w:rPr>
            <w:rFonts w:ascii="Times New Roman" w:hAnsi="Times New Roman" w:cs="Times New Roman"/>
          </w:rPr>
          <w:t xml:space="preserve">critical units were more active during </w:t>
        </w:r>
        <w:proofErr w:type="gramStart"/>
        <w:r w:rsidR="00C41F59">
          <w:rPr>
            <w:rFonts w:ascii="Times New Roman" w:hAnsi="Times New Roman" w:cs="Times New Roman"/>
          </w:rPr>
          <w:t xml:space="preserve">the </w:t>
        </w:r>
        <w:r w:rsidR="00C41F59">
          <w:rPr>
            <w:rFonts w:ascii="Times New Roman" w:hAnsi="Times New Roman" w:cs="Times New Roman"/>
          </w:rPr>
          <w:t>Efficient</w:t>
        </w:r>
        <w:proofErr w:type="gramEnd"/>
        <w:r w:rsidR="00C41F59">
          <w:rPr>
            <w:rFonts w:ascii="Times New Roman" w:hAnsi="Times New Roman" w:cs="Times New Roman"/>
          </w:rPr>
          <w:t xml:space="preserve"> than </w:t>
        </w:r>
        <w:proofErr w:type="gramStart"/>
        <w:r w:rsidR="00C41F59">
          <w:rPr>
            <w:rFonts w:ascii="Times New Roman" w:hAnsi="Times New Roman" w:cs="Times New Roman"/>
          </w:rPr>
          <w:t>the</w:t>
        </w:r>
        <w:r w:rsidR="00C41F59">
          <w:rPr>
            <w:rFonts w:ascii="Times New Roman" w:hAnsi="Times New Roman" w:cs="Times New Roman"/>
          </w:rPr>
          <w:t xml:space="preserve"> Ine</w:t>
        </w:r>
        <w:r w:rsidR="00C41F59">
          <w:rPr>
            <w:rFonts w:ascii="Times New Roman" w:hAnsi="Times New Roman" w:cs="Times New Roman"/>
          </w:rPr>
          <w:t>fficient</w:t>
        </w:r>
        <w:proofErr w:type="gramEnd"/>
        <w:r w:rsidR="00C41F59">
          <w:rPr>
            <w:rFonts w:ascii="Times New Roman" w:hAnsi="Times New Roman" w:cs="Times New Roman"/>
          </w:rPr>
          <w:t xml:space="preserve"> test event in </w:t>
        </w:r>
        <w:proofErr w:type="gramStart"/>
        <w:r w:rsidR="00C41F59">
          <w:rPr>
            <w:rFonts w:ascii="Times New Roman" w:hAnsi="Times New Roman" w:cs="Times New Roman"/>
          </w:rPr>
          <w:t xml:space="preserve">the </w:t>
        </w:r>
        <w:r w:rsidR="00C41F59">
          <w:rPr>
            <w:rFonts w:ascii="Times New Roman" w:hAnsi="Times New Roman" w:cs="Times New Roman"/>
          </w:rPr>
          <w:t>Control</w:t>
        </w:r>
        <w:proofErr w:type="gramEnd"/>
        <w:r w:rsidR="00C41F59">
          <w:rPr>
            <w:rFonts w:ascii="Times New Roman" w:hAnsi="Times New Roman" w:cs="Times New Roman"/>
          </w:rPr>
          <w:t xml:space="preserve"> condition. These units showed equivalent activation in the Experimental condition.</w:t>
        </w:r>
      </w:ins>
      <w:ins w:id="363" w:author="Benton, Deon" w:date="2026-06-29T21:48:00Z" w16du:dateUtc="2026-06-30T02:48:00Z">
        <w:r w:rsidR="00C41F59">
          <w:rPr>
            <w:rFonts w:ascii="Times New Roman" w:hAnsi="Times New Roman" w:cs="Times New Roman"/>
          </w:rPr>
          <w:t xml:space="preserve"> Thus, VOM10-2 failed to capture the first finding.</w:t>
        </w:r>
      </w:ins>
      <w:ins w:id="364" w:author="Benton, Deon" w:date="2026-06-29T21:47:00Z" w16du:dateUtc="2026-06-30T02:47:00Z">
        <w:r w:rsidR="00C41F5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5475572D"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w:t>
      </w:r>
      <w:ins w:id="365" w:author="Benton, Deon" w:date="2026-06-29T21:48:00Z" w16du:dateUtc="2026-06-30T02:48:00Z">
        <w:r w:rsidR="00C41F59">
          <w:rPr>
            <w:rFonts w:ascii="Times New Roman" w:hAnsi="Times New Roman" w:cs="Times New Roman"/>
          </w:rPr>
          <w:t>Figure 9 shows that networks in both conditions produced greater</w:t>
        </w:r>
      </w:ins>
      <w:ins w:id="366" w:author="Benton, Deon" w:date="2026-06-29T21:49:00Z" w16du:dateUtc="2026-06-30T02:49:00Z">
        <w:r w:rsidR="00C41F59">
          <w:rPr>
            <w:rFonts w:ascii="Times New Roman" w:hAnsi="Times New Roman" w:cs="Times New Roman"/>
          </w:rPr>
          <w:t xml:space="preserve"> error to the Inefficient than to the Efficient event, although the effect was weaker in the Control than in the Experimental condition. </w:t>
        </w:r>
      </w:ins>
      <w:r w:rsidR="004E4E4E">
        <w:rPr>
          <w:rFonts w:ascii="Times New Roman" w:hAnsi="Times New Roman" w:cs="Times New Roman"/>
        </w:rPr>
        <w:t xml:space="preserve"> </w:t>
      </w:r>
      <w:ins w:id="367" w:author="Benton, Deon" w:date="2026-06-29T21:50:00Z" w16du:dateUtc="2026-06-30T02:50:00Z">
        <w:r w:rsidR="00C41F59">
          <w:rPr>
            <w:rFonts w:ascii="Times New Roman" w:hAnsi="Times New Roman" w:cs="Times New Roman"/>
          </w:rPr>
          <w:t xml:space="preserve">Thus, ALIAS-2 partially replicates the first finding. </w:t>
        </w:r>
      </w:ins>
    </w:p>
    <w:p w14:paraId="349545A5" w14:textId="75A9294D" w:rsidR="002A5455" w:rsidRDefault="006E748F" w:rsidP="00092652">
      <w:pPr>
        <w:spacing w:line="480" w:lineRule="auto"/>
        <w:ind w:firstLine="720"/>
        <w:contextualSpacing/>
        <w:rPr>
          <w:rFonts w:ascii="Times New Roman" w:hAnsi="Times New Roman" w:cs="Times New Roman"/>
        </w:rPr>
      </w:pPr>
      <w:r>
        <w:rPr>
          <w:rFonts w:ascii="Times New Roman" w:hAnsi="Times New Roman" w:cs="Times New Roman"/>
        </w:rPr>
        <w:t>ALIAS’s—and to a lesser extent, ALIAS-2’s—ability to capture the</w:t>
      </w:r>
      <w:r w:rsidR="00092652">
        <w:rPr>
          <w:rFonts w:ascii="Times New Roman" w:hAnsi="Times New Roman" w:cs="Times New Roman"/>
        </w:rPr>
        <w:t xml:space="preserve"> first target finding suggests that it may be premature to use this finding to conclude that </w:t>
      </w:r>
      <w:r>
        <w:rPr>
          <w:rFonts w:ascii="Times New Roman" w:hAnsi="Times New Roman" w:cs="Times New Roman"/>
        </w:rPr>
        <w:t>infants’ sensitivity to action efficiency stems from</w:t>
      </w:r>
      <w:r w:rsidR="00092652">
        <w:rPr>
          <w:rFonts w:ascii="Times New Roman" w:hAnsi="Times New Roman" w:cs="Times New Roman"/>
        </w:rPr>
        <w:t xml:space="preserve"> rich notions of agents, goals, constraints, cost, and efficiency</w:t>
      </w:r>
      <w:r>
        <w:rPr>
          <w:rFonts w:ascii="Times New Roman" w:hAnsi="Times New Roman" w:cs="Times New Roman"/>
        </w:rPr>
        <w:t xml:space="preserve"> that are supported by specialized mechanisms</w:t>
      </w:r>
      <w:r w:rsidR="00092652">
        <w:rPr>
          <w:rFonts w:ascii="Times New Roman" w:hAnsi="Times New Roman" w:cs="Times New Roman"/>
        </w:rPr>
        <w:t xml:space="preserve">. </w:t>
      </w:r>
      <w:r>
        <w:rPr>
          <w:rFonts w:ascii="Times New Roman" w:hAnsi="Times New Roman" w:cs="Times New Roman"/>
        </w:rPr>
        <w:t>Instead, these findings demonstrate that an associative learning mechanism is sufficient to reproduce this pattern of behavior. It was nevertheless important to provide independent evidence</w:t>
      </w:r>
      <w:ins w:id="368" w:author="Benton, Deon" w:date="2026-06-29T21:52:00Z" w16du:dateUtc="2026-06-30T02:52:00Z">
        <w:r w:rsidR="00C41F59">
          <w:rPr>
            <w:rFonts w:ascii="Times New Roman" w:hAnsi="Times New Roman" w:cs="Times New Roman"/>
          </w:rPr>
          <w:t xml:space="preserve"> </w:t>
        </w:r>
      </w:ins>
      <w:r w:rsidR="00092652">
        <w:rPr>
          <w:rFonts w:ascii="Times New Roman" w:hAnsi="Times New Roman" w:cs="Times New Roman"/>
        </w:rPr>
        <w:t>that</w:t>
      </w:r>
      <w:ins w:id="369" w:author="Benton, Deon" w:date="2026-06-29T21:53:00Z" w16du:dateUtc="2026-06-30T02:53:00Z">
        <w:r w:rsidR="00C41F59">
          <w:rPr>
            <w:rFonts w:ascii="Times New Roman" w:hAnsi="Times New Roman" w:cs="Times New Roman"/>
          </w:rPr>
          <w:t xml:space="preserve"> associative learning</w:t>
        </w:r>
      </w:ins>
      <w:r w:rsidR="00092652">
        <w:rPr>
          <w:rFonts w:ascii="Times New Roman" w:hAnsi="Times New Roman" w:cs="Times New Roman"/>
        </w:rPr>
        <w:t xml:space="preserve"> was responsible </w:t>
      </w:r>
      <w:r>
        <w:rPr>
          <w:rFonts w:ascii="Times New Roman" w:hAnsi="Times New Roman" w:cs="Times New Roman"/>
        </w:rPr>
        <w:t>for ALIAS’s success. This was achieved by tracing</w:t>
      </w:r>
      <w:ins w:id="370" w:author="Benton, Deon" w:date="2026-06-29T21:53:00Z" w16du:dateUtc="2026-06-30T02:53:00Z">
        <w:r w:rsidR="00EE5221">
          <w:rPr>
            <w:rFonts w:ascii="Times New Roman" w:hAnsi="Times New Roman" w:cs="Times New Roman"/>
          </w:rPr>
          <w:t xml:space="preserve"> </w:t>
        </w:r>
      </w:ins>
      <w:r w:rsidR="00081DBF">
        <w:rPr>
          <w:rFonts w:ascii="Times New Roman" w:hAnsi="Times New Roman" w:cs="Times New Roman"/>
        </w:rPr>
        <w:t xml:space="preserve">the model’s internal dynamics at various points </w:t>
      </w:r>
      <w:r w:rsidR="00A01043">
        <w:rPr>
          <w:rFonts w:ascii="Times New Roman" w:hAnsi="Times New Roman" w:cs="Times New Roman"/>
        </w:rPr>
        <w:t>throughout</w:t>
      </w:r>
      <w:r w:rsidR="00081DBF">
        <w:rPr>
          <w:rFonts w:ascii="Times New Roman" w:hAnsi="Times New Roman" w:cs="Times New Roman"/>
        </w:rPr>
        <w:t xml:space="preserve"> processing</w:t>
      </w:r>
      <w:r w:rsidR="00B01F9A">
        <w:rPr>
          <w:rFonts w:ascii="Times New Roman" w:hAnsi="Times New Roman" w:cs="Times New Roman"/>
        </w:rPr>
        <w:t>.</w:t>
      </w:r>
      <w:r w:rsidR="00081DBF">
        <w:rPr>
          <w:rFonts w:ascii="Times New Roman" w:hAnsi="Times New Roman" w:cs="Times New Roman"/>
        </w:rPr>
        <w:t xml:space="preserve"> </w:t>
      </w:r>
      <w:ins w:id="371" w:author="Benton, Deon" w:date="2026-06-29T21:53:00Z" w16du:dateUtc="2026-06-30T02:53:00Z">
        <w:r w:rsidR="00EE5221">
          <w:rPr>
            <w:rFonts w:ascii="Times New Roman" w:hAnsi="Times New Roman" w:cs="Times New Roman"/>
          </w:rPr>
          <w:t xml:space="preserve">As discussed above, </w:t>
        </w:r>
      </w:ins>
      <w:del w:id="372" w:author="Benton, Deon" w:date="2026-06-29T21:53:00Z" w16du:dateUtc="2026-06-30T02:53:00Z">
        <w:r w:rsidR="00081DBF" w:rsidDel="00EE5221">
          <w:rPr>
            <w:rFonts w:ascii="Times New Roman" w:hAnsi="Times New Roman" w:cs="Times New Roman"/>
          </w:rPr>
          <w:delText>S</w:delText>
        </w:r>
      </w:del>
      <w:ins w:id="373" w:author="Benton, Deon" w:date="2026-06-29T21:53:00Z" w16du:dateUtc="2026-06-30T02:53:00Z">
        <w:r w:rsidR="00EE5221">
          <w:rPr>
            <w:rFonts w:ascii="Times New Roman" w:hAnsi="Times New Roman" w:cs="Times New Roman"/>
          </w:rPr>
          <w:t>s</w:t>
        </w:r>
      </w:ins>
      <w:r w:rsidR="00081DBF">
        <w:rPr>
          <w:rFonts w:ascii="Times New Roman" w:hAnsi="Times New Roman" w:cs="Times New Roman"/>
        </w:rPr>
        <w:t>uch processing</w:t>
      </w:r>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081DBF">
        <w:rPr>
          <w:rFonts w:ascii="Times New Roman" w:hAnsi="Times New Roman" w:cs="Times New Roman"/>
        </w:rPr>
        <w:t xml:space="preserve">The </w:t>
      </w:r>
      <w:r w:rsidR="00081DBF">
        <w:rPr>
          <w:rFonts w:ascii="Times New Roman" w:hAnsi="Times New Roman" w:cs="Times New Roman"/>
        </w:rPr>
        <w:lastRenderedPageBreak/>
        <w:t xml:space="preserve">pattern of activation produced by the straight and arced events across the input groups </w:t>
      </w:r>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r w:rsidR="00081DBF">
        <w:rPr>
          <w:rFonts w:ascii="Times New Roman" w:hAnsi="Times New Roman" w:cs="Times New Roman"/>
        </w:rPr>
        <w:t xml:space="preserve"> because the model’s weights themselves are small, random values</w:t>
      </w:r>
      <w:r w:rsidR="00C65292">
        <w:rPr>
          <w:rFonts w:ascii="Times New Roman" w:hAnsi="Times New Roman" w:cs="Times New Roman"/>
        </w:rPr>
        <w:t xml:space="preserve"> with little meaning</w:t>
      </w:r>
      <w:r w:rsidR="002A5455">
        <w:rPr>
          <w:rFonts w:ascii="Times New Roman" w:hAnsi="Times New Roman" w:cs="Times New Roman"/>
        </w:rPr>
        <w:t xml:space="preserve">. </w:t>
      </w:r>
      <w:r w:rsidR="00081DBF">
        <w:rPr>
          <w:rFonts w:ascii="Times New Roman" w:hAnsi="Times New Roman" w:cs="Times New Roman"/>
        </w:rPr>
        <w:t>This activity</w:t>
      </w:r>
      <w:r w:rsidR="002A5455">
        <w:rPr>
          <w:rFonts w:ascii="Times New Roman" w:hAnsi="Times New Roman" w:cs="Times New Roman"/>
        </w:rPr>
        <w:t xml:space="preserve"> </w:t>
      </w:r>
      <w:r w:rsidR="00081DBF">
        <w:rPr>
          <w:rFonts w:ascii="Times New Roman" w:hAnsi="Times New Roman" w:cs="Times New Roman"/>
        </w:rPr>
        <w:t xml:space="preserve">nonetheless </w:t>
      </w:r>
      <w:r w:rsidR="002A5455">
        <w:rPr>
          <w:rFonts w:ascii="Times New Roman" w:hAnsi="Times New Roman" w:cs="Times New Roman"/>
        </w:rPr>
        <w:t>then propagates to</w:t>
      </w:r>
      <w:r w:rsidR="00081DBF">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r w:rsidR="00201483">
        <w:rPr>
          <w:rFonts w:ascii="Times New Roman" w:hAnsi="Times New Roman" w:cs="Times New Roman"/>
        </w:rPr>
        <w:t>observed and target patterns</w:t>
      </w:r>
      <w:r w:rsidR="002A5455">
        <w:rPr>
          <w:rFonts w:ascii="Times New Roman" w:hAnsi="Times New Roman" w:cs="Times New Roman"/>
        </w:rPr>
        <w:t xml:space="preserve"> is treated as error</w:t>
      </w:r>
      <w:r w:rsidR="00201483">
        <w:rPr>
          <w:rFonts w:ascii="Times New Roman" w:hAnsi="Times New Roman" w:cs="Times New Roman"/>
        </w:rPr>
        <w:t xml:space="preserve"> that model seeks to reduce</w:t>
      </w:r>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key insight is that, from the </w:t>
      </w:r>
      <w:r w:rsidR="00F77F01">
        <w:rPr>
          <w:rFonts w:ascii="Times New Roman" w:hAnsi="Times New Roman" w:cs="Times New Roman"/>
        </w:rPr>
        <w:t>outset of</w:t>
      </w:r>
      <w:r>
        <w:rPr>
          <w:rFonts w:ascii="Times New Roman" w:hAnsi="Times New Roman" w:cs="Times New Roman"/>
        </w:rPr>
        <w:t xml:space="preserve"> training,</w:t>
      </w:r>
      <w:r w:rsidR="002A5455">
        <w:rPr>
          <w:rFonts w:ascii="Times New Roman" w:hAnsi="Times New Roman" w:cs="Times New Roman"/>
        </w:rPr>
        <w:t xml:space="preserve"> the pattern of error </w:t>
      </w:r>
      <w:r w:rsidR="00F77F01">
        <w:rPr>
          <w:rFonts w:ascii="Times New Roman" w:hAnsi="Times New Roman" w:cs="Times New Roman"/>
        </w:rPr>
        <w:t>that both motion types produce distinct patterns of error across the output groups</w:t>
      </w:r>
      <w:r w:rsidR="002A5455">
        <w:rPr>
          <w:rFonts w:ascii="Times New Roman" w:hAnsi="Times New Roman" w:cs="Times New Roman"/>
        </w:rPr>
        <w:t xml:space="preserve"> </w:t>
      </w:r>
      <w:r w:rsidR="00F77F01">
        <w:rPr>
          <w:rFonts w:ascii="Times New Roman" w:hAnsi="Times New Roman" w:cs="Times New Roman"/>
        </w:rPr>
        <w:t xml:space="preserve">A corollary of this is that the </w:t>
      </w:r>
      <w:r w:rsidR="002A5455">
        <w:rPr>
          <w:rFonts w:ascii="Times New Roman" w:hAnsi="Times New Roman" w:cs="Times New Roman"/>
        </w:rPr>
        <w:t xml:space="preserve">network weights </w:t>
      </w:r>
      <w:r w:rsidR="00F77F01">
        <w:rPr>
          <w:rFonts w:ascii="Times New Roman" w:hAnsi="Times New Roman" w:cs="Times New Roman"/>
        </w:rPr>
        <w:t>move in</w:t>
      </w:r>
      <w:r w:rsidR="002A5455">
        <w:rPr>
          <w:rFonts w:ascii="Times New Roman" w:hAnsi="Times New Roman" w:cs="Times New Roman"/>
        </w:rPr>
        <w:t xml:space="preserve"> different directions for both events</w:t>
      </w:r>
      <w:r w:rsidR="00F77F01">
        <w:rPr>
          <w:rFonts w:ascii="Times New Roman" w:hAnsi="Times New Roman" w:cs="Times New Roman"/>
        </w:rPr>
        <w:t xml:space="preserve"> such that, over time, </w:t>
      </w:r>
      <w:r w:rsidR="002A5455">
        <w:rPr>
          <w:rFonts w:ascii="Times New Roman" w:hAnsi="Times New Roman" w:cs="Times New Roman"/>
        </w:rPr>
        <w:t xml:space="preserve">meaningfully distinct hidden representations for </w:t>
      </w:r>
      <w:r w:rsidR="00F77F01">
        <w:rPr>
          <w:rFonts w:ascii="Times New Roman" w:hAnsi="Times New Roman" w:cs="Times New Roman"/>
        </w:rPr>
        <w:t>each action emerge</w:t>
      </w:r>
      <w:r w:rsidR="002A5455">
        <w:rPr>
          <w:rFonts w:ascii="Times New Roman" w:hAnsi="Times New Roman" w:cs="Times New Roman"/>
        </w:rPr>
        <w:t xml:space="preserve">. </w:t>
      </w:r>
      <w:r w:rsidR="00F77F01">
        <w:rPr>
          <w:rFonts w:ascii="Times New Roman" w:hAnsi="Times New Roman" w:cs="Times New Roman"/>
        </w:rPr>
        <w:t>These representations will also come to capture</w:t>
      </w:r>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r w:rsidR="00F77F01">
        <w:rPr>
          <w:rFonts w:ascii="Times New Roman" w:hAnsi="Times New Roman" w:cs="Times New Roman"/>
        </w:rPr>
        <w:t xml:space="preserve"> how these learned features impact networks’ behavior at test</w:t>
      </w:r>
      <w:r>
        <w:rPr>
          <w:rFonts w:ascii="Times New Roman" w:hAnsi="Times New Roman" w:cs="Times New Roman"/>
        </w:rPr>
        <w:t xml:space="preserve">, consider the habituation </w:t>
      </w:r>
      <w:r w:rsidR="000C1A3F">
        <w:rPr>
          <w:rFonts w:ascii="Times New Roman" w:hAnsi="Times New Roman" w:cs="Times New Roman"/>
        </w:rPr>
        <w:t>events</w:t>
      </w:r>
      <w:r>
        <w:rPr>
          <w:rFonts w:ascii="Times New Roman" w:hAnsi="Times New Roman" w:cs="Times New Roman"/>
        </w:rPr>
        <w:t xml:space="preserve"> networks in the Experimental condition. Two of the</w:t>
      </w:r>
      <w:r w:rsidR="000C1A3F">
        <w:rPr>
          <w:rFonts w:ascii="Times New Roman" w:hAnsi="Times New Roman" w:cs="Times New Roman"/>
        </w:rPr>
        <w:t xml:space="preserve"> presented</w:t>
      </w:r>
      <w:r>
        <w:rPr>
          <w:rFonts w:ascii="Times New Roman" w:hAnsi="Times New Roman" w:cs="Times New Roman"/>
        </w:rPr>
        <w:t xml:space="preserve"> features were </w:t>
      </w:r>
      <w:proofErr w:type="gramStart"/>
      <w:r>
        <w:rPr>
          <w:rFonts w:ascii="Times New Roman" w:hAnsi="Times New Roman" w:cs="Times New Roman"/>
        </w:rPr>
        <w:t>novel</w:t>
      </w:r>
      <w:proofErr w:type="gramEnd"/>
      <w:r>
        <w:rPr>
          <w:rFonts w:ascii="Times New Roman" w:hAnsi="Times New Roman" w:cs="Times New Roman"/>
        </w:rPr>
        <w:t xml:space="preserve">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r w:rsidR="000C1A3F">
        <w:rPr>
          <w:rFonts w:ascii="Times New Roman" w:hAnsi="Times New Roman" w:cs="Times New Roman"/>
        </w:rPr>
        <w:t>with which they co-occurred</w:t>
      </w:r>
      <w:r>
        <w:rPr>
          <w:rFonts w:ascii="Times New Roman" w:hAnsi="Times New Roman" w:cs="Times New Roman"/>
        </w:rPr>
        <w:t xml:space="preserve"> during </w:t>
      </w:r>
      <w:r w:rsidR="000C1A3F">
        <w:rPr>
          <w:rFonts w:ascii="Times New Roman" w:hAnsi="Times New Roman" w:cs="Times New Roman"/>
        </w:rPr>
        <w:t>pretraining</w:t>
      </w:r>
      <w:r>
        <w:rPr>
          <w:rFonts w:ascii="Times New Roman" w:hAnsi="Times New Roman" w:cs="Times New Roman"/>
        </w:rPr>
        <w:t xml:space="preserve">. By contrast, new associations must be formed </w:t>
      </w:r>
      <w:r w:rsidR="000C1A3F">
        <w:rPr>
          <w:rFonts w:ascii="Times New Roman" w:hAnsi="Times New Roman" w:cs="Times New Roman"/>
        </w:rPr>
        <w:t>among the novel features</w:t>
      </w:r>
      <w:r>
        <w:rPr>
          <w:rFonts w:ascii="Times New Roman" w:hAnsi="Times New Roman" w:cs="Times New Roman"/>
        </w:rPr>
        <w:t xml:space="preserve">. Thus, </w:t>
      </w:r>
      <w:r w:rsidR="000C1A3F">
        <w:rPr>
          <w:rFonts w:ascii="Times New Roman" w:hAnsi="Times New Roman" w:cs="Times New Roman"/>
        </w:rPr>
        <w:t>networks must associate a higher jump with a taller barrier.</w:t>
      </w:r>
      <w:r>
        <w:rPr>
          <w:rFonts w:ascii="Times New Roman" w:hAnsi="Times New Roman" w:cs="Times New Roman"/>
        </w:rPr>
        <w:t xml:space="preserve"> Although the habituation phase is shorter</w:t>
      </w:r>
      <w:r w:rsidR="000C1A3F">
        <w:rPr>
          <w:rFonts w:ascii="Times New Roman" w:hAnsi="Times New Roman" w:cs="Times New Roman"/>
        </w:rPr>
        <w:t xml:space="preserve"> in length</w:t>
      </w:r>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15239A81"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w:t>
      </w:r>
      <w:proofErr w:type="gramStart"/>
      <w:r w:rsidR="00881931">
        <w:rPr>
          <w:rFonts w:ascii="Times New Roman" w:hAnsi="Times New Roman" w:cs="Times New Roman"/>
          <w:color w:val="000000" w:themeColor="text1"/>
          <w:sz w:val="24"/>
          <w:szCs w:val="24"/>
        </w:rPr>
        <w:t>the Experimental</w:t>
      </w:r>
      <w:proofErr w:type="gramEnd"/>
      <w:r w:rsidR="00881931">
        <w:rPr>
          <w:rFonts w:ascii="Times New Roman" w:hAnsi="Times New Roman" w:cs="Times New Roman"/>
          <w:color w:val="000000" w:themeColor="text1"/>
          <w:sz w:val="24"/>
          <w:szCs w:val="24"/>
        </w:rPr>
        <w:t xml:space="preserve">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ins w:id="374" w:author="Benton, Deon" w:date="2026-06-29T21:54:00Z" w16du:dateUtc="2026-06-30T02:54:00Z">
        <w:r w:rsidR="00EE5221">
          <w:rPr>
            <w:rFonts w:ascii="Times New Roman" w:hAnsi="Times New Roman" w:cs="Times New Roman"/>
            <w:i w:val="0"/>
            <w:iCs w:val="0"/>
            <w:color w:val="000000" w:themeColor="text1"/>
            <w:sz w:val="24"/>
            <w:szCs w:val="24"/>
          </w:rPr>
          <w:t xml:space="preserve"> This results pattern was typical of most model runs.</w:t>
        </w:r>
      </w:ins>
    </w:p>
    <w:p w14:paraId="1B515456" w14:textId="77777777" w:rsidR="002A5455" w:rsidRDefault="002A5455" w:rsidP="002A5455">
      <w:pPr>
        <w:spacing w:line="480" w:lineRule="auto"/>
        <w:contextualSpacing/>
        <w:rPr>
          <w:rFonts w:ascii="Times New Roman" w:hAnsi="Times New Roman" w:cs="Times New Roman"/>
        </w:rPr>
      </w:pPr>
    </w:p>
    <w:p w14:paraId="506C4856" w14:textId="57D829C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r w:rsidR="00E54F84">
        <w:rPr>
          <w:rFonts w:ascii="Times New Roman" w:hAnsi="Times New Roman" w:cs="Times New Roman"/>
        </w:rPr>
        <w:t xml:space="preserve">As shown in Figure </w:t>
      </w:r>
      <w:r w:rsidR="00567787">
        <w:rPr>
          <w:rFonts w:ascii="Times New Roman" w:hAnsi="Times New Roman" w:cs="Times New Roman"/>
        </w:rPr>
        <w:t>10</w:t>
      </w:r>
      <w:r w:rsidR="00E54F84">
        <w:rPr>
          <w:rFonts w:ascii="Times New Roman" w:hAnsi="Times New Roman" w:cs="Times New Roman"/>
        </w:rPr>
        <w:t>, 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w:t>
      </w:r>
      <w:r w:rsidR="006C56DA">
        <w:rPr>
          <w:rFonts w:ascii="Times New Roman" w:hAnsi="Times New Roman" w:cs="Times New Roman"/>
        </w:rPr>
        <w:t xml:space="preserve">error </w:t>
      </w:r>
      <w:r>
        <w:rPr>
          <w:rFonts w:ascii="Times New Roman" w:hAnsi="Times New Roman" w:cs="Times New Roman"/>
        </w:rPr>
        <w:t xml:space="preserve">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w:t>
      </w:r>
      <w:r w:rsidR="006C56DA">
        <w:rPr>
          <w:rFonts w:ascii="Times New Roman" w:hAnsi="Times New Roman" w:cs="Times New Roman"/>
        </w:rPr>
        <w:t>a discrepancy</w:t>
      </w:r>
      <w:r>
        <w:rPr>
          <w:rFonts w:ascii="Times New Roman" w:hAnsi="Times New Roman" w:cs="Times New Roman"/>
        </w:rPr>
        <w:t xml:space="preserve"> and show </w:t>
      </w:r>
      <w:r w:rsidR="006C56DA">
        <w:rPr>
          <w:rFonts w:ascii="Times New Roman" w:hAnsi="Times New Roman" w:cs="Times New Roman"/>
        </w:rPr>
        <w:t>increased error</w:t>
      </w:r>
      <w:r>
        <w:rPr>
          <w:rFonts w:ascii="Times New Roman" w:hAnsi="Times New Roman" w:cs="Times New Roman"/>
        </w:rPr>
        <w:t>.</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w:t>
      </w:r>
      <w:proofErr w:type="gramStart"/>
      <w:r w:rsidR="00FB795E">
        <w:rPr>
          <w:rFonts w:ascii="Times New Roman" w:hAnsi="Times New Roman" w:cs="Times New Roman"/>
          <w:color w:val="000000" w:themeColor="text1"/>
          <w:sz w:val="24"/>
          <w:szCs w:val="24"/>
        </w:rPr>
        <w:t>the Experimental</w:t>
      </w:r>
      <w:proofErr w:type="gramEnd"/>
      <w:r w:rsidR="00FB795E">
        <w:rPr>
          <w:rFonts w:ascii="Times New Roman" w:hAnsi="Times New Roman" w:cs="Times New Roman"/>
          <w:color w:val="000000" w:themeColor="text1"/>
          <w:sz w:val="24"/>
          <w:szCs w:val="24"/>
        </w:rPr>
        <w:t xml:space="preserve">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5CB9CAFC"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r w:rsidR="00332DBA">
        <w:rPr>
          <w:rFonts w:ascii="Times New Roman" w:hAnsi="Times New Roman" w:cs="Times New Roman"/>
        </w:rPr>
        <w:t xml:space="preserve"> associate the Obstacle Height 4 and Periphery units with the </w:t>
      </w:r>
      <w:r w:rsidR="006154C2">
        <w:rPr>
          <w:rFonts w:ascii="Times New Roman" w:hAnsi="Times New Roman" w:cs="Times New Roman"/>
        </w:rPr>
        <w:t>three</w:t>
      </w:r>
      <w:r w:rsidR="00332DBA">
        <w:rPr>
          <w:rFonts w:ascii="Times New Roman" w:hAnsi="Times New Roman" w:cs="Times New Roman"/>
        </w:rPr>
        <w:t xml:space="preserve"> other critical input features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6154C2">
        <w:rPr>
          <w:rFonts w:ascii="Times New Roman" w:hAnsi="Times New Roman" w:cs="Times New Roman"/>
        </w:rPr>
        <w:t xml:space="preserve"> </w:t>
      </w:r>
      <w:r w:rsidR="00655992">
        <w:rPr>
          <w:rFonts w:ascii="Times New Roman" w:hAnsi="Times New Roman" w:cs="Times New Roman"/>
        </w:rPr>
        <w:t xml:space="preserve">and </w:t>
      </w:r>
      <w:r w:rsidR="00332DBA">
        <w:rPr>
          <w:rFonts w:ascii="Times New Roman" w:hAnsi="Times New Roman" w:cs="Times New Roman"/>
        </w:rPr>
        <w:t xml:space="preserve">Small Separation) that these units were associated with—via adjustments to the weights connecting these units—during habituation. </w:t>
      </w:r>
      <w:r w:rsidR="00227861">
        <w:rPr>
          <w:rFonts w:ascii="Times New Roman" w:hAnsi="Times New Roman" w:cs="Times New Roman"/>
        </w:rPr>
        <w:t>Thus,</w:t>
      </w:r>
      <w:r w:rsidR="00332DBA">
        <w:rPr>
          <w:rFonts w:ascii="Times New Roman" w:hAnsi="Times New Roman" w:cs="Times New Roman"/>
        </w:rPr>
        <w:t xml:space="preserve"> the</w:t>
      </w:r>
      <w:r w:rsidR="006154C2">
        <w:rPr>
          <w:rFonts w:ascii="Times New Roman" w:hAnsi="Times New Roman" w:cs="Times New Roman"/>
        </w:rPr>
        <w:t xml:space="preserve"> network did not activate </w:t>
      </w:r>
      <w:r w:rsidR="00FC33AD">
        <w:rPr>
          <w:rFonts w:ascii="Times New Roman" w:hAnsi="Times New Roman" w:cs="Times New Roman"/>
        </w:rPr>
        <w:t>both obstacle units</w:t>
      </w:r>
      <w:r w:rsidR="006154C2">
        <w:rPr>
          <w:rFonts w:ascii="Times New Roman" w:hAnsi="Times New Roman" w:cs="Times New Roman"/>
        </w:rPr>
        <w:t xml:space="preserve"> when presented with</w:t>
      </w:r>
      <w:r w:rsidR="00332DBA">
        <w:rPr>
          <w:rFonts w:ascii="Times New Roman" w:hAnsi="Times New Roman" w:cs="Times New Roman"/>
        </w:rPr>
        <w:t xml:space="preserve"> t</w:t>
      </w:r>
      <w:r w:rsidR="006154C2">
        <w:rPr>
          <w:rFonts w:ascii="Times New Roman" w:hAnsi="Times New Roman" w:cs="Times New Roman"/>
        </w:rPr>
        <w:t>wo</w:t>
      </w:r>
      <w:r w:rsidR="00332DBA">
        <w:rPr>
          <w:rFonts w:ascii="Times New Roman" w:hAnsi="Times New Roman" w:cs="Times New Roman"/>
        </w:rPr>
        <w:t xml:space="preserve"> of </w:t>
      </w:r>
      <w:r w:rsidR="006154C2">
        <w:rPr>
          <w:rFonts w:ascii="Times New Roman" w:hAnsi="Times New Roman" w:cs="Times New Roman"/>
        </w:rPr>
        <w:t>the three</w:t>
      </w:r>
      <w:r w:rsidR="00655992">
        <w:rPr>
          <w:rFonts w:ascii="Times New Roman" w:hAnsi="Times New Roman" w:cs="Times New Roman"/>
        </w:rPr>
        <w:t xml:space="preserve"> associated</w:t>
      </w:r>
      <w:r w:rsidR="00332DBA">
        <w:rPr>
          <w:rFonts w:ascii="Times New Roman" w:hAnsi="Times New Roman" w:cs="Times New Roman"/>
        </w:rPr>
        <w:t xml:space="preserve"> features (Arced Path</w:t>
      </w:r>
      <w:r w:rsidR="007B4552">
        <w:rPr>
          <w:rFonts w:ascii="Times New Roman" w:hAnsi="Times New Roman" w:cs="Times New Roman"/>
        </w:rPr>
        <w:t xml:space="preserve"> and</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r w:rsidR="00227861">
        <w:rPr>
          <w:rFonts w:ascii="Times New Roman" w:hAnsi="Times New Roman" w:cs="Times New Roman"/>
        </w:rPr>
        <w:t xml:space="preserve"> during the Inconsistent test event</w:t>
      </w:r>
      <w:r w:rsidRPr="00136774">
        <w:rPr>
          <w:rFonts w:ascii="Times New Roman" w:hAnsi="Times New Roman" w:cs="Times New Roman"/>
        </w:rPr>
        <w:t xml:space="preserve">. </w:t>
      </w:r>
      <w:r w:rsidR="006154C2">
        <w:rPr>
          <w:rFonts w:ascii="Times New Roman" w:hAnsi="Times New Roman" w:cs="Times New Roman"/>
        </w:rPr>
        <w:t>This</w:t>
      </w:r>
      <w:r w:rsidR="00FC33AD">
        <w:rPr>
          <w:rFonts w:ascii="Times New Roman" w:hAnsi="Times New Roman" w:cs="Times New Roman"/>
        </w:rPr>
        <w:t xml:space="preserve"> </w:t>
      </w:r>
      <w:r w:rsidR="006154C2">
        <w:rPr>
          <w:rFonts w:ascii="Times New Roman" w:hAnsi="Times New Roman" w:cs="Times New Roman"/>
        </w:rPr>
        <w:t>is the correct response.</w:t>
      </w:r>
    </w:p>
    <w:p w14:paraId="10651209" w14:textId="61FF0DD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r w:rsidR="006154C2">
        <w:rPr>
          <w:rFonts w:ascii="Times New Roman" w:hAnsi="Times New Roman" w:cs="Times New Roman"/>
        </w:rPr>
        <w:t>was not subjected to the same visual salience manipulation as the obstacle groups</w:t>
      </w:r>
      <w:r>
        <w:rPr>
          <w:rFonts w:ascii="Times New Roman" w:hAnsi="Times New Roman" w:cs="Times New Roman"/>
        </w:rPr>
        <w:t xml:space="preserve">, </w:t>
      </w:r>
      <w:r w:rsidRPr="00610A6A">
        <w:rPr>
          <w:rFonts w:ascii="Times New Roman" w:hAnsi="Times New Roman" w:cs="Times New Roman"/>
        </w:rPr>
        <w:t xml:space="preserve">the network </w:t>
      </w:r>
      <w:r w:rsidR="008B4D07">
        <w:rPr>
          <w:rFonts w:ascii="Times New Roman" w:hAnsi="Times New Roman" w:cs="Times New Roman"/>
        </w:rPr>
        <w:t xml:space="preserve">developed a sufficiently strong association to </w:t>
      </w:r>
      <w:r w:rsidRPr="00610A6A">
        <w:rPr>
          <w:rFonts w:ascii="Times New Roman" w:hAnsi="Times New Roman" w:cs="Times New Roman"/>
        </w:rPr>
        <w:t>activate</w:t>
      </w:r>
      <w:r w:rsidR="006154C2">
        <w:rPr>
          <w:rFonts w:ascii="Times New Roman" w:hAnsi="Times New Roman" w:cs="Times New Roman"/>
        </w:rPr>
        <w:t xml:space="preserve"> correctly</w:t>
      </w:r>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r w:rsidR="006154C2">
        <w:rPr>
          <w:rFonts w:ascii="Times New Roman" w:hAnsi="Times New Roman" w:cs="Times New Roman"/>
        </w:rPr>
        <w:t>some of the input features it was</w:t>
      </w:r>
      <w:r w:rsidRPr="00610A6A">
        <w:rPr>
          <w:rFonts w:ascii="Times New Roman" w:hAnsi="Times New Roman" w:cs="Times New Roman"/>
        </w:rPr>
        <w:t xml:space="preserve"> associated with during </w:t>
      </w:r>
      <w:r>
        <w:rPr>
          <w:rFonts w:ascii="Times New Roman" w:hAnsi="Times New Roman" w:cs="Times New Roman"/>
        </w:rPr>
        <w:t>habituation</w:t>
      </w:r>
      <w:r w:rsidR="006154C2">
        <w:rPr>
          <w:rFonts w:ascii="Times New Roman" w:hAnsi="Times New Roman" w:cs="Times New Roman"/>
        </w:rPr>
        <w:t xml:space="preserve"> (i.e., itself and Arced</w:t>
      </w:r>
      <w:r w:rsidR="007B4552">
        <w:rPr>
          <w:rFonts w:ascii="Times New Roman" w:hAnsi="Times New Roman" w:cs="Times New Roman"/>
        </w:rPr>
        <w:t xml:space="preserve"> Path</w:t>
      </w:r>
      <w:r w:rsidR="006154C2">
        <w:rPr>
          <w:rFonts w:ascii="Times New Roman" w:hAnsi="Times New Roman" w:cs="Times New Roman"/>
        </w:rPr>
        <w:t xml:space="preserve">). This again was the correct </w:t>
      </w:r>
      <w:r w:rsidR="006154C2">
        <w:rPr>
          <w:rFonts w:ascii="Times New Roman" w:hAnsi="Times New Roman" w:cs="Times New Roman"/>
        </w:rPr>
        <w:lastRenderedPageBreak/>
        <w:t xml:space="preserve">response. </w:t>
      </w:r>
      <w:r w:rsidR="00227861">
        <w:rPr>
          <w:rFonts w:ascii="Times New Roman" w:hAnsi="Times New Roman" w:cs="Times New Roman"/>
        </w:rPr>
        <w:t xml:space="preserve">Combined with the fact that all </w:t>
      </w:r>
      <w:r w:rsidR="008B4D07">
        <w:rPr>
          <w:rFonts w:ascii="Times New Roman" w:hAnsi="Times New Roman" w:cs="Times New Roman"/>
        </w:rPr>
        <w:t xml:space="preserve">five </w:t>
      </w:r>
      <w:r w:rsidR="00227861">
        <w:rPr>
          <w:rFonts w:ascii="Times New Roman" w:hAnsi="Times New Roman" w:cs="Times New Roman"/>
        </w:rPr>
        <w:t xml:space="preserve">features were activated correctly during the Consistent test event meant that both events produced equivalent </w:t>
      </w:r>
      <w:proofErr w:type="gramStart"/>
      <w:r w:rsidR="00227861">
        <w:rPr>
          <w:rFonts w:ascii="Times New Roman" w:hAnsi="Times New Roman" w:cs="Times New Roman"/>
        </w:rPr>
        <w:t>error</w:t>
      </w:r>
      <w:proofErr w:type="gramEnd"/>
      <w:r w:rsidR="00227861">
        <w:rPr>
          <w:rFonts w:ascii="Times New Roman" w:hAnsi="Times New Roman" w:cs="Times New Roman"/>
        </w:rPr>
        <w:t>.</w:t>
      </w:r>
      <w:r w:rsidR="00367AE5">
        <w:rPr>
          <w:rFonts w:ascii="Times New Roman" w:hAnsi="Times New Roman" w:cs="Times New Roman"/>
        </w:rPr>
        <w:t xml:space="preserve"> </w:t>
      </w:r>
    </w:p>
    <w:p w14:paraId="3E108D4A" w14:textId="2B643C84" w:rsidR="00B63244" w:rsidRDefault="00367AE5" w:rsidP="008554A5">
      <w:pPr>
        <w:spacing w:line="480" w:lineRule="auto"/>
        <w:ind w:firstLine="720"/>
        <w:contextualSpacing/>
        <w:rPr>
          <w:rFonts w:ascii="Times New Roman" w:hAnsi="Times New Roman" w:cs="Times New Roman"/>
        </w:rPr>
      </w:pPr>
      <w:r>
        <w:rPr>
          <w:rFonts w:ascii="Times New Roman" w:hAnsi="Times New Roman" w:cs="Times New Roman"/>
        </w:rPr>
        <w:t>It might nonetheless be argued that these results and this analysis are undermined by the fact that the model’s pretraining experience poorly approximated infants’ real-world experience. The basis for this potential objection is that</w:t>
      </w:r>
      <w:r w:rsidR="009C148F">
        <w:rPr>
          <w:rFonts w:ascii="Times New Roman" w:hAnsi="Times New Roman" w:cs="Times New Roman"/>
        </w:rPr>
        <w:t xml:space="preserve"> whereas infants see at some instances of unconstrained arced motion,</w:t>
      </w:r>
      <w:r w:rsidR="00B63244" w:rsidRPr="00B63244">
        <w:rPr>
          <w:rFonts w:ascii="Times New Roman" w:hAnsi="Times New Roman" w:cs="Times New Roman"/>
        </w:rPr>
        <w:t xml:space="preserve"> </w:t>
      </w:r>
      <w:r w:rsidR="009C148F">
        <w:rPr>
          <w:rFonts w:ascii="Times New Roman" w:hAnsi="Times New Roman" w:cs="Times New Roman"/>
        </w:rPr>
        <w:t>such motion</w:t>
      </w:r>
      <w:r w:rsidR="00B63244" w:rsidRPr="00B63244">
        <w:rPr>
          <w:rFonts w:ascii="Times New Roman" w:hAnsi="Times New Roman" w:cs="Times New Roman"/>
        </w:rPr>
        <w:t xml:space="preserve"> never occurred during pretraining</w:t>
      </w:r>
      <w:r w:rsidR="009C148F">
        <w:rPr>
          <w:rFonts w:ascii="Times New Roman" w:hAnsi="Times New Roman" w:cs="Times New Roman"/>
        </w:rPr>
        <w:t xml:space="preserve"> for networks</w:t>
      </w:r>
      <w:r w:rsidR="009E3E69">
        <w:rPr>
          <w:rFonts w:ascii="Times New Roman" w:hAnsi="Times New Roman" w:cs="Times New Roman"/>
        </w:rPr>
        <w:t xml:space="preserve">. </w:t>
      </w:r>
      <w:r>
        <w:rPr>
          <w:rFonts w:ascii="Times New Roman" w:hAnsi="Times New Roman" w:cs="Times New Roman"/>
        </w:rPr>
        <w:t>Simulation 1b addressed this issue head-on by</w:t>
      </w:r>
      <w:r w:rsidR="00B63244">
        <w:rPr>
          <w:rFonts w:ascii="Times New Roman" w:hAnsi="Times New Roman" w:cs="Times New Roman"/>
        </w:rPr>
        <w:t xml:space="preserve"> </w:t>
      </w:r>
      <w:r>
        <w:rPr>
          <w:rFonts w:ascii="Times New Roman" w:hAnsi="Times New Roman" w:cs="Times New Roman"/>
        </w:rPr>
        <w:t>testing</w:t>
      </w:r>
      <w:r w:rsidR="0078769E">
        <w:rPr>
          <w:rFonts w:ascii="Times New Roman" w:hAnsi="Times New Roman" w:cs="Times New Roman"/>
        </w:rPr>
        <w:t xml:space="preserve"> </w:t>
      </w:r>
      <w:r w:rsidR="00906324">
        <w:rPr>
          <w:rFonts w:ascii="Times New Roman" w:hAnsi="Times New Roman" w:cs="Times New Roman"/>
        </w:rPr>
        <w:t>ALIAS’s ability to</w:t>
      </w:r>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r>
        <w:rPr>
          <w:rFonts w:ascii="Times New Roman" w:hAnsi="Times New Roman" w:cs="Times New Roman"/>
        </w:rPr>
        <w:t xml:space="preserve"> the </w:t>
      </w:r>
      <w:r w:rsidR="00906324">
        <w:rPr>
          <w:rFonts w:ascii="Times New Roman" w:hAnsi="Times New Roman" w:cs="Times New Roman"/>
        </w:rPr>
        <w:t>pretraining</w:t>
      </w:r>
      <w:r>
        <w:rPr>
          <w:rFonts w:ascii="Times New Roman" w:hAnsi="Times New Roman" w:cs="Times New Roman"/>
        </w:rPr>
        <w:t xml:space="preserve"> ratio of constrained to unconstrained arced motion</w:t>
      </w:r>
      <w:r w:rsidR="00906324">
        <w:rPr>
          <w:rFonts w:ascii="Times New Roman" w:hAnsi="Times New Roman" w:cs="Times New Roman"/>
        </w:rPr>
        <w:t xml:space="preserve"> </w:t>
      </w:r>
      <w:proofErr w:type="gramStart"/>
      <w:r w:rsidR="00906324">
        <w:rPr>
          <w:rFonts w:ascii="Times New Roman" w:hAnsi="Times New Roman" w:cs="Times New Roman"/>
        </w:rPr>
        <w:t>varied.</w:t>
      </w:r>
      <w:r w:rsidR="00B63244" w:rsidRPr="00B63244">
        <w:rPr>
          <w:rFonts w:ascii="Times New Roman" w:hAnsi="Times New Roman" w:cs="Times New Roman"/>
        </w:rPr>
        <w:t>.</w:t>
      </w:r>
      <w:proofErr w:type="gramEnd"/>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ALIAS’s performance in Simulation 1a depended on not seeing unconstrained arced motion during pretraining, the ratio of this motion to arced motion was varied during pretraining. </w:t>
      </w:r>
      <w:r w:rsidR="003354F7">
        <w:rPr>
          <w:rFonts w:ascii="Times New Roman" w:eastAsia="Times New Roman" w:hAnsi="Times New Roman" w:cs="Times New Roman"/>
        </w:rPr>
        <w:t>The ratios used were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90% constrained vs. 10% 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A sixth ratio—</w:t>
      </w:r>
      <w:r w:rsidR="003B2C68" w:rsidRPr="00BF62AD">
        <w:rPr>
          <w:rFonts w:ascii="Times New Roman" w:eastAsia="Times New Roman" w:hAnsi="Times New Roman" w:cs="Times New Roman"/>
        </w:rPr>
        <w:t xml:space="preserve">100% constrained vs. 0% </w:t>
      </w:r>
      <w:proofErr w:type="gramStart"/>
      <w:r w:rsidR="003B2C68" w:rsidRPr="00BF62AD">
        <w:rPr>
          <w:rFonts w:ascii="Times New Roman" w:eastAsia="Times New Roman" w:hAnsi="Times New Roman" w:cs="Times New Roman"/>
        </w:rPr>
        <w:t>unconstrained</w:t>
      </w:r>
      <w:r w:rsidR="00652565">
        <w:rPr>
          <w:rFonts w:ascii="Times New Roman" w:eastAsia="Times New Roman" w:hAnsi="Times New Roman" w:cs="Times New Roman"/>
        </w:rPr>
        <w:t>—</w:t>
      </w:r>
      <w:proofErr w:type="gramEnd"/>
      <w:r>
        <w:rPr>
          <w:rFonts w:ascii="Times New Roman" w:eastAsia="Times New Roman" w:hAnsi="Times New Roman" w:cs="Times New Roman"/>
        </w:rPr>
        <w:t>w</w:t>
      </w:r>
      <w:r w:rsidR="00652565">
        <w:rPr>
          <w:rFonts w:ascii="Times New Roman" w:eastAsia="Times New Roman" w:hAnsi="Times New Roman" w:cs="Times New Roman"/>
        </w:rPr>
        <w:t>a</w:t>
      </w:r>
      <w:r>
        <w:rPr>
          <w:rFonts w:ascii="Times New Roman" w:eastAsia="Times New Roman" w:hAnsi="Times New Roman" w:cs="Times New Roman"/>
        </w:rPr>
        <w:t xml:space="preserve">s also used to test the robustness of </w:t>
      </w:r>
      <w:r w:rsidR="003B2C68">
        <w:rPr>
          <w:rFonts w:ascii="Times New Roman" w:eastAsia="Times New Roman" w:hAnsi="Times New Roman" w:cs="Times New Roman"/>
        </w:rPr>
        <w:t>Simulation 1a</w:t>
      </w:r>
      <w:r>
        <w:rPr>
          <w:rFonts w:ascii="Times New Roman" w:eastAsia="Times New Roman" w:hAnsi="Times New Roman" w:cs="Times New Roman"/>
        </w:rPr>
        <w:t xml:space="preserve">. </w:t>
      </w:r>
      <w:r w:rsidR="008A27EC">
        <w:rPr>
          <w:rFonts w:ascii="Times New Roman" w:eastAsia="Times New Roman" w:hAnsi="Times New Roman" w:cs="Times New Roman"/>
        </w:rPr>
        <w:t>In each ratio, the first and second numbers corresponded to the proportion of time that constrained motion occurred during pretraining; the second number corresponded to the proportion of time that unconstrained motion occurred during this phase.</w:t>
      </w:r>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r w:rsidR="008A27EC">
        <w:rPr>
          <w:rFonts w:ascii="Times New Roman" w:eastAsia="Times New Roman" w:hAnsi="Times New Roman" w:cs="Times New Roman"/>
        </w:rPr>
        <w:t>Given the goal of this simulation</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 was not compared to the competitor models</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r>
        <w:rPr>
          <w:rFonts w:ascii="Times New Roman" w:hAnsi="Times New Roman" w:cs="Times New Roman"/>
        </w:rPr>
        <w:t>As shown in Figure 12, ALIAS reproduced the first target finding irrespective of the ratio of each kind of motion.</w:t>
      </w:r>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C631AEA"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DB1F92" w:rsidRPr="00DB1F92">
        <w:t xml:space="preserve"> </w:t>
      </w:r>
      <w:r w:rsidR="00DB1F92" w:rsidRPr="00DB1F92">
        <w:rPr>
          <w:rFonts w:ascii="Times New Roman" w:hAnsi="Times New Roman" w:cs="Times New Roman"/>
        </w:rPr>
        <w:t>Varying the ratio of constrained and unconstrained actions during pretraining had little effect because all networks were habituated to constrained action immediately before test.</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 xml:space="preserve">possessed features </w:t>
      </w:r>
      <w:r w:rsidR="000535F0">
        <w:rPr>
          <w:rFonts w:ascii="Times New Roman" w:eastAsia="Times New Roman" w:hAnsi="Times New Roman" w:cs="Times New Roman"/>
        </w:rPr>
        <w:lastRenderedPageBreak/>
        <w:t>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r w:rsidR="006A6503">
        <w:rPr>
          <w:rFonts w:ascii="Times New Roman" w:eastAsia="Times New Roman" w:hAnsi="Times New Roman" w:cs="Times New Roman"/>
        </w:rPr>
        <w:t>VOM10</w:t>
      </w:r>
      <w:r w:rsidR="002E4851">
        <w:rPr>
          <w:rFonts w:ascii="Times New Roman" w:eastAsia="Times New Roman" w:hAnsi="Times New Roman" w:cs="Times New Roman"/>
        </w:rPr>
        <w:t xml:space="preserve"> nor </w:t>
      </w:r>
      <w:r w:rsidR="006A6503">
        <w:rPr>
          <w:rFonts w:ascii="Times New Roman" w:eastAsia="Times New Roman" w:hAnsi="Times New Roman" w:cs="Times New Roman"/>
        </w:rPr>
        <w:t>VOM10</w:t>
      </w:r>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4BE72101"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776D974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DD3A69">
        <w:rPr>
          <w:rFonts w:ascii="Times New Roman" w:hAnsi="Times New Roman" w:cs="Times New Roman"/>
        </w:rPr>
        <w:t>ALIAS’s responses did not hinge on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4B0AF253" w:rsidR="00A565C1" w:rsidRDefault="00DB1F9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These findings indicate that differential obstacle salience is necessary.</w:t>
      </w:r>
      <w:r w:rsidR="00F770FE">
        <w:rPr>
          <w:rFonts w:ascii="Times New Roman" w:eastAsia="Times New Roman" w:hAnsi="Times New Roman" w:cs="Times New Roman"/>
        </w:rPr>
        <w:t xml:space="preserve">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whether objects possess animate-typical features</w:t>
      </w:r>
      <w:r w:rsidR="006E079D">
        <w:rPr>
          <w:rFonts w:ascii="Times New Roman" w:hAnsi="Times New Roman" w:cs="Times New Roman"/>
        </w:rPr>
        <w:t xml:space="preserve"> only weakly demonstrate </w:t>
      </w:r>
      <w:proofErr w:type="gramStart"/>
      <w:r w:rsidR="00F25110">
        <w:rPr>
          <w:rFonts w:ascii="Times New Roman" w:hAnsi="Times New Roman" w:cs="Times New Roman"/>
        </w:rPr>
        <w:t>its</w:t>
      </w:r>
      <w:proofErr w:type="gramEnd"/>
      <w:r w:rsidR="00F25110">
        <w:rPr>
          <w:rFonts w:ascii="Times New Roman" w:hAnsi="Times New Roman" w:cs="Times New Roman"/>
        </w:rPr>
        <w:t xml:space="preserve">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r w:rsidR="004C69B8">
        <w:rPr>
          <w:rFonts w:ascii="Times New Roman" w:hAnsi="Times New Roman" w:cs="Times New Roman"/>
        </w:rPr>
        <w:t xml:space="preserve">make </w:t>
      </w:r>
      <w:r w:rsidR="004C69B8">
        <w:rPr>
          <w:rFonts w:ascii="Times New Roman" w:hAnsi="Times New Roman" w:cs="Times New Roman"/>
        </w:rPr>
        <w:lastRenderedPageBreak/>
        <w:t xml:space="preserve">bidirectional inferences among goals, actions, and constraints. </w:t>
      </w:r>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r w:rsidR="00A565C1">
        <w:rPr>
          <w:rFonts w:ascii="Times New Roman" w:hAnsi="Times New Roman" w:cs="Times New Roman"/>
        </w:rPr>
        <w:t>reached</w:t>
      </w:r>
      <w:r w:rsidR="00A565C1" w:rsidRPr="00DB2735">
        <w:rPr>
          <w:rFonts w:ascii="Times New Roman" w:hAnsi="Times New Roman" w:cs="Times New Roman"/>
        </w:rPr>
        <w:t xml:space="preserve"> the small </w:t>
      </w:r>
      <w:r w:rsidR="00A565C1">
        <w:rPr>
          <w:rFonts w:ascii="Times New Roman" w:hAnsi="Times New Roman" w:cs="Times New Roman"/>
        </w:rPr>
        <w:t>one</w:t>
      </w:r>
      <w:r w:rsidR="00A565C1" w:rsidRPr="00DB2735">
        <w:rPr>
          <w:rFonts w:ascii="Times New Roman" w:hAnsi="Times New Roman" w:cs="Times New Roman"/>
        </w:rPr>
        <w:t>, the small circle moved through a</w:t>
      </w:r>
      <w:r w:rsidR="00A565C1">
        <w:rPr>
          <w:rFonts w:ascii="Times New Roman" w:hAnsi="Times New Roman" w:cs="Times New Roman"/>
        </w:rPr>
        <w:t xml:space="preserve"> narrow gap between two bars and</w:t>
      </w:r>
      <w:r w:rsidR="00A565C1" w:rsidRPr="00DB2735">
        <w:rPr>
          <w:rFonts w:ascii="Times New Roman" w:hAnsi="Times New Roman" w:cs="Times New Roman"/>
        </w:rPr>
        <w:t xml:space="preserve"> </w:t>
      </w:r>
      <w:r w:rsidR="00A565C1">
        <w:rPr>
          <w:rFonts w:ascii="Times New Roman" w:hAnsi="Times New Roman" w:cs="Times New Roman"/>
        </w:rPr>
        <w:t xml:space="preserve">disappeared </w:t>
      </w:r>
      <w:r w:rsidR="00A565C1" w:rsidRPr="00DB2735">
        <w:rPr>
          <w:rFonts w:ascii="Times New Roman" w:hAnsi="Times New Roman" w:cs="Times New Roman"/>
        </w:rPr>
        <w:t>from the screen</w:t>
      </w:r>
      <w:r w:rsidR="00A565C1">
        <w:rPr>
          <w:rFonts w:ascii="Times New Roman" w:hAnsi="Times New Roman" w:cs="Times New Roman"/>
        </w:rPr>
        <w:t>; the width of the gap forced the larger circle to move around one of the bars</w:t>
      </w:r>
      <w:r w:rsidR="00A565C1" w:rsidRPr="00DB2735">
        <w:rPr>
          <w:rFonts w:ascii="Times New Roman" w:hAnsi="Times New Roman" w:cs="Times New Roman"/>
        </w:rPr>
        <w:t xml:space="preserve">. </w:t>
      </w:r>
      <w:r w:rsidR="00A565C1">
        <w:rPr>
          <w:rFonts w:ascii="Times New Roman" w:hAnsi="Times New Roman" w:cs="Times New Roman"/>
        </w:rPr>
        <w:t>The fact that the</w:t>
      </w:r>
      <w:r w:rsidR="00A565C1" w:rsidRPr="00DB2735">
        <w:rPr>
          <w:rFonts w:ascii="Times New Roman" w:hAnsi="Times New Roman" w:cs="Times New Roman"/>
        </w:rPr>
        <w:t xml:space="preserve"> large circle never reached the small one</w:t>
      </w:r>
      <w:r w:rsidR="00A565C1">
        <w:rPr>
          <w:rFonts w:ascii="Times New Roman" w:hAnsi="Times New Roman" w:cs="Times New Roman"/>
        </w:rPr>
        <w:t xml:space="preserve"> before it disappeared from the screen meant that the large circle’s goal of reaching the small one </w:t>
      </w:r>
      <w:r w:rsidR="00A565C1" w:rsidRPr="00DB2735">
        <w:rPr>
          <w:rFonts w:ascii="Times New Roman" w:hAnsi="Times New Roman" w:cs="Times New Roman"/>
        </w:rPr>
        <w:t>had to be inferred.</w:t>
      </w:r>
      <w:r w:rsidR="00A565C1">
        <w:rPr>
          <w:rFonts w:ascii="Times New Roman" w:hAnsi="Times New Roman" w:cs="Times New Roman"/>
        </w:rPr>
        <w:t xml:space="preserve"> The authors found that when the gap was widened such that the large circle could fit through, infants looked longer when it continued moving around one of the barriers than when it passed through it. 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when it did so in the presence of one. </w:t>
      </w:r>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30C4467B"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 xml:space="preserve">behaviors. </w:t>
      </w:r>
      <w:r w:rsidR="000833BF">
        <w:rPr>
          <w:rFonts w:ascii="Times New Roman" w:hAnsi="Times New Roman" w:cs="Times New Roman"/>
        </w:rPr>
        <w:t>All networks</w:t>
      </w:r>
      <w:r>
        <w:rPr>
          <w:rFonts w:ascii="Times New Roman" w:hAnsi="Times New Roman" w:cs="Times New Roman"/>
        </w:rPr>
        <w:t xml:space="preserve"> were assigned either to the Inferring Goals condition or to the Inferring Constraints condition. </w:t>
      </w:r>
      <w:r w:rsidR="00AC20CD">
        <w:rPr>
          <w:rFonts w:ascii="Times New Roman" w:hAnsi="Times New Roman" w:cs="Times New Roman"/>
        </w:rPr>
        <w:t xml:space="preserve">The events shown to networks in this condition were identical to those shown to networks in </w:t>
      </w:r>
      <w:proofErr w:type="gramStart"/>
      <w:r w:rsidR="00AC20CD">
        <w:rPr>
          <w:rFonts w:ascii="Times New Roman" w:hAnsi="Times New Roman" w:cs="Times New Roman"/>
        </w:rPr>
        <w:t>the Experimental</w:t>
      </w:r>
      <w:proofErr w:type="gramEnd"/>
      <w:r w:rsidR="00AC20CD">
        <w:rPr>
          <w:rFonts w:ascii="Times New Roman" w:hAnsi="Times New Roman" w:cs="Times New Roman"/>
        </w:rPr>
        <w:t xml:space="preserve">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C75B9B3"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 xml:space="preserve">produced more </w:t>
      </w:r>
      <w:proofErr w:type="gramStart"/>
      <w:r w:rsidR="00B24AB5">
        <w:rPr>
          <w:rFonts w:ascii="Times New Roman" w:hAnsi="Times New Roman" w:cs="Times New Roman"/>
        </w:rPr>
        <w:t>error</w:t>
      </w:r>
      <w:proofErr w:type="gramEnd"/>
      <w:r w:rsidR="00B24AB5">
        <w:rPr>
          <w:rFonts w:ascii="Times New Roman" w:hAnsi="Times New Roman" w:cs="Times New Roman"/>
        </w:rPr>
        <w:t xml:space="preserve">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These patterns were true both across different habituation lengths as well as overall. </w:t>
      </w:r>
      <w:r w:rsidR="008961AE" w:rsidRPr="008961AE">
        <w:rPr>
          <w:rFonts w:ascii="Times New Roman" w:hAnsi="Times New Roman" w:cs="Times New Roman"/>
        </w:rPr>
        <w:t xml:space="preserve">The </w:t>
      </w:r>
      <w:r w:rsidR="00F46D7F">
        <w:rPr>
          <w:rFonts w:ascii="Times New Roman" w:hAnsi="Times New Roman" w:cs="Times New Roman"/>
        </w:rPr>
        <w:t xml:space="preserve">basis for these findings is </w:t>
      </w:r>
      <w:proofErr w:type="gramStart"/>
      <w:r w:rsidR="00F46D7F">
        <w:rPr>
          <w:rFonts w:ascii="Times New Roman" w:hAnsi="Times New Roman" w:cs="Times New Roman"/>
        </w:rPr>
        <w:t>similar to</w:t>
      </w:r>
      <w:proofErr w:type="gramEnd"/>
      <w:r w:rsidR="00F46D7F">
        <w:rPr>
          <w:rFonts w:ascii="Times New Roman" w:hAnsi="Times New Roman" w:cs="Times New Roman"/>
        </w:rPr>
        <w:t xml:space="preserve"> that in Simulation 1a</w:t>
      </w:r>
      <w:r w:rsidR="00DF39FF">
        <w:rPr>
          <w:rFonts w:ascii="Times New Roman" w:hAnsi="Times New Roman" w:cs="Times New Roman"/>
        </w:rPr>
        <w:t>.</w:t>
      </w:r>
      <w:r w:rsidR="00AC20CD">
        <w:rPr>
          <w:rFonts w:ascii="Times New Roman" w:hAnsi="Times New Roman" w:cs="Times New Roman"/>
        </w:rPr>
        <w:t xml:space="preserve"> </w:t>
      </w:r>
      <w:r w:rsidR="00DF39FF">
        <w:rPr>
          <w:rFonts w:ascii="Times New Roman" w:hAnsi="Times New Roman" w:cs="Times New Roman"/>
        </w:rPr>
        <w:t>In the Inferring Goals condition</w:t>
      </w:r>
      <w:r w:rsidR="00F46D7F">
        <w:rPr>
          <w:rFonts w:ascii="Times New Roman" w:hAnsi="Times New Roman" w:cs="Times New Roman"/>
        </w:rPr>
        <w:t xml:space="preserve">, the Incongruent test event violated a learned association </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F46D7F">
        <w:rPr>
          <w:rFonts w:ascii="Times New Roman" w:hAnsi="Times New Roman" w:cs="Times New Roman"/>
        </w:rPr>
        <w:t xml:space="preserve"> with over</w:t>
      </w:r>
      <w:r w:rsidR="008961AE" w:rsidRPr="008961AE">
        <w:rPr>
          <w:rFonts w:ascii="Times New Roman" w:hAnsi="Times New Roman" w:cs="Times New Roman"/>
        </w:rPr>
        <w:t xml:space="preserve"> a small barrier</w:t>
      </w:r>
      <w:r w:rsidR="00F46D7F">
        <w:rPr>
          <w:rFonts w:ascii="Times New Roman" w:hAnsi="Times New Roman" w:cs="Times New Roman"/>
        </w:rPr>
        <w:t xml:space="preserve"> </w:t>
      </w:r>
      <w:r w:rsidR="008961AE" w:rsidRPr="008961AE">
        <w:rPr>
          <w:rFonts w:ascii="Times New Roman" w:hAnsi="Times New Roman" w:cs="Times New Roman"/>
        </w:rPr>
        <w:t>and spatial contiguity between</w:t>
      </w:r>
      <w:r w:rsidR="00F46D7F">
        <w:rPr>
          <w:rFonts w:ascii="Times New Roman" w:hAnsi="Times New Roman" w:cs="Times New Roman"/>
        </w:rPr>
        <w:t xml:space="preserve"> the two objects. In the Inferring Constraints condition,</w:t>
      </w:r>
      <w:r w:rsidR="00D4748F">
        <w:rPr>
          <w:rFonts w:ascii="Times New Roman" w:hAnsi="Times New Roman" w:cs="Times New Roman"/>
        </w:rPr>
        <w:t xml:space="preserve"> the No-Obstacle event 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r w:rsidR="00D4748F">
        <w:rPr>
          <w:rFonts w:ascii="Times New Roman" w:hAnsi="Times New Roman" w:cs="Times New Roman"/>
        </w:rPr>
        <w:t xml:space="preserve">Less </w:t>
      </w:r>
      <w:proofErr w:type="gramStart"/>
      <w:r w:rsidR="00D4748F">
        <w:rPr>
          <w:rFonts w:ascii="Times New Roman" w:hAnsi="Times New Roman" w:cs="Times New Roman"/>
        </w:rPr>
        <w:t>error was</w:t>
      </w:r>
      <w:proofErr w:type="gramEnd"/>
      <w:r w:rsidR="00D4748F">
        <w:rPr>
          <w:rFonts w:ascii="Times New Roman" w:hAnsi="Times New Roman" w:cs="Times New Roman"/>
        </w:rPr>
        <w:t xml:space="preserve"> produced in the comparison conditions due to fewer violations.</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37D82ED5"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r w:rsidR="006A6503">
        <w:rPr>
          <w:rFonts w:ascii="Times New Roman" w:hAnsi="Times New Roman" w:cs="Times New Roman"/>
        </w:rPr>
        <w:t>VOM10</w:t>
      </w:r>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r w:rsidR="006A6503">
        <w:rPr>
          <w:rFonts w:ascii="Times New Roman" w:hAnsi="Times New Roman" w:cs="Times New Roman"/>
        </w:rPr>
        <w:t>VOM10</w:t>
      </w:r>
      <w:r>
        <w:rPr>
          <w:rFonts w:ascii="Times New Roman" w:hAnsi="Times New Roman" w:cs="Times New Roman"/>
        </w:rPr>
        <w:t xml:space="preserve"> </w:t>
      </w:r>
      <w:r w:rsidR="00A851D5">
        <w:rPr>
          <w:rFonts w:ascii="Times New Roman" w:hAnsi="Times New Roman" w:cs="Times New Roman"/>
        </w:rPr>
        <w:t>cannot</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DECC3B4"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also failed to replicate the third target finding. </w:t>
      </w:r>
      <w:r w:rsidR="005B3E42">
        <w:rPr>
          <w:rFonts w:ascii="Times New Roman" w:hAnsi="Times New Roman" w:cs="Times New Roman"/>
        </w:rPr>
        <w:t>The</w:t>
      </w:r>
      <w:r w:rsidR="004E7F45">
        <w:rPr>
          <w:rFonts w:ascii="Times New Roman" w:hAnsi="Times New Roman" w:cs="Times New Roman"/>
        </w:rPr>
        <w:t>se failures</w:t>
      </w:r>
      <w:r w:rsidR="005B3E42">
        <w:rPr>
          <w:rFonts w:ascii="Times New Roman" w:hAnsi="Times New Roman" w:cs="Times New Roman"/>
        </w:rPr>
        <w:t xml:space="preserve"> </w:t>
      </w:r>
      <w:r w:rsidR="005B3E42" w:rsidRPr="005B3E42">
        <w:rPr>
          <w:rFonts w:ascii="Times New Roman" w:hAnsi="Times New Roman" w:cs="Times New Roman"/>
        </w:rPr>
        <w:t>reflect a fundamental inability</w:t>
      </w:r>
      <w:r w:rsidR="004E7F45">
        <w:rPr>
          <w:rFonts w:ascii="Times New Roman" w:hAnsi="Times New Roman" w:cs="Times New Roman"/>
        </w:rPr>
        <w:t xml:space="preserve"> of both versions of VOM10</w:t>
      </w:r>
      <w:r w:rsidR="005B3E42" w:rsidRPr="005B3E42">
        <w:rPr>
          <w:rFonts w:ascii="Times New Roman" w:hAnsi="Times New Roman" w:cs="Times New Roman"/>
        </w:rPr>
        <w:t xml:space="preserve"> to simulate infant action efficiency understanding outside of Gergely et al. (1995).</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 xml:space="preserve">entities involved </w:t>
      </w:r>
      <w:proofErr w:type="gramStart"/>
      <w:r w:rsidR="004636A7">
        <w:rPr>
          <w:rFonts w:ascii="Times New Roman" w:hAnsi="Times New Roman" w:cs="Times New Roman"/>
        </w:rPr>
        <w:t>is</w:t>
      </w:r>
      <w:proofErr w:type="gramEnd"/>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 xml:space="preserve">Liu and </w:t>
      </w:r>
      <w:proofErr w:type="spellStart"/>
      <w:r w:rsidR="00920E40">
        <w:rPr>
          <w:rFonts w:ascii="Times New Roman" w:hAnsi="Times New Roman" w:cs="Times New Roman"/>
        </w:rPr>
        <w:t>Spelke</w:t>
      </w:r>
      <w:r>
        <w:rPr>
          <w:rFonts w:ascii="Times New Roman" w:hAnsi="Times New Roman" w:cs="Times New Roman"/>
        </w:rPr>
        <w:t>’s</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xml:space="preserve">,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71149B1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2645">
        <w:rPr>
          <w:rFonts w:ascii="Times New Roman" w:eastAsia="Times New Roman" w:hAnsi="Times New Roman" w:cs="Times New Roman"/>
        </w:rPr>
        <w:t xml:space="preserve">Networks were 6 months old.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include obstacle information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 xml:space="preserve">Van </w:t>
      </w:r>
      <w:proofErr w:type="spellStart"/>
      <w:r w:rsidR="0000003E">
        <w:rPr>
          <w:rFonts w:ascii="Times New Roman" w:hAnsi="Times New Roman" w:cs="Times New Roman"/>
        </w:rPr>
        <w:t>Overwalle</w:t>
      </w:r>
      <w:r w:rsidR="006E3047">
        <w:rPr>
          <w:rFonts w:ascii="Times New Roman" w:hAnsi="Times New Roman" w:cs="Times New Roman"/>
        </w:rPr>
        <w:t>’s</w:t>
      </w:r>
      <w:proofErr w:type="spellEnd"/>
      <w:r w:rsidR="006E3047">
        <w:rPr>
          <w:rFonts w:ascii="Times New Roman" w:hAnsi="Times New Roman" w:cs="Times New Roman"/>
        </w:rPr>
        <w:t xml:space="preserve"> (2010) original</w:t>
      </w:r>
      <w:r w:rsidR="00D7509C">
        <w:rPr>
          <w:rFonts w:ascii="Times New Roman" w:hAnsi="Times New Roman" w:cs="Times New Roman"/>
        </w:rPr>
        <w:t xml:space="preserve"> formulation</w:t>
      </w:r>
      <w:r w:rsidR="006E3047">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74B25796"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w:t>
      </w:r>
      <w:proofErr w:type="gramStart"/>
      <w:r w:rsidR="00541D53">
        <w:rPr>
          <w:rFonts w:ascii="Times New Roman" w:hAnsi="Times New Roman" w:cs="Times New Roman"/>
        </w:rPr>
        <w:t>error</w:t>
      </w:r>
      <w:proofErr w:type="gramEnd"/>
      <w:r w:rsidR="00541D53">
        <w:rPr>
          <w:rFonts w:ascii="Times New Roman" w:hAnsi="Times New Roman" w:cs="Times New Roman"/>
        </w:rPr>
        <w:t xml:space="preserve">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w:t>
      </w:r>
      <w:proofErr w:type="gramStart"/>
      <w:r w:rsidR="004805A1">
        <w:rPr>
          <w:rFonts w:ascii="Times New Roman" w:hAnsi="Times New Roman" w:cs="Times New Roman"/>
        </w:rPr>
        <w:t>error</w:t>
      </w:r>
      <w:proofErr w:type="gramEnd"/>
      <w:r w:rsidR="004805A1">
        <w:rPr>
          <w:rFonts w:ascii="Times New Roman" w:hAnsi="Times New Roman" w:cs="Times New Roman"/>
        </w:rPr>
        <w:t xml:space="preserve">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 xml:space="preserve">—showing slightly more critical unit activation following the High, inefficient test event than the Low, efficient test </w:t>
      </w:r>
      <w:proofErr w:type="gramStart"/>
      <w:r w:rsidR="0007648B">
        <w:rPr>
          <w:rFonts w:ascii="Times New Roman" w:hAnsi="Times New Roman" w:cs="Times New Roman"/>
        </w:rPr>
        <w:t>event—</w:t>
      </w:r>
      <w:proofErr w:type="gramEnd"/>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55F7D02"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w:t>
      </w:r>
      <w:proofErr w:type="gramStart"/>
      <w:r w:rsidR="00302752">
        <w:rPr>
          <w:rFonts w:ascii="Times New Roman" w:hAnsi="Times New Roman" w:cs="Times New Roman"/>
        </w:rPr>
        <w:t xml:space="preserve">latter </w:t>
      </w:r>
      <w:r w:rsidR="00A50D52">
        <w:rPr>
          <w:rFonts w:ascii="Times New Roman" w:hAnsi="Times New Roman" w:cs="Times New Roman"/>
        </w:rPr>
        <w:t>result</w:t>
      </w:r>
      <w:proofErr w:type="gramEnd"/>
      <w:r w:rsidR="00A50D52">
        <w:rPr>
          <w:rFonts w:ascii="Times New Roman" w:hAnsi="Times New Roman" w:cs="Times New Roman"/>
        </w:rPr>
        <w:t xml:space="preserve"> </w:t>
      </w:r>
      <w:r w:rsidR="00302752">
        <w:rPr>
          <w:rFonts w:ascii="Times New Roman" w:hAnsi="Times New Roman" w:cs="Times New Roman"/>
        </w:rPr>
        <w:t>conflicts with ALIAS’s and infants’ tendency to</w:t>
      </w:r>
      <w:r w:rsidR="00293BE2">
        <w:rPr>
          <w:rFonts w:ascii="Times New Roman" w:hAnsi="Times New Roman" w:cs="Times New Roman"/>
        </w:rPr>
        <w:t xml:space="preserve"> produce more error to and</w:t>
      </w:r>
      <w:r w:rsidR="00302752">
        <w:rPr>
          <w:rFonts w:ascii="Times New Roman" w:hAnsi="Times New Roman" w:cs="Times New Roman"/>
        </w:rPr>
        <w:t xml:space="preserve"> look </w:t>
      </w:r>
      <w:r w:rsidR="00293BE2">
        <w:rPr>
          <w:rFonts w:ascii="Times New Roman" w:hAnsi="Times New Roman" w:cs="Times New Roman"/>
        </w:rPr>
        <w:t xml:space="preserve">numerically </w:t>
      </w:r>
      <w:r w:rsidR="00302752">
        <w:rPr>
          <w:rFonts w:ascii="Times New Roman" w:hAnsi="Times New Roman" w:cs="Times New Roman"/>
        </w:rPr>
        <w:t xml:space="preserve">longer at the Low, efficient than at the High, inefficient test event. </w:t>
      </w:r>
    </w:p>
    <w:p w14:paraId="3943714A" w14:textId="0073C32E" w:rsidR="003A21FB" w:rsidRDefault="001E65B6"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The basis for ALIAS’s behavior was again analogous </w:t>
      </w:r>
      <w:r w:rsidR="000128E0">
        <w:rPr>
          <w:rFonts w:ascii="Times New Roman" w:hAnsi="Times New Roman" w:cs="Times New Roman"/>
        </w:rPr>
        <w:t>to</w:t>
      </w:r>
      <w:r>
        <w:rPr>
          <w:rFonts w:ascii="Times New Roman" w:hAnsi="Times New Roman" w:cs="Times New Roman"/>
        </w:rPr>
        <w:t xml:space="preserve"> that in Simulation 1a. The High, inefficient test event violated </w:t>
      </w:r>
      <w:r w:rsidR="002758FE">
        <w:rPr>
          <w:rFonts w:ascii="Times New Roman" w:hAnsi="Times New Roman" w:cs="Times New Roman"/>
        </w:rPr>
        <w:t>associations formed during pretraining and habituation</w:t>
      </w:r>
      <w:r>
        <w:rPr>
          <w:rFonts w:ascii="Times New Roman" w:hAnsi="Times New Roman" w:cs="Times New Roman"/>
        </w:rPr>
        <w:t xml:space="preserve"> among</w:t>
      </w:r>
      <w:r w:rsidR="002758FE">
        <w:rPr>
          <w:rFonts w:ascii="Times New Roman" w:hAnsi="Times New Roman" w:cs="Times New Roman"/>
        </w:rPr>
        <w:t xml:space="preserve"> a</w:t>
      </w:r>
      <w:r>
        <w:rPr>
          <w:rFonts w:ascii="Times New Roman" w:hAnsi="Times New Roman" w:cs="Times New Roman"/>
        </w:rPr>
        <w:t xml:space="preserve"> </w:t>
      </w:r>
      <w:r w:rsidR="006C2CB8" w:rsidRPr="006C2CB8">
        <w:rPr>
          <w:rFonts w:ascii="Times New Roman" w:hAnsi="Times New Roman" w:cs="Times New Roman"/>
        </w:rPr>
        <w:t xml:space="preserve">small obstacle, </w:t>
      </w:r>
      <w:r w:rsidR="00CC1742">
        <w:rPr>
          <w:rFonts w:ascii="Times New Roman" w:hAnsi="Times New Roman" w:cs="Times New Roman"/>
        </w:rPr>
        <w:t>a</w:t>
      </w:r>
      <w:r w:rsidR="002758FE">
        <w:rPr>
          <w:rFonts w:ascii="Times New Roman" w:hAnsi="Times New Roman" w:cs="Times New Roman"/>
        </w:rPr>
        <w:t xml:space="preserve"> low jump, and minimal vertical clearance. These associations were largely preserved in the Low, efficient test event.</w:t>
      </w:r>
      <w:r w:rsidR="00CC1742">
        <w:rPr>
          <w:rFonts w:ascii="Times New Roman" w:hAnsi="Times New Roman" w:cs="Times New Roman"/>
        </w:rPr>
        <w:t xml:space="preserve"> </w:t>
      </w:r>
      <w:r w:rsidR="002758FE">
        <w:rPr>
          <w:rFonts w:ascii="Times New Roman" w:hAnsi="Times New Roman" w:cs="Times New Roman"/>
        </w:rPr>
        <w:t>Error was thus lower for the former test event.</w:t>
      </w:r>
      <w:r w:rsidR="006C56DA">
        <w:rPr>
          <w:rFonts w:ascii="Times New Roman" w:hAnsi="Times New Roman" w:cs="Times New Roman"/>
        </w:rPr>
        <w:t xml:space="preserve"> </w:t>
      </w:r>
    </w:p>
    <w:p w14:paraId="3570B0DF" w14:textId="5C2C8064"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lastRenderedPageBreak/>
        <w:t xml:space="preserve">ALIAS’s success in capturing the first four target findings </w:t>
      </w:r>
      <w:r w:rsidR="00A50D52">
        <w:rPr>
          <w:rFonts w:ascii="Times New Roman" w:hAnsi="Times New Roman" w:cs="Times New Roman"/>
        </w:rPr>
        <w:t>suggests</w:t>
      </w:r>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743B933"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w:t>
      </w:r>
      <w:proofErr w:type="gramStart"/>
      <w:r w:rsidR="005C5DC0" w:rsidRPr="005C5DC0">
        <w:rPr>
          <w:rFonts w:ascii="Times New Roman" w:hAnsi="Times New Roman" w:cs="Times New Roman"/>
        </w:rPr>
        <w:t xml:space="preserve">particular </w:t>
      </w:r>
      <w:r w:rsidR="00A8146F">
        <w:rPr>
          <w:rFonts w:ascii="Times New Roman" w:hAnsi="Times New Roman" w:cs="Times New Roman"/>
        </w:rPr>
        <w:t>note</w:t>
      </w:r>
      <w:proofErr w:type="gramEnd"/>
      <w:r w:rsidR="005C5DC0" w:rsidRPr="005C5DC0">
        <w:rPr>
          <w:rFonts w:ascii="Times New Roman" w:hAnsi="Times New Roman" w:cs="Times New Roman"/>
        </w:rPr>
        <w:t xml:space="preserv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w:t>
      </w:r>
      <w:r w:rsidR="00A419C3">
        <w:rPr>
          <w:rFonts w:ascii="Times New Roman" w:hAnsi="Times New Roman" w:cs="Times New Roman"/>
        </w:rPr>
        <w:t xml:space="preserve">overcome minimal prior action processing experience if the </w:t>
      </w:r>
      <w:r w:rsidR="00214CFE" w:rsidRPr="00214CFE">
        <w:rPr>
          <w:rFonts w:ascii="Times New Roman" w:hAnsi="Times New Roman" w:cs="Times New Roman"/>
        </w:rPr>
        <w:t>effective action experience</w:t>
      </w:r>
      <w:r w:rsidR="00A419C3">
        <w:rPr>
          <w:rFonts w:ascii="Times New Roman" w:hAnsi="Times New Roman" w:cs="Times New Roman"/>
        </w:rPr>
        <w:t xml:space="preserve"> it is given</w:t>
      </w:r>
      <w:r w:rsidR="00214CFE" w:rsidRPr="00214CFE">
        <w:rPr>
          <w:rFonts w:ascii="Times New Roman" w:hAnsi="Times New Roman" w:cs="Times New Roman"/>
        </w:rPr>
        <w:t xml:space="preserv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w:t>
      </w:r>
      <w:r w:rsidR="00A8146F">
        <w:rPr>
          <w:rFonts w:ascii="Times New Roman" w:hAnsi="Times New Roman" w:cs="Times New Roman"/>
        </w:rPr>
        <w:t xml:space="preserve">This simulation focused on </w:t>
      </w:r>
      <w:r w:rsidR="005C5DC0" w:rsidRPr="005C5DC0">
        <w:rPr>
          <w:rFonts w:ascii="Times New Roman" w:hAnsi="Times New Roman" w:cs="Times New Roman"/>
        </w:rPr>
        <w:t xml:space="preserve">ALIAS and ALIAS-2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B509CE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Networks were</w:t>
      </w:r>
      <w:r w:rsidR="008F1FB1">
        <w:rPr>
          <w:rFonts w:ascii="Times New Roman" w:eastAsia="Times New Roman" w:hAnsi="Times New Roman" w:cs="Times New Roman"/>
        </w:rPr>
        <w:t xml:space="preserve"> 3 months old.</w:t>
      </w:r>
      <w:r w:rsidR="00DD1E58">
        <w:rPr>
          <w:rFonts w:ascii="Times New Roman" w:eastAsia="Times New Roman" w:hAnsi="Times New Roman" w:cs="Times New Roman"/>
        </w:rPr>
        <w:t xml:space="preserve"> </w:t>
      </w:r>
      <w:r w:rsidR="005D266F">
        <w:rPr>
          <w:rFonts w:ascii="Times New Roman" w:eastAsia="Times New Roman" w:hAnsi="Times New Roman" w:cs="Times New Roman"/>
        </w:rPr>
        <w:t>Unlike the previous simulations, this one included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F80D4B">
        <w:rPr>
          <w:rFonts w:ascii="Times New Roman" w:eastAsia="Times New Roman" w:hAnsi="Times New Roman" w:cs="Times New Roman"/>
        </w:rPr>
        <w:t>that immediately followed</w:t>
      </w:r>
      <w:r w:rsidR="005D266F">
        <w:rPr>
          <w:rFonts w:ascii="Times New Roman" w:eastAsia="Times New Roman" w:hAnsi="Times New Roman" w:cs="Times New Roman"/>
        </w:rPr>
        <w:t xml:space="preserve"> </w:t>
      </w:r>
      <w:r w:rsidR="009D4ECE">
        <w:rPr>
          <w:rFonts w:ascii="Times New Roman" w:eastAsia="Times New Roman" w:hAnsi="Times New Roman" w:cs="Times New Roman"/>
        </w:rPr>
        <w:t>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r w:rsidR="008F1FB1">
        <w:rPr>
          <w:rFonts w:ascii="Times New Roman" w:eastAsia="Times New Roman" w:hAnsi="Times New Roman" w:cs="Times New Roman"/>
        </w:rPr>
        <w:t>path during</w:t>
      </w:r>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846B4DF" w:rsidR="00C7751A" w:rsidRDefault="00587973"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Networks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3F2A08">
        <w:rPr>
          <w:rFonts w:ascii="Times New Roman" w:eastAsia="Times New Roman" w:hAnsi="Times New Roman" w:cs="Times New Roman"/>
        </w:rPr>
        <w:t>, or No Training</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00F4120E">
        <w:rPr>
          <w:rFonts w:ascii="Times New Roman" w:eastAsia="Times New Roman" w:hAnsi="Times New Roman" w:cs="Times New Roman"/>
        </w:rPr>
        <w:t>Effective Action condition</w:t>
      </w:r>
      <w:r>
        <w:rPr>
          <w:rFonts w:ascii="Times New Roman" w:eastAsia="Times New Roman" w:hAnsi="Times New Roman" w:cs="Times New Roman"/>
        </w:rPr>
        <w:t xml:space="preserve"> was</w:t>
      </w:r>
      <w:r w:rsidR="00F064D2">
        <w:rPr>
          <w:rFonts w:ascii="Times New Roman" w:eastAsia="Times New Roman" w:hAnsi="Times New Roman" w:cs="Times New Roman"/>
        </w:rPr>
        <w:t xml:space="preserve"> further divided into either the Experimental or the </w:t>
      </w:r>
      <w:r w:rsidR="006841EE">
        <w:rPr>
          <w:rFonts w:ascii="Times New Roman" w:eastAsia="Times New Roman" w:hAnsi="Times New Roman" w:cs="Times New Roman"/>
        </w:rPr>
        <w:t>Control condition</w:t>
      </w:r>
      <w:r w:rsidR="00F4120E">
        <w:rPr>
          <w:rFonts w:ascii="Times New Roman" w:eastAsia="Times New Roman" w:hAnsi="Times New Roman" w:cs="Times New Roman"/>
        </w:rPr>
        <w:t>s</w:t>
      </w:r>
      <w:r w:rsidR="006841EE">
        <w:rPr>
          <w:rFonts w:ascii="Times New Roman" w:eastAsia="Times New Roman" w:hAnsi="Times New Roman" w:cs="Times New Roman"/>
        </w:rPr>
        <w:t xml:space="preserve">.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F4120E">
        <w:rPr>
          <w:rFonts w:ascii="Times New Roman" w:eastAsia="Times New Roman" w:hAnsi="Times New Roman" w:cs="Times New Roman"/>
        </w:rPr>
        <w:t xml:space="preserve">temporarily </w:t>
      </w:r>
      <w:r w:rsidR="00E21A3E">
        <w:rPr>
          <w:rFonts w:ascii="Times New Roman" w:eastAsia="Times New Roman" w:hAnsi="Times New Roman" w:cs="Times New Roman"/>
        </w:rPr>
        <w:lastRenderedPageBreak/>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xml:space="preserve">. </w:t>
      </w:r>
      <w:r w:rsidR="00F4120E">
        <w:rPr>
          <w:rFonts w:ascii="Times New Roman" w:eastAsia="Times New Roman" w:hAnsi="Times New Roman" w:cs="Times New Roman"/>
        </w:rPr>
        <w:t xml:space="preserve">To implement the assumption that this attentional enhancement is short-lived, </w:t>
      </w:r>
      <w:r w:rsidR="00B66ED1">
        <w:rPr>
          <w:rFonts w:ascii="Times New Roman" w:eastAsia="Times New Roman" w:hAnsi="Times New Roman" w:cs="Times New Roman"/>
        </w:rPr>
        <w:t>the learning rate returned to its developmental value at the start of habituation</w:t>
      </w:r>
      <w:r w:rsidR="004E3A37">
        <w:rPr>
          <w:rFonts w:ascii="Times New Roman" w:eastAsia="Times New Roman" w:hAnsi="Times New Roman" w:cs="Times New Roman"/>
        </w:rPr>
        <w:t>.</w:t>
      </w:r>
      <w:r w:rsidR="00B66ED1">
        <w:rPr>
          <w:rFonts w:ascii="Times New Roman" w:eastAsia="Times New Roman" w:hAnsi="Times New Roman" w:cs="Times New Roman"/>
        </w:rPr>
        <w:t xml:space="preserve"> For the Ineffective Action and No Training conditions, the</w:t>
      </w:r>
      <w:r w:rsidR="004E3A37">
        <w:rPr>
          <w:rFonts w:ascii="Times New Roman" w:eastAsia="Times New Roman" w:hAnsi="Times New Roman" w:cs="Times New Roman"/>
        </w:rPr>
        <w:t xml:space="preserve"> learning rate maintained its pretraining value </w:t>
      </w:r>
      <w:r w:rsidR="00B66ED1">
        <w:rPr>
          <w:rFonts w:ascii="Times New Roman" w:eastAsia="Times New Roman" w:hAnsi="Times New Roman" w:cs="Times New Roman"/>
        </w:rPr>
        <w:t xml:space="preserve">throughout learning.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8A44792"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The effect was</w:t>
      </w:r>
      <w:r w:rsidR="005262F7">
        <w:rPr>
          <w:rFonts w:ascii="Times New Roman" w:eastAsia="Times New Roman" w:hAnsi="Times New Roman" w:cs="Times New Roman"/>
        </w:rPr>
        <w:t xml:space="preserve"> </w:t>
      </w:r>
      <w:r w:rsidR="003101E6">
        <w:rPr>
          <w:rFonts w:ascii="Times New Roman" w:eastAsia="Times New Roman" w:hAnsi="Times New Roman" w:cs="Times New Roman"/>
        </w:rPr>
        <w:t>much</w:t>
      </w:r>
      <w:r w:rsidR="005262F7">
        <w:rPr>
          <w:rFonts w:ascii="Times New Roman" w:eastAsia="Times New Roman" w:hAnsi="Times New Roman" w:cs="Times New Roman"/>
        </w:rPr>
        <w:t xml:space="preserve"> attenuated for networks in the Control condition.</w:t>
      </w:r>
      <w:r w:rsidR="004335C0">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4A6E02E2"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w:t>
      </w:r>
      <w:r w:rsidR="00156F2D">
        <w:rPr>
          <w:rFonts w:ascii="Times New Roman" w:eastAsia="Times New Roman" w:hAnsi="Times New Roman" w:cs="Times New Roman"/>
        </w:rPr>
        <w:t xml:space="preserve"> produced comparable </w:t>
      </w:r>
      <w:proofErr w:type="gramStart"/>
      <w:r w:rsidR="00156F2D">
        <w:rPr>
          <w:rFonts w:ascii="Times New Roman" w:eastAsia="Times New Roman" w:hAnsi="Times New Roman" w:cs="Times New Roman"/>
        </w:rPr>
        <w:t>error</w:t>
      </w:r>
      <w:proofErr w:type="gramEnd"/>
      <w:r w:rsidR="00156F2D">
        <w:rPr>
          <w:rFonts w:ascii="Times New Roman" w:eastAsia="Times New Roman" w:hAnsi="Times New Roman" w:cs="Times New Roman"/>
        </w:rPr>
        <w:t xml:space="preserve"> to</w:t>
      </w:r>
      <w:r w:rsidR="009D1397">
        <w:rPr>
          <w:rFonts w:ascii="Times New Roman" w:eastAsia="Times New Roman" w:hAnsi="Times New Roman" w:cs="Times New Roman"/>
        </w:rPr>
        <w:t xml:space="preserve"> both test events.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545C9D">
        <w:rPr>
          <w:rFonts w:ascii="Times New Roman" w:eastAsia="Times New Roman" w:hAnsi="Times New Roman" w:cs="Times New Roman"/>
        </w:rPr>
        <w:t xml:space="preserve">experience with constrained arced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r w:rsidR="005262F7">
        <w:rPr>
          <w:rFonts w:ascii="Times New Roman" w:eastAsia="Times New Roman" w:hAnsi="Times New Roman" w:cs="Times New Roman"/>
        </w:rPr>
        <w:t>then networks in Effective Action and</w:t>
      </w:r>
      <w:r w:rsidR="00545C9D">
        <w:rPr>
          <w:rFonts w:ascii="Times New Roman" w:eastAsia="Times New Roman" w:hAnsi="Times New Roman" w:cs="Times New Roman"/>
        </w:rPr>
        <w:t xml:space="preserve"> No Training condition</w:t>
      </w:r>
      <w:r w:rsidR="005262F7">
        <w:rPr>
          <w:rFonts w:ascii="Times New Roman" w:eastAsia="Times New Roman" w:hAnsi="Times New Roman" w:cs="Times New Roman"/>
        </w:rPr>
        <w:t xml:space="preserve">s should have treated the test events similarly.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687DD85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networks in the No Training condition, these networks also </w:t>
      </w:r>
      <w:r w:rsidR="00156F2D">
        <w:rPr>
          <w:rFonts w:ascii="Times New Roman" w:eastAsia="Times New Roman" w:hAnsi="Times New Roman" w:cs="Times New Roman"/>
        </w:rPr>
        <w:t xml:space="preserve">produced comparable </w:t>
      </w:r>
      <w:proofErr w:type="gramStart"/>
      <w:r w:rsidR="00156F2D">
        <w:rPr>
          <w:rFonts w:ascii="Times New Roman" w:eastAsia="Times New Roman" w:hAnsi="Times New Roman" w:cs="Times New Roman"/>
        </w:rPr>
        <w:t>error</w:t>
      </w:r>
      <w:proofErr w:type="gramEnd"/>
      <w:r w:rsidR="00156F2D">
        <w:rPr>
          <w:rFonts w:ascii="Times New Roman" w:eastAsia="Times New Roman" w:hAnsi="Times New Roman" w:cs="Times New Roman"/>
        </w:rPr>
        <w:t xml:space="preserve"> to</w:t>
      </w:r>
      <w:r w:rsidR="00B47E38">
        <w:rPr>
          <w:rFonts w:ascii="Times New Roman" w:eastAsia="Times New Roman" w:hAnsi="Times New Roman" w:cs="Times New Roman"/>
        </w:rPr>
        <w:t xml:space="preserve"> both test events.</w:t>
      </w:r>
      <w:r w:rsidR="0065698E">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sufficient to </w:t>
      </w:r>
      <w:r>
        <w:rPr>
          <w:rFonts w:ascii="Times New Roman" w:eastAsia="Times New Roman" w:hAnsi="Times New Roman" w:cs="Times New Roman"/>
        </w:rPr>
        <w:t>reproduce the fifth target finding</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3DCA3EE" w:rsidR="00286C0B" w:rsidRDefault="00F07A9C"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determine </w:t>
      </w:r>
      <w:r w:rsidR="00B34CD4">
        <w:rPr>
          <w:rFonts w:ascii="Times New Roman" w:eastAsia="Times New Roman" w:hAnsi="Times New Roman" w:cs="Times New Roman"/>
        </w:rPr>
        <w:t>whether attentional boosts must be transient</w:t>
      </w:r>
      <w:r>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sidR="00B34CD4">
        <w:rPr>
          <w:rFonts w:ascii="Times New Roman" w:eastAsia="Times New Roman" w:hAnsi="Times New Roman" w:cs="Times New Roman"/>
        </w:rPr>
        <w:t xml:space="preserve">this boost was allowed to </w:t>
      </w:r>
      <w:r>
        <w:rPr>
          <w:rFonts w:ascii="Times New Roman" w:eastAsia="Times New Roman" w:hAnsi="Times New Roman" w:cs="Times New Roman"/>
        </w:rPr>
        <w:t>extend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3F64C2">
        <w:rPr>
          <w:rFonts w:ascii="Times New Roman" w:eastAsia="Times New Roman" w:hAnsi="Times New Roman" w:cs="Times New Roman"/>
        </w:rPr>
        <w:t>Figure 25 shows</w:t>
      </w:r>
      <w:r w:rsidR="00365AA2">
        <w:rPr>
          <w:rFonts w:ascii="Times New Roman" w:eastAsia="Times New Roman" w:hAnsi="Times New Roman" w:cs="Times New Roman"/>
        </w:rPr>
        <w:t xml:space="preserve"> </w:t>
      </w:r>
      <w:r w:rsidR="00E762FC">
        <w:rPr>
          <w:rFonts w:ascii="Times New Roman" w:eastAsia="Times New Roman" w:hAnsi="Times New Roman" w:cs="Times New Roman"/>
        </w:rPr>
        <w:t xml:space="preserve">that networks produced </w:t>
      </w:r>
      <w:r w:rsidR="00365AA2">
        <w:rPr>
          <w:rFonts w:ascii="Times New Roman" w:eastAsia="Times New Roman" w:hAnsi="Times New Roman" w:cs="Times New Roman"/>
        </w:rPr>
        <w:t xml:space="preserve">greater error to the Efficient than to the Inefficient </w:t>
      </w:r>
      <w:r>
        <w:rPr>
          <w:rFonts w:ascii="Times New Roman" w:eastAsia="Times New Roman" w:hAnsi="Times New Roman" w:cs="Times New Roman"/>
        </w:rPr>
        <w:t xml:space="preserve">test </w:t>
      </w:r>
      <w:r w:rsidR="00365AA2">
        <w:rPr>
          <w:rFonts w:ascii="Times New Roman" w:eastAsia="Times New Roman" w:hAnsi="Times New Roman" w:cs="Times New Roman"/>
        </w:rPr>
        <w:t>event</w:t>
      </w:r>
      <w:r w:rsidR="00E762FC">
        <w:rPr>
          <w:rFonts w:ascii="Times New Roman" w:eastAsia="Times New Roman" w:hAnsi="Times New Roman" w:cs="Times New Roman"/>
        </w:rPr>
        <w:t xml:space="preserve">, thereby suggesting </w:t>
      </w:r>
      <w:r w:rsidR="00CB75AD">
        <w:rPr>
          <w:rFonts w:ascii="Times New Roman" w:eastAsia="Times New Roman" w:hAnsi="Times New Roman" w:cs="Times New Roman"/>
        </w:rPr>
        <w:t>that</w:t>
      </w:r>
      <w:r w:rsidR="004F0975">
        <w:rPr>
          <w:rFonts w:ascii="Times New Roman" w:eastAsia="Times New Roman" w:hAnsi="Times New Roman" w:cs="Times New Roman"/>
        </w:rPr>
        <w:t xml:space="preserve"> </w:t>
      </w:r>
      <w:r w:rsidR="00B34CD4">
        <w:rPr>
          <w:rFonts w:ascii="Times New Roman" w:eastAsia="Times New Roman" w:hAnsi="Times New Roman" w:cs="Times New Roman"/>
        </w:rPr>
        <w:t xml:space="preserve">the </w:t>
      </w:r>
      <w:proofErr w:type="gramStart"/>
      <w:r w:rsidR="00E762FC">
        <w:rPr>
          <w:rFonts w:ascii="Times New Roman" w:eastAsia="Times New Roman" w:hAnsi="Times New Roman" w:cs="Times New Roman"/>
        </w:rPr>
        <w:t>attentional</w:t>
      </w:r>
      <w:proofErr w:type="gramEnd"/>
      <w:r w:rsidR="00E762FC">
        <w:rPr>
          <w:rFonts w:ascii="Times New Roman" w:eastAsia="Times New Roman" w:hAnsi="Times New Roman" w:cs="Times New Roman"/>
        </w:rPr>
        <w:t xml:space="preserve"> </w:t>
      </w:r>
      <w:r w:rsidR="00B34CD4">
        <w:rPr>
          <w:rFonts w:ascii="Times New Roman" w:eastAsia="Times New Roman" w:hAnsi="Times New Roman" w:cs="Times New Roman"/>
        </w:rPr>
        <w:t>boost must be transient</w:t>
      </w:r>
      <w:r w:rsidR="00CB75AD">
        <w:rPr>
          <w:rFonts w:ascii="Times New Roman" w:eastAsia="Times New Roman" w:hAnsi="Times New Roman" w:cs="Times New Roman"/>
        </w:rPr>
        <w:t>.</w:t>
      </w:r>
      <w:r w:rsidR="004F0975">
        <w:rPr>
          <w:rFonts w:ascii="Times New Roman" w:eastAsia="Times New Roman" w:hAnsi="Times New Roman" w:cs="Times New Roman"/>
        </w:rPr>
        <w:t xml:space="preserve"> </w:t>
      </w:r>
    </w:p>
    <w:p w14:paraId="467D8B5B" w14:textId="714007EE"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 xml:space="preserve">habituation representation; the Efficient test event was not </w:t>
      </w:r>
      <w:r w:rsidR="005F6C78">
        <w:rPr>
          <w:rFonts w:ascii="Times New Roman" w:eastAsia="Times New Roman" w:hAnsi="Times New Roman" w:cs="Times New Roman"/>
        </w:rPr>
        <w:lastRenderedPageBreak/>
        <w:t>because it depicted a</w:t>
      </w:r>
      <w:r w:rsidRPr="002518C6">
        <w:rPr>
          <w:rFonts w:ascii="Times New Roman" w:eastAsia="Times New Roman" w:hAnsi="Times New Roman" w:cs="Times New Roman"/>
        </w:rPr>
        <w:t xml:space="preserve"> straight reach trajectory. </w:t>
      </w:r>
      <w:r w:rsidR="00E762FC">
        <w:rPr>
          <w:rFonts w:ascii="Times New Roman" w:eastAsia="Times New Roman" w:hAnsi="Times New Roman" w:cs="Times New Roman"/>
        </w:rPr>
        <w:t>The</w:t>
      </w:r>
      <w:r w:rsidR="00C637E6">
        <w:rPr>
          <w:rFonts w:ascii="Times New Roman" w:eastAsia="Times New Roman" w:hAnsi="Times New Roman" w:cs="Times New Roman"/>
        </w:rPr>
        <w:t xml:space="preserve"> extremely brief nature of </w:t>
      </w:r>
      <w:r w:rsidR="00CB75AD">
        <w:rPr>
          <w:rFonts w:ascii="Times New Roman" w:eastAsia="Times New Roman" w:hAnsi="Times New Roman" w:cs="Times New Roman"/>
        </w:rPr>
        <w:t>the pretraining phase</w:t>
      </w:r>
      <w:r w:rsidR="00BE42B5">
        <w:rPr>
          <w:rFonts w:ascii="Times New Roman" w:eastAsia="Times New Roman" w:hAnsi="Times New Roman" w:cs="Times New Roman"/>
        </w:rPr>
        <w:t>,</w:t>
      </w:r>
      <w:r w:rsidR="00CB75AD">
        <w:rPr>
          <w:rFonts w:ascii="Times New Roman" w:eastAsia="Times New Roman" w:hAnsi="Times New Roman" w:cs="Times New Roman"/>
        </w:rPr>
        <w:t xml:space="preserve"> combined with </w:t>
      </w:r>
      <w:r w:rsidR="00BE42B5">
        <w:rPr>
          <w:rFonts w:ascii="Times New Roman" w:eastAsia="Times New Roman" w:hAnsi="Times New Roman" w:cs="Times New Roman"/>
        </w:rPr>
        <w:t>networks’</w:t>
      </w:r>
      <w:r w:rsidR="00CB75AD">
        <w:rPr>
          <w:rFonts w:ascii="Times New Roman" w:eastAsia="Times New Roman" w:hAnsi="Times New Roman" w:cs="Times New Roman"/>
        </w:rPr>
        <w:t xml:space="preserve"> impoverished processing abilities</w:t>
      </w:r>
      <w:r w:rsidR="00BE42B5">
        <w:rPr>
          <w:rFonts w:ascii="Times New Roman" w:eastAsia="Times New Roman" w:hAnsi="Times New Roman" w:cs="Times New Roman"/>
        </w:rPr>
        <w:t xml:space="preserve"> in this simulation,</w:t>
      </w:r>
      <w:r w:rsidR="00CB75AD">
        <w:rPr>
          <w:rFonts w:ascii="Times New Roman" w:eastAsia="Times New Roman" w:hAnsi="Times New Roman" w:cs="Times New Roman"/>
        </w:rPr>
        <w:t xml:space="preserve"> </w:t>
      </w:r>
      <w:r w:rsidR="00C637E6">
        <w:rPr>
          <w:rFonts w:ascii="Times New Roman" w:eastAsia="Times New Roman" w:hAnsi="Times New Roman" w:cs="Times New Roman"/>
        </w:rPr>
        <w:t xml:space="preserve">precluded </w:t>
      </w:r>
      <w:r w:rsidR="00CB75AD">
        <w:rPr>
          <w:rFonts w:ascii="Times New Roman" w:eastAsia="Times New Roman" w:hAnsi="Times New Roman" w:cs="Times New Roman"/>
        </w:rPr>
        <w:t xml:space="preserve">them from forming </w:t>
      </w:r>
      <w:r w:rsidR="003B6AA8">
        <w:rPr>
          <w:rFonts w:ascii="Times New Roman" w:eastAsia="Times New Roman" w:hAnsi="Times New Roman" w:cs="Times New Roman"/>
        </w:rPr>
        <w:t>robust representations of</w:t>
      </w:r>
      <w:r w:rsidR="00CB75AD">
        <w:rPr>
          <w:rFonts w:ascii="Times New Roman" w:eastAsia="Times New Roman" w:hAnsi="Times New Roman" w:cs="Times New Roman"/>
        </w:rPr>
        <w:t xml:space="preserve"> straight motion during this phase</w:t>
      </w:r>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021DE">
        <w:rPr>
          <w:rFonts w:ascii="Times New Roman" w:eastAsia="Times New Roman" w:hAnsi="Times New Roman" w:cs="Times New Roman"/>
        </w:rPr>
        <w:t>. Note that</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961524">
        <w:rPr>
          <w:rFonts w:ascii="Times New Roman" w:eastAsia="Times New Roman" w:hAnsi="Times New Roman" w:cs="Times New Roman"/>
        </w:rPr>
        <w:t xml:space="preserve">As </w:t>
      </w:r>
      <w:r w:rsidR="00916ED3">
        <w:rPr>
          <w:rFonts w:ascii="Times New Roman" w:eastAsia="Times New Roman" w:hAnsi="Times New Roman" w:cs="Times New Roman"/>
        </w:rPr>
        <w:t xml:space="preserve">Figure 26 depicts, ALIAS-2 was able successfully to reproduce the fifth target finding: In the Effective Action condition, </w:t>
      </w:r>
      <w:r w:rsidR="00792E0A">
        <w:rPr>
          <w:rFonts w:ascii="Times New Roman" w:eastAsia="Times New Roman" w:hAnsi="Times New Roman" w:cs="Times New Roman"/>
        </w:rPr>
        <w:t xml:space="preserve">networks </w:t>
      </w:r>
      <w:r w:rsidR="00916ED3">
        <w:rPr>
          <w:rFonts w:ascii="Times New Roman" w:eastAsia="Times New Roman" w:hAnsi="Times New Roman" w:cs="Times New Roman"/>
        </w:rPr>
        <w:t xml:space="preserve">habituated to constrained action </w:t>
      </w:r>
      <w:r w:rsidR="00792E0A">
        <w:rPr>
          <w:rFonts w:ascii="Times New Roman" w:eastAsia="Times New Roman" w:hAnsi="Times New Roman" w:cs="Times New Roman"/>
        </w:rPr>
        <w:t xml:space="preserve">produced greater error 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r w:rsidR="00916ED3">
        <w:rPr>
          <w:rFonts w:ascii="Times New Roman" w:eastAsia="Times New Roman" w:hAnsi="Times New Roman" w:cs="Times New Roman"/>
        </w:rPr>
        <w:t xml:space="preserve"> habituated to unconstrained action in the Ineffective and No Training conditions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r w:rsidR="00CB185F">
        <w:rPr>
          <w:rFonts w:ascii="Times New Roman" w:eastAsia="Times New Roman" w:hAnsi="Times New Roman" w:cs="Times New Roman"/>
        </w:rPr>
        <w:t>comparable amounts of</w:t>
      </w:r>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r w:rsidR="00946621">
        <w:rPr>
          <w:rFonts w:ascii="Times New Roman" w:eastAsia="Times New Roman" w:hAnsi="Times New Roman" w:cs="Times New Roman"/>
        </w:rPr>
        <w:t>The results of this simulation indicate that</w:t>
      </w:r>
      <w:r w:rsidR="00CB185F">
        <w:rPr>
          <w:rFonts w:ascii="Times New Roman" w:eastAsia="Times New Roman" w:hAnsi="Times New Roman" w:cs="Times New Roman"/>
        </w:rPr>
        <w:t xml:space="preserve"> </w:t>
      </w:r>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B185F">
        <w:rPr>
          <w:rFonts w:ascii="Times New Roman" w:eastAsia="Times New Roman" w:hAnsi="Times New Roman" w:cs="Times New Roman"/>
        </w:rPr>
        <w:t>s</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7151A5A1" w14:textId="1594A51D" w:rsidR="00F97439" w:rsidRDefault="001361CE"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sidR="003232DB" w:rsidRPr="004C18C3">
        <w:rPr>
          <w:rFonts w:ascii="Times New Roman" w:eastAsia="Times New Roman" w:hAnsi="Times New Roman" w:cs="Times New Roman"/>
        </w:rPr>
        <w:t>infants' looking behaviors in studies assessing their action efficiency understanding</w:t>
      </w:r>
      <w:r w:rsidR="003232DB">
        <w:rPr>
          <w:rFonts w:ascii="Times New Roman" w:eastAsia="Times New Roman" w:hAnsi="Times New Roman" w:cs="Times New Roman"/>
        </w:rPr>
        <w:t xml:space="preserve"> can be explained by associative learning. </w:t>
      </w:r>
      <w:r w:rsidR="004C18C3" w:rsidRPr="004C18C3">
        <w:rPr>
          <w:rFonts w:ascii="Times New Roman" w:eastAsia="Times New Roman" w:hAnsi="Times New Roman" w:cs="Times New Roman"/>
        </w:rPr>
        <w:lastRenderedPageBreak/>
        <w:t xml:space="preserve">Specifically, ALIAS reproduced the finding that infants </w:t>
      </w:r>
      <w:r w:rsidR="00197AC8">
        <w:rPr>
          <w:rFonts w:ascii="Times New Roman" w:eastAsia="Times New Roman" w:hAnsi="Times New Roman" w:cs="Times New Roman"/>
        </w:rPr>
        <w:t>look selectively</w:t>
      </w:r>
      <w:r w:rsidR="004C18C3" w:rsidRPr="004C18C3">
        <w:rPr>
          <w:rFonts w:ascii="Times New Roman" w:eastAsia="Times New Roman" w:hAnsi="Times New Roman" w:cs="Times New Roman"/>
        </w:rPr>
        <w:t xml:space="preserve"> at inefficient actions, that this effect is independent of </w:t>
      </w:r>
      <w:r w:rsidR="00197AC8">
        <w:rPr>
          <w:rFonts w:ascii="Times New Roman" w:eastAsia="Times New Roman" w:hAnsi="Times New Roman" w:cs="Times New Roman"/>
        </w:rPr>
        <w:t>whether the entities involved possess</w:t>
      </w:r>
      <w:r w:rsidR="004C18C3" w:rsidRPr="004C18C3">
        <w:rPr>
          <w:rFonts w:ascii="Times New Roman" w:eastAsia="Times New Roman" w:hAnsi="Times New Roman" w:cs="Times New Roman"/>
        </w:rPr>
        <w:t xml:space="preserve"> animacy cues, that infants make bidirectional inferences among actions, goals, and constraints, that </w:t>
      </w:r>
      <w:r w:rsidR="00197AC8">
        <w:rPr>
          <w:rFonts w:ascii="Times New Roman" w:eastAsia="Times New Roman" w:hAnsi="Times New Roman" w:cs="Times New Roman"/>
        </w:rPr>
        <w:t>ostensibly they</w:t>
      </w:r>
      <w:r w:rsidR="004C18C3"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r w:rsidR="00197AC8">
        <w:rPr>
          <w:rFonts w:ascii="Times New Roman" w:eastAsia="Times New Roman" w:hAnsi="Times New Roman" w:cs="Times New Roman"/>
        </w:rPr>
        <w:t>such looking behaviors</w:t>
      </w:r>
      <w:r w:rsidR="004C18C3"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r w:rsidR="00197AC8">
        <w:rPr>
          <w:rFonts w:ascii="Times New Roman" w:eastAsia="Times New Roman" w:hAnsi="Times New Roman" w:cs="Times New Roman"/>
        </w:rPr>
        <w:t xml:space="preserve"> readily</w:t>
      </w:r>
      <w:r w:rsidR="004C18C3"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sidR="004C18C3">
        <w:rPr>
          <w:rFonts w:ascii="Times New Roman" w:eastAsia="Times New Roman" w:hAnsi="Times New Roman" w:cs="Times New Roman"/>
        </w:rPr>
        <w:t xml:space="preserve"> </w:t>
      </w:r>
      <w:r w:rsidR="005011EE" w:rsidRPr="005011EE">
        <w:rPr>
          <w:rFonts w:ascii="Times New Roman" w:eastAsia="Times New Roman" w:hAnsi="Times New Roman" w:cs="Times New Roman"/>
        </w:rPr>
        <w:t>At the same time, a complete account of infants’ looking performance in these studies should do more than reproduce existing findings. The account must also be generative: it should produce testable predictions for future research. The final section does exactly this by placing ALIAS in a series of novel situations and examining its resulting behavior. These behaviors constitute a set of predictions that can be used to decide between the present account and the domain-specific alternatives.</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w:t>
            </w:r>
            <w:proofErr w:type="gramStart"/>
            <w:r w:rsidR="00A4495D" w:rsidRPr="00A4495D">
              <w:rPr>
                <w:rFonts w:ascii="Times New Roman" w:hAnsi="Times New Roman" w:cs="Times New Roman"/>
                <w:i w:val="0"/>
                <w:iCs w:val="0"/>
                <w:color w:val="000000" w:themeColor="text1"/>
                <w:sz w:val="24"/>
                <w:szCs w:val="24"/>
              </w:rPr>
              <w:t>comes to rest</w:t>
            </w:r>
            <w:proofErr w:type="gramEnd"/>
            <w:r w:rsidR="00A4495D" w:rsidRPr="00A4495D">
              <w:rPr>
                <w:rFonts w:ascii="Times New Roman" w:hAnsi="Times New Roman" w:cs="Times New Roman"/>
                <w:i w:val="0"/>
                <w:iCs w:val="0"/>
                <w:color w:val="000000" w:themeColor="text1"/>
                <w:sz w:val="24"/>
                <w:szCs w:val="24"/>
              </w:rPr>
              <w:t xml:space="preserve">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such an event would look like. </w:t>
      </w:r>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78D0C134"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w:t>
      </w:r>
      <w:r w:rsidR="003E3063">
        <w:rPr>
          <w:rFonts w:ascii="Times New Roman" w:eastAsia="Times New Roman" w:hAnsi="Times New Roman" w:cs="Times New Roman"/>
        </w:rPr>
        <w:t>Inefficient and Efficient</w:t>
      </w:r>
      <w:r w:rsidR="004E61C0">
        <w:rPr>
          <w:rFonts w:ascii="Times New Roman" w:eastAsia="Times New Roman" w:hAnsi="Times New Roman" w:cs="Times New Roman"/>
        </w:rPr>
        <w:t xml:space="preserve">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F9090A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sidR="003E3063">
        <w:rPr>
          <w:rFonts w:ascii="Times New Roman" w:eastAsia="Times New Roman" w:hAnsi="Times New Roman" w:cs="Times New Roman"/>
        </w:rPr>
        <w:t>it might be asked how</w:t>
      </w:r>
      <w:r w:rsidR="00CC107C">
        <w:rPr>
          <w:rFonts w:ascii="Times New Roman" w:eastAsia="Times New Roman" w:hAnsi="Times New Roman" w:cs="Times New Roman"/>
        </w:rPr>
        <w:t xml:space="preserve"> ALIAS</w:t>
      </w:r>
      <w:r w:rsidR="003E3063">
        <w:rPr>
          <w:rFonts w:ascii="Times New Roman" w:eastAsia="Times New Roman" w:hAnsi="Times New Roman" w:cs="Times New Roman"/>
        </w:rPr>
        <w:t xml:space="preserve"> would treat</w:t>
      </w:r>
      <w:r>
        <w:rPr>
          <w:rFonts w:ascii="Times New Roman" w:eastAsia="Times New Roman" w:hAnsi="Times New Roman" w:cs="Times New Roman"/>
        </w:rPr>
        <w:t xml:space="preserve">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3E3063">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r w:rsidR="004015A7">
        <w:rPr>
          <w:rFonts w:ascii="Times New Roman" w:eastAsia="Times New Roman" w:hAnsi="Times New Roman" w:cs="Times New Roman"/>
        </w:rPr>
        <w:t>Networks were again 6 months old.</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2AE02456"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 xml:space="preserve">produced more </w:t>
      </w:r>
      <w:proofErr w:type="gramStart"/>
      <w:r w:rsidR="004015A7">
        <w:rPr>
          <w:rFonts w:ascii="Times New Roman" w:eastAsia="Times New Roman" w:hAnsi="Times New Roman" w:cs="Times New Roman"/>
        </w:rPr>
        <w:t>error</w:t>
      </w:r>
      <w:proofErr w:type="gramEnd"/>
      <w:r w:rsidR="004015A7">
        <w:rPr>
          <w:rFonts w:ascii="Times New Roman" w:eastAsia="Times New Roman" w:hAnsi="Times New Roman" w:cs="Times New Roman"/>
        </w:rPr>
        <w:t xml:space="preserve">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 xml:space="preserve">than </w:t>
      </w:r>
      <w:proofErr w:type="gramStart"/>
      <w:r w:rsidR="004015A7">
        <w:rPr>
          <w:rFonts w:ascii="Times New Roman" w:eastAsia="Times New Roman" w:hAnsi="Times New Roman" w:cs="Times New Roman"/>
        </w:rPr>
        <w:t>to</w:t>
      </w:r>
      <w:proofErr w:type="gramEnd"/>
      <w:r w:rsidR="004015A7">
        <w:rPr>
          <w:rFonts w:ascii="Times New Roman" w:eastAsia="Times New Roman" w:hAnsi="Times New Roman" w:cs="Times New Roman"/>
        </w:rPr>
        <w:t xml:space="preserve">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The former test event produced more error than the latter one because</w:t>
      </w:r>
      <w:r w:rsidR="003746FE">
        <w:rPr>
          <w:rFonts w:ascii="Times New Roman" w:eastAsia="Times New Roman" w:hAnsi="Times New Roman" w:cs="Times New Roman"/>
        </w:rPr>
        <w:t xml:space="preserve"> </w:t>
      </w:r>
      <w:r w:rsidR="007C1566">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7C1566">
        <w:rPr>
          <w:rFonts w:ascii="Times New Roman" w:eastAsia="Times New Roman" w:hAnsi="Times New Roman" w:cs="Times New Roman"/>
        </w:rPr>
        <w:t xml:space="preserve"> </w:t>
      </w:r>
      <w:r w:rsidR="0045705D" w:rsidRPr="0045705D">
        <w:rPr>
          <w:rFonts w:ascii="Times New Roman" w:eastAsia="Times New Roman" w:hAnsi="Times New Roman" w:cs="Times New Roman"/>
        </w:rPr>
        <w:t xml:space="preserve">strongly activated </w:t>
      </w:r>
      <w:r w:rsidR="00B3415C">
        <w:rPr>
          <w:rFonts w:ascii="Times New Roman" w:eastAsia="Times New Roman" w:hAnsi="Times New Roman" w:cs="Times New Roman"/>
        </w:rPr>
        <w:t>the</w:t>
      </w:r>
      <w:r w:rsidR="00621D8E">
        <w:rPr>
          <w:rFonts w:ascii="Times New Roman" w:eastAsia="Times New Roman" w:hAnsi="Times New Roman" w:cs="Times New Roman"/>
        </w:rPr>
        <w:t xml:space="preserve"> associated </w:t>
      </w:r>
      <w:r w:rsidR="00B3415C">
        <w:rPr>
          <w:rFonts w:ascii="Times New Roman" w:eastAsia="Times New Roman" w:hAnsi="Times New Roman" w:cs="Times New Roman"/>
        </w:rPr>
        <w:t>straight-motion representation, a representation</w:t>
      </w:r>
      <w:r w:rsidR="00572534">
        <w:rPr>
          <w:rFonts w:ascii="Times New Roman" w:eastAsia="Times New Roman" w:hAnsi="Times New Roman" w:cs="Times New Roman"/>
        </w:rPr>
        <w:t xml:space="preserve"> that</w:t>
      </w:r>
      <w:r w:rsidR="007C1566">
        <w:rPr>
          <w:rFonts w:ascii="Times New Roman" w:eastAsia="Times New Roman" w:hAnsi="Times New Roman" w:cs="Times New Roman"/>
        </w:rPr>
        <w:t xml:space="preserve"> ultimately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High, inefficient test</w:t>
      </w:r>
      <w:r w:rsidR="0045705D" w:rsidRPr="0045705D">
        <w:rPr>
          <w:rFonts w:ascii="Times New Roman" w:eastAsia="Times New Roman" w:hAnsi="Times New Roman" w:cs="Times New Roman"/>
        </w:rPr>
        <w:t xml:space="preserve"> event produced </w:t>
      </w:r>
      <w:r w:rsidR="00621D8E">
        <w:rPr>
          <w:rFonts w:ascii="Times New Roman" w:eastAsia="Times New Roman" w:hAnsi="Times New Roman" w:cs="Times New Roman"/>
        </w:rPr>
        <w:t>less</w:t>
      </w:r>
      <w:r w:rsidR="0045705D" w:rsidRPr="0045705D">
        <w:rPr>
          <w:rFonts w:ascii="Times New Roman" w:eastAsia="Times New Roman" w:hAnsi="Times New Roman" w:cs="Times New Roman"/>
        </w:rPr>
        <w:t xml:space="preserve"> error because</w:t>
      </w:r>
      <w:r w:rsidR="00B3415C">
        <w:rPr>
          <w:rFonts w:ascii="Times New Roman" w:eastAsia="Times New Roman" w:hAnsi="Times New Roman" w:cs="Times New Roman"/>
        </w:rPr>
        <w:t xml:space="preserve"> the associations among</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 xml:space="preserve">its input features were </w:t>
      </w:r>
      <w:r w:rsidR="00B3415C">
        <w:rPr>
          <w:rFonts w:ascii="Times New Roman" w:eastAsia="Times New Roman" w:hAnsi="Times New Roman" w:cs="Times New Roman"/>
        </w:rPr>
        <w:t>largely</w:t>
      </w:r>
      <w:r w:rsidR="00572534">
        <w:rPr>
          <w:rFonts w:ascii="Times New Roman" w:eastAsia="Times New Roman" w:hAnsi="Times New Roman" w:cs="Times New Roman"/>
        </w:rPr>
        <w:t xml:space="preserve"> consistent with th</w:t>
      </w:r>
      <w:r w:rsidR="00E91656">
        <w:rPr>
          <w:rFonts w:ascii="Times New Roman" w:eastAsia="Times New Roman" w:hAnsi="Times New Roman" w:cs="Times New Roman"/>
        </w:rPr>
        <w:t>ose</w:t>
      </w:r>
      <w:r w:rsidR="0066742F">
        <w:rPr>
          <w:rFonts w:ascii="Times New Roman" w:eastAsia="Times New Roman" w:hAnsi="Times New Roman" w:cs="Times New Roman"/>
        </w:rPr>
        <w:t xml:space="preserve"> f</w:t>
      </w:r>
      <w:r w:rsidR="00586AD2">
        <w:rPr>
          <w:rFonts w:ascii="Times New Roman" w:eastAsia="Times New Roman" w:hAnsi="Times New Roman" w:cs="Times New Roman"/>
        </w:rPr>
        <w:t>ormed during</w:t>
      </w:r>
      <w:r w:rsidR="00572534">
        <w:rPr>
          <w:rFonts w:ascii="Times New Roman" w:eastAsia="Times New Roman" w:hAnsi="Times New Roman" w:cs="Times New Roman"/>
        </w:rPr>
        <w:t xml:space="preserve"> pretraining</w:t>
      </w:r>
      <w:r w:rsidR="00870BB3" w:rsidRPr="00870BB3">
        <w:rPr>
          <w:rFonts w:ascii="Times New Roman" w:eastAsia="Times New Roman" w:hAnsi="Times New Roman" w:cs="Times New Roman"/>
        </w:rPr>
        <w:t xml:space="preserve">. </w:t>
      </w:r>
    </w:p>
    <w:p w14:paraId="7574BB23" w14:textId="4966AE8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r w:rsidR="00706D61">
        <w:rPr>
          <w:rFonts w:ascii="Times New Roman" w:eastAsia="Times New Roman" w:hAnsi="Times New Roman" w:cs="Times New Roman"/>
        </w:rPr>
        <w:t xml:space="preserve"> arguably </w:t>
      </w:r>
      <w:r w:rsidR="00C45169">
        <w:rPr>
          <w:rFonts w:ascii="Times New Roman" w:eastAsia="Times New Roman" w:hAnsi="Times New Roman" w:cs="Times New Roman"/>
        </w:rPr>
        <w:t xml:space="preserve">they </w:t>
      </w:r>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r w:rsidR="0081501F">
        <w:rPr>
          <w:rFonts w:ascii="Times New Roman" w:eastAsia="Times New Roman" w:hAnsi="Times New Roman" w:cs="Times New Roman"/>
        </w:rPr>
        <w:t>action processing depends on the efficiency, cost, and subjective utility of those actions, among other things,</w:t>
      </w:r>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r w:rsidR="00C45169">
        <w:rPr>
          <w:rFonts w:ascii="Times New Roman" w:eastAsia="Times New Roman" w:hAnsi="Times New Roman" w:cs="Times New Roman"/>
        </w:rPr>
        <w:t xml:space="preserve">infants should show equivalent dishabituation to both </w:t>
      </w:r>
      <w:r w:rsidR="00C45169">
        <w:rPr>
          <w:rFonts w:ascii="Times New Roman" w:eastAsia="Times New Roman" w:hAnsi="Times New Roman" w:cs="Times New Roman"/>
        </w:rPr>
        <w:lastRenderedPageBreak/>
        <w:t>inconsistent events because both events are non-rational and costly</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81501F">
        <w:rPr>
          <w:rFonts w:ascii="Times New Roman" w:eastAsia="Times New Roman" w:hAnsi="Times New Roman" w:cs="Times New Roman"/>
        </w:rPr>
        <w:t xml:space="preserve">These </w:t>
      </w:r>
      <w:r w:rsidR="00AD694F">
        <w:rPr>
          <w:rFonts w:ascii="Times New Roman" w:eastAsia="Times New Roman" w:hAnsi="Times New Roman" w:cs="Times New Roman"/>
        </w:rPr>
        <w:t>accounts also</w:t>
      </w:r>
      <w:r w:rsidR="0081501F">
        <w:rPr>
          <w:rFonts w:ascii="Times New Roman" w:eastAsia="Times New Roman" w:hAnsi="Times New Roman" w:cs="Times New Roman"/>
        </w:rPr>
        <w:t xml:space="preserve"> predict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7AA055A2" w:rsidR="00F03116" w:rsidRDefault="00922F34"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Developmental scientists have long</w:t>
      </w:r>
      <w:r w:rsidR="00470D5C">
        <w:rPr>
          <w:rFonts w:ascii="Times New Roman" w:eastAsia="Times New Roman" w:hAnsi="Times New Roman" w:cs="Times New Roman"/>
        </w:rPr>
        <w:t xml:space="preserve"> wrestled with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sidR="00470D5C">
        <w:rPr>
          <w:rFonts w:ascii="Times New Roman" w:eastAsia="Times New Roman" w:hAnsi="Times New Roman" w:cs="Times New Roman"/>
        </w:rPr>
        <w:t xml:space="preserve">. </w:t>
      </w:r>
      <w:r w:rsidR="001A58FE">
        <w:rPr>
          <w:rFonts w:ascii="Times New Roman" w:eastAsia="Times New Roman" w:hAnsi="Times New Roman" w:cs="Times New Roman"/>
        </w:rPr>
        <w:t xml:space="preserve">Rich proposals </w:t>
      </w:r>
      <w:r w:rsidR="00DD0C8C">
        <w:rPr>
          <w:rFonts w:ascii="Times New Roman" w:eastAsia="Times New Roman" w:hAnsi="Times New Roman" w:cs="Times New Roman"/>
        </w:rPr>
        <w:t>maintain that infants</w:t>
      </w:r>
      <w:r w:rsidR="005D64BA">
        <w:rPr>
          <w:rFonts w:ascii="Times New Roman" w:eastAsia="Times New Roman" w:hAnsi="Times New Roman" w:cs="Times New Roman"/>
        </w:rPr>
        <w:t xml:space="preserve"> possess </w:t>
      </w:r>
      <w:proofErr w:type="gramStart"/>
      <w:r w:rsidR="005D64BA">
        <w:rPr>
          <w:rFonts w:ascii="Times New Roman" w:eastAsia="Times New Roman" w:hAnsi="Times New Roman" w:cs="Times New Roman"/>
        </w:rPr>
        <w:t>early-emerging</w:t>
      </w:r>
      <w:proofErr w:type="gramEnd"/>
      <w:r w:rsidR="005D64BA">
        <w:rPr>
          <w:rFonts w:ascii="Times New Roman" w:eastAsia="Times New Roman" w:hAnsi="Times New Roman" w:cs="Times New Roman"/>
        </w:rPr>
        <w:t xml:space="preserve"> and conceptually rich domain-specific systems that </w:t>
      </w:r>
      <w:r w:rsidR="001A58FE">
        <w:rPr>
          <w:rFonts w:ascii="Times New Roman" w:eastAsia="Times New Roman" w:hAnsi="Times New Roman" w:cs="Times New Roman"/>
        </w:rPr>
        <w:t>support processing actions</w:t>
      </w:r>
      <w:r w:rsidR="005D64BA">
        <w:rPr>
          <w:rFonts w:ascii="Times New Roman" w:eastAsia="Times New Roman" w:hAnsi="Times New Roman" w:cs="Times New Roman"/>
        </w:rPr>
        <w:t xml:space="preserve"> in terms of their efficiency, cost, rationality, and subjectiv</w:t>
      </w:r>
      <w:r w:rsidR="001A58FE">
        <w:rPr>
          <w:rFonts w:ascii="Times New Roman" w:eastAsia="Times New Roman" w:hAnsi="Times New Roman" w:cs="Times New Roman"/>
        </w:rPr>
        <w:t>e utility, among other things</w:t>
      </w:r>
      <w:r>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1A58FE">
        <w:rPr>
          <w:rFonts w:ascii="Times New Roman" w:eastAsia="Times New Roman" w:hAnsi="Times New Roman" w:cs="Times New Roman"/>
        </w:rPr>
        <w:t>Lean proposals argue instead that</w:t>
      </w:r>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1A58FE">
        <w:rPr>
          <w:rFonts w:ascii="Times New Roman" w:eastAsia="Times New Roman" w:hAnsi="Times New Roman" w:cs="Times New Roman"/>
        </w:rPr>
        <w:t xml:space="preserve"> broadly</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74071E">
        <w:rPr>
          <w:rFonts w:ascii="Times New Roman" w:eastAsia="Times New Roman" w:hAnsi="Times New Roman" w:cs="Times New Roman"/>
        </w:rPr>
        <w:t xml:space="preserve"> </w:t>
      </w:r>
      <w:r w:rsidR="001A58FE">
        <w:rPr>
          <w:rFonts w:ascii="Times New Roman" w:eastAsia="Times New Roman" w:hAnsi="Times New Roman" w:cs="Times New Roman"/>
        </w:rPr>
        <w:t>reflect the operation of more domain-general processes.</w:t>
      </w:r>
      <w:r w:rsidR="00B64262">
        <w:rPr>
          <w:rFonts w:ascii="Times New Roman" w:eastAsia="Times New Roman" w:hAnsi="Times New Roman" w:cs="Times New Roman"/>
        </w:rPr>
        <w:t xml:space="preserve"> </w:t>
      </w:r>
    </w:p>
    <w:p w14:paraId="35003FE9" w14:textId="0874DA4E"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r w:rsidR="00790573">
        <w:rPr>
          <w:rFonts w:ascii="Times New Roman" w:eastAsia="Times New Roman" w:hAnsi="Times New Roman" w:cs="Times New Roman"/>
        </w:rPr>
        <w:t xml:space="preserve"> in a model called ALIAS.</w:t>
      </w:r>
      <w:r w:rsidR="0074071E">
        <w:rPr>
          <w:rFonts w:ascii="Times New Roman" w:eastAsia="Times New Roman" w:hAnsi="Times New Roman" w:cs="Times New Roman"/>
        </w:rPr>
        <w:t xml:space="preserve"> </w:t>
      </w:r>
      <w:r w:rsidR="00F56580" w:rsidRPr="00F56580">
        <w:rPr>
          <w:rFonts w:ascii="Times New Roman" w:eastAsia="Times New Roman" w:hAnsi="Times New Roman" w:cs="Times New Roman"/>
        </w:rPr>
        <w:t xml:space="preserve">Across five simulations, </w:t>
      </w:r>
      <w:r w:rsidR="00790573">
        <w:rPr>
          <w:rFonts w:ascii="Times New Roman" w:eastAsia="Times New Roman" w:hAnsi="Times New Roman" w:cs="Times New Roman"/>
        </w:rPr>
        <w:t>this model</w:t>
      </w:r>
      <w:r w:rsidR="00F56580" w:rsidRPr="00F56580">
        <w:rPr>
          <w:rFonts w:ascii="Times New Roman" w:eastAsia="Times New Roman" w:hAnsi="Times New Roman" w:cs="Times New Roman"/>
        </w:rPr>
        <w:t xml:space="preserve"> reproduced </w:t>
      </w:r>
      <w:r w:rsidR="00790573">
        <w:rPr>
          <w:rFonts w:ascii="Times New Roman" w:eastAsia="Times New Roman" w:hAnsi="Times New Roman" w:cs="Times New Roman"/>
        </w:rPr>
        <w:t>key</w:t>
      </w:r>
      <w:r w:rsidR="00F56580" w:rsidRPr="00F56580">
        <w:rPr>
          <w:rFonts w:ascii="Times New Roman" w:eastAsia="Times New Roman" w:hAnsi="Times New Roman" w:cs="Times New Roman"/>
        </w:rPr>
        <w:t xml:space="preserve"> findings in </w:t>
      </w:r>
      <w:r w:rsidR="00790573">
        <w:rPr>
          <w:rFonts w:ascii="Times New Roman" w:eastAsia="Times New Roman" w:hAnsi="Times New Roman" w:cs="Times New Roman"/>
        </w:rPr>
        <w:t>this literature</w:t>
      </w:r>
      <w:r w:rsidR="00F56580" w:rsidRPr="00F56580">
        <w:rPr>
          <w:rFonts w:ascii="Times New Roman" w:eastAsia="Times New Roman" w:hAnsi="Times New Roman" w:cs="Times New Roman"/>
        </w:rPr>
        <w:t xml:space="preserve"> that have been interpreted as evidence for domain-specific mechanisms. These </w:t>
      </w:r>
      <w:r w:rsidR="00790573">
        <w:rPr>
          <w:rFonts w:ascii="Times New Roman" w:eastAsia="Times New Roman" w:hAnsi="Times New Roman" w:cs="Times New Roman"/>
        </w:rPr>
        <w:t>include</w:t>
      </w:r>
      <w:r w:rsidR="00F56580" w:rsidRPr="00F56580">
        <w:rPr>
          <w:rFonts w:ascii="Times New Roman" w:eastAsia="Times New Roman" w:hAnsi="Times New Roman" w:cs="Times New Roman"/>
        </w:rPr>
        <w:t xml:space="preserve"> infants</w:t>
      </w:r>
      <w:r w:rsidR="00790573">
        <w:rPr>
          <w:rFonts w:ascii="Times New Roman" w:eastAsia="Times New Roman" w:hAnsi="Times New Roman" w:cs="Times New Roman"/>
        </w:rPr>
        <w:t xml:space="preserve">’ </w:t>
      </w:r>
      <w:r w:rsidR="00F56580" w:rsidRPr="00F56580">
        <w:rPr>
          <w:rFonts w:ascii="Times New Roman" w:eastAsia="Times New Roman" w:hAnsi="Times New Roman" w:cs="Times New Roman"/>
        </w:rPr>
        <w:t>sensitivity to efficient and inefficient actions</w:t>
      </w:r>
      <w:r w:rsidR="00790573">
        <w:rPr>
          <w:rFonts w:ascii="Times New Roman" w:eastAsia="Times New Roman" w:hAnsi="Times New Roman" w:cs="Times New Roman"/>
        </w:rPr>
        <w:t xml:space="preserve"> for animate and non-animate objects alike</w:t>
      </w:r>
      <w:r w:rsidR="00F56580" w:rsidRPr="00F56580">
        <w:rPr>
          <w:rFonts w:ascii="Times New Roman" w:eastAsia="Times New Roman" w:hAnsi="Times New Roman" w:cs="Times New Roman"/>
        </w:rPr>
        <w:t xml:space="preserve">, bidirectional inferences about actions, goals, and constraints, graded representations of efficiency, and the effects of early </w:t>
      </w:r>
      <w:r w:rsidR="00F56580" w:rsidRPr="00F56580">
        <w:rPr>
          <w:rFonts w:ascii="Times New Roman" w:eastAsia="Times New Roman" w:hAnsi="Times New Roman" w:cs="Times New Roman"/>
        </w:rPr>
        <w:lastRenderedPageBreak/>
        <w:t>action experience. Together, the simulations show that these phenomena can emerge from associative learning operating over perceptually grounded event representations.</w:t>
      </w:r>
      <w:r w:rsidR="00790573">
        <w:rPr>
          <w:rFonts w:ascii="Times New Roman" w:eastAsia="Times New Roman" w:hAnsi="Times New Roman" w:cs="Times New Roman"/>
        </w:rPr>
        <w:t xml:space="preserve"> </w:t>
      </w:r>
    </w:p>
    <w:p w14:paraId="0190E236" w14:textId="2868A6A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r w:rsidR="00DC2349">
        <w:rPr>
          <w:rFonts w:ascii="Times New Roman" w:eastAsia="Times New Roman" w:hAnsi="Times New Roman" w:cs="Times New Roman"/>
        </w:rPr>
        <w:t xml:space="preserve"> and</w:t>
      </w:r>
      <w:r w:rsidR="00EC32E4">
        <w:rPr>
          <w:rFonts w:ascii="Times New Roman" w:eastAsia="Times New Roman" w:hAnsi="Times New Roman" w:cs="Times New Roman"/>
        </w:rPr>
        <w:t xml:space="preserve"> </w:t>
      </w:r>
      <w:r w:rsidR="006A6503">
        <w:rPr>
          <w:rFonts w:ascii="Times New Roman" w:eastAsia="Times New Roman" w:hAnsi="Times New Roman" w:cs="Times New Roman"/>
        </w:rPr>
        <w:t>VOM10</w:t>
      </w:r>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r w:rsidR="00722454">
        <w:rPr>
          <w:rFonts w:ascii="Times New Roman" w:eastAsia="Times New Roman" w:hAnsi="Times New Roman" w:cs="Times New Roman"/>
        </w:rPr>
        <w:t>3</w:t>
      </w:r>
      <w:r w:rsidR="00D65B4F">
        <w:rPr>
          <w:rFonts w:ascii="Times New Roman" w:eastAsia="Times New Roman" w:hAnsi="Times New Roman" w:cs="Times New Roman"/>
        </w:rPr>
        <w:t xml:space="preserve"> </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5F7EFFBD" w:rsidR="00F1765B" w:rsidRDefault="00722454"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 it relates to VOM10—the main competitor model—this model was unable to reproduce the third</w:t>
      </w:r>
      <w:r w:rsidR="00560B54">
        <w:rPr>
          <w:rFonts w:ascii="Times New Roman" w:eastAsia="Times New Roman" w:hAnsi="Times New Roman" w:cs="Times New Roman"/>
        </w:rPr>
        <w:t xml:space="preserve"> and </w:t>
      </w:r>
      <w:r>
        <w:rPr>
          <w:rFonts w:ascii="Times New Roman" w:eastAsia="Times New Roman" w:hAnsi="Times New Roman" w:cs="Times New Roman"/>
        </w:rPr>
        <w:t>fifth target findings.</w:t>
      </w:r>
      <w:r w:rsidR="00560B54">
        <w:rPr>
          <w:rFonts w:ascii="Times New Roman" w:eastAsia="Times New Roman" w:hAnsi="Times New Roman" w:cs="Times New Roman"/>
        </w:rPr>
        <w:t xml:space="preserve"> VOM10’s failure to capture the third and fifth target findings can be attributed to a common source:</w:t>
      </w:r>
      <w:r>
        <w:rPr>
          <w:rFonts w:ascii="Times New Roman" w:eastAsia="Times New Roman" w:hAnsi="Times New Roman" w:cs="Times New Roman"/>
        </w:rPr>
        <w:t xml:space="preserve"> </w:t>
      </w:r>
      <w:r w:rsidRPr="00722454">
        <w:rPr>
          <w:rFonts w:ascii="Times New Roman" w:eastAsia="Times New Roman" w:hAnsi="Times New Roman" w:cs="Times New Roman"/>
        </w:rPr>
        <w:t>the absence of prior action processing experience.</w:t>
      </w:r>
      <w:r w:rsidR="00560B54">
        <w:rPr>
          <w:rFonts w:ascii="Times New Roman" w:eastAsia="Times New Roman" w:hAnsi="Times New Roman" w:cs="Times New Roman"/>
        </w:rPr>
        <w:t xml:space="preserve"> Yet just such experience is required for the model to represent aspects of the visual scene that otherwise were absent or to model the role of experience on action processing. Although VOM10 captured the first target finding, </w:t>
      </w:r>
      <w:r w:rsidR="000407F0">
        <w:rPr>
          <w:rFonts w:ascii="Times New Roman" w:eastAsia="Times New Roman" w:hAnsi="Times New Roman" w:cs="Times New Roman"/>
        </w:rPr>
        <w:t>even here caution is warranted.</w:t>
      </w:r>
      <w:r w:rsidR="00560B54">
        <w:rPr>
          <w:rFonts w:ascii="Times New Roman" w:eastAsia="Times New Roman" w:hAnsi="Times New Roman" w:cs="Times New Roman"/>
        </w:rPr>
        <w:t xml:space="preserve"> </w:t>
      </w:r>
      <w:r w:rsidRPr="00722454">
        <w:rPr>
          <w:rFonts w:ascii="Times New Roman" w:eastAsia="Times New Roman" w:hAnsi="Times New Roman" w:cs="Times New Roman"/>
        </w:rPr>
        <w:t xml:space="preserve"> This is because</w:t>
      </w:r>
      <w:r w:rsidR="000407F0">
        <w:rPr>
          <w:rFonts w:ascii="Times New Roman" w:eastAsia="Times New Roman" w:hAnsi="Times New Roman" w:cs="Times New Roman"/>
        </w:rPr>
        <w:t xml:space="preserve"> a revised version of this model—which more faithfully </w:t>
      </w:r>
      <w:r w:rsidRPr="00722454">
        <w:rPr>
          <w:rFonts w:ascii="Times New Roman" w:eastAsia="Times New Roman" w:hAnsi="Times New Roman" w:cs="Times New Roman"/>
        </w:rPr>
        <w:t>simulated the</w:t>
      </w:r>
      <w:r w:rsidR="000407F0">
        <w:rPr>
          <w:rFonts w:ascii="Times New Roman" w:eastAsia="Times New Roman" w:hAnsi="Times New Roman" w:cs="Times New Roman"/>
        </w:rPr>
        <w:t xml:space="preserve"> experimental task from which the first target finding derived—failed to reproduce this finding. </w:t>
      </w:r>
      <w:r w:rsidRPr="00722454">
        <w:rPr>
          <w:rFonts w:ascii="Times New Roman" w:eastAsia="Times New Roman" w:hAnsi="Times New Roman" w:cs="Times New Roman"/>
        </w:rPr>
        <w:t xml:space="preserve">This </w:t>
      </w:r>
      <w:r w:rsidR="000407F0" w:rsidRPr="00722454">
        <w:rPr>
          <w:rFonts w:ascii="Times New Roman" w:eastAsia="Times New Roman" w:hAnsi="Times New Roman" w:cs="Times New Roman"/>
        </w:rPr>
        <w:t>suggests</w:t>
      </w:r>
      <w:r w:rsidRPr="00722454">
        <w:rPr>
          <w:rFonts w:ascii="Times New Roman" w:eastAsia="Times New Roman" w:hAnsi="Times New Roman" w:cs="Times New Roman"/>
        </w:rPr>
        <w:t xml:space="preserve"> that </w:t>
      </w:r>
      <w:r w:rsidR="000407F0">
        <w:rPr>
          <w:rFonts w:ascii="Times New Roman" w:eastAsia="Times New Roman" w:hAnsi="Times New Roman" w:cs="Times New Roman"/>
        </w:rPr>
        <w:t xml:space="preserve">VOM10’s original success stemmed from quirks relating to how this model can be used to simulate action efficiency understanding studies rather than from its ability to capture the processes underlying action efficiency processing in infants. </w:t>
      </w:r>
      <w:r w:rsidR="00282BDF">
        <w:rPr>
          <w:rFonts w:ascii="Times New Roman" w:eastAsia="Times New Roman" w:hAnsi="Times New Roman" w:cs="Times New Roman"/>
        </w:rPr>
        <w:t xml:space="preserve">Interestingly, Simulation 4 </w:t>
      </w:r>
      <w:r w:rsidR="00282BDF">
        <w:rPr>
          <w:rFonts w:ascii="Times New Roman" w:eastAsia="Times New Roman" w:hAnsi="Times New Roman" w:cs="Times New Roman"/>
        </w:rPr>
        <w:lastRenderedPageBreak/>
        <w:t>demonstrated that retaining such quirks prevented VOM10 from capturing</w:t>
      </w:r>
      <w:r w:rsidR="0000673A">
        <w:rPr>
          <w:rFonts w:ascii="Times New Roman" w:eastAsia="Times New Roman" w:hAnsi="Times New Roman" w:cs="Times New Roman"/>
        </w:rPr>
        <w:t xml:space="preserve"> infants’ graded sensitivity to efficiency.</w:t>
      </w:r>
      <w:r w:rsidR="00282BDF">
        <w:rPr>
          <w:rFonts w:ascii="Times New Roman" w:eastAsia="Times New Roman" w:hAnsi="Times New Roman" w:cs="Times New Roman"/>
        </w:rPr>
        <w:t xml:space="preserve"> </w:t>
      </w:r>
      <w:r w:rsidR="00850F06">
        <w:rPr>
          <w:rFonts w:ascii="Times New Roman" w:eastAsia="Times New Roman" w:hAnsi="Times New Roman" w:cs="Times New Roman"/>
        </w:rPr>
        <w:t xml:space="preserve">This </w:t>
      </w:r>
      <w:r w:rsidR="0000673A">
        <w:rPr>
          <w:rFonts w:ascii="Times New Roman" w:eastAsia="Times New Roman" w:hAnsi="Times New Roman" w:cs="Times New Roman"/>
        </w:rPr>
        <w:t>failure</w:t>
      </w:r>
      <w:r w:rsidR="00884DB7">
        <w:rPr>
          <w:rFonts w:ascii="Times New Roman" w:eastAsia="Times New Roman" w:hAnsi="Times New Roman" w:cs="Times New Roman"/>
        </w:rPr>
        <w:t xml:space="preserve"> should not be interpreted as failures of connectionist systems more broadly. </w:t>
      </w:r>
      <w:r w:rsidR="00282BDF">
        <w:rPr>
          <w:rFonts w:ascii="Times New Roman" w:eastAsia="Times New Roman" w:hAnsi="Times New Roman" w:cs="Times New Roman"/>
        </w:rPr>
        <w:t>ALIAS</w:t>
      </w:r>
      <w:r w:rsidR="00850F06">
        <w:rPr>
          <w:rFonts w:ascii="Times New Roman" w:eastAsia="Times New Roman" w:hAnsi="Times New Roman" w:cs="Times New Roman"/>
        </w:rPr>
        <w:t xml:space="preserve"> could not have </w:t>
      </w:r>
      <w:r w:rsidR="00884DB7">
        <w:rPr>
          <w:rFonts w:ascii="Times New Roman" w:eastAsia="Times New Roman" w:hAnsi="Times New Roman" w:cs="Times New Roman"/>
        </w:rPr>
        <w:t xml:space="preserve">reproduced the target findings </w:t>
      </w:r>
      <w:r w:rsidR="00850F06">
        <w:rPr>
          <w:rFonts w:ascii="Times New Roman" w:eastAsia="Times New Roman" w:hAnsi="Times New Roman" w:cs="Times New Roman"/>
        </w:rPr>
        <w:t>if this were true.</w:t>
      </w:r>
      <w:r w:rsidR="00282BDF">
        <w:rPr>
          <w:rFonts w:ascii="Times New Roman" w:eastAsia="Times New Roman" w:hAnsi="Times New Roman" w:cs="Times New Roman"/>
        </w:rPr>
        <w:t xml:space="preserve"> </w:t>
      </w:r>
    </w:p>
    <w:p w14:paraId="5A5C26E8" w14:textId="01230C13" w:rsidR="00E90545" w:rsidRDefault="00F1765B"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novel contributions tha</w:t>
      </w:r>
      <w:r w:rsidR="00D02F3F">
        <w:rPr>
          <w:rFonts w:ascii="Times New Roman" w:eastAsia="Times New Roman" w:hAnsi="Times New Roman" w:cs="Times New Roman"/>
        </w:rPr>
        <w:t>t</w:t>
      </w:r>
      <w:r>
        <w:rPr>
          <w:rFonts w:ascii="Times New Roman" w:eastAsia="Times New Roman" w:hAnsi="Times New Roman" w:cs="Times New Roman"/>
        </w:rPr>
        <w:t xml:space="preserve"> the current simulations make, two are particularly noteworthy</w:t>
      </w:r>
      <w:r w:rsidR="00894916">
        <w:rPr>
          <w:rFonts w:ascii="Times New Roman" w:eastAsia="Times New Roman" w:hAnsi="Times New Roman" w:cs="Times New Roman"/>
        </w:rPr>
        <w:t>.</w:t>
      </w:r>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mechanistic basis of infants’ looking responses in </w:t>
      </w:r>
      <w:r w:rsidR="00894916">
        <w:rPr>
          <w:rFonts w:ascii="Times New Roman" w:eastAsia="Times New Roman" w:hAnsi="Times New Roman" w:cs="Times New Roman"/>
        </w:rPr>
        <w:t>action efficiency understanding studies</w:t>
      </w:r>
      <w:r w:rsidR="00A1213D">
        <w:rPr>
          <w:rFonts w:ascii="Times New Roman" w:eastAsia="Times New Roman" w:hAnsi="Times New Roman" w:cs="Times New Roman"/>
        </w:rPr>
        <w:t xml:space="preserve">. </w:t>
      </w:r>
      <w:r w:rsidR="002C71F4">
        <w:rPr>
          <w:rFonts w:ascii="Times New Roman" w:eastAsia="Times New Roman" w:hAnsi="Times New Roman" w:cs="Times New Roman"/>
        </w:rPr>
        <w:t>As one example, Simulation 4 demonstrated that prior experience with curved trajectories and obstacles can explain why infants look longer at events depicting barrierless arced motion than those depicting constrained arced motion or why infants look longer when agents stop short of their goals than when they stop next to them</w:t>
      </w:r>
      <w:r w:rsidR="00C73F96">
        <w:rPr>
          <w:rFonts w:ascii="Times New Roman" w:eastAsia="Times New Roman" w:hAnsi="Times New Roman" w:cs="Times New Roman"/>
        </w:rPr>
        <w:t xml:space="preserve">: Both </w:t>
      </w:r>
      <w:r w:rsidR="00B5096E">
        <w:rPr>
          <w:rFonts w:ascii="Times New Roman" w:eastAsia="Times New Roman" w:hAnsi="Times New Roman" w:cs="Times New Roman"/>
        </w:rPr>
        <w:t>error patterns</w:t>
      </w:r>
      <w:r w:rsidR="00C73F96">
        <w:rPr>
          <w:rFonts w:ascii="Times New Roman" w:eastAsia="Times New Roman" w:hAnsi="Times New Roman" w:cs="Times New Roman"/>
        </w:rPr>
        <w:t xml:space="preserve"> were the emergent consequence of </w:t>
      </w:r>
      <w:r w:rsidR="00F0291E">
        <w:rPr>
          <w:rFonts w:ascii="Times New Roman" w:eastAsia="Times New Roman" w:hAnsi="Times New Roman" w:cs="Times New Roman"/>
        </w:rPr>
        <w:t xml:space="preserve">prior experience </w:t>
      </w:r>
      <w:r w:rsidR="00C73F96">
        <w:rPr>
          <w:rFonts w:ascii="Times New Roman" w:eastAsia="Times New Roman" w:hAnsi="Times New Roman" w:cs="Times New Roman"/>
        </w:rPr>
        <w:t>observing arced motion in the presence of barriers and actions that terminate in the agent being spatially contiguous with its goal.</w:t>
      </w:r>
      <w:r w:rsidR="002C71F4">
        <w:rPr>
          <w:rFonts w:ascii="Times New Roman" w:eastAsia="Times New Roman" w:hAnsi="Times New Roman" w:cs="Times New Roman"/>
        </w:rPr>
        <w:t xml:space="preserve"> 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developmentally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that develops a representation of its own straight reaches while in a heightened attentional state. Action events whose kinematics</w:t>
      </w:r>
      <w:r w:rsidR="00F066C9">
        <w:rPr>
          <w:rFonts w:ascii="Times New Roman" w:eastAsia="Times New Roman" w:hAnsi="Times New Roman" w:cs="Times New Roman"/>
        </w:rPr>
        <w:t xml:space="preserve"> subsequently</w:t>
      </w:r>
      <w:r w:rsidR="00D02F3F">
        <w:rPr>
          <w:rFonts w:ascii="Times New Roman" w:eastAsia="Times New Roman" w:hAnsi="Times New Roman" w:cs="Times New Roman"/>
        </w:rPr>
        <w:t xml:space="preserve"> deviate from this learned representation (e.g., </w:t>
      </w:r>
      <w:r w:rsidR="00F066C9">
        <w:rPr>
          <w:rFonts w:ascii="Times New Roman" w:eastAsia="Times New Roman" w:hAnsi="Times New Roman" w:cs="Times New Roman"/>
        </w:rPr>
        <w:t xml:space="preserve">the </w:t>
      </w:r>
      <w:r w:rsidR="00D96643">
        <w:rPr>
          <w:rFonts w:ascii="Times New Roman" w:eastAsia="Times New Roman" w:hAnsi="Times New Roman" w:cs="Times New Roman"/>
        </w:rPr>
        <w:t>I</w:t>
      </w:r>
      <w:r w:rsidR="00F066C9">
        <w:rPr>
          <w:rFonts w:ascii="Times New Roman" w:eastAsia="Times New Roman" w:hAnsi="Times New Roman" w:cs="Times New Roman"/>
        </w:rPr>
        <w:t>nefficient test 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should elicit more error</w:t>
      </w:r>
      <w:r w:rsidR="00896AD3">
        <w:rPr>
          <w:rFonts w:ascii="Times New Roman" w:eastAsia="Times New Roman" w:hAnsi="Times New Roman" w:cs="Times New Roman"/>
        </w:rPr>
        <w:t xml:space="preserve"> </w:t>
      </w:r>
      <w:r w:rsidR="00D02F3F">
        <w:rPr>
          <w:rFonts w:ascii="Times New Roman" w:eastAsia="Times New Roman" w:hAnsi="Times New Roman" w:cs="Times New Roman"/>
        </w:rPr>
        <w:t>than events whose kinematics overlap with this representation</w:t>
      </w:r>
      <w:r w:rsidR="00896AD3">
        <w:rPr>
          <w:rFonts w:ascii="Times New Roman" w:eastAsia="Times New Roman" w:hAnsi="Times New Roman" w:cs="Times New Roman"/>
        </w:rPr>
        <w:t xml:space="preserve"> (e.g., </w:t>
      </w:r>
      <w:r w:rsidR="00F066C9">
        <w:rPr>
          <w:rFonts w:ascii="Times New Roman" w:eastAsia="Times New Roman" w:hAnsi="Times New Roman" w:cs="Times New Roman"/>
        </w:rPr>
        <w:t xml:space="preserve">the </w:t>
      </w:r>
      <w:r w:rsidR="003318EA">
        <w:rPr>
          <w:rFonts w:ascii="Times New Roman" w:eastAsia="Times New Roman" w:hAnsi="Times New Roman" w:cs="Times New Roman"/>
        </w:rPr>
        <w:t>E</w:t>
      </w:r>
      <w:r w:rsidR="00F066C9">
        <w:rPr>
          <w:rFonts w:ascii="Times New Roman" w:eastAsia="Times New Roman" w:hAnsi="Times New Roman" w:cs="Times New Roman"/>
        </w:rPr>
        <w:t xml:space="preserve">fficient test </w:t>
      </w:r>
      <w:r w:rsidR="00076987">
        <w:rPr>
          <w:rFonts w:ascii="Times New Roman" w:eastAsia="Times New Roman" w:hAnsi="Times New Roman" w:cs="Times New Roman"/>
        </w:rPr>
        <w:t>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w:t>
      </w:r>
      <w:r w:rsidR="002C71F4">
        <w:rPr>
          <w:rFonts w:ascii="Times New Roman" w:eastAsia="Times New Roman" w:hAnsi="Times New Roman" w:cs="Times New Roman"/>
        </w:rPr>
        <w:t xml:space="preserve">In general, ALIAS’s </w:t>
      </w:r>
      <w:r w:rsidR="00076987">
        <w:rPr>
          <w:rFonts w:ascii="Times New Roman" w:eastAsia="Times New Roman" w:hAnsi="Times New Roman" w:cs="Times New Roman"/>
        </w:rPr>
        <w:t>behavior here was</w:t>
      </w:r>
      <w:r w:rsidR="002C71F4">
        <w:rPr>
          <w:rFonts w:ascii="Times New Roman" w:eastAsia="Times New Roman" w:hAnsi="Times New Roman" w:cs="Times New Roman"/>
        </w:rPr>
        <w:t xml:space="preserve"> based not on e</w:t>
      </w:r>
      <w:r w:rsidR="00076987">
        <w:rPr>
          <w:rFonts w:ascii="Times New Roman" w:eastAsia="Times New Roman" w:hAnsi="Times New Roman" w:cs="Times New Roman"/>
        </w:rPr>
        <w:t xml:space="preserve"> specialized processes or e</w:t>
      </w:r>
      <w:r w:rsidR="002C71F4">
        <w:rPr>
          <w:rFonts w:ascii="Times New Roman" w:eastAsia="Times New Roman" w:hAnsi="Times New Roman" w:cs="Times New Roman"/>
        </w:rPr>
        <w:t xml:space="preserve">xplicit notions of goals, action, efficiency, cost, or rationality but rather </w:t>
      </w:r>
      <w:r w:rsidR="00076987">
        <w:rPr>
          <w:rFonts w:ascii="Times New Roman" w:eastAsia="Times New Roman" w:hAnsi="Times New Roman" w:cs="Times New Roman"/>
        </w:rPr>
        <w:t xml:space="preserve">on </w:t>
      </w:r>
      <w:r w:rsidR="002C71F4">
        <w:rPr>
          <w:rFonts w:ascii="Times New Roman" w:eastAsia="Times New Roman" w:hAnsi="Times New Roman" w:cs="Times New Roman"/>
        </w:rPr>
        <w:t>associations</w:t>
      </w:r>
      <w:r w:rsidR="00076987">
        <w:rPr>
          <w:rFonts w:ascii="Times New Roman" w:eastAsia="Times New Roman" w:hAnsi="Times New Roman" w:cs="Times New Roman"/>
        </w:rPr>
        <w:t>—formed during pretraining and reinforced (or weakened) during habituation—</w:t>
      </w:r>
      <w:r w:rsidR="002C71F4">
        <w:rPr>
          <w:rFonts w:ascii="Times New Roman" w:eastAsia="Times New Roman" w:hAnsi="Times New Roman" w:cs="Times New Roman"/>
        </w:rPr>
        <w:t xml:space="preserve">among </w:t>
      </w:r>
      <w:r w:rsidR="00076987">
        <w:rPr>
          <w:rFonts w:ascii="Times New Roman" w:eastAsia="Times New Roman" w:hAnsi="Times New Roman" w:cs="Times New Roman"/>
        </w:rPr>
        <w:t xml:space="preserve">differentially salient, conceptually neutral visible surface features. </w:t>
      </w:r>
    </w:p>
    <w:p w14:paraId="1C278FDD" w14:textId="1CF51E8D" w:rsidR="000B6CC3"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w:t>
      </w:r>
      <w:proofErr w:type="gramStart"/>
      <w:r w:rsidR="00D133A0">
        <w:rPr>
          <w:rFonts w:ascii="Times New Roman" w:eastAsia="Times New Roman" w:hAnsi="Times New Roman" w:cs="Times New Roman"/>
        </w:rPr>
        <w:t>a number of</w:t>
      </w:r>
      <w:proofErr w:type="gramEnd"/>
      <w:r w:rsidR="00D133A0">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D96643">
        <w:rPr>
          <w:rFonts w:ascii="Times New Roman" w:eastAsia="Times New Roman" w:hAnsi="Times New Roman" w:cs="Times New Roman"/>
        </w:rPr>
        <w:t>H</w:t>
      </w:r>
      <w:r w:rsidR="00F1765B">
        <w:rPr>
          <w:rFonts w:ascii="Times New Roman" w:eastAsia="Times New Roman" w:hAnsi="Times New Roman" w:cs="Times New Roman"/>
        </w:rPr>
        <w:t>igh, inefficient test</w:t>
      </w:r>
      <w:r w:rsidR="00F05F8A">
        <w:rPr>
          <w:rFonts w:ascii="Times New Roman" w:eastAsia="Times New Roman" w:hAnsi="Times New Roman" w:cs="Times New Roman"/>
        </w:rPr>
        <w:t xml:space="preserve">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w:t>
      </w:r>
      <w:r w:rsidR="00F1765B">
        <w:rPr>
          <w:rFonts w:ascii="Times New Roman" w:eastAsia="Times New Roman" w:hAnsi="Times New Roman" w:cs="Times New Roman"/>
        </w:rPr>
        <w:t xml:space="preserve">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w:t>
      </w:r>
      <w:r w:rsidR="00F05F8A">
        <w:rPr>
          <w:rFonts w:ascii="Times New Roman" w:eastAsia="Times New Roman" w:hAnsi="Times New Roman" w:cs="Times New Roman"/>
        </w:rPr>
        <w:lastRenderedPageBreak/>
        <w:t xml:space="preserve">Gergely et al. (1995) </w:t>
      </w:r>
      <w:r w:rsidR="00C943CC">
        <w:rPr>
          <w:rFonts w:ascii="Times New Roman" w:eastAsia="Times New Roman" w:hAnsi="Times New Roman" w:cs="Times New Roman"/>
        </w:rPr>
        <w:t xml:space="preserve">should look longer at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xml:space="preserve">. Another prediction is that infants should look longer at an </w:t>
      </w:r>
      <w:r w:rsidR="00D96643">
        <w:rPr>
          <w:rFonts w:ascii="Times New Roman" w:eastAsia="Times New Roman" w:hAnsi="Times New Roman" w:cs="Times New Roman"/>
        </w:rPr>
        <w:t>I</w:t>
      </w:r>
      <w:r w:rsidR="00C943CC">
        <w:rPr>
          <w:rFonts w:ascii="Times New Roman" w:eastAsia="Times New Roman" w:hAnsi="Times New Roman" w:cs="Times New Roman"/>
        </w:rPr>
        <w:t xml:space="preserve">nefficient test event than at an </w:t>
      </w:r>
      <w:r w:rsidR="00FE08FC">
        <w:rPr>
          <w:rFonts w:ascii="Times New Roman" w:eastAsia="Times New Roman" w:hAnsi="Times New Roman" w:cs="Times New Roman"/>
        </w:rPr>
        <w:t>E</w:t>
      </w:r>
      <w:r w:rsidR="00C943CC">
        <w:rPr>
          <w:rFonts w:ascii="Times New Roman" w:eastAsia="Times New Roman" w:hAnsi="Times New Roman" w:cs="Times New Roman"/>
        </w:rPr>
        <w:t xml:space="preserv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r w:rsidR="00B41B30">
        <w:rPr>
          <w:rFonts w:ascii="Times New Roman" w:eastAsia="Times New Roman" w:hAnsi="Times New Roman" w:cs="Times New Roman"/>
        </w:rPr>
        <w:t xml:space="preserve">obstacle. Although not explicitly tested here, another prediction the model makes </w:t>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B41B30">
        <w:rPr>
          <w:rFonts w:ascii="Times New Roman" w:eastAsia="Times New Roman" w:hAnsi="Times New Roman" w:cs="Times New Roman"/>
        </w:rPr>
        <w:t>enable infants to form robust 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 Conversely,</w:t>
      </w:r>
      <w:r w:rsidR="00E33C8B" w:rsidRPr="00E33C8B">
        <w:rPr>
          <w:rFonts w:ascii="Times New Roman" w:eastAsia="Times New Roman" w:hAnsi="Times New Roman" w:cs="Times New Roman"/>
        </w:rPr>
        <w:t xml:space="preserve"> </w:t>
      </w:r>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 xml:space="preserve">the salience of centrally located obstacles should prevent robust associations from forming between them and arced motion. Still another prediction—again not explicitly tested here—the model makes is that infants should look longer at </w:t>
      </w:r>
      <w:r w:rsidR="00D96643">
        <w:rPr>
          <w:rFonts w:ascii="Times New Roman" w:eastAsia="Times New Roman" w:hAnsi="Times New Roman" w:cs="Times New Roman"/>
        </w:rPr>
        <w:t>B</w:t>
      </w:r>
      <w:r w:rsidR="00B41B30">
        <w:rPr>
          <w:rFonts w:ascii="Times New Roman" w:eastAsia="Times New Roman" w:hAnsi="Times New Roman" w:cs="Times New Roman"/>
        </w:rPr>
        <w:t xml:space="preserve">arrierless, inefficient test event than an </w:t>
      </w:r>
      <w:r w:rsidR="00FE08FC">
        <w:rPr>
          <w:rFonts w:ascii="Times New Roman" w:eastAsia="Times New Roman" w:hAnsi="Times New Roman" w:cs="Times New Roman"/>
        </w:rPr>
        <w:t>E</w:t>
      </w:r>
      <w:r w:rsidR="00B41B30">
        <w:rPr>
          <w:rFonts w:ascii="Times New Roman" w:eastAsia="Times New Roman" w:hAnsi="Times New Roman" w:cs="Times New Roman"/>
        </w:rPr>
        <w:t xml:space="preserve">fficient test event, even in the absence of habituation. Behavioral findings that corroborate any of these predictions—but ideally all of them—would be difficult to reconcile </w:t>
      </w:r>
      <w:r w:rsidR="001A5B5C">
        <w:rPr>
          <w:rFonts w:ascii="Times New Roman" w:eastAsia="Times New Roman" w:hAnsi="Times New Roman" w:cs="Times New Roman"/>
        </w:rPr>
        <w:t>under any of the current domain-specific proposals.</w:t>
      </w:r>
      <w:r w:rsidR="00A14E3E">
        <w:rPr>
          <w:rFonts w:ascii="Times New Roman" w:eastAsia="Times New Roman" w:hAnsi="Times New Roman" w:cs="Times New Roman"/>
        </w:rPr>
        <w:t xml:space="preserve"> </w:t>
      </w:r>
    </w:p>
    <w:p w14:paraId="16679668" w14:textId="77777777" w:rsidR="00976A68" w:rsidRDefault="002B54F9" w:rsidP="0096234E">
      <w:pPr>
        <w:spacing w:line="480" w:lineRule="auto"/>
        <w:ind w:firstLine="720"/>
        <w:contextualSpacing/>
        <w:rPr>
          <w:rFonts w:ascii="Times New Roman" w:eastAsia="Times New Roman" w:hAnsi="Times New Roman" w:cs="Times New Roman"/>
        </w:rPr>
      </w:pPr>
      <w:r w:rsidRPr="002B54F9">
        <w:rPr>
          <w:rFonts w:ascii="Times New Roman" w:eastAsia="Times New Roman" w:hAnsi="Times New Roman" w:cs="Times New Roman"/>
        </w:rPr>
        <w:t xml:space="preserve">The present account may also help </w:t>
      </w:r>
      <w:r w:rsidR="00543EF9">
        <w:rPr>
          <w:rFonts w:ascii="Times New Roman" w:eastAsia="Times New Roman" w:hAnsi="Times New Roman" w:cs="Times New Roman"/>
        </w:rPr>
        <w:t xml:space="preserve">to </w:t>
      </w:r>
      <w:r w:rsidRPr="002B54F9">
        <w:rPr>
          <w:rFonts w:ascii="Times New Roman" w:eastAsia="Times New Roman" w:hAnsi="Times New Roman" w:cs="Times New Roman"/>
        </w:rPr>
        <w:t xml:space="preserve">explain an apparent discontinuity between action efficiency processing in infancy and later development. On the one hand, studies with infants suggest that sensitivity to action efficiency emerges sometime between 6 and 12 months of age (e.g., </w:t>
      </w:r>
      <w:proofErr w:type="spellStart"/>
      <w:r w:rsidRPr="002B54F9">
        <w:rPr>
          <w:rFonts w:ascii="Times New Roman" w:eastAsia="Times New Roman" w:hAnsi="Times New Roman" w:cs="Times New Roman"/>
        </w:rPr>
        <w:t>Csibra</w:t>
      </w:r>
      <w:proofErr w:type="spellEnd"/>
      <w:r w:rsidRPr="002B54F9">
        <w:rPr>
          <w:rFonts w:ascii="Times New Roman" w:eastAsia="Times New Roman" w:hAnsi="Times New Roman" w:cs="Times New Roman"/>
        </w:rPr>
        <w:t xml:space="preserve"> et al., 2003; </w:t>
      </w:r>
      <w:proofErr w:type="spellStart"/>
      <w:r w:rsidR="004D12AE" w:rsidRPr="002B54F9">
        <w:rPr>
          <w:rFonts w:ascii="Times New Roman" w:eastAsia="Times New Roman" w:hAnsi="Times New Roman" w:cs="Times New Roman"/>
        </w:rPr>
        <w:t>Csibra</w:t>
      </w:r>
      <w:proofErr w:type="spellEnd"/>
      <w:r w:rsidR="004D12AE" w:rsidRPr="002B54F9">
        <w:rPr>
          <w:rFonts w:ascii="Times New Roman" w:eastAsia="Times New Roman" w:hAnsi="Times New Roman" w:cs="Times New Roman"/>
        </w:rPr>
        <w:t xml:space="preserve">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Pr="002B54F9">
        <w:rPr>
          <w:rFonts w:ascii="Times New Roman" w:eastAsia="Times New Roman" w:hAnsi="Times New Roman" w:cs="Times New Roman"/>
        </w:rPr>
        <w:t xml:space="preserve">Gergely et al., 1995; Liu &amp; </w:t>
      </w:r>
      <w:proofErr w:type="spellStart"/>
      <w:r w:rsidRPr="002B54F9">
        <w:rPr>
          <w:rFonts w:ascii="Times New Roman" w:eastAsia="Times New Roman" w:hAnsi="Times New Roman" w:cs="Times New Roman"/>
        </w:rPr>
        <w:t>Spelke</w:t>
      </w:r>
      <w:proofErr w:type="spellEnd"/>
      <w:r w:rsidRPr="002B54F9">
        <w:rPr>
          <w:rFonts w:ascii="Times New Roman" w:eastAsia="Times New Roman" w:hAnsi="Times New Roman" w:cs="Times New Roman"/>
        </w:rPr>
        <w:t xml:space="preserv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Pr="002B54F9">
        <w:rPr>
          <w:rFonts w:ascii="Times New Roman" w:eastAsia="Times New Roman" w:hAnsi="Times New Roman" w:cs="Times New Roman"/>
        </w:rPr>
        <w:t xml:space="preserve"> when evaluating others' behavior (Jara-Ettinger et al., 2015), and 5-year-olds reason productively about others' actions in terms of</w:t>
      </w:r>
      <w:r w:rsidR="00906840">
        <w:rPr>
          <w:rFonts w:ascii="Times New Roman" w:eastAsia="Times New Roman" w:hAnsi="Times New Roman" w:cs="Times New Roman"/>
        </w:rPr>
        <w:t xml:space="preserve"> the costs and rewards</w:t>
      </w:r>
      <w:r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Pr="002B54F9">
        <w:rPr>
          <w:rFonts w:ascii="Times New Roman" w:eastAsia="Times New Roman" w:hAnsi="Times New Roman" w:cs="Times New Roman"/>
        </w:rPr>
        <w:t xml:space="preserve"> (e.g., </w:t>
      </w:r>
      <w:proofErr w:type="spellStart"/>
      <w:r w:rsidRPr="002B54F9">
        <w:rPr>
          <w:rFonts w:ascii="Times New Roman" w:eastAsia="Times New Roman" w:hAnsi="Times New Roman" w:cs="Times New Roman"/>
        </w:rPr>
        <w:t>Ossmy</w:t>
      </w:r>
      <w:proofErr w:type="spellEnd"/>
      <w:r w:rsidRPr="002B54F9">
        <w:rPr>
          <w:rFonts w:ascii="Times New Roman" w:eastAsia="Times New Roman" w:hAnsi="Times New Roman" w:cs="Times New Roman"/>
        </w:rPr>
        <w:t xml:space="preserve"> et al., 2021) nor</w:t>
      </w:r>
      <w:r w:rsidR="003C01FB">
        <w:rPr>
          <w:rFonts w:ascii="Times New Roman" w:eastAsia="Times New Roman" w:hAnsi="Times New Roman" w:cs="Times New Roman"/>
        </w:rPr>
        <w:t xml:space="preserve"> do they</w:t>
      </w:r>
      <w:r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lastRenderedPageBreak/>
        <w:t>agents to follow</w:t>
      </w:r>
      <w:r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present</w:t>
      </w:r>
      <w:r w:rsidRPr="002B54F9">
        <w:rPr>
          <w:rFonts w:ascii="Times New Roman" w:eastAsia="Times New Roman" w:hAnsi="Times New Roman" w:cs="Times New Roman"/>
        </w:rPr>
        <w:t xml:space="preserve"> domain-specific theories because each implicitly assumes continuity in the mechanisms supporting action efficiency understanding. Yet, if</w:t>
      </w:r>
      <w:r w:rsidR="00447069">
        <w:rPr>
          <w:rFonts w:ascii="Times New Roman" w:eastAsia="Times New Roman" w:hAnsi="Times New Roman" w:cs="Times New Roman"/>
        </w:rPr>
        <w:t xml:space="preserve"> sophisticated notions like goals, efficiency, cost, and utility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 processing</w:t>
      </w:r>
      <w:r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Pr="002B54F9">
        <w:rPr>
          <w:rFonts w:ascii="Times New Roman" w:eastAsia="Times New Roman" w:hAnsi="Times New Roman" w:cs="Times New Roman"/>
        </w:rPr>
        <w:t xml:space="preserve">. </w:t>
      </w:r>
    </w:p>
    <w:p w14:paraId="4823A738" w14:textId="07D113BF"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One outstanding question concerns how genuine efficiency-based action processing develops. Although ALIAS is not a theory of how this capacity emerges, there is no reason to think that its development is not ultimately rooted in the same general associative processes. Indeed, a similar proposal has been advanced in another domain. The proposal in question is Associative Sequence Learning (ASL; e.g., Heyes &amp; Ray, 2000; Heyes, 2001) and the phenomenon it seeks to explain is imitation. ASL is relevant because it demonstrates how a </w:t>
      </w:r>
      <w:r w:rsidR="008846DA">
        <w:rPr>
          <w:rFonts w:ascii="Times New Roman" w:eastAsia="Times New Roman" w:hAnsi="Times New Roman" w:cs="Times New Roman"/>
        </w:rPr>
        <w:t>capacity</w:t>
      </w:r>
      <w:r w:rsidR="00DC441E" w:rsidRPr="00DC441E">
        <w:rPr>
          <w:rFonts w:ascii="Times New Roman" w:eastAsia="Times New Roman" w:hAnsi="Times New Roman" w:cs="Times New Roman"/>
        </w:rPr>
        <w:t xml:space="preserve"> </w:t>
      </w:r>
      <w:r w:rsidR="00127CFB">
        <w:rPr>
          <w:rFonts w:ascii="Times New Roman" w:eastAsia="Times New Roman" w:hAnsi="Times New Roman" w:cs="Times New Roman"/>
        </w:rPr>
        <w:t xml:space="preserve">like imitation </w:t>
      </w:r>
      <w:r w:rsidR="00DC441E" w:rsidRPr="00DC441E">
        <w:rPr>
          <w:rFonts w:ascii="Times New Roman" w:eastAsia="Times New Roman" w:hAnsi="Times New Roman" w:cs="Times New Roman"/>
        </w:rPr>
        <w:t xml:space="preserve">can emerge </w:t>
      </w:r>
      <w:r w:rsidR="008846DA">
        <w:rPr>
          <w:rFonts w:ascii="Times New Roman" w:eastAsia="Times New Roman" w:hAnsi="Times New Roman" w:cs="Times New Roman"/>
        </w:rPr>
        <w:t xml:space="preserve">via more general associative-based </w:t>
      </w:r>
      <w:r w:rsidR="00220D5D">
        <w:rPr>
          <w:rFonts w:ascii="Times New Roman" w:eastAsia="Times New Roman" w:hAnsi="Times New Roman" w:cs="Times New Roman"/>
        </w:rPr>
        <w:t>processes</w:t>
      </w:r>
      <w:r w:rsidR="00DC441E" w:rsidRPr="00DC441E">
        <w:rPr>
          <w:rFonts w:ascii="Times New Roman" w:eastAsia="Times New Roman" w:hAnsi="Times New Roman" w:cs="Times New Roman"/>
        </w:rPr>
        <w:t xml:space="preserve">. According to ASL, repeated pairings between observed and executed actions establish associations linking perception and action. Over time, these associations become sufficiently strong that observing another person's action elicits the corresponding motor response. Importantly, ASL does not deny that imitation is a sophisticated cognitive ability; rather, it 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is the</w:t>
      </w:r>
      <w:r w:rsidR="00220D5D">
        <w:rPr>
          <w:rFonts w:ascii="Times New Roman" w:eastAsia="Times New Roman" w:hAnsi="Times New Roman" w:cs="Times New Roman"/>
        </w:rPr>
        <w:t xml:space="preserve"> emergent consequence </w:t>
      </w:r>
      <w:r w:rsidR="00DC441E" w:rsidRPr="00DC441E">
        <w:rPr>
          <w:rFonts w:ascii="Times New Roman" w:eastAsia="Times New Roman" w:hAnsi="Times New Roman" w:cs="Times New Roman"/>
        </w:rPr>
        <w:t xml:space="preserve">of learning rather than specialized mechanisms. The present account adopts a similar perspective. Although ALIAS is concerned with infants' early looking behavior rather than the development of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 xml:space="preserve">-based action processing, the notion that the latter develops via the very same </w:t>
      </w:r>
      <w:r w:rsidR="00DC441E" w:rsidRPr="00DC441E">
        <w:rPr>
          <w:rFonts w:ascii="Times New Roman" w:eastAsia="Times New Roman" w:hAnsi="Times New Roman" w:cs="Times New Roman"/>
        </w:rPr>
        <w:lastRenderedPageBreak/>
        <w:t xml:space="preserve">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might be insufficient to support a complete understanding of action efficiency. Physically experiencing the efficiency of one's own actions may </w:t>
      </w:r>
      <w:r w:rsidR="00285ADC">
        <w:rPr>
          <w:rFonts w:ascii="Times New Roman" w:eastAsia="Times New Roman" w:hAnsi="Times New Roman" w:cs="Times New Roman"/>
        </w:rPr>
        <w:t>be additionally</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 xml:space="preserve">(e.g., </w:t>
      </w:r>
      <w:proofErr w:type="spellStart"/>
      <w:r w:rsidR="00DC441E" w:rsidRPr="00DC441E">
        <w:rPr>
          <w:rFonts w:ascii="Times New Roman" w:eastAsia="Times New Roman" w:hAnsi="Times New Roman" w:cs="Times New Roman"/>
        </w:rPr>
        <w:t>Ossmy</w:t>
      </w:r>
      <w:proofErr w:type="spellEnd"/>
      <w:r w:rsidR="00DC441E" w:rsidRPr="00DC441E">
        <w:rPr>
          <w:rFonts w:ascii="Times New Roman" w:eastAsia="Times New Roman" w:hAnsi="Times New Roman" w:cs="Times New Roman"/>
        </w:rPr>
        <w:t xml:space="preserve"> et al., 2021).</w:t>
      </w:r>
      <w:r w:rsidR="00E646EA">
        <w:rPr>
          <w:rFonts w:ascii="Times New Roman" w:eastAsia="Times New Roman" w:hAnsi="Times New Roman" w:cs="Times New Roman"/>
        </w:rPr>
        <w:t xml:space="preserve"> </w:t>
      </w:r>
      <w:r w:rsidR="00EF1C65">
        <w:rPr>
          <w:rFonts w:ascii="Times New Roman" w:eastAsia="Times New Roman" w:hAnsi="Times New Roman" w:cs="Times New Roman"/>
        </w:rPr>
        <w:t>Mature</w:t>
      </w:r>
      <w:r w:rsidR="00E646EA">
        <w:rPr>
          <w:rFonts w:ascii="Times New Roman" w:eastAsia="Times New Roman" w:hAnsi="Times New Roman" w:cs="Times New Roman"/>
        </w:rPr>
        <w:t xml:space="preserve"> efficiency-based action processing may thus arise from</w:t>
      </w:r>
      <w:r w:rsidR="00DC441E" w:rsidRPr="00DC441E">
        <w:rPr>
          <w:rFonts w:ascii="Times New Roman" w:eastAsia="Times New Roman" w:hAnsi="Times New Roman" w:cs="Times New Roman"/>
        </w:rPr>
        <w:t xml:space="preserve"> </w:t>
      </w:r>
      <w:r w:rsidR="00E646EA">
        <w:rPr>
          <w:rFonts w:ascii="Times New Roman" w:eastAsia="Times New Roman" w:hAnsi="Times New Roman" w:cs="Times New Roman"/>
        </w:rPr>
        <w:t>a combination of observation and action, thereby allowing</w:t>
      </w:r>
      <w:r w:rsidR="00DC441E" w:rsidRPr="00DC441E">
        <w:rPr>
          <w:rFonts w:ascii="Times New Roman" w:eastAsia="Times New Roman" w:hAnsi="Times New Roman" w:cs="Times New Roman"/>
        </w:rPr>
        <w:t xml:space="preserve"> perceptually grounded associative representations to become integrated with action production over development.</w:t>
      </w:r>
      <w:r w:rsidR="00DC441E">
        <w:rPr>
          <w:rFonts w:ascii="Times New Roman" w:eastAsia="Times New Roman" w:hAnsi="Times New Roman" w:cs="Times New Roman"/>
        </w:rPr>
        <w:t xml:space="preserve"> </w:t>
      </w:r>
    </w:p>
    <w:p w14:paraId="15CC3850" w14:textId="564FA2C1"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86209A6"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 xml:space="preserve">this simplification was deliberate: Because </w:t>
      </w:r>
      <w:r w:rsidR="00460C30">
        <w:rPr>
          <w:rFonts w:ascii="Times New Roman" w:eastAsia="Times New Roman" w:hAnsi="Times New Roman" w:cs="Times New Roman"/>
        </w:rPr>
        <w:t xml:space="preserve">simple models afford </w:t>
      </w:r>
      <w:proofErr w:type="gramStart"/>
      <w:r w:rsidR="00460C30">
        <w:rPr>
          <w:rFonts w:ascii="Times New Roman" w:eastAsia="Times New Roman" w:hAnsi="Times New Roman" w:cs="Times New Roman"/>
        </w:rPr>
        <w:t>tracing</w:t>
      </w:r>
      <w:proofErr w:type="gramEnd"/>
      <w:r w:rsidR="00460C30">
        <w:rPr>
          <w:rFonts w:ascii="Times New Roman" w:eastAsia="Times New Roman" w:hAnsi="Times New Roman" w:cs="Times New Roman"/>
        </w:rPr>
        <w:t xml:space="preserve"> precisely</w:t>
      </w:r>
      <w:r w:rsidR="00C85217">
        <w:rPr>
          <w:rFonts w:ascii="Times New Roman" w:eastAsia="Times New Roman" w:hAnsi="Times New Roman" w:cs="Times New Roman"/>
        </w:rPr>
        <w:t xml:space="preserve"> how</w:t>
      </w:r>
      <w:r w:rsidR="00460C30">
        <w:rPr>
          <w:rFonts w:ascii="Times New Roman" w:eastAsia="Times New Roman" w:hAnsi="Times New Roman" w:cs="Times New Roman"/>
        </w:rPr>
        <w:t xml:space="preserve"> simple </w:t>
      </w:r>
      <w:proofErr w:type="gramStart"/>
      <w:r w:rsidR="00460C30">
        <w:rPr>
          <w:rFonts w:ascii="Times New Roman" w:eastAsia="Times New Roman" w:hAnsi="Times New Roman" w:cs="Times New Roman"/>
        </w:rPr>
        <w:t>model’s</w:t>
      </w:r>
      <w:proofErr w:type="gramEnd"/>
      <w:r w:rsidR="00C85217">
        <w:rPr>
          <w:rFonts w:ascii="Times New Roman" w:eastAsia="Times New Roman" w:hAnsi="Times New Roman" w:cs="Times New Roman"/>
        </w:rPr>
        <w:t xml:space="preserve">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F52B44">
        <w:rPr>
          <w:rFonts w:ascii="Times New Roman" w:eastAsia="Times New Roman" w:hAnsi="Times New Roman" w:cs="Times New Roman"/>
        </w:rPr>
        <w:t>it is possible to elucidate the mechanisms driving the model’s performance</w:t>
      </w:r>
      <w:r w:rsidR="00042D8C">
        <w:rPr>
          <w:rFonts w:ascii="Times New Roman" w:eastAsia="Times New Roman" w:hAnsi="Times New Roman" w:cs="Times New Roman"/>
        </w:rPr>
        <w:t xml:space="preserve"> and</w:t>
      </w:r>
      <w:r w:rsidR="00F52B44">
        <w:rPr>
          <w:rFonts w:ascii="Times New Roman" w:eastAsia="Times New Roman" w:hAnsi="Times New Roman" w:cs="Times New Roman"/>
        </w:rPr>
        <w:t xml:space="preserve"> thus to</w:t>
      </w:r>
      <w:r w:rsidR="00042D8C">
        <w:rPr>
          <w:rFonts w:ascii="Times New Roman" w:eastAsia="Times New Roman" w:hAnsi="Times New Roman" w:cs="Times New Roman"/>
        </w:rPr>
        <w:t xml:space="preserve">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xml:space="preserve">. This </w:t>
      </w:r>
      <w:r w:rsidR="00C95E66">
        <w:rPr>
          <w:rFonts w:ascii="Times New Roman" w:eastAsia="Times New Roman" w:hAnsi="Times New Roman" w:cs="Times New Roman"/>
        </w:rPr>
        <w:lastRenderedPageBreak/>
        <w:t>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039CE8F9" w:rsidR="008F5140" w:rsidRDefault="00EE4985"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ALIAS reproduced benchmark findings that</w:t>
      </w:r>
      <w:r w:rsidR="003C59F3">
        <w:rPr>
          <w:rFonts w:ascii="Times New Roman" w:eastAsia="Times New Roman" w:hAnsi="Times New Roman" w:cs="Times New Roman"/>
        </w:rPr>
        <w:t xml:space="preserve"> previously </w:t>
      </w:r>
      <w:r w:rsidR="00096DDF">
        <w:rPr>
          <w:rFonts w:ascii="Times New Roman" w:eastAsia="Times New Roman" w:hAnsi="Times New Roman" w:cs="Times New Roman"/>
        </w:rPr>
        <w:t xml:space="preserve">were interpreted as evidence for specialized mechanisms and abstract </w:t>
      </w:r>
      <w:r w:rsidR="003C59F3">
        <w:rPr>
          <w:rFonts w:ascii="Times New Roman" w:eastAsia="Times New Roman" w:hAnsi="Times New Roman" w:cs="Times New Roman"/>
        </w:rPr>
        <w:t xml:space="preserve">efficiency-based </w:t>
      </w:r>
      <w:r w:rsidR="00096DDF">
        <w:rPr>
          <w:rFonts w:ascii="Times New Roman" w:eastAsia="Times New Roman" w:hAnsi="Times New Roman" w:cs="Times New Roman"/>
        </w:rPr>
        <w:t>notions</w:t>
      </w:r>
      <w:r w:rsidR="003C59F3">
        <w:rPr>
          <w:rFonts w:ascii="Times New Roman" w:eastAsia="Times New Roman" w:hAnsi="Times New Roman" w:cs="Times New Roman"/>
        </w:rPr>
        <w:t xml:space="preserve"> of action. </w:t>
      </w:r>
      <w:r w:rsidR="00096DDF">
        <w:rPr>
          <w:rFonts w:ascii="Times New Roman" w:eastAsia="Times New Roman" w:hAnsi="Times New Roman" w:cs="Times New Roman"/>
        </w:rPr>
        <w:t xml:space="preserve">The model achieved this via an associative-learning mechanism operating over perceptual features and action kinematics. The success of this model does not mean that infants do not possess an efficiency-based understanding of action. They show </w:t>
      </w:r>
      <w:r w:rsidR="003C59F3">
        <w:rPr>
          <w:rFonts w:ascii="Times New Roman" w:eastAsia="Times New Roman" w:hAnsi="Times New Roman" w:cs="Times New Roman"/>
        </w:rPr>
        <w:t xml:space="preserve">instead </w:t>
      </w:r>
      <w:r w:rsidR="00096DDF">
        <w:rPr>
          <w:rFonts w:ascii="Times New Roman" w:eastAsia="Times New Roman" w:hAnsi="Times New Roman" w:cs="Times New Roman"/>
        </w:rPr>
        <w:t xml:space="preserve">that existing looking-time evidence does not uniquely require that interpretation. </w:t>
      </w:r>
      <w:r w:rsidR="003C59F3">
        <w:rPr>
          <w:rFonts w:ascii="Times New Roman" w:eastAsia="Times New Roman" w:hAnsi="Times New Roman" w:cs="Times New Roman"/>
        </w:rPr>
        <w:t>Thus,</w:t>
      </w:r>
      <w:r w:rsidR="00096DDF">
        <w:rPr>
          <w:rFonts w:ascii="Times New Roman" w:eastAsia="Times New Roman" w:hAnsi="Times New Roman" w:cs="Times New Roman"/>
        </w:rPr>
        <w:t xml:space="preserve"> before concluding that infants’ performance reflects </w:t>
      </w:r>
      <w:r w:rsidR="003C59F3">
        <w:rPr>
          <w:rFonts w:ascii="Times New Roman" w:eastAsia="Times New Roman" w:hAnsi="Times New Roman" w:cs="Times New Roman"/>
        </w:rPr>
        <w:t>domain</w:t>
      </w:r>
      <w:r w:rsidR="00096DDF">
        <w:rPr>
          <w:rFonts w:ascii="Times New Roman" w:eastAsia="Times New Roman" w:hAnsi="Times New Roman" w:cs="Times New Roman"/>
        </w:rPr>
        <w:t>-specific</w:t>
      </w:r>
      <w:r w:rsidR="003C59F3">
        <w:rPr>
          <w:rFonts w:ascii="Times New Roman" w:eastAsia="Times New Roman" w:hAnsi="Times New Roman" w:cs="Times New Roman"/>
        </w:rPr>
        <w:t xml:space="preserve"> and </w:t>
      </w:r>
      <w:proofErr w:type="gramStart"/>
      <w:r w:rsidR="003C59F3">
        <w:rPr>
          <w:rFonts w:ascii="Times New Roman" w:eastAsia="Times New Roman" w:hAnsi="Times New Roman" w:cs="Times New Roman"/>
        </w:rPr>
        <w:t>early-emerging</w:t>
      </w:r>
      <w:proofErr w:type="gramEnd"/>
      <w:r w:rsidR="00096DDF">
        <w:rPr>
          <w:rFonts w:ascii="Times New Roman" w:eastAsia="Times New Roman" w:hAnsi="Times New Roman" w:cs="Times New Roman"/>
        </w:rPr>
        <w:t xml:space="preserve"> concepts, future studies must first rule out the possibility that </w:t>
      </w:r>
      <w:r w:rsidR="004C2D16">
        <w:rPr>
          <w:rFonts w:ascii="Times New Roman" w:eastAsia="Times New Roman" w:hAnsi="Times New Roman" w:cs="Times New Roman"/>
        </w:rPr>
        <w:t xml:space="preserve">such performance reflects </w:t>
      </w:r>
      <w:r w:rsidR="00096DDF">
        <w:rPr>
          <w:rFonts w:ascii="Times New Roman" w:eastAsia="Times New Roman" w:hAnsi="Times New Roman" w:cs="Times New Roman"/>
        </w:rPr>
        <w:t>associative processes</w:t>
      </w:r>
      <w:r w:rsidR="004C2D16">
        <w:rPr>
          <w:rFonts w:ascii="Times New Roman" w:eastAsia="Times New Roman" w:hAnsi="Times New Roman" w:cs="Times New Roman"/>
        </w:rPr>
        <w:t xml:space="preserve"> and visible surface features.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 xml:space="preserve">Heyes, C. M., &amp; Ray, E. D. (2000). What is the significance of imitation in </w:t>
      </w:r>
      <w:proofErr w:type="gramStart"/>
      <w:r w:rsidRPr="00570E98">
        <w:rPr>
          <w:rFonts w:ascii="Times New Roman" w:hAnsi="Times New Roman" w:cs="Times New Roman"/>
        </w:rPr>
        <w:t>animals?.</w:t>
      </w:r>
      <w:proofErr w:type="gramEnd"/>
      <w:r w:rsidRPr="00570E98">
        <w:rPr>
          <w:rFonts w:ascii="Times New Roman" w:hAnsi="Times New Roman" w:cs="Times New Roman"/>
        </w:rPr>
        <w:t xml:space="preserve">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proofErr w:type="spellStart"/>
      <w:r w:rsidRPr="00A5416E">
        <w:rPr>
          <w:rFonts w:ascii="Times New Roman" w:hAnsi="Times New Roman" w:cs="Times New Roman"/>
        </w:rPr>
        <w:t>Ossmy</w:t>
      </w:r>
      <w:proofErr w:type="spellEnd"/>
      <w:r w:rsidRPr="00A5416E">
        <w:rPr>
          <w:rFonts w:ascii="Times New Roman" w:hAnsi="Times New Roman" w:cs="Times New Roman"/>
        </w:rPr>
        <w:t xml:space="preserve">, O., Han, D., Kaplan, B. E., Xu, M., Bianco, C., Mukamel, R., &amp; Adolph, K. E. (2021). Children do not distinguish </w:t>
      </w:r>
      <w:proofErr w:type="gramStart"/>
      <w:r w:rsidRPr="00A5416E">
        <w:rPr>
          <w:rFonts w:ascii="Times New Roman" w:hAnsi="Times New Roman" w:cs="Times New Roman"/>
        </w:rPr>
        <w:t>efficient</w:t>
      </w:r>
      <w:proofErr w:type="gramEnd"/>
      <w:r w:rsidRPr="00A5416E">
        <w:rPr>
          <w:rFonts w:ascii="Times New Roman" w:hAnsi="Times New Roman" w:cs="Times New Roman"/>
        </w:rPr>
        <w:t xml:space="preserve">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xml:space="preserve">). Golden Rule or </w:t>
      </w:r>
      <w:proofErr w:type="gramStart"/>
      <w:r w:rsidRPr="00B2694B">
        <w:rPr>
          <w:rFonts w:ascii="Times New Roman" w:hAnsi="Times New Roman" w:cs="Times New Roman"/>
        </w:rPr>
        <w:t>valence</w:t>
      </w:r>
      <w:proofErr w:type="gramEnd"/>
      <w:r w:rsidRPr="00B2694B">
        <w:rPr>
          <w:rFonts w:ascii="Times New Roman" w:hAnsi="Times New Roman" w:cs="Times New Roman"/>
        </w:rPr>
        <w:t xml:space="preserv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3"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4"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5"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6"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7"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8"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9"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0"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1"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2"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3"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4"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5"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6"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7"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8"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9"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0"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1"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2"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3"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4"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5"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6"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7"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8"/>
      <w:headerReference w:type="first" r:id="rId1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4165B" w14:textId="77777777" w:rsidR="006C30B6" w:rsidRDefault="006C30B6" w:rsidP="00391C7E">
      <w:pPr>
        <w:spacing w:after="0" w:line="240" w:lineRule="auto"/>
      </w:pPr>
      <w:r>
        <w:separator/>
      </w:r>
    </w:p>
  </w:endnote>
  <w:endnote w:type="continuationSeparator" w:id="0">
    <w:p w14:paraId="0E495F2B" w14:textId="77777777" w:rsidR="006C30B6" w:rsidRDefault="006C30B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08F8" w14:textId="77777777" w:rsidR="006C30B6" w:rsidRDefault="006C30B6" w:rsidP="00391C7E">
      <w:pPr>
        <w:spacing w:after="0" w:line="240" w:lineRule="auto"/>
      </w:pPr>
      <w:r>
        <w:separator/>
      </w:r>
    </w:p>
  </w:footnote>
  <w:footnote w:type="continuationSeparator" w:id="0">
    <w:p w14:paraId="388CEEF3" w14:textId="77777777" w:rsidR="006C30B6" w:rsidRDefault="006C30B6"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47E"/>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008"/>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652"/>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2013"/>
    <w:rsid w:val="001123AA"/>
    <w:rsid w:val="0011240F"/>
    <w:rsid w:val="00112880"/>
    <w:rsid w:val="001129C8"/>
    <w:rsid w:val="00112ABC"/>
    <w:rsid w:val="00112AF3"/>
    <w:rsid w:val="00113091"/>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56A"/>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4F6B"/>
    <w:rsid w:val="001852EF"/>
    <w:rsid w:val="001855FE"/>
    <w:rsid w:val="00185AE3"/>
    <w:rsid w:val="001862B7"/>
    <w:rsid w:val="00186357"/>
    <w:rsid w:val="001863D5"/>
    <w:rsid w:val="00186442"/>
    <w:rsid w:val="001864B7"/>
    <w:rsid w:val="00186981"/>
    <w:rsid w:val="00186BE8"/>
    <w:rsid w:val="0018749A"/>
    <w:rsid w:val="00187D09"/>
    <w:rsid w:val="00190110"/>
    <w:rsid w:val="001902F7"/>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CCF"/>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528"/>
    <w:rsid w:val="002246F3"/>
    <w:rsid w:val="002249C6"/>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00"/>
    <w:rsid w:val="00245D6C"/>
    <w:rsid w:val="002460C6"/>
    <w:rsid w:val="0024615B"/>
    <w:rsid w:val="00246178"/>
    <w:rsid w:val="00246567"/>
    <w:rsid w:val="002465E9"/>
    <w:rsid w:val="00246765"/>
    <w:rsid w:val="002468ED"/>
    <w:rsid w:val="00246BFD"/>
    <w:rsid w:val="002476A9"/>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1AE"/>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BE2"/>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65A2"/>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EF9"/>
    <w:rsid w:val="002E0F5B"/>
    <w:rsid w:val="002E0FE1"/>
    <w:rsid w:val="002E1175"/>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3CBC"/>
    <w:rsid w:val="00303D8A"/>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F0"/>
    <w:rsid w:val="00312DF4"/>
    <w:rsid w:val="00313295"/>
    <w:rsid w:val="0031334A"/>
    <w:rsid w:val="00313694"/>
    <w:rsid w:val="003140E2"/>
    <w:rsid w:val="0031420A"/>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4065"/>
    <w:rsid w:val="003241F6"/>
    <w:rsid w:val="0032420B"/>
    <w:rsid w:val="0032485E"/>
    <w:rsid w:val="003248FE"/>
    <w:rsid w:val="00324C6A"/>
    <w:rsid w:val="00324D35"/>
    <w:rsid w:val="00324DBA"/>
    <w:rsid w:val="00325351"/>
    <w:rsid w:val="0032551E"/>
    <w:rsid w:val="0032624C"/>
    <w:rsid w:val="00326503"/>
    <w:rsid w:val="00326577"/>
    <w:rsid w:val="00326AE0"/>
    <w:rsid w:val="00326DF7"/>
    <w:rsid w:val="00326ED5"/>
    <w:rsid w:val="00327070"/>
    <w:rsid w:val="00327258"/>
    <w:rsid w:val="00327476"/>
    <w:rsid w:val="00331188"/>
    <w:rsid w:val="003314EC"/>
    <w:rsid w:val="00331765"/>
    <w:rsid w:val="0033184B"/>
    <w:rsid w:val="003318EA"/>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6A6C"/>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4185"/>
    <w:rsid w:val="003943BB"/>
    <w:rsid w:val="0039487E"/>
    <w:rsid w:val="00394891"/>
    <w:rsid w:val="00395866"/>
    <w:rsid w:val="00396028"/>
    <w:rsid w:val="003960B5"/>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063"/>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4C2"/>
    <w:rsid w:val="003F65E1"/>
    <w:rsid w:val="003F6836"/>
    <w:rsid w:val="003F6D39"/>
    <w:rsid w:val="003F6D4C"/>
    <w:rsid w:val="003F712B"/>
    <w:rsid w:val="003F7FD9"/>
    <w:rsid w:val="00400445"/>
    <w:rsid w:val="00400808"/>
    <w:rsid w:val="004008E2"/>
    <w:rsid w:val="004008F3"/>
    <w:rsid w:val="00400A8A"/>
    <w:rsid w:val="004015A7"/>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6B3"/>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804"/>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8C8"/>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93F"/>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58"/>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B2"/>
    <w:rsid w:val="005330CC"/>
    <w:rsid w:val="005335FD"/>
    <w:rsid w:val="0053378E"/>
    <w:rsid w:val="00533863"/>
    <w:rsid w:val="00533A5A"/>
    <w:rsid w:val="00533F44"/>
    <w:rsid w:val="005344BF"/>
    <w:rsid w:val="0053471E"/>
    <w:rsid w:val="00534AB2"/>
    <w:rsid w:val="00534CCA"/>
    <w:rsid w:val="0053507D"/>
    <w:rsid w:val="005357E7"/>
    <w:rsid w:val="005363E3"/>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6D"/>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39"/>
    <w:rsid w:val="00586047"/>
    <w:rsid w:val="00586440"/>
    <w:rsid w:val="005866D9"/>
    <w:rsid w:val="00586774"/>
    <w:rsid w:val="00586957"/>
    <w:rsid w:val="005869C6"/>
    <w:rsid w:val="00586AD2"/>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2F"/>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A9E"/>
    <w:rsid w:val="00642D50"/>
    <w:rsid w:val="006432DB"/>
    <w:rsid w:val="0064343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16D"/>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1F8"/>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6FC"/>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0B6"/>
    <w:rsid w:val="006C33A3"/>
    <w:rsid w:val="006C33A7"/>
    <w:rsid w:val="006C3AEC"/>
    <w:rsid w:val="006C3DF4"/>
    <w:rsid w:val="006C3F33"/>
    <w:rsid w:val="006C4159"/>
    <w:rsid w:val="006C4A07"/>
    <w:rsid w:val="006C4E68"/>
    <w:rsid w:val="006C4F53"/>
    <w:rsid w:val="006C5494"/>
    <w:rsid w:val="006C56DA"/>
    <w:rsid w:val="006C5974"/>
    <w:rsid w:val="006C5A94"/>
    <w:rsid w:val="006C5AAB"/>
    <w:rsid w:val="006C5C52"/>
    <w:rsid w:val="006C6A19"/>
    <w:rsid w:val="006C6ADB"/>
    <w:rsid w:val="006C6E3E"/>
    <w:rsid w:val="006C7667"/>
    <w:rsid w:val="006C788D"/>
    <w:rsid w:val="006C7DCD"/>
    <w:rsid w:val="006D000D"/>
    <w:rsid w:val="006D007E"/>
    <w:rsid w:val="006D015B"/>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48F"/>
    <w:rsid w:val="006E76EE"/>
    <w:rsid w:val="006E7D86"/>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6EB0"/>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284"/>
    <w:rsid w:val="007424A2"/>
    <w:rsid w:val="007424B7"/>
    <w:rsid w:val="007425C4"/>
    <w:rsid w:val="007426D9"/>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6E89"/>
    <w:rsid w:val="007971A0"/>
    <w:rsid w:val="00797489"/>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D93"/>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1EF"/>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540"/>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41E"/>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A28"/>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2C98"/>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34"/>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9A1"/>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793"/>
    <w:rsid w:val="008B3BE0"/>
    <w:rsid w:val="008B3CB2"/>
    <w:rsid w:val="008B3E78"/>
    <w:rsid w:val="008B3EE5"/>
    <w:rsid w:val="008B46E7"/>
    <w:rsid w:val="008B4701"/>
    <w:rsid w:val="008B49B8"/>
    <w:rsid w:val="008B4A3B"/>
    <w:rsid w:val="008B4CFF"/>
    <w:rsid w:val="008B4D07"/>
    <w:rsid w:val="008B5039"/>
    <w:rsid w:val="008B538D"/>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1E6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24A"/>
    <w:rsid w:val="008E542C"/>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405"/>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4AF8"/>
    <w:rsid w:val="0097530F"/>
    <w:rsid w:val="009754B6"/>
    <w:rsid w:val="0097588A"/>
    <w:rsid w:val="00975E36"/>
    <w:rsid w:val="00975F5D"/>
    <w:rsid w:val="00976076"/>
    <w:rsid w:val="009761A8"/>
    <w:rsid w:val="00976811"/>
    <w:rsid w:val="00976A68"/>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69F"/>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2F"/>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697"/>
    <w:rsid w:val="009F774E"/>
    <w:rsid w:val="009F7A89"/>
    <w:rsid w:val="009F7F31"/>
    <w:rsid w:val="00A00104"/>
    <w:rsid w:val="00A00226"/>
    <w:rsid w:val="00A00271"/>
    <w:rsid w:val="00A00325"/>
    <w:rsid w:val="00A005EA"/>
    <w:rsid w:val="00A00BDA"/>
    <w:rsid w:val="00A00DB1"/>
    <w:rsid w:val="00A01043"/>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6C3"/>
    <w:rsid w:val="00A30A75"/>
    <w:rsid w:val="00A30FB2"/>
    <w:rsid w:val="00A30FE4"/>
    <w:rsid w:val="00A31190"/>
    <w:rsid w:val="00A311E7"/>
    <w:rsid w:val="00A318A3"/>
    <w:rsid w:val="00A31A97"/>
    <w:rsid w:val="00A31C2C"/>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1D5"/>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34"/>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146D"/>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6E0"/>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B7"/>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0C06"/>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A5"/>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A84"/>
    <w:rsid w:val="00BD5CD5"/>
    <w:rsid w:val="00BD6120"/>
    <w:rsid w:val="00BD6656"/>
    <w:rsid w:val="00BD66C2"/>
    <w:rsid w:val="00BD6965"/>
    <w:rsid w:val="00BD6A9D"/>
    <w:rsid w:val="00BD6CB2"/>
    <w:rsid w:val="00BD73A3"/>
    <w:rsid w:val="00BD7846"/>
    <w:rsid w:val="00BD7B8E"/>
    <w:rsid w:val="00BE03EC"/>
    <w:rsid w:val="00BE0536"/>
    <w:rsid w:val="00BE0C77"/>
    <w:rsid w:val="00BE12CA"/>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155"/>
    <w:rsid w:val="00C31893"/>
    <w:rsid w:val="00C31D52"/>
    <w:rsid w:val="00C31FD3"/>
    <w:rsid w:val="00C32588"/>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59"/>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292"/>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C16"/>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142"/>
    <w:rsid w:val="00CB6393"/>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C5B"/>
    <w:rsid w:val="00CC5DA1"/>
    <w:rsid w:val="00CC5E9D"/>
    <w:rsid w:val="00CC62A2"/>
    <w:rsid w:val="00CC6652"/>
    <w:rsid w:val="00CC6C42"/>
    <w:rsid w:val="00CC7164"/>
    <w:rsid w:val="00CC7469"/>
    <w:rsid w:val="00CC74F1"/>
    <w:rsid w:val="00CC76E3"/>
    <w:rsid w:val="00CC7C48"/>
    <w:rsid w:val="00CD0161"/>
    <w:rsid w:val="00CD0177"/>
    <w:rsid w:val="00CD01AD"/>
    <w:rsid w:val="00CD062E"/>
    <w:rsid w:val="00CD0EE5"/>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6F"/>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BE1"/>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643"/>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450"/>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C3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5F94"/>
    <w:rsid w:val="00D96028"/>
    <w:rsid w:val="00D96643"/>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25E"/>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446"/>
    <w:rsid w:val="00DB4A47"/>
    <w:rsid w:val="00DB4EFC"/>
    <w:rsid w:val="00DB4F10"/>
    <w:rsid w:val="00DB5059"/>
    <w:rsid w:val="00DB578D"/>
    <w:rsid w:val="00DB57F9"/>
    <w:rsid w:val="00DB5FFD"/>
    <w:rsid w:val="00DB6759"/>
    <w:rsid w:val="00DB6811"/>
    <w:rsid w:val="00DB72B1"/>
    <w:rsid w:val="00DB7944"/>
    <w:rsid w:val="00DB7A24"/>
    <w:rsid w:val="00DB7E6E"/>
    <w:rsid w:val="00DC0143"/>
    <w:rsid w:val="00DC0A12"/>
    <w:rsid w:val="00DC0ABB"/>
    <w:rsid w:val="00DC0F46"/>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894"/>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9EA"/>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739"/>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21"/>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0F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36AE"/>
    <w:rsid w:val="00F142C5"/>
    <w:rsid w:val="00F146AE"/>
    <w:rsid w:val="00F14D46"/>
    <w:rsid w:val="00F14FDC"/>
    <w:rsid w:val="00F15087"/>
    <w:rsid w:val="00F155D1"/>
    <w:rsid w:val="00F1570F"/>
    <w:rsid w:val="00F15849"/>
    <w:rsid w:val="00F15A30"/>
    <w:rsid w:val="00F15A81"/>
    <w:rsid w:val="00F15B28"/>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4B5"/>
    <w:rsid w:val="00F30D3F"/>
    <w:rsid w:val="00F3141E"/>
    <w:rsid w:val="00F3161E"/>
    <w:rsid w:val="00F316AD"/>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3D10"/>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26DE"/>
    <w:rsid w:val="00FB3019"/>
    <w:rsid w:val="00FB312A"/>
    <w:rsid w:val="00FB3362"/>
    <w:rsid w:val="00FB3565"/>
    <w:rsid w:val="00FB406F"/>
    <w:rsid w:val="00FB48FD"/>
    <w:rsid w:val="00FB4C11"/>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6FE3"/>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2ADB"/>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S0885-2014(97)90008-3" TargetMode="External"/><Relationship Id="rId159" Type="http://schemas.openxmlformats.org/officeDocument/2006/relationships/header" Target="header2.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016/j.neuroimage.2010.05.02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fontTable" Target="fontTable.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521/soco.2025.43.3.152"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207/s15327078in0701_6%20"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S1364-6613(02)01926-5" TargetMode="External"/><Relationship Id="rId145" Type="http://schemas.openxmlformats.org/officeDocument/2006/relationships/hyperlink" Target="https://doi.org/10.1016/j.cognition.2004.07.004%20"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371/journal.pone.0023223" TargetMode="External"/><Relationship Id="rId151" Type="http://schemas.openxmlformats.org/officeDocument/2006/relationships/hyperlink" Target="https://doi.org/10.1016/j.cogdev.2012.08.004" TargetMode="External"/><Relationship Id="rId156" Type="http://schemas.openxmlformats.org/officeDocument/2006/relationships/hyperlink" Target="https://doi.org/10.1111/1467-8721.ep10772615"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73/pnas.1318053110%20" TargetMode="External"/><Relationship Id="rId146" Type="http://schemas.openxmlformats.org/officeDocument/2006/relationships/hyperlink" Target="https://doi.org/10.1037/0033-295X.99.4.605"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207/s15327078in1003_6" TargetMode="External"/><Relationship Id="rId157" Type="http://schemas.openxmlformats.org/officeDocument/2006/relationships/hyperlink" Target="https://doi.org/10.2307/1130473"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nition.2017.06.029"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02/icd.235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111/j.1551-6709.2010.01129.x"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038/s44159-023-00152-5%20" TargetMode="External"/><Relationship Id="rId158"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S0010-0277(98)00058-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016/j.infbeh.2003.05.006" TargetMode="External"/><Relationship Id="rId148" Type="http://schemas.openxmlformats.org/officeDocument/2006/relationships/hyperlink" Target="https://doi.org/10.1371/journal.pbio.003020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080/09540090310001655093" TargetMode="External"/><Relationship Id="rId154" Type="http://schemas.openxmlformats.org/officeDocument/2006/relationships/hyperlink" Target="https://doi.org/10.1111/1467-9280.00218"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146/annurev.ph.25.030163.002553"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98/rsos.191795"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8/35874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77</Pages>
  <Words>16608</Words>
  <Characters>94669</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52</cp:revision>
  <dcterms:created xsi:type="dcterms:W3CDTF">2026-06-29T03:57:00Z</dcterms:created>
  <dcterms:modified xsi:type="dcterms:W3CDTF">2026-06-30T03:11:00Z</dcterms:modified>
</cp:coreProperties>
</file>