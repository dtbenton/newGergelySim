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296584D"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Pr="00732CBD">
        <w:rPr>
          <w:rFonts w:ascii="Times New Roman" w:hAnsi="Times New Roman" w:cs="Times New Roman"/>
          <w:b/>
          <w:bCs/>
        </w:rPr>
        <w:t xml:space="preserve"> explain infants’ action efficiency understanding</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18D33D4F" w:rsidR="00524642" w:rsidRDefault="000064AB" w:rsidP="004337A2">
      <w:pPr>
        <w:jc w:val="center"/>
        <w:rPr>
          <w:rFonts w:ascii="Times New Roman" w:hAnsi="Times New Roman" w:cs="Times New Roman"/>
        </w:rPr>
      </w:pPr>
      <w:r>
        <w:rPr>
          <w:rFonts w:ascii="Times New Roman" w:hAnsi="Times New Roman" w:cs="Times New Roman"/>
        </w:rPr>
        <w:t>“</w:t>
      </w:r>
      <w:r w:rsidR="00F95C61"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00F95C61" w:rsidRPr="00732CBD">
        <w:rPr>
          <w:rFonts w:ascii="Times New Roman" w:hAnsi="Times New Roman" w:cs="Times New Roman"/>
          <w:b/>
          <w:bCs/>
        </w:rPr>
        <w:t xml:space="preserve"> explain infants’ action efficiency</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5ECF2169"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 xml:space="preserve">Developmental scientists have long debated how infants come to understand the efficiency of others’ actions. </w:t>
      </w:r>
      <w:ins w:id="1" w:author="Benton, Deon" w:date="2026-06-11T15:14:00Z" w16du:dateUtc="2026-06-11T20:14:00Z">
        <w:r w:rsidR="00DC6D5E">
          <w:rPr>
            <w:rFonts w:ascii="Times New Roman" w:hAnsi="Times New Roman" w:cs="Times New Roman"/>
          </w:rPr>
          <w:t>The nativist position</w:t>
        </w:r>
      </w:ins>
      <w:r w:rsidRPr="00C67093">
        <w:rPr>
          <w:rFonts w:ascii="Times New Roman" w:hAnsi="Times New Roman" w:cs="Times New Roman"/>
        </w:rPr>
        <w:t xml:space="preser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w:t>
      </w:r>
      <w:ins w:id="2" w:author="Benton, Deon" w:date="2026-06-11T15:14:00Z" w16du:dateUtc="2026-06-11T20:14:00Z">
        <w:r w:rsidR="00FC37BE">
          <w:rPr>
            <w:rFonts w:ascii="Times New Roman" w:hAnsi="Times New Roman" w:cs="Times New Roman"/>
          </w:rPr>
          <w:t>The empiricist position</w:t>
        </w:r>
      </w:ins>
      <w:r w:rsidRPr="00C67093">
        <w:rPr>
          <w:rFonts w:ascii="Times New Roman" w:hAnsi="Times New Roman" w:cs="Times New Roman"/>
        </w:rPr>
        <w:t xml:space="preserve"> argues </w:t>
      </w:r>
      <w:ins w:id="3" w:author="Benton, Deon" w:date="2026-06-11T15:15:00Z" w16du:dateUtc="2026-06-11T20:15:00Z">
        <w:r w:rsidR="00FC37BE">
          <w:rPr>
            <w:rFonts w:ascii="Times New Roman" w:hAnsi="Times New Roman" w:cs="Times New Roman"/>
          </w:rPr>
          <w:t xml:space="preserve">that the looking behavior of preverbal infants in most looking-time studies </w:t>
        </w:r>
      </w:ins>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ins w:id="4" w:author="Benton, Deon" w:date="2026-06-11T15:16:00Z" w16du:dateUtc="2026-06-11T20:16:00Z">
        <w:r w:rsidR="00FC37BE">
          <w:rPr>
            <w:rFonts w:ascii="Times New Roman" w:hAnsi="Times New Roman" w:cs="Times New Roman"/>
          </w:rPr>
          <w:t xml:space="preserve">conceptually neutral </w:t>
        </w:r>
      </w:ins>
      <w:r w:rsidR="00FE03E3">
        <w:rPr>
          <w:rFonts w:ascii="Times New Roman" w:hAnsi="Times New Roman" w:cs="Times New Roman"/>
        </w:rPr>
        <w:t xml:space="preserve">surface </w:t>
      </w:r>
      <w:r w:rsidRPr="00C67093">
        <w:rPr>
          <w:rFonts w:ascii="Times New Roman" w:hAnsi="Times New Roman" w:cs="Times New Roman"/>
        </w:rPr>
        <w:t xml:space="preserve">features of </w:t>
      </w:r>
      <w:ins w:id="5" w:author="Benton, Deon" w:date="2026-06-11T15:16:00Z" w16du:dateUtc="2026-06-11T20:16:00Z">
        <w:r w:rsidR="00FC37BE">
          <w:rPr>
            <w:rFonts w:ascii="Times New Roman" w:hAnsi="Times New Roman" w:cs="Times New Roman"/>
          </w:rPr>
          <w:t xml:space="preserve">the </w:t>
        </w:r>
      </w:ins>
      <w:r w:rsidRPr="00C67093">
        <w:rPr>
          <w:rFonts w:ascii="Times New Roman" w:hAnsi="Times New Roman" w:cs="Times New Roman"/>
        </w:rPr>
        <w:t>events</w:t>
      </w:r>
      <w:ins w:id="6" w:author="Benton, Deon" w:date="2026-06-11T15:16:00Z" w16du:dateUtc="2026-06-11T20:16:00Z">
        <w:r w:rsidR="00FC37BE">
          <w:rPr>
            <w:rFonts w:ascii="Times New Roman" w:hAnsi="Times New Roman" w:cs="Times New Roman"/>
          </w:rPr>
          <w:t xml:space="preserve"> and entities and objects that comprise them</w:t>
        </w:r>
      </w:ins>
      <w:r w:rsidRPr="00C67093">
        <w:rPr>
          <w:rFonts w:ascii="Times New Roman" w:hAnsi="Times New Roman" w:cs="Times New Roman"/>
        </w:rPr>
        <w:t xml:space="preserve">.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(ALIAS)</w:t>
      </w:r>
      <w:r w:rsidR="00FE03E3">
        <w:rPr>
          <w:rFonts w:ascii="Times New Roman" w:hAnsi="Times New Roman" w:cs="Times New Roman"/>
        </w:rPr>
        <w:t xml:space="preserve"> and show that the model reproduced</w:t>
      </w:r>
      <w:r w:rsidRPr="00C67093">
        <w:rPr>
          <w:rFonts w:ascii="Times New Roman" w:hAnsi="Times New Roman" w:cs="Times New Roman"/>
        </w:rPr>
        <w:t xml:space="preserve"> findings previously </w:t>
      </w:r>
      <w:r w:rsidR="00FE03E3">
        <w:rPr>
          <w:rFonts w:ascii="Times New Roman" w:hAnsi="Times New Roman" w:cs="Times New Roman"/>
        </w:rPr>
        <w:t xml:space="preserve">taken as </w:t>
      </w:r>
      <w:ins w:id="7" w:author="Benton, Deon" w:date="2026-06-11T15:17:00Z" w16du:dateUtc="2026-06-11T20:17:00Z">
        <w:r w:rsidR="00E357C3">
          <w:rPr>
            <w:rFonts w:ascii="Times New Roman" w:hAnsi="Times New Roman" w:cs="Times New Roman"/>
          </w:rPr>
          <w:t>evidence for different domain-specific systems that support processi</w:t>
        </w:r>
      </w:ins>
      <w:ins w:id="8" w:author="Benton, Deon" w:date="2026-06-11T15:18:00Z" w16du:dateUtc="2026-06-11T20:18:00Z">
        <w:r w:rsidR="00E357C3">
          <w:rPr>
            <w:rFonts w:ascii="Times New Roman" w:hAnsi="Times New Roman" w:cs="Times New Roman"/>
          </w:rPr>
          <w:t xml:space="preserve">ng </w:t>
        </w:r>
      </w:ins>
      <w:ins w:id="9" w:author="Benton, Deon" w:date="2026-06-11T15:17:00Z" w16du:dateUtc="2026-06-11T20:17:00Z">
        <w:r w:rsidR="00E357C3">
          <w:rPr>
            <w:rFonts w:ascii="Times New Roman" w:hAnsi="Times New Roman" w:cs="Times New Roman"/>
          </w:rPr>
          <w:t>actions in terms of their efficiency, cost and utility</w:t>
        </w:r>
      </w:ins>
      <w:r w:rsidRPr="00C67093">
        <w:rPr>
          <w:rFonts w:ascii="Times New Roman" w:hAnsi="Times New Roman" w:cs="Times New Roman"/>
        </w:rPr>
        <w:t xml:space="preserve">. </w:t>
      </w:r>
      <w:ins w:id="10" w:author="Benton, Deon" w:date="2026-06-11T15:21:00Z" w16du:dateUtc="2026-06-11T20:21:00Z">
        <w:r w:rsidR="00A41610">
          <w:rPr>
            <w:rFonts w:ascii="Times New Roman" w:hAnsi="Times New Roman" w:cs="Times New Roman"/>
          </w:rPr>
          <w:t xml:space="preserve">An analysis of the </w:t>
        </w:r>
      </w:ins>
      <w:ins w:id="11" w:author="Benton, Deon" w:date="2026-06-11T15:22:00Z" w16du:dateUtc="2026-06-11T20:22:00Z">
        <w:r w:rsidR="00A41610">
          <w:rPr>
            <w:rFonts w:ascii="Times New Roman" w:hAnsi="Times New Roman" w:cs="Times New Roman"/>
          </w:rPr>
          <w:t>internal dynamics</w:t>
        </w:r>
      </w:ins>
      <w:ins w:id="12" w:author="Benton, Deon" w:date="2026-06-11T15:21:00Z" w16du:dateUtc="2026-06-11T20:21:00Z">
        <w:r w:rsidR="00A41610">
          <w:rPr>
            <w:rFonts w:ascii="Times New Roman" w:hAnsi="Times New Roman" w:cs="Times New Roman"/>
          </w:rPr>
          <w:t xml:space="preserve"> of the model indicated that </w:t>
        </w:r>
      </w:ins>
      <w:ins w:id="13" w:author="Benton, Deon" w:date="2026-06-11T15:22:00Z" w16du:dateUtc="2026-06-11T20:22:00Z">
        <w:r w:rsidR="00A41610">
          <w:rPr>
            <w:rFonts w:ascii="Times New Roman" w:hAnsi="Times New Roman" w:cs="Times New Roman"/>
          </w:rPr>
          <w:t xml:space="preserve">its </w:t>
        </w:r>
      </w:ins>
      <w:r w:rsidRPr="00C67093">
        <w:rPr>
          <w:rFonts w:ascii="Times New Roman" w:hAnsi="Times New Roman" w:cs="Times New Roman"/>
        </w:rPr>
        <w:t>behaviors</w:t>
      </w:r>
      <w:ins w:id="14" w:author="Benton, Deon" w:date="2026-06-11T15:22:00Z" w16du:dateUtc="2026-06-11T20:22:00Z">
        <w:r w:rsidR="00A41610">
          <w:rPr>
            <w:rFonts w:ascii="Times New Roman" w:hAnsi="Times New Roman" w:cs="Times New Roman"/>
          </w:rPr>
          <w:t xml:space="preserve"> arose mechanistically</w:t>
        </w:r>
      </w:ins>
      <w:r w:rsidRPr="00C67093">
        <w:rPr>
          <w:rFonts w:ascii="Times New Roman" w:hAnsi="Times New Roman" w:cs="Times New Roman"/>
        </w:rPr>
        <w:t xml:space="preserve"> through learned associations among perceptual features, the reactivation of associated representations during test events, differential obstacle salience, and transient attentional modulation. Additionally, ALIAS generated novel predictions concerning how changes in salience, experience, and attentional persistence should shape infants’ looking behavior in future experiments. </w:t>
      </w:r>
      <w:ins w:id="15" w:author="Benton, Deon" w:date="2026-06-11T15:31:00Z" w16du:dateUtc="2026-06-11T20:31:00Z">
        <w:r w:rsidR="00725EDB" w:rsidRPr="00725EDB">
          <w:rPr>
            <w:rFonts w:ascii="Times New Roman" w:hAnsi="Times New Roman" w:cs="Times New Roman"/>
          </w:rPr>
          <w:t xml:space="preserve">Prominent theoretical accounts of infant cognitive posit specialized processes in domains such as causal learning, moral cognition, physical reasoning, among others. Yet, the present findings show that even in a domain as complex as action efficiency understanding, simple, albeit extremely powerful, domain-general learning processes operating over perceptually grounded event representations can account for infants' looking </w:t>
        </w:r>
        <w:r w:rsidR="00725EDB" w:rsidRPr="00725EDB">
          <w:rPr>
            <w:rFonts w:ascii="Times New Roman" w:hAnsi="Times New Roman" w:cs="Times New Roman"/>
          </w:rPr>
          <w:lastRenderedPageBreak/>
          <w:t>behaviors. As such, this study raises crucial questions about the necessity of specialized learning mechanisms to explain infants’ looking behaviors.</w:t>
        </w:r>
      </w:ins>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6ABF3091" w:rsidR="00053966" w:rsidRDefault="00524642" w:rsidP="00CA7957">
      <w:pPr>
        <w:spacing w:line="480" w:lineRule="auto"/>
        <w:ind w:firstLine="720"/>
        <w:contextualSpacing/>
        <w:rPr>
          <w:rFonts w:ascii="Times New Roman" w:hAnsi="Times New Roman" w:cs="Times New Roman"/>
          <w:noProof/>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ins w:id="16" w:author="Benton, Deon" w:date="2026-06-11T15:32:00Z" w16du:dateUtc="2026-06-11T20:32:00Z">
        <w:r w:rsidR="00725EDB">
          <w:rPr>
            <w:rFonts w:ascii="Times New Roman" w:hAnsi="Times New Roman" w:cs="Times New Roman"/>
          </w:rPr>
          <w:t xml:space="preserve">by observing a child tumble down a slide after attempting clumsily to climb it from the bottom, </w:t>
        </w:r>
      </w:ins>
      <w:r w:rsidR="00AA0C2B" w:rsidRPr="00223D51">
        <w:rPr>
          <w:rFonts w:ascii="Times New Roman" w:hAnsi="Times New Roman" w:cs="Times New Roman"/>
        </w:rPr>
        <w:t xml:space="preserve">a child </w:t>
      </w:r>
      <w:r w:rsidR="000C18C9">
        <w:rPr>
          <w:rFonts w:ascii="Times New Roman" w:hAnsi="Times New Roman" w:cs="Times New Roman"/>
        </w:rPr>
        <w:t>may learn that</w:t>
      </w:r>
      <w:ins w:id="17" w:author="Benton, Deon" w:date="2026-06-11T15:34:00Z" w16du:dateUtc="2026-06-11T20:34:00Z">
        <w:r w:rsidR="00F72443">
          <w:rPr>
            <w:rFonts w:ascii="Times New Roman" w:hAnsi="Times New Roman" w:cs="Times New Roman"/>
          </w:rPr>
          <w:t xml:space="preserve"> stairs are</w:t>
        </w:r>
      </w:ins>
      <w:r w:rsidR="000C18C9">
        <w:rPr>
          <w:rFonts w:ascii="Times New Roman" w:hAnsi="Times New Roman" w:cs="Times New Roman"/>
        </w:rPr>
        <w:t xml:space="preserve"> </w:t>
      </w:r>
      <w:ins w:id="18" w:author="Benton, Deon" w:date="2026-06-11T15:33:00Z" w16du:dateUtc="2026-06-11T20:33:00Z">
        <w:r w:rsidR="00F72443">
          <w:rPr>
            <w:rFonts w:ascii="Times New Roman" w:hAnsi="Times New Roman" w:cs="Times New Roman"/>
          </w:rPr>
          <w:t>a</w:t>
        </w:r>
      </w:ins>
      <w:ins w:id="19" w:author="Benton, Deon" w:date="2026-06-11T15:32:00Z" w16du:dateUtc="2026-06-11T20:32:00Z">
        <w:r w:rsidR="00725EDB">
          <w:rPr>
            <w:rFonts w:ascii="Times New Roman" w:hAnsi="Times New Roman" w:cs="Times New Roman"/>
          </w:rPr>
          <w:t xml:space="preserve"> more efficient—and indeed safer</w:t>
        </w:r>
      </w:ins>
      <w:ins w:id="20" w:author="Benton, Deon" w:date="2026-06-11T15:33:00Z" w16du:dateUtc="2026-06-11T20:33:00Z">
        <w:r w:rsidR="00F72443">
          <w:rPr>
            <w:rFonts w:ascii="Times New Roman" w:hAnsi="Times New Roman" w:cs="Times New Roman"/>
          </w:rPr>
          <w:t xml:space="preserve">—way to use </w:t>
        </w:r>
      </w:ins>
      <w:ins w:id="21" w:author="Benton, Deon" w:date="2026-06-11T15:32:00Z" w16du:dateUtc="2026-06-11T20:32:00Z">
        <w:r w:rsidR="00725EDB">
          <w:rPr>
            <w:rFonts w:ascii="Times New Roman" w:hAnsi="Times New Roman" w:cs="Times New Roman"/>
          </w:rPr>
          <w:t>to</w:t>
        </w:r>
      </w:ins>
      <w:r w:rsidR="000C18C9">
        <w:rPr>
          <w:rFonts w:ascii="Times New Roman" w:hAnsi="Times New Roman" w:cs="Times New Roman"/>
        </w:rPr>
        <w:t xml:space="preserve"> </w:t>
      </w:r>
      <w:ins w:id="22" w:author="Benton, Deon" w:date="2026-06-11T15:34:00Z" w16du:dateUtc="2026-06-11T20:34:00Z">
        <w:r w:rsidR="00F72443">
          <w:rPr>
            <w:rFonts w:ascii="Times New Roman" w:hAnsi="Times New Roman" w:cs="Times New Roman"/>
          </w:rPr>
          <w:t xml:space="preserve">slides. </w:t>
        </w:r>
      </w:ins>
      <w:ins w:id="23" w:author="Benton, Deon" w:date="2026-06-11T15:35:00Z" w16du:dateUtc="2026-06-11T20:35:00Z">
        <w:r w:rsidR="00CC7C48">
          <w:rPr>
            <w:rFonts w:ascii="Times New Roman" w:hAnsi="Times New Roman" w:cs="Times New Roman"/>
          </w:rPr>
          <w:t>Similarly, by observing a person walk around</w:t>
        </w:r>
      </w:ins>
      <w:ins w:id="24" w:author="Benton, Deon" w:date="2026-06-11T15:36:00Z" w16du:dateUtc="2026-06-11T20:36:00Z">
        <w:r w:rsidR="00CC7C48">
          <w:rPr>
            <w:rFonts w:ascii="Times New Roman" w:hAnsi="Times New Roman" w:cs="Times New Roman"/>
          </w:rPr>
          <w:t xml:space="preserve"> a fence rather than repeatedly, and unsuccessfully, pushing against it, that same child will learn that moving around obstacles is a more efficient way to reach a destination. I</w:t>
        </w:r>
      </w:ins>
      <w:ins w:id="25" w:author="Benton, Deon" w:date="2026-06-11T15:38:00Z" w16du:dateUtc="2026-06-11T20:38:00Z">
        <w:r w:rsidR="005516B6">
          <w:rPr>
            <w:rFonts w:ascii="Times New Roman" w:hAnsi="Times New Roman" w:cs="Times New Roman"/>
          </w:rPr>
          <w:t>n</w:t>
        </w:r>
      </w:ins>
      <w:ins w:id="26" w:author="Benton, Deon" w:date="2026-06-11T15:36:00Z" w16du:dateUtc="2026-06-11T20:36:00Z">
        <w:r w:rsidR="00CC7C48">
          <w:rPr>
            <w:rFonts w:ascii="Times New Roman" w:hAnsi="Times New Roman" w:cs="Times New Roman"/>
          </w:rPr>
          <w:t xml:space="preserve"> general,</w:t>
        </w:r>
      </w:ins>
      <w:ins w:id="27" w:author="Benton, Deon" w:date="2026-06-11T15:37:00Z" w16du:dateUtc="2026-06-11T20:37:00Z">
        <w:r w:rsidR="005516B6">
          <w:rPr>
            <w:rFonts w:ascii="Times New Roman" w:hAnsi="Times New Roman" w:cs="Times New Roman"/>
          </w:rPr>
          <w:t xml:space="preserve"> </w:t>
        </w:r>
      </w:ins>
      <w:ins w:id="28" w:author="Benton, Deon" w:date="2026-06-11T15:39:00Z" w16du:dateUtc="2026-06-11T20:39:00Z">
        <w:r w:rsidR="002D5CB4">
          <w:rPr>
            <w:rFonts w:ascii="Times New Roman" w:hAnsi="Times New Roman" w:cs="Times New Roman"/>
          </w:rPr>
          <w:t>recognizing</w:t>
        </w:r>
      </w:ins>
      <w:ins w:id="29" w:author="Benton, Deon" w:date="2026-06-11T15:40:00Z" w16du:dateUtc="2026-06-11T20:40:00Z">
        <w:r w:rsidR="002D5CB4">
          <w:rPr>
            <w:rFonts w:ascii="Times New Roman" w:hAnsi="Times New Roman" w:cs="Times New Roman"/>
          </w:rPr>
          <w:t xml:space="preserve"> when an action is or is not efficient</w:t>
        </w:r>
      </w:ins>
      <w:ins w:id="30" w:author="Benton, Deon" w:date="2026-06-11T15:43:00Z" w16du:dateUtc="2026-06-11T20:43:00Z">
        <w:r w:rsidR="00C5298A">
          <w:rPr>
            <w:rFonts w:ascii="Times New Roman" w:hAnsi="Times New Roman" w:cs="Times New Roman"/>
          </w:rPr>
          <w:t>—</w:t>
        </w:r>
      </w:ins>
      <w:ins w:id="31" w:author="Benton, Deon" w:date="2026-06-11T15:45:00Z" w16du:dateUtc="2026-06-11T20:45:00Z">
        <w:r w:rsidR="009C5A7F">
          <w:rPr>
            <w:rFonts w:ascii="Times New Roman" w:hAnsi="Times New Roman" w:cs="Times New Roman"/>
          </w:rPr>
          <w:t>a capacity I refer to as</w:t>
        </w:r>
      </w:ins>
      <w:ins w:id="32" w:author="Benton, Deon" w:date="2026-06-11T15:43:00Z" w16du:dateUtc="2026-06-11T20:43:00Z">
        <w:r w:rsidR="009C5A7F">
          <w:rPr>
            <w:rFonts w:ascii="Times New Roman" w:hAnsi="Times New Roman" w:cs="Times New Roman"/>
          </w:rPr>
          <w:t xml:space="preserve">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ins>
      <w:ins w:id="33" w:author="Benton, Deon" w:date="2026-06-11T15:46:00Z" w16du:dateUtc="2026-06-11T20:46:00Z">
        <w:r w:rsidR="001D300F">
          <w:rPr>
            <w:rFonts w:ascii="Times New Roman" w:hAnsi="Times New Roman" w:cs="Times New Roman"/>
          </w:rPr>
          <w:t>navigating the world effectively</w:t>
        </w:r>
      </w:ins>
      <w:ins w:id="34" w:author="Benton, Deon" w:date="2026-06-11T15:40:00Z" w16du:dateUtc="2026-06-11T20:40:00Z">
        <w:r w:rsidR="002D5CB4">
          <w:rPr>
            <w:rFonts w:ascii="Times New Roman" w:hAnsi="Times New Roman" w:cs="Times New Roman"/>
          </w:rPr>
          <w:t>.</w:t>
        </w:r>
      </w:ins>
      <w:ins w:id="35" w:author="Benton, Deon" w:date="2026-06-11T15:39:00Z" w16du:dateUtc="2026-06-11T20:39:00Z">
        <w:r w:rsidR="002D5CB4">
          <w:rPr>
            <w:rFonts w:ascii="Times New Roman" w:hAnsi="Times New Roman" w:cs="Times New Roman"/>
          </w:rPr>
          <w:t xml:space="preserve"> </w:t>
        </w:r>
      </w:ins>
      <w:ins w:id="36" w:author="Benton, Deon" w:date="2026-06-11T15:36:00Z" w16du:dateUtc="2026-06-11T20:36:00Z">
        <w:r w:rsidR="00CC7C48">
          <w:rPr>
            <w:rFonts w:ascii="Times New Roman" w:hAnsi="Times New Roman" w:cs="Times New Roman"/>
          </w:rPr>
          <w:t xml:space="preserve"> </w:t>
        </w:r>
      </w:ins>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t>
      </w:r>
      <w:ins w:id="37" w:author="Benton, Deon" w:date="2026-06-11T15:38:00Z" w16du:dateUtc="2026-06-11T20:38:00Z">
        <w:r w:rsidR="005516B6">
          <w:rPr>
            <w:rFonts w:ascii="Times New Roman" w:hAnsi="Times New Roman" w:cs="Times New Roman"/>
          </w:rPr>
          <w:t xml:space="preserve">when and </w:t>
        </w:r>
      </w:ins>
      <w:r w:rsidR="00087C36">
        <w:rPr>
          <w:rFonts w:ascii="Times New Roman" w:hAnsi="Times New Roman" w:cs="Times New Roman"/>
        </w:rPr>
        <w:t>how</w:t>
      </w:r>
      <w:ins w:id="38" w:author="Benton, Deon" w:date="2026-06-11T15:37:00Z" w16du:dateUtc="2026-06-11T20:37:00Z">
        <w:r w:rsidR="005516B6">
          <w:rPr>
            <w:rFonts w:ascii="Times New Roman" w:hAnsi="Times New Roman" w:cs="Times New Roman"/>
          </w:rPr>
          <w:t xml:space="preserve"> preverbal infants</w:t>
        </w:r>
      </w:ins>
      <w:ins w:id="39" w:author="Benton, Deon" w:date="2026-06-11T15:41:00Z" w16du:dateUtc="2026-06-11T20:41:00Z">
        <w:r w:rsidR="002D5CB4">
          <w:rPr>
            <w:rFonts w:ascii="Times New Roman" w:hAnsi="Times New Roman" w:cs="Times New Roman"/>
          </w:rPr>
          <w:t xml:space="preserve">, despite their limited mobility and first-hand experience </w:t>
        </w:r>
      </w:ins>
      <w:ins w:id="40" w:author="Benton, Deon" w:date="2026-06-11T15:47:00Z" w16du:dateUtc="2026-06-11T20:47:00Z">
        <w:r w:rsidR="004B2824">
          <w:rPr>
            <w:rFonts w:ascii="Times New Roman" w:hAnsi="Times New Roman" w:cs="Times New Roman"/>
          </w:rPr>
          <w:t>interacting in the world</w:t>
        </w:r>
      </w:ins>
      <w:ins w:id="41" w:author="Benton, Deon" w:date="2026-06-11T15:41:00Z" w16du:dateUtc="2026-06-11T20:41:00Z">
        <w:r w:rsidR="002D5CB4">
          <w:rPr>
            <w:rFonts w:ascii="Times New Roman" w:hAnsi="Times New Roman" w:cs="Times New Roman"/>
          </w:rPr>
          <w:t>,</w:t>
        </w:r>
        <w:r w:rsidR="00C5298A">
          <w:rPr>
            <w:rFonts w:ascii="Times New Roman" w:hAnsi="Times New Roman" w:cs="Times New Roman"/>
          </w:rPr>
          <w:t xml:space="preserve"> </w:t>
        </w:r>
      </w:ins>
      <w:ins w:id="42" w:author="Benton, Deon" w:date="2026-06-11T15:47:00Z" w16du:dateUtc="2026-06-11T20:47:00Z">
        <w:r w:rsidR="00A01344">
          <w:rPr>
            <w:rFonts w:ascii="Times New Roman" w:hAnsi="Times New Roman" w:cs="Times New Roman"/>
          </w:rPr>
          <w:t xml:space="preserve">come to </w:t>
        </w:r>
        <w:r w:rsidR="00F25756">
          <w:rPr>
            <w:rFonts w:ascii="Times New Roman" w:hAnsi="Times New Roman" w:cs="Times New Roman"/>
          </w:rPr>
          <w:t>interpret actions in terms of their efficiency</w:t>
        </w:r>
      </w:ins>
      <w:r w:rsidR="00087C36">
        <w:rPr>
          <w:rFonts w:ascii="Times New Roman" w:hAnsi="Times New Roman" w:cs="Times New Roman"/>
        </w:rPr>
        <w:t xml:space="preserve">. </w:t>
      </w:r>
    </w:p>
    <w:p w14:paraId="07011A1B" w14:textId="2C4CD26A" w:rsidR="00233DCE" w:rsidRDefault="0050708B" w:rsidP="00E05A21">
      <w:pPr>
        <w:spacing w:line="480" w:lineRule="auto"/>
        <w:ind w:firstLine="720"/>
        <w:contextualSpacing/>
        <w:rPr>
          <w:rFonts w:ascii="Times New Roman" w:hAnsi="Times New Roman" w:cs="Times New Roman"/>
        </w:rPr>
      </w:pPr>
      <w:ins w:id="43" w:author="Benton, Deon" w:date="2026-06-11T15:48:00Z" w16du:dateUtc="2026-06-11T20:48:00Z">
        <w:r>
          <w:rPr>
            <w:rFonts w:ascii="Times New Roman" w:hAnsi="Times New Roman" w:cs="Times New Roman"/>
          </w:rPr>
          <w:t xml:space="preserve">One </w:t>
        </w:r>
      </w:ins>
      <w:ins w:id="44" w:author="Benton, Deon" w:date="2026-06-11T15:50:00Z" w16du:dateUtc="2026-06-11T20:50:00Z">
        <w:r w:rsidR="00A01EF9">
          <w:rPr>
            <w:rFonts w:ascii="Times New Roman" w:hAnsi="Times New Roman" w:cs="Times New Roman"/>
          </w:rPr>
          <w:t>method that developmental scientists have used to assess the</w:t>
        </w:r>
      </w:ins>
      <w:ins w:id="45" w:author="Benton, Deon" w:date="2026-06-11T15:48:00Z" w16du:dateUtc="2026-06-11T20:48:00Z">
        <w:r>
          <w:rPr>
            <w:rFonts w:ascii="Times New Roman" w:hAnsi="Times New Roman" w:cs="Times New Roman"/>
          </w:rPr>
          <w:t xml:space="preserve"> </w:t>
        </w:r>
      </w:ins>
      <w:ins w:id="46" w:author="Benton, Deon" w:date="2026-06-11T15:49:00Z" w16du:dateUtc="2026-06-11T20:49:00Z">
        <w:r>
          <w:rPr>
            <w:rFonts w:ascii="Times New Roman" w:hAnsi="Times New Roman" w:cs="Times New Roman"/>
          </w:rPr>
          <w:t xml:space="preserve">developmental </w:t>
        </w:r>
      </w:ins>
      <w:ins w:id="47" w:author="Benton, Deon" w:date="2026-06-11T15:48:00Z" w16du:dateUtc="2026-06-11T20:48:00Z">
        <w:r>
          <w:rPr>
            <w:rFonts w:ascii="Times New Roman" w:hAnsi="Times New Roman" w:cs="Times New Roman"/>
          </w:rPr>
          <w:t xml:space="preserve">origins of action </w:t>
        </w:r>
      </w:ins>
      <w:ins w:id="48" w:author="Benton, Deon" w:date="2026-06-11T15:49:00Z" w16du:dateUtc="2026-06-11T20:49:00Z">
        <w:r>
          <w:rPr>
            <w:rFonts w:ascii="Times New Roman" w:hAnsi="Times New Roman" w:cs="Times New Roman"/>
          </w:rPr>
          <w:t>efficiency</w:t>
        </w:r>
      </w:ins>
      <w:ins w:id="49" w:author="Benton, Deon" w:date="2026-06-11T15:48:00Z" w16du:dateUtc="2026-06-11T20:48:00Z">
        <w:r>
          <w:rPr>
            <w:rFonts w:ascii="Times New Roman" w:hAnsi="Times New Roman" w:cs="Times New Roman"/>
          </w:rPr>
          <w:t xml:space="preserve"> </w:t>
        </w:r>
      </w:ins>
      <w:ins w:id="50" w:author="Benton, Deon" w:date="2026-06-11T15:49:00Z" w16du:dateUtc="2026-06-11T20:49:00Z">
        <w:r>
          <w:rPr>
            <w:rFonts w:ascii="Times New Roman" w:hAnsi="Times New Roman" w:cs="Times New Roman"/>
          </w:rPr>
          <w:t xml:space="preserve">understanding </w:t>
        </w:r>
      </w:ins>
      <w:ins w:id="51" w:author="Benton, Deon" w:date="2026-06-11T15:50:00Z" w16du:dateUtc="2026-06-11T20:50:00Z">
        <w:r w:rsidR="00A01EF9">
          <w:rPr>
            <w:rFonts w:ascii="Times New Roman" w:hAnsi="Times New Roman" w:cs="Times New Roman"/>
          </w:rPr>
          <w:t>is the violation-of-expectatio</w:t>
        </w:r>
      </w:ins>
      <w:ins w:id="52" w:author="Benton, Deon" w:date="2026-06-11T15:51:00Z" w16du:dateUtc="2026-06-11T20:51:00Z">
        <w:r w:rsidR="00A01EF9">
          <w:rPr>
            <w:rFonts w:ascii="Times New Roman" w:hAnsi="Times New Roman" w:cs="Times New Roman"/>
          </w:rPr>
          <w:t>n paradigm</w:t>
        </w:r>
      </w:ins>
      <w:ins w:id="53" w:author="Benton, Deon" w:date="2026-06-11T15:59:00Z" w16du:dateUtc="2026-06-11T20:59:00Z">
        <w:r w:rsidR="0094054E">
          <w:rPr>
            <w:rFonts w:ascii="Times New Roman" w:hAnsi="Times New Roman" w:cs="Times New Roman"/>
          </w:rPr>
          <w:t xml:space="preserve">. </w:t>
        </w:r>
      </w:ins>
      <w:r w:rsidR="0094054E">
        <w:rPr>
          <w:rFonts w:ascii="Times New Roman" w:hAnsi="Times New Roman" w:cs="Times New Roman"/>
        </w:rPr>
        <w:t xml:space="preserve">In this method, infants are </w:t>
      </w:r>
      <w:ins w:id="54" w:author="Benton, Deon" w:date="2026-06-11T16:00:00Z" w16du:dateUtc="2026-06-11T21:00:00Z">
        <w:r w:rsidR="00152D01">
          <w:rPr>
            <w:rFonts w:ascii="Times New Roman" w:hAnsi="Times New Roman" w:cs="Times New Roman"/>
          </w:rPr>
          <w:t>either habituated or familiarized to</w:t>
        </w:r>
      </w:ins>
      <w:r w:rsidR="0094054E">
        <w:rPr>
          <w:rFonts w:ascii="Times New Roman" w:hAnsi="Times New Roman" w:cs="Times New Roman"/>
        </w:rPr>
        <w:t xml:space="preserve"> events designed to establish an expectation of some kind or to acquaint them with the set-up of the experiment. In a subsequent test phase</w:t>
      </w:r>
      <w:r w:rsidR="0094054E" w:rsidRPr="001863D5">
        <w:rPr>
          <w:rFonts w:ascii="Times New Roman" w:hAnsi="Times New Roman" w:cs="Times New Roman"/>
        </w:rPr>
        <w:t xml:space="preserve">, infants are shown events that either conform to or violate the expectations that an adult observer might </w:t>
      </w:r>
      <w:r w:rsidR="0094054E">
        <w:rPr>
          <w:rFonts w:ascii="Times New Roman" w:hAnsi="Times New Roman" w:cs="Times New Roman"/>
        </w:rPr>
        <w:t xml:space="preserve">have formed during the initial phase </w:t>
      </w:r>
      <w:ins w:id="55" w:author="Benton, Deon" w:date="2026-06-11T15:59:00Z" w16du:dateUtc="2026-06-11T20:59:00Z">
        <w:r w:rsidR="0094054E">
          <w:rPr>
            <w:rFonts w:ascii="Times New Roman" w:hAnsi="Times New Roman" w:cs="Times New Roman"/>
          </w:rPr>
          <w:t>(e.g., Baillargeon et al., 1995; Stahl &amp; Kibbe, 2022)</w:t>
        </w:r>
      </w:ins>
      <w:r w:rsidR="0094054E" w:rsidRPr="001863D5">
        <w:rPr>
          <w:rFonts w:ascii="Times New Roman" w:hAnsi="Times New Roman" w:cs="Times New Roman"/>
        </w:rPr>
        <w:t>.</w:t>
      </w:r>
      <w:ins w:id="56" w:author="Benton, Deon" w:date="2026-06-11T15:59:00Z" w16du:dateUtc="2026-06-11T20:59:00Z">
        <w:r w:rsidR="0094054E">
          <w:rPr>
            <w:rFonts w:ascii="Times New Roman" w:hAnsi="Times New Roman" w:cs="Times New Roman"/>
          </w:rPr>
          <w:t xml:space="preserve"> The way this method has typically been used to study action efficiency understanding in infants has been </w:t>
        </w:r>
      </w:ins>
      <w:ins w:id="57" w:author="Benton, Deon" w:date="2026-06-11T16:04:00Z" w16du:dateUtc="2026-06-11T21:04:00Z">
        <w:r w:rsidR="006801C9">
          <w:rPr>
            <w:rFonts w:ascii="Times New Roman" w:hAnsi="Times New Roman" w:cs="Times New Roman"/>
          </w:rPr>
          <w:t xml:space="preserve">first </w:t>
        </w:r>
      </w:ins>
      <w:ins w:id="58" w:author="Benton, Deon" w:date="2026-06-11T15:59:00Z" w16du:dateUtc="2026-06-11T20:59:00Z">
        <w:r w:rsidR="0094054E">
          <w:rPr>
            <w:rFonts w:ascii="Times New Roman" w:hAnsi="Times New Roman" w:cs="Times New Roman"/>
          </w:rPr>
          <w:t xml:space="preserve">to </w:t>
        </w:r>
      </w:ins>
      <w:ins w:id="59" w:author="Benton, Deon" w:date="2026-06-11T16:01:00Z" w16du:dateUtc="2026-06-11T21:01:00Z">
        <w:r w:rsidR="00152D01">
          <w:rPr>
            <w:rFonts w:ascii="Times New Roman" w:hAnsi="Times New Roman" w:cs="Times New Roman"/>
          </w:rPr>
          <w:t xml:space="preserve">habituate preverbal infants </w:t>
        </w:r>
      </w:ins>
      <w:r w:rsidR="00152D01">
        <w:rPr>
          <w:rFonts w:ascii="Times New Roman" w:hAnsi="Times New Roman" w:cs="Times New Roman"/>
        </w:rPr>
        <w:t xml:space="preserve">to an event in </w:t>
      </w:r>
      <w:r w:rsidR="00152D01" w:rsidRPr="004C0C81">
        <w:rPr>
          <w:rFonts w:ascii="Times New Roman" w:hAnsi="Times New Roman" w:cs="Times New Roman"/>
        </w:rPr>
        <w:t>which a</w:t>
      </w:r>
      <w:ins w:id="60" w:author="Benton, Deon" w:date="2026-06-11T16:39:00Z" w16du:dateUtc="2026-06-11T21:39:00Z">
        <w:r w:rsidR="004E7A82">
          <w:rPr>
            <w:rFonts w:ascii="Times New Roman" w:hAnsi="Times New Roman" w:cs="Times New Roman"/>
          </w:rPr>
          <w:t xml:space="preserve"> self-propelled, animated</w:t>
        </w:r>
      </w:ins>
      <w:r w:rsidR="00152D01">
        <w:rPr>
          <w:rFonts w:ascii="Times New Roman" w:hAnsi="Times New Roman" w:cs="Times New Roman"/>
        </w:rPr>
        <w:t xml:space="preserve"> </w:t>
      </w:r>
      <w:ins w:id="61" w:author="Benton, Deon" w:date="2026-06-11T16:03:00Z" w16du:dateUtc="2026-06-11T21:03:00Z">
        <w:r w:rsidR="006801C9">
          <w:rPr>
            <w:rFonts w:ascii="Times New Roman" w:hAnsi="Times New Roman" w:cs="Times New Roman"/>
          </w:rPr>
          <w:t>object</w:t>
        </w:r>
      </w:ins>
      <w:r w:rsidR="00152D01">
        <w:rPr>
          <w:rFonts w:ascii="Times New Roman" w:hAnsi="Times New Roman" w:cs="Times New Roman"/>
        </w:rPr>
        <w:t xml:space="preserve"> jump</w:t>
      </w:r>
      <w:ins w:id="62" w:author="Benton, Deon" w:date="2026-06-11T16:01:00Z" w16du:dateUtc="2026-06-11T21:01:00Z">
        <w:r w:rsidR="00152D01">
          <w:rPr>
            <w:rFonts w:ascii="Times New Roman" w:hAnsi="Times New Roman" w:cs="Times New Roman"/>
          </w:rPr>
          <w:t>s</w:t>
        </w:r>
      </w:ins>
      <w:r w:rsidR="00152D01">
        <w:rPr>
          <w:rFonts w:ascii="Times New Roman" w:hAnsi="Times New Roman" w:cs="Times New Roman"/>
        </w:rPr>
        <w:t xml:space="preserve"> over a barrier to reach another animated ball</w:t>
      </w:r>
      <w:ins w:id="63" w:author="Benton, Deon" w:date="2026-06-11T16:02:00Z" w16du:dateUtc="2026-06-11T21:02:00Z">
        <w:r w:rsidR="00152D01">
          <w:rPr>
            <w:rFonts w:ascii="Times New Roman" w:hAnsi="Times New Roman" w:cs="Times New Roman"/>
          </w:rPr>
          <w:t xml:space="preserve"> and then </w:t>
        </w:r>
      </w:ins>
      <w:ins w:id="64" w:author="Benton, Deon" w:date="2026-06-11T16:04:00Z" w16du:dateUtc="2026-06-11T21:04:00Z">
        <w:r w:rsidR="006801C9">
          <w:rPr>
            <w:rFonts w:ascii="Times New Roman" w:hAnsi="Times New Roman" w:cs="Times New Roman"/>
          </w:rPr>
          <w:t xml:space="preserve">to </w:t>
        </w:r>
      </w:ins>
      <w:ins w:id="65" w:author="Benton, Deon" w:date="2026-06-11T16:02:00Z" w16du:dateUtc="2026-06-11T21:02:00Z">
        <w:r w:rsidR="00152D01">
          <w:rPr>
            <w:rFonts w:ascii="Times New Roman" w:hAnsi="Times New Roman" w:cs="Times New Roman"/>
          </w:rPr>
          <w:t xml:space="preserve">test them on events </w:t>
        </w:r>
      </w:ins>
      <w:ins w:id="66" w:author="Benton, Deon" w:date="2026-06-11T16:04:00Z" w16du:dateUtc="2026-06-11T21:04:00Z">
        <w:r w:rsidR="006801C9">
          <w:rPr>
            <w:rFonts w:ascii="Times New Roman" w:hAnsi="Times New Roman" w:cs="Times New Roman"/>
          </w:rPr>
          <w:t xml:space="preserve">that differ in their efficiency. </w:t>
        </w:r>
      </w:ins>
      <w:ins w:id="67" w:author="Benton, Deon" w:date="2026-06-11T18:36:00Z" w16du:dateUtc="2026-06-11T23:36:00Z">
        <w:r w:rsidR="00070BBC">
          <w:rPr>
            <w:rFonts w:ascii="Times New Roman" w:hAnsi="Times New Roman" w:cs="Times New Roman"/>
          </w:rPr>
          <w:t xml:space="preserve">Figure 1 </w:t>
        </w:r>
      </w:ins>
      <w:ins w:id="68" w:author="Benton, Deon" w:date="2026-06-11T16:04:00Z" w16du:dateUtc="2026-06-11T21:04:00Z">
        <w:r w:rsidR="006801C9">
          <w:rPr>
            <w:rFonts w:ascii="Times New Roman" w:hAnsi="Times New Roman" w:cs="Times New Roman"/>
          </w:rPr>
          <w:t xml:space="preserve">In the so-called efficient event, </w:t>
        </w:r>
      </w:ins>
      <w:ins w:id="69" w:author="Benton, Deon" w:date="2026-06-11T16:05:00Z" w16du:dateUtc="2026-06-11T21:05:00Z">
        <w:r w:rsidR="00804831">
          <w:rPr>
            <w:rFonts w:ascii="Times New Roman" w:hAnsi="Times New Roman" w:cs="Times New Roman"/>
          </w:rPr>
          <w:t>first object</w:t>
        </w:r>
      </w:ins>
      <w:ins w:id="70" w:author="Benton, Deon" w:date="2026-06-11T16:04:00Z" w16du:dateUtc="2026-06-11T21:04:00Z">
        <w:r w:rsidR="00804831" w:rsidRPr="004C0C81">
          <w:rPr>
            <w:rFonts w:ascii="Times New Roman" w:hAnsi="Times New Roman" w:cs="Times New Roman"/>
          </w:rPr>
          <w:t xml:space="preserve"> </w:t>
        </w:r>
        <w:r w:rsidR="00804831">
          <w:rPr>
            <w:rFonts w:ascii="Times New Roman" w:hAnsi="Times New Roman" w:cs="Times New Roman"/>
          </w:rPr>
          <w:t>move</w:t>
        </w:r>
      </w:ins>
      <w:ins w:id="71" w:author="Benton, Deon" w:date="2026-06-11T16:05:00Z" w16du:dateUtc="2026-06-11T21:05:00Z">
        <w:r w:rsidR="00804831">
          <w:rPr>
            <w:rFonts w:ascii="Times New Roman" w:hAnsi="Times New Roman" w:cs="Times New Roman"/>
          </w:rPr>
          <w:t>s</w:t>
        </w:r>
      </w:ins>
      <w:ins w:id="72" w:author="Benton, Deon" w:date="2026-06-11T16:04:00Z" w16du:dateUtc="2026-06-11T21:04:00Z">
        <w:r w:rsidR="00804831">
          <w:rPr>
            <w:rFonts w:ascii="Times New Roman" w:hAnsi="Times New Roman" w:cs="Times New Roman"/>
          </w:rPr>
          <w:t xml:space="preserve">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ins>
      <w:ins w:id="73" w:author="Benton, Deon" w:date="2026-06-11T16:05:00Z" w16du:dateUtc="2026-06-11T21:05:00Z">
        <w:r w:rsidR="00804831">
          <w:rPr>
            <w:rFonts w:ascii="Times New Roman" w:hAnsi="Times New Roman" w:cs="Times New Roman"/>
          </w:rPr>
          <w:t>the second object</w:t>
        </w:r>
      </w:ins>
      <w:ins w:id="74" w:author="Benton, Deon" w:date="2026-06-11T16:04:00Z" w16du:dateUtc="2026-06-11T21:04:00Z">
        <w:r w:rsidR="00804831" w:rsidRPr="004C0C81">
          <w:rPr>
            <w:rFonts w:ascii="Times New Roman" w:hAnsi="Times New Roman" w:cs="Times New Roman"/>
          </w:rPr>
          <w:t>.</w:t>
        </w:r>
      </w:ins>
      <w:ins w:id="75" w:author="Benton, Deon" w:date="2026-06-11T16:05:00Z" w16du:dateUtc="2026-06-11T21:05:00Z">
        <w:r w:rsidR="00804831">
          <w:rPr>
            <w:rFonts w:ascii="Times New Roman" w:hAnsi="Times New Roman" w:cs="Times New Roman"/>
          </w:rPr>
          <w:t xml:space="preserve"> </w:t>
        </w:r>
      </w:ins>
      <w:ins w:id="76" w:author="Benton, Deon" w:date="2026-06-11T16:13:00Z" w16du:dateUtc="2026-06-11T21:13:00Z">
        <w:r w:rsidR="00533A5A">
          <w:rPr>
            <w:rFonts w:ascii="Times New Roman" w:hAnsi="Times New Roman" w:cs="Times New Roman"/>
          </w:rPr>
          <w:t>In the</w:t>
        </w:r>
      </w:ins>
      <w:ins w:id="77" w:author="Benton, Deon" w:date="2026-06-11T16:14:00Z" w16du:dateUtc="2026-06-11T21:14:00Z">
        <w:r w:rsidR="00ED120C">
          <w:rPr>
            <w:rFonts w:ascii="Times New Roman" w:hAnsi="Times New Roman" w:cs="Times New Roman"/>
          </w:rPr>
          <w:t xml:space="preserve"> so-called</w:t>
        </w:r>
      </w:ins>
      <w:ins w:id="78" w:author="Benton, Deon" w:date="2026-06-11T16:13:00Z" w16du:dateUtc="2026-06-11T21:13:00Z">
        <w:r w:rsidR="00533A5A">
          <w:rPr>
            <w:rFonts w:ascii="Times New Roman" w:hAnsi="Times New Roman" w:cs="Times New Roman"/>
          </w:rPr>
          <w:t xml:space="preserve"> inefficient event,</w:t>
        </w:r>
      </w:ins>
      <w:ins w:id="79" w:author="Benton, Deon" w:date="2026-06-11T16:05:00Z" w16du:dateUtc="2026-06-11T21:05:00Z">
        <w:r w:rsidR="00804831">
          <w:rPr>
            <w:rFonts w:ascii="Times New Roman" w:hAnsi="Times New Roman" w:cs="Times New Roman"/>
          </w:rPr>
          <w:t xml:space="preserve"> </w:t>
        </w:r>
      </w:ins>
      <w:r w:rsidR="00152D01">
        <w:rPr>
          <w:rFonts w:ascii="Times New Roman" w:hAnsi="Times New Roman" w:cs="Times New Roman"/>
        </w:rPr>
        <w:t>the first</w:t>
      </w:r>
      <w:ins w:id="80" w:author="Benton, Deon" w:date="2026-06-11T16:05:00Z" w16du:dateUtc="2026-06-11T21:05:00Z">
        <w:r w:rsidR="00804831">
          <w:rPr>
            <w:rFonts w:ascii="Times New Roman" w:hAnsi="Times New Roman" w:cs="Times New Roman"/>
          </w:rPr>
          <w:t xml:space="preserve"> object </w:t>
        </w:r>
      </w:ins>
      <w:ins w:id="81" w:author="Benton, Deon" w:date="2026-06-11T16:06:00Z" w16du:dateUtc="2026-06-11T21:06:00Z">
        <w:r w:rsidR="00804831">
          <w:rPr>
            <w:rFonts w:ascii="Times New Roman" w:hAnsi="Times New Roman" w:cs="Times New Roman"/>
          </w:rPr>
          <w:t>continues</w:t>
        </w:r>
      </w:ins>
      <w:ins w:id="82" w:author="Benton, Deon" w:date="2026-06-11T16:05:00Z" w16du:dateUtc="2026-06-11T21:05:00Z">
        <w:r w:rsidR="00804831">
          <w:rPr>
            <w:rFonts w:ascii="Times New Roman" w:hAnsi="Times New Roman" w:cs="Times New Roman"/>
          </w:rPr>
          <w:t xml:space="preserve"> to move </w:t>
        </w:r>
        <w:r w:rsidR="00804831">
          <w:rPr>
            <w:rFonts w:ascii="Times New Roman" w:hAnsi="Times New Roman" w:cs="Times New Roman"/>
          </w:rPr>
          <w:lastRenderedPageBreak/>
          <w:t>along the familiar</w:t>
        </w:r>
      </w:ins>
      <w:r w:rsidR="00152D01">
        <w:rPr>
          <w:rFonts w:ascii="Times New Roman" w:hAnsi="Times New Roman" w:cs="Times New Roman"/>
        </w:rPr>
        <w:t>, but now inefficient,</w:t>
      </w:r>
      <w:ins w:id="83" w:author="Benton, Deon" w:date="2026-06-11T16:06:00Z" w16du:dateUtc="2026-06-11T21:06:00Z">
        <w:r w:rsidR="00804831">
          <w:rPr>
            <w:rFonts w:ascii="Times New Roman" w:hAnsi="Times New Roman" w:cs="Times New Roman"/>
          </w:rPr>
          <w:t xml:space="preserve"> curved or</w:t>
        </w:r>
      </w:ins>
      <w:r w:rsidR="00152D01">
        <w:rPr>
          <w:rFonts w:ascii="Times New Roman" w:hAnsi="Times New Roman" w:cs="Times New Roman"/>
        </w:rPr>
        <w:t xml:space="preserve"> arced motion path to reach the </w:t>
      </w:r>
      <w:ins w:id="84" w:author="Benton, Deon" w:date="2026-06-11T16:06:00Z" w16du:dateUtc="2026-06-11T21:06:00Z">
        <w:r w:rsidR="00804831">
          <w:rPr>
            <w:rFonts w:ascii="Times New Roman" w:hAnsi="Times New Roman" w:cs="Times New Roman"/>
          </w:rPr>
          <w:t>second object</w:t>
        </w:r>
      </w:ins>
      <w:r w:rsidR="00152D01">
        <w:rPr>
          <w:rFonts w:ascii="Times New Roman" w:hAnsi="Times New Roman" w:cs="Times New Roman"/>
        </w:rPr>
        <w:t xml:space="preserve">. </w:t>
      </w:r>
      <w:ins w:id="85" w:author="Benton, Deon" w:date="2026-06-11T18:37:00Z" w16du:dateUtc="2026-06-11T23:37:00Z">
        <w:r w:rsidR="00070BBC">
          <w:rPr>
            <w:rFonts w:ascii="Times New Roman" w:hAnsi="Times New Roman" w:cs="Times New Roman"/>
          </w:rPr>
          <w:t>Figure 1 depicts this general approach for studying action efficiency in infants.</w:t>
        </w:r>
      </w:ins>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E205D6">
        <w:trPr>
          <w:trHeight w:val="3123"/>
        </w:trPr>
        <w:tc>
          <w:tcPr>
            <w:tcW w:w="11674" w:type="dxa"/>
          </w:tcPr>
          <w:p w14:paraId="1D0296C3" w14:textId="4950F6AE" w:rsidR="00CA7957" w:rsidRDefault="006056DD" w:rsidP="00E205D6">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144342" wp14:editId="4AA03F08">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72641" cy="2418904"/>
                          </a:xfrm>
                          <a:prstGeom prst="rect">
                            <a:avLst/>
                          </a:prstGeom>
                        </pic:spPr>
                      </pic:pic>
                    </a:graphicData>
                  </a:graphic>
                </wp:inline>
              </w:drawing>
            </w:r>
          </w:p>
        </w:tc>
      </w:tr>
    </w:tbl>
    <w:p w14:paraId="500CA9F6" w14:textId="4BCBD033"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41222C">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ins w:id="86" w:author="Benton, Deon" w:date="2026-06-12T18:01:00Z" w16du:dateUtc="2026-06-12T23:01:00Z">
        <w:r w:rsidR="00D65F67">
          <w:rPr>
            <w:rFonts w:ascii="Times New Roman" w:hAnsi="Times New Roman" w:cs="Times New Roman"/>
            <w:i w:val="0"/>
            <w:iCs w:val="0"/>
            <w:sz w:val="24"/>
            <w:szCs w:val="24"/>
          </w:rPr>
          <w:t xml:space="preserve"> </w:t>
        </w:r>
      </w:ins>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ins w:id="87" w:author="Benton, Deon" w:date="2026-06-11T16:06:00Z" w16du:dateUtc="2026-06-11T21:06:00Z"/>
          <w:rFonts w:ascii="Times New Roman" w:hAnsi="Times New Roman" w:cs="Times New Roman"/>
        </w:rPr>
      </w:pPr>
    </w:p>
    <w:p w14:paraId="37D40616" w14:textId="2A902DE8" w:rsidR="00885219" w:rsidRDefault="00233DCE" w:rsidP="00885219">
      <w:pPr>
        <w:spacing w:line="480" w:lineRule="auto"/>
        <w:ind w:firstLine="720"/>
        <w:contextualSpacing/>
        <w:rPr>
          <w:ins w:id="88" w:author="Benton, Deon" w:date="2026-06-12T15:04:00Z" w16du:dateUtc="2026-06-12T20:04:00Z"/>
          <w:rFonts w:ascii="Times New Roman" w:hAnsi="Times New Roman" w:cs="Times New Roman"/>
        </w:rPr>
      </w:pPr>
      <w:ins w:id="89" w:author="Benton, Deon" w:date="2026-06-11T16:06:00Z" w16du:dateUtc="2026-06-11T21:06:00Z">
        <w:r>
          <w:rPr>
            <w:rFonts w:ascii="Times New Roman" w:hAnsi="Times New Roman" w:cs="Times New Roman"/>
          </w:rPr>
          <w:t>A number of important findings</w:t>
        </w:r>
      </w:ins>
      <w:ins w:id="90" w:author="Benton, Deon" w:date="2026-06-12T16:34:00Z" w16du:dateUtc="2026-06-12T21:34:00Z">
        <w:r w:rsidR="005F477E">
          <w:rPr>
            <w:rFonts w:ascii="Times New Roman" w:hAnsi="Times New Roman" w:cs="Times New Roman"/>
          </w:rPr>
          <w:t>—which serve as targets for the present series of simulations—</w:t>
        </w:r>
      </w:ins>
      <w:ins w:id="91" w:author="Benton, Deon" w:date="2026-06-11T16:06:00Z" w16du:dateUtc="2026-06-11T21:06:00Z">
        <w:r>
          <w:rPr>
            <w:rFonts w:ascii="Times New Roman" w:hAnsi="Times New Roman" w:cs="Times New Roman"/>
          </w:rPr>
          <w:t xml:space="preserve">have emerged from the use of this method. </w:t>
        </w:r>
      </w:ins>
      <w:r w:rsidR="00AB6A56">
        <w:rPr>
          <w:rFonts w:ascii="Times New Roman" w:hAnsi="Times New Roman" w:cs="Times New Roman"/>
        </w:rPr>
        <w:t xml:space="preserve">Figure 2 </w:t>
      </w:r>
      <w:ins w:id="92" w:author="Benton, Deon" w:date="2026-06-12T15:04:00Z" w16du:dateUtc="2026-06-12T20:04:00Z">
        <w:r w:rsidR="00F8585C">
          <w:rPr>
            <w:rFonts w:ascii="Times New Roman" w:hAnsi="Times New Roman" w:cs="Times New Roman"/>
          </w:rPr>
          <w:t xml:space="preserve">provides a visualization of </w:t>
        </w:r>
      </w:ins>
      <w:r w:rsidR="00AB6A56">
        <w:rPr>
          <w:rFonts w:ascii="Times New Roman" w:hAnsi="Times New Roman" w:cs="Times New Roman"/>
        </w:rPr>
        <w:t xml:space="preserve">the paradigms from which the findings reviewed in this section derive. </w:t>
      </w:r>
      <w:r w:rsidR="00B92709">
        <w:rPr>
          <w:rFonts w:ascii="Times New Roman" w:hAnsi="Times New Roman" w:cs="Times New Roman"/>
        </w:rPr>
        <w:t>One</w:t>
      </w:r>
      <w:r w:rsidR="003171F9">
        <w:rPr>
          <w:rFonts w:ascii="Times New Roman" w:hAnsi="Times New Roman" w:cs="Times New Roman"/>
        </w:rPr>
        <w:t xml:space="preserve"> of the earliest and most influential findings is that</w:t>
      </w:r>
      <w:ins w:id="93" w:author="Benton, Deon" w:date="2026-06-11T16:09:00Z" w16du:dateUtc="2026-06-11T21:09:00Z">
        <w:r w:rsidR="00CE5E41">
          <w:rPr>
            <w:rFonts w:ascii="Times New Roman" w:hAnsi="Times New Roman" w:cs="Times New Roman"/>
          </w:rPr>
          <w:t xml:space="preserve"> </w:t>
        </w:r>
      </w:ins>
      <w:ins w:id="94" w:author="Benton, Deon" w:date="2026-06-11T17:33:00Z" w16du:dateUtc="2026-06-11T22:33:00Z">
        <w:r w:rsidR="00B84A3B">
          <w:rPr>
            <w:rFonts w:ascii="Times New Roman" w:hAnsi="Times New Roman" w:cs="Times New Roman"/>
          </w:rPr>
          <w:t>9- to 12-month-olds</w:t>
        </w:r>
      </w:ins>
      <w:ins w:id="95" w:author="Benton, Deon" w:date="2026-06-11T16:09:00Z" w16du:dateUtc="2026-06-11T21:09:00Z">
        <w:r w:rsidR="00CE5E41">
          <w:rPr>
            <w:rFonts w:ascii="Times New Roman" w:hAnsi="Times New Roman" w:cs="Times New Roman"/>
          </w:rPr>
          <w:t xml:space="preserve"> look longer at the inefficient test event than at the efficient one</w:t>
        </w:r>
      </w:ins>
      <w:ins w:id="96" w:author="Benton, Deon" w:date="2026-06-11T16:50:00Z" w16du:dateUtc="2026-06-11T21:50:00Z">
        <w:r w:rsidR="00F2555C">
          <w:rPr>
            <w:rFonts w:ascii="Times New Roman" w:hAnsi="Times New Roman" w:cs="Times New Roman"/>
          </w:rPr>
          <w:t xml:space="preserve"> but</w:t>
        </w:r>
      </w:ins>
      <w:ins w:id="97" w:author="Benton, Deon" w:date="2026-06-11T16:09:00Z" w16du:dateUtc="2026-06-11T21:09:00Z">
        <w:r w:rsidR="00CE5E41">
          <w:rPr>
            <w:rFonts w:ascii="Times New Roman" w:hAnsi="Times New Roman" w:cs="Times New Roman"/>
          </w:rPr>
          <w:t xml:space="preserve"> only if the first</w:t>
        </w:r>
      </w:ins>
      <w:ins w:id="98" w:author="Benton, Deon" w:date="2026-06-11T16:11:00Z" w16du:dateUtc="2026-06-11T21:11:00Z">
        <w:r w:rsidR="00487805">
          <w:rPr>
            <w:rFonts w:ascii="Times New Roman" w:hAnsi="Times New Roman" w:cs="Times New Roman"/>
          </w:rPr>
          <w:t xml:space="preserve"> </w:t>
        </w:r>
      </w:ins>
      <w:ins w:id="99" w:author="Benton, Deon" w:date="2026-06-11T16:12:00Z" w16du:dateUtc="2026-06-11T21:12:00Z">
        <w:r w:rsidR="00487805">
          <w:rPr>
            <w:rFonts w:ascii="Times New Roman" w:hAnsi="Times New Roman" w:cs="Times New Roman"/>
          </w:rPr>
          <w:t>object’s</w:t>
        </w:r>
      </w:ins>
      <w:ins w:id="100" w:author="Benton, Deon" w:date="2026-06-11T16:11:00Z" w16du:dateUtc="2026-06-11T21:11:00Z">
        <w:r w:rsidR="00487805">
          <w:rPr>
            <w:rFonts w:ascii="Times New Roman" w:hAnsi="Times New Roman" w:cs="Times New Roman"/>
          </w:rPr>
          <w:t xml:space="preserve"> movement during habituation was constrained</w:t>
        </w:r>
      </w:ins>
      <w:ins w:id="101" w:author="Benton, Deon" w:date="2026-06-11T16:12:00Z" w16du:dateUtc="2026-06-11T21:12:00Z">
        <w:r w:rsidR="00487805">
          <w:rPr>
            <w:rFonts w:ascii="Times New Roman" w:hAnsi="Times New Roman" w:cs="Times New Roman"/>
          </w:rPr>
          <w:t xml:space="preserve"> (i.e., it occurred over a barrier)</w:t>
        </w:r>
      </w:ins>
      <w:ins w:id="102" w:author="Benton, Deon" w:date="2026-06-11T16:51:00Z" w16du:dateUtc="2026-06-11T21:51:00Z">
        <w:r w:rsidR="00F2555C">
          <w:rPr>
            <w:rFonts w:ascii="Times New Roman" w:hAnsi="Times New Roman" w:cs="Times New Roman"/>
          </w:rPr>
          <w:t>; infants look equally long at both events if its</w:t>
        </w:r>
      </w:ins>
      <w:ins w:id="103" w:author="Benton, Deon" w:date="2026-06-11T16:11:00Z" w16du:dateUtc="2026-06-11T21:11:00Z">
        <w:r w:rsidR="00487805">
          <w:rPr>
            <w:rFonts w:ascii="Times New Roman" w:hAnsi="Times New Roman" w:cs="Times New Roman"/>
          </w:rPr>
          <w:t xml:space="preserve"> </w:t>
        </w:r>
      </w:ins>
      <w:ins w:id="104" w:author="Benton, Deon" w:date="2026-06-11T16:51:00Z" w16du:dateUtc="2026-06-11T21:51:00Z">
        <w:r w:rsidR="00F2555C">
          <w:rPr>
            <w:rFonts w:ascii="Times New Roman" w:hAnsi="Times New Roman" w:cs="Times New Roman"/>
          </w:rPr>
          <w:t>movement was</w:t>
        </w:r>
      </w:ins>
      <w:ins w:id="105" w:author="Benton, Deon" w:date="2026-06-11T16:11:00Z" w16du:dateUtc="2026-06-11T21:11:00Z">
        <w:r w:rsidR="00487805">
          <w:rPr>
            <w:rFonts w:ascii="Times New Roman" w:hAnsi="Times New Roman" w:cs="Times New Roman"/>
          </w:rPr>
          <w:t xml:space="preserve"> unconstrained</w:t>
        </w:r>
      </w:ins>
      <w:ins w:id="106" w:author="Benton, Deon" w:date="2026-06-11T16:12:00Z" w16du:dateUtc="2026-06-11T21:12:00Z">
        <w:r w:rsidR="00487805">
          <w:rPr>
            <w:rFonts w:ascii="Times New Roman" w:hAnsi="Times New Roman" w:cs="Times New Roman"/>
          </w:rPr>
          <w:t xml:space="preserve"> (</w:t>
        </w:r>
      </w:ins>
      <w:r w:rsidR="00CD31C2">
        <w:rPr>
          <w:rFonts w:ascii="Times New Roman" w:hAnsi="Times New Roman" w:cs="Times New Roman"/>
        </w:rPr>
        <w:t xml:space="preserve">Figure 1; </w:t>
      </w:r>
      <w:ins w:id="107" w:author="Benton, Deon" w:date="2026-06-11T16:12:00Z" w16du:dateUtc="2026-06-11T21:12:00Z">
        <w:r w:rsidR="00487805">
          <w:rPr>
            <w:rFonts w:ascii="Times New Roman" w:hAnsi="Times New Roman" w:cs="Times New Roman"/>
          </w:rPr>
          <w:t>i.e., it occurred beside a barrier</w:t>
        </w:r>
      </w:ins>
      <w:ins w:id="108" w:author="Benton, Deon" w:date="2026-06-11T17:33:00Z" w16du:dateUtc="2026-06-11T22:33:00Z">
        <w:r w:rsidR="00B84A3B">
          <w:rPr>
            <w:rFonts w:ascii="Times New Roman" w:hAnsi="Times New Roman" w:cs="Times New Roman"/>
          </w:rPr>
          <w:t>; Gergely et al., 1995</w:t>
        </w:r>
      </w:ins>
      <w:r w:rsidR="00AF18DD">
        <w:rPr>
          <w:rFonts w:ascii="Times New Roman" w:hAnsi="Times New Roman" w:cs="Times New Roman"/>
        </w:rPr>
        <w:t xml:space="preserve">; Phillips &amp; </w:t>
      </w:r>
      <w:r w:rsidR="00AF18DD">
        <w:rPr>
          <w:rFonts w:ascii="Times New Roman" w:hAnsi="Times New Roman" w:cs="Times New Roman"/>
        </w:rPr>
        <w:lastRenderedPageBreak/>
        <w:t xml:space="preserve">Wellman, 2005; Schwier et al., 2006; </w:t>
      </w:r>
      <w:proofErr w:type="spellStart"/>
      <w:r w:rsidR="00AF18DD">
        <w:rPr>
          <w:rFonts w:ascii="Times New Roman" w:hAnsi="Times New Roman" w:cs="Times New Roman"/>
        </w:rPr>
        <w:t>Sodian</w:t>
      </w:r>
      <w:proofErr w:type="spellEnd"/>
      <w:r w:rsidR="00AF18DD">
        <w:rPr>
          <w:rFonts w:ascii="Times New Roman" w:hAnsi="Times New Roman" w:cs="Times New Roman"/>
        </w:rPr>
        <w:t xml:space="preserve"> et al., 2004; Woodward &amp; Sommerville, 2000</w:t>
      </w:r>
      <w:ins w:id="109" w:author="Benton, Deon" w:date="2026-06-11T16:12:00Z" w16du:dateUtc="2026-06-11T21:12:00Z">
        <w:r w:rsidR="00487805">
          <w:rPr>
            <w:rFonts w:ascii="Times New Roman" w:hAnsi="Times New Roman" w:cs="Times New Roman"/>
          </w:rPr>
          <w:t>)</w:t>
        </w:r>
      </w:ins>
      <w:ins w:id="110" w:author="Benton, Deon" w:date="2026-06-11T16:11:00Z" w16du:dateUtc="2026-06-11T21:11:00Z">
        <w:r w:rsidR="00487805">
          <w:rPr>
            <w:rFonts w:ascii="Times New Roman" w:hAnsi="Times New Roman" w:cs="Times New Roman"/>
          </w:rPr>
          <w:t>.</w:t>
        </w:r>
      </w:ins>
      <w:ins w:id="111" w:author="Benton, Deon" w:date="2026-06-11T17:58:00Z" w16du:dateUtc="2026-06-11T22:58:00Z">
        <w:r w:rsidR="00117FAE">
          <w:rPr>
            <w:rFonts w:ascii="Times New Roman" w:hAnsi="Times New Roman" w:cs="Times New Roman"/>
          </w:rPr>
          <w:t xml:space="preserve"> </w:t>
        </w:r>
      </w:ins>
      <w:ins w:id="112" w:author="Benton, Deon" w:date="2026-06-11T18:00:00Z" w16du:dateUtc="2026-06-11T23:00:00Z">
        <w:r w:rsidR="008C03FA">
          <w:rPr>
            <w:rFonts w:ascii="Times New Roman" w:hAnsi="Times New Roman" w:cs="Times New Roman"/>
          </w:rPr>
          <w:t xml:space="preserve">Another is that infants’ looking behaviors </w:t>
        </w:r>
      </w:ins>
      <w:ins w:id="113" w:author="Benton, Deon" w:date="2026-06-13T22:17:00Z" w16du:dateUtc="2026-06-14T03:17:00Z">
        <w:r w:rsidR="00363BCE">
          <w:rPr>
            <w:rFonts w:ascii="Times New Roman" w:hAnsi="Times New Roman" w:cs="Times New Roman"/>
          </w:rPr>
          <w:t xml:space="preserve">extend to </w:t>
        </w:r>
      </w:ins>
      <w:ins w:id="114" w:author="Benton, Deon" w:date="2026-06-11T18:02:00Z" w16du:dateUtc="2026-06-11T23:02:00Z">
        <w:r w:rsidR="008C03FA">
          <w:rPr>
            <w:rFonts w:ascii="Times New Roman" w:hAnsi="Times New Roman" w:cs="Times New Roman"/>
          </w:rPr>
          <w:t xml:space="preserve">action events </w:t>
        </w:r>
      </w:ins>
      <w:ins w:id="115" w:author="Benton, Deon" w:date="2026-06-13T22:17:00Z" w16du:dateUtc="2026-06-14T03:17:00Z">
        <w:r w:rsidR="00363BCE">
          <w:rPr>
            <w:rFonts w:ascii="Times New Roman" w:hAnsi="Times New Roman" w:cs="Times New Roman"/>
          </w:rPr>
          <w:t>depicting</w:t>
        </w:r>
      </w:ins>
      <w:ins w:id="116" w:author="Benton, Deon" w:date="2026-06-11T18:00:00Z" w16du:dateUtc="2026-06-11T23:00:00Z">
        <w:r w:rsidR="008C03FA">
          <w:rPr>
            <w:rFonts w:ascii="Times New Roman" w:hAnsi="Times New Roman" w:cs="Times New Roman"/>
          </w:rPr>
          <w:t xml:space="preserve"> inert or non-self-propelled objects</w:t>
        </w:r>
      </w:ins>
      <w:ins w:id="117" w:author="Benton, Deon" w:date="2026-06-11T18:04:00Z" w16du:dateUtc="2026-06-11T23:04:00Z">
        <w:r w:rsidR="0022501C">
          <w:rPr>
            <w:rFonts w:ascii="Times New Roman" w:hAnsi="Times New Roman" w:cs="Times New Roman"/>
          </w:rPr>
          <w:t xml:space="preserve"> (</w:t>
        </w:r>
      </w:ins>
      <w:ins w:id="118" w:author="Benton, Deon" w:date="2026-06-13T22:17:00Z" w16du:dateUtc="2026-06-14T03:17:00Z">
        <w:r w:rsidR="00363BCE">
          <w:rPr>
            <w:rFonts w:ascii="Times New Roman" w:hAnsi="Times New Roman" w:cs="Times New Roman"/>
          </w:rPr>
          <w:t xml:space="preserve">Figure </w:t>
        </w:r>
      </w:ins>
      <w:ins w:id="119" w:author="Benton, Deon" w:date="2026-06-13T22:18:00Z" w16du:dateUtc="2026-06-14T03:18:00Z">
        <w:r w:rsidR="00363BCE">
          <w:rPr>
            <w:rFonts w:ascii="Times New Roman" w:hAnsi="Times New Roman" w:cs="Times New Roman"/>
          </w:rPr>
          <w:t xml:space="preserve">2A; </w:t>
        </w:r>
      </w:ins>
      <w:ins w:id="120" w:author="Benton, Deon" w:date="2026-06-11T18:04:00Z" w16du:dateUtc="2026-06-11T23:04:00Z">
        <w:r w:rsidR="0022501C">
          <w:rPr>
            <w:rFonts w:ascii="Times New Roman" w:hAnsi="Times New Roman" w:cs="Times New Roman"/>
          </w:rPr>
          <w:t xml:space="preserve">e.g., </w:t>
        </w:r>
        <w:proofErr w:type="spellStart"/>
        <w:r w:rsidR="0022501C">
          <w:rPr>
            <w:rFonts w:ascii="Times New Roman" w:hAnsi="Times New Roman" w:cs="Times New Roman"/>
          </w:rPr>
          <w:t>Csibra</w:t>
        </w:r>
        <w:proofErr w:type="spellEnd"/>
        <w:r w:rsidR="0022501C">
          <w:rPr>
            <w:rFonts w:ascii="Times New Roman" w:hAnsi="Times New Roman" w:cs="Times New Roman"/>
          </w:rPr>
          <w:t xml:space="preserve"> et al., 1999</w:t>
        </w:r>
      </w:ins>
      <w:r w:rsidR="00AF18DD">
        <w:rPr>
          <w:rFonts w:ascii="Times New Roman" w:hAnsi="Times New Roman" w:cs="Times New Roman"/>
        </w:rPr>
        <w:t xml:space="preserve">; </w:t>
      </w:r>
      <w:proofErr w:type="spellStart"/>
      <w:r w:rsidR="00AF18DD">
        <w:rPr>
          <w:rFonts w:ascii="Times New Roman" w:hAnsi="Times New Roman" w:cs="Times New Roman"/>
        </w:rPr>
        <w:t>Kamewari</w:t>
      </w:r>
      <w:proofErr w:type="spellEnd"/>
      <w:r w:rsidR="00AF18DD">
        <w:rPr>
          <w:rFonts w:ascii="Times New Roman" w:hAnsi="Times New Roman" w:cs="Times New Roman"/>
        </w:rPr>
        <w:t xml:space="preserve"> et al., 2005</w:t>
      </w:r>
      <w:ins w:id="121" w:author="Benton, Deon" w:date="2026-06-11T18:04:00Z" w16du:dateUtc="2026-06-11T23:04:00Z">
        <w:r w:rsidR="0022501C">
          <w:rPr>
            <w:rFonts w:ascii="Times New Roman" w:hAnsi="Times New Roman" w:cs="Times New Roman"/>
          </w:rPr>
          <w:t>)</w:t>
        </w:r>
      </w:ins>
      <w:ins w:id="122" w:author="Benton, Deon" w:date="2026-06-11T18:02:00Z" w16du:dateUtc="2026-06-11T23:02:00Z">
        <w:r w:rsidR="0022501C">
          <w:rPr>
            <w:rFonts w:ascii="Times New Roman" w:hAnsi="Times New Roman" w:cs="Times New Roman"/>
          </w:rPr>
          <w:t xml:space="preserve">. </w:t>
        </w:r>
      </w:ins>
      <w:ins w:id="123" w:author="Benton, Deon" w:date="2026-06-11T18:04:00Z" w16du:dateUtc="2026-06-11T23:04:00Z">
        <w:r w:rsidR="0022501C" w:rsidRPr="0022501C">
          <w:rPr>
            <w:rFonts w:ascii="Times New Roman" w:hAnsi="Times New Roman" w:cs="Times New Roman"/>
          </w:rPr>
          <w:t xml:space="preserve">In other words, infants continue to look longer at the inefficient test event than at the efficient one following habituation to constrained, but not </w:t>
        </w:r>
      </w:ins>
      <w:r w:rsidR="00070D7E">
        <w:rPr>
          <w:rFonts w:ascii="Times New Roman" w:hAnsi="Times New Roman" w:cs="Times New Roman"/>
        </w:rPr>
        <w:t xml:space="preserve">to </w:t>
      </w:r>
      <w:ins w:id="124" w:author="Benton, Deon" w:date="2026-06-11T18:04:00Z" w16du:dateUtc="2026-06-11T23:04:00Z">
        <w:r w:rsidR="0022501C" w:rsidRPr="0022501C">
          <w:rPr>
            <w:rFonts w:ascii="Times New Roman" w:hAnsi="Times New Roman" w:cs="Times New Roman"/>
          </w:rPr>
          <w:t>unconstrained, actions, irrespective of whether the entities involved are animated.</w:t>
        </w:r>
        <w:r w:rsidR="0022501C">
          <w:rPr>
            <w:rFonts w:ascii="Times New Roman" w:hAnsi="Times New Roman" w:cs="Times New Roman"/>
          </w:rPr>
          <w:t xml:space="preserve"> </w:t>
        </w:r>
      </w:ins>
    </w:p>
    <w:p w14:paraId="391DC3B9" w14:textId="77777777" w:rsidR="00885219" w:rsidRDefault="00885219" w:rsidP="00885219">
      <w:pPr>
        <w:spacing w:line="480" w:lineRule="auto"/>
        <w:ind w:firstLine="720"/>
        <w:contextualSpacing/>
        <w:rPr>
          <w:ins w:id="125" w:author="Benton, Deon" w:date="2026-06-12T15:04:00Z" w16du:dateUtc="2026-06-12T20:04:00Z"/>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251E547B"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41222C">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ins w:id="126" w:author="Benton, Deon" w:date="2026-06-15T12:48:00Z" w16du:dateUtc="2026-06-15T17:48:00Z">
        <w:r w:rsidR="00F859B0">
          <w:rPr>
            <w:rFonts w:ascii="Times New Roman" w:hAnsi="Times New Roman" w:cs="Times New Roman"/>
            <w:i w:val="0"/>
            <w:iCs w:val="0"/>
            <w:sz w:val="24"/>
            <w:szCs w:val="24"/>
          </w:rPr>
          <w:t xml:space="preserve"> Note that closed gloves correspond to the sticky-mittens condition, </w:t>
        </w:r>
        <w:r w:rsidR="00F859B0">
          <w:rPr>
            <w:rFonts w:ascii="Times New Roman" w:hAnsi="Times New Roman" w:cs="Times New Roman"/>
            <w:i w:val="0"/>
            <w:iCs w:val="0"/>
            <w:sz w:val="24"/>
            <w:szCs w:val="24"/>
          </w:rPr>
          <w:lastRenderedPageBreak/>
          <w:t xml:space="preserve">whereas open </w:t>
        </w:r>
      </w:ins>
      <w:ins w:id="127" w:author="Benton, Deon" w:date="2026-06-15T12:49:00Z" w16du:dateUtc="2026-06-15T17:49:00Z">
        <w:r w:rsidR="00F859B0">
          <w:rPr>
            <w:rFonts w:ascii="Times New Roman" w:hAnsi="Times New Roman" w:cs="Times New Roman"/>
            <w:i w:val="0"/>
            <w:iCs w:val="0"/>
            <w:sz w:val="24"/>
            <w:szCs w:val="24"/>
          </w:rPr>
          <w:t>gloves correspond to the non-sticky-mittens condition</w:t>
        </w:r>
        <w:r w:rsidR="002E62B9">
          <w:rPr>
            <w:rFonts w:ascii="Times New Roman" w:hAnsi="Times New Roman" w:cs="Times New Roman"/>
            <w:i w:val="0"/>
            <w:iCs w:val="0"/>
            <w:sz w:val="24"/>
            <w:szCs w:val="24"/>
          </w:rPr>
          <w:t>.</w:t>
        </w:r>
      </w:ins>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109363B3" w14:textId="26834EE6" w:rsidR="00575A55" w:rsidRDefault="005A533A" w:rsidP="00D1192B">
      <w:pPr>
        <w:spacing w:line="480" w:lineRule="auto"/>
        <w:ind w:firstLine="720"/>
        <w:contextualSpacing/>
        <w:rPr>
          <w:ins w:id="128" w:author="Benton, Deon" w:date="2026-06-11T18:08:00Z" w16du:dateUtc="2026-06-11T23:08:00Z"/>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ins w:id="129" w:author="Benton, Deon" w:date="2026-06-13T22:21:00Z" w16du:dateUtc="2026-06-14T03:21:00Z">
        <w:r w:rsidR="00364101">
          <w:rPr>
            <w:rFonts w:ascii="Times New Roman" w:hAnsi="Times New Roman" w:cs="Times New Roman"/>
          </w:rPr>
          <w:t xml:space="preserve"> (Figure 2B)</w:t>
        </w:r>
      </w:ins>
      <w:r w:rsidR="0083621F">
        <w:rPr>
          <w:rFonts w:ascii="Times New Roman" w:hAnsi="Times New Roman" w:cs="Times New Roman"/>
        </w:rPr>
        <w:t xml:space="preserve">. </w:t>
      </w:r>
      <w:r w:rsidR="005E07A8">
        <w:rPr>
          <w:rFonts w:ascii="Times New Roman" w:hAnsi="Times New Roman" w:cs="Times New Roman"/>
        </w:rPr>
        <w:t xml:space="preserve">For example, </w:t>
      </w:r>
      <w:proofErr w:type="spellStart"/>
      <w:r w:rsidR="0083621F">
        <w:rPr>
          <w:rFonts w:ascii="Times New Roman" w:hAnsi="Times New Roman" w:cs="Times New Roman"/>
        </w:rPr>
        <w:t>Csibra</w:t>
      </w:r>
      <w:proofErr w:type="spellEnd"/>
      <w:r w:rsidR="0083621F">
        <w:rPr>
          <w:rFonts w:ascii="Times New Roman" w:hAnsi="Times New Roman" w:cs="Times New Roman"/>
        </w:rPr>
        <w:t xml:space="preserve"> et al. (</w:t>
      </w:r>
      <w:ins w:id="130" w:author="Benton, Deon" w:date="2026-06-11T17:46:00Z" w16du:dateUtc="2026-06-11T22:46:00Z">
        <w:r w:rsidR="003A7E7A">
          <w:rPr>
            <w:rFonts w:ascii="Times New Roman" w:hAnsi="Times New Roman" w:cs="Times New Roman"/>
          </w:rPr>
          <w:t>2003; see also Wagner &amp; Carey, 2005</w:t>
        </w:r>
      </w:ins>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ins w:id="131" w:author="Benton, Deon" w:date="2026-06-11T17:44:00Z" w16du:dateUtc="2026-06-11T22:44:00Z">
        <w:r w:rsidR="00DB2735" w:rsidRPr="00DB2735">
          <w:rPr>
            <w:rFonts w:ascii="Times New Roman" w:hAnsi="Times New Roman" w:cs="Times New Roman"/>
          </w:rPr>
          <w:t>12-month-olds can</w:t>
        </w:r>
      </w:ins>
      <w:r w:rsidR="005E07A8">
        <w:rPr>
          <w:rFonts w:ascii="Times New Roman" w:hAnsi="Times New Roman" w:cs="Times New Roman"/>
        </w:rPr>
        <w:t xml:space="preserve"> make bidirectional inferences among these factors:</w:t>
      </w:r>
      <w:ins w:id="132" w:author="Benton, Deon" w:date="2026-06-11T17:44:00Z" w16du:dateUtc="2026-06-11T22:44:00Z">
        <w:r w:rsidR="00DB2735" w:rsidRPr="00DB2735">
          <w:rPr>
            <w:rFonts w:ascii="Times New Roman" w:hAnsi="Times New Roman" w:cs="Times New Roman"/>
          </w:rPr>
          <w:t xml:space="preserve"> </w:t>
        </w:r>
      </w:ins>
      <w:r w:rsidR="005E07A8">
        <w:rPr>
          <w:rFonts w:ascii="Times New Roman" w:hAnsi="Times New Roman" w:cs="Times New Roman"/>
        </w:rPr>
        <w:t xml:space="preserve">they can </w:t>
      </w:r>
      <w:ins w:id="133" w:author="Benton, Deon" w:date="2026-06-11T17:44:00Z" w16du:dateUtc="2026-06-11T22:44:00Z">
        <w:r w:rsidR="00DB2735" w:rsidRPr="00DB2735">
          <w:rPr>
            <w:rFonts w:ascii="Times New Roman" w:hAnsi="Times New Roman" w:cs="Times New Roman"/>
          </w:rPr>
          <w:t>use information about an agent</w:t>
        </w:r>
        <w:r w:rsidR="00DB2735">
          <w:rPr>
            <w:rFonts w:ascii="Times New Roman" w:hAnsi="Times New Roman" w:cs="Times New Roman"/>
          </w:rPr>
          <w:t>’</w:t>
        </w:r>
        <w:r w:rsidR="00DB2735" w:rsidRPr="00DB2735">
          <w:rPr>
            <w:rFonts w:ascii="Times New Roman" w:hAnsi="Times New Roman" w:cs="Times New Roman"/>
          </w:rPr>
          <w:t>s actions and the constraints under which those actions are performed to infer the agent's goal, and they can use information about an agent</w:t>
        </w:r>
      </w:ins>
      <w:ins w:id="134" w:author="Benton, Deon" w:date="2026-06-11T17:45:00Z" w16du:dateUtc="2026-06-11T22:45:00Z">
        <w:r w:rsidR="00DB2735">
          <w:rPr>
            <w:rFonts w:ascii="Times New Roman" w:hAnsi="Times New Roman" w:cs="Times New Roman"/>
          </w:rPr>
          <w:t>’</w:t>
        </w:r>
      </w:ins>
      <w:ins w:id="135" w:author="Benton, Deon" w:date="2026-06-11T17:44:00Z" w16du:dateUtc="2026-06-11T22:44:00Z">
        <w:r w:rsidR="00DB2735" w:rsidRPr="00DB2735">
          <w:rPr>
            <w:rFonts w:ascii="Times New Roman" w:hAnsi="Times New Roman" w:cs="Times New Roman"/>
          </w:rPr>
          <w:t>s goal and actions to infer the presence of environmental constraints.</w:t>
        </w:r>
      </w:ins>
      <w:ins w:id="136" w:author="Benton, Deon" w:date="2026-06-11T17:43:00Z" w16du:dateUtc="2026-06-11T22:43:00Z">
        <w:r w:rsidR="00683378">
          <w:rPr>
            <w:rFonts w:ascii="Times New Roman" w:hAnsi="Times New Roman" w:cs="Times New Roman"/>
          </w:rPr>
          <w:t xml:space="preserve"> </w:t>
        </w:r>
      </w:ins>
      <w:ins w:id="137" w:author="Benton, Deon" w:date="2026-06-11T17:45:00Z" w16du:dateUtc="2026-06-11T22:45:00Z">
        <w:r w:rsidR="00DB2735" w:rsidRPr="00DB2735">
          <w:rPr>
            <w:rFonts w:ascii="Times New Roman" w:hAnsi="Times New Roman" w:cs="Times New Roman"/>
          </w:rPr>
          <w:t xml:space="preserve">In their first experiment, infants were habituated to an event in which a large circle appeared to be chasing a small circle. However, before the large circle </w:t>
        </w:r>
      </w:ins>
      <w:ins w:id="138" w:author="Benton, Deon" w:date="2026-06-11T17:47:00Z" w16du:dateUtc="2026-06-11T22:47:00Z">
        <w:r w:rsidR="00B713C5">
          <w:rPr>
            <w:rFonts w:ascii="Times New Roman" w:hAnsi="Times New Roman" w:cs="Times New Roman"/>
          </w:rPr>
          <w:t>reached</w:t>
        </w:r>
      </w:ins>
      <w:ins w:id="139" w:author="Benton, Deon" w:date="2026-06-11T17:45:00Z" w16du:dateUtc="2026-06-11T22:45:00Z">
        <w:r w:rsidR="00DB2735" w:rsidRPr="00DB2735">
          <w:rPr>
            <w:rFonts w:ascii="Times New Roman" w:hAnsi="Times New Roman" w:cs="Times New Roman"/>
          </w:rPr>
          <w:t xml:space="preserve"> the small </w:t>
        </w:r>
      </w:ins>
      <w:ins w:id="140" w:author="Benton, Deon" w:date="2026-06-11T17:47:00Z" w16du:dateUtc="2026-06-11T22:47:00Z">
        <w:r w:rsidR="00B713C5">
          <w:rPr>
            <w:rFonts w:ascii="Times New Roman" w:hAnsi="Times New Roman" w:cs="Times New Roman"/>
          </w:rPr>
          <w:t>one</w:t>
        </w:r>
      </w:ins>
      <w:ins w:id="141" w:author="Benton, Deon" w:date="2026-06-11T17:45:00Z" w16du:dateUtc="2026-06-11T22:45:00Z">
        <w:r w:rsidR="00DB2735" w:rsidRPr="00DB2735">
          <w:rPr>
            <w:rFonts w:ascii="Times New Roman" w:hAnsi="Times New Roman" w:cs="Times New Roman"/>
          </w:rPr>
          <w:t>, the small circle moved through a</w:t>
        </w:r>
      </w:ins>
      <w:r w:rsidR="00F91E70">
        <w:rPr>
          <w:rFonts w:ascii="Times New Roman" w:hAnsi="Times New Roman" w:cs="Times New Roman"/>
        </w:rPr>
        <w:t xml:space="preserve"> narrow gap between two bars and</w:t>
      </w:r>
      <w:ins w:id="142" w:author="Benton, Deon" w:date="2026-06-11T17:45:00Z" w16du:dateUtc="2026-06-11T22:45:00Z">
        <w:r w:rsidR="00DB2735" w:rsidRPr="00DB2735">
          <w:rPr>
            <w:rFonts w:ascii="Times New Roman" w:hAnsi="Times New Roman" w:cs="Times New Roman"/>
          </w:rPr>
          <w:t xml:space="preserve"> </w:t>
        </w:r>
      </w:ins>
      <w:r w:rsidR="00F91E70">
        <w:rPr>
          <w:rFonts w:ascii="Times New Roman" w:hAnsi="Times New Roman" w:cs="Times New Roman"/>
        </w:rPr>
        <w:t xml:space="preserve">disappeared </w:t>
      </w:r>
      <w:ins w:id="143" w:author="Benton, Deon" w:date="2026-06-11T17:45:00Z" w16du:dateUtc="2026-06-11T22:45:00Z">
        <w:r w:rsidR="00DB2735" w:rsidRPr="00DB2735">
          <w:rPr>
            <w:rFonts w:ascii="Times New Roman" w:hAnsi="Times New Roman" w:cs="Times New Roman"/>
          </w:rPr>
          <w:t>from the screen</w:t>
        </w:r>
      </w:ins>
      <w:r w:rsidR="00BE589C">
        <w:rPr>
          <w:rFonts w:ascii="Times New Roman" w:hAnsi="Times New Roman" w:cs="Times New Roman"/>
        </w:rPr>
        <w:t>; the</w:t>
      </w:r>
      <w:r w:rsidR="00F91E70">
        <w:rPr>
          <w:rFonts w:ascii="Times New Roman" w:hAnsi="Times New Roman" w:cs="Times New Roman"/>
        </w:rPr>
        <w:t xml:space="preserve"> width of the gap forced the</w:t>
      </w:r>
      <w:r w:rsidR="00BE589C">
        <w:rPr>
          <w:rFonts w:ascii="Times New Roman" w:hAnsi="Times New Roman" w:cs="Times New Roman"/>
        </w:rPr>
        <w:t xml:space="preserve"> larger circle to move around one of the bars</w:t>
      </w:r>
      <w:ins w:id="144" w:author="Benton, Deon" w:date="2026-06-11T17:45:00Z" w16du:dateUtc="2026-06-11T22:45:00Z">
        <w:r w:rsidR="00DB2735" w:rsidRPr="00DB2735">
          <w:rPr>
            <w:rFonts w:ascii="Times New Roman" w:hAnsi="Times New Roman" w:cs="Times New Roman"/>
          </w:rPr>
          <w:t xml:space="preserve">. </w:t>
        </w:r>
      </w:ins>
      <w:r w:rsidR="00211AD8">
        <w:rPr>
          <w:rFonts w:ascii="Times New Roman" w:hAnsi="Times New Roman" w:cs="Times New Roman"/>
        </w:rPr>
        <w:t>The fact that the</w:t>
      </w:r>
      <w:ins w:id="145" w:author="Benton, Deon" w:date="2026-06-11T17:45:00Z" w16du:dateUtc="2026-06-11T22:45:00Z">
        <w:r w:rsidR="00DB2735" w:rsidRPr="00DB2735">
          <w:rPr>
            <w:rFonts w:ascii="Times New Roman" w:hAnsi="Times New Roman" w:cs="Times New Roman"/>
          </w:rPr>
          <w:t xml:space="preserve"> large circle never reached the small one</w:t>
        </w:r>
      </w:ins>
      <w:ins w:id="146" w:author="Benton, Deon" w:date="2026-06-11T17:48:00Z" w16du:dateUtc="2026-06-11T22:48:00Z">
        <w:r w:rsidR="00982C7A">
          <w:rPr>
            <w:rFonts w:ascii="Times New Roman" w:hAnsi="Times New Roman" w:cs="Times New Roman"/>
          </w:rPr>
          <w:t xml:space="preserve"> before it disappeared from the screen</w:t>
        </w:r>
      </w:ins>
      <w:r w:rsidR="00211AD8">
        <w:rPr>
          <w:rFonts w:ascii="Times New Roman" w:hAnsi="Times New Roman" w:cs="Times New Roman"/>
        </w:rPr>
        <w:t xml:space="preserve"> meant that </w:t>
      </w:r>
      <w:ins w:id="147" w:author="Benton, Deon" w:date="2026-06-15T13:00:00Z" w16du:dateUtc="2026-06-15T18:00:00Z">
        <w:r w:rsidR="000F17F6">
          <w:rPr>
            <w:rFonts w:ascii="Times New Roman" w:hAnsi="Times New Roman" w:cs="Times New Roman"/>
          </w:rPr>
          <w:t xml:space="preserve">the large circle’s </w:t>
        </w:r>
      </w:ins>
      <w:r w:rsidR="00211AD8">
        <w:rPr>
          <w:rFonts w:ascii="Times New Roman" w:hAnsi="Times New Roman" w:cs="Times New Roman"/>
        </w:rPr>
        <w:t>goal</w:t>
      </w:r>
      <w:r w:rsidR="00F17A5F">
        <w:rPr>
          <w:rFonts w:ascii="Times New Roman" w:hAnsi="Times New Roman" w:cs="Times New Roman"/>
        </w:rPr>
        <w:t xml:space="preserve"> </w:t>
      </w:r>
      <w:ins w:id="148" w:author="Benton, Deon" w:date="2026-06-15T13:00:00Z" w16du:dateUtc="2026-06-15T18:00:00Z">
        <w:r w:rsidR="000F17F6">
          <w:rPr>
            <w:rFonts w:ascii="Times New Roman" w:hAnsi="Times New Roman" w:cs="Times New Roman"/>
          </w:rPr>
          <w:t>of reaching the small one</w:t>
        </w:r>
      </w:ins>
      <w:r w:rsidR="00211AD8">
        <w:rPr>
          <w:rFonts w:ascii="Times New Roman" w:hAnsi="Times New Roman" w:cs="Times New Roman"/>
        </w:rPr>
        <w:t xml:space="preserve"> </w:t>
      </w:r>
      <w:ins w:id="149" w:author="Benton, Deon" w:date="2026-06-11T17:45:00Z" w16du:dateUtc="2026-06-11T22:45:00Z">
        <w:r w:rsidR="00DB2735" w:rsidRPr="00DB2735">
          <w:rPr>
            <w:rFonts w:ascii="Times New Roman" w:hAnsi="Times New Roman" w:cs="Times New Roman"/>
          </w:rPr>
          <w:t>had to be inferred.</w:t>
        </w:r>
      </w:ins>
      <w:ins w:id="150" w:author="Benton, Deon" w:date="2026-06-11T17:48:00Z" w16du:dateUtc="2026-06-11T22:48:00Z">
        <w:r w:rsidR="00982C7A">
          <w:rPr>
            <w:rFonts w:ascii="Times New Roman" w:hAnsi="Times New Roman" w:cs="Times New Roman"/>
          </w:rPr>
          <w:t xml:space="preserve"> </w:t>
        </w:r>
      </w:ins>
      <w:ins w:id="151" w:author="Benton, Deon" w:date="2026-06-11T17:50:00Z" w16du:dateUtc="2026-06-11T22:50:00Z">
        <w:r w:rsidR="0035651A">
          <w:rPr>
            <w:rFonts w:ascii="Times New Roman" w:hAnsi="Times New Roman" w:cs="Times New Roman"/>
          </w:rPr>
          <w:t>The authors found that when t</w:t>
        </w:r>
      </w:ins>
      <w:r w:rsidR="00211AD8">
        <w:rPr>
          <w:rFonts w:ascii="Times New Roman" w:hAnsi="Times New Roman" w:cs="Times New Roman"/>
        </w:rPr>
        <w:t>he gap was widened</w:t>
      </w:r>
      <w:r w:rsidR="00242EA6">
        <w:rPr>
          <w:rFonts w:ascii="Times New Roman" w:hAnsi="Times New Roman" w:cs="Times New Roman"/>
        </w:rPr>
        <w:t xml:space="preserve"> such that the large circle could fit through</w:t>
      </w:r>
      <w:ins w:id="152" w:author="Benton, Deon" w:date="2026-06-11T17:51:00Z" w16du:dateUtc="2026-06-11T22:51:00Z">
        <w:r w:rsidR="0035651A">
          <w:rPr>
            <w:rFonts w:ascii="Times New Roman" w:hAnsi="Times New Roman" w:cs="Times New Roman"/>
          </w:rPr>
          <w:t>,</w:t>
        </w:r>
      </w:ins>
      <w:ins w:id="153" w:author="Benton, Deon" w:date="2026-06-15T13:00:00Z" w16du:dateUtc="2026-06-15T18:00:00Z">
        <w:r w:rsidR="000F17F6">
          <w:rPr>
            <w:rFonts w:ascii="Times New Roman" w:hAnsi="Times New Roman" w:cs="Times New Roman"/>
          </w:rPr>
          <w:t xml:space="preserve"> </w:t>
        </w:r>
      </w:ins>
      <w:ins w:id="154" w:author="Benton, Deon" w:date="2026-06-11T17:51:00Z" w16du:dateUtc="2026-06-11T22:51:00Z">
        <w:r w:rsidR="00FF5C10">
          <w:rPr>
            <w:rFonts w:ascii="Times New Roman" w:hAnsi="Times New Roman" w:cs="Times New Roman"/>
          </w:rPr>
          <w:t xml:space="preserve">infants looked longer </w:t>
        </w:r>
      </w:ins>
      <w:ins w:id="155" w:author="Benton, Deon" w:date="2026-06-11T17:53:00Z" w16du:dateUtc="2026-06-11T22:53:00Z">
        <w:r w:rsidR="001E1088">
          <w:rPr>
            <w:rFonts w:ascii="Times New Roman" w:hAnsi="Times New Roman" w:cs="Times New Roman"/>
          </w:rPr>
          <w:t xml:space="preserve">when </w:t>
        </w:r>
      </w:ins>
      <w:r w:rsidR="00242EA6">
        <w:rPr>
          <w:rFonts w:ascii="Times New Roman" w:hAnsi="Times New Roman" w:cs="Times New Roman"/>
        </w:rPr>
        <w:t>it</w:t>
      </w:r>
      <w:ins w:id="156" w:author="Benton, Deon" w:date="2026-06-11T17:51:00Z" w16du:dateUtc="2026-06-11T22:51:00Z">
        <w:r w:rsidR="00FF5C10">
          <w:rPr>
            <w:rFonts w:ascii="Times New Roman" w:hAnsi="Times New Roman" w:cs="Times New Roman"/>
          </w:rPr>
          <w:t xml:space="preserve"> </w:t>
        </w:r>
      </w:ins>
      <w:r w:rsidR="00211AD8">
        <w:rPr>
          <w:rFonts w:ascii="Times New Roman" w:hAnsi="Times New Roman" w:cs="Times New Roman"/>
        </w:rPr>
        <w:t>continued moving</w:t>
      </w:r>
      <w:ins w:id="157" w:author="Benton, Deon" w:date="2026-06-11T17:51:00Z" w16du:dateUtc="2026-06-11T22:51:00Z">
        <w:r w:rsidR="00FF5C10">
          <w:rPr>
            <w:rFonts w:ascii="Times New Roman" w:hAnsi="Times New Roman" w:cs="Times New Roman"/>
          </w:rPr>
          <w:t xml:space="preserve"> around one of the barriers than when it passed through </w:t>
        </w:r>
      </w:ins>
      <w:r w:rsidR="00211AD8">
        <w:rPr>
          <w:rFonts w:ascii="Times New Roman" w:hAnsi="Times New Roman" w:cs="Times New Roman"/>
        </w:rPr>
        <w:t>it</w:t>
      </w:r>
      <w:ins w:id="158" w:author="Benton, Deon" w:date="2026-06-11T17:53:00Z" w16du:dateUtc="2026-06-11T22:53:00Z">
        <w:r w:rsidR="001E1088">
          <w:rPr>
            <w:rFonts w:ascii="Times New Roman" w:hAnsi="Times New Roman" w:cs="Times New Roman"/>
          </w:rPr>
          <w:t xml:space="preserve">. </w:t>
        </w:r>
      </w:ins>
      <w:ins w:id="159" w:author="Benton, Deon" w:date="2026-06-11T17:55:00Z" w16du:dateUtc="2026-06-11T22:55:00Z">
        <w:r w:rsidR="00470AA1">
          <w:rPr>
            <w:rFonts w:ascii="Times New Roman" w:hAnsi="Times New Roman" w:cs="Times New Roman"/>
          </w:rPr>
          <w:t xml:space="preserve">In a second experiment, </w:t>
        </w:r>
      </w:ins>
      <w:ins w:id="160" w:author="Benton, Deon" w:date="2026-06-11T17:56:00Z" w16du:dateUtc="2026-06-11T22:56:00Z">
        <w:r w:rsidR="00470AA1">
          <w:rPr>
            <w:rFonts w:ascii="Times New Roman" w:hAnsi="Times New Roman" w:cs="Times New Roman"/>
          </w:rPr>
          <w:t xml:space="preserve">infants were </w:t>
        </w:r>
        <w:r w:rsidR="00470AA1" w:rsidRPr="00470AA1">
          <w:rPr>
            <w:rFonts w:ascii="Times New Roman" w:hAnsi="Times New Roman" w:cs="Times New Roman"/>
          </w:rPr>
          <w:t xml:space="preserve">habituated to </w:t>
        </w:r>
      </w:ins>
      <w:ins w:id="161" w:author="Benton, Deon" w:date="2026-06-11T17:57:00Z" w16du:dateUtc="2026-06-11T22:57:00Z">
        <w:r w:rsidR="00470AA1">
          <w:rPr>
            <w:rFonts w:ascii="Times New Roman" w:hAnsi="Times New Roman" w:cs="Times New Roman"/>
          </w:rPr>
          <w:t>a constrained action event</w:t>
        </w:r>
      </w:ins>
      <w:ins w:id="162" w:author="Benton, Deon" w:date="2026-06-11T17:56:00Z" w16du:dateUtc="2026-06-11T22:56:00Z">
        <w:r w:rsidR="00470AA1" w:rsidRPr="00470AA1">
          <w:rPr>
            <w:rFonts w:ascii="Times New Roman" w:hAnsi="Times New Roman" w:cs="Times New Roman"/>
          </w:rPr>
          <w:t xml:space="preserve"> except that the barrier was hidden behind an opaque screen. Infants could nonetheless see the second object and parts of the first object’s arced motion path. </w:t>
        </w:r>
        <w:proofErr w:type="spellStart"/>
        <w:r w:rsidR="00470AA1" w:rsidRPr="00470AA1">
          <w:rPr>
            <w:rFonts w:ascii="Times New Roman" w:hAnsi="Times New Roman" w:cs="Times New Roman"/>
          </w:rPr>
          <w:t>Csibra</w:t>
        </w:r>
        <w:proofErr w:type="spellEnd"/>
        <w:r w:rsidR="00470AA1" w:rsidRPr="00470AA1">
          <w:rPr>
            <w:rFonts w:ascii="Times New Roman" w:hAnsi="Times New Roman" w:cs="Times New Roman"/>
          </w:rPr>
          <w:t xml:space="preserve"> et al. (2003) found that infants looked longer when the first object followed the same </w:t>
        </w:r>
      </w:ins>
      <w:r w:rsidR="00BC145A">
        <w:rPr>
          <w:rFonts w:ascii="Times New Roman" w:hAnsi="Times New Roman" w:cs="Times New Roman"/>
        </w:rPr>
        <w:t xml:space="preserve">curved </w:t>
      </w:r>
      <w:ins w:id="163" w:author="Benton, Deon" w:date="2026-06-11T17:56:00Z" w16du:dateUtc="2026-06-11T22:56:00Z">
        <w:r w:rsidR="00470AA1" w:rsidRPr="00470AA1">
          <w:rPr>
            <w:rFonts w:ascii="Times New Roman" w:hAnsi="Times New Roman" w:cs="Times New Roman"/>
          </w:rPr>
          <w:t xml:space="preserve">path in the absence of an obstacle than when it did so in the presence of one. </w:t>
        </w:r>
      </w:ins>
    </w:p>
    <w:p w14:paraId="41D83989" w14:textId="74A358EF" w:rsidR="00821C5B" w:rsidRDefault="00D1192B" w:rsidP="006625A2">
      <w:pPr>
        <w:spacing w:line="480" w:lineRule="auto"/>
        <w:ind w:firstLine="720"/>
        <w:contextualSpacing/>
        <w:rPr>
          <w:ins w:id="164" w:author="Benton, Deon" w:date="2026-06-11T18:22:00Z" w16du:dateUtc="2026-06-11T23:22:00Z"/>
          <w:rFonts w:ascii="Times New Roman" w:hAnsi="Times New Roman" w:cs="Times New Roman"/>
        </w:rPr>
      </w:pPr>
      <w:r>
        <w:rPr>
          <w:rFonts w:ascii="Times New Roman" w:hAnsi="Times New Roman" w:cs="Times New Roman"/>
        </w:rPr>
        <w:t>One aspect of action processing that the research discussed above</w:t>
      </w:r>
      <w:ins w:id="165" w:author="Benton, Deon" w:date="2026-06-11T18:11:00Z" w16du:dateUtc="2026-06-11T23:11:00Z">
        <w:r w:rsidR="00C56A1F">
          <w:rPr>
            <w:rFonts w:ascii="Times New Roman" w:hAnsi="Times New Roman" w:cs="Times New Roman"/>
          </w:rPr>
          <w:t xml:space="preserve"> cannot speak to </w:t>
        </w:r>
      </w:ins>
      <w:r w:rsidR="003F197B">
        <w:rPr>
          <w:rFonts w:ascii="Times New Roman" w:hAnsi="Times New Roman" w:cs="Times New Roman"/>
        </w:rPr>
        <w:t xml:space="preserve">is </w:t>
      </w:r>
      <w:ins w:id="166" w:author="Benton, Deon" w:date="2026-06-11T18:11:00Z" w16du:dateUtc="2026-06-11T23:11:00Z">
        <w:r w:rsidR="00C56A1F">
          <w:rPr>
            <w:rFonts w:ascii="Times New Roman" w:hAnsi="Times New Roman" w:cs="Times New Roman"/>
          </w:rPr>
          <w:t>whether infa</w:t>
        </w:r>
      </w:ins>
      <w:ins w:id="167" w:author="Benton, Deon" w:date="2026-06-11T18:12:00Z" w16du:dateUtc="2026-06-11T23:12:00Z">
        <w:r w:rsidR="00C56A1F">
          <w:rPr>
            <w:rFonts w:ascii="Times New Roman" w:hAnsi="Times New Roman" w:cs="Times New Roman"/>
          </w:rPr>
          <w:t>nts</w:t>
        </w:r>
      </w:ins>
      <w:ins w:id="168" w:author="Benton, Deon" w:date="2026-06-11T18:15:00Z" w16du:dateUtc="2026-06-11T23:15:00Z">
        <w:r w:rsidR="00BC1E9F">
          <w:rPr>
            <w:rFonts w:ascii="Times New Roman" w:hAnsi="Times New Roman" w:cs="Times New Roman"/>
          </w:rPr>
          <w:t xml:space="preserve"> can represent the efficiency of an action continuously rather than in a binary, all-</w:t>
        </w:r>
        <w:r w:rsidR="00BC1E9F">
          <w:rPr>
            <w:rFonts w:ascii="Times New Roman" w:hAnsi="Times New Roman" w:cs="Times New Roman"/>
          </w:rPr>
          <w:lastRenderedPageBreak/>
          <w:t>or-none fashion</w:t>
        </w:r>
      </w:ins>
      <w:ins w:id="169" w:author="Benton, Deon" w:date="2026-06-11T18:12:00Z" w16du:dateUtc="2026-06-11T23:12:00Z">
        <w:r w:rsidR="00C56A1F">
          <w:rPr>
            <w:rFonts w:ascii="Times New Roman" w:hAnsi="Times New Roman" w:cs="Times New Roman"/>
          </w:rPr>
          <w:t xml:space="preserve">. </w:t>
        </w:r>
      </w:ins>
      <w:ins w:id="170" w:author="Benton, Deon" w:date="2026-06-11T18:14:00Z" w16du:dateUtc="2026-06-11T23:14:00Z">
        <w:r w:rsidR="00BC1E9F">
          <w:rPr>
            <w:rFonts w:ascii="Times New Roman" w:hAnsi="Times New Roman" w:cs="Times New Roman"/>
          </w:rPr>
          <w:t>To address this question,</w:t>
        </w:r>
      </w:ins>
      <w:ins w:id="171" w:author="Benton, Deon" w:date="2026-06-11T18:16:00Z" w16du:dateUtc="2026-06-11T23:16:00Z">
        <w:r w:rsidR="001B19BB">
          <w:rPr>
            <w:rFonts w:ascii="Times New Roman" w:hAnsi="Times New Roman" w:cs="Times New Roman"/>
          </w:rPr>
          <w:t xml:space="preserve"> 6</w:t>
        </w:r>
        <w:r w:rsidR="001B19BB" w:rsidRPr="001B19BB">
          <w:rPr>
            <w:rFonts w:ascii="Times New Roman" w:hAnsi="Times New Roman" w:cs="Times New Roman"/>
          </w:rPr>
          <w:t>-month-olds were habituated either to a constrained action event or to an unconstrained one</w:t>
        </w:r>
      </w:ins>
      <w:ins w:id="172" w:author="Benton, Deon" w:date="2026-06-13T22:20:00Z" w16du:dateUtc="2026-06-14T03:20:00Z">
        <w:r w:rsidR="00C25F00">
          <w:rPr>
            <w:rFonts w:ascii="Times New Roman" w:hAnsi="Times New Roman" w:cs="Times New Roman"/>
          </w:rPr>
          <w:t xml:space="preserve"> (Figure 2C)</w:t>
        </w:r>
      </w:ins>
      <w:ins w:id="173" w:author="Benton, Deon" w:date="2026-06-11T18:19:00Z" w16du:dateUtc="2026-06-11T23:19:00Z">
        <w:r w:rsidR="001B19BB">
          <w:rPr>
            <w:rFonts w:ascii="Times New Roman" w:hAnsi="Times New Roman" w:cs="Times New Roman"/>
          </w:rPr>
          <w:t xml:space="preserve">. </w:t>
        </w:r>
      </w:ins>
      <w:ins w:id="174" w:author="Benton, Deon" w:date="2026-06-11T18:16:00Z" w16du:dateUtc="2026-06-11T23:16:00Z">
        <w:r w:rsidR="001B19BB" w:rsidRPr="001B19BB">
          <w:rPr>
            <w:rFonts w:ascii="Times New Roman" w:hAnsi="Times New Roman" w:cs="Times New Roman"/>
          </w:rPr>
          <w:t>Infants were then tested either on constrained Low, efficient and constrained High, inefficient test events (Experiment 1) or on unconstrained versions of these events (Experiment 2)</w:t>
        </w:r>
      </w:ins>
      <w:ins w:id="175" w:author="Benton, Deon" w:date="2026-06-11T18:17:00Z" w16du:dateUtc="2026-06-11T23:17:00Z">
        <w:r w:rsidR="001B19BB">
          <w:rPr>
            <w:rFonts w:ascii="Times New Roman" w:hAnsi="Times New Roman" w:cs="Times New Roman"/>
          </w:rPr>
          <w:t>; the barrier used in both test events was now much lower than that shown during habituation</w:t>
        </w:r>
      </w:ins>
      <w:ins w:id="176" w:author="Benton, Deon" w:date="2026-06-13T22:16:00Z" w16du:dateUtc="2026-06-14T03:16:00Z">
        <w:r w:rsidR="00C12ACF">
          <w:rPr>
            <w:rFonts w:ascii="Times New Roman" w:hAnsi="Times New Roman" w:cs="Times New Roman"/>
          </w:rPr>
          <w:t xml:space="preserve"> (see Figure 2C)</w:t>
        </w:r>
      </w:ins>
      <w:ins w:id="177" w:author="Benton, Deon" w:date="2026-06-11T18:16:00Z" w16du:dateUtc="2026-06-11T23:16:00Z">
        <w:r w:rsidR="001B19BB" w:rsidRPr="001B19BB">
          <w:rPr>
            <w:rFonts w:ascii="Times New Roman" w:hAnsi="Times New Roman" w:cs="Times New Roman"/>
          </w:rPr>
          <w:t xml:space="preserve">. </w:t>
        </w:r>
      </w:ins>
      <w:ins w:id="178" w:author="Benton, Deon" w:date="2026-06-11T18:17:00Z" w16du:dateUtc="2026-06-11T23:17:00Z">
        <w:r w:rsidR="001B19BB">
          <w:rPr>
            <w:rFonts w:ascii="Times New Roman" w:hAnsi="Times New Roman" w:cs="Times New Roman"/>
          </w:rPr>
          <w:t>In</w:t>
        </w:r>
      </w:ins>
      <w:ins w:id="179" w:author="Benton, Deon" w:date="2026-06-11T18:16:00Z" w16du:dateUtc="2026-06-11T23:16:00Z">
        <w:r w:rsidR="001B19BB" w:rsidRPr="001B19BB">
          <w:rPr>
            <w:rFonts w:ascii="Times New Roman" w:hAnsi="Times New Roman" w:cs="Times New Roman"/>
          </w:rPr>
          <w:t xml:space="preserve"> the constrained High, inefficient test event, the agent jumped much higher than needed to clear the barrier</w:t>
        </w:r>
      </w:ins>
      <w:ins w:id="180" w:author="Benton, Deon" w:date="2026-06-11T18:18:00Z" w16du:dateUtc="2026-06-11T23:18:00Z">
        <w:r w:rsidR="001B19BB">
          <w:rPr>
            <w:rFonts w:ascii="Times New Roman" w:hAnsi="Times New Roman" w:cs="Times New Roman"/>
          </w:rPr>
          <w:t>; the first agent jump</w:t>
        </w:r>
      </w:ins>
      <w:ins w:id="181" w:author="Benton, Deon" w:date="2026-06-11T18:19:00Z" w16du:dateUtc="2026-06-11T23:19:00Z">
        <w:r w:rsidR="001B19BB">
          <w:rPr>
            <w:rFonts w:ascii="Times New Roman" w:hAnsi="Times New Roman" w:cs="Times New Roman"/>
          </w:rPr>
          <w:t>ed</w:t>
        </w:r>
      </w:ins>
      <w:ins w:id="182" w:author="Benton, Deon" w:date="2026-06-11T18:18:00Z" w16du:dateUtc="2026-06-11T23:18:00Z">
        <w:r w:rsidR="001B19BB">
          <w:rPr>
            <w:rFonts w:ascii="Times New Roman" w:hAnsi="Times New Roman" w:cs="Times New Roman"/>
          </w:rPr>
          <w:t xml:space="preserve"> as high as ne</w:t>
        </w:r>
      </w:ins>
      <w:ins w:id="183" w:author="Benton, Deon" w:date="2026-06-11T18:19:00Z" w16du:dateUtc="2026-06-11T23:19:00Z">
        <w:r w:rsidR="001B19BB">
          <w:rPr>
            <w:rFonts w:ascii="Times New Roman" w:hAnsi="Times New Roman" w:cs="Times New Roman"/>
          </w:rPr>
          <w:t>cessary</w:t>
        </w:r>
      </w:ins>
      <w:ins w:id="184" w:author="Benton, Deon" w:date="2026-06-11T18:18:00Z" w16du:dateUtc="2026-06-11T23:18:00Z">
        <w:r w:rsidR="001B19BB">
          <w:rPr>
            <w:rFonts w:ascii="Times New Roman" w:hAnsi="Times New Roman" w:cs="Times New Roman"/>
          </w:rPr>
          <w:t xml:space="preserve"> to clear the barrier</w:t>
        </w:r>
      </w:ins>
      <w:ins w:id="185" w:author="Benton, Deon" w:date="2026-06-11T18:16:00Z" w16du:dateUtc="2026-06-11T23:16:00Z">
        <w:r w:rsidR="001B19BB" w:rsidRPr="001B19BB">
          <w:rPr>
            <w:rFonts w:ascii="Times New Roman" w:hAnsi="Times New Roman" w:cs="Times New Roman"/>
          </w:rPr>
          <w:t xml:space="preserve">. Liu and </w:t>
        </w:r>
        <w:proofErr w:type="spellStart"/>
        <w:r w:rsidR="001B19BB" w:rsidRPr="001B19BB">
          <w:rPr>
            <w:rFonts w:ascii="Times New Roman" w:hAnsi="Times New Roman" w:cs="Times New Roman"/>
          </w:rPr>
          <w:t>Spelke</w:t>
        </w:r>
        <w:proofErr w:type="spellEnd"/>
        <w:r w:rsidR="001B19BB" w:rsidRPr="001B19BB">
          <w:rPr>
            <w:rFonts w:ascii="Times New Roman" w:hAnsi="Times New Roman" w:cs="Times New Roman"/>
          </w:rPr>
          <w:t xml:space="preserve"> (2017) found that infants </w:t>
        </w:r>
      </w:ins>
      <w:ins w:id="186" w:author="Benton, Deon" w:date="2026-06-11T18:20:00Z" w16du:dateUtc="2026-06-11T23:20:00Z">
        <w:r w:rsidR="006368C9">
          <w:rPr>
            <w:rFonts w:ascii="Times New Roman" w:hAnsi="Times New Roman" w:cs="Times New Roman"/>
          </w:rPr>
          <w:t xml:space="preserve">only </w:t>
        </w:r>
      </w:ins>
      <w:ins w:id="187" w:author="Benton, Deon" w:date="2026-06-11T18:16:00Z" w16du:dateUtc="2026-06-11T23:16:00Z">
        <w:r w:rsidR="001B19BB" w:rsidRPr="001B19BB">
          <w:rPr>
            <w:rFonts w:ascii="Times New Roman" w:hAnsi="Times New Roman" w:cs="Times New Roman"/>
          </w:rPr>
          <w:t>looked longer at the High, inefficient test event than at the Low, efficient one</w:t>
        </w:r>
      </w:ins>
      <w:ins w:id="188" w:author="Benton, Deon" w:date="2026-06-11T18:19:00Z" w16du:dateUtc="2026-06-11T23:19:00Z">
        <w:r w:rsidR="001B19BB">
          <w:rPr>
            <w:rFonts w:ascii="Times New Roman" w:hAnsi="Times New Roman" w:cs="Times New Roman"/>
          </w:rPr>
          <w:t xml:space="preserve"> following habituation t</w:t>
        </w:r>
        <w:r w:rsidR="006368C9">
          <w:rPr>
            <w:rFonts w:ascii="Times New Roman" w:hAnsi="Times New Roman" w:cs="Times New Roman"/>
          </w:rPr>
          <w:t>o the constrained event</w:t>
        </w:r>
      </w:ins>
      <w:ins w:id="189" w:author="Benton, Deon" w:date="2026-06-11T18:20:00Z" w16du:dateUtc="2026-06-11T23:20:00Z">
        <w:r w:rsidR="006368C9">
          <w:rPr>
            <w:rFonts w:ascii="Times New Roman" w:hAnsi="Times New Roman" w:cs="Times New Roman"/>
          </w:rPr>
          <w:t>.</w:t>
        </w:r>
      </w:ins>
      <w:ins w:id="190" w:author="Benton, Deon" w:date="2026-06-11T18:19:00Z" w16du:dateUtc="2026-06-11T23:19:00Z">
        <w:r w:rsidR="006368C9">
          <w:rPr>
            <w:rFonts w:ascii="Times New Roman" w:hAnsi="Times New Roman" w:cs="Times New Roman"/>
          </w:rPr>
          <w:t xml:space="preserve"> </w:t>
        </w:r>
      </w:ins>
      <w:ins w:id="191" w:author="Benton, Deon" w:date="2026-06-11T18:20:00Z" w16du:dateUtc="2026-06-11T23:20:00Z">
        <w:r w:rsidR="006368C9">
          <w:rPr>
            <w:rFonts w:ascii="Times New Roman" w:hAnsi="Times New Roman" w:cs="Times New Roman"/>
          </w:rPr>
          <w:t xml:space="preserve">To test </w:t>
        </w:r>
      </w:ins>
      <w:ins w:id="192" w:author="Benton, Deon" w:date="2026-06-11T18:16:00Z" w16du:dateUtc="2026-06-11T23:16:00Z">
        <w:r w:rsidR="001B19BB" w:rsidRPr="001B19BB">
          <w:rPr>
            <w:rFonts w:ascii="Times New Roman" w:hAnsi="Times New Roman" w:cs="Times New Roman"/>
          </w:rPr>
          <w:t>whether infants expect agents whose actions were inefficient in the past to continue behaving inefficiently in a new situation with a different set of constraints</w:t>
        </w:r>
      </w:ins>
      <w:ins w:id="193" w:author="Benton, Deon" w:date="2026-06-11T18:21:00Z" w16du:dateUtc="2026-06-11T23:21:00Z">
        <w:r w:rsidR="006368C9">
          <w:rPr>
            <w:rFonts w:ascii="Times New Roman" w:hAnsi="Times New Roman" w:cs="Times New Roman"/>
          </w:rPr>
          <w:t>, a different set of infants were</w:t>
        </w:r>
      </w:ins>
      <w:ins w:id="194" w:author="Benton, Deon" w:date="2026-06-11T18:16:00Z" w16du:dateUtc="2026-06-11T23:16:00Z">
        <w:r w:rsidR="001B19BB" w:rsidRPr="001B19BB">
          <w:rPr>
            <w:rFonts w:ascii="Times New Roman" w:hAnsi="Times New Roman" w:cs="Times New Roman"/>
          </w:rPr>
          <w:t xml:space="preserve"> habituated to </w:t>
        </w:r>
      </w:ins>
      <w:ins w:id="195" w:author="Benton, Deon" w:date="2026-06-11T18:21:00Z" w16du:dateUtc="2026-06-11T23:21:00Z">
        <w:r w:rsidR="006368C9">
          <w:rPr>
            <w:rFonts w:ascii="Times New Roman" w:hAnsi="Times New Roman" w:cs="Times New Roman"/>
          </w:rPr>
          <w:t>an unconstrained action event</w:t>
        </w:r>
      </w:ins>
      <w:ins w:id="196" w:author="Benton, Deon" w:date="2026-06-11T18:16:00Z" w16du:dateUtc="2026-06-11T23:16:00Z">
        <w:r w:rsidR="001B19BB" w:rsidRPr="001B19BB">
          <w:rPr>
            <w:rFonts w:ascii="Times New Roman" w:hAnsi="Times New Roman" w:cs="Times New Roman"/>
          </w:rPr>
          <w:t xml:space="preserve"> and then tested on the constrained events</w:t>
        </w:r>
      </w:ins>
      <w:ins w:id="197" w:author="Benton, Deon" w:date="2026-06-11T18:21:00Z" w16du:dateUtc="2026-06-11T23:21:00Z">
        <w:r w:rsidR="006368C9">
          <w:rPr>
            <w:rFonts w:ascii="Times New Roman" w:hAnsi="Times New Roman" w:cs="Times New Roman"/>
          </w:rPr>
          <w:t xml:space="preserve">. </w:t>
        </w:r>
      </w:ins>
      <w:ins w:id="198" w:author="Benton, Deon" w:date="2026-06-11T18:22:00Z" w16du:dateUtc="2026-06-11T23:22:00Z">
        <w:r w:rsidR="00E07339">
          <w:rPr>
            <w:rFonts w:ascii="Times New Roman" w:hAnsi="Times New Roman" w:cs="Times New Roman"/>
          </w:rPr>
          <w:t xml:space="preserve">Liu and </w:t>
        </w:r>
        <w:proofErr w:type="spellStart"/>
        <w:r w:rsidR="00E07339">
          <w:rPr>
            <w:rFonts w:ascii="Times New Roman" w:hAnsi="Times New Roman" w:cs="Times New Roman"/>
          </w:rPr>
          <w:t>Spelke</w:t>
        </w:r>
        <w:proofErr w:type="spellEnd"/>
        <w:r w:rsidR="00E07339">
          <w:rPr>
            <w:rFonts w:ascii="Times New Roman" w:hAnsi="Times New Roman" w:cs="Times New Roman"/>
          </w:rPr>
          <w:t xml:space="preserve"> (2017) found that</w:t>
        </w:r>
      </w:ins>
      <w:ins w:id="199" w:author="Benton, Deon" w:date="2026-06-11T18:16:00Z" w16du:dateUtc="2026-06-11T23:16:00Z">
        <w:r w:rsidR="001B19BB" w:rsidRPr="001B19BB">
          <w:rPr>
            <w:rFonts w:ascii="Times New Roman" w:hAnsi="Times New Roman" w:cs="Times New Roman"/>
          </w:rPr>
          <w:t xml:space="preserve"> infants looked longer at the High, inefficient test event than at the Low, efficient one. </w:t>
        </w:r>
      </w:ins>
    </w:p>
    <w:p w14:paraId="271A1480" w14:textId="5C172EF6" w:rsidR="00524642" w:rsidRDefault="00245684" w:rsidP="00FD1B0A">
      <w:pPr>
        <w:spacing w:line="480" w:lineRule="auto"/>
        <w:ind w:firstLine="720"/>
        <w:contextualSpacing/>
        <w:rPr>
          <w:rFonts w:ascii="Times New Roman" w:hAnsi="Times New Roman" w:cs="Times New Roman"/>
        </w:rPr>
      </w:pPr>
      <w:ins w:id="200" w:author="Benton, Deon" w:date="2026-06-11T18:27:00Z" w16du:dateUtc="2026-06-11T23:27:00Z">
        <w:r w:rsidRPr="00245684">
          <w:rPr>
            <w:rFonts w:ascii="Times New Roman" w:hAnsi="Times New Roman" w:cs="Times New Roman"/>
          </w:rPr>
          <w:t xml:space="preserve">A final </w:t>
        </w:r>
      </w:ins>
      <w:ins w:id="201" w:author="Benton, Deon" w:date="2026-06-12T14:48:00Z" w16du:dateUtc="2026-06-12T19:48:00Z">
        <w:r w:rsidR="00CE5D87">
          <w:rPr>
            <w:rFonts w:ascii="Times New Roman" w:hAnsi="Times New Roman" w:cs="Times New Roman"/>
          </w:rPr>
          <w:t>notable finding is</w:t>
        </w:r>
      </w:ins>
      <w:ins w:id="202" w:author="Benton, Deon" w:date="2026-06-11T18:27:00Z" w16du:dateUtc="2026-06-11T23:27:00Z">
        <w:r w:rsidRPr="00245684">
          <w:rPr>
            <w:rFonts w:ascii="Times New Roman" w:hAnsi="Times New Roman" w:cs="Times New Roman"/>
          </w:rPr>
          <w:t xml:space="preserve"> that pre-reaching infants—that is, infants </w:t>
        </w:r>
      </w:ins>
      <w:ins w:id="203" w:author="Benton, Deon" w:date="2026-06-12T14:49:00Z" w16du:dateUtc="2026-06-12T19:49:00Z">
        <w:r w:rsidR="0059707B">
          <w:rPr>
            <w:rFonts w:ascii="Times New Roman" w:hAnsi="Times New Roman" w:cs="Times New Roman"/>
          </w:rPr>
          <w:t xml:space="preserve">with </w:t>
        </w:r>
      </w:ins>
      <w:ins w:id="204" w:author="Benton, Deon" w:date="2026-06-11T18:32:00Z" w16du:dateUtc="2026-06-11T23:32:00Z">
        <w:r w:rsidR="00BD5CD5">
          <w:rPr>
            <w:rFonts w:ascii="Times New Roman" w:hAnsi="Times New Roman" w:cs="Times New Roman"/>
          </w:rPr>
          <w:t>little firsthand</w:t>
        </w:r>
      </w:ins>
      <w:ins w:id="205" w:author="Benton, Deon" w:date="2026-06-11T18:27:00Z" w16du:dateUtc="2026-06-11T23:27:00Z">
        <w:r w:rsidRPr="00245684">
          <w:rPr>
            <w:rFonts w:ascii="Times New Roman" w:hAnsi="Times New Roman" w:cs="Times New Roman"/>
          </w:rPr>
          <w:t xml:space="preserve"> object-manipulation experience and little opportunity to observe others' actions—nevertheless behave as though they are sensitive to action efficiency when they are given direct action experience (e.g., Skerry et al., 2013; see also Liu et al., 2019).</w:t>
        </w:r>
        <w:r>
          <w:rPr>
            <w:rFonts w:ascii="Times New Roman" w:hAnsi="Times New Roman" w:cs="Times New Roman"/>
          </w:rPr>
          <w:t xml:space="preserve"> </w:t>
        </w:r>
      </w:ins>
      <w:ins w:id="206" w:author="Benton, Deon" w:date="2026-06-11T18:23:00Z" w16du:dateUtc="2026-06-11T23:23:00Z">
        <w:r w:rsidR="00821C5B" w:rsidRPr="00821C5B">
          <w:rPr>
            <w:rFonts w:ascii="Times New Roman" w:hAnsi="Times New Roman" w:cs="Times New Roman"/>
          </w:rPr>
          <w:t xml:space="preserve">In Skerry et al.’s (2013) study, for example, 3-month-olds were fitted either with sticky mittens that enabled them successfully to </w:t>
        </w:r>
      </w:ins>
      <w:ins w:id="207" w:author="Benton, Deon" w:date="2026-06-11T18:28:00Z" w16du:dateUtc="2026-06-11T23:28:00Z">
        <w:r>
          <w:rPr>
            <w:rFonts w:ascii="Times New Roman" w:hAnsi="Times New Roman" w:cs="Times New Roman"/>
          </w:rPr>
          <w:t>hold onto a</w:t>
        </w:r>
      </w:ins>
      <w:ins w:id="208" w:author="Benton, Deon" w:date="2026-06-11T18:23:00Z" w16du:dateUtc="2026-06-11T23:23:00Z">
        <w:r w:rsidR="00821C5B" w:rsidRPr="00821C5B">
          <w:rPr>
            <w:rFonts w:ascii="Times New Roman" w:hAnsi="Times New Roman" w:cs="Times New Roman"/>
          </w:rPr>
          <w:t xml:space="preserve"> Velcro-covered ball or with non-sticky mittens that did not</w:t>
        </w:r>
      </w:ins>
      <w:ins w:id="209" w:author="Benton, Deon" w:date="2026-06-13T22:16:00Z" w16du:dateUtc="2026-06-14T03:16:00Z">
        <w:r w:rsidR="00736B41">
          <w:rPr>
            <w:rFonts w:ascii="Times New Roman" w:hAnsi="Times New Roman" w:cs="Times New Roman"/>
          </w:rPr>
          <w:t xml:space="preserve"> (F</w:t>
        </w:r>
      </w:ins>
      <w:ins w:id="210" w:author="Benton, Deon" w:date="2026-06-13T22:17:00Z" w16du:dateUtc="2026-06-14T03:17:00Z">
        <w:r w:rsidR="00736B41">
          <w:rPr>
            <w:rFonts w:ascii="Times New Roman" w:hAnsi="Times New Roman" w:cs="Times New Roman"/>
          </w:rPr>
          <w:t>igure 2D)</w:t>
        </w:r>
      </w:ins>
      <w:ins w:id="211" w:author="Benton, Deon" w:date="2026-06-11T18:23:00Z" w16du:dateUtc="2026-06-11T23:23:00Z">
        <w:r w:rsidR="00821C5B" w:rsidRPr="00821C5B">
          <w:rPr>
            <w:rFonts w:ascii="Times New Roman" w:hAnsi="Times New Roman" w:cs="Times New Roman"/>
          </w:rPr>
          <w:t xml:space="preserve">. Infants were then habituated </w:t>
        </w:r>
      </w:ins>
      <w:ins w:id="212" w:author="Benton, Deon" w:date="2026-06-11T18:29:00Z" w16du:dateUtc="2026-06-11T23:29:00Z">
        <w:r w:rsidR="00755784">
          <w:rPr>
            <w:rFonts w:ascii="Times New Roman" w:hAnsi="Times New Roman" w:cs="Times New Roman"/>
          </w:rPr>
          <w:t>to a constrained action event in which</w:t>
        </w:r>
      </w:ins>
      <w:ins w:id="213" w:author="Benton, Deon" w:date="2026-06-11T18:23:00Z" w16du:dateUtc="2026-06-11T23:23:00Z">
        <w:r w:rsidR="00821C5B" w:rsidRPr="00821C5B">
          <w:rPr>
            <w:rFonts w:ascii="Times New Roman" w:hAnsi="Times New Roman" w:cs="Times New Roman"/>
          </w:rPr>
          <w:t xml:space="preserve"> an actor reached over</w:t>
        </w:r>
      </w:ins>
      <w:ins w:id="214" w:author="Benton, Deon" w:date="2026-06-11T18:29:00Z" w16du:dateUtc="2026-06-11T23:29:00Z">
        <w:r w:rsidR="00755784">
          <w:rPr>
            <w:rFonts w:ascii="Times New Roman" w:hAnsi="Times New Roman" w:cs="Times New Roman"/>
          </w:rPr>
          <w:t xml:space="preserve"> </w:t>
        </w:r>
      </w:ins>
      <w:ins w:id="215" w:author="Benton, Deon" w:date="2026-06-11T18:23:00Z" w16du:dateUtc="2026-06-11T23:23:00Z">
        <w:r w:rsidR="00821C5B" w:rsidRPr="00821C5B">
          <w:rPr>
            <w:rFonts w:ascii="Times New Roman" w:hAnsi="Times New Roman" w:cs="Times New Roman"/>
          </w:rPr>
          <w:t xml:space="preserve">or beside a barrier to retrieve the same ball. </w:t>
        </w:r>
      </w:ins>
      <w:ins w:id="216" w:author="Benton, Deon" w:date="2026-06-11T18:35:00Z" w16du:dateUtc="2026-06-11T23:35:00Z">
        <w:r w:rsidR="00070BBC" w:rsidRPr="00070BBC">
          <w:rPr>
            <w:rFonts w:ascii="Times New Roman" w:hAnsi="Times New Roman" w:cs="Times New Roman"/>
          </w:rPr>
          <w:t xml:space="preserve">Skerry et al. (2013) found that when the obstacle was removed and the actor followed the familiar arced path on some test trials and the novel straight path on others, only infants who had been habituated to a constrained action event looked longer at the former </w:t>
        </w:r>
        <w:r w:rsidR="00070BBC" w:rsidRPr="00070BBC">
          <w:rPr>
            <w:rFonts w:ascii="Times New Roman" w:hAnsi="Times New Roman" w:cs="Times New Roman"/>
          </w:rPr>
          <w:lastRenderedPageBreak/>
          <w:t>than at the latter.</w:t>
        </w:r>
        <w:r w:rsidR="00070BBC">
          <w:rPr>
            <w:rFonts w:ascii="Times New Roman" w:hAnsi="Times New Roman" w:cs="Times New Roman"/>
          </w:rPr>
          <w:t xml:space="preserve"> </w:t>
        </w:r>
      </w:ins>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r w:rsidR="00D663BA">
        <w:rPr>
          <w:rFonts w:ascii="Times New Roman" w:hAnsi="Times New Roman" w:cs="Times New Roman"/>
        </w:rPr>
        <w:t>, an open question that it raises</w:t>
      </w:r>
      <w:r w:rsidR="00BC145A">
        <w:rPr>
          <w:rFonts w:ascii="Times New Roman" w:hAnsi="Times New Roman" w:cs="Times New Roman"/>
        </w:rPr>
        <w:t xml:space="preserve"> 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68C4497A" w14:textId="3E9F73DF"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sidR="00A11BF2">
        <w:rPr>
          <w:rFonts w:ascii="Times New Roman" w:hAnsi="Times New Roman" w:cs="Times New Roman"/>
        </w:rPr>
        <w:t>Several accounts have been proposed to explain</w:t>
      </w:r>
      <w:r w:rsidR="00557E8E">
        <w:rPr>
          <w:rFonts w:ascii="Times New Roman" w:hAnsi="Times New Roman" w:cs="Times New Roman"/>
        </w:rPr>
        <w:t xml:space="preserve"> the mechanistic basis of infants’ behaviors in these studies.</w:t>
      </w:r>
      <w:r w:rsidR="00A11BF2">
        <w:rPr>
          <w:rFonts w:ascii="Times New Roman" w:hAnsi="Times New Roman" w:cs="Times New Roman"/>
        </w:rPr>
        <w:t xml:space="preserve"> </w:t>
      </w:r>
      <w:r w:rsidR="00E326A7">
        <w:rPr>
          <w:rFonts w:ascii="Times New Roman" w:hAnsi="Times New Roman" w:cs="Times New Roman"/>
        </w:rPr>
        <w:t xml:space="preserve">These </w:t>
      </w:r>
      <w:r w:rsidR="000D116A">
        <w:rPr>
          <w:rFonts w:ascii="Times New Roman" w:hAnsi="Times New Roman" w:cs="Times New Roman"/>
        </w:rPr>
        <w:t>theories</w:t>
      </w:r>
      <w:r w:rsidR="00E326A7">
        <w:rPr>
          <w:rFonts w:ascii="Times New Roman" w:hAnsi="Times New Roman" w:cs="Times New Roman"/>
        </w:rPr>
        <w:t xml:space="preserve">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557E8E">
        <w:rPr>
          <w:rFonts w:ascii="Times New Roman" w:hAnsi="Times New Roman" w:cs="Times New Roman"/>
        </w:rPr>
        <w:t>: rich and lean proposals</w:t>
      </w:r>
      <w:r w:rsidR="00CF07BC">
        <w:rPr>
          <w:rFonts w:ascii="Times New Roman" w:hAnsi="Times New Roman" w:cs="Times New Roman"/>
        </w:rPr>
        <w:t>.</w:t>
      </w:r>
      <w:r w:rsidR="00926D5F">
        <w:rPr>
          <w:rFonts w:ascii="Times New Roman" w:hAnsi="Times New Roman" w:cs="Times New Roman"/>
        </w:rPr>
        <w:t xml:space="preserve"> </w:t>
      </w:r>
      <w:r w:rsidR="00B778CC">
        <w:rPr>
          <w:rFonts w:ascii="Times New Roman" w:hAnsi="Times New Roman" w:cs="Times New Roman"/>
        </w:rPr>
        <w:t xml:space="preserve">According to </w:t>
      </w:r>
      <w:r w:rsidR="00557E8E">
        <w:rPr>
          <w:rFonts w:ascii="Times New Roman" w:hAnsi="Times New Roman" w:cs="Times New Roman"/>
        </w:rPr>
        <w:t>rich</w:t>
      </w:r>
      <w:r w:rsidR="00B778CC">
        <w:rPr>
          <w:rFonts w:ascii="Times New Roman" w:hAnsi="Times New Roman" w:cs="Times New Roman"/>
        </w:rPr>
        <w:t xml:space="preserve"> accounts, infants</w:t>
      </w:r>
      <w:r w:rsidR="005E4A7C">
        <w:rPr>
          <w:rFonts w:ascii="Times New Roman" w:hAnsi="Times New Roman" w:cs="Times New Roman"/>
        </w:rPr>
        <w:t xml:space="preserve"> possess </w:t>
      </w:r>
      <w:r w:rsidR="00557E8E">
        <w:rPr>
          <w:rFonts w:ascii="Times New Roman" w:hAnsi="Times New Roman" w:cs="Times New Roman"/>
        </w:rPr>
        <w:t>early emerging</w:t>
      </w:r>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BB2364">
        <w:rPr>
          <w:rFonts w:ascii="Times New Roman" w:hAnsi="Times New Roman" w:cs="Times New Roman"/>
        </w:rPr>
        <w:t xml:space="preserve">These mechanisms are called domain-specific because they are triggered by a single input type and operate in a single domain. </w:t>
      </w:r>
      <w:r w:rsidR="009F48D5">
        <w:rPr>
          <w:rFonts w:ascii="Times New Roman" w:eastAsia="Times New Roman" w:hAnsi="Times New Roman" w:cs="Times New Roman"/>
        </w:rPr>
        <w:t xml:space="preserve">An </w:t>
      </w:r>
      <w:r w:rsidR="00FC550B">
        <w:rPr>
          <w:rFonts w:ascii="Times New Roman" w:eastAsia="Times New Roman" w:hAnsi="Times New Roman" w:cs="Times New Roman"/>
        </w:rPr>
        <w:t>example of such an</w:t>
      </w:r>
      <w:r w:rsidR="00FA188E">
        <w:rPr>
          <w:rFonts w:ascii="Times New Roman" w:eastAsia="Times New Roman" w:hAnsi="Times New Roman" w:cs="Times New Roman"/>
        </w:rPr>
        <w:t xml:space="preserve"> account</w:t>
      </w:r>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BB2364">
        <w:rPr>
          <w:rFonts w:ascii="Times New Roman" w:hAnsi="Times New Roman" w:cs="Times New Roman"/>
        </w:rPr>
        <w:t xml:space="preserve"> On this perspective,</w:t>
      </w:r>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ins w:id="217" w:author="Benton, Deon" w:date="2026-06-13T17:33:00Z" w16du:dateUtc="2026-06-13T22:33:00Z">
        <w:r w:rsidR="00B57D78">
          <w:rPr>
            <w:rFonts w:ascii="Times New Roman" w:hAnsi="Times New Roman" w:cs="Times New Roman"/>
          </w:rPr>
          <w:t>then an observed action is transformed into an interpreted action representation; that is, the</w:t>
        </w:r>
      </w:ins>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ins w:id="218" w:author="Benton, Deon" w:date="2026-06-13T17:34:00Z" w16du:dateUtc="2026-06-13T22:34:00Z">
        <w:r w:rsidR="00B57D78">
          <w:rPr>
            <w:rFonts w:ascii="Times New Roman" w:hAnsi="Times New Roman" w:cs="Times New Roman"/>
          </w:rPr>
          <w:t>On this account, then,</w:t>
        </w:r>
      </w:ins>
      <w:r w:rsidR="002C2FA4" w:rsidRPr="00996380">
        <w:rPr>
          <w:rFonts w:ascii="Times New Roman" w:hAnsi="Times New Roman" w:cs="Times New Roman"/>
        </w:rPr>
        <w:t xml:space="preserve"> </w:t>
      </w:r>
      <w:r w:rsidR="000D7247">
        <w:rPr>
          <w:rFonts w:ascii="Times New Roman" w:hAnsi="Times New Roman" w:cs="Times New Roman"/>
        </w:rPr>
        <w:t>an action is goal</w:t>
      </w:r>
      <w:r w:rsidR="002C2FA4">
        <w:rPr>
          <w:rFonts w:ascii="Times New Roman" w:hAnsi="Times New Roman" w:cs="Times New Roman"/>
        </w:rPr>
        <w:t>-directed</w:t>
      </w:r>
      <w:r w:rsidR="000D7247">
        <w:rPr>
          <w:rFonts w:ascii="Times New Roman" w:hAnsi="Times New Roman" w:cs="Times New Roman"/>
        </w:rPr>
        <w:t xml:space="preserve"> </w:t>
      </w:r>
      <w:r w:rsidR="00CB5C86">
        <w:rPr>
          <w:rFonts w:ascii="Times New Roman" w:hAnsi="Times New Roman" w:cs="Times New Roman"/>
        </w:rPr>
        <w:t>if it is deemed</w:t>
      </w:r>
      <w:r w:rsidR="000D7247">
        <w:rPr>
          <w:rFonts w:ascii="Times New Roman" w:hAnsi="Times New Roman" w:cs="Times New Roman"/>
        </w:rPr>
        <w:t xml:space="preserve"> rational and efficient.</w:t>
      </w:r>
      <w:r w:rsidR="006A02DB">
        <w:rPr>
          <w:rFonts w:ascii="Times New Roman" w:hAnsi="Times New Roman" w:cs="Times New Roman"/>
        </w:rPr>
        <w:t xml:space="preserve"> </w:t>
      </w:r>
      <w:r w:rsidR="005917B9" w:rsidRPr="00080943">
        <w:rPr>
          <w:rFonts w:ascii="Times New Roman" w:hAnsi="Times New Roman" w:cs="Times New Roman"/>
        </w:rPr>
        <w:t xml:space="preserve">Crucially, </w:t>
      </w:r>
      <w:ins w:id="219" w:author="Benton, Deon" w:date="2026-06-13T17:34:00Z" w16du:dateUtc="2026-06-13T22:34:00Z">
        <w:r w:rsidR="00B57D78">
          <w:rPr>
            <w:rFonts w:ascii="Times New Roman" w:hAnsi="Times New Roman" w:cs="Times New Roman"/>
          </w:rPr>
          <w:t>the teleological stance</w:t>
        </w:r>
      </w:ins>
      <w:r w:rsidR="005917B9" w:rsidRPr="00080943">
        <w:rPr>
          <w:rFonts w:ascii="Times New Roman" w:hAnsi="Times New Roman" w:cs="Times New Roman"/>
        </w:rPr>
        <w:t xml:space="preserve"> </w:t>
      </w:r>
      <w:r w:rsidR="005917B9">
        <w:rPr>
          <w:rFonts w:ascii="Times New Roman" w:hAnsi="Times New Roman" w:cs="Times New Roman"/>
        </w:rPr>
        <w:t xml:space="preserve">is </w:t>
      </w:r>
      <w:r w:rsidR="000064AB">
        <w:rPr>
          <w:rFonts w:ascii="Times New Roman" w:hAnsi="Times New Roman" w:cs="Times New Roman"/>
        </w:rPr>
        <w:t>“</w:t>
      </w:r>
      <w:r w:rsidR="005917B9">
        <w:rPr>
          <w:rFonts w:ascii="Times New Roman" w:hAnsi="Times New Roman" w:cs="Times New Roman"/>
        </w:rPr>
        <w:t>non-mentalistic</w:t>
      </w:r>
      <w:r w:rsidR="000064AB">
        <w:rPr>
          <w:rFonts w:ascii="Times New Roman" w:hAnsi="Times New Roman" w:cs="Times New Roman"/>
        </w:rPr>
        <w:t>”</w:t>
      </w:r>
      <w:r w:rsidR="00FA10B5">
        <w:rPr>
          <w:rFonts w:ascii="Times New Roman" w:hAnsi="Times New Roman" w:cs="Times New Roman"/>
        </w:rPr>
        <w:t xml:space="preserve">: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F17F58">
        <w:rPr>
          <w:rFonts w:ascii="Times New Roman" w:hAnsi="Times New Roman" w:cs="Times New Roman"/>
        </w:rPr>
        <w:t xml:space="preserve"> (i.e., beliefs, desires, and intentions)</w:t>
      </w:r>
      <w:r w:rsidR="005917B9">
        <w:rPr>
          <w:rFonts w:ascii="Times New Roman" w:hAnsi="Times New Roman" w:cs="Times New Roman"/>
        </w:rPr>
        <w:t xml:space="preserve">. </w:t>
      </w:r>
    </w:p>
    <w:p w14:paraId="0D27293B" w14:textId="49C173B3"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plans—sequences of</w:t>
      </w:r>
      <w:ins w:id="220" w:author="Benton, Deon" w:date="2026-06-13T17:36:00Z" w16du:dateUtc="2026-06-13T22:36:00Z">
        <w:r w:rsidR="00AA1D3B">
          <w:rPr>
            <w:rFonts w:ascii="Times New Roman" w:hAnsi="Times New Roman" w:cs="Times New Roman"/>
          </w:rPr>
          <w:t xml:space="preserve"> goal-directed</w:t>
        </w:r>
      </w:ins>
      <w:r w:rsidR="00FD6C4C">
        <w:rPr>
          <w:rFonts w:ascii="Times New Roman" w:hAnsi="Times New Roman" w:cs="Times New Roman"/>
        </w:rPr>
        <w:t xml:space="preserve"> actions—</w:t>
      </w:r>
      <w:r w:rsidR="00B75E95">
        <w:rPr>
          <w:rFonts w:ascii="Times New Roman" w:hAnsi="Times New Roman" w:cs="Times New Roman"/>
        </w:rPr>
        <w:t>in accordance with their</w:t>
      </w:r>
      <w:r w:rsidR="00FD6C4C">
        <w:rPr>
          <w:rFonts w:ascii="Times New Roman" w:hAnsi="Times New Roman" w:cs="Times New Roman"/>
        </w:rPr>
        <w:t xml:space="preserve"> expected subjective utilities. A subjective utility is the </w:t>
      </w:r>
      <w:r w:rsidR="00FD6C4C">
        <w:rPr>
          <w:rFonts w:ascii="Times New Roman" w:hAnsi="Times New Roman" w:cs="Times New Roman"/>
        </w:rPr>
        <w:lastRenderedPageBreak/>
        <w:t>difference between the rewards that result from an outcome and the cost of executing the plan.</w:t>
      </w:r>
      <w:r w:rsidR="0036596B">
        <w:rPr>
          <w:rFonts w:ascii="Times New Roman" w:hAnsi="Times New Roman" w:cs="Times New Roman"/>
        </w:rPr>
        <w:t xml:space="preserve"> </w:t>
      </w:r>
      <w:ins w:id="221" w:author="Benton, Deon" w:date="2026-06-13T17:02:00Z" w16du:dateUtc="2026-06-13T22:02:00Z">
        <w:r w:rsidR="00B75E95">
          <w:rPr>
            <w:rFonts w:ascii="Times New Roman" w:hAnsi="Times New Roman" w:cs="Times New Roman"/>
          </w:rPr>
          <w:t>Agents are expected to choose those plans that, b</w:t>
        </w:r>
      </w:ins>
      <w:ins w:id="222" w:author="Benton, Deon" w:date="2026-06-13T17:03:00Z" w16du:dateUtc="2026-06-13T22:03:00Z">
        <w:r w:rsidR="00B75E95">
          <w:rPr>
            <w:rFonts w:ascii="Times New Roman" w:hAnsi="Times New Roman" w:cs="Times New Roman"/>
          </w:rPr>
          <w:t>y</w:t>
        </w:r>
      </w:ins>
      <w:ins w:id="223" w:author="Benton, Deon" w:date="2026-06-13T17:02:00Z" w16du:dateUtc="2026-06-13T22:02:00Z">
        <w:r w:rsidR="00B75E95">
          <w:rPr>
            <w:rFonts w:ascii="Times New Roman" w:hAnsi="Times New Roman" w:cs="Times New Roman"/>
          </w:rPr>
          <w:t xml:space="preserve"> minimiz</w:t>
        </w:r>
      </w:ins>
      <w:ins w:id="224" w:author="Benton, Deon" w:date="2026-06-13T17:03:00Z" w16du:dateUtc="2026-06-13T22:03:00Z">
        <w:r w:rsidR="00B75E95">
          <w:rPr>
            <w:rFonts w:ascii="Times New Roman" w:hAnsi="Times New Roman" w:cs="Times New Roman"/>
          </w:rPr>
          <w:t>ing</w:t>
        </w:r>
      </w:ins>
      <w:ins w:id="225" w:author="Benton, Deon" w:date="2026-06-13T17:02:00Z" w16du:dateUtc="2026-06-13T22:02:00Z">
        <w:r w:rsidR="00B75E95">
          <w:rPr>
            <w:rFonts w:ascii="Times New Roman" w:hAnsi="Times New Roman" w:cs="Times New Roman"/>
          </w:rPr>
          <w:t xml:space="preserve"> unnecessary costs</w:t>
        </w:r>
      </w:ins>
      <w:ins w:id="226" w:author="Benton, Deon" w:date="2026-06-13T17:03:00Z" w16du:dateUtc="2026-06-13T22:03:00Z">
        <w:r w:rsidR="00B75E95">
          <w:rPr>
            <w:rFonts w:ascii="Times New Roman" w:hAnsi="Times New Roman" w:cs="Times New Roman"/>
          </w:rPr>
          <w:t>,</w:t>
        </w:r>
      </w:ins>
      <w:ins w:id="227" w:author="Benton, Deon" w:date="2026-06-13T17:02:00Z" w16du:dateUtc="2026-06-13T22:02:00Z">
        <w:r w:rsidR="00B75E95">
          <w:rPr>
            <w:rFonts w:ascii="Times New Roman" w:hAnsi="Times New Roman" w:cs="Times New Roman"/>
          </w:rPr>
          <w:t xml:space="preserve"> make this difference as large as possible. </w:t>
        </w:r>
      </w:ins>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ins w:id="228" w:author="Benton, Deon" w:date="2026-06-13T17:35:00Z" w16du:dateUtc="2026-06-13T22:35:00Z">
        <w:r w:rsidR="00640CDB">
          <w:rPr>
            <w:rFonts w:ascii="Times New Roman" w:hAnsi="Times New Roman" w:cs="Times New Roman"/>
          </w:rPr>
          <w:t>—via Bayesian inference—</w:t>
        </w:r>
      </w:ins>
      <w:r w:rsidR="00020BD2">
        <w:rPr>
          <w:rFonts w:ascii="Times New Roman" w:hAnsi="Times New Roman" w:cs="Times New Roman"/>
        </w:rPr>
        <w:t>the</w:t>
      </w:r>
      <w:r w:rsidR="00FD6C4C">
        <w:rPr>
          <w:rFonts w:ascii="Times New Roman" w:hAnsi="Times New Roman" w:cs="Times New Roman"/>
        </w:rPr>
        <w:t xml:space="preserve"> </w:t>
      </w:r>
      <w:r w:rsidR="00930D6E">
        <w:rPr>
          <w:rFonts w:ascii="Times New Roman" w:hAnsi="Times New Roman" w:cs="Times New Roman"/>
        </w:rPr>
        <w:t xml:space="preserve">rewards and costs that drove </w:t>
      </w:r>
      <w:ins w:id="229" w:author="Benton, Deon" w:date="2026-06-13T17:03:00Z" w16du:dateUtc="2026-06-13T22:03:00Z">
        <w:r w:rsidR="00B75E95">
          <w:rPr>
            <w:rFonts w:ascii="Times New Roman" w:hAnsi="Times New Roman" w:cs="Times New Roman"/>
          </w:rPr>
          <w:t>the agent to choose a plan</w:t>
        </w:r>
      </w:ins>
      <w:r w:rsidR="001F4EC9">
        <w:rPr>
          <w:rFonts w:ascii="Times New Roman" w:hAnsi="Times New Roman" w:cs="Times New Roman"/>
        </w:rPr>
        <w:t xml:space="preserve"> from </w:t>
      </w:r>
      <w:ins w:id="230" w:author="Benton, Deon" w:date="2026-06-13T17:03:00Z" w16du:dateUtc="2026-06-13T22:03:00Z">
        <w:r w:rsidR="00B75E95">
          <w:rPr>
            <w:rFonts w:ascii="Times New Roman" w:hAnsi="Times New Roman" w:cs="Times New Roman"/>
          </w:rPr>
          <w:t>its behavior</w:t>
        </w:r>
      </w:ins>
      <w:r>
        <w:rPr>
          <w:rFonts w:ascii="Times New Roman" w:hAnsi="Times New Roman" w:cs="Times New Roman"/>
        </w:rPr>
        <w:t>.</w:t>
      </w:r>
      <w:r w:rsidR="00FA10B5">
        <w:rPr>
          <w:rFonts w:ascii="Times New Roman" w:hAnsi="Times New Roman" w:cs="Times New Roman"/>
        </w:rPr>
        <w:t xml:space="preserve"> </w:t>
      </w:r>
    </w:p>
    <w:p w14:paraId="753B37F9" w14:textId="5316FBDE"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B0881">
        <w:rPr>
          <w:rFonts w:ascii="Times New Roman" w:hAnsi="Times New Roman" w:cs="Times New Roman"/>
        </w:rPr>
        <w:t>action efficiency understanding</w:t>
      </w:r>
      <w:r w:rsidRPr="00A06DD6">
        <w:rPr>
          <w:rFonts w:ascii="Times New Roman" w:hAnsi="Times New Roman" w:cs="Times New Roman"/>
        </w:rPr>
        <w:t xml:space="preserve"> </w:t>
      </w:r>
      <w:r w:rsidR="005B1315">
        <w:rPr>
          <w:rFonts w:ascii="Times New Roman" w:hAnsi="Times New Roman" w:cs="Times New Roman"/>
        </w:rPr>
        <w:t>on the one hand</w:t>
      </w:r>
      <w:r w:rsidR="005B1315" w:rsidRPr="00A06DD6">
        <w:rPr>
          <w:rFonts w:ascii="Times New Roman" w:hAnsi="Times New Roman" w:cs="Times New Roman"/>
        </w:rPr>
        <w:t xml:space="preserve"> </w:t>
      </w:r>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r w:rsidR="005B1315">
        <w:rPr>
          <w:rFonts w:ascii="Times New Roman" w:hAnsi="Times New Roman" w:cs="Times New Roman"/>
        </w:rPr>
        <w:t>on the other</w:t>
      </w:r>
      <w:r w:rsidR="005B1315" w:rsidRPr="00A06DD6">
        <w:rPr>
          <w:rFonts w:ascii="Times New Roman" w:hAnsi="Times New Roman" w:cs="Times New Roman"/>
        </w:rPr>
        <w:t xml:space="preserve"> </w:t>
      </w:r>
      <w:r w:rsidRPr="00A06DD6">
        <w:rPr>
          <w:rFonts w:ascii="Times New Roman" w:hAnsi="Times New Roman" w:cs="Times New Roman"/>
        </w:rPr>
        <w:t>can be explained by</w:t>
      </w:r>
      <w:r>
        <w:rPr>
          <w:rFonts w:ascii="Times New Roman" w:hAnsi="Times New Roman" w:cs="Times New Roman"/>
        </w:rPr>
        <w:t xml:space="preserve"> </w:t>
      </w:r>
      <w:ins w:id="231" w:author="Benton, Deon" w:date="2026-06-13T17:13:00Z" w16du:dateUtc="2026-06-13T22:13:00Z">
        <w:r w:rsidR="00FD3467">
          <w:rPr>
            <w:rFonts w:ascii="Times New Roman" w:hAnsi="Times New Roman" w:cs="Times New Roman"/>
          </w:rPr>
          <w:t>two</w:t>
        </w:r>
      </w:ins>
      <w:r w:rsidR="00932620">
        <w:rPr>
          <w:rFonts w:ascii="Times New Roman" w:hAnsi="Times New Roman" w:cs="Times New Roman"/>
        </w:rPr>
        <w:t xml:space="preserve"> domain-specific</w:t>
      </w:r>
      <w:r>
        <w:rPr>
          <w:rFonts w:ascii="Times New Roman" w:hAnsi="Times New Roman" w:cs="Times New Roman"/>
        </w:rPr>
        <w:t xml:space="preserve"> systems</w:t>
      </w:r>
      <w:ins w:id="232" w:author="Benton, Deon" w:date="2026-06-13T17:13:00Z" w16du:dateUtc="2026-06-13T22:13:00Z">
        <w:r w:rsidR="00FD3467">
          <w:rPr>
            <w:rFonts w:ascii="Times New Roman" w:hAnsi="Times New Roman" w:cs="Times New Roman"/>
          </w:rPr>
          <w:t xml:space="preserve"> that, despite being independent, interact </w:t>
        </w:r>
      </w:ins>
      <w:del w:id="233" w:author="Benton, Deon" w:date="2026-06-13T17:37:00Z" w16du:dateUtc="2026-06-13T22:37:00Z">
        <w:r w:rsidDel="00C51AAE">
          <w:rPr>
            <w:rFonts w:ascii="Times New Roman" w:hAnsi="Times New Roman" w:cs="Times New Roman"/>
          </w:rPr>
          <w:delText xml:space="preserve"> </w:delText>
        </w:r>
      </w:del>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 xml:space="preserve">Liu et al., </w:t>
      </w:r>
      <w:r w:rsidR="00D32155">
        <w:rPr>
          <w:rFonts w:ascii="Times New Roman" w:hAnsi="Times New Roman" w:cs="Times New Roman"/>
        </w:rPr>
        <w:t>2026</w:t>
      </w:r>
      <w:r w:rsidR="00442495">
        <w:rPr>
          <w:rFonts w:ascii="Times New Roman" w:hAnsi="Times New Roman" w:cs="Times New Roman"/>
        </w:rPr>
        <w:t>)</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5B1315">
        <w:rPr>
          <w:rFonts w:ascii="Times New Roman" w:hAnsi="Times New Roman" w:cs="Times New Roman"/>
        </w:rPr>
        <w:t>A key assumption of this account</w:t>
      </w:r>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r w:rsidR="005B1315">
        <w:rPr>
          <w:rFonts w:ascii="Times New Roman" w:hAnsi="Times New Roman" w:cs="Times New Roman"/>
        </w:rPr>
        <w:t xml:space="preserve"> system</w:t>
      </w:r>
      <w:r w:rsidR="00C04915">
        <w:rPr>
          <w:rFonts w:ascii="Times New Roman" w:hAnsi="Times New Roman" w:cs="Times New Roman"/>
        </w:rPr>
        <w:t xml:space="preserve"> </w:t>
      </w:r>
      <w:r w:rsidR="005B1315">
        <w:rPr>
          <w:rFonts w:ascii="Times New Roman" w:hAnsi="Times New Roman" w:cs="Times New Roman"/>
        </w:rPr>
        <w:t>depends on</w:t>
      </w:r>
      <w:r w:rsidR="0031611D">
        <w:rPr>
          <w:rFonts w:ascii="Times New Roman" w:hAnsi="Times New Roman" w:cs="Times New Roman"/>
        </w:rPr>
        <w:t>, and receives input from,</w:t>
      </w:r>
      <w:r w:rsidR="005B1315">
        <w:rPr>
          <w:rFonts w:ascii="Times New Roman" w:hAnsi="Times New Roman" w:cs="Times New Roman"/>
        </w:rPr>
        <w:t xml:space="preserve"> the</w:t>
      </w:r>
      <w:r w:rsidR="002C108B">
        <w:rPr>
          <w:rFonts w:ascii="Times New Roman" w:hAnsi="Times New Roman" w:cs="Times New Roman"/>
        </w:rPr>
        <w:t xml:space="preserve"> naïve physics system. As Liu et al. (</w:t>
      </w:r>
      <w:r w:rsidR="000C32F7">
        <w:rPr>
          <w:rFonts w:ascii="Times New Roman" w:hAnsi="Times New Roman" w:cs="Times New Roman"/>
        </w:rPr>
        <w:t>2026</w:t>
      </w:r>
      <w:ins w:id="234" w:author="Benton, Deon" w:date="2026-06-13T17:14:00Z" w16du:dateUtc="2026-06-13T22:14:00Z">
        <w:r w:rsidR="007F1BA8">
          <w:rPr>
            <w:rFonts w:ascii="Times New Roman" w:hAnsi="Times New Roman" w:cs="Times New Roman"/>
          </w:rPr>
          <w:t>, p.</w:t>
        </w:r>
      </w:ins>
      <w:ins w:id="235" w:author="Benton, Deon" w:date="2026-06-13T17:16:00Z" w16du:dateUtc="2026-06-13T22:16:00Z">
        <w:r w:rsidR="007F1BA8">
          <w:rPr>
            <w:rFonts w:ascii="Times New Roman" w:hAnsi="Times New Roman" w:cs="Times New Roman"/>
          </w:rPr>
          <w:t xml:space="preserve"> 66</w:t>
        </w:r>
      </w:ins>
      <w:r w:rsidR="002C108B">
        <w:rPr>
          <w:rFonts w:ascii="Times New Roman" w:hAnsi="Times New Roman" w:cs="Times New Roman"/>
        </w:rPr>
        <w:t xml:space="preserve">) state, </w:t>
      </w:r>
      <w:r w:rsidR="000064AB">
        <w:rPr>
          <w:rFonts w:ascii="Times New Roman" w:hAnsi="Times New Roman" w:cs="Times New Roman"/>
        </w:rPr>
        <w:t>“</w:t>
      </w:r>
      <w:r w:rsidR="002C108B">
        <w:rPr>
          <w:rFonts w:ascii="Times New Roman" w:hAnsi="Times New Roman" w:cs="Times New Roman"/>
        </w:rPr>
        <w:t>computations about the mind require input from naïve physics to return an answer</w:t>
      </w:r>
      <w:r w:rsidR="000064AB">
        <w:rPr>
          <w:rFonts w:ascii="Times New Roman" w:hAnsi="Times New Roman" w:cs="Times New Roman"/>
        </w:rPr>
        <w:t>”</w:t>
      </w:r>
      <w:r w:rsidR="002C108B">
        <w:rPr>
          <w:rFonts w:ascii="Times New Roman" w:hAnsi="Times New Roman" w:cs="Times New Roman"/>
        </w:rPr>
        <w:t xml:space="preserve">. </w:t>
      </w:r>
    </w:p>
    <w:p w14:paraId="7C9D2B33" w14:textId="0C52EF03" w:rsidR="000F3F41" w:rsidRDefault="00CB402C" w:rsidP="00F06FB8">
      <w:pPr>
        <w:spacing w:line="480" w:lineRule="auto"/>
        <w:ind w:firstLine="720"/>
        <w:contextualSpacing/>
        <w:rPr>
          <w:rFonts w:ascii="Times New Roman" w:hAnsi="Times New Roman" w:cs="Times New Roman"/>
        </w:rPr>
      </w:pPr>
      <w:ins w:id="236" w:author="Benton, Deon" w:date="2026-06-13T17:21:00Z" w16du:dateUtc="2026-06-13T22:21:00Z">
        <w:r>
          <w:rPr>
            <w:rFonts w:ascii="Times New Roman" w:hAnsi="Times New Roman" w:cs="Times New Roman"/>
          </w:rPr>
          <w:t>Despite differing</w:t>
        </w:r>
      </w:ins>
      <w:r w:rsidR="00052CF0">
        <w:rPr>
          <w:rFonts w:ascii="Times New Roman" w:hAnsi="Times New Roman" w:cs="Times New Roman"/>
        </w:rPr>
        <w:t xml:space="preserve"> somewhat in their specifics</w:t>
      </w:r>
      <w:r w:rsidR="00C62E91" w:rsidRPr="00C62E91">
        <w:rPr>
          <w:rFonts w:ascii="Times New Roman" w:hAnsi="Times New Roman" w:cs="Times New Roman"/>
        </w:rPr>
        <w:t xml:space="preserve">, </w:t>
      </w:r>
      <w:del w:id="237" w:author="Benton, Deon" w:date="2026-06-13T17:21:00Z" w16du:dateUtc="2026-06-13T22:21:00Z">
        <w:r w:rsidR="00C62E91" w:rsidRPr="00C62E91" w:rsidDel="00CB402C">
          <w:rPr>
            <w:rFonts w:ascii="Times New Roman" w:hAnsi="Times New Roman" w:cs="Times New Roman"/>
          </w:rPr>
          <w:delText xml:space="preserve">they </w:delText>
        </w:r>
      </w:del>
      <w:ins w:id="238" w:author="Benton, Deon" w:date="2026-06-13T17:21:00Z" w16du:dateUtc="2026-06-13T22:21:00Z">
        <w:r>
          <w:rPr>
            <w:rFonts w:ascii="Times New Roman" w:hAnsi="Times New Roman" w:cs="Times New Roman"/>
          </w:rPr>
          <w:t>each of these accounts</w:t>
        </w:r>
        <w:r w:rsidRPr="00C62E91">
          <w:rPr>
            <w:rFonts w:ascii="Times New Roman" w:hAnsi="Times New Roman" w:cs="Times New Roman"/>
          </w:rPr>
          <w:t xml:space="preserve"> </w:t>
        </w:r>
      </w:ins>
      <w:r w:rsidR="00C62E91" w:rsidRPr="00C62E91">
        <w:rPr>
          <w:rFonts w:ascii="Times New Roman" w:hAnsi="Times New Roman" w:cs="Times New Roman"/>
        </w:rPr>
        <w:t xml:space="preserve">share the notion that infants process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00C62E91" w:rsidRPr="00C62E91">
        <w:rPr>
          <w:rFonts w:ascii="Times New Roman" w:hAnsi="Times New Roman" w:cs="Times New Roman"/>
        </w:rPr>
        <w:t>actions</w:t>
      </w:r>
      <w:r w:rsidR="0031611D">
        <w:rPr>
          <w:rFonts w:ascii="Times New Roman" w:hAnsi="Times New Roman" w:cs="Times New Roman"/>
        </w:rPr>
        <w:t xml:space="preserve"> in</w:t>
      </w:r>
      <w:r w:rsidR="00270E73">
        <w:rPr>
          <w:rFonts w:ascii="Times New Roman" w:hAnsi="Times New Roman" w:cs="Times New Roman"/>
        </w:rPr>
        <w:t xml:space="preserve"> terms of</w:t>
      </w:r>
      <w:r w:rsidR="00C62E91" w:rsidRPr="00C62E91">
        <w:rPr>
          <w:rFonts w:ascii="Times New Roman" w:hAnsi="Times New Roman" w:cs="Times New Roman"/>
        </w:rPr>
        <w:t xml:space="preserve"> </w:t>
      </w:r>
      <w:r w:rsidR="00C62E91">
        <w:rPr>
          <w:rFonts w:ascii="Times New Roman" w:hAnsi="Times New Roman" w:cs="Times New Roman"/>
        </w:rPr>
        <w:t>their efficiency</w:t>
      </w:r>
      <w:r w:rsidR="00CD2C97">
        <w:rPr>
          <w:rFonts w:ascii="Times New Roman" w:hAnsi="Times New Roman" w:cs="Times New Roman"/>
        </w:rPr>
        <w:t>,</w:t>
      </w:r>
      <w:r w:rsidR="00C62E91">
        <w:rPr>
          <w:rFonts w:ascii="Times New Roman" w:hAnsi="Times New Roman" w:cs="Times New Roman"/>
        </w:rPr>
        <w:t xml:space="preserve"> </w:t>
      </w:r>
      <w:r w:rsidR="001166DF">
        <w:rPr>
          <w:rFonts w:ascii="Times New Roman" w:hAnsi="Times New Roman" w:cs="Times New Roman"/>
        </w:rPr>
        <w:t xml:space="preserve">rationality, </w:t>
      </w:r>
      <w:r w:rsidR="000C5ABC">
        <w:rPr>
          <w:rFonts w:ascii="Times New Roman" w:hAnsi="Times New Roman" w:cs="Times New Roman"/>
        </w:rPr>
        <w:t xml:space="preserve">cost, </w:t>
      </w:r>
      <w:r w:rsidR="007B68D3">
        <w:rPr>
          <w:rFonts w:ascii="Times New Roman" w:hAnsi="Times New Roman" w:cs="Times New Roman"/>
        </w:rPr>
        <w:t>and rewards,</w:t>
      </w:r>
      <w:r w:rsidR="00CD2C97">
        <w:rPr>
          <w:rFonts w:ascii="Times New Roman" w:hAnsi="Times New Roman" w:cs="Times New Roman"/>
        </w:rPr>
        <w:t xml:space="preserve"> among other things</w:t>
      </w:r>
      <w:r w:rsidR="00C62E91" w:rsidRPr="00C62E91">
        <w:rPr>
          <w:rFonts w:ascii="Times New Roman" w:hAnsi="Times New Roman" w:cs="Times New Roman"/>
        </w:rPr>
        <w:t xml:space="preserve">. </w:t>
      </w:r>
      <w:r w:rsidR="00712CF8">
        <w:rPr>
          <w:rFonts w:ascii="Times New Roman" w:hAnsi="Times New Roman" w:cs="Times New Roman"/>
        </w:rPr>
        <w:t>The notion that infants possess these concepts has some intuitive appeal</w:t>
      </w:r>
      <w:r w:rsidR="00C62E91" w:rsidRPr="00C62E91">
        <w:rPr>
          <w:rFonts w:ascii="Times New Roman" w:hAnsi="Times New Roman" w:cs="Times New Roman"/>
        </w:rPr>
        <w:t xml:space="preserve">, </w:t>
      </w:r>
      <w:r w:rsidR="00D35AAC">
        <w:rPr>
          <w:rFonts w:ascii="Times New Roman" w:hAnsi="Times New Roman" w:cs="Times New Roman"/>
        </w:rPr>
        <w:t xml:space="preserve">not least because adults </w:t>
      </w:r>
      <w:del w:id="239" w:author="Benton, Deon" w:date="2026-06-13T17:30:00Z" w16du:dateUtc="2026-06-13T22:30:00Z">
        <w:r w:rsidR="0031611D" w:rsidDel="00FC4D03">
          <w:rPr>
            <w:rFonts w:ascii="Times New Roman" w:hAnsi="Times New Roman" w:cs="Times New Roman"/>
          </w:rPr>
          <w:delText xml:space="preserve"> </w:delText>
        </w:r>
      </w:del>
      <w:ins w:id="240" w:author="Benton, Deon" w:date="2026-06-13T17:22:00Z" w16du:dateUtc="2026-06-13T22:22:00Z">
        <w:r>
          <w:rPr>
            <w:rFonts w:ascii="Times New Roman" w:hAnsi="Times New Roman" w:cs="Times New Roman"/>
          </w:rPr>
          <w:t xml:space="preserve">likely </w:t>
        </w:r>
      </w:ins>
      <w:r w:rsidR="0031611D">
        <w:rPr>
          <w:rFonts w:ascii="Times New Roman" w:hAnsi="Times New Roman" w:cs="Times New Roman"/>
        </w:rPr>
        <w:t>use</w:t>
      </w:r>
      <w:r w:rsidR="00712CF8">
        <w:rPr>
          <w:rFonts w:ascii="Times New Roman" w:hAnsi="Times New Roman" w:cs="Times New Roman"/>
        </w:rPr>
        <w:t xml:space="preserve"> similar</w:t>
      </w:r>
      <w:r w:rsidR="00C62E91" w:rsidRPr="00C62E91">
        <w:rPr>
          <w:rFonts w:ascii="Times New Roman" w:hAnsi="Times New Roman" w:cs="Times New Roman"/>
        </w:rPr>
        <w:t xml:space="preserve"> principles to interpret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00C62E91" w:rsidRPr="00C62E91">
        <w:rPr>
          <w:rFonts w:ascii="Times New Roman" w:hAnsi="Times New Roman" w:cs="Times New Roman"/>
        </w:rPr>
        <w:t>actions. Other a</w:t>
      </w:r>
      <w:r w:rsidR="00CC4C6E">
        <w:rPr>
          <w:rFonts w:ascii="Times New Roman" w:hAnsi="Times New Roman" w:cs="Times New Roman"/>
        </w:rPr>
        <w:t>ttractive</w:t>
      </w:r>
      <w:r w:rsidR="00C62E91" w:rsidRPr="00C62E91">
        <w:rPr>
          <w:rFonts w:ascii="Times New Roman" w:hAnsi="Times New Roman" w:cs="Times New Roman"/>
        </w:rPr>
        <w:t xml:space="preserve"> aspects of these accounts are that they address foundational questions</w:t>
      </w:r>
      <w:r w:rsidR="00AC6FC0">
        <w:rPr>
          <w:rFonts w:ascii="Times New Roman" w:hAnsi="Times New Roman" w:cs="Times New Roman"/>
        </w:rPr>
        <w:t xml:space="preserve"> at the heart of the developmental cognitive sciences</w:t>
      </w:r>
      <w:r w:rsidR="00CD2C97">
        <w:rPr>
          <w:rFonts w:ascii="Times New Roman" w:hAnsi="Times New Roman" w:cs="Times New Roman"/>
        </w:rPr>
        <w:t>,</w:t>
      </w:r>
      <w:r w:rsidR="00C62E91" w:rsidRPr="00C62E91">
        <w:rPr>
          <w:rFonts w:ascii="Times New Roman" w:hAnsi="Times New Roman" w:cs="Times New Roman"/>
        </w:rPr>
        <w:t xml:space="preserve"> have generated a</w:t>
      </w:r>
      <w:r w:rsidR="002F05F8">
        <w:rPr>
          <w:rFonts w:ascii="Times New Roman" w:hAnsi="Times New Roman" w:cs="Times New Roman"/>
        </w:rPr>
        <w:t xml:space="preserve"> substantial body of research,</w:t>
      </w:r>
      <w:r w:rsidR="00C62E91">
        <w:rPr>
          <w:rFonts w:ascii="Times New Roman" w:hAnsi="Times New Roman" w:cs="Times New Roman"/>
        </w:rPr>
        <w:t xml:space="preserve"> </w:t>
      </w:r>
      <w:r w:rsidR="00C62E91" w:rsidRPr="00C62E91">
        <w:rPr>
          <w:rFonts w:ascii="Times New Roman" w:hAnsi="Times New Roman" w:cs="Times New Roman"/>
        </w:rPr>
        <w:t>and</w:t>
      </w:r>
      <w:r w:rsidR="00C62E91">
        <w:rPr>
          <w:rFonts w:ascii="Times New Roman" w:hAnsi="Times New Roman" w:cs="Times New Roman"/>
        </w:rPr>
        <w:t xml:space="preserve"> </w:t>
      </w:r>
      <w:r w:rsidR="006C5AAB">
        <w:rPr>
          <w:rFonts w:ascii="Times New Roman" w:hAnsi="Times New Roman" w:cs="Times New Roman"/>
        </w:rPr>
        <w:t>enjoy some degree of</w:t>
      </w:r>
      <w:r w:rsidR="00C62E91" w:rsidRPr="00C62E91">
        <w:rPr>
          <w:rFonts w:ascii="Times New Roman" w:hAnsi="Times New Roman" w:cs="Times New Roman"/>
        </w:rPr>
        <w:t xml:space="preserve"> empirical support. </w:t>
      </w:r>
      <w:r w:rsidR="008A4FA6">
        <w:rPr>
          <w:rFonts w:ascii="Times New Roman" w:hAnsi="Times New Roman" w:cs="Times New Roman"/>
        </w:rPr>
        <w:t>Yet</w:t>
      </w:r>
      <w:r w:rsidR="00214F56">
        <w:rPr>
          <w:rFonts w:ascii="Times New Roman" w:hAnsi="Times New Roman" w:cs="Times New Roman"/>
        </w:rPr>
        <w:t>,</w:t>
      </w:r>
      <w:r w:rsidR="008A4FA6">
        <w:rPr>
          <w:rFonts w:ascii="Times New Roman" w:hAnsi="Times New Roman" w:cs="Times New Roman"/>
        </w:rPr>
        <w:t xml:space="preserve"> </w:t>
      </w:r>
      <w:ins w:id="241" w:author="Benton, Deon" w:date="2026-06-13T17:22:00Z" w16du:dateUtc="2026-06-13T22:22:00Z">
        <w:r>
          <w:rPr>
            <w:rFonts w:ascii="Times New Roman" w:hAnsi="Times New Roman" w:cs="Times New Roman"/>
          </w:rPr>
          <w:t>key questions remain.</w:t>
        </w:r>
      </w:ins>
      <w:r w:rsidR="00C62E91" w:rsidRPr="00C62E91">
        <w:rPr>
          <w:rFonts w:ascii="Times New Roman" w:hAnsi="Times New Roman" w:cs="Times New Roman"/>
        </w:rPr>
        <w:t xml:space="preserve"> For example,</w:t>
      </w:r>
      <w:r w:rsidR="00C62E91">
        <w:rPr>
          <w:rFonts w:ascii="Times New Roman" w:hAnsi="Times New Roman" w:cs="Times New Roman"/>
        </w:rPr>
        <w:t xml:space="preserve"> </w:t>
      </w:r>
      <w:r w:rsidR="000651E9">
        <w:rPr>
          <w:rFonts w:ascii="Times New Roman" w:hAnsi="Times New Roman" w:cs="Times New Roman"/>
        </w:rPr>
        <w:t xml:space="preserve">the </w:t>
      </w:r>
      <w:r w:rsidR="0031611D">
        <w:rPr>
          <w:rFonts w:ascii="Times New Roman" w:hAnsi="Times New Roman" w:cs="Times New Roman"/>
        </w:rPr>
        <w:t xml:space="preserve">teleological stance </w:t>
      </w:r>
      <w:r w:rsidR="000651E9">
        <w:rPr>
          <w:rFonts w:ascii="Times New Roman" w:hAnsi="Times New Roman" w:cs="Times New Roman"/>
        </w:rPr>
        <w:t>is silent about the</w:t>
      </w:r>
      <w:r w:rsidR="00956572">
        <w:rPr>
          <w:rFonts w:ascii="Times New Roman" w:hAnsi="Times New Roman" w:cs="Times New Roman"/>
        </w:rPr>
        <w:t xml:space="preserve"> </w:t>
      </w:r>
      <w:r w:rsidR="00C62E91" w:rsidRPr="00C62E91">
        <w:rPr>
          <w:rFonts w:ascii="Times New Roman" w:hAnsi="Times New Roman" w:cs="Times New Roman"/>
        </w:rPr>
        <w:t xml:space="preserve">origins of </w:t>
      </w:r>
      <w:r w:rsidR="0031611D">
        <w:rPr>
          <w:rFonts w:ascii="Times New Roman" w:hAnsi="Times New Roman" w:cs="Times New Roman"/>
        </w:rPr>
        <w:t>such notion</w:t>
      </w:r>
      <w:r w:rsidR="00281559">
        <w:rPr>
          <w:rFonts w:ascii="Times New Roman" w:hAnsi="Times New Roman" w:cs="Times New Roman"/>
        </w:rPr>
        <w:t>s</w:t>
      </w:r>
      <w:r w:rsidR="0031611D">
        <w:rPr>
          <w:rFonts w:ascii="Times New Roman" w:hAnsi="Times New Roman" w:cs="Times New Roman"/>
        </w:rPr>
        <w:t xml:space="preserve"> as goals, constraints, efficiency, or rationality</w:t>
      </w:r>
      <w:r w:rsidR="00C62E91" w:rsidRPr="00C62E91">
        <w:rPr>
          <w:rFonts w:ascii="Times New Roman" w:hAnsi="Times New Roman" w:cs="Times New Roman"/>
        </w:rPr>
        <w:t>.</w:t>
      </w:r>
      <w:r w:rsidR="00C62E91">
        <w:rPr>
          <w:rFonts w:ascii="Times New Roman" w:hAnsi="Times New Roman" w:cs="Times New Roman"/>
        </w:rPr>
        <w:t xml:space="preserve"> </w:t>
      </w:r>
      <w:r w:rsidR="005E54A6">
        <w:rPr>
          <w:rFonts w:ascii="Times New Roman" w:hAnsi="Times New Roman" w:cs="Times New Roman"/>
        </w:rPr>
        <w:t>This is a</w:t>
      </w:r>
      <w:r w:rsidR="00D34DDA">
        <w:rPr>
          <w:rFonts w:ascii="Times New Roman" w:hAnsi="Times New Roman" w:cs="Times New Roman"/>
        </w:rPr>
        <w:t>n important</w:t>
      </w:r>
      <w:r w:rsidR="005E54A6">
        <w:rPr>
          <w:rFonts w:ascii="Times New Roman" w:hAnsi="Times New Roman" w:cs="Times New Roman"/>
        </w:rPr>
        <w:t xml:space="preserve"> shortcoming given that </w:t>
      </w:r>
      <w:r w:rsidR="0031611D">
        <w:rPr>
          <w:rFonts w:ascii="Times New Roman" w:hAnsi="Times New Roman" w:cs="Times New Roman"/>
        </w:rPr>
        <w:t>knowing</w:t>
      </w:r>
      <w:r w:rsidR="005E54A6">
        <w:rPr>
          <w:rFonts w:ascii="Times New Roman" w:hAnsi="Times New Roman" w:cs="Times New Roman"/>
        </w:rPr>
        <w:t xml:space="preserve"> what makes an action rational or efficient is a prerequisite for judging whether an action is or is not efficient or rational.</w:t>
      </w:r>
      <w:ins w:id="242" w:author="Benton, Deon" w:date="2026-06-13T17:25:00Z" w16du:dateUtc="2026-06-13T22:25:00Z">
        <w:r>
          <w:rPr>
            <w:rFonts w:ascii="Times New Roman" w:hAnsi="Times New Roman" w:cs="Times New Roman"/>
          </w:rPr>
          <w:t xml:space="preserve"> For example, </w:t>
        </w:r>
        <w:r>
          <w:rPr>
            <w:rFonts w:ascii="Times New Roman" w:hAnsi="Times New Roman" w:cs="Times New Roman"/>
          </w:rPr>
          <w:lastRenderedPageBreak/>
          <w:t>before the child mentioned at the o</w:t>
        </w:r>
      </w:ins>
      <w:ins w:id="243" w:author="Benton, Deon" w:date="2026-06-13T17:26:00Z" w16du:dateUtc="2026-06-13T22:26:00Z">
        <w:r>
          <w:rPr>
            <w:rFonts w:ascii="Times New Roman" w:hAnsi="Times New Roman" w:cs="Times New Roman"/>
          </w:rPr>
          <w:t xml:space="preserve">utset understands that walking around a fence is more efficient than </w:t>
        </w:r>
      </w:ins>
      <w:ins w:id="244" w:author="Benton, Deon" w:date="2026-06-15T13:08:00Z" w16du:dateUtc="2026-06-15T18:08:00Z">
        <w:r w:rsidR="00CB6418">
          <w:rPr>
            <w:rFonts w:ascii="Times New Roman" w:hAnsi="Times New Roman" w:cs="Times New Roman"/>
          </w:rPr>
          <w:t xml:space="preserve">pushing against it or even </w:t>
        </w:r>
        <w:r w:rsidR="00556090">
          <w:rPr>
            <w:rFonts w:ascii="Times New Roman" w:hAnsi="Times New Roman" w:cs="Times New Roman"/>
          </w:rPr>
          <w:t>clumsily</w:t>
        </w:r>
        <w:r w:rsidR="00CB6418">
          <w:rPr>
            <w:rFonts w:ascii="Times New Roman" w:hAnsi="Times New Roman" w:cs="Times New Roman"/>
          </w:rPr>
          <w:t xml:space="preserve"> </w:t>
        </w:r>
      </w:ins>
      <w:ins w:id="245" w:author="Benton, Deon" w:date="2026-06-13T17:26:00Z" w16du:dateUtc="2026-06-13T22:26:00Z">
        <w:r>
          <w:rPr>
            <w:rFonts w:ascii="Times New Roman" w:hAnsi="Times New Roman" w:cs="Times New Roman"/>
          </w:rPr>
          <w:t xml:space="preserve">clambering over it, </w:t>
        </w:r>
      </w:ins>
      <w:ins w:id="246" w:author="Benton, Deon" w:date="2026-06-13T17:29:00Z" w16du:dateUtc="2026-06-13T22:29:00Z">
        <w:r>
          <w:rPr>
            <w:rFonts w:ascii="Times New Roman" w:hAnsi="Times New Roman" w:cs="Times New Roman"/>
          </w:rPr>
          <w:t>they must first possess some notion of what</w:t>
        </w:r>
      </w:ins>
      <w:ins w:id="247" w:author="Benton, Deon" w:date="2026-06-13T17:30:00Z" w16du:dateUtc="2026-06-13T22:30:00Z">
        <w:r>
          <w:rPr>
            <w:rFonts w:ascii="Times New Roman" w:hAnsi="Times New Roman" w:cs="Times New Roman"/>
          </w:rPr>
          <w:t xml:space="preserve"> </w:t>
        </w:r>
      </w:ins>
      <w:ins w:id="248" w:author="Benton, Deon" w:date="2026-06-15T13:09:00Z" w16du:dateUtc="2026-06-15T18:09:00Z">
        <w:r w:rsidR="00746365">
          <w:rPr>
            <w:rFonts w:ascii="Times New Roman" w:hAnsi="Times New Roman" w:cs="Times New Roman"/>
          </w:rPr>
          <w:t>makes actions efficient</w:t>
        </w:r>
      </w:ins>
      <w:ins w:id="249" w:author="Benton, Deon" w:date="2026-06-13T17:29:00Z" w16du:dateUtc="2026-06-13T22:29:00Z">
        <w:r>
          <w:rPr>
            <w:rFonts w:ascii="Times New Roman" w:hAnsi="Times New Roman" w:cs="Times New Roman"/>
          </w:rPr>
          <w:t>.</w:t>
        </w:r>
      </w:ins>
      <w:ins w:id="250" w:author="Benton, Deon" w:date="2026-06-13T17:30:00Z" w16du:dateUtc="2026-06-13T22:30:00Z">
        <w:r w:rsidR="00FC4D03">
          <w:rPr>
            <w:rFonts w:ascii="Times New Roman" w:hAnsi="Times New Roman" w:cs="Times New Roman"/>
          </w:rPr>
          <w:t xml:space="preserve"> The teleological stance</w:t>
        </w:r>
      </w:ins>
      <w:ins w:id="251" w:author="Benton, Deon" w:date="2026-06-13T17:31:00Z" w16du:dateUtc="2026-06-13T22:31:00Z">
        <w:r w:rsidR="00FC4D03">
          <w:rPr>
            <w:rFonts w:ascii="Times New Roman" w:hAnsi="Times New Roman" w:cs="Times New Roman"/>
          </w:rPr>
          <w:t xml:space="preserve"> is also </w:t>
        </w:r>
        <w:r w:rsidR="00B57D78">
          <w:rPr>
            <w:rFonts w:ascii="Times New Roman" w:hAnsi="Times New Roman" w:cs="Times New Roman"/>
          </w:rPr>
          <w:t>limited</w:t>
        </w:r>
        <w:r w:rsidR="00FC4D03">
          <w:rPr>
            <w:rFonts w:ascii="Times New Roman" w:hAnsi="Times New Roman" w:cs="Times New Roman"/>
          </w:rPr>
          <w:t xml:space="preserve"> because it leaves</w:t>
        </w:r>
      </w:ins>
      <w:r w:rsidR="00D35AAC">
        <w:rPr>
          <w:rFonts w:ascii="Times New Roman" w:hAnsi="Times New Roman" w:cs="Times New Roman"/>
        </w:rPr>
        <w:t xml:space="preserve"> unspecified</w:t>
      </w:r>
      <w:r w:rsidR="005A6517">
        <w:rPr>
          <w:rFonts w:ascii="Times New Roman" w:hAnsi="Times New Roman" w:cs="Times New Roman"/>
        </w:rPr>
        <w:t xml:space="preserve"> how</w:t>
      </w:r>
      <w:ins w:id="252" w:author="Benton, Deon" w:date="2026-06-13T17:32:00Z" w16du:dateUtc="2026-06-13T22:32:00Z">
        <w:r w:rsidR="00B57D78">
          <w:rPr>
            <w:rFonts w:ascii="Times New Roman" w:hAnsi="Times New Roman" w:cs="Times New Roman"/>
          </w:rPr>
          <w:t xml:space="preserve"> </w:t>
        </w:r>
      </w:ins>
      <w:ins w:id="253" w:author="Benton, Deon" w:date="2026-06-15T13:09:00Z" w16du:dateUtc="2026-06-15T18:09:00Z">
        <w:r w:rsidR="00746365">
          <w:rPr>
            <w:rFonts w:ascii="Times New Roman" w:hAnsi="Times New Roman" w:cs="Times New Roman"/>
          </w:rPr>
          <w:t xml:space="preserve">mechanistically </w:t>
        </w:r>
      </w:ins>
      <w:r w:rsidR="004277B3">
        <w:rPr>
          <w:rFonts w:ascii="Times New Roman" w:hAnsi="Times New Roman" w:cs="Times New Roman"/>
        </w:rPr>
        <w:t>an</w:t>
      </w:r>
      <w:r w:rsidR="00C62E91" w:rsidRPr="00C62E91">
        <w:rPr>
          <w:rFonts w:ascii="Times New Roman" w:hAnsi="Times New Roman" w:cs="Times New Roman"/>
        </w:rPr>
        <w:t xml:space="preserve"> observed action</w:t>
      </w:r>
      <w:ins w:id="254" w:author="Benton, Deon" w:date="2026-06-13T17:32:00Z" w16du:dateUtc="2026-06-13T22:32:00Z">
        <w:r w:rsidR="00B57D78">
          <w:rPr>
            <w:rFonts w:ascii="Times New Roman" w:hAnsi="Times New Roman" w:cs="Times New Roman"/>
          </w:rPr>
          <w:t xml:space="preserve"> maps onto</w:t>
        </w:r>
      </w:ins>
      <w:r w:rsidR="00C62E91" w:rsidRPr="00C62E91">
        <w:rPr>
          <w:rFonts w:ascii="Times New Roman" w:hAnsi="Times New Roman" w:cs="Times New Roman"/>
        </w:rPr>
        <w:t xml:space="preserve"> </w:t>
      </w:r>
      <w:r w:rsidR="004277B3">
        <w:rPr>
          <w:rFonts w:ascii="Times New Roman" w:hAnsi="Times New Roman" w:cs="Times New Roman"/>
        </w:rPr>
        <w:t>an</w:t>
      </w:r>
      <w:r w:rsidR="00C62E91" w:rsidRPr="00C62E91">
        <w:rPr>
          <w:rFonts w:ascii="Times New Roman" w:hAnsi="Times New Roman" w:cs="Times New Roman"/>
        </w:rPr>
        <w:t xml:space="preserve"> interpreted action representation. </w:t>
      </w:r>
    </w:p>
    <w:p w14:paraId="0D732D48" w14:textId="1DB19EFC" w:rsidR="00201A31" w:rsidRDefault="00C62E91" w:rsidP="00337B96">
      <w:pPr>
        <w:spacing w:line="480" w:lineRule="auto"/>
        <w:ind w:firstLine="720"/>
        <w:contextualSpacing/>
        <w:rPr>
          <w:rFonts w:ascii="Times New Roman" w:hAnsi="Times New Roman" w:cs="Times New Roman"/>
        </w:rPr>
      </w:pPr>
      <w:r w:rsidRPr="00C62E91">
        <w:rPr>
          <w:rFonts w:ascii="Times New Roman" w:hAnsi="Times New Roman" w:cs="Times New Roman"/>
        </w:rPr>
        <w:t>Similar concerns apply to the naive utility calculus account.</w:t>
      </w:r>
      <w:r w:rsidR="00B83F51">
        <w:rPr>
          <w:rFonts w:ascii="Times New Roman" w:hAnsi="Times New Roman" w:cs="Times New Roman"/>
        </w:rPr>
        <w:t xml:space="preserve"> </w:t>
      </w:r>
      <w:r w:rsidR="00B967F8">
        <w:rPr>
          <w:rFonts w:ascii="Times New Roman" w:hAnsi="Times New Roman" w:cs="Times New Roman"/>
        </w:rPr>
        <w:t xml:space="preserve">Two concerns are particularly </w:t>
      </w:r>
      <w:r w:rsidR="00FA10B5">
        <w:rPr>
          <w:rFonts w:ascii="Times New Roman" w:hAnsi="Times New Roman" w:cs="Times New Roman"/>
        </w:rPr>
        <w:t>notable</w:t>
      </w:r>
      <w:r w:rsidR="00B967F8">
        <w:rPr>
          <w:rFonts w:ascii="Times New Roman" w:hAnsi="Times New Roman" w:cs="Times New Roman"/>
        </w:rPr>
        <w:t>.</w:t>
      </w:r>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developmental origins of notions such as reward, cost, and subjective utility</w:t>
      </w:r>
      <w:r w:rsidR="00AA6E3C">
        <w:rPr>
          <w:rFonts w:ascii="Times New Roman" w:hAnsi="Times New Roman" w:cs="Times New Roman"/>
        </w:rPr>
        <w:t xml:space="preserve">. The second is that because this perspective is cast at Marr’s (1982) computational level, </w:t>
      </w:r>
      <w:r w:rsidR="00972FDA">
        <w:rPr>
          <w:rFonts w:ascii="Times New Roman" w:hAnsi="Times New Roman" w:cs="Times New Roman"/>
        </w:rPr>
        <w:t xml:space="preserve">it has yet to be determined </w:t>
      </w:r>
      <w:r w:rsidR="00041BC9">
        <w:rPr>
          <w:rFonts w:ascii="Times New Roman" w:hAnsi="Times New Roman" w:cs="Times New Roman"/>
        </w:rPr>
        <w:t xml:space="preserve">how </w:t>
      </w:r>
      <w:r w:rsidR="00AA6E3C">
        <w:rPr>
          <w:rFonts w:ascii="Times New Roman" w:hAnsi="Times New Roman" w:cs="Times New Roman"/>
        </w:rPr>
        <w:t xml:space="preserve">the computations </w:t>
      </w:r>
      <w:r w:rsidR="00041BC9">
        <w:rPr>
          <w:rFonts w:ascii="Times New Roman" w:hAnsi="Times New Roman" w:cs="Times New Roman"/>
        </w:rPr>
        <w:t>specified</w:t>
      </w:r>
      <w:r w:rsidR="008541BE">
        <w:rPr>
          <w:rFonts w:ascii="Times New Roman" w:hAnsi="Times New Roman" w:cs="Times New Roman"/>
        </w:rPr>
        <w:t xml:space="preserve"> by the</w:t>
      </w:r>
      <w:r w:rsidR="00041BC9">
        <w:rPr>
          <w:rFonts w:ascii="Times New Roman" w:hAnsi="Times New Roman" w:cs="Times New Roman"/>
        </w:rPr>
        <w:t xml:space="preserve"> theory are physically realized</w:t>
      </w:r>
      <w:r w:rsidR="00BC3476">
        <w:rPr>
          <w:rFonts w:ascii="Times New Roman" w:hAnsi="Times New Roman" w:cs="Times New Roman"/>
        </w:rPr>
        <w:t xml:space="preserve"> in the mind</w:t>
      </w:r>
      <w:r w:rsidR="00041BC9">
        <w:rPr>
          <w:rFonts w:ascii="Times New Roman" w:hAnsi="Times New Roman" w:cs="Times New Roman"/>
        </w:rPr>
        <w:t xml:space="preserve"> </w:t>
      </w:r>
      <w:r w:rsidR="002F17FC">
        <w:rPr>
          <w:rFonts w:ascii="Times New Roman" w:hAnsi="Times New Roman" w:cs="Times New Roman"/>
        </w:rPr>
        <w:t xml:space="preserve">at the implementational level </w:t>
      </w:r>
      <w:r w:rsidR="005515E3">
        <w:rPr>
          <w:rFonts w:ascii="Times New Roman" w:hAnsi="Times New Roman" w:cs="Times New Roman"/>
        </w:rPr>
        <w:t xml:space="preserve">or what </w:t>
      </w:r>
      <w:r w:rsidR="00BC3476">
        <w:rPr>
          <w:rFonts w:ascii="Times New Roman" w:hAnsi="Times New Roman" w:cs="Times New Roman"/>
        </w:rPr>
        <w:t>operations</w:t>
      </w:r>
      <w:r w:rsidR="008541BE">
        <w:rPr>
          <w:rFonts w:ascii="Times New Roman" w:hAnsi="Times New Roman" w:cs="Times New Roman"/>
        </w:rPr>
        <w:t xml:space="preserve"> give rise to these computations</w:t>
      </w:r>
      <w:r w:rsidR="002F17FC">
        <w:rPr>
          <w:rFonts w:ascii="Times New Roman" w:hAnsi="Times New Roman" w:cs="Times New Roman"/>
        </w:rPr>
        <w:t xml:space="preserve"> at the algorithmic level</w:t>
      </w:r>
      <w:r w:rsidR="002913D3">
        <w:rPr>
          <w:rFonts w:ascii="Times New Roman" w:hAnsi="Times New Roman" w:cs="Times New Roman"/>
        </w:rPr>
        <w:t>.</w:t>
      </w:r>
      <w:r w:rsidR="00337B96">
        <w:rPr>
          <w:rFonts w:ascii="Times New Roman" w:hAnsi="Times New Roman" w:cs="Times New Roman"/>
        </w:rPr>
        <w:t xml:space="preserve"> </w:t>
      </w:r>
      <w:r w:rsidR="00F47C53" w:rsidRPr="00F47C53">
        <w:rPr>
          <w:rFonts w:ascii="Times New Roman" w:hAnsi="Times New Roman" w:cs="Times New Roman"/>
        </w:rPr>
        <w:t xml:space="preserve">In terms of Liu et al.’s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 xml:space="preserve">proposal, the primary concern </w:t>
      </w:r>
      <w:r w:rsidR="00F91F47">
        <w:rPr>
          <w:rFonts w:ascii="Times New Roman" w:hAnsi="Times New Roman" w:cs="Times New Roman"/>
        </w:rPr>
        <w:t xml:space="preserve">is that </w:t>
      </w:r>
      <w:r w:rsidR="005515E3">
        <w:rPr>
          <w:rFonts w:ascii="Times New Roman" w:hAnsi="Times New Roman" w:cs="Times New Roman"/>
        </w:rPr>
        <w:t>the naïve psychology system presupposes concepts</w:t>
      </w:r>
      <w:r w:rsidR="00B7730C">
        <w:rPr>
          <w:rFonts w:ascii="Times New Roman" w:hAnsi="Times New Roman" w:cs="Times New Roman"/>
        </w:rPr>
        <w:t xml:space="preserve"> for agents and objects.</w:t>
      </w:r>
      <w:r w:rsidR="00FC0858">
        <w:rPr>
          <w:rFonts w:ascii="Times New Roman" w:hAnsi="Times New Roman" w:cs="Times New Roman"/>
        </w:rPr>
        <w:t xml:space="preserve"> </w:t>
      </w:r>
      <w:r w:rsidR="005515E3">
        <w:rPr>
          <w:rFonts w:ascii="Times New Roman" w:hAnsi="Times New Roman" w:cs="Times New Roman"/>
        </w:rPr>
        <w:t xml:space="preserve">However, </w:t>
      </w:r>
      <w:r w:rsidR="00B7730C">
        <w:rPr>
          <w:rFonts w:ascii="Times New Roman" w:hAnsi="Times New Roman" w:cs="Times New Roman"/>
        </w:rPr>
        <w:t xml:space="preserve">the </w:t>
      </w:r>
      <w:r w:rsidR="00F47C53" w:rsidRPr="00F47C53">
        <w:rPr>
          <w:rFonts w:ascii="Times New Roman" w:hAnsi="Times New Roman" w:cs="Times New Roman"/>
        </w:rPr>
        <w:t>difficulty with this</w:t>
      </w:r>
      <w:r w:rsidR="00B7730C">
        <w:rPr>
          <w:rFonts w:ascii="Times New Roman" w:hAnsi="Times New Roman" w:cs="Times New Roman"/>
        </w:rPr>
        <w:t xml:space="preserve"> position</w:t>
      </w:r>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r w:rsidR="005515E3">
        <w:rPr>
          <w:rFonts w:ascii="Times New Roman" w:hAnsi="Times New Roman" w:cs="Times New Roman"/>
        </w:rPr>
        <w:t>it is</w:t>
      </w:r>
      <w:r w:rsidR="00F47C53" w:rsidRPr="00F47C53">
        <w:rPr>
          <w:rFonts w:ascii="Times New Roman" w:hAnsi="Times New Roman" w:cs="Times New Roman"/>
        </w:rPr>
        <w:t xml:space="preserve"> based comes</w:t>
      </w:r>
      <w:r w:rsidR="008526EC">
        <w:rPr>
          <w:rFonts w:ascii="Times New Roman" w:hAnsi="Times New Roman" w:cs="Times New Roman"/>
        </w:rPr>
        <w:t xml:space="preserve"> largely</w:t>
      </w:r>
      <w:r w:rsidR="00F47C53" w:rsidRPr="00F47C53">
        <w:rPr>
          <w:rFonts w:ascii="Times New Roman" w:hAnsi="Times New Roman" w:cs="Times New Roman"/>
        </w:rPr>
        <w:t xml:space="preserve"> from infants who</w:t>
      </w:r>
      <w:r w:rsidR="008526EC">
        <w:rPr>
          <w:rFonts w:ascii="Times New Roman" w:hAnsi="Times New Roman" w:cs="Times New Roman"/>
        </w:rPr>
        <w:t xml:space="preserve"> </w:t>
      </w:r>
      <w:r w:rsidR="00F47C53" w:rsidRPr="00F47C53">
        <w:rPr>
          <w:rFonts w:ascii="Times New Roman" w:hAnsi="Times New Roman" w:cs="Times New Roman"/>
        </w:rPr>
        <w:t xml:space="preserve">have had months of </w:t>
      </w:r>
      <w:r w:rsidR="005515E3">
        <w:rPr>
          <w:rFonts w:ascii="Times New Roman" w:hAnsi="Times New Roman" w:cs="Times New Roman"/>
        </w:rPr>
        <w:t xml:space="preserve">potentially pertinent real-world </w:t>
      </w:r>
      <w:r w:rsidR="00F47C53" w:rsidRPr="00F47C53">
        <w:rPr>
          <w:rFonts w:ascii="Times New Roman" w:hAnsi="Times New Roman" w:cs="Times New Roman"/>
        </w:rPr>
        <w:t xml:space="preserve">experience </w:t>
      </w:r>
      <w:r w:rsidR="00F47C53">
        <w:rPr>
          <w:rFonts w:ascii="Times New Roman" w:hAnsi="Times New Roman" w:cs="Times New Roman"/>
        </w:rPr>
        <w:t>(e.g., Benton, 2025</w:t>
      </w:r>
      <w:r w:rsidR="00B7730C">
        <w:rPr>
          <w:rFonts w:ascii="Times New Roman" w:hAnsi="Times New Roman" w:cs="Times New Roman"/>
        </w:rPr>
        <w:t xml:space="preserve">; Haith, 1998; </w:t>
      </w:r>
      <w:r w:rsidR="00C61DE3">
        <w:rPr>
          <w:rFonts w:ascii="Times New Roman" w:hAnsi="Times New Roman" w:cs="Times New Roman"/>
        </w:rPr>
        <w:t>Scott &amp; Arcaro, 2023</w:t>
      </w:r>
      <w:r w:rsidR="00F47C53">
        <w:rPr>
          <w:rFonts w:ascii="Times New Roman" w:hAnsi="Times New Roman" w:cs="Times New Roman"/>
        </w:rPr>
        <w:t>)</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7CF77D4B" w14:textId="6A29AC51" w:rsidR="00445430" w:rsidRDefault="00B878DE" w:rsidP="009079B7">
      <w:pPr>
        <w:spacing w:line="480" w:lineRule="auto"/>
        <w:ind w:firstLine="720"/>
        <w:contextualSpacing/>
        <w:rPr>
          <w:rFonts w:ascii="Times New Roman" w:hAnsi="Times New Roman" w:cs="Times New Roman"/>
        </w:rPr>
      </w:pPr>
      <w:r>
        <w:rPr>
          <w:rFonts w:ascii="Times New Roman" w:hAnsi="Times New Roman" w:cs="Times New Roman"/>
        </w:rPr>
        <w:t>Given these</w:t>
      </w:r>
      <w:r w:rsidR="00340C63">
        <w:rPr>
          <w:rFonts w:ascii="Times New Roman" w:hAnsi="Times New Roman" w:cs="Times New Roman"/>
        </w:rPr>
        <w:t xml:space="preserve"> criticisms</w:t>
      </w:r>
      <w:r w:rsidR="00FC1CA5" w:rsidRPr="00FC1CA5">
        <w:rPr>
          <w:rFonts w:ascii="Times New Roman" w:hAnsi="Times New Roman" w:cs="Times New Roman"/>
        </w:rPr>
        <w:t xml:space="preserve">, </w:t>
      </w:r>
      <w:r w:rsidR="00C84E74">
        <w:rPr>
          <w:rFonts w:ascii="Times New Roman" w:hAnsi="Times New Roman" w:cs="Times New Roman"/>
        </w:rPr>
        <w:t>I will develop here</w:t>
      </w:r>
      <w:ins w:id="255" w:author="Benton, Deon" w:date="2026-06-13T18:19:00Z" w16du:dateUtc="2026-06-13T23:19:00Z">
        <w:r w:rsidR="00E23CEC">
          <w:rPr>
            <w:rFonts w:ascii="Times New Roman" w:hAnsi="Times New Roman" w:cs="Times New Roman"/>
          </w:rPr>
          <w:t xml:space="preserve"> a fundamentally different account of infants’ looking behaviors in studies that assess their </w:t>
        </w:r>
      </w:ins>
      <w:ins w:id="256" w:author="Benton, Deon" w:date="2026-06-13T18:20:00Z" w16du:dateUtc="2026-06-13T23:20:00Z">
        <w:r w:rsidR="00E23CEC">
          <w:rPr>
            <w:rFonts w:ascii="Times New Roman" w:hAnsi="Times New Roman" w:cs="Times New Roman"/>
          </w:rPr>
          <w:t xml:space="preserve">putative knowledge of action efficiency based on the idea that such behaviors are the product of a </w:t>
        </w:r>
      </w:ins>
      <w:r w:rsidR="00131F9A" w:rsidRPr="00131F9A">
        <w:rPr>
          <w:rFonts w:ascii="Times New Roman" w:hAnsi="Times New Roman" w:cs="Times New Roman"/>
        </w:rPr>
        <w:t>domain-general</w:t>
      </w:r>
      <w:ins w:id="257" w:author="Benton, Deon" w:date="2026-06-13T18:20:00Z" w16du:dateUtc="2026-06-13T23:20:00Z">
        <w:r w:rsidR="00E23CEC">
          <w:rPr>
            <w:rFonts w:ascii="Times New Roman" w:hAnsi="Times New Roman" w:cs="Times New Roman"/>
          </w:rPr>
          <w:t xml:space="preserve"> associative</w:t>
        </w:r>
      </w:ins>
      <w:r w:rsidR="00131F9A" w:rsidRPr="00131F9A">
        <w:rPr>
          <w:rFonts w:ascii="Times New Roman" w:hAnsi="Times New Roman" w:cs="Times New Roman"/>
        </w:rPr>
        <w:t xml:space="preserve"> learning mechanism</w:t>
      </w:r>
      <w:del w:id="258" w:author="Benton, Deon" w:date="2026-06-13T18:20:00Z" w16du:dateUtc="2026-06-13T23:20:00Z">
        <w:r w:rsidR="00131F9A" w:rsidRPr="00131F9A" w:rsidDel="00E23CEC">
          <w:rPr>
            <w:rFonts w:ascii="Times New Roman" w:hAnsi="Times New Roman" w:cs="Times New Roman"/>
          </w:rPr>
          <w:delText>s</w:delText>
        </w:r>
      </w:del>
      <w:r w:rsidR="00131F9A" w:rsidRPr="00131F9A">
        <w:rPr>
          <w:rFonts w:ascii="Times New Roman" w:hAnsi="Times New Roman" w:cs="Times New Roman"/>
        </w:rPr>
        <w:t xml:space="preserve"> that operate</w:t>
      </w:r>
      <w:ins w:id="259" w:author="Benton, Deon" w:date="2026-06-13T18:20:00Z" w16du:dateUtc="2026-06-13T23:20:00Z">
        <w:r w:rsidR="00E23CEC">
          <w:rPr>
            <w:rFonts w:ascii="Times New Roman" w:hAnsi="Times New Roman" w:cs="Times New Roman"/>
          </w:rPr>
          <w:t>s</w:t>
        </w:r>
      </w:ins>
      <w:r w:rsidR="00131F9A" w:rsidRPr="00131F9A">
        <w:rPr>
          <w:rFonts w:ascii="Times New Roman" w:hAnsi="Times New Roman" w:cs="Times New Roman"/>
        </w:rPr>
        <w:t xml:space="preserve"> over </w:t>
      </w:r>
      <w:ins w:id="260" w:author="Benton, Deon" w:date="2026-06-13T18:21:00Z" w16du:dateUtc="2026-06-13T23:21:00Z">
        <w:r w:rsidR="00916828">
          <w:rPr>
            <w:rFonts w:ascii="Times New Roman" w:hAnsi="Times New Roman" w:cs="Times New Roman"/>
          </w:rPr>
          <w:t xml:space="preserve">action-based </w:t>
        </w:r>
      </w:ins>
      <w:r w:rsidR="00D27E27">
        <w:rPr>
          <w:rFonts w:ascii="Times New Roman" w:hAnsi="Times New Roman" w:cs="Times New Roman"/>
        </w:rPr>
        <w:t>semantically neutral</w:t>
      </w:r>
      <w:r w:rsidR="00131F9A" w:rsidRPr="00131F9A">
        <w:rPr>
          <w:rFonts w:ascii="Times New Roman" w:hAnsi="Times New Roman" w:cs="Times New Roman"/>
        </w:rPr>
        <w:t xml:space="preserve"> perceptual regularities present in infants’ everyday experience.</w:t>
      </w:r>
      <w:r w:rsidR="00131F9A">
        <w:rPr>
          <w:rFonts w:ascii="Times New Roman" w:hAnsi="Times New Roman" w:cs="Times New Roman"/>
        </w:rPr>
        <w:t xml:space="preserve"> </w:t>
      </w:r>
      <w:r w:rsidR="002D38A9" w:rsidRPr="002D38A9">
        <w:rPr>
          <w:rFonts w:ascii="Times New Roman" w:hAnsi="Times New Roman" w:cs="Times New Roman"/>
        </w:rPr>
        <w:t xml:space="preserve">However, because </w:t>
      </w:r>
      <w:ins w:id="261" w:author="Benton, Deon" w:date="2026-06-14T13:31:00Z" w16du:dateUtc="2026-06-14T18:31:00Z">
        <w:r w:rsidR="00F00916">
          <w:rPr>
            <w:rFonts w:ascii="Times New Roman" w:hAnsi="Times New Roman" w:cs="Times New Roman"/>
          </w:rPr>
          <w:t xml:space="preserve">this account </w:t>
        </w:r>
      </w:ins>
      <w:ins w:id="262" w:author="Benton, Deon" w:date="2026-06-14T13:35:00Z" w16du:dateUtc="2026-06-14T18:35:00Z">
        <w:r w:rsidR="00F00916">
          <w:rPr>
            <w:rFonts w:ascii="Times New Roman" w:hAnsi="Times New Roman" w:cs="Times New Roman"/>
          </w:rPr>
          <w:t>is both inspired by and extends</w:t>
        </w:r>
      </w:ins>
      <w:r w:rsidR="002D38A9" w:rsidRPr="002D38A9">
        <w:rPr>
          <w:rFonts w:ascii="Times New Roman" w:hAnsi="Times New Roman" w:cs="Times New Roman"/>
        </w:rPr>
        <w:t xml:space="preserve"> </w:t>
      </w:r>
      <w:ins w:id="263" w:author="Benton, Deon" w:date="2026-06-14T13:34:00Z" w16du:dateUtc="2026-06-14T18:34:00Z">
        <w:r w:rsidR="00F00916">
          <w:rPr>
            <w:rFonts w:ascii="Times New Roman" w:hAnsi="Times New Roman" w:cs="Times New Roman"/>
          </w:rPr>
          <w:t>similarly perceptually grounded</w:t>
        </w:r>
      </w:ins>
      <w:r w:rsidR="002D38A9" w:rsidRPr="002D38A9">
        <w:rPr>
          <w:rFonts w:ascii="Times New Roman" w:hAnsi="Times New Roman" w:cs="Times New Roman"/>
        </w:rPr>
        <w:t xml:space="preserve"> explanations of infants’ </w:t>
      </w:r>
      <w:ins w:id="264" w:author="Benton, Deon" w:date="2026-06-14T13:35:00Z" w16du:dateUtc="2026-06-14T18:35:00Z">
        <w:r w:rsidR="00F00916">
          <w:rPr>
            <w:rFonts w:ascii="Times New Roman" w:hAnsi="Times New Roman" w:cs="Times New Roman"/>
          </w:rPr>
          <w:t xml:space="preserve">looking behaviors </w:t>
        </w:r>
      </w:ins>
      <w:r w:rsidR="002D38A9" w:rsidRPr="002D38A9">
        <w:rPr>
          <w:rFonts w:ascii="Times New Roman" w:hAnsi="Times New Roman" w:cs="Times New Roman"/>
        </w:rPr>
        <w:t xml:space="preserve">in </w:t>
      </w:r>
      <w:r w:rsidR="00FD2210">
        <w:rPr>
          <w:rFonts w:ascii="Times New Roman" w:hAnsi="Times New Roman" w:cs="Times New Roman"/>
        </w:rPr>
        <w:t>violation-of-expectation studies</w:t>
      </w:r>
      <w:r w:rsidR="002D38A9" w:rsidRPr="002D38A9">
        <w:rPr>
          <w:rFonts w:ascii="Times New Roman" w:hAnsi="Times New Roman" w:cs="Times New Roman"/>
        </w:rPr>
        <w:t>, I first</w:t>
      </w:r>
      <w:r w:rsidR="00BC4C2E">
        <w:rPr>
          <w:rFonts w:ascii="Times New Roman" w:hAnsi="Times New Roman" w:cs="Times New Roman"/>
        </w:rPr>
        <w:t xml:space="preserve"> briefly</w:t>
      </w:r>
      <w:r w:rsidR="002D38A9" w:rsidRPr="002D38A9">
        <w:rPr>
          <w:rFonts w:ascii="Times New Roman" w:hAnsi="Times New Roman" w:cs="Times New Roman"/>
        </w:rPr>
        <w:t xml:space="preserve"> </w:t>
      </w:r>
      <w:r w:rsidR="00FD2210">
        <w:rPr>
          <w:rFonts w:ascii="Times New Roman" w:hAnsi="Times New Roman" w:cs="Times New Roman"/>
        </w:rPr>
        <w:t xml:space="preserve">describe the core tenet of lean proposals.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ins w:id="265" w:author="Benton, Deon" w:date="2026-06-14T15:45:00Z" w16du:dateUtc="2026-06-14T20:45:00Z"/>
          <w:rFonts w:ascii="Times New Roman" w:hAnsi="Times New Roman" w:cs="Times New Roman"/>
          <w:b/>
          <w:bCs/>
        </w:rPr>
      </w:pPr>
      <w:ins w:id="266" w:author="Benton, Deon" w:date="2026-06-14T15:45:00Z" w16du:dateUtc="2026-06-14T20:45:00Z">
        <w:r>
          <w:rPr>
            <w:rFonts w:ascii="Times New Roman" w:hAnsi="Times New Roman" w:cs="Times New Roman"/>
            <w:b/>
            <w:bCs/>
          </w:rPr>
          <w:lastRenderedPageBreak/>
          <w:t>Lean proposals for the origins of infant action efficiency understanding</w:t>
        </w:r>
      </w:ins>
    </w:p>
    <w:p w14:paraId="41CFEEEA" w14:textId="33CA81D3" w:rsidR="00524642" w:rsidRPr="000A329B" w:rsidRDefault="005D0679" w:rsidP="000A329B">
      <w:pPr>
        <w:spacing w:line="480" w:lineRule="auto"/>
        <w:ind w:firstLine="720"/>
        <w:contextualSpacing/>
        <w:rPr>
          <w:rFonts w:ascii="Times New Roman" w:hAnsi="Times New Roman" w:cs="Times New Roman"/>
        </w:rPr>
      </w:pPr>
      <w:ins w:id="267" w:author="Benton, Deon" w:date="2026-06-14T13:36:00Z" w16du:dateUtc="2026-06-14T18:36:00Z">
        <w:r>
          <w:rPr>
            <w:rFonts w:ascii="Times New Roman" w:hAnsi="Times New Roman" w:cs="Times New Roman"/>
          </w:rPr>
          <w:t>In contrast to the rich accounts described a</w:t>
        </w:r>
      </w:ins>
      <w:ins w:id="268" w:author="Benton, Deon" w:date="2026-06-14T13:37:00Z" w16du:dateUtc="2026-06-14T18:37:00Z">
        <w:r>
          <w:rPr>
            <w:rFonts w:ascii="Times New Roman" w:hAnsi="Times New Roman" w:cs="Times New Roman"/>
          </w:rPr>
          <w:t>bove, lean</w:t>
        </w:r>
      </w:ins>
      <w:r w:rsidR="007C734F">
        <w:rPr>
          <w:rFonts w:ascii="Times New Roman" w:hAnsi="Times New Roman" w:cs="Times New Roman"/>
        </w:rPr>
        <w:t xml:space="preserve"> proposals </w:t>
      </w:r>
      <w:ins w:id="269" w:author="Benton, Deon" w:date="2026-06-14T13:37:00Z" w16du:dateUtc="2026-06-14T18:37:00Z">
        <w:r>
          <w:rPr>
            <w:rFonts w:ascii="Times New Roman" w:hAnsi="Times New Roman" w:cs="Times New Roman"/>
          </w:rPr>
          <w:t xml:space="preserve">maintain </w:t>
        </w:r>
      </w:ins>
      <w:r w:rsidR="007C734F">
        <w:rPr>
          <w:rFonts w:ascii="Times New Roman" w:hAnsi="Times New Roman" w:cs="Times New Roman"/>
        </w:rPr>
        <w:t>that</w:t>
      </w:r>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sidR="00A00DB1">
        <w:rPr>
          <w:rFonts w:ascii="Times New Roman" w:hAnsi="Times New Roman" w:cs="Times New Roman"/>
        </w:rPr>
        <w:t xml:space="preserve"> </w:t>
      </w:r>
      <w:r w:rsidR="00951796">
        <w:rPr>
          <w:rFonts w:ascii="Times New Roman" w:hAnsi="Times New Roman" w:cs="Times New Roman"/>
        </w:rPr>
        <w:t>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 xml:space="preserve">that operate over low-level, surface-based perceptual features </w:t>
      </w:r>
      <w:r w:rsidR="008948F0">
        <w:rPr>
          <w:rFonts w:ascii="Times New Roman" w:hAnsi="Times New Roman" w:cs="Times New Roman"/>
        </w:rPr>
        <w:t>and that extract 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 xml:space="preserve">Jones &amp; Smith, 1993; Quinn &amp; </w:t>
      </w:r>
      <w:proofErr w:type="spellStart"/>
      <w:r w:rsidR="00EA5505">
        <w:rPr>
          <w:rFonts w:ascii="Times New Roman" w:hAnsi="Times New Roman" w:cs="Times New Roman"/>
        </w:rPr>
        <w:t>Eimas</w:t>
      </w:r>
      <w:proofErr w:type="spellEnd"/>
      <w:r w:rsidR="00EA5505">
        <w:rPr>
          <w:rFonts w:ascii="Times New Roman" w:hAnsi="Times New Roman" w:cs="Times New Roman"/>
        </w:rPr>
        <w:t xml:space="preserve">, 1997; </w:t>
      </w:r>
      <w:proofErr w:type="spellStart"/>
      <w:r w:rsidR="00EA5505">
        <w:rPr>
          <w:rFonts w:ascii="Times New Roman" w:hAnsi="Times New Roman" w:cs="Times New Roman"/>
        </w:rPr>
        <w:t>Rakison</w:t>
      </w:r>
      <w:proofErr w:type="spellEnd"/>
      <w:r w:rsidR="00EA5505">
        <w:rPr>
          <w:rFonts w:ascii="Times New Roman" w:hAnsi="Times New Roman" w:cs="Times New Roman"/>
        </w:rPr>
        <w:t xml:space="preserve"> &amp; </w:t>
      </w:r>
      <w:proofErr w:type="spellStart"/>
      <w:r w:rsidR="00EA5505">
        <w:rPr>
          <w:rFonts w:ascii="Times New Roman" w:hAnsi="Times New Roman" w:cs="Times New Roman"/>
        </w:rPr>
        <w:t>Lupyan</w:t>
      </w:r>
      <w:proofErr w:type="spellEnd"/>
      <w:r w:rsidR="00EA5505">
        <w:rPr>
          <w:rFonts w:ascii="Times New Roman" w:hAnsi="Times New Roman" w:cs="Times New Roman"/>
        </w:rPr>
        <w:t>,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 xml:space="preserve">sometimes considered </w:t>
      </w:r>
      <w:r w:rsidR="000064AB">
        <w:rPr>
          <w:rFonts w:ascii="Times New Roman" w:hAnsi="Times New Roman" w:cs="Times New Roman"/>
        </w:rPr>
        <w:t>“</w:t>
      </w:r>
      <w:r w:rsidR="008505CC">
        <w:rPr>
          <w:rFonts w:ascii="Times New Roman" w:hAnsi="Times New Roman" w:cs="Times New Roman"/>
        </w:rPr>
        <w:t>all purpose</w:t>
      </w:r>
      <w:r w:rsidR="000064AB">
        <w:rPr>
          <w:rFonts w:ascii="Times New Roman" w:hAnsi="Times New Roman" w:cs="Times New Roman"/>
        </w:rPr>
        <w:t>”</w:t>
      </w:r>
      <w:r w:rsidR="008505CC">
        <w:rPr>
          <w:rFonts w:ascii="Times New Roman" w:hAnsi="Times New Roman" w:cs="Times New Roman"/>
        </w:rPr>
        <w:t xml:space="preserv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ins w:id="270" w:author="Benton, Deon" w:date="2026-06-14T13:49:00Z" w16du:dateUtc="2026-06-14T18:49:00Z">
        <w:r w:rsidR="009C3DA5" w:rsidRPr="009C3DA5">
          <w:rPr>
            <w:rFonts w:ascii="Times New Roman" w:hAnsi="Times New Roman" w:cs="Times New Roman"/>
          </w:rPr>
          <w:t xml:space="preserve">Beyond violation-of-expectation studies, a </w:t>
        </w:r>
      </w:ins>
      <w:ins w:id="271" w:author="Benton, Deon" w:date="2026-06-15T16:23:00Z" w16du:dateUtc="2026-06-15T21:23:00Z">
        <w:r w:rsidR="00604492">
          <w:rPr>
            <w:rFonts w:ascii="Times New Roman" w:hAnsi="Times New Roman" w:cs="Times New Roman"/>
          </w:rPr>
          <w:t>theme that is common to al</w:t>
        </w:r>
      </w:ins>
      <w:ins w:id="272" w:author="Benton, Deon" w:date="2026-06-15T16:24:00Z" w16du:dateUtc="2026-06-15T21:24:00Z">
        <w:r w:rsidR="00604492">
          <w:rPr>
            <w:rFonts w:ascii="Times New Roman" w:hAnsi="Times New Roman" w:cs="Times New Roman"/>
          </w:rPr>
          <w:t xml:space="preserve">l lean proposals is the notion that </w:t>
        </w:r>
      </w:ins>
      <w:ins w:id="273" w:author="Benton, Deon" w:date="2026-06-14T13:49:00Z" w16du:dateUtc="2026-06-14T18:49:00Z">
        <w:r w:rsidR="009C3DA5" w:rsidRPr="009C3DA5">
          <w:rPr>
            <w:rFonts w:ascii="Times New Roman" w:hAnsi="Times New Roman" w:cs="Times New Roman"/>
          </w:rPr>
          <w:t>that infants’ concepts emerge more slowly than the available</w:t>
        </w:r>
      </w:ins>
      <w:ins w:id="274" w:author="Benton, Deon" w:date="2026-06-15T16:24:00Z" w16du:dateUtc="2026-06-15T21:24:00Z">
        <w:r w:rsidR="00604492">
          <w:rPr>
            <w:rFonts w:ascii="Times New Roman" w:hAnsi="Times New Roman" w:cs="Times New Roman"/>
          </w:rPr>
          <w:t xml:space="preserve"> data suggests</w:t>
        </w:r>
      </w:ins>
      <w:ins w:id="275" w:author="Benton, Deon" w:date="2026-06-14T13:49:00Z" w16du:dateUtc="2026-06-14T18:49:00Z">
        <w:r w:rsidR="009C3DA5" w:rsidRPr="009C3DA5">
          <w:rPr>
            <w:rFonts w:ascii="Times New Roman" w:hAnsi="Times New Roman" w:cs="Times New Roman"/>
          </w:rPr>
          <w:t>, that these concepts are grounded in the visible</w:t>
        </w:r>
      </w:ins>
      <w:ins w:id="276" w:author="Benton, Deon" w:date="2026-06-14T14:07:00Z" w16du:dateUtc="2026-06-14T19:07:00Z">
        <w:r w:rsidR="00E64638">
          <w:rPr>
            <w:rFonts w:ascii="Times New Roman" w:hAnsi="Times New Roman" w:cs="Times New Roman"/>
          </w:rPr>
          <w:t xml:space="preserve"> </w:t>
        </w:r>
      </w:ins>
      <w:ins w:id="277" w:author="Benton, Deon" w:date="2026-06-14T13:49:00Z" w16du:dateUtc="2026-06-14T18:49:00Z">
        <w:r w:rsidR="009C3DA5" w:rsidRPr="009C3DA5">
          <w:rPr>
            <w:rFonts w:ascii="Times New Roman" w:hAnsi="Times New Roman" w:cs="Times New Roman"/>
          </w:rPr>
          <w:t>surface features of the objects and entities they represent, and that the input available to infants is far more richly structured than has often been assumed.</w:t>
        </w:r>
      </w:ins>
    </w:p>
    <w:p w14:paraId="024F7213" w14:textId="77777777" w:rsidR="004F4B31" w:rsidRDefault="00DE18F0" w:rsidP="003B5A45">
      <w:pPr>
        <w:spacing w:line="480" w:lineRule="auto"/>
        <w:contextualSpacing/>
        <w:rPr>
          <w:ins w:id="278" w:author="Benton, Deon" w:date="2026-06-14T15:31:00Z" w16du:dateUtc="2026-06-14T20:31:00Z"/>
          <w:rFonts w:ascii="Times New Roman" w:hAnsi="Times New Roman" w:cs="Times New Roman"/>
        </w:rPr>
      </w:pPr>
      <w:r>
        <w:rPr>
          <w:rFonts w:ascii="Times New Roman" w:hAnsi="Times New Roman" w:cs="Times New Roman"/>
        </w:rPr>
        <w:tab/>
      </w:r>
      <w:r w:rsidR="00BC4C2E">
        <w:rPr>
          <w:rFonts w:ascii="Times New Roman" w:hAnsi="Times New Roman" w:cs="Times New Roman"/>
        </w:rPr>
        <w:t xml:space="preserve">Although lean proposals </w:t>
      </w:r>
      <w:r w:rsidR="00FD2210">
        <w:rPr>
          <w:rFonts w:ascii="Times New Roman" w:hAnsi="Times New Roman" w:cs="Times New Roman"/>
        </w:rPr>
        <w:t>abound for capacities</w:t>
      </w:r>
      <w:r w:rsidR="00BC4C2E">
        <w:rPr>
          <w:rFonts w:ascii="Times New Roman" w:hAnsi="Times New Roman" w:cs="Times New Roman"/>
        </w:rPr>
        <w:t xml:space="preserve"> such as theory of mind (e.g., </w:t>
      </w:r>
      <w:r w:rsidR="000A329B" w:rsidRPr="000A329B">
        <w:rPr>
          <w:rFonts w:ascii="Times New Roman" w:hAnsi="Times New Roman" w:cs="Times New Roman"/>
        </w:rPr>
        <w:t>Berthiaume</w:t>
      </w:r>
      <w:r w:rsidR="000A329B">
        <w:rPr>
          <w:rFonts w:ascii="Times New Roman" w:hAnsi="Times New Roman" w:cs="Times New Roman"/>
        </w:rPr>
        <w:t xml:space="preserve"> et al., 2013; </w:t>
      </w:r>
      <w:r w:rsidR="00BC4C2E">
        <w:rPr>
          <w:rFonts w:ascii="Times New Roman" w:hAnsi="Times New Roman" w:cs="Times New Roman"/>
        </w:rPr>
        <w:t>Perner &amp; Ruffman, 2005), causal perception and reasoning (e.g., Cohen et al., 2002; McClelland &amp; Thompson, 2007), sociomoral reasoning (e.g., Benton &amp; Lapan, 2021</w:t>
      </w:r>
      <w:ins w:id="279" w:author="Benton, Deon" w:date="2026-06-14T13:39:00Z" w16du:dateUtc="2026-06-14T18:39:00Z">
        <w:r w:rsidR="005D0679">
          <w:rPr>
            <w:rFonts w:ascii="Times New Roman" w:hAnsi="Times New Roman" w:cs="Times New Roman"/>
          </w:rPr>
          <w:t>; McMahon &amp; Isik, 2023</w:t>
        </w:r>
      </w:ins>
      <w:ins w:id="280" w:author="Benton, Deon" w:date="2026-06-14T13:58:00Z" w16du:dateUtc="2026-06-14T18:58:00Z">
        <w:r w:rsidR="00B2694B">
          <w:rPr>
            <w:rFonts w:ascii="Times New Roman" w:hAnsi="Times New Roman" w:cs="Times New Roman"/>
          </w:rPr>
          <w:t>; Scarf et al., 2</w:t>
        </w:r>
      </w:ins>
      <w:ins w:id="281" w:author="Benton, Deon" w:date="2026-06-14T13:59:00Z" w16du:dateUtc="2026-06-14T18:59:00Z">
        <w:r w:rsidR="00B2694B">
          <w:rPr>
            <w:rFonts w:ascii="Times New Roman" w:hAnsi="Times New Roman" w:cs="Times New Roman"/>
          </w:rPr>
          <w:t>012a, 2012b</w:t>
        </w:r>
      </w:ins>
      <w:r w:rsidR="00BC4C2E">
        <w:rPr>
          <w:rFonts w:ascii="Times New Roman" w:hAnsi="Times New Roman" w:cs="Times New Roman"/>
        </w:rPr>
        <w:t xml:space="preserve">), object permanence (e.g., </w:t>
      </w:r>
      <w:proofErr w:type="spellStart"/>
      <w:r w:rsidR="000A329B">
        <w:rPr>
          <w:rFonts w:ascii="Times New Roman" w:hAnsi="Times New Roman" w:cs="Times New Roman"/>
        </w:rPr>
        <w:t>Bogartz</w:t>
      </w:r>
      <w:proofErr w:type="spellEnd"/>
      <w:r w:rsidR="000A329B">
        <w:rPr>
          <w:rFonts w:ascii="Times New Roman" w:hAnsi="Times New Roman" w:cs="Times New Roman"/>
        </w:rPr>
        <w:t xml:space="preserve"> et al., 2000; </w:t>
      </w:r>
      <w:ins w:id="282" w:author="Benton, Deon" w:date="2026-06-14T14:09:00Z" w16du:dateUtc="2026-06-14T19:09:00Z">
        <w:r w:rsidR="00E64638">
          <w:rPr>
            <w:rFonts w:ascii="Times New Roman" w:hAnsi="Times New Roman" w:cs="Times New Roman"/>
          </w:rPr>
          <w:t xml:space="preserve">Munakata, 1998; </w:t>
        </w:r>
      </w:ins>
      <w:r w:rsidR="00BC4C2E">
        <w:rPr>
          <w:rFonts w:ascii="Times New Roman" w:hAnsi="Times New Roman" w:cs="Times New Roman"/>
        </w:rPr>
        <w:t xml:space="preserve">Munakata et al., 1997), numerical cognition (e.g., </w:t>
      </w:r>
      <w:ins w:id="283" w:author="Benton, Deon" w:date="2026-06-14T13:53:00Z" w16du:dateUtc="2026-06-14T18:53:00Z">
        <w:r w:rsidR="00210D28">
          <w:rPr>
            <w:rFonts w:ascii="Times New Roman" w:hAnsi="Times New Roman" w:cs="Times New Roman"/>
          </w:rPr>
          <w:t xml:space="preserve">Clearfield &amp; Mix, 1999; </w:t>
        </w:r>
      </w:ins>
      <w:r w:rsidR="00BC4C2E">
        <w:rPr>
          <w:rFonts w:ascii="Times New Roman" w:hAnsi="Times New Roman" w:cs="Times New Roman"/>
        </w:rPr>
        <w:t>Cohen &amp; Marks, 2002</w:t>
      </w:r>
      <w:ins w:id="284" w:author="Benton, Deon" w:date="2026-06-14T13:56:00Z" w16du:dateUtc="2026-06-14T18:56:00Z">
        <w:r w:rsidR="00210D28">
          <w:rPr>
            <w:rFonts w:ascii="Times New Roman" w:hAnsi="Times New Roman" w:cs="Times New Roman"/>
          </w:rPr>
          <w:t>; Simon, 1997</w:t>
        </w:r>
      </w:ins>
      <w:r w:rsidR="00BC4C2E">
        <w:rPr>
          <w:rFonts w:ascii="Times New Roman" w:hAnsi="Times New Roman" w:cs="Times New Roman"/>
        </w:rPr>
        <w:t>)</w:t>
      </w:r>
      <w:r w:rsidR="000A329B">
        <w:rPr>
          <w:rFonts w:ascii="Times New Roman" w:hAnsi="Times New Roman" w:cs="Times New Roman"/>
        </w:rPr>
        <w:t>, among others (e.g., Benton, 2025;</w:t>
      </w:r>
      <w:ins w:id="285" w:author="Benton, Deon" w:date="2026-06-14T14:02:00Z" w16du:dateUtc="2026-06-14T19:02:00Z">
        <w:r w:rsidR="001E2525">
          <w:rPr>
            <w:rFonts w:ascii="Times New Roman" w:hAnsi="Times New Roman" w:cs="Times New Roman"/>
          </w:rPr>
          <w:t xml:space="preserve"> Benton &amp; Hoch, 2026;</w:t>
        </w:r>
      </w:ins>
      <w:r w:rsidR="000A329B">
        <w:rPr>
          <w:rFonts w:ascii="Times New Roman" w:hAnsi="Times New Roman" w:cs="Times New Roman"/>
        </w:rPr>
        <w:t xml:space="preserve"> </w:t>
      </w:r>
      <w:proofErr w:type="spellStart"/>
      <w:r w:rsidR="000A329B">
        <w:rPr>
          <w:rFonts w:ascii="Times New Roman" w:hAnsi="Times New Roman" w:cs="Times New Roman"/>
        </w:rPr>
        <w:t>Rakison</w:t>
      </w:r>
      <w:proofErr w:type="spellEnd"/>
      <w:r w:rsidR="000A329B">
        <w:rPr>
          <w:rFonts w:ascii="Times New Roman" w:hAnsi="Times New Roman" w:cs="Times New Roman"/>
        </w:rPr>
        <w:t xml:space="preserve"> &amp; </w:t>
      </w:r>
      <w:proofErr w:type="spellStart"/>
      <w:r w:rsidR="000A329B">
        <w:rPr>
          <w:rFonts w:ascii="Times New Roman" w:hAnsi="Times New Roman" w:cs="Times New Roman"/>
        </w:rPr>
        <w:t>Lupyan</w:t>
      </w:r>
      <w:proofErr w:type="spellEnd"/>
      <w:r w:rsidR="000A329B">
        <w:rPr>
          <w:rFonts w:ascii="Times New Roman" w:hAnsi="Times New Roman" w:cs="Times New Roman"/>
        </w:rPr>
        <w:t xml:space="preserve">, 2008), </w:t>
      </w:r>
      <w:r>
        <w:rPr>
          <w:rFonts w:ascii="Times New Roman" w:hAnsi="Times New Roman" w:cs="Times New Roman"/>
        </w:rPr>
        <w:t xml:space="preserve">efforts to explain </w:t>
      </w:r>
      <w:r w:rsidR="006A456E">
        <w:rPr>
          <w:rFonts w:ascii="Times New Roman" w:hAnsi="Times New Roman" w:cs="Times New Roman"/>
        </w:rPr>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r w:rsidR="00DB0881">
        <w:rPr>
          <w:rFonts w:ascii="Times New Roman" w:hAnsi="Times New Roman" w:cs="Times New Roman"/>
        </w:rPr>
        <w:t>action efficiency understanding</w:t>
      </w:r>
      <w:r w:rsidR="000A329B">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p>
    <w:p w14:paraId="0CC76AEF" w14:textId="3AAFCBB1" w:rsidR="00B95495" w:rsidRDefault="00673D12" w:rsidP="004F4B31">
      <w:pPr>
        <w:spacing w:line="480" w:lineRule="auto"/>
        <w:ind w:firstLine="720"/>
        <w:contextualSpacing/>
        <w:rPr>
          <w:rFonts w:ascii="Times New Roman" w:hAnsi="Times New Roman" w:cs="Times New Roman"/>
        </w:rPr>
      </w:pPr>
      <w:r>
        <w:rPr>
          <w:rFonts w:ascii="Times New Roman" w:hAnsi="Times New Roman" w:cs="Times New Roman"/>
        </w:rPr>
        <w:lastRenderedPageBreak/>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by </w:t>
      </w:r>
      <w:ins w:id="286"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w:t>
      </w:r>
      <w:r w:rsidR="00966E4F">
        <w:rPr>
          <w:rFonts w:ascii="Times New Roman" w:hAnsi="Times New Roman" w:cs="Times New Roman"/>
        </w:rPr>
        <w:t xml:space="preserve">The crux </w:t>
      </w:r>
      <w:ins w:id="287" w:author="Benton, Deon" w:date="2026-06-14T15:16:00Z" w16du:dateUtc="2026-06-14T20:16:00Z">
        <w:r w:rsidR="00966E4F">
          <w:rPr>
            <w:rFonts w:ascii="Times New Roman" w:hAnsi="Times New Roman" w:cs="Times New Roman"/>
          </w:rPr>
          <w:t xml:space="preserve">of </w:t>
        </w:r>
      </w:ins>
      <w:ins w:id="288"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r w:rsidR="0056623D">
        <w:rPr>
          <w:rFonts w:ascii="Times New Roman" w:hAnsi="Times New Roman" w:cs="Times New Roman"/>
        </w:rPr>
        <w:t>’s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 xml:space="preserve">infants learn </w:t>
      </w:r>
      <w:ins w:id="289" w:author="Benton, Deon" w:date="2026-06-14T15:16:00Z" w16du:dateUtc="2026-06-14T20:16:00Z">
        <w:r w:rsidR="00966E4F">
          <w:rPr>
            <w:rFonts w:ascii="Times New Roman" w:hAnsi="Times New Roman" w:cs="Times New Roman"/>
          </w:rPr>
          <w:t xml:space="preserve">which actions are efficient and which are inefficient </w:t>
        </w:r>
      </w:ins>
      <w:ins w:id="290" w:author="Benton, Deon" w:date="2026-06-14T15:21:00Z" w16du:dateUtc="2026-06-14T20:21:00Z">
        <w:r w:rsidR="004F4B31">
          <w:rPr>
            <w:rFonts w:ascii="Times New Roman" w:hAnsi="Times New Roman" w:cs="Times New Roman"/>
          </w:rPr>
          <w:t>via</w:t>
        </w:r>
      </w:ins>
      <w:ins w:id="291" w:author="Benton, Deon" w:date="2026-06-14T15:22:00Z" w16du:dateUtc="2026-06-14T20:22:00Z">
        <w:r w:rsidR="004F4B31">
          <w:rPr>
            <w:rFonts w:ascii="Times New Roman" w:hAnsi="Times New Roman" w:cs="Times New Roman"/>
          </w:rPr>
          <w:t xml:space="preserve"> a “forward model”; that is, </w:t>
        </w:r>
      </w:ins>
      <w:r w:rsidR="00186981">
        <w:rPr>
          <w:rFonts w:ascii="Times New Roman" w:hAnsi="Times New Roman" w:cs="Times New Roman"/>
        </w:rPr>
        <w:t xml:space="preserve">as </w:t>
      </w:r>
      <w:r w:rsidR="00BA00C2">
        <w:rPr>
          <w:rFonts w:ascii="Times New Roman" w:hAnsi="Times New Roman" w:cs="Times New Roman"/>
        </w:rPr>
        <w:t xml:space="preserve">infants watch agents follow particular </w:t>
      </w:r>
      <w:ins w:id="292" w:author="Benton, Deon" w:date="2026-06-14T15:18:00Z" w16du:dateUtc="2026-06-14T20:18:00Z">
        <w:r w:rsidR="00966E4F">
          <w:rPr>
            <w:rFonts w:ascii="Times New Roman" w:hAnsi="Times New Roman" w:cs="Times New Roman"/>
          </w:rPr>
          <w:t xml:space="preserve">trajectories </w:t>
        </w:r>
      </w:ins>
      <w:r w:rsidR="00BA00C2">
        <w:rPr>
          <w:rFonts w:ascii="Times New Roman" w:hAnsi="Times New Roman" w:cs="Times New Roman"/>
        </w:rPr>
        <w:t xml:space="preserve">to </w:t>
      </w:r>
      <w:ins w:id="293" w:author="Benton, Deon" w:date="2026-06-14T15:19:00Z" w16du:dateUtc="2026-06-14T20:19:00Z">
        <w:r w:rsidR="00966E4F">
          <w:rPr>
            <w:rFonts w:ascii="Times New Roman" w:hAnsi="Times New Roman" w:cs="Times New Roman"/>
          </w:rPr>
          <w:t>reach</w:t>
        </w:r>
      </w:ins>
      <w:r w:rsidR="00BA00C2">
        <w:rPr>
          <w:rFonts w:ascii="Times New Roman" w:hAnsi="Times New Roman" w:cs="Times New Roman"/>
        </w:rPr>
        <w:t xml:space="preserve">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ins w:id="294" w:author="Benton, Deon" w:date="2026-06-14T15:19:00Z" w16du:dateUtc="2026-06-14T20:19:00Z">
        <w:r w:rsidR="00966E4F">
          <w:rPr>
            <w:rFonts w:ascii="Times New Roman" w:hAnsi="Times New Roman" w:cs="Times New Roman"/>
          </w:rPr>
          <w:t xml:space="preserve"> </w:t>
        </w:r>
      </w:ins>
      <w:r w:rsidR="004D4A45">
        <w:rPr>
          <w:rFonts w:ascii="Times New Roman" w:hAnsi="Times New Roman" w:cs="Times New Roman"/>
        </w:rPr>
        <w:t>come to</w:t>
      </w:r>
      <w:r w:rsidR="00FD2210">
        <w:rPr>
          <w:rFonts w:ascii="Times New Roman" w:hAnsi="Times New Roman" w:cs="Times New Roman"/>
        </w:rPr>
        <w:t xml:space="preserve"> resemble the </w:t>
      </w:r>
      <w:r w:rsidR="003C6979">
        <w:rPr>
          <w:rFonts w:ascii="Times New Roman" w:hAnsi="Times New Roman" w:cs="Times New Roman"/>
        </w:rPr>
        <w:t xml:space="preserve">visible state of the world at each point along </w:t>
      </w:r>
      <w:ins w:id="295" w:author="Benton, Deon" w:date="2026-06-14T15:20:00Z" w16du:dateUtc="2026-06-14T20:20:00Z">
        <w:r w:rsidR="00966E4F">
          <w:rPr>
            <w:rFonts w:ascii="Times New Roman" w:hAnsi="Times New Roman" w:cs="Times New Roman"/>
          </w:rPr>
          <w:t>those trajectories.</w:t>
        </w:r>
      </w:ins>
      <w:r w:rsidR="00861E76">
        <w:rPr>
          <w:rFonts w:ascii="Times New Roman" w:hAnsi="Times New Roman" w:cs="Times New Roman"/>
        </w:rPr>
        <w:t xml:space="preserve"> </w:t>
      </w:r>
      <w:ins w:id="296"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proofErr w:type="spellEnd"/>
      <w:r w:rsidR="00B95495" w:rsidRPr="00B95495">
        <w:rPr>
          <w:rFonts w:ascii="Times New Roman" w:hAnsi="Times New Roman" w:cs="Times New Roman"/>
        </w:rPr>
        <w:t xml:space="preserve"> (2010)</w:t>
      </w:r>
      <w:ins w:id="297" w:author="Benton, Deon" w:date="2026-06-12T14:40:00Z" w16du:dateUtc="2026-06-12T19:40:00Z">
        <w:r w:rsidR="00814902">
          <w:rPr>
            <w:rFonts w:ascii="Times New Roman" w:hAnsi="Times New Roman" w:cs="Times New Roman"/>
          </w:rPr>
          <w:t xml:space="preserve">, hereafter </w:t>
        </w:r>
        <w:r w:rsidR="0000003E">
          <w:rPr>
            <w:rFonts w:ascii="Times New Roman" w:hAnsi="Times New Roman" w:cs="Times New Roman"/>
          </w:rPr>
          <w:t>V</w:t>
        </w:r>
      </w:ins>
      <w:ins w:id="298" w:author="Benton, Deon" w:date="2026-06-13T22:23:00Z" w16du:dateUtc="2026-06-14T03:23:00Z">
        <w:r w:rsidR="006A6503">
          <w:rPr>
            <w:rFonts w:ascii="Times New Roman" w:hAnsi="Times New Roman" w:cs="Times New Roman"/>
          </w:rPr>
          <w:t>VOM10</w:t>
        </w:r>
      </w:ins>
      <w:ins w:id="299" w:author="Benton, Deon" w:date="2026-06-12T14:40:00Z" w16du:dateUtc="2026-06-12T19:40:00Z">
        <w:r w:rsidR="00814902">
          <w:rPr>
            <w:rFonts w:ascii="Times New Roman" w:hAnsi="Times New Roman" w:cs="Times New Roman"/>
          </w:rPr>
          <w:t>,</w:t>
        </w:r>
      </w:ins>
      <w:r w:rsidR="00B95495" w:rsidRPr="00B95495">
        <w:rPr>
          <w:rFonts w:ascii="Times New Roman" w:hAnsi="Times New Roman" w:cs="Times New Roman"/>
        </w:rPr>
        <w:t xml:space="preserve"> showed that a connectionist implementation of this proposal could reproduce Gergely et al.</w:t>
      </w:r>
      <w:r w:rsidR="00FF7960">
        <w:rPr>
          <w:rFonts w:ascii="Times New Roman" w:hAnsi="Times New Roman" w:cs="Times New Roman"/>
        </w:rPr>
        <w:t>’s</w:t>
      </w:r>
      <w:r w:rsidR="00B95495" w:rsidRPr="00B95495">
        <w:rPr>
          <w:rFonts w:ascii="Times New Roman" w:hAnsi="Times New Roman" w:cs="Times New Roman"/>
        </w:rPr>
        <w:t xml:space="preserve"> (1995)</w:t>
      </w:r>
      <w:r w:rsidR="00FF7960">
        <w:rPr>
          <w:rFonts w:ascii="Times New Roman" w:hAnsi="Times New Roman" w:cs="Times New Roman"/>
        </w:rPr>
        <w:t xml:space="preserve"> findings</w:t>
      </w:r>
      <w:ins w:id="300" w:author="Benton, Deon" w:date="2026-06-14T15:29:00Z" w16du:dateUtc="2026-06-14T20:29:00Z">
        <w:r w:rsidR="004F4B31">
          <w:rPr>
            <w:rFonts w:ascii="Times New Roman" w:hAnsi="Times New Roman" w:cs="Times New Roman"/>
          </w:rPr>
          <w:t>:</w:t>
        </w:r>
      </w:ins>
      <w:r w:rsidR="00B95495" w:rsidRPr="00B95495">
        <w:rPr>
          <w:rFonts w:ascii="Times New Roman" w:hAnsi="Times New Roman" w:cs="Times New Roman"/>
        </w:rPr>
        <w:t xml:space="preserve"> </w:t>
      </w:r>
      <w:r w:rsidR="006E183D">
        <w:rPr>
          <w:rFonts w:ascii="Times New Roman" w:hAnsi="Times New Roman" w:cs="Times New Roman"/>
        </w:rPr>
        <w:t>Networks</w:t>
      </w:r>
      <w:r w:rsidR="00B95495" w:rsidRPr="00B95495">
        <w:rPr>
          <w:rFonts w:ascii="Times New Roman" w:hAnsi="Times New Roman" w:cs="Times New Roman"/>
        </w:rPr>
        <w:t xml:space="preserve"> </w:t>
      </w:r>
      <w:r w:rsidR="000064AB">
        <w:rPr>
          <w:rFonts w:ascii="Times New Roman" w:hAnsi="Times New Roman" w:cs="Times New Roman"/>
        </w:rPr>
        <w:t>“</w:t>
      </w:r>
      <w:r w:rsidR="00B95495" w:rsidRPr="00B95495">
        <w:rPr>
          <w:rFonts w:ascii="Times New Roman" w:hAnsi="Times New Roman" w:cs="Times New Roman"/>
        </w:rPr>
        <w:t>habituated</w:t>
      </w:r>
      <w:r w:rsidR="000064AB">
        <w:rPr>
          <w:rFonts w:ascii="Times New Roman" w:hAnsi="Times New Roman" w:cs="Times New Roman"/>
        </w:rPr>
        <w:t>”</w:t>
      </w:r>
      <w:r w:rsidR="00B95495" w:rsidRPr="00B95495">
        <w:rPr>
          <w:rFonts w:ascii="Times New Roman" w:hAnsi="Times New Roman" w:cs="Times New Roman"/>
        </w:rPr>
        <w:t xml:space="preserve"> to </w:t>
      </w:r>
      <w:ins w:id="301" w:author="Benton, Deon" w:date="2026-06-14T15:30:00Z" w16du:dateUtc="2026-06-14T20:30:00Z">
        <w:r w:rsidR="004F4B31">
          <w:rPr>
            <w:rFonts w:ascii="Times New Roman" w:hAnsi="Times New Roman" w:cs="Times New Roman"/>
          </w:rPr>
          <w:t xml:space="preserve">a constrained action event but not to an unconstrained action event looked longer </w:t>
        </w:r>
      </w:ins>
      <w:ins w:id="302" w:author="Benton, Deon" w:date="2026-06-14T15:32:00Z" w16du:dateUtc="2026-06-14T20:32:00Z">
        <w:r w:rsidR="00BA5467">
          <w:rPr>
            <w:rFonts w:ascii="Times New Roman" w:hAnsi="Times New Roman" w:cs="Times New Roman"/>
          </w:rPr>
          <w:t>at</w:t>
        </w:r>
      </w:ins>
      <w:r w:rsidR="00B95495" w:rsidRPr="00B95495">
        <w:rPr>
          <w:rFonts w:ascii="Times New Roman" w:hAnsi="Times New Roman" w:cs="Times New Roman"/>
        </w:rPr>
        <w:t xml:space="preserve"> the inefficient</w:t>
      </w:r>
      <w:ins w:id="303" w:author="Benton, Deon" w:date="2026-06-14T15:32:00Z" w16du:dateUtc="2026-06-14T20:32:00Z">
        <w:r w:rsidR="00BA5467">
          <w:rPr>
            <w:rFonts w:ascii="Times New Roman" w:hAnsi="Times New Roman" w:cs="Times New Roman"/>
          </w:rPr>
          <w:t xml:space="preserve"> test event than at the efficient one.</w:t>
        </w:r>
      </w:ins>
      <w:r w:rsidR="00B95495" w:rsidRPr="00B95495">
        <w:rPr>
          <w:rFonts w:ascii="Times New Roman" w:hAnsi="Times New Roman" w:cs="Times New Roman"/>
        </w:rPr>
        <w:t xml:space="preserve"> </w:t>
      </w:r>
    </w:p>
    <w:p w14:paraId="685FC961" w14:textId="46D17E75" w:rsidR="00AD1A72" w:rsidRDefault="00896148" w:rsidP="00CF0A2A">
      <w:pPr>
        <w:spacing w:line="480" w:lineRule="auto"/>
        <w:ind w:firstLine="720"/>
        <w:contextualSpacing/>
        <w:rPr>
          <w:rFonts w:ascii="Times New Roman" w:eastAsia="Times New Roman" w:hAnsi="Times New Roman" w:cs="Times New Roman"/>
        </w:rPr>
      </w:pPr>
      <w:ins w:id="304" w:author="Benton, Deon" w:date="2026-06-14T15:32:00Z" w16du:dateUtc="2026-06-14T20:32:00Z">
        <w:r>
          <w:rPr>
            <w:rFonts w:ascii="Times New Roman" w:hAnsi="Times New Roman" w:cs="Times New Roman"/>
          </w:rPr>
          <w:t>Despite reproducing</w:t>
        </w:r>
      </w:ins>
      <w:r w:rsidR="005E149F">
        <w:rPr>
          <w:rFonts w:ascii="Times New Roman" w:hAnsi="Times New Roman" w:cs="Times New Roman"/>
        </w:rPr>
        <w:t xml:space="preserve"> Gergely et al.</w:t>
      </w:r>
      <w:ins w:id="305" w:author="Benton, Deon" w:date="2026-06-14T15:33:00Z" w16du:dateUtc="2026-06-14T20:33:00Z">
        <w:r>
          <w:rPr>
            <w:rFonts w:ascii="Times New Roman" w:hAnsi="Times New Roman" w:cs="Times New Roman"/>
          </w:rPr>
          <w:t>’s</w:t>
        </w:r>
      </w:ins>
      <w:r w:rsidR="005E149F">
        <w:rPr>
          <w:rFonts w:ascii="Times New Roman" w:hAnsi="Times New Roman" w:cs="Times New Roman"/>
        </w:rPr>
        <w:t xml:space="preserve"> (1995)</w:t>
      </w:r>
      <w:ins w:id="306" w:author="Benton, Deon" w:date="2026-06-14T15:33:00Z" w16du:dateUtc="2026-06-14T20:33:00Z">
        <w:r>
          <w:rPr>
            <w:rFonts w:ascii="Times New Roman" w:hAnsi="Times New Roman" w:cs="Times New Roman"/>
          </w:rPr>
          <w:t xml:space="preserve"> findings</w:t>
        </w:r>
      </w:ins>
      <w:r w:rsidR="005416F9">
        <w:rPr>
          <w:rFonts w:ascii="Times New Roman" w:hAnsi="Times New Roman" w:cs="Times New Roman"/>
        </w:rPr>
        <w:t xml:space="preserve">, </w:t>
      </w:r>
      <w:r w:rsidR="00FE151D">
        <w:rPr>
          <w:rFonts w:ascii="Times New Roman" w:hAnsi="Times New Roman" w:cs="Times New Roman"/>
        </w:rPr>
        <w:t xml:space="preserve">caution </w:t>
      </w:r>
      <w:ins w:id="307" w:author="Benton, Deon" w:date="2026-06-14T15:33:00Z" w16du:dateUtc="2026-06-14T20:33:00Z">
        <w:r>
          <w:rPr>
            <w:rFonts w:ascii="Times New Roman" w:hAnsi="Times New Roman" w:cs="Times New Roman"/>
          </w:rPr>
          <w:t xml:space="preserve">should </w:t>
        </w:r>
      </w:ins>
      <w:r w:rsidR="00FE151D">
        <w:rPr>
          <w:rFonts w:ascii="Times New Roman" w:hAnsi="Times New Roman" w:cs="Times New Roman"/>
        </w:rPr>
        <w:t>be exercised</w:t>
      </w:r>
      <w:r w:rsidR="00B07D54">
        <w:rPr>
          <w:rFonts w:ascii="Times New Roman" w:hAnsi="Times New Roman" w:cs="Times New Roman"/>
        </w:rPr>
        <w:t xml:space="preserve"> before</w:t>
      </w:r>
      <w:ins w:id="308" w:author="Benton, Deon" w:date="2026-06-14T15:33:00Z" w16du:dateUtc="2026-06-14T20:33:00Z">
        <w:r>
          <w:rPr>
            <w:rFonts w:ascii="Times New Roman" w:hAnsi="Times New Roman" w:cs="Times New Roman"/>
          </w:rPr>
          <w:t xml:space="preserve"> </w:t>
        </w:r>
      </w:ins>
      <w:ins w:id="309" w:author="Benton, Deon" w:date="2026-06-14T15:34:00Z" w16du:dateUtc="2026-06-14T20:34:00Z">
        <w:r>
          <w:rPr>
            <w:rFonts w:ascii="Times New Roman" w:hAnsi="Times New Roman" w:cs="Times New Roman"/>
          </w:rPr>
          <w:t>concluding that</w:t>
        </w:r>
      </w:ins>
      <w:ins w:id="310" w:author="Benton, Deon" w:date="2026-06-14T15:33:00Z" w16du:dateUtc="2026-06-14T20:33:00Z">
        <w:r>
          <w:rPr>
            <w:rFonts w:ascii="Times New Roman" w:hAnsi="Times New Roman" w:cs="Times New Roman"/>
          </w:rPr>
          <w:t xml:space="preserve"> these results challenge domain-specific proposals.</w:t>
        </w:r>
      </w:ins>
      <w:r w:rsidR="00B07D54">
        <w:rPr>
          <w:rFonts w:ascii="Times New Roman" w:hAnsi="Times New Roman" w:cs="Times New Roman"/>
        </w:rPr>
        <w:t xml:space="preserve"> </w:t>
      </w:r>
      <w:r w:rsidR="00FE151D">
        <w:rPr>
          <w:rFonts w:ascii="Times New Roman" w:hAnsi="Times New Roman" w:cs="Times New Roman"/>
        </w:rPr>
        <w:t>One reason is that the</w:t>
      </w:r>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r w:rsidR="00FE151D">
        <w:rPr>
          <w:rFonts w:ascii="Times New Roman" w:hAnsi="Times New Roman" w:cs="Times New Roman"/>
        </w:rPr>
        <w:t>Thus, the</w:t>
      </w:r>
      <w:r w:rsidR="00200667">
        <w:rPr>
          <w:rFonts w:ascii="Times New Roman" w:hAnsi="Times New Roman" w:cs="Times New Roman"/>
        </w:rPr>
        <w:t xml:space="preserve"> model could not draw on </w:t>
      </w:r>
      <w:r w:rsidR="002D625F">
        <w:rPr>
          <w:rFonts w:ascii="Times New Roman" w:hAnsi="Times New Roman" w:cs="Times New Roman"/>
        </w:rPr>
        <w:t>such</w:t>
      </w:r>
      <w:r w:rsidR="00200667">
        <w:rPr>
          <w:rFonts w:ascii="Times New Roman" w:hAnsi="Times New Roman" w:cs="Times New Roman"/>
        </w:rPr>
        <w:t xml:space="preserve"> experience when processing habituation and test events. Yet</w:t>
      </w:r>
      <w:r w:rsidR="00C41262">
        <w:rPr>
          <w:rFonts w:ascii="Times New Roman" w:hAnsi="Times New Roman" w:cs="Times New Roman"/>
        </w:rPr>
        <w:t xml:space="preserve">, </w:t>
      </w:r>
      <w:r w:rsidR="00200667">
        <w:rPr>
          <w:rFonts w:ascii="Times New Roman" w:hAnsi="Times New Roman" w:cs="Times New Roman"/>
        </w:rPr>
        <w:t xml:space="preserve">such experience may be </w:t>
      </w:r>
      <w:r w:rsidR="00297771">
        <w:rPr>
          <w:rFonts w:ascii="Times New Roman" w:hAnsi="Times New Roman" w:cs="Times New Roman"/>
        </w:rPr>
        <w:t>necessary</w:t>
      </w:r>
      <w:r w:rsidR="00200667">
        <w:rPr>
          <w:rFonts w:ascii="Times New Roman" w:hAnsi="Times New Roman" w:cs="Times New Roman"/>
        </w:rPr>
        <w:t xml:space="preserve"> to account for findings like that </w:t>
      </w:r>
      <w:ins w:id="311" w:author="Benton, Deon" w:date="2026-06-14T15:35:00Z" w16du:dateUtc="2026-06-14T20:35:00Z">
        <w:r w:rsidR="00CF0A2A">
          <w:rPr>
            <w:rFonts w:ascii="Times New Roman" w:hAnsi="Times New Roman" w:cs="Times New Roman"/>
          </w:rPr>
          <w:t xml:space="preserve"> described above </w:t>
        </w:r>
      </w:ins>
      <w:r w:rsidR="00200667">
        <w:rPr>
          <w:rFonts w:ascii="Times New Roman" w:hAnsi="Times New Roman" w:cs="Times New Roman"/>
        </w:rPr>
        <w:t>by</w:t>
      </w:r>
      <w:r w:rsidR="005541AB" w:rsidRPr="005541AB">
        <w:rPr>
          <w:rFonts w:ascii="Times New Roman" w:eastAsia="Times New Roman" w:hAnsi="Times New Roman" w:cs="Times New Roman"/>
        </w:rPr>
        <w:t xml:space="preserve">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ins w:id="312" w:author="Benton, Deon" w:date="2026-06-14T15:35:00Z" w16du:dateUtc="2026-06-14T20:35:00Z">
        <w:r w:rsidR="00CF0A2A">
          <w:rPr>
            <w:rFonts w:ascii="Times New Roman" w:hAnsi="Times New Roman" w:cs="Times New Roman"/>
          </w:rPr>
          <w:t xml:space="preserve">VOM10 </w:t>
        </w:r>
      </w:ins>
      <w:r w:rsidR="004D4A45">
        <w:rPr>
          <w:rFonts w:ascii="Times New Roman" w:hAnsi="Times New Roman" w:cs="Times New Roman"/>
        </w:rPr>
        <w:t>should</w:t>
      </w:r>
      <w:r w:rsidR="005E149F">
        <w:rPr>
          <w:rFonts w:ascii="Times New Roman" w:hAnsi="Times New Roman" w:cs="Times New Roman"/>
        </w:rPr>
        <w:t xml:space="preserve"> struggle to account for this </w:t>
      </w:r>
      <w:r w:rsidR="00D36BBD">
        <w:rPr>
          <w:rFonts w:ascii="Times New Roman" w:hAnsi="Times New Roman" w:cs="Times New Roman"/>
        </w:rPr>
        <w:t>finding</w:t>
      </w:r>
      <w:r w:rsidR="005E149F">
        <w:rPr>
          <w:rFonts w:ascii="Times New Roman" w:hAnsi="Times New Roman" w:cs="Times New Roman"/>
        </w:rPr>
        <w:t xml:space="preserve"> because doing so </w:t>
      </w:r>
      <w:r w:rsidR="004D4A45">
        <w:rPr>
          <w:rFonts w:ascii="Times New Roman" w:hAnsi="Times New Roman" w:cs="Times New Roman"/>
        </w:rPr>
        <w:t>entails</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ins w:id="313" w:author="Benton, Deon" w:date="2026-06-14T15:35:00Z" w16du:dateUtc="2026-06-14T20:35:00Z">
        <w:r w:rsidR="00CF0A2A">
          <w:rPr>
            <w:rFonts w:ascii="Times New Roman" w:eastAsia="Times New Roman" w:hAnsi="Times New Roman" w:cs="Times New Roman"/>
          </w:rPr>
          <w:t>Another reason this conclusion should be adopted cautiously is that</w:t>
        </w:r>
      </w:ins>
      <w:ins w:id="314" w:author="Benton, Deon" w:date="2026-06-14T15:36:00Z" w16du:dateUtc="2026-06-14T20:36:00Z">
        <w:r w:rsidR="00CF0A2A">
          <w:rPr>
            <w:rFonts w:ascii="Times New Roman" w:eastAsia="Times New Roman" w:hAnsi="Times New Roman" w:cs="Times New Roman"/>
          </w:rPr>
          <w:t>, by stipulating units for agents and goals, the</w:t>
        </w:r>
      </w:ins>
      <w:r w:rsidR="001E7EFE">
        <w:rPr>
          <w:rFonts w:ascii="Times New Roman" w:eastAsia="Times New Roman" w:hAnsi="Times New Roman" w:cs="Times New Roman"/>
        </w:rPr>
        <w:t xml:space="preserve"> model </w:t>
      </w:r>
      <w:r w:rsidR="00470240">
        <w:rPr>
          <w:rFonts w:ascii="Times New Roman" w:eastAsia="Times New Roman" w:hAnsi="Times New Roman" w:cs="Times New Roman"/>
        </w:rPr>
        <w:t>presupposes preexisting notion</w:t>
      </w:r>
      <w:r w:rsidR="00297771">
        <w:rPr>
          <w:rFonts w:ascii="Times New Roman" w:eastAsia="Times New Roman" w:hAnsi="Times New Roman" w:cs="Times New Roman"/>
        </w:rPr>
        <w:t>s</w:t>
      </w:r>
      <w:r w:rsidR="00470240">
        <w:rPr>
          <w:rFonts w:ascii="Times New Roman" w:eastAsia="Times New Roman" w:hAnsi="Times New Roman" w:cs="Times New Roman"/>
        </w:rPr>
        <w:t xml:space="preserve"> of </w:t>
      </w:r>
      <w:ins w:id="315" w:author="Benton, Deon" w:date="2026-06-14T15:37:00Z" w16du:dateUtc="2026-06-14T20:37:00Z">
        <w:r w:rsidR="00CF0A2A">
          <w:rPr>
            <w:rFonts w:ascii="Times New Roman" w:eastAsia="Times New Roman" w:hAnsi="Times New Roman" w:cs="Times New Roman"/>
          </w:rPr>
          <w:t>these things</w:t>
        </w:r>
      </w:ins>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ins w:id="316" w:author="Benton, Deon" w:date="2026-06-14T15:37:00Z" w16du:dateUtc="2026-06-14T20:37:00Z">
        <w:r w:rsidR="00CF0A2A">
          <w:rPr>
            <w:rFonts w:ascii="Times New Roman" w:eastAsia="Times New Roman" w:hAnsi="Times New Roman" w:cs="Times New Roman"/>
          </w:rPr>
          <w:t>In this way, VOM10</w:t>
        </w:r>
      </w:ins>
      <w:r w:rsidR="00297771">
        <w:rPr>
          <w:rFonts w:ascii="Times New Roman" w:eastAsia="Times New Roman" w:hAnsi="Times New Roman" w:cs="Times New Roman"/>
        </w:rPr>
        <w:t>—like the teleological stance—</w:t>
      </w:r>
      <w:r w:rsidR="005E149F">
        <w:rPr>
          <w:rFonts w:ascii="Times New Roman" w:eastAsia="Times New Roman" w:hAnsi="Times New Roman" w:cs="Times New Roman"/>
        </w:rPr>
        <w:t>leaves unresolved</w:t>
      </w:r>
      <w:ins w:id="317" w:author="Benton, Deon" w:date="2026-06-14T15:38:00Z" w16du:dateUtc="2026-06-14T20:38:00Z">
        <w:r w:rsidR="00CF0A2A">
          <w:rPr>
            <w:rFonts w:ascii="Times New Roman" w:eastAsia="Times New Roman" w:hAnsi="Times New Roman" w:cs="Times New Roman"/>
          </w:rPr>
          <w:t xml:space="preserve"> the developmental origins of these concepts.</w:t>
        </w:r>
      </w:ins>
      <w:r w:rsidR="005E149F">
        <w:rPr>
          <w:rFonts w:ascii="Times New Roman" w:eastAsia="Times New Roman" w:hAnsi="Times New Roman" w:cs="Times New Roman"/>
        </w:rPr>
        <w:t xml:space="preserve"> </w:t>
      </w:r>
      <w:ins w:id="318" w:author="Benton, Deon" w:date="2026-06-14T15:38:00Z" w16du:dateUtc="2026-06-14T20:38:00Z">
        <w:r w:rsidR="00CF0A2A">
          <w:rPr>
            <w:rFonts w:ascii="Times New Roman" w:eastAsia="Times New Roman" w:hAnsi="Times New Roman" w:cs="Times New Roman"/>
          </w:rPr>
          <w:t xml:space="preserve">A final reason to exercise caution </w:t>
        </w:r>
      </w:ins>
      <w:ins w:id="319" w:author="Benton, Deon" w:date="2026-06-14T15:40:00Z" w16du:dateUtc="2026-06-14T20:40:00Z">
        <w:r w:rsidR="00CF0A2A">
          <w:rPr>
            <w:rFonts w:ascii="Times New Roman" w:eastAsia="Times New Roman" w:hAnsi="Times New Roman" w:cs="Times New Roman"/>
          </w:rPr>
          <w:t xml:space="preserve">concerns the lack of fidelity between </w:t>
        </w:r>
      </w:ins>
      <w:ins w:id="320" w:author="Benton, Deon" w:date="2026-06-14T15:38:00Z" w16du:dateUtc="2026-06-14T20:38:00Z">
        <w:r w:rsidR="00CF0A2A">
          <w:rPr>
            <w:rFonts w:ascii="Times New Roman" w:eastAsia="Times New Roman" w:hAnsi="Times New Roman" w:cs="Times New Roman"/>
          </w:rPr>
          <w:t>VOM10</w:t>
        </w:r>
      </w:ins>
      <w:ins w:id="321" w:author="Benton, Deon" w:date="2026-06-14T15:40:00Z" w16du:dateUtc="2026-06-14T20:40:00Z">
        <w:r w:rsidR="00CF0A2A">
          <w:rPr>
            <w:rFonts w:ascii="Times New Roman" w:eastAsia="Times New Roman" w:hAnsi="Times New Roman" w:cs="Times New Roman"/>
          </w:rPr>
          <w:t>’</w:t>
        </w:r>
      </w:ins>
      <w:ins w:id="322" w:author="Benton, Deon" w:date="2026-06-14T15:39:00Z" w16du:dateUtc="2026-06-14T20:39:00Z">
        <w:r w:rsidR="00CF0A2A">
          <w:rPr>
            <w:rFonts w:ascii="Times New Roman" w:eastAsia="Times New Roman" w:hAnsi="Times New Roman" w:cs="Times New Roman"/>
          </w:rPr>
          <w:t>s</w:t>
        </w:r>
      </w:ins>
      <w:ins w:id="323" w:author="Benton, Deon" w:date="2026-06-14T15:40:00Z" w16du:dateUtc="2026-06-14T20:40:00Z">
        <w:r w:rsidR="00CF0A2A">
          <w:rPr>
            <w:rFonts w:ascii="Times New Roman" w:eastAsia="Times New Roman" w:hAnsi="Times New Roman" w:cs="Times New Roman"/>
          </w:rPr>
          <w:t xml:space="preserve"> simulation of Gergely et al. (1995) and the study itself.</w:t>
        </w:r>
      </w:ins>
      <w:ins w:id="324" w:author="Benton, Deon" w:date="2026-06-14T15:39:00Z" w16du:dateUtc="2026-06-14T20:39:00Z">
        <w:r w:rsidR="00CF0A2A">
          <w:rPr>
            <w:rFonts w:ascii="Times New Roman" w:eastAsia="Times New Roman" w:hAnsi="Times New Roman" w:cs="Times New Roman"/>
          </w:rPr>
          <w:t xml:space="preserve"> </w:t>
        </w:r>
      </w:ins>
      <w:ins w:id="325" w:author="Benton, Deon" w:date="2026-06-14T15:41:00Z" w16du:dateUtc="2026-06-14T20:41:00Z">
        <w:r w:rsidR="00CF0A2A">
          <w:rPr>
            <w:rFonts w:ascii="Times New Roman" w:eastAsia="Times New Roman" w:hAnsi="Times New Roman" w:cs="Times New Roman"/>
          </w:rPr>
          <w:t xml:space="preserve">Recall that in </w:t>
        </w:r>
      </w:ins>
      <w:r w:rsidR="00AD1A72">
        <w:rPr>
          <w:rFonts w:ascii="Times New Roman" w:eastAsia="Times New Roman" w:hAnsi="Times New Roman" w:cs="Times New Roman"/>
        </w:rPr>
        <w:t xml:space="preserve">Gergely et al.’s (1995) study, </w:t>
      </w:r>
      <w:r w:rsidR="001371E0">
        <w:rPr>
          <w:rFonts w:ascii="Times New Roman" w:eastAsia="Times New Roman" w:hAnsi="Times New Roman" w:cs="Times New Roman"/>
        </w:rPr>
        <w:t>an</w:t>
      </w:r>
      <w:r w:rsidR="00AD1A72" w:rsidRPr="00AD1A72">
        <w:rPr>
          <w:rFonts w:ascii="Times New Roman" w:eastAsia="Times New Roman" w:hAnsi="Times New Roman" w:cs="Times New Roman"/>
        </w:rPr>
        <w:t xml:space="preserve"> obstacle appeared off to one side of the stage</w:t>
      </w:r>
      <w:r w:rsidR="001371E0">
        <w:rPr>
          <w:rFonts w:ascii="Times New Roman" w:eastAsia="Times New Roman" w:hAnsi="Times New Roman" w:cs="Times New Roman"/>
        </w:rPr>
        <w:t xml:space="preserve"> during habituation</w:t>
      </w:r>
      <w:ins w:id="326" w:author="Benton, Deon" w:date="2026-06-14T15:41:00Z" w16du:dateUtc="2026-06-14T20:41:00Z">
        <w:r w:rsidR="00CF0A2A">
          <w:rPr>
            <w:rFonts w:ascii="Times New Roman" w:eastAsia="Times New Roman" w:hAnsi="Times New Roman" w:cs="Times New Roman"/>
          </w:rPr>
          <w:t xml:space="preserve"> for infants in the Control condition</w:t>
        </w:r>
      </w:ins>
      <w:r w:rsidR="008721B2">
        <w:rPr>
          <w:rFonts w:ascii="Times New Roman" w:eastAsia="Times New Roman" w:hAnsi="Times New Roman" w:cs="Times New Roman"/>
        </w:rPr>
        <w:t xml:space="preserve">. </w:t>
      </w:r>
      <w:ins w:id="327" w:author="Benton, Deon" w:date="2026-06-14T15:42:00Z" w16du:dateUtc="2026-06-14T20:42:00Z">
        <w:r w:rsidR="00CF0A2A">
          <w:rPr>
            <w:rFonts w:ascii="Times New Roman" w:eastAsia="Times New Roman" w:hAnsi="Times New Roman" w:cs="Times New Roman"/>
          </w:rPr>
          <w:t>No such</w:t>
        </w:r>
      </w:ins>
      <w:r w:rsidR="008721B2">
        <w:rPr>
          <w:rFonts w:ascii="Times New Roman" w:eastAsia="Times New Roman" w:hAnsi="Times New Roman" w:cs="Times New Roman"/>
        </w:rPr>
        <w:t xml:space="preserve"> obstacle appeared </w:t>
      </w:r>
      <w:ins w:id="328" w:author="Benton, Deon" w:date="2026-06-14T15:41:00Z" w16du:dateUtc="2026-06-14T20:41:00Z">
        <w:r w:rsidR="00CF0A2A">
          <w:rPr>
            <w:rFonts w:ascii="Times New Roman" w:eastAsia="Times New Roman" w:hAnsi="Times New Roman" w:cs="Times New Roman"/>
          </w:rPr>
          <w:t xml:space="preserve">in Van </w:t>
        </w:r>
        <w:proofErr w:type="spellStart"/>
        <w:r w:rsidR="00CF0A2A">
          <w:rPr>
            <w:rFonts w:ascii="Times New Roman" w:eastAsia="Times New Roman" w:hAnsi="Times New Roman" w:cs="Times New Roman"/>
          </w:rPr>
          <w:t>Overwalle’s</w:t>
        </w:r>
        <w:proofErr w:type="spellEnd"/>
        <w:r w:rsidR="00CF0A2A">
          <w:rPr>
            <w:rFonts w:ascii="Times New Roman" w:eastAsia="Times New Roman" w:hAnsi="Times New Roman" w:cs="Times New Roman"/>
          </w:rPr>
          <w:t xml:space="preserve"> (2010) simulation of this condition</w:t>
        </w:r>
      </w:ins>
      <w:r w:rsidR="00EE5C57">
        <w:rPr>
          <w:rFonts w:ascii="Times New Roman" w:eastAsia="Times New Roman" w:hAnsi="Times New Roman" w:cs="Times New Roman"/>
        </w:rPr>
        <w:t xml:space="preserve">. </w:t>
      </w:r>
      <w:ins w:id="329" w:author="Benton, Deon" w:date="2026-06-14T15:43:00Z" w16du:dateUtc="2026-06-14T20:43:00Z">
        <w:r w:rsidR="00B02DD6">
          <w:rPr>
            <w:rFonts w:ascii="Times New Roman" w:eastAsia="Times New Roman" w:hAnsi="Times New Roman" w:cs="Times New Roman"/>
          </w:rPr>
          <w:t xml:space="preserve">An additional point of departure between VOM10 and Gergely et al. </w:t>
        </w:r>
        <w:r w:rsidR="00B02DD6">
          <w:rPr>
            <w:rFonts w:ascii="Times New Roman" w:eastAsia="Times New Roman" w:hAnsi="Times New Roman" w:cs="Times New Roman"/>
          </w:rPr>
          <w:lastRenderedPageBreak/>
          <w:t>(1995) is that</w:t>
        </w:r>
      </w:ins>
      <w:r w:rsidR="004A5CEE">
        <w:rPr>
          <w:rFonts w:ascii="Times New Roman" w:eastAsia="Times New Roman" w:hAnsi="Times New Roman" w:cs="Times New Roman"/>
        </w:rPr>
        <w:t xml:space="preserve"> the</w:t>
      </w:r>
      <w:r w:rsidR="00AD1A72" w:rsidRPr="00AD1A72">
        <w:rPr>
          <w:rFonts w:ascii="Times New Roman" w:eastAsia="Times New Roman" w:hAnsi="Times New Roman" w:cs="Times New Roman"/>
        </w:rPr>
        <w:t xml:space="preserve"> </w:t>
      </w:r>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00AD1A72" w:rsidRPr="00AD1A72">
        <w:rPr>
          <w:rFonts w:ascii="Times New Roman" w:eastAsia="Times New Roman" w:hAnsi="Times New Roman" w:cs="Times New Roman"/>
        </w:rPr>
        <w:t>simulated curved trajectory overshot the barrier</w:t>
      </w:r>
      <w:ins w:id="330" w:author="Benton, Deon" w:date="2026-06-14T15:43:00Z" w16du:dateUtc="2026-06-14T20:43:00Z">
        <w:r w:rsidR="00B02DD6">
          <w:rPr>
            <w:rFonts w:ascii="Times New Roman" w:eastAsia="Times New Roman" w:hAnsi="Times New Roman" w:cs="Times New Roman"/>
          </w:rPr>
          <w:t xml:space="preserve"> in the model but not in the behavioral study</w:t>
        </w:r>
      </w:ins>
      <w:ins w:id="331" w:author="Benton, Deon" w:date="2026-06-14T15:44:00Z" w16du:dateUtc="2026-06-14T20:44:00Z">
        <w:r w:rsidR="00B02DD6">
          <w:rPr>
            <w:rFonts w:ascii="Times New Roman" w:eastAsia="Times New Roman" w:hAnsi="Times New Roman" w:cs="Times New Roman"/>
          </w:rPr>
          <w:t xml:space="preserve">. </w:t>
        </w:r>
      </w:ins>
      <w:r w:rsidR="00AD1A72" w:rsidRPr="00AD1A72">
        <w:rPr>
          <w:rFonts w:ascii="Times New Roman" w:eastAsia="Times New Roman" w:hAnsi="Times New Roman" w:cs="Times New Roman"/>
        </w:rPr>
        <w:t xml:space="preserve">Considered together, these issues limit what can be concluded about the sufficiency of </w:t>
      </w:r>
      <w:ins w:id="332" w:author="Benton, Deon" w:date="2026-06-12T14:40:00Z" w16du:dateUtc="2026-06-12T19:40:00Z">
        <w:r w:rsidR="0000003E">
          <w:rPr>
            <w:rFonts w:ascii="Times New Roman" w:eastAsia="Times New Roman" w:hAnsi="Times New Roman" w:cs="Times New Roman"/>
          </w:rPr>
          <w:t xml:space="preserve">Van </w:t>
        </w:r>
        <w:proofErr w:type="spellStart"/>
        <w:r w:rsidR="0000003E">
          <w:rPr>
            <w:rFonts w:ascii="Times New Roman" w:eastAsia="Times New Roman" w:hAnsi="Times New Roman" w:cs="Times New Roman"/>
          </w:rPr>
          <w:t>Overwalle</w:t>
        </w:r>
      </w:ins>
      <w:r w:rsidR="00AD1A72" w:rsidRPr="00AD1A72">
        <w:rPr>
          <w:rFonts w:ascii="Times New Roman" w:eastAsia="Times New Roman" w:hAnsi="Times New Roman" w:cs="Times New Roman"/>
        </w:rPr>
        <w:t>’s</w:t>
      </w:r>
      <w:proofErr w:type="spellEnd"/>
      <w:r w:rsidR="00AD1A72" w:rsidRPr="00AD1A72">
        <w:rPr>
          <w:rFonts w:ascii="Times New Roman" w:eastAsia="Times New Roman" w:hAnsi="Times New Roman" w:cs="Times New Roman"/>
        </w:rPr>
        <w:t xml:space="preserve"> (2010) proposal for explaining infant action efficiency understanding.</w:t>
      </w:r>
      <w:r w:rsidR="00AD1A72">
        <w:rPr>
          <w:rFonts w:ascii="Times New Roman" w:eastAsia="Times New Roman" w:hAnsi="Times New Roman" w:cs="Times New Roman"/>
        </w:rPr>
        <w:t xml:space="preserve"> </w:t>
      </w:r>
    </w:p>
    <w:p w14:paraId="6BEE43CD" w14:textId="70657D3C" w:rsidR="002450CA" w:rsidRDefault="00930DFC" w:rsidP="00037EA9">
      <w:pPr>
        <w:spacing w:line="480" w:lineRule="auto"/>
        <w:ind w:firstLine="720"/>
        <w:contextualSpacing/>
        <w:rPr>
          <w:ins w:id="333" w:author="Benton, Deon" w:date="2026-06-14T15:45:00Z" w16du:dateUtc="2026-06-14T20:45:00Z"/>
          <w:rFonts w:ascii="Times New Roman" w:hAnsi="Times New Roman" w:cs="Times New Roman"/>
        </w:rPr>
      </w:pPr>
      <w:r>
        <w:rPr>
          <w:rFonts w:ascii="Times New Roman" w:eastAsia="Times New Roman" w:hAnsi="Times New Roman" w:cs="Times New Roman"/>
        </w:rPr>
        <w:t xml:space="preserve">Due in part to these limitations and given that </w:t>
      </w:r>
      <w:ins w:id="334" w:author="Benton, Deon" w:date="2026-06-12T14:40:00Z" w16du:dateUtc="2026-06-12T19:40:00Z">
        <w:r w:rsidR="0000003E">
          <w:rPr>
            <w:rFonts w:ascii="Times New Roman" w:eastAsia="Times New Roman" w:hAnsi="Times New Roman" w:cs="Times New Roman"/>
          </w:rPr>
          <w:t xml:space="preserve">Van </w:t>
        </w:r>
        <w:proofErr w:type="spellStart"/>
        <w:r w:rsidR="0000003E">
          <w:rPr>
            <w:rFonts w:ascii="Times New Roman" w:eastAsia="Times New Roman" w:hAnsi="Times New Roman" w:cs="Times New Roman"/>
          </w:rPr>
          <w:t>Overwalle</w:t>
        </w:r>
      </w:ins>
      <w:r>
        <w:rPr>
          <w:rFonts w:ascii="Times New Roman" w:eastAsia="Times New Roman" w:hAnsi="Times New Roman" w:cs="Times New Roman"/>
        </w:rPr>
        <w:t>’s</w:t>
      </w:r>
      <w:proofErr w:type="spellEnd"/>
      <w:r>
        <w:rPr>
          <w:rFonts w:ascii="Times New Roman" w:eastAsia="Times New Roman" w:hAnsi="Times New Roman" w:cs="Times New Roman"/>
        </w:rPr>
        <w:t xml:space="preserve"> (2010) model is</w:t>
      </w:r>
      <w:r w:rsidR="004D4A45">
        <w:rPr>
          <w:rFonts w:ascii="Times New Roman" w:eastAsia="Times New Roman" w:hAnsi="Times New Roman" w:cs="Times New Roman"/>
        </w:rPr>
        <w:t>, to my knowledge,</w:t>
      </w:r>
      <w:r>
        <w:rPr>
          <w:rFonts w:ascii="Times New Roman" w:eastAsia="Times New Roman" w:hAnsi="Times New Roman" w:cs="Times New Roman"/>
        </w:rPr>
        <w:t xml:space="preserve"> the only lean account of infant action efficiency understanding</w:t>
      </w:r>
      <w:r w:rsidR="00524642">
        <w:rPr>
          <w:rFonts w:ascii="Times New Roman" w:hAnsi="Times New Roman" w:cs="Times New Roman"/>
        </w:rPr>
        <w:t>, the</w:t>
      </w:r>
      <w:r>
        <w:rPr>
          <w:rFonts w:ascii="Times New Roman" w:hAnsi="Times New Roman" w:cs="Times New Roman"/>
        </w:rPr>
        <w:t xml:space="preserve"> goals of the</w:t>
      </w:r>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r>
        <w:rPr>
          <w:rFonts w:ascii="Times New Roman" w:hAnsi="Times New Roman" w:cs="Times New Roman"/>
        </w:rPr>
        <w:t xml:space="preserve">were twofold. The first was </w:t>
      </w:r>
      <w:r w:rsidR="00431A61">
        <w:rPr>
          <w:rFonts w:ascii="Times New Roman" w:hAnsi="Times New Roman" w:cs="Times New Roman"/>
        </w:rPr>
        <w:t>to</w:t>
      </w:r>
      <w:r w:rsidR="002265B0">
        <w:rPr>
          <w:rFonts w:ascii="Times New Roman" w:hAnsi="Times New Roman" w:cs="Times New Roman"/>
        </w:rPr>
        <w:t xml:space="preserve"> develop</w:t>
      </w:r>
      <w:r>
        <w:rPr>
          <w:rFonts w:ascii="Times New Roman" w:hAnsi="Times New Roman" w:cs="Times New Roman"/>
        </w:rPr>
        <w:t xml:space="preserve"> </w:t>
      </w:r>
      <w:r w:rsidR="002265B0">
        <w:rPr>
          <w:rFonts w:ascii="Times New Roman" w:hAnsi="Times New Roman" w:cs="Times New Roman"/>
        </w:rPr>
        <w:t>an</w:t>
      </w:r>
      <w:r>
        <w:rPr>
          <w:rFonts w:ascii="Times New Roman" w:hAnsi="Times New Roman" w:cs="Times New Roman"/>
        </w:rPr>
        <w:t xml:space="preserve"> </w:t>
      </w:r>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r>
        <w:rPr>
          <w:rFonts w:ascii="Times New Roman" w:hAnsi="Times New Roman" w:cs="Times New Roman"/>
        </w:rPr>
        <w:t xml:space="preserve">can </w:t>
      </w:r>
      <w:r w:rsidR="00A66FFF">
        <w:rPr>
          <w:rFonts w:ascii="Times New Roman" w:hAnsi="Times New Roman" w:cs="Times New Roman"/>
        </w:rPr>
        <w:t xml:space="preserve">explain infants’ looking behaviors in Gergely et al. (1995) </w:t>
      </w:r>
      <w:r w:rsidR="004D4A45">
        <w:rPr>
          <w:rFonts w:ascii="Times New Roman" w:hAnsi="Times New Roman" w:cs="Times New Roman"/>
        </w:rPr>
        <w:t>as well as</w:t>
      </w:r>
      <w:r>
        <w:rPr>
          <w:rFonts w:ascii="Times New Roman" w:hAnsi="Times New Roman" w:cs="Times New Roman"/>
        </w:rPr>
        <w:t xml:space="preserve"> capture a range of other key findings in</w:t>
      </w:r>
      <w:r w:rsidR="00B03DF4">
        <w:rPr>
          <w:rFonts w:ascii="Times New Roman" w:hAnsi="Times New Roman" w:cs="Times New Roman"/>
        </w:rPr>
        <w:t xml:space="preserve"> th</w:t>
      </w:r>
      <w:r>
        <w:rPr>
          <w:rFonts w:ascii="Times New Roman" w:hAnsi="Times New Roman" w:cs="Times New Roman"/>
        </w:rPr>
        <w:t>is literature</w:t>
      </w:r>
      <w:r w:rsidR="00D23F8D">
        <w:rPr>
          <w:rFonts w:ascii="Times New Roman" w:hAnsi="Times New Roman" w:cs="Times New Roman"/>
        </w:rPr>
        <w:t xml:space="preserve">. </w:t>
      </w:r>
      <w:r w:rsidR="00811479">
        <w:rPr>
          <w:rFonts w:ascii="Times New Roman" w:hAnsi="Times New Roman" w:cs="Times New Roman"/>
        </w:rPr>
        <w:t xml:space="preserve">I </w:t>
      </w:r>
      <w:r>
        <w:rPr>
          <w:rFonts w:ascii="Times New Roman" w:hAnsi="Times New Roman" w:cs="Times New Roman"/>
        </w:rPr>
        <w:t>will demonstrate that when this alternative account is implemented in a new</w:t>
      </w:r>
      <w:r w:rsidR="00811479">
        <w:rPr>
          <w:rFonts w:ascii="Times New Roman" w:hAnsi="Times New Roman" w:cs="Times New Roman"/>
        </w:rPr>
        <w:t xml:space="preserve"> connectionist </w:t>
      </w:r>
      <w:r>
        <w:rPr>
          <w:rFonts w:ascii="Times New Roman" w:hAnsi="Times New Roman" w:cs="Times New Roman"/>
        </w:rPr>
        <w:t>model</w:t>
      </w:r>
      <w:r w:rsidR="00811479">
        <w:rPr>
          <w:rFonts w:ascii="Times New Roman" w:hAnsi="Times New Roman" w:cs="Times New Roman"/>
        </w:rPr>
        <w:t xml:space="preserve"> called ALIAS (</w:t>
      </w:r>
      <w:r w:rsidR="00811479" w:rsidRPr="004D4A45">
        <w:rPr>
          <w:rFonts w:ascii="Times New Roman" w:hAnsi="Times New Roman" w:cs="Times New Roman"/>
        </w:rPr>
        <w:t xml:space="preserve">for Associative Learning </w:t>
      </w:r>
      <w:r w:rsidR="00AB4988">
        <w:rPr>
          <w:rFonts w:ascii="Times New Roman" w:hAnsi="Times New Roman" w:cs="Times New Roman"/>
        </w:rPr>
        <w:t>in</w:t>
      </w:r>
      <w:r w:rsidR="00811479" w:rsidRPr="004D4A45">
        <w:rPr>
          <w:rFonts w:ascii="Times New Roman" w:hAnsi="Times New Roman" w:cs="Times New Roman"/>
        </w:rPr>
        <w:t xml:space="preserve"> Action Sequences</w:t>
      </w:r>
      <w:r w:rsidR="00811479">
        <w:rPr>
          <w:rFonts w:ascii="Times New Roman" w:hAnsi="Times New Roman" w:cs="Times New Roman"/>
        </w:rPr>
        <w:t>)</w:t>
      </w:r>
      <w:r>
        <w:rPr>
          <w:rFonts w:ascii="Times New Roman" w:hAnsi="Times New Roman" w:cs="Times New Roman"/>
        </w:rPr>
        <w:t>, the model</w:t>
      </w:r>
      <w:r w:rsidR="00811479">
        <w:rPr>
          <w:rFonts w:ascii="Times New Roman" w:hAnsi="Times New Roman" w:cs="Times New Roman"/>
        </w:rPr>
        <w:t xml:space="preserve"> can readily reproduce</w:t>
      </w:r>
      <w:r>
        <w:rPr>
          <w:rFonts w:ascii="Times New Roman" w:hAnsi="Times New Roman" w:cs="Times New Roman"/>
        </w:rPr>
        <w:t xml:space="preserve"> </w:t>
      </w:r>
      <w:r w:rsidR="00297771">
        <w:rPr>
          <w:rFonts w:ascii="Times New Roman" w:hAnsi="Times New Roman" w:cs="Times New Roman"/>
        </w:rPr>
        <w:t xml:space="preserve">these </w:t>
      </w:r>
      <w:r>
        <w:rPr>
          <w:rFonts w:ascii="Times New Roman" w:hAnsi="Times New Roman" w:cs="Times New Roman"/>
        </w:rPr>
        <w:t>key findings</w:t>
      </w:r>
      <w:r w:rsidR="00811479">
        <w:rPr>
          <w:rFonts w:ascii="Times New Roman" w:hAnsi="Times New Roman" w:cs="Times New Roman"/>
        </w:rPr>
        <w:t xml:space="preserve">. </w:t>
      </w:r>
      <w:r w:rsidR="00C43E13" w:rsidRPr="00C43E13">
        <w:rPr>
          <w:rFonts w:ascii="Times New Roman" w:hAnsi="Times New Roman" w:cs="Times New Roman"/>
        </w:rPr>
        <w:t xml:space="preserve">The second was to compare ALIAS to </w:t>
      </w:r>
      <w:ins w:id="335" w:author="Benton, Deon" w:date="2026-06-13T22:23:00Z" w16du:dateUtc="2026-06-14T03:23:00Z">
        <w:r w:rsidR="006A6503">
          <w:rPr>
            <w:rFonts w:ascii="Times New Roman" w:hAnsi="Times New Roman" w:cs="Times New Roman"/>
          </w:rPr>
          <w:t>VOM10</w:t>
        </w:r>
      </w:ins>
      <w:r w:rsidR="00C43E13" w:rsidRPr="00C43E13">
        <w:rPr>
          <w:rFonts w:ascii="Times New Roman" w:hAnsi="Times New Roman" w:cs="Times New Roman"/>
        </w:rPr>
        <w:t xml:space="preserve"> and modified versions of both models</w:t>
      </w:r>
      <w:r w:rsidR="00C43E13">
        <w:rPr>
          <w:rFonts w:ascii="Times New Roman" w:hAnsi="Times New Roman" w:cs="Times New Roman"/>
        </w:rPr>
        <w:t>.</w:t>
      </w:r>
    </w:p>
    <w:p w14:paraId="5BA2404B" w14:textId="77777777" w:rsidR="005F40ED" w:rsidRDefault="005F40ED" w:rsidP="005F40ED">
      <w:pPr>
        <w:spacing w:line="480" w:lineRule="auto"/>
        <w:contextualSpacing/>
        <w:rPr>
          <w:ins w:id="336" w:author="Benton, Deon" w:date="2026-06-14T15:45:00Z" w16du:dateUtc="2026-06-14T20:45:00Z"/>
          <w:rFonts w:ascii="Times New Roman" w:hAnsi="Times New Roman" w:cs="Times New Roman"/>
        </w:rPr>
      </w:pPr>
    </w:p>
    <w:p w14:paraId="68070DDC" w14:textId="37AF36A8" w:rsidR="005F40ED" w:rsidRPr="00445430" w:rsidRDefault="005F40ED" w:rsidP="005F40ED">
      <w:pPr>
        <w:spacing w:line="480" w:lineRule="auto"/>
        <w:contextualSpacing/>
        <w:rPr>
          <w:rFonts w:ascii="Times New Roman" w:hAnsi="Times New Roman" w:cs="Times New Roman"/>
          <w:b/>
          <w:bCs/>
        </w:rPr>
      </w:pPr>
      <w:ins w:id="337" w:author="Benton, Deon" w:date="2026-06-14T15:45:00Z" w16du:dateUtc="2026-06-14T20:45:00Z">
        <w:r>
          <w:rPr>
            <w:rFonts w:ascii="Times New Roman" w:hAnsi="Times New Roman" w:cs="Times New Roman"/>
            <w:b/>
            <w:bCs/>
          </w:rPr>
          <w:t>An experienced-based associative learning a</w:t>
        </w:r>
      </w:ins>
      <w:ins w:id="338" w:author="Benton, Deon" w:date="2026-06-14T15:46:00Z" w16du:dateUtc="2026-06-14T20:46:00Z">
        <w:r>
          <w:rPr>
            <w:rFonts w:ascii="Times New Roman" w:hAnsi="Times New Roman" w:cs="Times New Roman"/>
            <w:b/>
            <w:bCs/>
          </w:rPr>
          <w:t>ccount of</w:t>
        </w:r>
      </w:ins>
      <w:r w:rsidRPr="00B12893">
        <w:rPr>
          <w:rFonts w:ascii="Times New Roman" w:hAnsi="Times New Roman" w:cs="Times New Roman"/>
          <w:b/>
          <w:bCs/>
        </w:rPr>
        <w:t xml:space="preserve"> infants’ </w:t>
      </w:r>
      <w:ins w:id="339" w:author="Benton, Deon" w:date="2026-06-14T15:46:00Z" w16du:dateUtc="2026-06-14T20:46:00Z">
        <w:r>
          <w:rPr>
            <w:rFonts w:ascii="Times New Roman" w:hAnsi="Times New Roman" w:cs="Times New Roman"/>
            <w:b/>
            <w:bCs/>
          </w:rPr>
          <w:t xml:space="preserve">looking </w:t>
        </w:r>
      </w:ins>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64A64A0E" w14:textId="1C5445D0" w:rsidR="005F40ED" w:rsidDel="005F40ED" w:rsidRDefault="005F40ED" w:rsidP="005F40ED">
      <w:pPr>
        <w:spacing w:line="480" w:lineRule="auto"/>
        <w:contextualSpacing/>
        <w:rPr>
          <w:del w:id="340" w:author="Benton, Deon" w:date="2026-06-14T15:45:00Z" w16du:dateUtc="2026-06-14T20:45:00Z"/>
          <w:rFonts w:ascii="Times New Roman" w:hAnsi="Times New Roman" w:cs="Times New Roman"/>
        </w:rPr>
      </w:pP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lastRenderedPageBreak/>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17EB0B32"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Pr="0041222C">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r w:rsidR="00374286">
              <w:rPr>
                <w:rFonts w:ascii="Times New Roman" w:hAnsi="Times New Roman" w:cs="Times New Roman"/>
                <w:color w:val="000000" w:themeColor="text1"/>
                <w:sz w:val="24"/>
                <w:szCs w:val="24"/>
              </w:rPr>
              <w:t>An associative</w:t>
            </w:r>
            <w:r w:rsidRPr="0041222C">
              <w:rPr>
                <w:rFonts w:ascii="Times New Roman" w:hAnsi="Times New Roman" w:cs="Times New Roman"/>
                <w:color w:val="000000" w:themeColor="text1"/>
                <w:sz w:val="24"/>
                <w:szCs w:val="24"/>
              </w:rPr>
              <w:t xml:space="preserve"> learning account of infants’ looking in action efficiency understanding studies.</w:t>
            </w:r>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 form associations among the kinematics of different actions and the surface features of the entities and objects involved in them (e.g., arced motion is associated with obstacles</w:t>
            </w:r>
            <w:ins w:id="341" w:author="Benton, Deon" w:date="2026-06-13T22:22:00Z" w16du:dateUtc="2026-06-14T03:22:00Z">
              <w:r w:rsidR="00400808">
                <w:rPr>
                  <w:rFonts w:ascii="Times New Roman" w:hAnsi="Times New Roman" w:cs="Times New Roman"/>
                  <w:i w:val="0"/>
                  <w:iCs w:val="0"/>
                  <w:color w:val="000000" w:themeColor="text1"/>
                  <w:sz w:val="24"/>
                  <w:szCs w:val="24"/>
                </w:rPr>
                <w:t xml:space="preserve"> and</w:t>
              </w:r>
            </w:ins>
            <w:r w:rsidR="00B05318">
              <w:rPr>
                <w:rFonts w:ascii="Times New Roman" w:hAnsi="Times New Roman" w:cs="Times New Roman"/>
                <w:i w:val="0"/>
                <w:iCs w:val="0"/>
                <w:color w:val="000000" w:themeColor="text1"/>
                <w:sz w:val="24"/>
                <w:szCs w:val="24"/>
              </w:rPr>
              <w:t xml:space="preserve"> straight motion with </w:t>
            </w:r>
            <w:ins w:id="342" w:author="Benton, Deon" w:date="2026-06-13T22:22:00Z" w16du:dateUtc="2026-06-14T03:22:00Z">
              <w:r w:rsidR="00400808">
                <w:rPr>
                  <w:rFonts w:ascii="Times New Roman" w:hAnsi="Times New Roman" w:cs="Times New Roman"/>
                  <w:i w:val="0"/>
                  <w:iCs w:val="0"/>
                  <w:color w:val="000000" w:themeColor="text1"/>
                  <w:sz w:val="24"/>
                  <w:szCs w:val="24"/>
                </w:rPr>
                <w:t>absent</w:t>
              </w:r>
            </w:ins>
            <w:r w:rsidR="00B05318">
              <w:rPr>
                <w:rFonts w:ascii="Times New Roman" w:hAnsi="Times New Roman" w:cs="Times New Roman"/>
                <w:i w:val="0"/>
                <w:iCs w:val="0"/>
                <w:color w:val="000000" w:themeColor="text1"/>
                <w:sz w:val="24"/>
                <w:szCs w:val="24"/>
              </w:rPr>
              <w:t xml:space="preserve"> obstacles).</w:t>
            </w:r>
            <w:r w:rsidR="00F21BCE">
              <w:rPr>
                <w:rFonts w:ascii="Times New Roman" w:hAnsi="Times New Roman" w:cs="Times New Roman"/>
                <w:i w:val="0"/>
                <w:iCs w:val="0"/>
                <w:color w:val="000000" w:themeColor="text1"/>
                <w:sz w:val="24"/>
                <w:szCs w:val="24"/>
              </w:rPr>
              <w:t xml:space="preserve"> (B) During habituation, these associations are reinforced when arced motion occurs over an obstacle (Experimental condition) but are weakened when curved motion occurs beside it (Control condition). (C) At test, seeing a particular motion trajectory automatically activates the associated feature (e.g., an arced path activates a representation of an obstacle). If the expected features are not present, this produces prediction error which manifests as longer looking times; expectations that are met produce minimal to no error, and this manifests as shorter looking times.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71529B1C" w:rsidR="002460C6" w:rsidRDefault="005244A6" w:rsidP="00EF283F">
      <w:pPr>
        <w:spacing w:line="480" w:lineRule="auto"/>
        <w:ind w:firstLine="720"/>
        <w:contextualSpacing/>
        <w:rPr>
          <w:ins w:id="343" w:author="Benton, Deon" w:date="2026-06-14T17:37:00Z" w16du:dateUtc="2026-06-14T22:37:00Z"/>
          <w:rFonts w:ascii="Times New Roman" w:hAnsi="Times New Roman" w:cs="Times New Roman"/>
        </w:rPr>
      </w:pPr>
      <w:ins w:id="344" w:author="Benton, Deon" w:date="2026-06-14T16:37:00Z" w16du:dateUtc="2026-06-14T21:37:00Z">
        <w:r w:rsidRPr="005244A6">
          <w:rPr>
            <w:rFonts w:ascii="Times New Roman" w:hAnsi="Times New Roman" w:cs="Times New Roman"/>
          </w:rPr>
          <w:t xml:space="preserve">A central thesis of the current alternative account—illustrated in Figure 3—is that infants' looking behavior in action efficiency studies reflects repeated experience observing agents move along straight trajectories when obstacles are absent and along arced trajectories when obstacles are present. A consequence of such repeated exposure to these environmental regularities is that associations will be formed between arced motion and obstacles and between straight motion and </w:t>
        </w:r>
        <w:r w:rsidRPr="005244A6">
          <w:rPr>
            <w:rFonts w:ascii="Times New Roman" w:hAnsi="Times New Roman" w:cs="Times New Roman"/>
          </w:rPr>
          <w:lastRenderedPageBreak/>
          <w:t>the absence of obstacles</w:t>
        </w:r>
      </w:ins>
      <w:ins w:id="345" w:author="Benton, Deon" w:date="2026-06-14T17:40:00Z" w16du:dateUtc="2026-06-14T22:40:00Z">
        <w:r w:rsidR="00ED5049">
          <w:rPr>
            <w:rFonts w:ascii="Times New Roman" w:hAnsi="Times New Roman" w:cs="Times New Roman"/>
          </w:rPr>
          <w:t xml:space="preserve"> (Figure 3A)</w:t>
        </w:r>
      </w:ins>
      <w:ins w:id="346" w:author="Benton, Deon" w:date="2026-06-14T16:37:00Z" w16du:dateUtc="2026-06-14T21:37:00Z">
        <w:r w:rsidRPr="005244A6">
          <w:rPr>
            <w:rFonts w:ascii="Times New Roman" w:hAnsi="Times New Roman" w:cs="Times New Roman"/>
          </w:rPr>
          <w:t xml:space="preserve">. During the early stages of this learning process, both components of the newly established relation would need to be present for an association to be detected. However, if the components continue to be experienced together, not only will their association be strengthened, but the presence of one of the components will be sufficient to activate a representation of the other (for similar proposals in other domains see </w:t>
        </w:r>
        <w:proofErr w:type="spellStart"/>
        <w:r w:rsidRPr="005244A6">
          <w:rPr>
            <w:rFonts w:ascii="Times New Roman" w:hAnsi="Times New Roman" w:cs="Times New Roman"/>
          </w:rPr>
          <w:t>Rakison</w:t>
        </w:r>
        <w:proofErr w:type="spellEnd"/>
        <w:r w:rsidRPr="005244A6">
          <w:rPr>
            <w:rFonts w:ascii="Times New Roman" w:hAnsi="Times New Roman" w:cs="Times New Roman"/>
          </w:rPr>
          <w:t xml:space="preserve"> &amp; Poulin-Dubois, 2001 and Heyes, 2019). Crucially, the representations that emerge from this associative-learning process embody only the semantically neutral kinematics of the observed actions and the conceptually neutral visible surface features of the objects and entities involved.</w:t>
        </w:r>
        <w:r>
          <w:rPr>
            <w:rFonts w:ascii="Times New Roman" w:hAnsi="Times New Roman" w:cs="Times New Roman"/>
          </w:rPr>
          <w:t xml:space="preserve"> </w:t>
        </w:r>
      </w:ins>
    </w:p>
    <w:p w14:paraId="6498E897" w14:textId="1AE0E684" w:rsidR="001129C8" w:rsidRDefault="002460C6" w:rsidP="00EF283F">
      <w:pPr>
        <w:spacing w:line="480" w:lineRule="auto"/>
        <w:ind w:firstLine="720"/>
        <w:contextualSpacing/>
        <w:rPr>
          <w:rFonts w:ascii="Times New Roman" w:hAnsi="Times New Roman" w:cs="Times New Roman"/>
        </w:rPr>
      </w:pPr>
      <w:ins w:id="347" w:author="Benton, Deon" w:date="2026-06-14T17:37:00Z" w16du:dateUtc="2026-06-14T22:37:00Z">
        <w:r w:rsidRPr="002460C6">
          <w:rPr>
            <w:rFonts w:ascii="Times New Roman" w:hAnsi="Times New Roman" w:cs="Times New Roman"/>
          </w:rPr>
          <w:t>This account has two implications for infants' looking behavior in action efficiency studies. First, associations may either be strengthened or weakened depending on the degree of overlap between infants' prior experience and the events they observe during habituation</w:t>
        </w:r>
      </w:ins>
      <w:ins w:id="348" w:author="Benton, Deon" w:date="2026-06-14T17:38:00Z" w16du:dateUtc="2026-06-14T22:38:00Z">
        <w:r w:rsidR="00F254E9">
          <w:rPr>
            <w:rFonts w:ascii="Times New Roman" w:hAnsi="Times New Roman" w:cs="Times New Roman"/>
          </w:rPr>
          <w:t xml:space="preserve"> (Figure 3B)</w:t>
        </w:r>
      </w:ins>
      <w:ins w:id="349" w:author="Benton, Deon" w:date="2026-06-14T17:37:00Z" w16du:dateUtc="2026-06-14T22:37:00Z">
        <w:r w:rsidRPr="002460C6">
          <w:rPr>
            <w:rFonts w:ascii="Times New Roman" w:hAnsi="Times New Roman" w:cs="Times New Roman"/>
          </w:rPr>
          <w:t>. Second, test events in which one component of a relation is missing will evoke longer looking than test events that present both components</w:t>
        </w:r>
      </w:ins>
      <w:ins w:id="350" w:author="Benton, Deon" w:date="2026-06-14T17:39:00Z" w16du:dateUtc="2026-06-14T22:39:00Z">
        <w:r w:rsidR="00F254E9">
          <w:rPr>
            <w:rFonts w:ascii="Times New Roman" w:hAnsi="Times New Roman" w:cs="Times New Roman"/>
          </w:rPr>
          <w:t xml:space="preserve"> (Figure</w:t>
        </w:r>
      </w:ins>
      <w:ins w:id="351" w:author="Benton, Deon" w:date="2026-06-14T17:40:00Z" w16du:dateUtc="2026-06-14T22:40:00Z">
        <w:r w:rsidR="00F254E9">
          <w:rPr>
            <w:rFonts w:ascii="Times New Roman" w:hAnsi="Times New Roman" w:cs="Times New Roman"/>
          </w:rPr>
          <w:t>s</w:t>
        </w:r>
      </w:ins>
      <w:ins w:id="352" w:author="Benton, Deon" w:date="2026-06-14T17:39:00Z" w16du:dateUtc="2026-06-14T22:39:00Z">
        <w:r w:rsidR="00F254E9">
          <w:rPr>
            <w:rFonts w:ascii="Times New Roman" w:hAnsi="Times New Roman" w:cs="Times New Roman"/>
          </w:rPr>
          <w:t xml:space="preserve"> 3C and </w:t>
        </w:r>
      </w:ins>
      <w:ins w:id="353" w:author="Benton, Deon" w:date="2026-06-14T17:40:00Z" w16du:dateUtc="2026-06-14T22:40:00Z">
        <w:r w:rsidR="00F254E9">
          <w:rPr>
            <w:rFonts w:ascii="Times New Roman" w:hAnsi="Times New Roman" w:cs="Times New Roman"/>
          </w:rPr>
          <w:t>3</w:t>
        </w:r>
      </w:ins>
      <w:ins w:id="354" w:author="Benton, Deon" w:date="2026-06-14T17:39:00Z" w16du:dateUtc="2026-06-14T22:39:00Z">
        <w:r w:rsidR="00F254E9">
          <w:rPr>
            <w:rFonts w:ascii="Times New Roman" w:hAnsi="Times New Roman" w:cs="Times New Roman"/>
          </w:rPr>
          <w:t>D)</w:t>
        </w:r>
      </w:ins>
      <w:ins w:id="355" w:author="Benton, Deon" w:date="2026-06-14T17:37:00Z" w16du:dateUtc="2026-06-14T22:37:00Z">
        <w:r w:rsidRPr="002460C6">
          <w:rPr>
            <w:rFonts w:ascii="Times New Roman" w:hAnsi="Times New Roman" w:cs="Times New Roman"/>
          </w:rPr>
          <w:t xml:space="preserve">. Together, these principles explain why infants who are habituated to a constrained action event look longer at inefficient action events than at efficient ones. Because habituation to a constrained motion event reinforces the learned </w:t>
        </w:r>
      </w:ins>
      <w:ins w:id="356" w:author="Benton, Deon" w:date="2026-06-15T16:26:00Z" w16du:dateUtc="2026-06-15T21:26:00Z">
        <w:r w:rsidR="00996555">
          <w:rPr>
            <w:rFonts w:ascii="Times New Roman" w:hAnsi="Times New Roman" w:cs="Times New Roman"/>
          </w:rPr>
          <w:t>arced motion-obstacle association</w:t>
        </w:r>
      </w:ins>
      <w:ins w:id="357" w:author="Benton, Deon" w:date="2026-06-14T17:37:00Z" w16du:dateUtc="2026-06-14T22:37:00Z">
        <w:r w:rsidRPr="002460C6">
          <w:rPr>
            <w:rFonts w:ascii="Times New Roman" w:hAnsi="Times New Roman" w:cs="Times New Roman"/>
          </w:rPr>
          <w:t xml:space="preserve"> due to its overlap </w:t>
        </w:r>
      </w:ins>
      <w:ins w:id="358" w:author="Benton, Deon" w:date="2026-06-15T16:27:00Z" w16du:dateUtc="2026-06-15T21:27:00Z">
        <w:r w:rsidR="00996555" w:rsidRPr="002460C6">
          <w:rPr>
            <w:rFonts w:ascii="Times New Roman" w:hAnsi="Times New Roman" w:cs="Times New Roman"/>
          </w:rPr>
          <w:t>with</w:t>
        </w:r>
      </w:ins>
      <w:ins w:id="359" w:author="Benton, Deon" w:date="2026-06-14T17:37:00Z" w16du:dateUtc="2026-06-14T22:37:00Z">
        <w:r w:rsidRPr="002460C6">
          <w:rPr>
            <w:rFonts w:ascii="Times New Roman" w:hAnsi="Times New Roman" w:cs="Times New Roman"/>
          </w:rPr>
          <w:t xml:space="preserve"> prior experience, </w:t>
        </w:r>
      </w:ins>
      <w:ins w:id="360" w:author="Benton, Deon" w:date="2026-06-15T16:26:00Z" w16du:dateUtc="2026-06-15T21:26:00Z">
        <w:r w:rsidR="00996555">
          <w:rPr>
            <w:rFonts w:ascii="Times New Roman" w:hAnsi="Times New Roman" w:cs="Times New Roman"/>
          </w:rPr>
          <w:t xml:space="preserve">infants look longer at the inefficient than at the </w:t>
        </w:r>
      </w:ins>
      <w:ins w:id="361" w:author="Benton, Deon" w:date="2026-06-15T16:27:00Z" w16du:dateUtc="2026-06-15T21:27:00Z">
        <w:r w:rsidR="00996555">
          <w:rPr>
            <w:rFonts w:ascii="Times New Roman" w:hAnsi="Times New Roman" w:cs="Times New Roman"/>
          </w:rPr>
          <w:t>efficient test event</w:t>
        </w:r>
      </w:ins>
      <w:ins w:id="362" w:author="Benton, Deon" w:date="2026-06-14T17:37:00Z" w16du:dateUtc="2026-06-14T22:37:00Z">
        <w:r w:rsidRPr="002460C6">
          <w:rPr>
            <w:rFonts w:ascii="Times New Roman" w:hAnsi="Times New Roman" w:cs="Times New Roman"/>
          </w:rPr>
          <w:t>. The former event presents only one component of the arced motion–obstacle association;</w:t>
        </w:r>
      </w:ins>
      <w:ins w:id="363" w:author="Benton, Deon" w:date="2026-06-14T17:38:00Z" w16du:dateUtc="2026-06-14T22:38:00Z">
        <w:r>
          <w:rPr>
            <w:rFonts w:ascii="Times New Roman" w:hAnsi="Times New Roman" w:cs="Times New Roman"/>
          </w:rPr>
          <w:t xml:space="preserve"> </w:t>
        </w:r>
      </w:ins>
      <w:ins w:id="364" w:author="Benton, Deon" w:date="2026-06-14T17:37:00Z" w16du:dateUtc="2026-06-14T22:37:00Z">
        <w:r w:rsidRPr="002460C6">
          <w:rPr>
            <w:rFonts w:ascii="Times New Roman" w:hAnsi="Times New Roman" w:cs="Times New Roman"/>
          </w:rPr>
          <w:t>the latter presents both components of the</w:t>
        </w:r>
      </w:ins>
      <w:ins w:id="365" w:author="Benton, Deon" w:date="2026-06-15T16:28:00Z" w16du:dateUtc="2026-06-15T21:28:00Z">
        <w:r w:rsidR="00D83C07">
          <w:rPr>
            <w:rFonts w:ascii="Times New Roman" w:hAnsi="Times New Roman" w:cs="Times New Roman"/>
          </w:rPr>
          <w:t xml:space="preserve"> previously formed</w:t>
        </w:r>
      </w:ins>
      <w:ins w:id="366" w:author="Benton, Deon" w:date="2026-06-14T17:38:00Z" w16du:dateUtc="2026-06-14T22:38:00Z">
        <w:r>
          <w:rPr>
            <w:rFonts w:ascii="Times New Roman" w:hAnsi="Times New Roman" w:cs="Times New Roman"/>
          </w:rPr>
          <w:t xml:space="preserve"> </w:t>
        </w:r>
      </w:ins>
      <w:ins w:id="367" w:author="Benton, Deon" w:date="2026-06-14T17:37:00Z" w16du:dateUtc="2026-06-14T22:37:00Z">
        <w:r w:rsidRPr="002460C6">
          <w:rPr>
            <w:rFonts w:ascii="Times New Roman" w:hAnsi="Times New Roman" w:cs="Times New Roman"/>
          </w:rPr>
          <w:t>straight motion–absence-of-obstacle association</w:t>
        </w:r>
      </w:ins>
      <w:ins w:id="368" w:author="Benton, Deon" w:date="2026-06-14T17:38:00Z" w16du:dateUtc="2026-06-14T22:38:00Z">
        <w:r>
          <w:rPr>
            <w:rFonts w:ascii="Times New Roman" w:hAnsi="Times New Roman" w:cs="Times New Roman"/>
          </w:rPr>
          <w:t xml:space="preserve">. </w:t>
        </w:r>
      </w:ins>
    </w:p>
    <w:p w14:paraId="570392B3" w14:textId="44239A75" w:rsidR="00085213" w:rsidRDefault="00B17A8C" w:rsidP="0096761D">
      <w:pPr>
        <w:spacing w:line="480" w:lineRule="auto"/>
        <w:ind w:firstLine="720"/>
        <w:contextualSpacing/>
        <w:rPr>
          <w:ins w:id="369" w:author="Benton, Deon" w:date="2026-06-14T19:25:00Z" w16du:dateUtc="2026-06-15T00:25:00Z"/>
          <w:rFonts w:ascii="Times New Roman" w:hAnsi="Times New Roman" w:cs="Times New Roman"/>
        </w:rPr>
      </w:pPr>
      <w:ins w:id="370" w:author="Benton, Deon" w:date="2026-06-15T16:29:00Z" w16du:dateUtc="2026-06-15T21:29:00Z">
        <w:r>
          <w:rPr>
            <w:rFonts w:ascii="Times New Roman" w:hAnsi="Times New Roman" w:cs="Times New Roman"/>
          </w:rPr>
          <w:t>Yet, i</w:t>
        </w:r>
      </w:ins>
      <w:ins w:id="371" w:author="Benton, Deon" w:date="2026-06-14T19:06:00Z" w16du:dateUtc="2026-06-15T00:06:00Z">
        <w:r w:rsidR="00615D6F" w:rsidRPr="00615D6F">
          <w:rPr>
            <w:rFonts w:ascii="Times New Roman" w:hAnsi="Times New Roman" w:cs="Times New Roman"/>
          </w:rPr>
          <w:t xml:space="preserve">f associative learning is the basis of infants’ looking behaviors in action efficiency studies, one question that the current account </w:t>
        </w:r>
      </w:ins>
      <w:ins w:id="372" w:author="Benton, Deon" w:date="2026-06-14T19:26:00Z" w16du:dateUtc="2026-06-15T00:26:00Z">
        <w:r w:rsidR="00085213">
          <w:rPr>
            <w:rFonts w:ascii="Times New Roman" w:hAnsi="Times New Roman" w:cs="Times New Roman"/>
          </w:rPr>
          <w:t>raises</w:t>
        </w:r>
      </w:ins>
      <w:ins w:id="373" w:author="Benton, Deon" w:date="2026-06-14T19:06:00Z" w16du:dateUtc="2026-06-15T00:06:00Z">
        <w:r w:rsidR="00615D6F" w:rsidRPr="00615D6F">
          <w:rPr>
            <w:rFonts w:ascii="Times New Roman" w:hAnsi="Times New Roman" w:cs="Times New Roman"/>
          </w:rPr>
          <w:t xml:space="preserve"> </w:t>
        </w:r>
      </w:ins>
      <w:ins w:id="374" w:author="Benton, Deon" w:date="2026-06-14T19:26:00Z" w16du:dateUtc="2026-06-15T00:26:00Z">
        <w:r w:rsidR="00085213">
          <w:rPr>
            <w:rFonts w:ascii="Times New Roman" w:hAnsi="Times New Roman" w:cs="Times New Roman"/>
          </w:rPr>
          <w:t>is</w:t>
        </w:r>
      </w:ins>
      <w:ins w:id="375" w:author="Benton, Deon" w:date="2026-06-14T19:06:00Z" w16du:dateUtc="2026-06-15T00:06:00Z">
        <w:r w:rsidR="00615D6F" w:rsidRPr="00615D6F">
          <w:rPr>
            <w:rFonts w:ascii="Times New Roman" w:hAnsi="Times New Roman" w:cs="Times New Roman"/>
          </w:rPr>
          <w:t xml:space="preserve"> why infants habituated to an unconstrained event do not show a similar pattern of looking. Although it is true that infants habituated to both kinds of events see arced motion and an obstacle, a key difference between </w:t>
        </w:r>
      </w:ins>
      <w:ins w:id="376" w:author="Benton, Deon" w:date="2026-06-15T16:29:00Z" w16du:dateUtc="2026-06-15T21:29:00Z">
        <w:r w:rsidR="00431D46">
          <w:rPr>
            <w:rFonts w:ascii="Times New Roman" w:hAnsi="Times New Roman" w:cs="Times New Roman"/>
          </w:rPr>
          <w:t>them</w:t>
        </w:r>
      </w:ins>
      <w:ins w:id="377" w:author="Benton, Deon" w:date="2026-06-14T19:06:00Z" w16du:dateUtc="2026-06-15T00:06:00Z">
        <w:r w:rsidR="00615D6F" w:rsidRPr="00615D6F">
          <w:rPr>
            <w:rFonts w:ascii="Times New Roman" w:hAnsi="Times New Roman" w:cs="Times New Roman"/>
          </w:rPr>
          <w:t xml:space="preserve"> is that arced </w:t>
        </w:r>
        <w:r w:rsidR="00615D6F" w:rsidRPr="00615D6F">
          <w:rPr>
            <w:rFonts w:ascii="Times New Roman" w:hAnsi="Times New Roman" w:cs="Times New Roman"/>
          </w:rPr>
          <w:lastRenderedPageBreak/>
          <w:t>motion occur</w:t>
        </w:r>
      </w:ins>
      <w:ins w:id="378" w:author="Benton, Deon" w:date="2026-06-15T16:29:00Z" w16du:dateUtc="2026-06-15T21:29:00Z">
        <w:r w:rsidR="00D23397">
          <w:rPr>
            <w:rFonts w:ascii="Times New Roman" w:hAnsi="Times New Roman" w:cs="Times New Roman"/>
          </w:rPr>
          <w:t>s</w:t>
        </w:r>
      </w:ins>
      <w:ins w:id="379" w:author="Benton, Deon" w:date="2026-06-14T19:06:00Z" w16du:dateUtc="2026-06-15T00:06:00Z">
        <w:r w:rsidR="00615D6F" w:rsidRPr="00615D6F">
          <w:rPr>
            <w:rFonts w:ascii="Times New Roman" w:hAnsi="Times New Roman" w:cs="Times New Roman"/>
          </w:rPr>
          <w:t xml:space="preserve"> over a barrier during constrained motion but beside it during unconstrained motion. Infants may simply be less likely to notice obstacles in the latter configuration than in the former one. This may be a consequence of the reduced salience of </w:t>
        </w:r>
      </w:ins>
      <w:ins w:id="380" w:author="Benton, Deon" w:date="2026-06-15T16:30:00Z" w16du:dateUtc="2026-06-15T21:30:00Z">
        <w:r w:rsidR="00D23397">
          <w:rPr>
            <w:rFonts w:ascii="Times New Roman" w:hAnsi="Times New Roman" w:cs="Times New Roman"/>
          </w:rPr>
          <w:t xml:space="preserve">peripherally located </w:t>
        </w:r>
      </w:ins>
      <w:ins w:id="381" w:author="Benton, Deon" w:date="2026-06-14T19:06:00Z" w16du:dateUtc="2026-06-15T00:06:00Z">
        <w:r w:rsidR="00615D6F" w:rsidRPr="00615D6F">
          <w:rPr>
            <w:rFonts w:ascii="Times New Roman" w:hAnsi="Times New Roman" w:cs="Times New Roman"/>
          </w:rPr>
          <w:t>obstacles and a preexisting bias to attend to motion (</w:t>
        </w:r>
      </w:ins>
      <w:ins w:id="382" w:author="Benton, Deon" w:date="2026-06-14T19:30:00Z" w16du:dateUtc="2026-06-15T00:30:00Z">
        <w:r w:rsidR="004478F7">
          <w:rPr>
            <w:rFonts w:ascii="Times New Roman" w:hAnsi="Times New Roman" w:cs="Times New Roman"/>
          </w:rPr>
          <w:t xml:space="preserve">Figure 3B; </w:t>
        </w:r>
      </w:ins>
      <w:ins w:id="383" w:author="Benton, Deon" w:date="2026-06-14T19:06:00Z" w16du:dateUtc="2026-06-15T00:06:00Z">
        <w:r w:rsidR="00615D6F" w:rsidRPr="00615D6F">
          <w:rPr>
            <w:rFonts w:ascii="Times New Roman" w:hAnsi="Times New Roman" w:cs="Times New Roman"/>
          </w:rPr>
          <w:t xml:space="preserve">e.g., Slater, 1989; </w:t>
        </w:r>
        <w:proofErr w:type="spellStart"/>
        <w:r w:rsidR="00615D6F" w:rsidRPr="00615D6F">
          <w:rPr>
            <w:rFonts w:ascii="Times New Roman" w:hAnsi="Times New Roman" w:cs="Times New Roman"/>
          </w:rPr>
          <w:t>Vallortigara</w:t>
        </w:r>
        <w:proofErr w:type="spellEnd"/>
        <w:r w:rsidR="00615D6F" w:rsidRPr="00615D6F">
          <w:rPr>
            <w:rFonts w:ascii="Times New Roman" w:hAnsi="Times New Roman" w:cs="Times New Roman"/>
          </w:rPr>
          <w:t xml:space="preserve">, </w:t>
        </w:r>
        <w:proofErr w:type="spellStart"/>
        <w:r w:rsidR="00615D6F" w:rsidRPr="00615D6F">
          <w:rPr>
            <w:rFonts w:ascii="Times New Roman" w:hAnsi="Times New Roman" w:cs="Times New Roman"/>
          </w:rPr>
          <w:t>Regolin</w:t>
        </w:r>
        <w:proofErr w:type="spellEnd"/>
        <w:r w:rsidR="00615D6F" w:rsidRPr="00615D6F">
          <w:rPr>
            <w:rFonts w:ascii="Times New Roman" w:hAnsi="Times New Roman" w:cs="Times New Roman"/>
          </w:rPr>
          <w:t xml:space="preserve">, &amp; </w:t>
        </w:r>
        <w:proofErr w:type="spellStart"/>
        <w:r w:rsidR="00615D6F" w:rsidRPr="00615D6F">
          <w:rPr>
            <w:rFonts w:ascii="Times New Roman" w:hAnsi="Times New Roman" w:cs="Times New Roman"/>
          </w:rPr>
          <w:t>Marconato</w:t>
        </w:r>
        <w:proofErr w:type="spellEnd"/>
        <w:r w:rsidR="00615D6F" w:rsidRPr="00615D6F">
          <w:rPr>
            <w:rFonts w:ascii="Times New Roman" w:hAnsi="Times New Roman" w:cs="Times New Roman"/>
          </w:rPr>
          <w:t>, 2005). Together, these factors should lead infants to devote most of their attention to the moving object and its arced trajectory</w:t>
        </w:r>
      </w:ins>
      <w:ins w:id="384" w:author="Benton, Deon" w:date="2026-06-14T19:27:00Z" w16du:dateUtc="2026-06-15T00:27:00Z">
        <w:r w:rsidR="00085213">
          <w:rPr>
            <w:rFonts w:ascii="Times New Roman" w:hAnsi="Times New Roman" w:cs="Times New Roman"/>
          </w:rPr>
          <w:t xml:space="preserve"> and </w:t>
        </w:r>
      </w:ins>
      <w:ins w:id="385" w:author="Benton, Deon" w:date="2026-06-14T19:28:00Z" w16du:dateUtc="2026-06-15T00:28:00Z">
        <w:r w:rsidR="008A35DF">
          <w:rPr>
            <w:rFonts w:ascii="Times New Roman" w:hAnsi="Times New Roman" w:cs="Times New Roman"/>
          </w:rPr>
          <w:t>comparativel</w:t>
        </w:r>
      </w:ins>
      <w:ins w:id="386" w:author="Benton, Deon" w:date="2026-06-14T19:29:00Z" w16du:dateUtc="2026-06-15T00:29:00Z">
        <w:r w:rsidR="008A35DF">
          <w:rPr>
            <w:rFonts w:ascii="Times New Roman" w:hAnsi="Times New Roman" w:cs="Times New Roman"/>
          </w:rPr>
          <w:t>y little attention to</w:t>
        </w:r>
      </w:ins>
      <w:ins w:id="387" w:author="Benton, Deon" w:date="2026-06-14T19:27:00Z" w16du:dateUtc="2026-06-15T00:27:00Z">
        <w:r w:rsidR="00085213">
          <w:rPr>
            <w:rFonts w:ascii="Times New Roman" w:hAnsi="Times New Roman" w:cs="Times New Roman"/>
          </w:rPr>
          <w:t xml:space="preserve"> the stationary obstacle</w:t>
        </w:r>
      </w:ins>
      <w:ins w:id="388" w:author="Benton, Deon" w:date="2026-06-14T19:06:00Z" w16du:dateUtc="2026-06-15T00:06:00Z">
        <w:r w:rsidR="00615D6F" w:rsidRPr="00615D6F">
          <w:rPr>
            <w:rFonts w:ascii="Times New Roman" w:hAnsi="Times New Roman" w:cs="Times New Roman"/>
          </w:rPr>
          <w:t>. If infants nevertheless do notice the obstacle</w:t>
        </w:r>
      </w:ins>
      <w:ins w:id="389" w:author="Benton, Deon" w:date="2026-06-15T12:37:00Z" w16du:dateUtc="2026-06-15T17:37:00Z">
        <w:r w:rsidR="007778C8">
          <w:rPr>
            <w:rFonts w:ascii="Times New Roman" w:hAnsi="Times New Roman" w:cs="Times New Roman"/>
          </w:rPr>
          <w:t xml:space="preserve"> in this configuration</w:t>
        </w:r>
      </w:ins>
      <w:ins w:id="390" w:author="Benton, Deon" w:date="2026-06-14T19:06:00Z" w16du:dateUtc="2026-06-15T00:06:00Z">
        <w:r w:rsidR="00615D6F" w:rsidRPr="00615D6F">
          <w:rPr>
            <w:rFonts w:ascii="Times New Roman" w:hAnsi="Times New Roman" w:cs="Times New Roman"/>
          </w:rPr>
          <w:t>,</w:t>
        </w:r>
      </w:ins>
      <w:ins w:id="391" w:author="Benton, Deon" w:date="2026-06-15T12:37:00Z" w16du:dateUtc="2026-06-15T17:37:00Z">
        <w:r w:rsidR="00995227">
          <w:rPr>
            <w:rFonts w:ascii="Times New Roman" w:hAnsi="Times New Roman" w:cs="Times New Roman"/>
          </w:rPr>
          <w:t xml:space="preserve"> then</w:t>
        </w:r>
      </w:ins>
      <w:ins w:id="392" w:author="Benton, Deon" w:date="2026-06-14T19:06:00Z" w16du:dateUtc="2026-06-15T00:06:00Z">
        <w:r w:rsidR="00615D6F" w:rsidRPr="00615D6F">
          <w:rPr>
            <w:rFonts w:ascii="Times New Roman" w:hAnsi="Times New Roman" w:cs="Times New Roman"/>
          </w:rPr>
          <w:t xml:space="preserve"> the association formed between it and arced motion will compete with</w:t>
        </w:r>
      </w:ins>
      <w:ins w:id="393" w:author="Benton, Deon" w:date="2026-06-14T19:21:00Z" w16du:dateUtc="2026-06-15T00:21:00Z">
        <w:r w:rsidR="00085213">
          <w:rPr>
            <w:rFonts w:ascii="Times New Roman" w:hAnsi="Times New Roman" w:cs="Times New Roman"/>
          </w:rPr>
          <w:t>—</w:t>
        </w:r>
      </w:ins>
      <w:ins w:id="394" w:author="Benton, Deon" w:date="2026-06-14T19:06:00Z" w16du:dateUtc="2026-06-15T00:06:00Z">
        <w:r w:rsidR="00615D6F" w:rsidRPr="00615D6F">
          <w:rPr>
            <w:rFonts w:ascii="Times New Roman" w:hAnsi="Times New Roman" w:cs="Times New Roman"/>
          </w:rPr>
          <w:t>and th</w:t>
        </w:r>
      </w:ins>
      <w:ins w:id="395" w:author="Benton, Deon" w:date="2026-06-14T19:21:00Z" w16du:dateUtc="2026-06-15T00:21:00Z">
        <w:r w:rsidR="00085213">
          <w:rPr>
            <w:rFonts w:ascii="Times New Roman" w:hAnsi="Times New Roman" w:cs="Times New Roman"/>
          </w:rPr>
          <w:t>ereby</w:t>
        </w:r>
      </w:ins>
      <w:ins w:id="396" w:author="Benton, Deon" w:date="2026-06-14T19:06:00Z" w16du:dateUtc="2026-06-15T00:06:00Z">
        <w:r w:rsidR="00615D6F" w:rsidRPr="00615D6F">
          <w:rPr>
            <w:rFonts w:ascii="Times New Roman" w:hAnsi="Times New Roman" w:cs="Times New Roman"/>
          </w:rPr>
          <w:t xml:space="preserve"> weaken</w:t>
        </w:r>
      </w:ins>
      <w:ins w:id="397" w:author="Benton, Deon" w:date="2026-06-14T19:21:00Z" w16du:dateUtc="2026-06-15T00:21:00Z">
        <w:r w:rsidR="00085213">
          <w:rPr>
            <w:rFonts w:ascii="Times New Roman" w:hAnsi="Times New Roman" w:cs="Times New Roman"/>
          </w:rPr>
          <w:t>—</w:t>
        </w:r>
      </w:ins>
      <w:ins w:id="398" w:author="Benton, Deon" w:date="2026-06-14T19:06:00Z" w16du:dateUtc="2026-06-15T00:06:00Z">
        <w:r w:rsidR="00615D6F" w:rsidRPr="00615D6F">
          <w:rPr>
            <w:rFonts w:ascii="Times New Roman" w:hAnsi="Times New Roman" w:cs="Times New Roman"/>
          </w:rPr>
          <w:t xml:space="preserve">the stronger association formed </w:t>
        </w:r>
      </w:ins>
      <w:ins w:id="399" w:author="Benton, Deon" w:date="2026-06-15T12:37:00Z" w16du:dateUtc="2026-06-15T17:37:00Z">
        <w:r w:rsidR="00C76011">
          <w:rPr>
            <w:rFonts w:ascii="Times New Roman" w:hAnsi="Times New Roman" w:cs="Times New Roman"/>
          </w:rPr>
          <w:t>previously</w:t>
        </w:r>
      </w:ins>
      <w:ins w:id="400" w:author="Benton, Deon" w:date="2026-06-14T19:22:00Z" w16du:dateUtc="2026-06-15T00:22:00Z">
        <w:r w:rsidR="00085213">
          <w:rPr>
            <w:rFonts w:ascii="Times New Roman" w:hAnsi="Times New Roman" w:cs="Times New Roman"/>
          </w:rPr>
          <w:t xml:space="preserve"> </w:t>
        </w:r>
      </w:ins>
      <w:ins w:id="401" w:author="Benton, Deon" w:date="2026-06-14T19:06:00Z" w16du:dateUtc="2026-06-15T00:06:00Z">
        <w:r w:rsidR="00615D6F" w:rsidRPr="00615D6F">
          <w:rPr>
            <w:rFonts w:ascii="Times New Roman" w:hAnsi="Times New Roman" w:cs="Times New Roman"/>
          </w:rPr>
          <w:t xml:space="preserve">between this motion and centrally located obstacles. </w:t>
        </w:r>
      </w:ins>
      <w:ins w:id="402" w:author="Benton, Deon" w:date="2026-06-15T12:37:00Z" w16du:dateUtc="2026-06-15T17:37:00Z">
        <w:r w:rsidR="00C03CB8">
          <w:rPr>
            <w:rFonts w:ascii="Times New Roman" w:hAnsi="Times New Roman" w:cs="Times New Roman"/>
          </w:rPr>
          <w:t>At the same time</w:t>
        </w:r>
      </w:ins>
      <w:ins w:id="403" w:author="Benton, Deon" w:date="2026-06-14T19:06:00Z" w16du:dateUtc="2026-06-15T00:06:00Z">
        <w:r w:rsidR="00615D6F" w:rsidRPr="00615D6F">
          <w:rPr>
            <w:rFonts w:ascii="Times New Roman" w:hAnsi="Times New Roman" w:cs="Times New Roman"/>
          </w:rPr>
          <w:t xml:space="preserve">, because the habituation phase is much shorter than infants' real-world experience, any association </w:t>
        </w:r>
      </w:ins>
      <w:ins w:id="404" w:author="Benton, Deon" w:date="2026-06-14T19:22:00Z" w16du:dateUtc="2026-06-15T00:22:00Z">
        <w:r w:rsidR="00085213">
          <w:rPr>
            <w:rFonts w:ascii="Times New Roman" w:hAnsi="Times New Roman" w:cs="Times New Roman"/>
          </w:rPr>
          <w:t>that is established</w:t>
        </w:r>
      </w:ins>
      <w:ins w:id="405" w:author="Benton, Deon" w:date="2026-06-14T19:06:00Z" w16du:dateUtc="2026-06-15T00:06:00Z">
        <w:r w:rsidR="00615D6F" w:rsidRPr="00615D6F">
          <w:rPr>
            <w:rFonts w:ascii="Times New Roman" w:hAnsi="Times New Roman" w:cs="Times New Roman"/>
          </w:rPr>
          <w:t xml:space="preserve"> between arced motion and a peripherally located obstacle </w:t>
        </w:r>
      </w:ins>
      <w:ins w:id="406" w:author="Benton, Deon" w:date="2026-06-15T16:31:00Z" w16du:dateUtc="2026-06-15T21:31:00Z">
        <w:r w:rsidR="00E4576F">
          <w:rPr>
            <w:rFonts w:ascii="Times New Roman" w:hAnsi="Times New Roman" w:cs="Times New Roman"/>
          </w:rPr>
          <w:t xml:space="preserve">will be </w:t>
        </w:r>
      </w:ins>
      <w:ins w:id="407" w:author="Benton, Deon" w:date="2026-06-14T19:06:00Z" w16du:dateUtc="2026-06-15T00:06:00Z">
        <w:r w:rsidR="00615D6F" w:rsidRPr="00615D6F">
          <w:rPr>
            <w:rFonts w:ascii="Times New Roman" w:hAnsi="Times New Roman" w:cs="Times New Roman"/>
          </w:rPr>
          <w:t xml:space="preserve">relatively weak. </w:t>
        </w:r>
      </w:ins>
      <w:ins w:id="408" w:author="Benton, Deon" w:date="2026-06-14T19:23:00Z" w16du:dateUtc="2026-06-15T00:23:00Z">
        <w:r w:rsidR="00085213">
          <w:rPr>
            <w:rFonts w:ascii="Times New Roman" w:hAnsi="Times New Roman" w:cs="Times New Roman"/>
          </w:rPr>
          <w:t xml:space="preserve">This means that when infants </w:t>
        </w:r>
      </w:ins>
      <w:ins w:id="409" w:author="Benton, Deon" w:date="2026-06-14T19:24:00Z" w16du:dateUtc="2026-06-15T00:24:00Z">
        <w:r w:rsidR="00085213">
          <w:rPr>
            <w:rFonts w:ascii="Times New Roman" w:hAnsi="Times New Roman" w:cs="Times New Roman"/>
          </w:rPr>
          <w:t>are subsequently tested on the inefficient te</w:t>
        </w:r>
      </w:ins>
      <w:ins w:id="410" w:author="Benton, Deon" w:date="2026-06-14T19:25:00Z" w16du:dateUtc="2026-06-15T00:25:00Z">
        <w:r w:rsidR="00085213">
          <w:rPr>
            <w:rFonts w:ascii="Times New Roman" w:hAnsi="Times New Roman" w:cs="Times New Roman"/>
          </w:rPr>
          <w:t>st event</w:t>
        </w:r>
      </w:ins>
      <w:ins w:id="411" w:author="Benton, Deon" w:date="2026-06-15T16:32:00Z" w16du:dateUtc="2026-06-15T21:32:00Z">
        <w:r w:rsidR="00E4576F">
          <w:rPr>
            <w:rFonts w:ascii="Times New Roman" w:hAnsi="Times New Roman" w:cs="Times New Roman"/>
          </w:rPr>
          <w:t xml:space="preserve"> following habituation to unconstrained motion</w:t>
        </w:r>
      </w:ins>
      <w:ins w:id="412" w:author="Benton, Deon" w:date="2026-06-14T19:25:00Z" w16du:dateUtc="2026-06-15T00:25:00Z">
        <w:r w:rsidR="00085213">
          <w:rPr>
            <w:rFonts w:ascii="Times New Roman" w:hAnsi="Times New Roman" w:cs="Times New Roman"/>
          </w:rPr>
          <w:t>, the arced motion</w:t>
        </w:r>
      </w:ins>
      <w:ins w:id="413" w:author="Benton, Deon" w:date="2026-06-15T16:32:00Z" w16du:dateUtc="2026-06-15T21:32:00Z">
        <w:r w:rsidR="00AA4E1F">
          <w:rPr>
            <w:rFonts w:ascii="Times New Roman" w:hAnsi="Times New Roman" w:cs="Times New Roman"/>
          </w:rPr>
          <w:t xml:space="preserve"> that is presented in this event</w:t>
        </w:r>
      </w:ins>
      <w:ins w:id="414" w:author="Benton, Deon" w:date="2026-06-14T19:06:00Z" w16du:dateUtc="2026-06-15T00:06:00Z">
        <w:r w:rsidR="00615D6F" w:rsidRPr="00615D6F">
          <w:rPr>
            <w:rFonts w:ascii="Times New Roman" w:hAnsi="Times New Roman" w:cs="Times New Roman"/>
          </w:rPr>
          <w:t xml:space="preserve"> will </w:t>
        </w:r>
      </w:ins>
      <w:ins w:id="415" w:author="Benton, Deon" w:date="2026-06-15T16:33:00Z" w16du:dateUtc="2026-06-15T21:33:00Z">
        <w:r w:rsidR="00AA4E1F">
          <w:rPr>
            <w:rFonts w:ascii="Times New Roman" w:hAnsi="Times New Roman" w:cs="Times New Roman"/>
          </w:rPr>
          <w:t xml:space="preserve">only weakly </w:t>
        </w:r>
      </w:ins>
      <w:ins w:id="416" w:author="Benton, Deon" w:date="2026-06-14T19:06:00Z" w16du:dateUtc="2026-06-15T00:06:00Z">
        <w:r w:rsidR="00615D6F" w:rsidRPr="00615D6F">
          <w:rPr>
            <w:rFonts w:ascii="Times New Roman" w:hAnsi="Times New Roman" w:cs="Times New Roman"/>
          </w:rPr>
          <w:t xml:space="preserve">activate a representation of the obstacle. </w:t>
        </w:r>
      </w:ins>
      <w:ins w:id="417" w:author="Benton, Deon" w:date="2026-06-15T16:33:00Z" w16du:dateUtc="2026-06-15T21:33:00Z">
        <w:r w:rsidR="00AA4E1F">
          <w:rPr>
            <w:rFonts w:ascii="Times New Roman" w:hAnsi="Times New Roman" w:cs="Times New Roman"/>
          </w:rPr>
          <w:t>As a consequence,</w:t>
        </w:r>
      </w:ins>
      <w:ins w:id="418" w:author="Benton, Deon" w:date="2026-06-15T16:36:00Z" w16du:dateUtc="2026-06-15T21:36:00Z">
        <w:r w:rsidR="007C7CBB">
          <w:rPr>
            <w:rFonts w:ascii="Times New Roman" w:hAnsi="Times New Roman" w:cs="Times New Roman"/>
          </w:rPr>
          <w:t xml:space="preserve"> the inefficient and efficient test events should evoke comparable amount of looki</w:t>
        </w:r>
      </w:ins>
      <w:ins w:id="419" w:author="Benton, Deon" w:date="2026-06-15T16:37:00Z" w16du:dateUtc="2026-06-15T21:37:00Z">
        <w:r w:rsidR="007C7CBB">
          <w:rPr>
            <w:rFonts w:ascii="Times New Roman" w:hAnsi="Times New Roman" w:cs="Times New Roman"/>
          </w:rPr>
          <w:t>ng time in infants.</w:t>
        </w:r>
      </w:ins>
      <w:ins w:id="420" w:author="Benton, Deon" w:date="2026-06-14T19:06:00Z" w16du:dateUtc="2026-06-15T00:06:00Z">
        <w:r w:rsidR="00615D6F" w:rsidRPr="00615D6F">
          <w:rPr>
            <w:rFonts w:ascii="Times New Roman" w:hAnsi="Times New Roman" w:cs="Times New Roman"/>
          </w:rPr>
          <w:t xml:space="preserve"> </w:t>
        </w:r>
      </w:ins>
    </w:p>
    <w:p w14:paraId="3FA53A5B" w14:textId="45C610ED" w:rsidR="00623ED3" w:rsidRDefault="00E6791C" w:rsidP="00B907B6">
      <w:pPr>
        <w:spacing w:line="480" w:lineRule="auto"/>
        <w:ind w:firstLine="720"/>
        <w:contextualSpacing/>
        <w:rPr>
          <w:rFonts w:ascii="Times New Roman" w:hAnsi="Times New Roman" w:cs="Times New Roman"/>
        </w:rPr>
      </w:pPr>
      <w:ins w:id="421" w:author="Benton, Deon" w:date="2026-06-15T16:34:00Z" w16du:dateUtc="2026-06-15T21:34:00Z">
        <w:r>
          <w:rPr>
            <w:rFonts w:ascii="Times New Roman" w:hAnsi="Times New Roman" w:cs="Times New Roman"/>
          </w:rPr>
          <w:t>An additional finding that</w:t>
        </w:r>
      </w:ins>
      <w:ins w:id="422" w:author="Benton, Deon" w:date="2026-06-15T16:35:00Z" w16du:dateUtc="2026-06-15T21:35:00Z">
        <w:r>
          <w:rPr>
            <w:rFonts w:ascii="Times New Roman" w:hAnsi="Times New Roman" w:cs="Times New Roman"/>
          </w:rPr>
          <w:t xml:space="preserve"> the present account must explain is</w:t>
        </w:r>
      </w:ins>
      <w:ins w:id="423" w:author="Benton, Deon" w:date="2026-06-15T16:34:00Z" w16du:dateUtc="2026-06-15T21:34:00Z">
        <w:r w:rsidR="00084DE7">
          <w:rPr>
            <w:rFonts w:ascii="Times New Roman" w:hAnsi="Times New Roman" w:cs="Times New Roman"/>
          </w:rPr>
          <w:t xml:space="preserve"> </w:t>
        </w:r>
      </w:ins>
      <w:ins w:id="424" w:author="Benton, Deon" w:date="2026-06-15T16:35:00Z" w16du:dateUtc="2026-06-15T21:35:00Z">
        <w:r>
          <w:rPr>
            <w:rFonts w:ascii="Times New Roman" w:hAnsi="Times New Roman" w:cs="Times New Roman"/>
          </w:rPr>
          <w:t>why</w:t>
        </w:r>
      </w:ins>
      <w:ins w:id="425" w:author="Benton, Deon" w:date="2026-06-15T16:40:00Z" w16du:dateUtc="2026-06-15T21:40:00Z">
        <w:r w:rsidR="00B907B6">
          <w:rPr>
            <w:rFonts w:ascii="Times New Roman" w:hAnsi="Times New Roman" w:cs="Times New Roman"/>
          </w:rPr>
          <w:t xml:space="preserve"> </w:t>
        </w:r>
      </w:ins>
      <w:del w:id="426" w:author="Benton, Deon" w:date="2026-06-15T16:40:00Z" w16du:dateUtc="2026-06-15T21:40:00Z">
        <w:r w:rsidR="001D3116" w:rsidRPr="001D3116" w:rsidDel="00B907B6">
          <w:rPr>
            <w:rFonts w:ascii="Times New Roman" w:hAnsi="Times New Roman" w:cs="Times New Roman"/>
          </w:rPr>
          <w:delText xml:space="preserve"> </w:delText>
        </w:r>
      </w:del>
      <w:r w:rsidR="001D3116" w:rsidRPr="001D3116">
        <w:rPr>
          <w:rFonts w:ascii="Times New Roman" w:hAnsi="Times New Roman" w:cs="Times New Roman"/>
        </w:rPr>
        <w:t xml:space="preserve">infants with minimal </w:t>
      </w:r>
      <w:r w:rsidR="00160A31">
        <w:rPr>
          <w:rFonts w:ascii="Times New Roman" w:hAnsi="Times New Roman" w:cs="Times New Roman"/>
        </w:rPr>
        <w:t xml:space="preserve">action processing </w:t>
      </w:r>
      <w:r w:rsidR="001D3116" w:rsidRPr="001D3116">
        <w:rPr>
          <w:rFonts w:ascii="Times New Roman" w:hAnsi="Times New Roman" w:cs="Times New Roman"/>
        </w:rPr>
        <w:t>experience behave as though they are sensitive to action efficiency when they are given direct action experience (e.g., Skerry et al.</w:t>
      </w:r>
      <w:r w:rsidR="00BF4A47">
        <w:rPr>
          <w:rFonts w:ascii="Times New Roman" w:hAnsi="Times New Roman" w:cs="Times New Roman"/>
        </w:rPr>
        <w:t>, 2013</w:t>
      </w:r>
      <w:r w:rsidR="00202F05">
        <w:rPr>
          <w:rFonts w:ascii="Times New Roman" w:hAnsi="Times New Roman" w:cs="Times New Roman"/>
        </w:rPr>
        <w:t>; see also Liu et al., 2019</w:t>
      </w:r>
      <w:r w:rsidR="001D3116" w:rsidRPr="001D3116">
        <w:rPr>
          <w:rFonts w:ascii="Times New Roman" w:hAnsi="Times New Roman" w:cs="Times New Roman"/>
        </w:rPr>
        <w:t>)</w:t>
      </w:r>
      <w:r w:rsidR="00A63B78">
        <w:rPr>
          <w:rFonts w:ascii="Times New Roman" w:hAnsi="Times New Roman" w:cs="Times New Roman"/>
        </w:rPr>
        <w:t xml:space="preserve">. </w:t>
      </w:r>
      <w:r w:rsidR="00C2053F">
        <w:rPr>
          <w:rFonts w:ascii="Times New Roman" w:hAnsi="Times New Roman" w:cs="Times New Roman"/>
        </w:rPr>
        <w:t>One way to</w:t>
      </w:r>
      <w:r w:rsidR="00CA1341">
        <w:rPr>
          <w:rFonts w:ascii="Times New Roman" w:hAnsi="Times New Roman" w:cs="Times New Roman"/>
        </w:rPr>
        <w:t xml:space="preserve"> reconcile</w:t>
      </w:r>
      <w:r w:rsidR="00A63B78">
        <w:rPr>
          <w:rFonts w:ascii="Times New Roman" w:hAnsi="Times New Roman" w:cs="Times New Roman"/>
        </w:rPr>
        <w:t xml:space="preserve"> this finding</w:t>
      </w:r>
      <w:ins w:id="427" w:author="Benton, Deon" w:date="2026-06-15T16:40:00Z" w16du:dateUtc="2026-06-15T21:40:00Z">
        <w:r w:rsidR="00B907B6">
          <w:rPr>
            <w:rFonts w:ascii="Times New Roman" w:hAnsi="Times New Roman" w:cs="Times New Roman"/>
          </w:rPr>
          <w:t>—discussed above—</w:t>
        </w:r>
      </w:ins>
      <w:r w:rsidR="00A63B78">
        <w:rPr>
          <w:rFonts w:ascii="Times New Roman" w:hAnsi="Times New Roman" w:cs="Times New Roman"/>
        </w:rPr>
        <w:t>with the current account</w:t>
      </w:r>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891313">
        <w:rPr>
          <w:rFonts w:ascii="Times New Roman" w:hAnsi="Times New Roman" w:cs="Times New Roman"/>
        </w:rPr>
        <w:t xml:space="preserve">possibility that </w:t>
      </w:r>
      <w:ins w:id="428" w:author="Benton, Deon" w:date="2026-06-15T16:41:00Z" w16du:dateUtc="2026-06-15T21:41:00Z">
        <w:r w:rsidR="00B907B6">
          <w:rPr>
            <w:rFonts w:ascii="Times New Roman" w:hAnsi="Times New Roman" w:cs="Times New Roman"/>
          </w:rPr>
          <w:t>direct-action experience that is effective may</w:t>
        </w:r>
      </w:ins>
      <w:r w:rsidR="004B17E0">
        <w:rPr>
          <w:rFonts w:ascii="Times New Roman" w:hAnsi="Times New Roman" w:cs="Times New Roman"/>
        </w:rPr>
        <w:t xml:space="preserve"> </w:t>
      </w:r>
      <w:r w:rsidR="001572E6">
        <w:rPr>
          <w:rFonts w:ascii="Times New Roman" w:hAnsi="Times New Roman" w:cs="Times New Roman"/>
        </w:rPr>
        <w:t>temporarily heighten</w:t>
      </w:r>
      <w:r w:rsidR="0034312D" w:rsidRPr="00FD1459">
        <w:rPr>
          <w:rFonts w:ascii="Times New Roman" w:hAnsi="Times New Roman" w:cs="Times New Roman"/>
        </w:rPr>
        <w:t xml:space="preserve"> infants’ attention to and encoding of </w:t>
      </w:r>
      <w:r w:rsidR="00891313">
        <w:rPr>
          <w:rFonts w:ascii="Times New Roman" w:hAnsi="Times New Roman" w:cs="Times New Roman"/>
        </w:rPr>
        <w:t xml:space="preserve">an object’s surface features and </w:t>
      </w:r>
      <w:r w:rsidR="004B17E0">
        <w:rPr>
          <w:rFonts w:ascii="Times New Roman" w:hAnsi="Times New Roman" w:cs="Times New Roman"/>
        </w:rPr>
        <w:t>an action’s kinematics</w:t>
      </w:r>
      <w:ins w:id="429" w:author="Benton, Deon" w:date="2026-06-15T16:43:00Z" w16du:dateUtc="2026-06-15T21:43:00Z">
        <w:r w:rsidR="00F96304">
          <w:rPr>
            <w:rFonts w:ascii="Times New Roman" w:hAnsi="Times New Roman" w:cs="Times New Roman"/>
          </w:rPr>
          <w:t>; that is, effective action may</w:t>
        </w:r>
      </w:ins>
    </w:p>
    <w:p w14:paraId="3F43DA49" w14:textId="2D0E15BE" w:rsidR="00B3601A" w:rsidRDefault="0059095F" w:rsidP="00F96304">
      <w:pPr>
        <w:spacing w:line="480" w:lineRule="auto"/>
        <w:contextualSpacing/>
        <w:rPr>
          <w:rFonts w:ascii="Times New Roman" w:hAnsi="Times New Roman" w:cs="Times New Roman"/>
        </w:rPr>
      </w:pPr>
      <w:r w:rsidRPr="0059095F">
        <w:rPr>
          <w:rFonts w:ascii="Times New Roman" w:hAnsi="Times New Roman" w:cs="Times New Roman"/>
        </w:rPr>
        <w:t>strengthen</w:t>
      </w:r>
      <w:del w:id="430" w:author="Benton, Deon" w:date="2026-06-15T16:43:00Z" w16du:dateUtc="2026-06-15T21:43:00Z">
        <w:r w:rsidR="001572E6" w:rsidDel="00F96304">
          <w:rPr>
            <w:rFonts w:ascii="Times New Roman" w:hAnsi="Times New Roman" w:cs="Times New Roman"/>
          </w:rPr>
          <w:delText>s</w:delText>
        </w:r>
      </w:del>
      <w:r w:rsidRPr="0059095F">
        <w:rPr>
          <w:rFonts w:ascii="Times New Roman" w:hAnsi="Times New Roman" w:cs="Times New Roman"/>
        </w:rPr>
        <w:t xml:space="preserve"> </w:t>
      </w:r>
      <w:r>
        <w:rPr>
          <w:rFonts w:ascii="Times New Roman" w:hAnsi="Times New Roman" w:cs="Times New Roman"/>
        </w:rPr>
        <w:t xml:space="preserve">infants’ </w:t>
      </w:r>
      <w:r w:rsidRPr="0059095F">
        <w:rPr>
          <w:rFonts w:ascii="Times New Roman" w:hAnsi="Times New Roman" w:cs="Times New Roman"/>
        </w:rPr>
        <w:t>encoding of the geometry</w:t>
      </w:r>
      <w:r>
        <w:rPr>
          <w:rFonts w:ascii="Times New Roman" w:hAnsi="Times New Roman" w:cs="Times New Roman"/>
        </w:rPr>
        <w:t xml:space="preserve"> (i.e., arm configuration)</w:t>
      </w:r>
      <w:r w:rsidRPr="0059095F">
        <w:rPr>
          <w:rFonts w:ascii="Times New Roman" w:hAnsi="Times New Roman" w:cs="Times New Roman"/>
        </w:rPr>
        <w:t xml:space="preserve"> and </w:t>
      </w:r>
      <w:r w:rsidR="006E159B">
        <w:rPr>
          <w:rFonts w:ascii="Times New Roman" w:hAnsi="Times New Roman" w:cs="Times New Roman"/>
        </w:rPr>
        <w:t xml:space="preserve">movement </w:t>
      </w:r>
      <w:r w:rsidRPr="0059095F">
        <w:rPr>
          <w:rFonts w:ascii="Times New Roman" w:hAnsi="Times New Roman" w:cs="Times New Roman"/>
        </w:rPr>
        <w:t xml:space="preserve">trajectory </w:t>
      </w:r>
      <w:r>
        <w:rPr>
          <w:rFonts w:ascii="Times New Roman" w:hAnsi="Times New Roman" w:cs="Times New Roman"/>
        </w:rPr>
        <w:t xml:space="preserve">(i.e., straightness of arm movement) </w:t>
      </w:r>
      <w:r w:rsidRPr="0059095F">
        <w:rPr>
          <w:rFonts w:ascii="Times New Roman" w:hAnsi="Times New Roman" w:cs="Times New Roman"/>
        </w:rPr>
        <w:t xml:space="preserve">of </w:t>
      </w:r>
      <w:r>
        <w:rPr>
          <w:rFonts w:ascii="Times New Roman" w:hAnsi="Times New Roman" w:cs="Times New Roman"/>
        </w:rPr>
        <w:t xml:space="preserve">their own </w:t>
      </w:r>
      <w:r w:rsidRPr="0059095F">
        <w:rPr>
          <w:rFonts w:ascii="Times New Roman" w:hAnsi="Times New Roman" w:cs="Times New Roman"/>
        </w:rPr>
        <w:t>successful reaches</w:t>
      </w:r>
      <w:r>
        <w:rPr>
          <w:rFonts w:ascii="Times New Roman" w:hAnsi="Times New Roman" w:cs="Times New Roman"/>
        </w:rPr>
        <w:t xml:space="preserve">. </w:t>
      </w:r>
      <w:r w:rsidR="00F70D15" w:rsidRPr="007B24BC">
        <w:rPr>
          <w:rFonts w:ascii="Times New Roman" w:hAnsi="Times New Roman" w:cs="Times New Roman"/>
        </w:rPr>
        <w:t xml:space="preserve">Consistent with this </w:t>
      </w:r>
      <w:r w:rsidR="00F70D15" w:rsidRPr="007B24BC">
        <w:rPr>
          <w:rFonts w:ascii="Times New Roman" w:hAnsi="Times New Roman" w:cs="Times New Roman"/>
        </w:rPr>
        <w:lastRenderedPageBreak/>
        <w:t>proposal, Needham et al. (2002) showed that</w:t>
      </w:r>
      <w:r w:rsidR="00F70D15">
        <w:rPr>
          <w:rFonts w:ascii="Times New Roman" w:hAnsi="Times New Roman" w:cs="Times New Roman"/>
        </w:rPr>
        <w:t xml:space="preserve"> </w:t>
      </w:r>
      <w:r w:rsidR="00F70D15" w:rsidRPr="007B24BC">
        <w:rPr>
          <w:rFonts w:ascii="Times New Roman" w:hAnsi="Times New Roman" w:cs="Times New Roman"/>
        </w:rPr>
        <w:t>sticky-mittens experience</w:t>
      </w:r>
      <w:r w:rsidR="00F70D15">
        <w:rPr>
          <w:rFonts w:ascii="Times New Roman" w:hAnsi="Times New Roman" w:cs="Times New Roman"/>
        </w:rPr>
        <w:t xml:space="preserve"> does</w:t>
      </w:r>
      <w:r w:rsidR="00F70D15" w:rsidRPr="007B24BC">
        <w:rPr>
          <w:rFonts w:ascii="Times New Roman" w:hAnsi="Times New Roman" w:cs="Times New Roman"/>
        </w:rPr>
        <w:t xml:space="preserve"> enhance infants’ learning about objects, </w:t>
      </w:r>
      <w:r w:rsidR="00F70D15">
        <w:rPr>
          <w:rFonts w:ascii="Times New Roman" w:hAnsi="Times New Roman" w:cs="Times New Roman"/>
        </w:rPr>
        <w:t>and research by Sommerville et al. (2005) showed that sticky mittens experience induces longer looks at initial action events than non-sticky mittens experience.</w:t>
      </w:r>
      <w:ins w:id="431" w:author="Benton, Deon" w:date="2026-06-15T16:43:00Z" w16du:dateUtc="2026-06-15T21:43:00Z">
        <w:r w:rsidR="00F70D15">
          <w:rPr>
            <w:rFonts w:ascii="Times New Roman" w:hAnsi="Times New Roman" w:cs="Times New Roman"/>
          </w:rPr>
          <w:t xml:space="preserve"> </w:t>
        </w:r>
      </w:ins>
      <w:ins w:id="432" w:author="Benton, Deon" w:date="2026-06-15T16:42:00Z" w16du:dateUtc="2026-06-15T21:42:00Z">
        <w:r w:rsidR="00F70D15">
          <w:rPr>
            <w:rFonts w:ascii="Times New Roman" w:hAnsi="Times New Roman" w:cs="Times New Roman"/>
          </w:rPr>
          <w:t>In the context of a sticky-mittens experience, infants may</w:t>
        </w:r>
      </w:ins>
      <w:r w:rsidR="00665CB2">
        <w:rPr>
          <w:rFonts w:ascii="Times New Roman" w:hAnsi="Times New Roman" w:cs="Times New Roman"/>
        </w:rPr>
        <w:t xml:space="preserve"> notice</w:t>
      </w:r>
      <w:r w:rsidR="001664C2">
        <w:rPr>
          <w:rFonts w:ascii="Times New Roman" w:hAnsi="Times New Roman" w:cs="Times New Roman"/>
        </w:rPr>
        <w:t xml:space="preserve"> that</w:t>
      </w:r>
      <w:r w:rsidR="0089720F">
        <w:rPr>
          <w:rFonts w:ascii="Times New Roman" w:hAnsi="Times New Roman" w:cs="Times New Roman"/>
        </w:rPr>
        <w:t xml:space="preserve"> their arms are extended forward from the body in a relatively straight configuration and </w:t>
      </w:r>
      <w:r w:rsidR="00E912EB">
        <w:rPr>
          <w:rFonts w:ascii="Times New Roman" w:hAnsi="Times New Roman" w:cs="Times New Roman"/>
        </w:rPr>
        <w:t>move along a largely</w:t>
      </w:r>
      <w:r w:rsidR="0089720F" w:rsidRPr="00BE2E9B">
        <w:rPr>
          <w:rFonts w:ascii="Times New Roman" w:hAnsi="Times New Roman" w:cs="Times New Roman"/>
        </w:rPr>
        <w:t xml:space="preserve"> </w:t>
      </w:r>
      <w:r w:rsidR="0089720F">
        <w:rPr>
          <w:rFonts w:ascii="Times New Roman" w:hAnsi="Times New Roman" w:cs="Times New Roman"/>
        </w:rPr>
        <w:t>direct path</w:t>
      </w:r>
      <w:ins w:id="433" w:author="Benton, Deon" w:date="2026-06-15T16:44:00Z" w16du:dateUtc="2026-06-15T21:44:00Z">
        <w:r w:rsidR="00F96304">
          <w:rPr>
            <w:rFonts w:ascii="Times New Roman" w:hAnsi="Times New Roman" w:cs="Times New Roman"/>
          </w:rPr>
          <w:t xml:space="preserve"> during each reach attempt</w:t>
        </w:r>
      </w:ins>
      <w:r w:rsidR="0089720F">
        <w:rPr>
          <w:rFonts w:ascii="Times New Roman" w:hAnsi="Times New Roman" w:cs="Times New Roman"/>
        </w:rPr>
        <w:t>.</w:t>
      </w:r>
      <w:r w:rsidR="001664C2">
        <w:rPr>
          <w:rFonts w:ascii="Times New Roman" w:hAnsi="Times New Roman" w:cs="Times New Roman"/>
        </w:rPr>
        <w:t xml:space="preserve"> </w:t>
      </w:r>
      <w:r w:rsidR="00BA34AC">
        <w:rPr>
          <w:rFonts w:ascii="Times New Roman" w:hAnsi="Times New Roman" w:cs="Times New Roman"/>
        </w:rPr>
        <w:t xml:space="preserve">Crucially, </w:t>
      </w:r>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statistical average</w:t>
      </w:r>
      <w:r w:rsidR="00A5503F">
        <w:rPr>
          <w:rFonts w:ascii="Times New Roman" w:hAnsi="Times New Roman" w:cs="Times New Roman"/>
          <w:i/>
          <w:iCs/>
        </w:rPr>
        <w:t xml:space="preserve"> </w:t>
      </w:r>
      <w:r w:rsidR="00A5503F">
        <w:rPr>
          <w:rFonts w:ascii="Times New Roman" w:hAnsi="Times New Roman" w:cs="Times New Roman"/>
        </w:rPr>
        <w:t>(i.e., prototype)</w:t>
      </w:r>
      <w:r w:rsidR="00A5503F">
        <w:rPr>
          <w:rStyle w:val="FootnoteReference"/>
          <w:rFonts w:ascii="Times New Roman" w:hAnsi="Times New Roman" w:cs="Times New Roman"/>
        </w:rPr>
        <w:footnoteReference w:id="1"/>
      </w:r>
      <w:r w:rsidR="00C34BA4">
        <w:rPr>
          <w:rFonts w:ascii="Times New Roman" w:hAnsi="Times New Roman" w:cs="Times New Roman"/>
          <w:i/>
          <w:iCs/>
        </w:rPr>
        <w:t xml:space="preserve"> </w:t>
      </w:r>
      <w:r w:rsidR="00C34BA4">
        <w:rPr>
          <w:rFonts w:ascii="Times New Roman" w:hAnsi="Times New Roman" w:cs="Times New Roman"/>
        </w:rPr>
        <w:t>of</w:t>
      </w:r>
      <w:r w:rsidR="00363A7B">
        <w:rPr>
          <w:rFonts w:ascii="Times New Roman" w:hAnsi="Times New Roman" w:cs="Times New Roman"/>
        </w:rPr>
        <w:t xml:space="preserve"> infants’ </w:t>
      </w:r>
      <w:r w:rsidR="008B60F5">
        <w:rPr>
          <w:rFonts w:ascii="Times New Roman" w:hAnsi="Times New Roman" w:cs="Times New Roman"/>
        </w:rPr>
        <w:t xml:space="preserve">successful </w:t>
      </w:r>
      <w:r w:rsidR="00C34BA4" w:rsidRPr="00C34BA4">
        <w:rPr>
          <w:rFonts w:ascii="Times New Roman" w:hAnsi="Times New Roman" w:cs="Times New Roman"/>
        </w:rPr>
        <w:t>reaches</w:t>
      </w:r>
      <w:r w:rsidR="00C34BA4">
        <w:rPr>
          <w:rFonts w:ascii="Times New Roman" w:hAnsi="Times New Roman" w:cs="Times New Roman"/>
        </w:rPr>
        <w:t xml:space="preserve"> </w:t>
      </w:r>
      <w:r w:rsidR="00665CB2">
        <w:rPr>
          <w:rFonts w:ascii="Times New Roman" w:hAnsi="Times New Roman" w:cs="Times New Roman"/>
        </w:rPr>
        <w:t>will approximate</w:t>
      </w:r>
      <w:r w:rsidR="00C34BA4" w:rsidRPr="00C34BA4">
        <w:rPr>
          <w:rFonts w:ascii="Times New Roman" w:hAnsi="Times New Roman" w:cs="Times New Roman"/>
        </w:rPr>
        <w:t xml:space="preserve"> </w:t>
      </w:r>
      <w:r w:rsidR="00C34BA4">
        <w:rPr>
          <w:rFonts w:ascii="Times New Roman" w:hAnsi="Times New Roman" w:cs="Times New Roman"/>
        </w:rPr>
        <w:t>a relatively direct path</w:t>
      </w:r>
      <w:r w:rsidR="00C34BA4" w:rsidRPr="00C34BA4">
        <w:rPr>
          <w:rFonts w:ascii="Times New Roman" w:hAnsi="Times New Roman" w:cs="Times New Roman"/>
        </w:rPr>
        <w:t xml:space="preserve">, this experience </w:t>
      </w:r>
      <w:r w:rsidR="00665CB2">
        <w:rPr>
          <w:rFonts w:ascii="Times New Roman" w:hAnsi="Times New Roman" w:cs="Times New Roman"/>
        </w:rPr>
        <w:t>will render</w:t>
      </w:r>
      <w:r w:rsidR="00C34BA4" w:rsidRPr="00C34BA4">
        <w:rPr>
          <w:rFonts w:ascii="Times New Roman" w:hAnsi="Times New Roman" w:cs="Times New Roman"/>
        </w:rPr>
        <w:t xml:space="preserve"> straight trajectories more familiar than curved ones</w:t>
      </w:r>
      <w:r w:rsidR="00A5503F">
        <w:rPr>
          <w:rFonts w:ascii="Times New Roman" w:hAnsi="Times New Roman" w:cs="Times New Roman"/>
        </w:rPr>
        <w:t>.</w:t>
      </w:r>
      <w:r w:rsidR="00C34BA4">
        <w:rPr>
          <w:rFonts w:ascii="Times New Roman" w:hAnsi="Times New Roman" w:cs="Times New Roman"/>
        </w:rPr>
        <w:t xml:space="preserve"> </w:t>
      </w:r>
      <w:ins w:id="434" w:author="Benton, Deon" w:date="2026-06-15T16:45:00Z" w16du:dateUtc="2026-06-15T21:45:00Z">
        <w:r w:rsidR="00F96304">
          <w:rPr>
            <w:rFonts w:ascii="Times New Roman" w:hAnsi="Times New Roman" w:cs="Times New Roman"/>
          </w:rPr>
          <w:t xml:space="preserve">This could eventuate in </w:t>
        </w:r>
      </w:ins>
      <w:r w:rsidR="00AE7DD7">
        <w:rPr>
          <w:rFonts w:ascii="Times New Roman" w:hAnsi="Times New Roman" w:cs="Times New Roman"/>
        </w:rPr>
        <w:t xml:space="preserve">longer looking </w:t>
      </w:r>
      <w:ins w:id="435" w:author="Benton, Deon" w:date="2026-06-15T16:45:00Z" w16du:dateUtc="2026-06-15T21:45:00Z">
        <w:r w:rsidR="00F96304">
          <w:rPr>
            <w:rFonts w:ascii="Times New Roman" w:hAnsi="Times New Roman" w:cs="Times New Roman"/>
          </w:rPr>
          <w:t xml:space="preserve">at </w:t>
        </w:r>
      </w:ins>
      <w:r w:rsidR="00AE7DD7">
        <w:rPr>
          <w:rFonts w:ascii="Times New Roman" w:hAnsi="Times New Roman" w:cs="Times New Roman"/>
        </w:rPr>
        <w:t>the</w:t>
      </w:r>
      <w:r w:rsidR="00C34BA4" w:rsidRPr="00C34BA4">
        <w:rPr>
          <w:rFonts w:ascii="Times New Roman" w:hAnsi="Times New Roman" w:cs="Times New Roman"/>
        </w:rPr>
        <w:t xml:space="preserve"> inefficient </w:t>
      </w:r>
      <w:ins w:id="436" w:author="Benton, Deon" w:date="2026-06-15T16:47:00Z" w16du:dateUtc="2026-06-15T21:47:00Z">
        <w:r w:rsidR="001D23DE">
          <w:rPr>
            <w:rFonts w:ascii="Times New Roman" w:hAnsi="Times New Roman" w:cs="Times New Roman"/>
          </w:rPr>
          <w:t>than the efficient test event</w:t>
        </w:r>
      </w:ins>
      <w:r w:rsidR="00C34BA4">
        <w:rPr>
          <w:rFonts w:ascii="Times New Roman" w:hAnsi="Times New Roman" w:cs="Times New Roman"/>
        </w:rPr>
        <w:t xml:space="preserve"> </w:t>
      </w:r>
      <w:r w:rsidR="00C34BA4" w:rsidRPr="00C34BA4">
        <w:rPr>
          <w:rFonts w:ascii="Times New Roman" w:hAnsi="Times New Roman" w:cs="Times New Roman"/>
        </w:rPr>
        <w:t xml:space="preserve">without </w:t>
      </w:r>
      <w:ins w:id="437" w:author="Benton, Deon" w:date="2026-06-15T16:45:00Z" w16du:dateUtc="2026-06-15T21:45:00Z">
        <w:r w:rsidR="001D23DE" w:rsidRPr="00C34BA4">
          <w:rPr>
            <w:rFonts w:ascii="Times New Roman" w:hAnsi="Times New Roman" w:cs="Times New Roman"/>
          </w:rPr>
          <w:t>re</w:t>
        </w:r>
        <w:r w:rsidR="001D23DE">
          <w:rPr>
            <w:rFonts w:ascii="Times New Roman" w:hAnsi="Times New Roman" w:cs="Times New Roman"/>
          </w:rPr>
          <w:t>course to</w:t>
        </w:r>
        <w:r w:rsidR="001D23DE" w:rsidRPr="00C34BA4">
          <w:rPr>
            <w:rFonts w:ascii="Times New Roman" w:hAnsi="Times New Roman" w:cs="Times New Roman"/>
          </w:rPr>
          <w:t xml:space="preserve"> </w:t>
        </w:r>
      </w:ins>
      <w:r w:rsidR="00C34BA4" w:rsidRPr="00C34BA4">
        <w:rPr>
          <w:rFonts w:ascii="Times New Roman" w:hAnsi="Times New Roman" w:cs="Times New Roman"/>
        </w:rPr>
        <w:t>a priori notions of goals</w:t>
      </w:r>
      <w:ins w:id="438" w:author="Benton, Deon" w:date="2026-06-15T16:47:00Z" w16du:dateUtc="2026-06-15T21:47:00Z">
        <w:r w:rsidR="001D23DE">
          <w:rPr>
            <w:rFonts w:ascii="Times New Roman" w:hAnsi="Times New Roman" w:cs="Times New Roman"/>
          </w:rPr>
          <w:t xml:space="preserve"> or</w:t>
        </w:r>
      </w:ins>
      <w:r w:rsidR="00C34BA4" w:rsidRPr="00C34BA4">
        <w:rPr>
          <w:rFonts w:ascii="Times New Roman" w:hAnsi="Times New Roman" w:cs="Times New Roman"/>
        </w:rPr>
        <w:t xml:space="preserve"> efficiency.</w:t>
      </w:r>
    </w:p>
    <w:p w14:paraId="7FFC4B6D" w14:textId="6ACC319A" w:rsidR="008B60F5" w:rsidRDefault="00627EEA" w:rsidP="0096761D">
      <w:pPr>
        <w:spacing w:line="480" w:lineRule="auto"/>
        <w:ind w:firstLine="720"/>
        <w:contextualSpacing/>
        <w:rPr>
          <w:rFonts w:ascii="Times New Roman" w:hAnsi="Times New Roman" w:cs="Times New Roman"/>
        </w:rPr>
      </w:pPr>
      <w:ins w:id="439" w:author="Benton, Deon" w:date="2026-06-15T16:48:00Z" w16du:dateUtc="2026-06-15T21:48:00Z">
        <w:r>
          <w:rPr>
            <w:rFonts w:ascii="Times New Roman" w:hAnsi="Times New Roman" w:cs="Times New Roman"/>
          </w:rPr>
          <w:t>In terms of how</w:t>
        </w:r>
      </w:ins>
      <w:r w:rsidR="008B60F5" w:rsidRPr="008B60F5">
        <w:rPr>
          <w:rFonts w:ascii="Times New Roman" w:hAnsi="Times New Roman" w:cs="Times New Roman"/>
        </w:rPr>
        <w:t xml:space="preserve"> pre-reaching infants detect a correspondence between their own reaches and those performed by others</w:t>
      </w:r>
      <w:r w:rsidR="004B17E0">
        <w:rPr>
          <w:rFonts w:ascii="Times New Roman" w:hAnsi="Times New Roman" w:cs="Times New Roman"/>
        </w:rPr>
        <w:t xml:space="preserve"> in the first place</w:t>
      </w:r>
      <w:ins w:id="440" w:author="Benton, Deon" w:date="2026-06-15T16:48:00Z" w16du:dateUtc="2026-06-15T21:48:00Z">
        <w:r>
          <w:rPr>
            <w:rFonts w:ascii="Times New Roman" w:hAnsi="Times New Roman" w:cs="Times New Roman"/>
          </w:rPr>
          <w:t>,</w:t>
        </w:r>
      </w:ins>
      <w:r w:rsidR="00276A87" w:rsidRPr="008B60F5">
        <w:rPr>
          <w:rFonts w:ascii="Times New Roman" w:hAnsi="Times New Roman" w:cs="Times New Roman"/>
        </w:rPr>
        <w:t xml:space="preserve"> </w:t>
      </w:r>
      <w:ins w:id="441" w:author="Benton, Deon" w:date="2026-06-15T16:48:00Z" w16du:dateUtc="2026-06-15T21:48:00Z">
        <w:r>
          <w:rPr>
            <w:rFonts w:ascii="Times New Roman" w:hAnsi="Times New Roman" w:cs="Times New Roman"/>
          </w:rPr>
          <w:t>one</w:t>
        </w:r>
        <w:r w:rsidRPr="008B60F5">
          <w:rPr>
            <w:rFonts w:ascii="Times New Roman" w:hAnsi="Times New Roman" w:cs="Times New Roman"/>
          </w:rPr>
          <w:t xml:space="preserve"> </w:t>
        </w:r>
      </w:ins>
      <w:r w:rsidR="008B60F5" w:rsidRPr="008B60F5">
        <w:rPr>
          <w:rFonts w:ascii="Times New Roman" w:hAnsi="Times New Roman" w:cs="Times New Roman"/>
        </w:rPr>
        <w:t xml:space="preserve">possibility is that because infants can </w:t>
      </w:r>
      <w:r w:rsidR="000C6CBE">
        <w:rPr>
          <w:rFonts w:ascii="Times New Roman" w:hAnsi="Times New Roman" w:cs="Times New Roman"/>
        </w:rPr>
        <w:t xml:space="preserve">see their own </w:t>
      </w:r>
      <w:r w:rsidR="00071508">
        <w:rPr>
          <w:rFonts w:ascii="Times New Roman" w:hAnsi="Times New Roman" w:cs="Times New Roman"/>
        </w:rPr>
        <w:t>arm movements</w:t>
      </w:r>
      <w:r w:rsidR="008B60F5" w:rsidRPr="008B60F5">
        <w:rPr>
          <w:rFonts w:ascii="Times New Roman" w:hAnsi="Times New Roman" w:cs="Times New Roman"/>
        </w:rPr>
        <w:t xml:space="preserve">, they </w:t>
      </w:r>
      <w:r w:rsidR="0032551E">
        <w:rPr>
          <w:rFonts w:ascii="Times New Roman" w:hAnsi="Times New Roman" w:cs="Times New Roman"/>
        </w:rPr>
        <w:t>will form</w:t>
      </w:r>
      <w:r w:rsidR="008B60F5" w:rsidRPr="008B60F5">
        <w:rPr>
          <w:rFonts w:ascii="Times New Roman" w:hAnsi="Times New Roman" w:cs="Times New Roman"/>
        </w:rPr>
        <w:t xml:space="preserve"> </w:t>
      </w:r>
      <w:r w:rsidR="00BA49D4">
        <w:rPr>
          <w:rFonts w:ascii="Times New Roman" w:hAnsi="Times New Roman" w:cs="Times New Roman"/>
        </w:rPr>
        <w:t xml:space="preserve">amodal </w:t>
      </w:r>
      <w:r w:rsidR="008B60F5" w:rsidRPr="008B60F5">
        <w:rPr>
          <w:rFonts w:ascii="Times New Roman" w:hAnsi="Times New Roman" w:cs="Times New Roman"/>
        </w:rPr>
        <w:t>representations</w:t>
      </w:r>
      <w:r w:rsidR="008D41DE">
        <w:rPr>
          <w:rFonts w:ascii="Times New Roman" w:hAnsi="Times New Roman" w:cs="Times New Roman"/>
        </w:rPr>
        <w:t xml:space="preserve">—that is, representations that do not distinguish infants’ own </w:t>
      </w:r>
      <w:r w:rsidR="00D460D5">
        <w:rPr>
          <w:rFonts w:ascii="Times New Roman" w:hAnsi="Times New Roman" w:cs="Times New Roman"/>
        </w:rPr>
        <w:t>arm movements from</w:t>
      </w:r>
      <w:r w:rsidR="008D41DE">
        <w:rPr>
          <w:rFonts w:ascii="Times New Roman" w:hAnsi="Times New Roman" w:cs="Times New Roman"/>
        </w:rPr>
        <w:t xml:space="preserve"> those </w:t>
      </w:r>
      <w:r w:rsidR="008D74F5">
        <w:rPr>
          <w:rFonts w:ascii="Times New Roman" w:hAnsi="Times New Roman" w:cs="Times New Roman"/>
        </w:rPr>
        <w:t>performed by</w:t>
      </w:r>
      <w:r w:rsidR="008D41DE">
        <w:rPr>
          <w:rFonts w:ascii="Times New Roman" w:hAnsi="Times New Roman" w:cs="Times New Roman"/>
        </w:rPr>
        <w:t xml:space="preserve"> others—</w:t>
      </w:r>
      <w:r w:rsidR="008B60F5" w:rsidRPr="008B60F5">
        <w:rPr>
          <w:rFonts w:ascii="Times New Roman" w:hAnsi="Times New Roman" w:cs="Times New Roman"/>
        </w:rPr>
        <w:t>of t</w:t>
      </w:r>
      <w:r w:rsidR="00BA49D4">
        <w:rPr>
          <w:rFonts w:ascii="Times New Roman" w:hAnsi="Times New Roman" w:cs="Times New Roman"/>
        </w:rPr>
        <w:t>he geometry and trajectory</w:t>
      </w:r>
      <w:r w:rsidR="00D460D5">
        <w:rPr>
          <w:rFonts w:ascii="Times New Roman" w:hAnsi="Times New Roman" w:cs="Times New Roman"/>
        </w:rPr>
        <w:t xml:space="preserve"> of those reaches</w:t>
      </w:r>
      <w:r w:rsidR="008B60F5" w:rsidRPr="008B60F5">
        <w:rPr>
          <w:rFonts w:ascii="Times New Roman" w:hAnsi="Times New Roman" w:cs="Times New Roman"/>
        </w:rPr>
        <w:t xml:space="preserve">. </w:t>
      </w:r>
      <w:ins w:id="442" w:author="Benton, Deon" w:date="2026-06-15T16:49:00Z" w16du:dateUtc="2026-06-15T21:49:00Z">
        <w:r>
          <w:rPr>
            <w:rFonts w:ascii="Times New Roman" w:hAnsi="Times New Roman" w:cs="Times New Roman"/>
          </w:rPr>
          <w:t>A corollary of this is that</w:t>
        </w:r>
      </w:ins>
      <w:r w:rsidR="008B60F5" w:rsidRPr="008B60F5">
        <w:rPr>
          <w:rFonts w:ascii="Times New Roman" w:hAnsi="Times New Roman" w:cs="Times New Roman"/>
        </w:rPr>
        <w:t xml:space="preserve"> efficient reaches performed by another individual </w:t>
      </w:r>
      <w:ins w:id="443" w:author="Benton, Deon" w:date="2026-06-15T16:49:00Z" w16du:dateUtc="2026-06-15T21:49:00Z">
        <w:r>
          <w:rPr>
            <w:rFonts w:ascii="Times New Roman" w:hAnsi="Times New Roman" w:cs="Times New Roman"/>
          </w:rPr>
          <w:t>will be perceived as</w:t>
        </w:r>
      </w:ins>
      <w:r w:rsidR="008B60F5" w:rsidRPr="008B60F5">
        <w:rPr>
          <w:rFonts w:ascii="Times New Roman" w:hAnsi="Times New Roman" w:cs="Times New Roman"/>
        </w:rPr>
        <w:t xml:space="preserve"> familiar </w:t>
      </w:r>
      <w:ins w:id="444" w:author="Benton, Deon" w:date="2026-06-15T16:50:00Z" w16du:dateUtc="2026-06-15T21:50:00Z">
        <w:r w:rsidR="005E3911">
          <w:rPr>
            <w:rFonts w:ascii="Times New Roman" w:hAnsi="Times New Roman" w:cs="Times New Roman"/>
          </w:rPr>
          <w:t>to the extent that they</w:t>
        </w:r>
      </w:ins>
      <w:ins w:id="445" w:author="Benton, Deon" w:date="2026-06-15T16:51:00Z" w16du:dateUtc="2026-06-15T21:51:00Z">
        <w:r w:rsidR="005E3911">
          <w:rPr>
            <w:rFonts w:ascii="Times New Roman" w:hAnsi="Times New Roman" w:cs="Times New Roman"/>
          </w:rPr>
          <w:t xml:space="preserve"> overlap with representations established during infants’ own successful action experience. </w:t>
        </w:r>
      </w:ins>
    </w:p>
    <w:p w14:paraId="59A5325D" w14:textId="597752DF"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present </w:t>
      </w:r>
      <w:r>
        <w:rPr>
          <w:rFonts w:ascii="Times New Roman" w:hAnsi="Times New Roman" w:cs="Times New Roman"/>
        </w:rPr>
        <w:t>a series of</w:t>
      </w:r>
      <w:r w:rsidR="008A0C3E">
        <w:rPr>
          <w:rFonts w:ascii="Times New Roman" w:hAnsi="Times New Roman" w:cs="Times New Roman"/>
        </w:rPr>
        <w:t xml:space="preserve"> computer</w:t>
      </w:r>
      <w:r>
        <w:rPr>
          <w:rFonts w:ascii="Times New Roman" w:hAnsi="Times New Roman" w:cs="Times New Roman"/>
        </w:rPr>
        <w:t xml:space="preserve"> simulations</w:t>
      </w:r>
      <w:r w:rsidR="00BD309B">
        <w:rPr>
          <w:rFonts w:ascii="Times New Roman" w:hAnsi="Times New Roman" w:cs="Times New Roman"/>
        </w:rPr>
        <w:t xml:space="preserve"> </w:t>
      </w:r>
      <w:r w:rsidR="008A0C3E">
        <w:rPr>
          <w:rFonts w:ascii="Times New Roman" w:hAnsi="Times New Roman" w:cs="Times New Roman"/>
        </w:rPr>
        <w:t xml:space="preserve">demonstrating that </w:t>
      </w:r>
      <w:ins w:id="446" w:author="Benton, Deon" w:date="2026-06-15T16:51:00Z" w16du:dateUtc="2026-06-15T21:51:00Z">
        <w:r w:rsidR="005E3911">
          <w:rPr>
            <w:rFonts w:ascii="Times New Roman" w:hAnsi="Times New Roman" w:cs="Times New Roman"/>
          </w:rPr>
          <w:t>this</w:t>
        </w:r>
      </w:ins>
      <w:r w:rsidR="00617B5C">
        <w:rPr>
          <w:rFonts w:ascii="Times New Roman" w:hAnsi="Times New Roman" w:cs="Times New Roman"/>
        </w:rPr>
        <w:t xml:space="preserve"> proposal—when instantiated in a connectionist computational model</w:t>
      </w:r>
      <w:r w:rsidR="00340DB1">
        <w:rPr>
          <w:rFonts w:ascii="Times New Roman" w:hAnsi="Times New Roman" w:cs="Times New Roman"/>
        </w:rPr>
        <w:t xml:space="preserve"> called ALIAS</w:t>
      </w:r>
      <w:r w:rsidR="00617B5C">
        <w:rPr>
          <w:rFonts w:ascii="Times New Roman" w:hAnsi="Times New Roman" w:cs="Times New Roman"/>
        </w:rPr>
        <w:t xml:space="preserve">—can account for several major findings in the literature on </w:t>
      </w:r>
      <w:ins w:id="447" w:author="Benton, Deon" w:date="2026-06-15T16:53:00Z" w16du:dateUtc="2026-06-15T21:53:00Z">
        <w:r w:rsidR="00B238EB">
          <w:rPr>
            <w:rFonts w:ascii="Times New Roman" w:hAnsi="Times New Roman" w:cs="Times New Roman"/>
          </w:rPr>
          <w:t xml:space="preserve">action efficiency understanding in infants. </w:t>
        </w:r>
      </w:ins>
      <w:r w:rsidR="00617B5C">
        <w:rPr>
          <w:rFonts w:ascii="Times New Roman" w:hAnsi="Times New Roman" w:cs="Times New Roman"/>
        </w:rPr>
        <w:t xml:space="preserve">Before </w:t>
      </w:r>
      <w:r w:rsidR="002B6388">
        <w:rPr>
          <w:rFonts w:ascii="Times New Roman" w:hAnsi="Times New Roman" w:cs="Times New Roman"/>
        </w:rPr>
        <w:t>turning to these simulations</w:t>
      </w:r>
      <w:r w:rsidR="00D7476B">
        <w:rPr>
          <w:rFonts w:ascii="Times New Roman" w:hAnsi="Times New Roman" w:cs="Times New Roman"/>
        </w:rPr>
        <w:t xml:space="preserve">, </w:t>
      </w:r>
      <w:r w:rsidR="003148AF">
        <w:rPr>
          <w:rFonts w:ascii="Times New Roman" w:hAnsi="Times New Roman" w:cs="Times New Roman"/>
        </w:rPr>
        <w:t xml:space="preserve">however, </w:t>
      </w:r>
      <w:ins w:id="448" w:author="Benton, Deon" w:date="2026-06-15T16:55:00Z" w16du:dateUtc="2026-06-15T21:55:00Z">
        <w:r w:rsidR="0077188E">
          <w:rPr>
            <w:rFonts w:ascii="Times New Roman" w:hAnsi="Times New Roman" w:cs="Times New Roman"/>
          </w:rPr>
          <w:t>it is worth noting that the</w:t>
        </w:r>
      </w:ins>
      <w:r w:rsidR="00635C87">
        <w:rPr>
          <w:rFonts w:ascii="Times New Roman" w:hAnsi="Times New Roman" w:cs="Times New Roman"/>
        </w:rPr>
        <w:t xml:space="preserve"> present account </w:t>
      </w:r>
      <w:r w:rsidR="00635C87">
        <w:rPr>
          <w:rFonts w:ascii="Times New Roman" w:hAnsi="Times New Roman" w:cs="Times New Roman"/>
        </w:rPr>
        <w:lastRenderedPageBreak/>
        <w:t xml:space="preserve">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2B6388">
        <w:rPr>
          <w:rFonts w:ascii="Times New Roman" w:hAnsi="Times New Roman" w:cs="Times New Roman"/>
        </w:rPr>
        <w:t>These issues</w:t>
      </w:r>
      <w:r w:rsidR="001E340B">
        <w:rPr>
          <w:rFonts w:ascii="Times New Roman" w:hAnsi="Times New Roman" w:cs="Times New Roman"/>
        </w:rPr>
        <w:t xml:space="preserve">, </w:t>
      </w:r>
      <w:r w:rsidR="005F4708">
        <w:rPr>
          <w:rFonts w:ascii="Times New Roman" w:hAnsi="Times New Roman" w:cs="Times New Roman"/>
        </w:rPr>
        <w:t xml:space="preserve">though </w:t>
      </w:r>
      <w:r w:rsidR="001E340B">
        <w:rPr>
          <w:rFonts w:ascii="Times New Roman" w:hAnsi="Times New Roman" w:cs="Times New Roman"/>
        </w:rPr>
        <w:t xml:space="preserve">important, </w:t>
      </w:r>
      <w:r w:rsidR="002B6388">
        <w:rPr>
          <w:rFonts w:ascii="Times New Roman" w:hAnsi="Times New Roman" w:cs="Times New Roman"/>
        </w:rPr>
        <w:t xml:space="preserve">are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w:t>
      </w:r>
      <w:r w:rsidR="008278E5" w:rsidRPr="000B0B74">
        <w:rPr>
          <w:rFonts w:ascii="Times New Roman" w:hAnsi="Times New Roman" w:cs="Times New Roman"/>
        </w:rPr>
        <w:t>infants</w:t>
      </w:r>
      <w:r w:rsidR="008278E5">
        <w:rPr>
          <w:rFonts w:ascii="Times New Roman" w:hAnsi="Times New Roman" w:cs="Times New Roman"/>
        </w:rPr>
        <w:t>’</w:t>
      </w:r>
      <w:r w:rsidR="008278E5" w:rsidRPr="000B0B74">
        <w:rPr>
          <w:rFonts w:ascii="Times New Roman" w:hAnsi="Times New Roman" w:cs="Times New Roman"/>
        </w:rPr>
        <w:t xml:space="preserve"> </w:t>
      </w:r>
      <w:r w:rsidR="00635C87" w:rsidRPr="000B0B74">
        <w:rPr>
          <w:rFonts w:ascii="Times New Roman" w:hAnsi="Times New Roman" w:cs="Times New Roman"/>
        </w:rPr>
        <w:t>behaviors in studies on this topic in terms of</w:t>
      </w:r>
      <w:r w:rsidR="009F7A89">
        <w:rPr>
          <w:rFonts w:ascii="Times New Roman" w:hAnsi="Times New Roman" w:cs="Times New Roman"/>
        </w:rPr>
        <w:t xml:space="preserve"> </w:t>
      </w:r>
      <w:r w:rsidR="008A0C3E">
        <w:rPr>
          <w:rFonts w:ascii="Times New Roman" w:hAnsi="Times New Roman" w:cs="Times New Roman"/>
        </w:rPr>
        <w:t>an associative learning mechanism that</w:t>
      </w:r>
      <w:r w:rsidR="00635C87" w:rsidRPr="000B0B74">
        <w:rPr>
          <w:rFonts w:ascii="Times New Roman" w:hAnsi="Times New Roman" w:cs="Times New Roman"/>
        </w:rPr>
        <w:t xml:space="preserve"> operate</w:t>
      </w:r>
      <w:r w:rsidR="00A709A0">
        <w:rPr>
          <w:rFonts w:ascii="Times New Roman" w:hAnsi="Times New Roman" w:cs="Times New Roman"/>
        </w:rPr>
        <w:t>s</w:t>
      </w:r>
      <w:r w:rsidR="00635C87" w:rsidRPr="000B0B74">
        <w:rPr>
          <w:rFonts w:ascii="Times New Roman" w:hAnsi="Times New Roman" w:cs="Times New Roman"/>
        </w:rPr>
        <w:t xml:space="preserve"> over</w:t>
      </w:r>
      <w:r w:rsidR="005F4708">
        <w:rPr>
          <w:rFonts w:ascii="Times New Roman" w:hAnsi="Times New Roman" w:cs="Times New Roman"/>
        </w:rPr>
        <w:t xml:space="preserve"> </w:t>
      </w:r>
      <w:r w:rsidR="00635C87">
        <w:rPr>
          <w:rFonts w:ascii="Times New Roman" w:hAnsi="Times New Roman" w:cs="Times New Roman"/>
        </w:rPr>
        <w:t>the</w:t>
      </w:r>
      <w:r w:rsidR="0096761D">
        <w:rPr>
          <w:rFonts w:ascii="Times New Roman" w:hAnsi="Times New Roman" w:cs="Times New Roman"/>
        </w:rPr>
        <w:t xml:space="preserve"> visible</w:t>
      </w:r>
      <w:r w:rsidR="00A709A0">
        <w:rPr>
          <w:rFonts w:ascii="Times New Roman" w:hAnsi="Times New Roman" w:cs="Times New Roman"/>
        </w:rPr>
        <w:t xml:space="preserve"> </w:t>
      </w:r>
      <w:r w:rsidR="0096761D">
        <w:rPr>
          <w:rFonts w:ascii="Times New Roman" w:hAnsi="Times New Roman" w:cs="Times New Roman"/>
        </w:rPr>
        <w:t>and conceptually neutral</w:t>
      </w:r>
      <w:r w:rsidR="00A709A0">
        <w:rPr>
          <w:rFonts w:ascii="Times New Roman" w:hAnsi="Times New Roman" w:cs="Times New Roman"/>
        </w:rPr>
        <w:t xml:space="preserve"> surface</w:t>
      </w:r>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r w:rsidR="002C0B93">
        <w:rPr>
          <w:rFonts w:ascii="Times New Roman" w:hAnsi="Times New Roman" w:cs="Times New Roman"/>
        </w:rPr>
        <w:t xml:space="preserve">the perceptible </w:t>
      </w:r>
      <w:r w:rsidR="00013134">
        <w:rPr>
          <w:rFonts w:ascii="Times New Roman" w:hAnsi="Times New Roman" w:cs="Times New Roman"/>
        </w:rPr>
        <w:t xml:space="preserve">kinematics of </w:t>
      </w:r>
      <w:r w:rsidR="007D6EE8">
        <w:rPr>
          <w:rFonts w:ascii="Times New Roman" w:hAnsi="Times New Roman" w:cs="Times New Roman"/>
        </w:rPr>
        <w:t>observed actions</w:t>
      </w:r>
      <w:r w:rsidR="0096761D">
        <w:rPr>
          <w:rFonts w:ascii="Times New Roman" w:hAnsi="Times New Roman" w:cs="Times New Roman"/>
        </w:rPr>
        <w:t>.</w:t>
      </w:r>
      <w:r w:rsidR="00635C87">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7B630FB"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3247">
        <w:rPr>
          <w:rFonts w:ascii="Times New Roman" w:hAnsi="Times New Roman" w:cs="Times New Roman"/>
        </w:rPr>
        <w:t xml:space="preserve">five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r w:rsidR="006F7263">
        <w:rPr>
          <w:rFonts w:ascii="Times New Roman" w:hAnsi="Times New Roman" w:cs="Times New Roman"/>
        </w:rPr>
        <w:t>To that end</w:t>
      </w:r>
      <w:r>
        <w:rPr>
          <w:rFonts w:ascii="Times New Roman" w:hAnsi="Times New Roman" w:cs="Times New Roman"/>
        </w:rPr>
        <w:t>,</w:t>
      </w:r>
      <w:r w:rsidR="006F7263">
        <w:rPr>
          <w:rFonts w:ascii="Times New Roman" w:hAnsi="Times New Roman" w:cs="Times New Roman"/>
        </w:rPr>
        <w:t xml:space="preserve"> the current account was implemented in </w:t>
      </w:r>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r w:rsidR="006F7263">
        <w:rPr>
          <w:rFonts w:ascii="Times New Roman" w:hAnsi="Times New Roman" w:cs="Times New Roman"/>
        </w:rPr>
        <w:t xml:space="preserve">computational </w:t>
      </w:r>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r w:rsidR="006F7263">
        <w:rPr>
          <w:rFonts w:ascii="Times New Roman" w:hAnsi="Times New Roman" w:cs="Times New Roman"/>
        </w:rPr>
        <w:t xml:space="preserve">assess </w:t>
      </w:r>
      <w:r w:rsidR="00B22B2F">
        <w:rPr>
          <w:rFonts w:ascii="Times New Roman" w:hAnsi="Times New Roman" w:cs="Times New Roman"/>
        </w:rPr>
        <w:t>its</w:t>
      </w:r>
      <w:r w:rsidR="006F7263">
        <w:rPr>
          <w:rFonts w:ascii="Times New Roman" w:hAnsi="Times New Roman" w:cs="Times New Roman"/>
        </w:rPr>
        <w:t xml:space="preserve"> ability to reproduce </w:t>
      </w:r>
      <w:r w:rsidR="005A18FF">
        <w:rPr>
          <w:rFonts w:ascii="Times New Roman" w:hAnsi="Times New Roman" w:cs="Times New Roman"/>
        </w:rPr>
        <w:t>a range of key findings in the literature on infant</w:t>
      </w:r>
      <w:ins w:id="449" w:author="Benton, Deon" w:date="2026-06-15T17:02:00Z" w16du:dateUtc="2026-06-15T22:02:00Z">
        <w:r w:rsidR="00221515">
          <w:rPr>
            <w:rFonts w:ascii="Times New Roman" w:hAnsi="Times New Roman" w:cs="Times New Roman"/>
          </w:rPr>
          <w:t>s’ understanding of what makes an action efficient</w:t>
        </w:r>
      </w:ins>
      <w:r w:rsidR="00B22B2F">
        <w:rPr>
          <w:rFonts w:ascii="Times New Roman" w:hAnsi="Times New Roman" w:cs="Times New Roman"/>
        </w:rPr>
        <w:t xml:space="preserve"> and thus its explanatory breadth</w:t>
      </w:r>
      <w:r w:rsidR="006F7263">
        <w:rPr>
          <w:rFonts w:ascii="Times New Roman" w:hAnsi="Times New Roman" w:cs="Times New Roman"/>
        </w:rPr>
        <w:t>.</w:t>
      </w:r>
      <w:r w:rsidR="00FC2F2A">
        <w:rPr>
          <w:rFonts w:ascii="Times New Roman" w:hAnsi="Times New Roman" w:cs="Times New Roman"/>
        </w:rPr>
        <w:t xml:space="preserve"> </w:t>
      </w:r>
      <w:ins w:id="450" w:author="Benton, Deon" w:date="2026-06-15T17:16:00Z" w16du:dateUtc="2026-06-15T22:16:00Z">
        <w:r w:rsidR="00263DA5">
          <w:rPr>
            <w:rFonts w:ascii="Times New Roman" w:eastAsia="Times New Roman" w:hAnsi="Times New Roman" w:cs="Times New Roman"/>
          </w:rPr>
          <w:t>The target</w:t>
        </w:r>
      </w:ins>
      <w:r w:rsidR="00A729D9">
        <w:rPr>
          <w:rFonts w:ascii="Times New Roman" w:eastAsia="Times New Roman" w:hAnsi="Times New Roman" w:cs="Times New Roman"/>
        </w:rPr>
        <w:t xml:space="preserve"> findings that were the focus of</w:t>
      </w:r>
      <w:r w:rsidR="007B777A">
        <w:rPr>
          <w:rFonts w:ascii="Times New Roman" w:eastAsia="Times New Roman" w:hAnsi="Times New Roman" w:cs="Times New Roman"/>
        </w:rPr>
        <w:t xml:space="preserve"> the present series of simulations</w:t>
      </w:r>
      <w:ins w:id="451" w:author="Benton, Deon" w:date="2026-06-15T17:04:00Z" w16du:dateUtc="2026-06-15T22:04:00Z">
        <w:r w:rsidR="00221515">
          <w:rPr>
            <w:rFonts w:ascii="Times New Roman" w:eastAsia="Times New Roman" w:hAnsi="Times New Roman" w:cs="Times New Roman"/>
          </w:rPr>
          <w:t>—which we discussed above—</w:t>
        </w:r>
      </w:ins>
      <w:r w:rsidR="007B777A">
        <w:rPr>
          <w:rFonts w:ascii="Times New Roman" w:eastAsia="Times New Roman" w:hAnsi="Times New Roman" w:cs="Times New Roman"/>
        </w:rPr>
        <w:t>were</w:t>
      </w:r>
      <w:ins w:id="452" w:author="Benton, Deon" w:date="2026-06-15T17:04:00Z" w16du:dateUtc="2026-06-15T22:04:00Z">
        <w:r w:rsidR="00221515">
          <w:rPr>
            <w:rFonts w:ascii="Times New Roman" w:eastAsia="Times New Roman" w:hAnsi="Times New Roman" w:cs="Times New Roman"/>
          </w:rPr>
          <w:t xml:space="preserve"> the following</w:t>
        </w:r>
      </w:ins>
      <w:r w:rsidR="00155706">
        <w:rPr>
          <w:rFonts w:ascii="Times New Roman" w:eastAsia="Times New Roman" w:hAnsi="Times New Roman" w:cs="Times New Roman"/>
        </w:rPr>
        <w:t xml:space="preserve">: </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w:t>
      </w:r>
      <w:proofErr w:type="spellStart"/>
      <w:r w:rsidRPr="00B05956">
        <w:rPr>
          <w:rFonts w:ascii="Times New Roman" w:hAnsi="Times New Roman" w:cs="Times New Roman"/>
        </w:rPr>
        <w:t>Sodian</w:t>
      </w:r>
      <w:proofErr w:type="spellEnd"/>
      <w:r w:rsidRPr="00B05956">
        <w:rPr>
          <w:rFonts w:ascii="Times New Roman" w:hAnsi="Times New Roman" w:cs="Times New Roman"/>
        </w:rPr>
        <w:t xml:space="preserve">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lastRenderedPageBreak/>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 xml:space="preserve">nfants represent action efficiency continuously rather than dichotomously (e.g., Liu &amp; </w:t>
      </w:r>
      <w:proofErr w:type="spellStart"/>
      <w:r w:rsidRPr="00B05956">
        <w:rPr>
          <w:rFonts w:ascii="Times New Roman" w:hAnsi="Times New Roman" w:cs="Times New Roman"/>
        </w:rPr>
        <w:t>Spelke</w:t>
      </w:r>
      <w:proofErr w:type="spellEnd"/>
      <w:r w:rsidRPr="00B05956">
        <w:rPr>
          <w:rFonts w:ascii="Times New Roman" w:hAnsi="Times New Roman" w:cs="Times New Roman"/>
        </w:rPr>
        <w:t>,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2BE86EE9" w14:textId="248F0558" w:rsidR="00513437" w:rsidRDefault="00513437" w:rsidP="00E75EFC">
      <w:pPr>
        <w:spacing w:line="480" w:lineRule="auto"/>
        <w:ind w:firstLine="720"/>
        <w:contextualSpacing/>
        <w:rPr>
          <w:ins w:id="453" w:author="Benton, Deon" w:date="2026-06-15T17:15:00Z" w16du:dateUtc="2026-06-15T22:15:00Z"/>
          <w:rFonts w:ascii="Times New Roman" w:hAnsi="Times New Roman" w:cs="Times New Roman"/>
        </w:rPr>
      </w:pPr>
      <w:ins w:id="454" w:author="Benton, Deon" w:date="2026-06-15T17:15:00Z" w16du:dateUtc="2026-06-15T22:15:00Z">
        <w:r w:rsidRPr="00513437">
          <w:rPr>
            <w:rFonts w:ascii="Times New Roman" w:hAnsi="Times New Roman" w:cs="Times New Roman"/>
          </w:rPr>
          <w:t xml:space="preserve">The second goal of the current simulations was to assess whether ALIAS better captures the five target findings than either VOM10 or extensions of both models. A modified version of VOM10, called VOM10-2, was designed to more faithfully represent the experimental paradigms </w:t>
        </w:r>
        <w:r>
          <w:rPr>
            <w:rFonts w:ascii="Times New Roman" w:hAnsi="Times New Roman" w:cs="Times New Roman"/>
          </w:rPr>
          <w:t>that produced the present target findings</w:t>
        </w:r>
        <w:r w:rsidRPr="00513437">
          <w:rPr>
            <w:rFonts w:ascii="Times New Roman" w:hAnsi="Times New Roman" w:cs="Times New Roman"/>
          </w:rPr>
          <w:t>.</w:t>
        </w:r>
      </w:ins>
      <w:ins w:id="455" w:author="Benton, Deon" w:date="2026-06-15T17:17:00Z" w16du:dateUtc="2026-06-15T22:17:00Z">
        <w:r w:rsidR="00263DA5">
          <w:rPr>
            <w:rFonts w:ascii="Times New Roman" w:hAnsi="Times New Roman" w:cs="Times New Roman"/>
          </w:rPr>
          <w:t xml:space="preserve"> </w:t>
        </w:r>
      </w:ins>
      <w:r w:rsidR="00263DA5" w:rsidRPr="00926947">
        <w:rPr>
          <w:rFonts w:ascii="Times New Roman" w:hAnsi="Times New Roman" w:cs="Times New Roman"/>
        </w:rPr>
        <w:t xml:space="preserve">This is achieved by ensuring that obstacles and goal objects remain continuously visible and that the agent no longer overshoots the barrier when passing over it. </w:t>
      </w:r>
      <w:ins w:id="456" w:author="Benton, Deon" w:date="2026-06-15T17:15:00Z" w16du:dateUtc="2026-06-15T22:15:00Z">
        <w:r w:rsidRPr="00513437">
          <w:rPr>
            <w:rFonts w:ascii="Times New Roman" w:hAnsi="Times New Roman" w:cs="Times New Roman"/>
          </w:rPr>
          <w:t xml:space="preserve"> A modified version of ALIAS, called ALIAS-2, eliminated the assumption that obstacles located peripheral to arced motion are less salient than obstacles located directly beneath it. Both extensions are described </w:t>
        </w:r>
        <w:r w:rsidR="00827E6C">
          <w:rPr>
            <w:rFonts w:ascii="Times New Roman" w:hAnsi="Times New Roman" w:cs="Times New Roman"/>
          </w:rPr>
          <w:t>more fully below</w:t>
        </w:r>
        <w:r w:rsidRPr="00513437">
          <w:rPr>
            <w:rFonts w:ascii="Times New Roman" w:hAnsi="Times New Roman" w:cs="Times New Roman"/>
          </w:rPr>
          <w:t>. By comparing ALIAS to these alternative models, the present simulations make it possible to determine whether the limitations previously ascribed to VOM10 are genuine and whether the assumptions unique to ALIAS are necessary for reproducing the current target findings. Given the goals of the present simulations, the studies from which the current target findings were derived were modeled only in enough detail to preserve the critical structure of the task. In cases where the original reports did not provide sufficient detail to model their critical aspects (e.g., the action phase length in Skerry et al., 2013), reasonable assumptions were made.</w:t>
        </w:r>
      </w:ins>
      <w:ins w:id="457" w:author="Benton, Deon" w:date="2026-06-15T17:17:00Z" w16du:dateUtc="2026-06-15T22:17:00Z">
        <w:r w:rsidR="00263DA5">
          <w:rPr>
            <w:rFonts w:ascii="Times New Roman" w:hAnsi="Times New Roman" w:cs="Times New Roman"/>
          </w:rPr>
          <w:t xml:space="preserve"> </w:t>
        </w:r>
      </w:ins>
    </w:p>
    <w:p w14:paraId="48BD51A4" w14:textId="6435C62F" w:rsidR="009F2395" w:rsidRDefault="00926947" w:rsidP="00706D21">
      <w:pPr>
        <w:spacing w:line="480" w:lineRule="auto"/>
        <w:ind w:firstLine="720"/>
        <w:contextualSpacing/>
        <w:rPr>
          <w:rFonts w:ascii="Times New Roman" w:hAnsi="Times New Roman" w:cs="Times New Roman"/>
        </w:rPr>
      </w:pPr>
      <w:r w:rsidRPr="00926947">
        <w:rPr>
          <w:rFonts w:ascii="Times New Roman" w:hAnsi="Times New Roman" w:cs="Times New Roman"/>
        </w:rPr>
        <w:t xml:space="preserve">In the next section, I begin by briefly describing </w:t>
      </w:r>
      <w:ins w:id="458" w:author="Benton, Deon" w:date="2026-06-13T22:23:00Z" w16du:dateUtc="2026-06-14T03:23:00Z">
        <w:r w:rsidR="006A6503">
          <w:rPr>
            <w:rFonts w:ascii="Times New Roman" w:hAnsi="Times New Roman" w:cs="Times New Roman"/>
          </w:rPr>
          <w:t>VOM10</w:t>
        </w:r>
      </w:ins>
      <w:r w:rsidR="00BB023A">
        <w:rPr>
          <w:rFonts w:ascii="Times New Roman" w:hAnsi="Times New Roman" w:cs="Times New Roman"/>
        </w:rPr>
        <w:t xml:space="preserve">. I start with </w:t>
      </w:r>
      <w:ins w:id="459" w:author="Benton, Deon" w:date="2026-06-13T22:23:00Z" w16du:dateUtc="2026-06-14T03:23:00Z">
        <w:r w:rsidR="006A6503">
          <w:rPr>
            <w:rFonts w:ascii="Times New Roman" w:hAnsi="Times New Roman" w:cs="Times New Roman"/>
          </w:rPr>
          <w:t>VOM10</w:t>
        </w:r>
      </w:ins>
      <w:r w:rsidR="00720495">
        <w:rPr>
          <w:rFonts w:ascii="Times New Roman" w:hAnsi="Times New Roman" w:cs="Times New Roman"/>
        </w:rPr>
        <w:t xml:space="preserve"> because this</w:t>
      </w:r>
      <w:r w:rsidRPr="00926947">
        <w:rPr>
          <w:rFonts w:ascii="Times New Roman" w:hAnsi="Times New Roman" w:cs="Times New Roman"/>
        </w:rPr>
        <w:t xml:space="preserve"> model serves as the primary comparison model throughout the present simulations. That said, because a detailed description of this model can be found in </w:t>
      </w:r>
      <w:ins w:id="460"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proofErr w:type="spellEnd"/>
      <w:r w:rsidRPr="00926947">
        <w:rPr>
          <w:rFonts w:ascii="Times New Roman" w:hAnsi="Times New Roman" w:cs="Times New Roman"/>
        </w:rPr>
        <w:t xml:space="preserve"> (2010), the discussion here is necessarily kept brief. </w:t>
      </w:r>
      <w:ins w:id="461" w:author="Benton, Deon" w:date="2026-06-15T17:18:00Z" w16du:dateUtc="2026-06-15T22:18:00Z">
        <w:r w:rsidR="00706D21">
          <w:rPr>
            <w:rFonts w:ascii="Times New Roman" w:hAnsi="Times New Roman" w:cs="Times New Roman"/>
          </w:rPr>
          <w:t>Next I</w:t>
        </w:r>
      </w:ins>
      <w:r w:rsidRPr="00926947">
        <w:rPr>
          <w:rFonts w:ascii="Times New Roman" w:hAnsi="Times New Roman" w:cs="Times New Roman"/>
        </w:rPr>
        <w:t xml:space="preserve"> describe ALIAS’s architecture followed by a </w:t>
      </w:r>
      <w:r w:rsidRPr="00926947">
        <w:rPr>
          <w:rFonts w:ascii="Times New Roman" w:hAnsi="Times New Roman" w:cs="Times New Roman"/>
        </w:rPr>
        <w:lastRenderedPageBreak/>
        <w:t xml:space="preserve">discussion of its pretraining experience; this experience remained identical across all simulations. I then present five simulations, each corresponding to one of the target findings. In each one, I compare ALIAS’s performance to that of </w:t>
      </w:r>
      <w:ins w:id="462" w:author="Benton, Deon" w:date="2026-06-13T22:23:00Z" w16du:dateUtc="2026-06-14T03:23:00Z">
        <w:r w:rsidR="006A6503">
          <w:rPr>
            <w:rFonts w:ascii="Times New Roman" w:hAnsi="Times New Roman" w:cs="Times New Roman"/>
          </w:rPr>
          <w:t>VOM10</w:t>
        </w:r>
      </w:ins>
      <w:ins w:id="463" w:author="Benton, Deon" w:date="2026-06-15T17:18:00Z" w16du:dateUtc="2026-06-15T22:18:00Z">
        <w:r w:rsidR="00706D21">
          <w:rPr>
            <w:rFonts w:ascii="Times New Roman" w:hAnsi="Times New Roman" w:cs="Times New Roman"/>
          </w:rPr>
          <w:t xml:space="preserve">, VOM10-2, </w:t>
        </w:r>
      </w:ins>
      <w:r w:rsidRPr="00926947">
        <w:rPr>
          <w:rFonts w:ascii="Times New Roman" w:hAnsi="Times New Roman" w:cs="Times New Roman"/>
        </w:rPr>
        <w:t xml:space="preserve">and ALIAS-2. </w:t>
      </w:r>
      <w:r w:rsidR="00BC1A22" w:rsidRPr="00BC1A22">
        <w:rPr>
          <w:rFonts w:ascii="Times New Roman" w:hAnsi="Times New Roman" w:cs="Times New Roman"/>
        </w:rPr>
        <w:t>In addition to evaluating whether a given model qualitatively captures a target finding and comparing ALIAS’s performance to each one, I also discuss the mechanistic basis of ALIAS’s responses in each simulation. Finally, I present two additional simulations</w:t>
      </w:r>
      <w:r w:rsidR="00EB4077">
        <w:rPr>
          <w:rFonts w:ascii="Times New Roman" w:hAnsi="Times New Roman" w:cs="Times New Roman"/>
        </w:rPr>
        <w:t xml:space="preserve">. In each one, </w:t>
      </w:r>
      <w:ins w:id="464" w:author="Benton, Deon" w:date="2026-06-15T17:23:00Z" w16du:dateUtc="2026-06-15T22:23:00Z">
        <w:r w:rsidR="00E825D8">
          <w:rPr>
            <w:rFonts w:ascii="Times New Roman" w:hAnsi="Times New Roman" w:cs="Times New Roman"/>
          </w:rPr>
          <w:t>ALIAS will be placed</w:t>
        </w:r>
      </w:ins>
      <w:ins w:id="465" w:author="Benton, Deon" w:date="2026-06-15T17:24:00Z" w16du:dateUtc="2026-06-15T22:24:00Z">
        <w:r w:rsidR="00E825D8">
          <w:rPr>
            <w:rFonts w:ascii="Times New Roman" w:hAnsi="Times New Roman" w:cs="Times New Roman"/>
          </w:rPr>
          <w:t xml:space="preserve"> in a novel situation. I will sugg</w:t>
        </w:r>
      </w:ins>
      <w:ins w:id="466" w:author="Benton, Deon" w:date="2026-06-15T17:25:00Z" w16du:dateUtc="2026-06-15T22:25:00Z">
        <w:r w:rsidR="00E825D8">
          <w:rPr>
            <w:rFonts w:ascii="Times New Roman" w:hAnsi="Times New Roman" w:cs="Times New Roman"/>
          </w:rPr>
          <w:t>est that</w:t>
        </w:r>
      </w:ins>
      <w:r w:rsidR="00EB4077">
        <w:rPr>
          <w:rFonts w:ascii="Times New Roman" w:hAnsi="Times New Roman" w:cs="Times New Roman"/>
        </w:rPr>
        <w:t xml:space="preserve"> ALIAS’s responses</w:t>
      </w:r>
      <w:ins w:id="467" w:author="Benton, Deon" w:date="2026-06-15T17:25:00Z" w16du:dateUtc="2026-06-15T22:25:00Z">
        <w:r w:rsidR="00E825D8">
          <w:rPr>
            <w:rFonts w:ascii="Times New Roman" w:hAnsi="Times New Roman" w:cs="Times New Roman"/>
          </w:rPr>
          <w:t xml:space="preserve"> in</w:t>
        </w:r>
      </w:ins>
      <w:r w:rsidR="00EB4077">
        <w:rPr>
          <w:rFonts w:ascii="Times New Roman" w:hAnsi="Times New Roman" w:cs="Times New Roman"/>
        </w:rPr>
        <w:t xml:space="preserve"> </w:t>
      </w:r>
      <w:r w:rsidR="00583C36" w:rsidRPr="00583C36">
        <w:rPr>
          <w:rFonts w:ascii="Times New Roman" w:hAnsi="Times New Roman" w:cs="Times New Roman"/>
        </w:rPr>
        <w:t xml:space="preserve">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r w:rsidR="00BC1A22" w:rsidRPr="00BC1A22">
        <w:rPr>
          <w:rFonts w:ascii="Times New Roman" w:hAnsi="Times New Roman" w:cs="Times New Roman"/>
        </w:rPr>
        <w:t xml:space="preserve"> </w:t>
      </w:r>
    </w:p>
    <w:p w14:paraId="576AD74B" w14:textId="6B510159" w:rsidR="00166D82" w:rsidRPr="00AE207C" w:rsidRDefault="00166D82" w:rsidP="00166D82">
      <w:pPr>
        <w:spacing w:line="480" w:lineRule="auto"/>
        <w:ind w:firstLine="720"/>
        <w:contextualSpacing/>
        <w:rPr>
          <w:rFonts w:ascii="Times New Roman" w:hAnsi="Times New Roman" w:cs="Times New Roman"/>
        </w:rPr>
      </w:pPr>
      <w:r>
        <w:rPr>
          <w:rFonts w:ascii="Times New Roman" w:hAnsi="Times New Roman" w:cs="Times New Roman"/>
        </w:rPr>
        <w:t xml:space="preserve">All simulations </w:t>
      </w:r>
      <w:r>
        <w:rPr>
          <w:rFonts w:ascii="Times New Roman" w:hAnsi="Times New Roman" w:cs="Times New Roman"/>
        </w:rPr>
        <w:t xml:space="preserve">reported here </w:t>
      </w:r>
      <w:r>
        <w:rPr>
          <w:rFonts w:ascii="Times New Roman" w:hAnsi="Times New Roman" w:cs="Times New Roman"/>
        </w:rPr>
        <w:t xml:space="preserve">were run using the Lens neural network simulator (Rohde, 1999). The full set of training and testing files, including data from the simulations reported here, are available for download at </w:t>
      </w:r>
      <w:hyperlink r:id="rId13" w:history="1">
        <w:r w:rsidRPr="008472E4">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2133B31B" w14:textId="77777777" w:rsidR="00166D82" w:rsidRDefault="00166D82" w:rsidP="00706D21">
      <w:pPr>
        <w:spacing w:line="480" w:lineRule="auto"/>
        <w:ind w:firstLine="720"/>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ins w:id="468" w:author="Benton, Deon" w:date="2026-06-13T22:23:00Z" w16du:dateUtc="2026-06-14T03:23:00Z">
        <w:r>
          <w:rPr>
            <w:rFonts w:ascii="Times New Roman" w:hAnsi="Times New Roman" w:cs="Times New Roman"/>
            <w:b/>
            <w:bCs/>
            <w:i/>
            <w:iCs/>
          </w:rPr>
          <w:t>VOM10</w:t>
        </w:r>
      </w:ins>
    </w:p>
    <w:p w14:paraId="2B13EE81" w14:textId="23215283" w:rsidR="00A86784" w:rsidRDefault="00524642" w:rsidP="00640CAC">
      <w:pPr>
        <w:spacing w:line="480" w:lineRule="auto"/>
        <w:contextualSpacing/>
        <w:rPr>
          <w:rFonts w:ascii="Times New Roman" w:hAnsi="Times New Roman" w:cs="Times New Roman"/>
        </w:rPr>
      </w:pPr>
      <w:r>
        <w:rPr>
          <w:rFonts w:ascii="Times New Roman" w:hAnsi="Times New Roman" w:cs="Times New Roman"/>
        </w:rPr>
        <w:tab/>
      </w:r>
      <w:ins w:id="469" w:author="Benton, Deon" w:date="2026-06-13T22:23:00Z" w16du:dateUtc="2026-06-14T03:23:00Z">
        <w:r w:rsidR="006A6503">
          <w:rPr>
            <w:rFonts w:ascii="Times New Roman" w:hAnsi="Times New Roman" w:cs="Times New Roman"/>
          </w:rPr>
          <w:t>VOM10</w:t>
        </w:r>
      </w:ins>
      <w:r w:rsidR="00084546">
        <w:rPr>
          <w:rFonts w:ascii="Times New Roman" w:hAnsi="Times New Roman" w:cs="Times New Roman"/>
        </w:rPr>
        <w:t xml:space="preserve">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steps.</w:t>
      </w:r>
      <w:r w:rsidR="008F7A11">
        <w:rPr>
          <w:rFonts w:ascii="Times New Roman" w:hAnsi="Times New Roman" w:cs="Times New Roman"/>
        </w:rPr>
        <w:t xml:space="preserve"> In this model, training was akin to habituation.</w:t>
      </w:r>
      <w:r w:rsidR="006D43E7">
        <w:rPr>
          <w:rFonts w:ascii="Times New Roman" w:hAnsi="Times New Roman" w:cs="Times New Roman"/>
        </w:rPr>
        <w:t xml:space="preserve"> For networks assigned to the</w:t>
      </w:r>
      <w:r w:rsidR="00084546" w:rsidRPr="00084546">
        <w:rPr>
          <w:rFonts w:ascii="Times New Roman" w:hAnsi="Times New Roman" w:cs="Times New Roman"/>
        </w:rPr>
        <w:t xml:space="preserve"> Experimental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r w:rsidR="00084546" w:rsidRPr="00084546">
        <w:rPr>
          <w:rFonts w:ascii="Times New Roman" w:hAnsi="Times New Roman" w:cs="Times New Roman"/>
        </w:rPr>
        <w:t>, the agent followed an arced path over a barrier to reach a goal object</w:t>
      </w:r>
      <w:r w:rsidR="006D43E7">
        <w:rPr>
          <w:rFonts w:ascii="Times New Roman" w:hAnsi="Times New Roman" w:cs="Times New Roman"/>
        </w:rPr>
        <w:t>. For networks</w:t>
      </w:r>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w:t>
      </w:r>
      <w:r w:rsidR="006D43E7">
        <w:rPr>
          <w:rFonts w:ascii="Times New Roman" w:hAnsi="Times New Roman" w:cs="Times New Roman"/>
        </w:rPr>
        <w:lastRenderedPageBreak/>
        <w:t>in contrast,</w:t>
      </w:r>
      <w:r w:rsidR="00084546" w:rsidRPr="00084546">
        <w:rPr>
          <w:rFonts w:ascii="Times New Roman" w:hAnsi="Times New Roman" w:cs="Times New Roman"/>
        </w:rPr>
        <w:t xml:space="preserve"> the same arced motion occurred </w:t>
      </w:r>
      <w:r w:rsidR="006D43E7">
        <w:rPr>
          <w:rFonts w:ascii="Times New Roman" w:hAnsi="Times New Roman" w:cs="Times New Roman"/>
        </w:rPr>
        <w:t>but in the</w:t>
      </w:r>
      <w:r w:rsidR="00084546" w:rsidRPr="00084546">
        <w:rPr>
          <w:rFonts w:ascii="Times New Roman" w:hAnsi="Times New Roman" w:cs="Times New Roman"/>
        </w:rPr>
        <w:t xml:space="preserve"> absence of a barrier. </w:t>
      </w:r>
      <w:r w:rsidR="008F7A11">
        <w:rPr>
          <w:rFonts w:ascii="Times New Roman" w:hAnsi="Times New Roman" w:cs="Times New Roman"/>
        </w:rPr>
        <w:t>A key feature of this model is that, at each time step,</w:t>
      </w:r>
      <w:r w:rsidR="00084546" w:rsidRPr="00084546">
        <w:rPr>
          <w:rFonts w:ascii="Times New Roman" w:hAnsi="Times New Roman" w:cs="Times New Roman"/>
        </w:rPr>
        <w:t xml:space="preserve"> activation propagated </w:t>
      </w:r>
      <w:r w:rsidR="008F7A11">
        <w:rPr>
          <w:rFonts w:ascii="Times New Roman" w:hAnsi="Times New Roman" w:cs="Times New Roman"/>
        </w:rPr>
        <w:t>throughout the network recurrently</w:t>
      </w:r>
      <w:r w:rsidR="00084546" w:rsidRPr="00084546">
        <w:rPr>
          <w:rFonts w:ascii="Times New Roman" w:hAnsi="Times New Roman" w:cs="Times New Roman"/>
        </w:rPr>
        <w:t xml:space="preserve"> before the</w:t>
      </w:r>
      <w:r w:rsidR="008F7A11">
        <w:rPr>
          <w:rFonts w:ascii="Times New Roman" w:hAnsi="Times New Roman" w:cs="Times New Roman"/>
        </w:rPr>
        <w:t xml:space="preserve"> Delta rule was used to update the</w:t>
      </w:r>
      <w:r w:rsidR="00084546" w:rsidRPr="00084546">
        <w:rPr>
          <w:rFonts w:ascii="Times New Roman" w:hAnsi="Times New Roman" w:cs="Times New Roman"/>
        </w:rPr>
        <w:t xml:space="preserve"> weights.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r w:rsidR="00841539">
        <w:rPr>
          <w:rFonts w:ascii="Times New Roman" w:hAnsi="Times New Roman" w:cs="Times New Roman"/>
        </w:rPr>
        <w:t>—like infants—</w:t>
      </w:r>
      <w:r w:rsidR="00084546" w:rsidRPr="00084546">
        <w:rPr>
          <w:rFonts w:ascii="Times New Roman" w:hAnsi="Times New Roman" w:cs="Times New Roman"/>
        </w:rPr>
        <w:t>were shown barrierless straight and arced trajectories</w:t>
      </w:r>
      <w:r w:rsidR="006A2AD9">
        <w:rPr>
          <w:rFonts w:ascii="Times New Roman" w:hAnsi="Times New Roman" w:cs="Times New Roman"/>
        </w:rPr>
        <w:t>. A</w:t>
      </w:r>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 xml:space="preserve">served as the dependent measure. This activation was treated as being inversely related to looking time (see </w:t>
      </w:r>
      <w:ins w:id="470"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proofErr w:type="spellEnd"/>
      <w:r w:rsidR="006A2AD9">
        <w:rPr>
          <w:rFonts w:ascii="Times New Roman" w:hAnsi="Times New Roman" w:cs="Times New Roman"/>
        </w:rPr>
        <w:t xml:space="preserve">, 2010). </w:t>
      </w:r>
      <w:r w:rsidR="00084546" w:rsidRPr="00084546">
        <w:rPr>
          <w:rFonts w:ascii="Times New Roman" w:hAnsi="Times New Roman" w:cs="Times New Roman"/>
        </w:rPr>
        <w:t xml:space="preserve">Figure 1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350607A8" w14:textId="1AB38934" w:rsidR="00A86784" w:rsidRDefault="00C21D3F" w:rsidP="00A86784">
      <w:pPr>
        <w:keepNext/>
        <w:spacing w:line="480" w:lineRule="auto"/>
        <w:contextualSpacing/>
      </w:pPr>
      <w:r>
        <w:rPr>
          <w:noProof/>
        </w:rPr>
        <w:drawing>
          <wp:inline distT="0" distB="0" distL="0" distR="0" wp14:anchorId="445771DB" wp14:editId="5F60B79B">
            <wp:extent cx="5034634" cy="4476307"/>
            <wp:effectExtent l="0" t="0" r="0" b="635"/>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14">
                      <a:extLst>
                        <a:ext uri="{28A0092B-C50C-407E-A947-70E740481C1C}">
                          <a14:useLocalDpi xmlns:a14="http://schemas.microsoft.com/office/drawing/2010/main" val="0"/>
                        </a:ext>
                      </a:extLst>
                    </a:blip>
                    <a:stretch>
                      <a:fillRect/>
                    </a:stretch>
                  </pic:blipFill>
                  <pic:spPr>
                    <a:xfrm>
                      <a:off x="0" y="0"/>
                      <a:ext cx="5048964" cy="4489048"/>
                    </a:xfrm>
                    <a:prstGeom prst="rect">
                      <a:avLst/>
                    </a:prstGeom>
                  </pic:spPr>
                </pic:pic>
              </a:graphicData>
            </a:graphic>
          </wp:inline>
        </w:drawing>
      </w:r>
    </w:p>
    <w:p w14:paraId="4360782C" w14:textId="1290449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ins w:id="471" w:author="Benton, Deon" w:date="2026-06-13T22:23:00Z" w16du:dateUtc="2026-06-14T03:23:00Z">
        <w:r w:rsidR="006A6503">
          <w:rPr>
            <w:rFonts w:ascii="Times New Roman" w:hAnsi="Times New Roman" w:cs="Times New Roman"/>
            <w:color w:val="000000" w:themeColor="text1"/>
            <w:sz w:val="24"/>
            <w:szCs w:val="24"/>
          </w:rPr>
          <w:t>VOM10</w:t>
        </w:r>
      </w:ins>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xml:space="preserve">.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w:t>
      </w:r>
      <w:r w:rsidRPr="00385ADB">
        <w:rPr>
          <w:rFonts w:ascii="Times New Roman" w:hAnsi="Times New Roman" w:cs="Times New Roman"/>
          <w:i w:val="0"/>
          <w:iCs w:val="0"/>
          <w:color w:val="000000" w:themeColor="text1"/>
          <w:sz w:val="24"/>
          <w:szCs w:val="24"/>
        </w:rPr>
        <w:lastRenderedPageBreak/>
        <w:t>(-1),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ins w:id="472" w:author="Benton, Deon" w:date="2026-06-12T14:40:00Z" w16du:dateUtc="2026-06-12T19:40:00Z">
        <w:r w:rsidR="0000003E">
          <w:rPr>
            <w:rFonts w:ascii="Times New Roman" w:hAnsi="Times New Roman" w:cs="Times New Roman"/>
            <w:i w:val="0"/>
            <w:iCs w:val="0"/>
            <w:color w:val="000000" w:themeColor="text1"/>
            <w:sz w:val="24"/>
            <w:szCs w:val="24"/>
          </w:rPr>
          <w:t xml:space="preserve">Van </w:t>
        </w:r>
        <w:proofErr w:type="spellStart"/>
        <w:r w:rsidR="0000003E">
          <w:rPr>
            <w:rFonts w:ascii="Times New Roman" w:hAnsi="Times New Roman" w:cs="Times New Roman"/>
            <w:i w:val="0"/>
            <w:iCs w:val="0"/>
            <w:color w:val="000000" w:themeColor="text1"/>
            <w:sz w:val="24"/>
            <w:szCs w:val="24"/>
          </w:rPr>
          <w:t>Overwalle</w:t>
        </w:r>
      </w:ins>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198BD83B" w14:textId="43942B55" w:rsidR="004D74C4" w:rsidRDefault="002A3038" w:rsidP="00C15DAE">
      <w:pPr>
        <w:spacing w:line="480" w:lineRule="auto"/>
        <w:ind w:firstLine="720"/>
        <w:contextualSpacing/>
        <w:rPr>
          <w:rFonts w:ascii="Times New Roman" w:hAnsi="Times New Roman" w:cs="Times New Roman"/>
        </w:rPr>
      </w:pPr>
      <w:r>
        <w:rPr>
          <w:rFonts w:ascii="Times New Roman" w:hAnsi="Times New Roman" w:cs="Times New Roman"/>
        </w:rPr>
        <w:t xml:space="preserve">Note that </w:t>
      </w:r>
      <w:r w:rsidR="006A6503">
        <w:rPr>
          <w:rFonts w:ascii="Times New Roman" w:hAnsi="Times New Roman" w:cs="Times New Roman"/>
        </w:rPr>
        <w:t>VOM10</w:t>
      </w:r>
      <w:r>
        <w:rPr>
          <w:rFonts w:ascii="Times New Roman" w:hAnsi="Times New Roman" w:cs="Times New Roman"/>
        </w:rPr>
        <w:t>-2 was identical to this model</w:t>
      </w:r>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r w:rsidR="004D74C4" w:rsidRPr="007656E1">
        <w:rPr>
          <w:rFonts w:ascii="Times New Roman" w:hAnsi="Times New Roman" w:cs="Times New Roman"/>
        </w:rPr>
        <w:t xml:space="preserve"> </w:t>
      </w:r>
      <w:r>
        <w:rPr>
          <w:rFonts w:ascii="Times New Roman" w:hAnsi="Times New Roman" w:cs="Times New Roman"/>
        </w:rPr>
        <w:t xml:space="preserve">except that, as was mentioned earlier, the agent no longer overshot the barrier </w:t>
      </w:r>
      <w:r w:rsidR="002313A1">
        <w:rPr>
          <w:rFonts w:ascii="Times New Roman" w:hAnsi="Times New Roman" w:cs="Times New Roman"/>
        </w:rPr>
        <w:t>by one cell</w:t>
      </w:r>
      <w:r w:rsidR="006F5655">
        <w:rPr>
          <w:rFonts w:ascii="Times New Roman" w:hAnsi="Times New Roman" w:cs="Times New Roman"/>
        </w:rPr>
        <w:t>. Additionally,</w:t>
      </w:r>
      <w:r>
        <w:rPr>
          <w:rFonts w:ascii="Times New Roman" w:hAnsi="Times New Roman" w:cs="Times New Roman"/>
        </w:rPr>
        <w:t xml:space="preserve"> the barrier and goal remained continuously visible throughout the agent’s </w:t>
      </w:r>
      <w:r w:rsidR="00903859">
        <w:rPr>
          <w:rFonts w:ascii="Times New Roman" w:hAnsi="Times New Roman" w:cs="Times New Roman"/>
        </w:rPr>
        <w:t>arced motion</w:t>
      </w:r>
      <w:r>
        <w:rPr>
          <w:rFonts w:ascii="Times New Roman" w:hAnsi="Times New Roman" w:cs="Times New Roman"/>
        </w:rPr>
        <w:t xml:space="preserve"> path.</w:t>
      </w:r>
      <w:r w:rsidR="003120C8">
        <w:rPr>
          <w:rFonts w:ascii="Times New Roman" w:hAnsi="Times New Roman" w:cs="Times New Roman"/>
        </w:rPr>
        <w:t xml:space="preserve"> </w:t>
      </w:r>
      <w:r w:rsidR="007656E1">
        <w:rPr>
          <w:rFonts w:ascii="Times New Roman" w:hAnsi="Times New Roman" w:cs="Times New Roman"/>
        </w:rPr>
        <w:t xml:space="preserve">Because </w:t>
      </w:r>
      <w:r w:rsidR="00C97F82">
        <w:rPr>
          <w:rFonts w:ascii="Times New Roman" w:hAnsi="Times New Roman" w:cs="Times New Roman"/>
        </w:rPr>
        <w:t>these changes resulted in</w:t>
      </w:r>
      <w:r w:rsidR="007656E1" w:rsidRPr="007656E1">
        <w:rPr>
          <w:rFonts w:ascii="Times New Roman" w:hAnsi="Times New Roman" w:cs="Times New Roman"/>
        </w:rPr>
        <w:t xml:space="preserve"> greater overall network activity in </w:t>
      </w:r>
      <w:r w:rsidR="006A6503">
        <w:rPr>
          <w:rFonts w:ascii="Times New Roman" w:hAnsi="Times New Roman" w:cs="Times New Roman"/>
        </w:rPr>
        <w:t>VOM10</w:t>
      </w:r>
      <w:r w:rsidR="007656E1" w:rsidRPr="007656E1">
        <w:rPr>
          <w:rFonts w:ascii="Times New Roman" w:hAnsi="Times New Roman" w:cs="Times New Roman"/>
        </w:rPr>
        <w:t xml:space="preserve">-2 compared to </w:t>
      </w:r>
      <w:r w:rsidR="006A6503">
        <w:rPr>
          <w:rFonts w:ascii="Times New Roman" w:hAnsi="Times New Roman" w:cs="Times New Roman"/>
        </w:rPr>
        <w:t>VOM10</w:t>
      </w:r>
      <w:r w:rsidR="00C97F82">
        <w:rPr>
          <w:rFonts w:ascii="Times New Roman" w:hAnsi="Times New Roman" w:cs="Times New Roman"/>
        </w:rPr>
        <w:t>, the actual activation of the network was a sigmoid function of its internal activation.</w:t>
      </w:r>
      <w:r w:rsidR="007656E1">
        <w:rPr>
          <w:rFonts w:ascii="Times New Roman" w:hAnsi="Times New Roman" w:cs="Times New Roman"/>
        </w:rPr>
        <w:t xml:space="preserve"> This functioned to</w:t>
      </w:r>
      <w:r w:rsidR="004D74C4" w:rsidRPr="007656E1">
        <w:rPr>
          <w:rFonts w:ascii="Times New Roman" w:hAnsi="Times New Roman" w:cs="Times New Roman"/>
        </w:rPr>
        <w:t xml:space="preserve"> stabilize</w:t>
      </w:r>
      <w:r w:rsidR="007656E1">
        <w:rPr>
          <w:rFonts w:ascii="Times New Roman" w:hAnsi="Times New Roman" w:cs="Times New Roman"/>
        </w:rPr>
        <w:t xml:space="preserve"> the</w:t>
      </w:r>
      <w:r w:rsidR="004D74C4" w:rsidRPr="007656E1">
        <w:rPr>
          <w:rFonts w:ascii="Times New Roman" w:hAnsi="Times New Roman" w:cs="Times New Roman"/>
        </w:rPr>
        <w:t xml:space="preserve"> recurrent dynamics</w:t>
      </w:r>
      <w:r w:rsidR="007656E1">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0B3AF7C1" w14:textId="77777777" w:rsidR="00AF7C8B" w:rsidRDefault="00256CC3" w:rsidP="007656E1">
      <w:pPr>
        <w:spacing w:line="480" w:lineRule="auto"/>
        <w:contextualSpacing/>
        <w:rPr>
          <w:rFonts w:ascii="Times New Roman" w:hAnsi="Times New Roman" w:cs="Times New Roman"/>
          <w:b/>
          <w:bCs/>
        </w:rPr>
      </w:pPr>
      <w:r>
        <w:rPr>
          <w:rFonts w:ascii="Times New Roman" w:hAnsi="Times New Roman" w:cs="Times New Roman"/>
          <w:b/>
          <w:bCs/>
        </w:rPr>
        <w:t>Method</w:t>
      </w:r>
    </w:p>
    <w:p w14:paraId="1134CB9F" w14:textId="0201698D" w:rsidR="004D4F4D" w:rsidRPr="00083C30" w:rsidRDefault="00223A09" w:rsidP="007656E1">
      <w:pPr>
        <w:spacing w:line="480" w:lineRule="auto"/>
        <w:contextualSpacing/>
        <w:rPr>
          <w:rFonts w:ascii="Times New Roman" w:hAnsi="Times New Roman" w:cs="Times New Roman"/>
          <w:b/>
          <w:bCs/>
        </w:rPr>
      </w:pPr>
      <w:r w:rsidRPr="00083C30">
        <w:rPr>
          <w:rFonts w:ascii="Times New Roman" w:hAnsi="Times New Roman" w:cs="Times New Roman"/>
          <w:b/>
          <w:bCs/>
        </w:rPr>
        <w:lastRenderedPageBreak/>
        <w:t xml:space="preserve"> </w:t>
      </w:r>
      <w:r w:rsidR="004D4F4D" w:rsidRPr="00E03CC8">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11DB812E" wp14:editId="2CF76D78">
                <wp:simplePos x="0" y="0"/>
                <wp:positionH relativeFrom="margin">
                  <wp:posOffset>0</wp:posOffset>
                </wp:positionH>
                <wp:positionV relativeFrom="paragraph">
                  <wp:posOffset>396875</wp:posOffset>
                </wp:positionV>
                <wp:extent cx="5836920" cy="3699510"/>
                <wp:effectExtent l="0" t="0" r="0" b="0"/>
                <wp:wrapSquare wrapText="bothSides"/>
                <wp:docPr id="43059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6920" cy="3699510"/>
                        </a:xfrm>
                        <a:prstGeom prst="rect">
                          <a:avLst/>
                        </a:prstGeom>
                        <a:solidFill>
                          <a:srgbClr val="FFFFFF"/>
                        </a:solidFill>
                        <a:ln w="9525">
                          <a:noFill/>
                          <a:miter lim="800000"/>
                          <a:headEnd/>
                          <a:tailEnd/>
                        </a:ln>
                      </wps:spPr>
                      <wps:txbx>
                        <w:txbxContent>
                          <w:p w14:paraId="30190270" w14:textId="77777777" w:rsidR="004D4F4D" w:rsidRDefault="004D4F4D" w:rsidP="004D4F4D">
                            <w:pPr>
                              <w:keepNext/>
                              <w:jc w:val="center"/>
                            </w:pPr>
                            <w:r>
                              <w:rPr>
                                <w:noProof/>
                              </w:rPr>
                              <w:drawing>
                                <wp:inline distT="0" distB="0" distL="0" distR="0" wp14:anchorId="06362DE4" wp14:editId="678B3069">
                                  <wp:extent cx="4805916" cy="2703462"/>
                                  <wp:effectExtent l="0" t="0" r="0" b="1905"/>
                                  <wp:docPr id="102581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5">
                                            <a:extLst>
                                              <a:ext uri="{28A0092B-C50C-407E-A947-70E740481C1C}">
                                                <a14:useLocalDpi xmlns:a14="http://schemas.microsoft.com/office/drawing/2010/main" val="0"/>
                                              </a:ext>
                                            </a:extLst>
                                          </a:blip>
                                          <a:stretch>
                                            <a:fillRect/>
                                          </a:stretch>
                                        </pic:blipFill>
                                        <pic:spPr>
                                          <a:xfrm>
                                            <a:off x="0" y="0"/>
                                            <a:ext cx="4831791" cy="2718017"/>
                                          </a:xfrm>
                                          <a:prstGeom prst="rect">
                                            <a:avLst/>
                                          </a:prstGeom>
                                        </pic:spPr>
                                      </pic:pic>
                                    </a:graphicData>
                                  </a:graphic>
                                </wp:inline>
                              </w:drawing>
                            </w:r>
                          </w:p>
                          <w:p w14:paraId="4A7F3D5B" w14:textId="77777777"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Schematic of an untrained ALIAS. A</w:t>
                            </w:r>
                            <w:r>
                              <w:rPr>
                                <w:rFonts w:ascii="Times New Roman" w:hAnsi="Times New Roman" w:cs="Times New Roman"/>
                                <w:i w:val="0"/>
                                <w:iCs w:val="0"/>
                                <w:color w:val="000000" w:themeColor="text1"/>
                                <w:sz w:val="24"/>
                                <w:szCs w:val="24"/>
                              </w:rPr>
                              <w:t xml:space="preserve"> linear path event is being depicted here, in which one object begins to move horizontally along a linear path to reach the other object. The legend on the left provides the names of the input groups and corresponding output groups. </w:t>
                            </w:r>
                          </w:p>
                          <w:p w14:paraId="0E61AE85" w14:textId="77777777" w:rsidR="004D4F4D" w:rsidRDefault="004D4F4D" w:rsidP="004D4F4D">
                            <w:pPr>
                              <w:keepNext/>
                            </w:pPr>
                          </w:p>
                          <w:p w14:paraId="5470CB5A" w14:textId="77777777" w:rsidR="004D4F4D" w:rsidRDefault="004D4F4D" w:rsidP="004D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B812E" id="_x0000_t202" coordsize="21600,21600" o:spt="202" path="m,l,21600r21600,l21600,xe">
                <v:stroke joinstyle="miter"/>
                <v:path gradientshapeok="t" o:connecttype="rect"/>
              </v:shapetype>
              <v:shape id="Text Box 2" o:spid="_x0000_s1026" type="#_x0000_t202" style="position:absolute;margin-left:0;margin-top:31.25pt;width:459.6pt;height:291.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" stroked="f">
                <v:textbox>
                  <w:txbxContent>
                    <w:p w14:paraId="30190270" w14:textId="77777777" w:rsidR="004D4F4D" w:rsidRDefault="004D4F4D" w:rsidP="004D4F4D">
                      <w:pPr>
                        <w:keepNext/>
                        <w:jc w:val="center"/>
                      </w:pPr>
                      <w:r>
                        <w:rPr>
                          <w:noProof/>
                        </w:rPr>
                        <w:drawing>
                          <wp:inline distT="0" distB="0" distL="0" distR="0" wp14:anchorId="06362DE4" wp14:editId="678B3069">
                            <wp:extent cx="4805916" cy="2703462"/>
                            <wp:effectExtent l="0" t="0" r="0" b="1905"/>
                            <wp:docPr id="102581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5">
                                      <a:extLst>
                                        <a:ext uri="{28A0092B-C50C-407E-A947-70E740481C1C}">
                                          <a14:useLocalDpi xmlns:a14="http://schemas.microsoft.com/office/drawing/2010/main" val="0"/>
                                        </a:ext>
                                      </a:extLst>
                                    </a:blip>
                                    <a:stretch>
                                      <a:fillRect/>
                                    </a:stretch>
                                  </pic:blipFill>
                                  <pic:spPr>
                                    <a:xfrm>
                                      <a:off x="0" y="0"/>
                                      <a:ext cx="4831791" cy="2718017"/>
                                    </a:xfrm>
                                    <a:prstGeom prst="rect">
                                      <a:avLst/>
                                    </a:prstGeom>
                                  </pic:spPr>
                                </pic:pic>
                              </a:graphicData>
                            </a:graphic>
                          </wp:inline>
                        </w:drawing>
                      </w:r>
                    </w:p>
                    <w:p w14:paraId="4A7F3D5B" w14:textId="77777777"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Schematic of an untrained ALIAS. A</w:t>
                      </w:r>
                      <w:r>
                        <w:rPr>
                          <w:rFonts w:ascii="Times New Roman" w:hAnsi="Times New Roman" w:cs="Times New Roman"/>
                          <w:i w:val="0"/>
                          <w:iCs w:val="0"/>
                          <w:color w:val="000000" w:themeColor="text1"/>
                          <w:sz w:val="24"/>
                          <w:szCs w:val="24"/>
                        </w:rPr>
                        <w:t xml:space="preserve"> linear path event is being depicted here, in which one object begins to move horizontally along a linear path to reach the other object. The legend on the left provides the names of the input groups and corresponding output groups. </w:t>
                      </w:r>
                    </w:p>
                    <w:p w14:paraId="0E61AE85" w14:textId="77777777" w:rsidR="004D4F4D" w:rsidRDefault="004D4F4D" w:rsidP="004D4F4D">
                      <w:pPr>
                        <w:keepNext/>
                      </w:pPr>
                    </w:p>
                    <w:p w14:paraId="5470CB5A" w14:textId="77777777" w:rsidR="004D4F4D" w:rsidRDefault="004D4F4D" w:rsidP="004D4F4D"/>
                  </w:txbxContent>
                </v:textbox>
                <w10:wrap type="square" anchorx="margin"/>
              </v:shape>
            </w:pict>
          </mc:Fallback>
        </mc:AlternateContent>
      </w:r>
    </w:p>
    <w:p w14:paraId="6DA3979C" w14:textId="47347C5E" w:rsidR="00C52039" w:rsidRDefault="00256CC3" w:rsidP="00A73E05">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Network Architecture.</w:t>
      </w:r>
      <w:r>
        <w:rPr>
          <w:rFonts w:ascii="Times New Roman" w:hAnsi="Times New Roman" w:cs="Times New Roman"/>
        </w:rPr>
        <w:t xml:space="preserve"> </w:t>
      </w:r>
      <w:r w:rsidR="008A24FD">
        <w:rPr>
          <w:rFonts w:ascii="Times New Roman" w:hAnsi="Times New Roman" w:cs="Times New Roman"/>
        </w:rPr>
        <w:t xml:space="preserve">Figure 5 shows the model architecture. </w:t>
      </w:r>
      <w:r w:rsidR="00400445">
        <w:rPr>
          <w:rFonts w:ascii="Times New Roman" w:hAnsi="Times New Roman" w:cs="Times New Roman"/>
        </w:rPr>
        <w:t xml:space="preserve">The </w:t>
      </w:r>
      <w:r w:rsidR="008A24FD">
        <w:rPr>
          <w:rFonts w:ascii="Times New Roman" w:hAnsi="Times New Roman" w:cs="Times New Roman"/>
        </w:rPr>
        <w:t>model</w:t>
      </w:r>
      <w:r w:rsidR="00893DC3">
        <w:rPr>
          <w:rFonts w:ascii="Times New Roman" w:hAnsi="Times New Roman" w:cs="Times New Roman"/>
        </w:rPr>
        <w:t xml:space="preserve"> </w:t>
      </w:r>
      <w:r w:rsidR="00400445">
        <w:rPr>
          <w:rFonts w:ascii="Times New Roman" w:hAnsi="Times New Roman" w:cs="Times New Roman"/>
        </w:rPr>
        <w:t>consisted of three layers of units.</w:t>
      </w:r>
      <w:r w:rsidR="00AD5D00">
        <w:rPr>
          <w:rFonts w:ascii="Times New Roman" w:hAnsi="Times New Roman" w:cs="Times New Roman"/>
        </w:rPr>
        <w:t xml:space="preserve"> </w:t>
      </w:r>
      <w:r w:rsidR="00195307">
        <w:rPr>
          <w:rFonts w:ascii="Times New Roman" w:hAnsi="Times New Roman" w:cs="Times New Roman"/>
        </w:rPr>
        <w:t>The</w:t>
      </w:r>
      <w:r w:rsidR="00227ED2">
        <w:rPr>
          <w:rFonts w:ascii="Times New Roman" w:hAnsi="Times New Roman" w:cs="Times New Roman"/>
        </w:rPr>
        <w:t xml:space="preserve"> input and output layers</w:t>
      </w:r>
      <w:r w:rsidR="00195307">
        <w:rPr>
          <w:rFonts w:ascii="Times New Roman" w:hAnsi="Times New Roman" w:cs="Times New Roman"/>
        </w:rPr>
        <w:t xml:space="preserve"> </w:t>
      </w:r>
      <w:r w:rsidR="0002096B">
        <w:rPr>
          <w:rFonts w:ascii="Times New Roman" w:hAnsi="Times New Roman" w:cs="Times New Roman"/>
        </w:rPr>
        <w:t>contained</w:t>
      </w:r>
      <w:r w:rsidR="00195307">
        <w:rPr>
          <w:rFonts w:ascii="Times New Roman" w:hAnsi="Times New Roman" w:cs="Times New Roman"/>
        </w:rPr>
        <w:t xml:space="preserve"> </w:t>
      </w:r>
      <w:r w:rsidR="00DB13DB">
        <w:rPr>
          <w:rFonts w:ascii="Times New Roman" w:hAnsi="Times New Roman" w:cs="Times New Roman"/>
        </w:rPr>
        <w:t>193 input and output units</w:t>
      </w:r>
      <w:r w:rsidR="00227ED2">
        <w:rPr>
          <w:rFonts w:ascii="Times New Roman" w:hAnsi="Times New Roman" w:cs="Times New Roman"/>
        </w:rPr>
        <w:t xml:space="preserve">. These units were divided into 11 groups. </w:t>
      </w:r>
      <w:r w:rsidR="000318BC">
        <w:rPr>
          <w:rFonts w:ascii="Times New Roman" w:hAnsi="Times New Roman" w:cs="Times New Roman"/>
        </w:rPr>
        <w:t>Between the input and output layers were 10 to 50 hidden and context units</w:t>
      </w:r>
      <w:r w:rsidR="00AE7C83">
        <w:rPr>
          <w:rFonts w:ascii="Times New Roman" w:hAnsi="Times New Roman" w:cs="Times New Roman"/>
        </w:rPr>
        <w:t xml:space="preserve"> depending</w:t>
      </w:r>
      <w:r w:rsidR="000318BC">
        <w:rPr>
          <w:rFonts w:ascii="Times New Roman" w:hAnsi="Times New Roman" w:cs="Times New Roman"/>
        </w:rPr>
        <w:t xml:space="preserve"> on the simulation.</w:t>
      </w:r>
      <w:r w:rsidR="00B44ABD">
        <w:rPr>
          <w:rFonts w:ascii="Times New Roman" w:hAnsi="Times New Roman" w:cs="Times New Roman"/>
        </w:rPr>
        <w:t xml:space="preserve"> </w:t>
      </w:r>
      <w:r w:rsidR="00A73E05">
        <w:rPr>
          <w:rFonts w:ascii="Times New Roman" w:hAnsi="Times New Roman" w:cs="Times New Roman"/>
        </w:rPr>
        <w:t>The input and context units were fully connected to the hidden units. These units, in turn, were fully connected to the output units.</w:t>
      </w:r>
      <w:r w:rsidR="009C4242">
        <w:rPr>
          <w:rFonts w:ascii="Times New Roman" w:hAnsi="Times New Roman" w:cs="Times New Roman"/>
        </w:rPr>
        <w:t xml:space="preserve"> Weights were initialized to small random values and were sampled uniformly between ±0.1.</w:t>
      </w:r>
      <w:r w:rsidR="00D8408B">
        <w:rPr>
          <w:rFonts w:ascii="Times New Roman" w:hAnsi="Times New Roman" w:cs="Times New Roman"/>
        </w:rPr>
        <w:t xml:space="preserve"> Bias connections were not included in any of the reported simulations. </w:t>
      </w:r>
      <w:r w:rsidR="00A7269C">
        <w:rPr>
          <w:rFonts w:ascii="Times New Roman" w:hAnsi="Times New Roman" w:cs="Times New Roman"/>
        </w:rPr>
        <w:t xml:space="preserve">In total, the network contained </w:t>
      </w:r>
      <w:r w:rsidR="00782E97">
        <w:rPr>
          <w:rFonts w:ascii="Times New Roman" w:hAnsi="Times New Roman" w:cs="Times New Roman"/>
        </w:rPr>
        <w:t>21,800</w:t>
      </w:r>
      <w:r w:rsidR="00396FCF">
        <w:rPr>
          <w:rFonts w:ascii="Times New Roman" w:hAnsi="Times New Roman" w:cs="Times New Roman"/>
        </w:rPr>
        <w:t xml:space="preserve"> adjustable</w:t>
      </w:r>
      <w:r w:rsidR="00A7269C">
        <w:rPr>
          <w:rFonts w:ascii="Times New Roman" w:hAnsi="Times New Roman" w:cs="Times New Roman"/>
        </w:rPr>
        <w:t xml:space="preserve"> connections.</w:t>
      </w:r>
      <w:r w:rsidR="00184DDD">
        <w:rPr>
          <w:rFonts w:ascii="Times New Roman" w:hAnsi="Times New Roman" w:cs="Times New Roman"/>
        </w:rPr>
        <w:t xml:space="preserve"> </w:t>
      </w:r>
    </w:p>
    <w:p w14:paraId="0A17C362" w14:textId="23A5EAC9" w:rsidR="00A73E05" w:rsidRDefault="00DC10BC" w:rsidP="00802190">
      <w:pPr>
        <w:spacing w:line="480" w:lineRule="auto"/>
        <w:ind w:firstLine="720"/>
        <w:contextualSpacing/>
        <w:rPr>
          <w:rFonts w:ascii="Times New Roman" w:hAnsi="Times New Roman" w:cs="Times New Roman"/>
        </w:rPr>
      </w:pPr>
      <w:r>
        <w:rPr>
          <w:rFonts w:ascii="Times New Roman" w:hAnsi="Times New Roman" w:cs="Times New Roman"/>
        </w:rPr>
        <w:t>Activation</w:t>
      </w:r>
      <w:r w:rsidR="003A7DD5">
        <w:rPr>
          <w:rFonts w:ascii="Times New Roman" w:hAnsi="Times New Roman" w:cs="Times New Roman"/>
        </w:rPr>
        <w:t xml:space="preserve"> values of input units</w:t>
      </w:r>
      <w:r>
        <w:rPr>
          <w:rFonts w:ascii="Times New Roman" w:hAnsi="Times New Roman" w:cs="Times New Roman"/>
        </w:rPr>
        <w:t xml:space="preserve"> </w:t>
      </w:r>
      <w:r w:rsidR="003A7DD5">
        <w:rPr>
          <w:rFonts w:ascii="Times New Roman" w:hAnsi="Times New Roman" w:cs="Times New Roman"/>
        </w:rPr>
        <w:t>were</w:t>
      </w:r>
      <w:r>
        <w:rPr>
          <w:rFonts w:ascii="Times New Roman" w:hAnsi="Times New Roman" w:cs="Times New Roman"/>
        </w:rPr>
        <w:t xml:space="preserve"> externally set to reflect the input appropriate to the current time step. </w:t>
      </w:r>
      <w:r w:rsidR="003A7DD5">
        <w:rPr>
          <w:rFonts w:ascii="Times New Roman" w:hAnsi="Times New Roman" w:cs="Times New Roman"/>
        </w:rPr>
        <w:t>Activation values for units elsewhere in the model</w:t>
      </w:r>
      <w:r w:rsidR="00416936" w:rsidRPr="00416936">
        <w:rPr>
          <w:rFonts w:ascii="Times New Roman" w:hAnsi="Times New Roman" w:cs="Times New Roman"/>
        </w:rPr>
        <w:t xml:space="preserve"> depended on thei</w:t>
      </w:r>
      <w:r w:rsidR="00A939BE">
        <w:rPr>
          <w:rFonts w:ascii="Times New Roman" w:hAnsi="Times New Roman" w:cs="Times New Roman"/>
        </w:rPr>
        <w:t>r</w:t>
      </w:r>
      <w:r w:rsidR="00B349A8">
        <w:rPr>
          <w:rFonts w:ascii="Times New Roman" w:hAnsi="Times New Roman" w:cs="Times New Roman"/>
        </w:rPr>
        <w:t xml:space="preserve"> </w:t>
      </w:r>
      <w:r w:rsidR="004479CB">
        <w:rPr>
          <w:rFonts w:ascii="Times New Roman" w:hAnsi="Times New Roman" w:cs="Times New Roman"/>
        </w:rPr>
        <w:t xml:space="preserve">net </w:t>
      </w:r>
      <w:r w:rsidR="00B349A8">
        <w:rPr>
          <w:rFonts w:ascii="Times New Roman" w:hAnsi="Times New Roman" w:cs="Times New Roman"/>
        </w:rPr>
        <w:t>input from other units</w:t>
      </w:r>
      <w:r w:rsidR="00AD026A">
        <w:rPr>
          <w:rFonts w:ascii="Times New Roman" w:hAnsi="Times New Roman" w:cs="Times New Roman"/>
        </w:rPr>
        <w:t>. Net input to hidden units was calculated as follows</w:t>
      </w:r>
      <w:r w:rsidR="00416936" w:rsidRPr="00416936">
        <w:rPr>
          <w:rFonts w:ascii="Times New Roman" w:hAnsi="Times New Roman" w:cs="Times New Roman"/>
        </w:rPr>
        <w:t>:</w:t>
      </w:r>
    </w:p>
    <w:p w14:paraId="2CF23AE2" w14:textId="77777777" w:rsidR="00416936" w:rsidRDefault="00416936"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416936" w14:paraId="687785B9" w14:textId="77777777" w:rsidTr="00FB18E6">
        <w:trPr>
          <w:trHeight w:val="521"/>
        </w:trPr>
        <w:tc>
          <w:tcPr>
            <w:tcW w:w="4592" w:type="dxa"/>
          </w:tcPr>
          <w:p w14:paraId="62225F64" w14:textId="76D127B7" w:rsidR="00416936" w:rsidRPr="00881ED8" w:rsidRDefault="00000000" w:rsidP="00E36B37">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e>
              </m:nary>
            </m:oMath>
            <w:r w:rsidR="00E36B37">
              <w:rPr>
                <w:rFonts w:ascii="Times New Roman" w:hAnsi="Times New Roman" w:cs="Times New Roman"/>
              </w:rPr>
              <w:t>,</w:t>
            </w:r>
          </w:p>
        </w:tc>
        <w:tc>
          <w:tcPr>
            <w:tcW w:w="4592" w:type="dxa"/>
          </w:tcPr>
          <w:p w14:paraId="5BB27676" w14:textId="104F73D9" w:rsidR="00416936" w:rsidRDefault="00881ED8" w:rsidP="00881ED8">
            <w:pPr>
              <w:spacing w:line="480" w:lineRule="auto"/>
              <w:contextualSpacing/>
              <w:jc w:val="right"/>
              <w:rPr>
                <w:rFonts w:ascii="Times New Roman" w:hAnsi="Times New Roman" w:cs="Times New Roman"/>
              </w:rPr>
            </w:pPr>
            <w:r>
              <w:rPr>
                <w:rFonts w:ascii="Times New Roman" w:hAnsi="Times New Roman" w:cs="Times New Roman"/>
              </w:rPr>
              <w:t>(1)</w:t>
            </w:r>
          </w:p>
        </w:tc>
      </w:tr>
    </w:tbl>
    <w:p w14:paraId="52811B4A" w14:textId="77777777" w:rsidR="00582A70" w:rsidRDefault="00582A70" w:rsidP="00416936">
      <w:pPr>
        <w:spacing w:line="480" w:lineRule="auto"/>
        <w:contextualSpacing/>
        <w:rPr>
          <w:rFonts w:ascii="Times New Roman" w:hAnsi="Times New Roman" w:cs="Times New Roman"/>
        </w:rPr>
      </w:pPr>
    </w:p>
    <w:p w14:paraId="6ADBF8C0" w14:textId="0AEF0A77" w:rsidR="00416936" w:rsidRDefault="00C1424E" w:rsidP="00416936">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hAnsi="Times New Roman" w:cs="Times New Roman"/>
        </w:rPr>
        <w:t xml:space="preserve"> is the activation of unit </w:t>
      </w:r>
      <w:proofErr w:type="spellStart"/>
      <w:r w:rsidRPr="000F7B8C">
        <w:rPr>
          <w:rFonts w:ascii="Times New Roman" w:hAnsi="Times New Roman" w:cs="Times New Roman"/>
          <w:i/>
          <w:iCs/>
        </w:rPr>
        <w:t>i</w:t>
      </w:r>
      <w:proofErr w:type="spellEnd"/>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 xml:space="preserve"> </m:t>
        </m:r>
      </m:oMath>
      <w:r>
        <w:rPr>
          <w:rFonts w:ascii="Times New Roman" w:hAnsi="Times New Roman" w:cs="Times New Roman"/>
        </w:rPr>
        <w:t xml:space="preserve">is the </w:t>
      </w:r>
      <w:r w:rsidR="00AC3045">
        <w:rPr>
          <w:rFonts w:ascii="Times New Roman" w:hAnsi="Times New Roman" w:cs="Times New Roman"/>
        </w:rPr>
        <w:t>weight on the connection</w:t>
      </w:r>
      <w:r>
        <w:rPr>
          <w:rFonts w:ascii="Times New Roman" w:hAnsi="Times New Roman" w:cs="Times New Roman"/>
        </w:rPr>
        <w:t xml:space="preserve"> </w:t>
      </w:r>
      <w:r w:rsidR="008C150F">
        <w:rPr>
          <w:rFonts w:ascii="Times New Roman" w:hAnsi="Times New Roman" w:cs="Times New Roman"/>
        </w:rPr>
        <w:t xml:space="preserve">from </w:t>
      </w:r>
      <w:r w:rsidR="00B91353">
        <w:rPr>
          <w:rFonts w:ascii="Times New Roman" w:hAnsi="Times New Roman" w:cs="Times New Roman"/>
        </w:rPr>
        <w:t xml:space="preserve">input </w:t>
      </w:r>
      <w:r w:rsidR="008C150F">
        <w:rPr>
          <w:rFonts w:ascii="Times New Roman" w:hAnsi="Times New Roman" w:cs="Times New Roman"/>
        </w:rPr>
        <w:t xml:space="preserve">unit </w:t>
      </w:r>
      <w:proofErr w:type="spellStart"/>
      <w:r w:rsidR="008C150F" w:rsidRPr="000F7B8C">
        <w:rPr>
          <w:rFonts w:ascii="Times New Roman" w:hAnsi="Times New Roman" w:cs="Times New Roman"/>
          <w:i/>
          <w:iCs/>
        </w:rPr>
        <w:t>i</w:t>
      </w:r>
      <w:proofErr w:type="spellEnd"/>
      <w:r w:rsidR="008C150F">
        <w:rPr>
          <w:rFonts w:ascii="Times New Roman" w:hAnsi="Times New Roman" w:cs="Times New Roman"/>
        </w:rPr>
        <w:t xml:space="preserve"> to </w:t>
      </w:r>
      <w:r w:rsidR="00B91353">
        <w:rPr>
          <w:rFonts w:ascii="Times New Roman" w:hAnsi="Times New Roman" w:cs="Times New Roman"/>
        </w:rPr>
        <w:t xml:space="preserve">hidden </w:t>
      </w:r>
      <w:r w:rsidR="008C150F">
        <w:rPr>
          <w:rFonts w:ascii="Times New Roman" w:hAnsi="Times New Roman" w:cs="Times New Roman"/>
        </w:rPr>
        <w:t xml:space="preserve">unit </w:t>
      </w:r>
      <w:r w:rsidR="008C150F" w:rsidRPr="000F7B8C">
        <w:rPr>
          <w:rFonts w:ascii="Times New Roman" w:hAnsi="Times New Roman" w:cs="Times New Roman"/>
          <w:i/>
          <w:iCs/>
        </w:rPr>
        <w:t>j</w:t>
      </w:r>
      <w:r>
        <w:rPr>
          <w:rFonts w:ascii="Times New Roman" w:hAnsi="Times New Roman" w:cs="Times New Roman"/>
        </w:rPr>
        <w:t>.</w:t>
      </w:r>
      <w:r w:rsidR="00D23E1F">
        <w:rPr>
          <w:rFonts w:ascii="Times New Roman" w:hAnsi="Times New Roman" w:cs="Times New Roman"/>
        </w:rPr>
        <w:t xml:space="preserve"> </w:t>
      </w:r>
      <w:r w:rsidR="00E36B37">
        <w:rPr>
          <w:rFonts w:ascii="Times New Roman" w:hAnsi="Times New Roman" w:cs="Times New Roman"/>
        </w:rPr>
        <w:t xml:space="preserve">To prevent vanishing error derivatives during training, hidden unit activations were based on </w:t>
      </w:r>
      <w:r w:rsidR="00F14FDC">
        <w:rPr>
          <w:rFonts w:ascii="Times New Roman" w:hAnsi="Times New Roman" w:cs="Times New Roman"/>
        </w:rPr>
        <w:t>the</w:t>
      </w:r>
      <w:r w:rsidR="00E36B37">
        <w:rPr>
          <w:rFonts w:ascii="Times New Roman" w:hAnsi="Times New Roman" w:cs="Times New Roman"/>
        </w:rPr>
        <w:t xml:space="preserve"> rectified linear unit activation</w:t>
      </w:r>
      <w:r w:rsidR="00F14FDC">
        <w:rPr>
          <w:rFonts w:ascii="Times New Roman" w:hAnsi="Times New Roman" w:cs="Times New Roman"/>
        </w:rPr>
        <w:t xml:space="preserve"> function</w:t>
      </w:r>
      <w:r w:rsidR="00D23E1F">
        <w:rPr>
          <w:rFonts w:ascii="Times New Roman" w:hAnsi="Times New Roman" w:cs="Times New Roman"/>
        </w:rPr>
        <w:t xml:space="preserve"> (Nair &amp; Hinton, 2010)</w:t>
      </w:r>
      <w:r w:rsidR="009F5C1E">
        <w:rPr>
          <w:rFonts w:ascii="Times New Roman" w:hAnsi="Times New Roman" w:cs="Times New Roman"/>
        </w:rPr>
        <w:t xml:space="preserve"> and were calculated as follows: </w:t>
      </w:r>
    </w:p>
    <w:p w14:paraId="6FC9904A" w14:textId="77777777" w:rsidR="009F5C1E" w:rsidRDefault="009F5C1E"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9F5C1E" w14:paraId="6C4AB788" w14:textId="77777777" w:rsidTr="00FB18E6">
        <w:trPr>
          <w:trHeight w:val="521"/>
        </w:trPr>
        <w:tc>
          <w:tcPr>
            <w:tcW w:w="4592" w:type="dxa"/>
          </w:tcPr>
          <w:p w14:paraId="57670D8D" w14:textId="42E87DBA" w:rsidR="009F5C1E" w:rsidRPr="00881ED8" w:rsidRDefault="00000000"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oMath>
            <w:r w:rsidR="009F5C1E">
              <w:rPr>
                <w:rFonts w:ascii="Times New Roman" w:hAnsi="Times New Roman" w:cs="Times New Roman"/>
              </w:rPr>
              <w:t>,</w:t>
            </w:r>
          </w:p>
        </w:tc>
        <w:tc>
          <w:tcPr>
            <w:tcW w:w="4592" w:type="dxa"/>
          </w:tcPr>
          <w:p w14:paraId="277FC8E5" w14:textId="4C5EFE8F" w:rsidR="009F5C1E" w:rsidRDefault="009F5C1E" w:rsidP="00F06DFB">
            <w:pPr>
              <w:spacing w:line="480" w:lineRule="auto"/>
              <w:contextualSpacing/>
              <w:jc w:val="right"/>
              <w:rPr>
                <w:rFonts w:ascii="Times New Roman" w:hAnsi="Times New Roman" w:cs="Times New Roman"/>
              </w:rPr>
            </w:pPr>
            <w:r>
              <w:rPr>
                <w:rFonts w:ascii="Times New Roman" w:hAnsi="Times New Roman" w:cs="Times New Roman"/>
              </w:rPr>
              <w:t>(</w:t>
            </w:r>
            <w:r w:rsidR="00D07BAA">
              <w:rPr>
                <w:rFonts w:ascii="Times New Roman" w:hAnsi="Times New Roman" w:cs="Times New Roman"/>
              </w:rPr>
              <w:t>2</w:t>
            </w:r>
            <w:r>
              <w:rPr>
                <w:rFonts w:ascii="Times New Roman" w:hAnsi="Times New Roman" w:cs="Times New Roman"/>
              </w:rPr>
              <w:t>)</w:t>
            </w:r>
          </w:p>
        </w:tc>
      </w:tr>
    </w:tbl>
    <w:p w14:paraId="612A418D" w14:textId="77777777" w:rsidR="00704B34" w:rsidRDefault="00704B34" w:rsidP="00D07BAA">
      <w:pPr>
        <w:spacing w:line="480" w:lineRule="auto"/>
        <w:contextualSpacing/>
        <w:rPr>
          <w:rFonts w:ascii="Times New Roman" w:hAnsi="Times New Roman" w:cs="Times New Roman"/>
        </w:rPr>
      </w:pPr>
    </w:p>
    <w:p w14:paraId="042B9E30" w14:textId="77777777" w:rsidR="00AD026A" w:rsidRDefault="00D07BA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hidden unit </w:t>
      </w:r>
      <w:r w:rsidRPr="000F7B8C">
        <w:rPr>
          <w:rFonts w:ascii="Times New Roman" w:hAnsi="Times New Roman" w:cs="Times New Roman"/>
          <w:i/>
          <w:iCs/>
        </w:rPr>
        <w:t>j</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oMath>
      <w:r w:rsidR="00462C0E">
        <w:rPr>
          <w:rFonts w:ascii="Times New Roman" w:hAnsi="Times New Roman" w:cs="Times New Roman"/>
        </w:rPr>
        <w:t xml:space="preserve"> is its net input,</w:t>
      </w:r>
      <w:r w:rsidR="007A5583">
        <w:rPr>
          <w:rFonts w:ascii="Times New Roman" w:hAnsi="Times New Roman" w:cs="Times New Roman"/>
        </w:rPr>
        <w:t xml:space="preserve"> and</w:t>
      </w:r>
      <w:r w:rsidR="00462C0E">
        <w:rPr>
          <w:rFonts w:ascii="Times New Roman" w:hAnsi="Times New Roman" w:cs="Times New Roman"/>
        </w:rPr>
        <w:t xml:space="preserve"> </w:t>
      </w:r>
      <m:oMath>
        <m:r>
          <m:rPr>
            <m:sty m:val="p"/>
          </m:rPr>
          <w:rPr>
            <w:rFonts w:ascii="Cambria Math" w:hAnsi="Cambria Math" w:cs="Times New Roman"/>
          </w:rPr>
          <m:t>max</m:t>
        </m:r>
      </m:oMath>
      <w:r w:rsidR="00462C0E">
        <w:rPr>
          <w:rFonts w:ascii="Times New Roman" w:hAnsi="Times New Roman" w:cs="Times New Roman"/>
        </w:rPr>
        <w:t xml:space="preserve"> denotes the maximum of its two arguments. </w:t>
      </w:r>
      <w:r w:rsidR="00AD026A">
        <w:rPr>
          <w:rFonts w:ascii="Times New Roman" w:hAnsi="Times New Roman" w:cs="Times New Roman"/>
        </w:rPr>
        <w:t>Net input to output units was calculated as follows:</w:t>
      </w:r>
    </w:p>
    <w:p w14:paraId="1263CD36" w14:textId="77777777" w:rsidR="00AD026A" w:rsidRDefault="00AD026A"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AD026A" w14:paraId="69422906" w14:textId="77777777" w:rsidTr="00F06DFB">
        <w:trPr>
          <w:trHeight w:val="521"/>
        </w:trPr>
        <w:tc>
          <w:tcPr>
            <w:tcW w:w="4592" w:type="dxa"/>
          </w:tcPr>
          <w:p w14:paraId="251C26D6" w14:textId="4D2B06ED" w:rsidR="00AD026A" w:rsidRPr="00881ED8" w:rsidRDefault="00000000"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j</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e>
              </m:nary>
            </m:oMath>
            <w:r w:rsidR="00AD026A">
              <w:rPr>
                <w:rFonts w:ascii="Times New Roman" w:hAnsi="Times New Roman" w:cs="Times New Roman"/>
              </w:rPr>
              <w:t>,</w:t>
            </w:r>
          </w:p>
        </w:tc>
        <w:tc>
          <w:tcPr>
            <w:tcW w:w="4592" w:type="dxa"/>
          </w:tcPr>
          <w:p w14:paraId="440AB157" w14:textId="17E8703E" w:rsidR="00AD026A" w:rsidRDefault="00AD026A" w:rsidP="00F06DFB">
            <w:pPr>
              <w:spacing w:line="480" w:lineRule="auto"/>
              <w:contextualSpacing/>
              <w:jc w:val="right"/>
              <w:rPr>
                <w:rFonts w:ascii="Times New Roman" w:hAnsi="Times New Roman" w:cs="Times New Roman"/>
              </w:rPr>
            </w:pPr>
            <w:r>
              <w:rPr>
                <w:rFonts w:ascii="Times New Roman" w:hAnsi="Times New Roman" w:cs="Times New Roman"/>
              </w:rPr>
              <w:t>(3)</w:t>
            </w:r>
          </w:p>
        </w:tc>
      </w:tr>
    </w:tbl>
    <w:p w14:paraId="3E74E3B8" w14:textId="77777777" w:rsidR="00AD026A" w:rsidRDefault="00AD026A" w:rsidP="002E6405">
      <w:pPr>
        <w:spacing w:line="480" w:lineRule="auto"/>
        <w:contextualSpacing/>
        <w:rPr>
          <w:rFonts w:ascii="Times New Roman" w:hAnsi="Times New Roman" w:cs="Times New Roman"/>
        </w:rPr>
      </w:pPr>
    </w:p>
    <w:p w14:paraId="29E85182" w14:textId="77777777" w:rsidR="00AD026A" w:rsidRDefault="00AD026A" w:rsidP="002E6405">
      <w:pPr>
        <w:spacing w:line="480" w:lineRule="auto"/>
        <w:contextualSpacing/>
        <w:rPr>
          <w:rFonts w:ascii="Times New Roman" w:hAnsi="Times New Roman" w:cs="Times New Roman"/>
        </w:rPr>
      </w:pPr>
    </w:p>
    <w:p w14:paraId="3F633DFA" w14:textId="3431CD04" w:rsidR="00FB18E6" w:rsidRDefault="00AD026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w:t>
      </w:r>
      <w:r w:rsidR="00126DED">
        <w:rPr>
          <w:rFonts w:ascii="Times New Roman" w:hAnsi="Times New Roman" w:cs="Times New Roman"/>
        </w:rPr>
        <w:t xml:space="preserve">hidden </w:t>
      </w:r>
      <w:r>
        <w:rPr>
          <w:rFonts w:ascii="Times New Roman" w:hAnsi="Times New Roman" w:cs="Times New Roman"/>
        </w:rPr>
        <w:t xml:space="preserve">unit </w:t>
      </w:r>
      <w:r w:rsidR="00126DED" w:rsidRPr="00B101BD">
        <w:rPr>
          <w:rFonts w:ascii="Times New Roman" w:hAnsi="Times New Roman" w:cs="Times New Roman"/>
          <w:i/>
          <w:iCs/>
        </w:rPr>
        <w:t>j</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r>
          <w:rPr>
            <w:rFonts w:ascii="Cambria Math" w:hAnsi="Cambria Math" w:cs="Times New Roman"/>
          </w:rPr>
          <m:t xml:space="preserve"> </m:t>
        </m:r>
      </m:oMath>
      <w:r>
        <w:rPr>
          <w:rFonts w:ascii="Times New Roman" w:hAnsi="Times New Roman" w:cs="Times New Roman"/>
        </w:rPr>
        <w:t xml:space="preserve">is the weight on the connection from </w:t>
      </w:r>
      <w:r w:rsidR="00126DED">
        <w:rPr>
          <w:rFonts w:ascii="Times New Roman" w:hAnsi="Times New Roman" w:cs="Times New Roman"/>
        </w:rPr>
        <w:t xml:space="preserve">hidden </w:t>
      </w:r>
      <w:r>
        <w:rPr>
          <w:rFonts w:ascii="Times New Roman" w:hAnsi="Times New Roman" w:cs="Times New Roman"/>
        </w:rPr>
        <w:t xml:space="preserve">unit </w:t>
      </w:r>
      <w:r w:rsidR="000F7B8C" w:rsidRPr="00B101BD">
        <w:rPr>
          <w:rFonts w:ascii="Times New Roman" w:hAnsi="Times New Roman" w:cs="Times New Roman"/>
          <w:i/>
          <w:iCs/>
        </w:rPr>
        <w:t>j</w:t>
      </w:r>
      <w:r>
        <w:rPr>
          <w:rFonts w:ascii="Times New Roman" w:hAnsi="Times New Roman" w:cs="Times New Roman"/>
        </w:rPr>
        <w:t xml:space="preserve"> to </w:t>
      </w:r>
      <w:r w:rsidR="00126DED">
        <w:rPr>
          <w:rFonts w:ascii="Times New Roman" w:hAnsi="Times New Roman" w:cs="Times New Roman"/>
        </w:rPr>
        <w:t xml:space="preserve">output </w:t>
      </w:r>
      <w:r>
        <w:rPr>
          <w:rFonts w:ascii="Times New Roman" w:hAnsi="Times New Roman" w:cs="Times New Roman"/>
        </w:rPr>
        <w:t xml:space="preserve">unit </w:t>
      </w:r>
      <w:r w:rsidR="00126DED" w:rsidRPr="00B101BD">
        <w:rPr>
          <w:rFonts w:ascii="Times New Roman" w:hAnsi="Times New Roman" w:cs="Times New Roman"/>
          <w:i/>
          <w:iCs/>
        </w:rPr>
        <w:t>k</w:t>
      </w:r>
      <w:r>
        <w:rPr>
          <w:rFonts w:ascii="Times New Roman" w:hAnsi="Times New Roman" w:cs="Times New Roman"/>
        </w:rPr>
        <w:t xml:space="preserve">. </w:t>
      </w:r>
      <w:r w:rsidR="00FB18E6">
        <w:rPr>
          <w:rFonts w:ascii="Times New Roman" w:hAnsi="Times New Roman" w:cs="Times New Roman"/>
        </w:rPr>
        <w:t>Output unit activation</w:t>
      </w:r>
      <w:r w:rsidR="00D12EBE">
        <w:rPr>
          <w:rFonts w:ascii="Times New Roman" w:hAnsi="Times New Roman" w:cs="Times New Roman"/>
        </w:rPr>
        <w:t>s</w:t>
      </w:r>
      <w:r w:rsidR="00834A98">
        <w:rPr>
          <w:rFonts w:ascii="Times New Roman" w:hAnsi="Times New Roman" w:cs="Times New Roman"/>
        </w:rPr>
        <w:t xml:space="preserve"> were then</w:t>
      </w:r>
      <w:r w:rsidR="00FB18E6">
        <w:rPr>
          <w:rFonts w:ascii="Times New Roman" w:hAnsi="Times New Roman" w:cs="Times New Roman"/>
        </w:rPr>
        <w:t xml:space="preserve"> a smooth, </w:t>
      </w:r>
      <w:r w:rsidR="004175C1">
        <w:rPr>
          <w:rFonts w:ascii="Times New Roman" w:hAnsi="Times New Roman" w:cs="Times New Roman"/>
        </w:rPr>
        <w:t>logistic</w:t>
      </w:r>
      <w:r w:rsidR="00FB18E6">
        <w:rPr>
          <w:rFonts w:ascii="Times New Roman" w:hAnsi="Times New Roman" w:cs="Times New Roman"/>
        </w:rPr>
        <w:t xml:space="preserve"> function of </w:t>
      </w:r>
      <w:r w:rsidR="00834A98">
        <w:rPr>
          <w:rFonts w:ascii="Times New Roman" w:hAnsi="Times New Roman" w:cs="Times New Roman"/>
        </w:rPr>
        <w:t xml:space="preserve">this net input, calculated </w:t>
      </w:r>
      <w:r w:rsidR="00D12EBE">
        <w:rPr>
          <w:rFonts w:ascii="Times New Roman" w:hAnsi="Times New Roman" w:cs="Times New Roman"/>
        </w:rPr>
        <w:t xml:space="preserve">as follows: </w:t>
      </w:r>
    </w:p>
    <w:p w14:paraId="236A02CA" w14:textId="77777777" w:rsidR="00FB18E6" w:rsidRDefault="00FB18E6"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D12EBE" w14:paraId="0908B661" w14:textId="77777777" w:rsidTr="00F06DFB">
        <w:trPr>
          <w:trHeight w:val="521"/>
        </w:trPr>
        <w:tc>
          <w:tcPr>
            <w:tcW w:w="4592" w:type="dxa"/>
          </w:tcPr>
          <w:p w14:paraId="34DA33B5" w14:textId="17A33F99" w:rsidR="00D12EBE" w:rsidRPr="00881ED8" w:rsidRDefault="00000000"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den>
              </m:f>
            </m:oMath>
            <w:r w:rsidR="00D12EBE">
              <w:rPr>
                <w:rFonts w:ascii="Times New Roman" w:hAnsi="Times New Roman" w:cs="Times New Roman"/>
              </w:rPr>
              <w:t>,</w:t>
            </w:r>
          </w:p>
        </w:tc>
        <w:tc>
          <w:tcPr>
            <w:tcW w:w="4592" w:type="dxa"/>
          </w:tcPr>
          <w:p w14:paraId="31FE6F83" w14:textId="24DA1417" w:rsidR="00D12EBE" w:rsidRDefault="00D12EBE" w:rsidP="00F06DFB">
            <w:pPr>
              <w:spacing w:line="480" w:lineRule="auto"/>
              <w:contextualSpacing/>
              <w:jc w:val="right"/>
              <w:rPr>
                <w:rFonts w:ascii="Times New Roman" w:hAnsi="Times New Roman" w:cs="Times New Roman"/>
              </w:rPr>
            </w:pPr>
            <w:r>
              <w:rPr>
                <w:rFonts w:ascii="Times New Roman" w:hAnsi="Times New Roman" w:cs="Times New Roman"/>
              </w:rPr>
              <w:t>(</w:t>
            </w:r>
            <w:r w:rsidR="00AD026A">
              <w:rPr>
                <w:rFonts w:ascii="Times New Roman" w:hAnsi="Times New Roman" w:cs="Times New Roman"/>
              </w:rPr>
              <w:t>4</w:t>
            </w:r>
            <w:r>
              <w:rPr>
                <w:rFonts w:ascii="Times New Roman" w:hAnsi="Times New Roman" w:cs="Times New Roman"/>
              </w:rPr>
              <w:t>)</w:t>
            </w:r>
          </w:p>
        </w:tc>
      </w:tr>
    </w:tbl>
    <w:p w14:paraId="2388EB2E" w14:textId="77777777" w:rsidR="007233B6" w:rsidRDefault="007233B6" w:rsidP="002E6405">
      <w:pPr>
        <w:spacing w:line="480" w:lineRule="auto"/>
        <w:contextualSpacing/>
        <w:rPr>
          <w:rFonts w:ascii="Times New Roman" w:hAnsi="Times New Roman" w:cs="Times New Roman"/>
        </w:rPr>
      </w:pPr>
    </w:p>
    <w:p w14:paraId="3559A02D" w14:textId="54062B46" w:rsidR="006B382C" w:rsidRDefault="007233B6" w:rsidP="00083C30">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 xml:space="preserve"> i</w:t>
      </w:r>
      <w:r w:rsidR="00AC3045">
        <w:rPr>
          <w:rFonts w:ascii="Times New Roman" w:hAnsi="Times New Roman" w:cs="Times New Roman"/>
        </w:rPr>
        <w:t>s</w:t>
      </w:r>
      <w:r>
        <w:rPr>
          <w:rFonts w:ascii="Times New Roman" w:hAnsi="Times New Roman" w:cs="Times New Roman"/>
        </w:rPr>
        <w:t xml:space="preserve"> activation of </w:t>
      </w:r>
      <w:r w:rsidR="00AC3045">
        <w:rPr>
          <w:rFonts w:ascii="Times New Roman" w:hAnsi="Times New Roman" w:cs="Times New Roman"/>
        </w:rPr>
        <w:t>output</w:t>
      </w:r>
      <w:r>
        <w:rPr>
          <w:rFonts w:ascii="Times New Roman" w:hAnsi="Times New Roman" w:cs="Times New Roman"/>
        </w:rPr>
        <w:t xml:space="preserve"> unit </w:t>
      </w:r>
      <w:r w:rsidR="00AC3045" w:rsidRPr="00B101BD">
        <w:rPr>
          <w:rFonts w:ascii="Times New Roman" w:hAnsi="Times New Roman" w:cs="Times New Roman"/>
          <w:i/>
          <w:iCs/>
        </w:rPr>
        <w:t>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oMath>
      <w:r>
        <w:rPr>
          <w:rFonts w:ascii="Times New Roman" w:hAnsi="Times New Roman" w:cs="Times New Roman"/>
        </w:rPr>
        <w:t xml:space="preserve"> is </w:t>
      </w:r>
      <w:r w:rsidR="003E753F">
        <w:rPr>
          <w:rFonts w:ascii="Times New Roman" w:hAnsi="Times New Roman" w:cs="Times New Roman"/>
        </w:rPr>
        <w:t>its net input,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oMath>
      <w:r w:rsidR="008C150F">
        <w:rPr>
          <w:rFonts w:ascii="Times New Roman" w:hAnsi="Times New Roman" w:cs="Times New Roman"/>
        </w:rPr>
        <w:t xml:space="preserve"> is the weight on the connection from </w:t>
      </w:r>
      <w:r w:rsidR="0023164D">
        <w:rPr>
          <w:rFonts w:ascii="Times New Roman" w:hAnsi="Times New Roman" w:cs="Times New Roman"/>
        </w:rPr>
        <w:t xml:space="preserve">hidden </w:t>
      </w:r>
      <w:r w:rsidR="008C150F">
        <w:rPr>
          <w:rFonts w:ascii="Times New Roman" w:hAnsi="Times New Roman" w:cs="Times New Roman"/>
        </w:rPr>
        <w:t xml:space="preserve">unit </w:t>
      </w:r>
      <w:r w:rsidR="008C150F" w:rsidRPr="00B101BD">
        <w:rPr>
          <w:rFonts w:ascii="Times New Roman" w:hAnsi="Times New Roman" w:cs="Times New Roman"/>
          <w:i/>
          <w:iCs/>
        </w:rPr>
        <w:t>j</w:t>
      </w:r>
      <w:r w:rsidR="008C150F">
        <w:rPr>
          <w:rFonts w:ascii="Times New Roman" w:hAnsi="Times New Roman" w:cs="Times New Roman"/>
        </w:rPr>
        <w:t xml:space="preserve"> to </w:t>
      </w:r>
      <w:r w:rsidR="0023164D">
        <w:rPr>
          <w:rFonts w:ascii="Times New Roman" w:hAnsi="Times New Roman" w:cs="Times New Roman"/>
        </w:rPr>
        <w:t xml:space="preserve">output </w:t>
      </w:r>
      <w:r w:rsidR="008C150F">
        <w:rPr>
          <w:rFonts w:ascii="Times New Roman" w:hAnsi="Times New Roman" w:cs="Times New Roman"/>
        </w:rPr>
        <w:t xml:space="preserve">unit </w:t>
      </w:r>
      <w:r w:rsidR="008C150F" w:rsidRPr="000F7B9B">
        <w:rPr>
          <w:rFonts w:ascii="Times New Roman" w:hAnsi="Times New Roman" w:cs="Times New Roman"/>
          <w:i/>
          <w:iCs/>
        </w:rPr>
        <w:t>k</w:t>
      </w:r>
      <w:r w:rsidR="001D6CC0">
        <w:rPr>
          <w:rFonts w:ascii="Times New Roman" w:hAnsi="Times New Roman" w:cs="Times New Roman"/>
        </w:rPr>
        <w:t xml:space="preserve">, and </w:t>
      </w:r>
      <m:oMath>
        <m:r>
          <m:rPr>
            <m:sty m:val="p"/>
          </m:rPr>
          <w:rPr>
            <w:rFonts w:ascii="Cambria Math" w:hAnsi="Cambria Math" w:cs="Times New Roman"/>
          </w:rPr>
          <m:t>exp⁡</m:t>
        </m:r>
        <m:r>
          <w:rPr>
            <w:rFonts w:ascii="Cambria Math" w:hAnsi="Cambria Math" w:cs="Times New Roman"/>
          </w:rPr>
          <m:t>(∙)</m:t>
        </m:r>
      </m:oMath>
      <w:r w:rsidR="00C35C89">
        <w:rPr>
          <w:rFonts w:ascii="Times New Roman" w:hAnsi="Times New Roman" w:cs="Times New Roman"/>
        </w:rPr>
        <w:t xml:space="preserve"> is the exponential function.</w:t>
      </w:r>
      <w:r w:rsidR="001F0124">
        <w:rPr>
          <w:rFonts w:ascii="Times New Roman" w:hAnsi="Times New Roman" w:cs="Times New Roman"/>
        </w:rPr>
        <w:t xml:space="preserve"> </w:t>
      </w:r>
      <w:r w:rsidR="002F33A8" w:rsidRPr="002F33A8">
        <w:rPr>
          <w:rFonts w:ascii="Times New Roman" w:hAnsi="Times New Roman" w:cs="Times New Roman"/>
        </w:rPr>
        <w:t>Finally,</w:t>
      </w:r>
      <w:r w:rsidR="001A4FBA">
        <w:rPr>
          <w:rFonts w:ascii="Times New Roman" w:hAnsi="Times New Roman" w:cs="Times New Roman"/>
        </w:rPr>
        <w:t xml:space="preserve"> as is true in </w:t>
      </w:r>
      <w:r w:rsidR="001A4FBA">
        <w:rPr>
          <w:rFonts w:ascii="Times New Roman" w:hAnsi="Times New Roman" w:cs="Times New Roman"/>
        </w:rPr>
        <w:lastRenderedPageBreak/>
        <w:t>simple recurrent networks (SRNs</w:t>
      </w:r>
      <w:r w:rsidR="007F16AB">
        <w:rPr>
          <w:rFonts w:ascii="Times New Roman" w:hAnsi="Times New Roman" w:cs="Times New Roman"/>
        </w:rPr>
        <w:t>; Elman, 1990</w:t>
      </w:r>
      <w:r w:rsidR="001A4FBA">
        <w:rPr>
          <w:rFonts w:ascii="Times New Roman" w:hAnsi="Times New Roman" w:cs="Times New Roman"/>
        </w:rPr>
        <w:t>),</w:t>
      </w:r>
      <w:r w:rsidR="002F33A8" w:rsidRPr="002F33A8">
        <w:rPr>
          <w:rFonts w:ascii="Times New Roman" w:hAnsi="Times New Roman" w:cs="Times New Roman"/>
        </w:rPr>
        <w:t xml:space="preserve"> the activation of the hidden units at time </w:t>
      </w:r>
      <m:oMath>
        <m:r>
          <w:rPr>
            <w:rFonts w:ascii="Cambria Math" w:hAnsi="Cambria Math" w:cs="Times New Roman"/>
          </w:rPr>
          <m:t>t</m:t>
        </m:r>
      </m:oMath>
      <w:r w:rsidR="002F33A8">
        <w:rPr>
          <w:rFonts w:ascii="Times New Roman" w:hAnsi="Times New Roman" w:cs="Times New Roman"/>
        </w:rPr>
        <w:t xml:space="preserve"> </w:t>
      </w:r>
      <w:r w:rsidR="002F33A8" w:rsidRPr="002F33A8">
        <w:rPr>
          <w:rFonts w:ascii="Times New Roman" w:hAnsi="Times New Roman" w:cs="Times New Roman"/>
        </w:rPr>
        <w:t>was copied to the context units and made available as input at time</w:t>
      </w:r>
      <m:oMath>
        <m:r>
          <w:rPr>
            <w:rFonts w:ascii="Cambria Math" w:hAnsi="Cambria Math" w:cs="Times New Roman"/>
          </w:rPr>
          <m:t xml:space="preserve"> t+1</m:t>
        </m:r>
      </m:oMath>
      <w:r w:rsidR="002F33A8" w:rsidRPr="002F33A8">
        <w:rPr>
          <w:rFonts w:ascii="Times New Roman" w:hAnsi="Times New Roman" w:cs="Times New Roman"/>
        </w:rPr>
        <w:t>.</w:t>
      </w:r>
      <w:r w:rsidR="002F33A8">
        <w:rPr>
          <w:rFonts w:ascii="Times New Roman" w:hAnsi="Times New Roman" w:cs="Times New Roman"/>
        </w:rPr>
        <w:t xml:space="preserve"> </w:t>
      </w:r>
      <w:r w:rsidR="009A6ACA">
        <w:rPr>
          <w:rFonts w:ascii="Times New Roman" w:hAnsi="Times New Roman" w:cs="Times New Roman"/>
        </w:rPr>
        <w:t xml:space="preserve">This provided the model with a rudimentary form of memory </w:t>
      </w:r>
      <w:r w:rsidR="003E753F">
        <w:rPr>
          <w:rFonts w:ascii="Times New Roman" w:hAnsi="Times New Roman" w:cs="Times New Roman"/>
        </w:rPr>
        <w:t>thereby enabling information from earlier time steps to influence processing at later ones.</w:t>
      </w:r>
    </w:p>
    <w:p w14:paraId="79254BE6" w14:textId="0C37CED3" w:rsidR="00103688" w:rsidRDefault="00256CC3" w:rsidP="00B3613F">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Representations and Task.</w:t>
      </w:r>
      <w:r>
        <w:rPr>
          <w:rFonts w:ascii="Times New Roman" w:hAnsi="Times New Roman" w:cs="Times New Roman"/>
          <w:b/>
          <w:bCs/>
        </w:rPr>
        <w:t xml:space="preserve"> </w:t>
      </w:r>
      <w:r w:rsidR="005D77DA">
        <w:rPr>
          <w:rFonts w:ascii="Times New Roman" w:hAnsi="Times New Roman" w:cs="Times New Roman"/>
        </w:rPr>
        <w:t xml:space="preserve">At each time step, </w:t>
      </w:r>
      <w:r w:rsidR="00A85A6B">
        <w:rPr>
          <w:rFonts w:ascii="Times New Roman" w:hAnsi="Times New Roman" w:cs="Times New Roman"/>
        </w:rPr>
        <w:t>a linear or arced motion event was presented to the network</w:t>
      </w:r>
      <w:r w:rsidR="005D77DA">
        <w:rPr>
          <w:rFonts w:ascii="Times New Roman" w:hAnsi="Times New Roman" w:cs="Times New Roman"/>
        </w:rPr>
        <w:t xml:space="preserve"> as a pattern of activation distributed across the 11 input and output groups</w:t>
      </w:r>
      <w:r w:rsidR="00A85A6B">
        <w:rPr>
          <w:rFonts w:ascii="Times New Roman" w:hAnsi="Times New Roman" w:cs="Times New Roman"/>
        </w:rPr>
        <w:t xml:space="preserve"> (Figure</w:t>
      </w:r>
      <w:r w:rsidR="00C624FE">
        <w:rPr>
          <w:rFonts w:ascii="Times New Roman" w:hAnsi="Times New Roman" w:cs="Times New Roman"/>
        </w:rPr>
        <w:t xml:space="preserve"> 5</w:t>
      </w:r>
      <w:r w:rsidR="00A85A6B">
        <w:rPr>
          <w:rFonts w:ascii="Times New Roman" w:hAnsi="Times New Roman" w:cs="Times New Roman"/>
        </w:rPr>
        <w:t>)</w:t>
      </w:r>
      <w:r w:rsidR="005D77DA">
        <w:rPr>
          <w:rFonts w:ascii="Times New Roman" w:hAnsi="Times New Roman" w:cs="Times New Roman"/>
        </w:rPr>
        <w:t>.</w:t>
      </w:r>
      <w:r w:rsidR="00EF4C82">
        <w:rPr>
          <w:rFonts w:ascii="Times New Roman" w:hAnsi="Times New Roman" w:cs="Times New Roman"/>
        </w:rPr>
        <w:t xml:space="preserve"> </w:t>
      </w:r>
      <w:r w:rsidR="00DF5625">
        <w:rPr>
          <w:rFonts w:ascii="Times New Roman" w:hAnsi="Times New Roman" w:cs="Times New Roman"/>
        </w:rPr>
        <w:t>Each group corresponded to a different visible surface feature, and the units within each group</w:t>
      </w:r>
      <w:r w:rsidR="007820C8">
        <w:rPr>
          <w:rFonts w:ascii="Times New Roman" w:hAnsi="Times New Roman" w:cs="Times New Roman"/>
        </w:rPr>
        <w:t>,</w:t>
      </w:r>
      <w:r w:rsidR="00DF5625">
        <w:rPr>
          <w:rFonts w:ascii="Times New Roman" w:hAnsi="Times New Roman" w:cs="Times New Roman"/>
        </w:rPr>
        <w:t xml:space="preserve"> </w:t>
      </w:r>
      <w:r w:rsidR="007820C8">
        <w:rPr>
          <w:rFonts w:ascii="Times New Roman" w:hAnsi="Times New Roman" w:cs="Times New Roman"/>
        </w:rPr>
        <w:t xml:space="preserve">to </w:t>
      </w:r>
      <w:r w:rsidR="00DF5625">
        <w:rPr>
          <w:rFonts w:ascii="Times New Roman" w:hAnsi="Times New Roman" w:cs="Times New Roman"/>
        </w:rPr>
        <w:t xml:space="preserve">different manifestations of that feature. </w:t>
      </w:r>
      <w:r w:rsidR="00DF5625" w:rsidRPr="00C673BB">
        <w:rPr>
          <w:rFonts w:ascii="Times New Roman" w:hAnsi="Times New Roman" w:cs="Times New Roman"/>
        </w:rPr>
        <w:t>A localist encoding scheme was used</w:t>
      </w:r>
      <w:r w:rsidR="007820C8">
        <w:rPr>
          <w:rFonts w:ascii="Times New Roman" w:hAnsi="Times New Roman" w:cs="Times New Roman"/>
        </w:rPr>
        <w:t xml:space="preserve"> for two reasons. First,</w:t>
      </w:r>
      <w:r w:rsidR="00DF5625">
        <w:rPr>
          <w:rFonts w:ascii="Times New Roman" w:hAnsi="Times New Roman" w:cs="Times New Roman"/>
        </w:rPr>
        <w:t xml:space="preserve"> it ensured that the model’s responses</w:t>
      </w:r>
      <w:r w:rsidR="00DF5625" w:rsidRPr="00C673BB">
        <w:rPr>
          <w:rFonts w:ascii="Times New Roman" w:hAnsi="Times New Roman" w:cs="Times New Roman"/>
        </w:rPr>
        <w:t xml:space="preserve"> reflected learned regularities among actions and the visible surface features of the objects and entities involved</w:t>
      </w:r>
      <w:r w:rsidR="007820C8">
        <w:rPr>
          <w:rFonts w:ascii="Times New Roman" w:hAnsi="Times New Roman" w:cs="Times New Roman"/>
        </w:rPr>
        <w:t>. Second,</w:t>
      </w:r>
      <w:r w:rsidR="00DF5625">
        <w:rPr>
          <w:rFonts w:ascii="Times New Roman" w:hAnsi="Times New Roman" w:cs="Times New Roman"/>
        </w:rPr>
        <w:t xml:space="preserve"> it facilitated</w:t>
      </w:r>
      <w:r w:rsidR="00DF5625" w:rsidRPr="00AC45A4">
        <w:rPr>
          <w:rFonts w:ascii="Times New Roman" w:hAnsi="Times New Roman" w:cs="Times New Roman"/>
        </w:rPr>
        <w:t xml:space="preserve"> interpretation of the </w:t>
      </w:r>
      <w:r w:rsidR="00DF5625">
        <w:rPr>
          <w:rFonts w:ascii="Times New Roman" w:hAnsi="Times New Roman" w:cs="Times New Roman"/>
        </w:rPr>
        <w:t xml:space="preserve">mechanism </w:t>
      </w:r>
      <w:r w:rsidR="007B2471">
        <w:rPr>
          <w:rFonts w:ascii="Times New Roman" w:hAnsi="Times New Roman" w:cs="Times New Roman"/>
        </w:rPr>
        <w:t>producing those responses</w:t>
      </w:r>
      <w:r w:rsidR="00DF5625" w:rsidRPr="00AC45A4">
        <w:rPr>
          <w:rFonts w:ascii="Times New Roman" w:hAnsi="Times New Roman" w:cs="Times New Roman"/>
        </w:rPr>
        <w:t>.</w:t>
      </w:r>
      <w:r w:rsidR="00DF5625">
        <w:rPr>
          <w:rFonts w:ascii="Times New Roman" w:hAnsi="Times New Roman" w:cs="Times New Roman"/>
        </w:rPr>
        <w:t xml:space="preserve"> Table 1 lists each group and the features represented by each unit within it. </w:t>
      </w:r>
      <w:r w:rsidR="007E7D10">
        <w:rPr>
          <w:rFonts w:ascii="Times New Roman" w:hAnsi="Times New Roman" w:cs="Times New Roman"/>
        </w:rPr>
        <w:t xml:space="preserve">The naming convention used for each group was </w:t>
      </w:r>
      <w:r w:rsidR="00DC10BC">
        <w:rPr>
          <w:rFonts w:ascii="Times New Roman" w:hAnsi="Times New Roman" w:cs="Times New Roman"/>
        </w:rPr>
        <w:t>intended to</w:t>
      </w:r>
      <w:r w:rsidR="0066138E">
        <w:rPr>
          <w:rFonts w:ascii="Times New Roman" w:hAnsi="Times New Roman" w:cs="Times New Roman"/>
        </w:rPr>
        <w:t xml:space="preserve"> </w:t>
      </w:r>
      <w:r w:rsidR="007E7D10">
        <w:rPr>
          <w:rFonts w:ascii="Times New Roman" w:hAnsi="Times New Roman" w:cs="Times New Roman"/>
        </w:rPr>
        <w:t>emphasize their</w:t>
      </w:r>
      <w:r w:rsidR="007E7D10" w:rsidRPr="007E7D10">
        <w:rPr>
          <w:rFonts w:ascii="Times New Roman" w:hAnsi="Times New Roman" w:cs="Times New Roman"/>
        </w:rPr>
        <w:t xml:space="preserve"> semantically neutral, surface-based nature and to reflect </w:t>
      </w:r>
      <w:r w:rsidR="00CF7DC5">
        <w:rPr>
          <w:rFonts w:ascii="Times New Roman" w:hAnsi="Times New Roman" w:cs="Times New Roman"/>
        </w:rPr>
        <w:t>the present account’s assumption</w:t>
      </w:r>
      <w:r w:rsidR="007E7D10" w:rsidRPr="007E7D10">
        <w:rPr>
          <w:rFonts w:ascii="Times New Roman" w:hAnsi="Times New Roman" w:cs="Times New Roman"/>
        </w:rPr>
        <w:t xml:space="preserve"> t</w:t>
      </w:r>
      <w:r w:rsidR="00CF7DC5" w:rsidRPr="00CF7DC5">
        <w:rPr>
          <w:rFonts w:ascii="Times New Roman" w:hAnsi="Times New Roman" w:cs="Times New Roman"/>
        </w:rPr>
        <w:t>hat infants represent action events in terms of their low-level perceptual features rather than concepts such as goals, constraints, efficiency, or rationality.</w:t>
      </w:r>
      <w:r w:rsidR="00DC10BC">
        <w:rPr>
          <w:rFonts w:ascii="Times New Roman" w:hAnsi="Times New Roman" w:cs="Times New Roman"/>
        </w:rPr>
        <w:t xml:space="preserve"> </w:t>
      </w:r>
    </w:p>
    <w:p w14:paraId="00E24075" w14:textId="2A78EB25" w:rsidR="000318BC" w:rsidRDefault="00103688" w:rsidP="003508E3">
      <w:pPr>
        <w:spacing w:line="480" w:lineRule="auto"/>
        <w:ind w:firstLine="720"/>
        <w:contextualSpacing/>
        <w:rPr>
          <w:rFonts w:ascii="Times New Roman" w:hAnsi="Times New Roman" w:cs="Times New Roman"/>
        </w:rPr>
      </w:pPr>
      <w:r w:rsidRPr="00802190">
        <w:rPr>
          <w:rFonts w:ascii="Times New Roman" w:hAnsi="Times New Roman" w:cs="Times New Roman"/>
        </w:rPr>
        <w:t xml:space="preserve">Input units corresponding to </w:t>
      </w:r>
      <w:r w:rsidR="00351A94">
        <w:rPr>
          <w:rFonts w:ascii="Times New Roman" w:hAnsi="Times New Roman" w:cs="Times New Roman"/>
        </w:rPr>
        <w:t xml:space="preserve">the </w:t>
      </w:r>
      <w:r w:rsidR="0041086F">
        <w:rPr>
          <w:rFonts w:ascii="Times New Roman" w:hAnsi="Times New Roman" w:cs="Times New Roman"/>
        </w:rPr>
        <w:t>features</w:t>
      </w:r>
      <w:r w:rsidR="00351A94">
        <w:rPr>
          <w:rFonts w:ascii="Times New Roman" w:hAnsi="Times New Roman" w:cs="Times New Roman"/>
        </w:rPr>
        <w:t xml:space="preserve"> </w:t>
      </w:r>
      <w:r w:rsidRPr="00802190">
        <w:rPr>
          <w:rFonts w:ascii="Times New Roman" w:hAnsi="Times New Roman" w:cs="Times New Roman"/>
        </w:rPr>
        <w:t>present during a given time step</w:t>
      </w:r>
      <w:r w:rsidR="0041086F">
        <w:rPr>
          <w:rFonts w:ascii="Times New Roman" w:hAnsi="Times New Roman" w:cs="Times New Roman"/>
        </w:rPr>
        <w:t xml:space="preserve"> of an action event</w:t>
      </w:r>
      <w:r w:rsidRPr="00802190">
        <w:rPr>
          <w:rFonts w:ascii="Times New Roman" w:hAnsi="Times New Roman" w:cs="Times New Roman"/>
        </w:rPr>
        <w:t xml:space="preserve"> had their activation set to 1.0; all other input units had their activation set to </w:t>
      </w:r>
      <w:r w:rsidRPr="00184DDD">
        <w:rPr>
          <w:rFonts w:ascii="Times New Roman" w:hAnsi="Times New Roman" w:cs="Times New Roman"/>
        </w:rPr>
        <w:t xml:space="preserve">0.0. A small amount of </w:t>
      </w:r>
      <w:r>
        <w:rPr>
          <w:rFonts w:ascii="Times New Roman" w:hAnsi="Times New Roman" w:cs="Times New Roman"/>
        </w:rPr>
        <w:t>G</w:t>
      </w:r>
      <w:r w:rsidRPr="00184DDD">
        <w:rPr>
          <w:rFonts w:ascii="Times New Roman" w:hAnsi="Times New Roman" w:cs="Times New Roman"/>
        </w:rPr>
        <w:t>aussian noise</w:t>
      </w:r>
      <w:r>
        <w:rPr>
          <w:rFonts w:ascii="Times New Roman" w:hAnsi="Times New Roman" w:cs="Times New Roman"/>
        </w:rPr>
        <w:t xml:space="preserve"> (</w:t>
      </w:r>
      <w:r>
        <w:rPr>
          <w:rFonts w:ascii="Times New Roman" w:hAnsi="Times New Roman" w:cs="Times New Roman"/>
          <w:i/>
          <w:iCs/>
        </w:rPr>
        <w:t xml:space="preserve">M </w:t>
      </w:r>
      <w:r>
        <w:rPr>
          <w:rFonts w:ascii="Times New Roman" w:hAnsi="Times New Roman" w:cs="Times New Roman"/>
        </w:rPr>
        <w:t xml:space="preserve">= 0, </w:t>
      </w:r>
      <w:r>
        <w:rPr>
          <w:rFonts w:ascii="Times New Roman" w:hAnsi="Times New Roman" w:cs="Times New Roman"/>
          <w:i/>
          <w:iCs/>
        </w:rPr>
        <w:t xml:space="preserve">SD </w:t>
      </w:r>
      <w:r>
        <w:rPr>
          <w:rFonts w:ascii="Times New Roman" w:hAnsi="Times New Roman" w:cs="Times New Roman"/>
        </w:rPr>
        <w:t>= 0.3)</w:t>
      </w:r>
      <w:r w:rsidRPr="00184DDD">
        <w:rPr>
          <w:rFonts w:ascii="Times New Roman" w:hAnsi="Times New Roman" w:cs="Times New Roman"/>
        </w:rPr>
        <w:t xml:space="preserve"> was then applied to these activations to instantiate the </w:t>
      </w:r>
      <w:r>
        <w:rPr>
          <w:rFonts w:ascii="Times New Roman" w:hAnsi="Times New Roman" w:cs="Times New Roman"/>
        </w:rPr>
        <w:t>notion</w:t>
      </w:r>
      <w:r w:rsidRPr="00184DDD">
        <w:rPr>
          <w:rFonts w:ascii="Times New Roman" w:hAnsi="Times New Roman" w:cs="Times New Roman"/>
        </w:rPr>
        <w:t xml:space="preserve"> that </w:t>
      </w:r>
      <w:r>
        <w:rPr>
          <w:rFonts w:ascii="Times New Roman" w:hAnsi="Times New Roman" w:cs="Times New Roman"/>
        </w:rPr>
        <w:t xml:space="preserve">infants’ learning and processing are noisy functions of experience. </w:t>
      </w:r>
      <w:r w:rsidR="0041086F">
        <w:rPr>
          <w:rFonts w:ascii="Times New Roman" w:hAnsi="Times New Roman" w:cs="Times New Roman"/>
        </w:rPr>
        <w:t xml:space="preserve">The network’s task at each time step was </w:t>
      </w:r>
      <w:r w:rsidR="00904610">
        <w:rPr>
          <w:rFonts w:ascii="Times New Roman" w:hAnsi="Times New Roman" w:cs="Times New Roman"/>
        </w:rPr>
        <w:t xml:space="preserve">twofold. First, it was required </w:t>
      </w:r>
      <w:r w:rsidR="0041086F">
        <w:rPr>
          <w:rFonts w:ascii="Times New Roman" w:hAnsi="Times New Roman" w:cs="Times New Roman"/>
        </w:rPr>
        <w:t>to reproduce at the output layer the activation pattern</w:t>
      </w:r>
      <w:r w:rsidR="00904610">
        <w:rPr>
          <w:rFonts w:ascii="Times New Roman" w:hAnsi="Times New Roman" w:cs="Times New Roman"/>
        </w:rPr>
        <w:t xml:space="preserve"> presented</w:t>
      </w:r>
      <w:r w:rsidR="0041086F">
        <w:rPr>
          <w:rFonts w:ascii="Times New Roman" w:hAnsi="Times New Roman" w:cs="Times New Roman"/>
        </w:rPr>
        <w:t xml:space="preserve"> </w:t>
      </w:r>
      <w:r w:rsidR="005A6C73">
        <w:rPr>
          <w:rFonts w:ascii="Times New Roman" w:hAnsi="Times New Roman" w:cs="Times New Roman"/>
        </w:rPr>
        <w:t>across</w:t>
      </w:r>
      <w:r w:rsidR="0041086F">
        <w:rPr>
          <w:rFonts w:ascii="Times New Roman" w:hAnsi="Times New Roman" w:cs="Times New Roman"/>
        </w:rPr>
        <w:t xml:space="preserve"> 10 of </w:t>
      </w:r>
      <w:r w:rsidR="00346E1E">
        <w:rPr>
          <w:rFonts w:ascii="Times New Roman" w:hAnsi="Times New Roman" w:cs="Times New Roman"/>
        </w:rPr>
        <w:t xml:space="preserve">the </w:t>
      </w:r>
      <w:r w:rsidR="005A6C73">
        <w:rPr>
          <w:rFonts w:ascii="Times New Roman" w:hAnsi="Times New Roman" w:cs="Times New Roman"/>
        </w:rPr>
        <w:t>11 groups</w:t>
      </w:r>
      <w:r w:rsidR="00904610">
        <w:rPr>
          <w:rFonts w:ascii="Times New Roman" w:hAnsi="Times New Roman" w:cs="Times New Roman"/>
        </w:rPr>
        <w:t>. Second,</w:t>
      </w:r>
      <w:r w:rsidR="005A6C73">
        <w:rPr>
          <w:rFonts w:ascii="Times New Roman" w:hAnsi="Times New Roman" w:cs="Times New Roman"/>
        </w:rPr>
        <w:t xml:space="preserve"> </w:t>
      </w:r>
      <w:r w:rsidR="00904610">
        <w:rPr>
          <w:rFonts w:ascii="Times New Roman" w:hAnsi="Times New Roman" w:cs="Times New Roman"/>
        </w:rPr>
        <w:t xml:space="preserve">it was required to predict </w:t>
      </w:r>
      <w:r w:rsidR="004313E9">
        <w:rPr>
          <w:rFonts w:ascii="Times New Roman" w:hAnsi="Times New Roman" w:cs="Times New Roman"/>
        </w:rPr>
        <w:t>the</w:t>
      </w:r>
      <w:r w:rsidR="00B826D8">
        <w:rPr>
          <w:rFonts w:ascii="Times New Roman" w:hAnsi="Times New Roman" w:cs="Times New Roman"/>
        </w:rPr>
        <w:t xml:space="preserve"> subsequent</w:t>
      </w:r>
      <w:r w:rsidR="004313E9">
        <w:rPr>
          <w:rFonts w:ascii="Times New Roman" w:hAnsi="Times New Roman" w:cs="Times New Roman"/>
        </w:rPr>
        <w:t xml:space="preserve"> position of </w:t>
      </w:r>
      <w:r w:rsidR="005A6C73">
        <w:rPr>
          <w:rFonts w:ascii="Times New Roman" w:hAnsi="Times New Roman" w:cs="Times New Roman"/>
        </w:rPr>
        <w:t xml:space="preserve">the left </w:t>
      </w:r>
      <w:r w:rsidR="00B826D8">
        <w:rPr>
          <w:rFonts w:ascii="Times New Roman" w:hAnsi="Times New Roman" w:cs="Times New Roman"/>
        </w:rPr>
        <w:t xml:space="preserve">object </w:t>
      </w:r>
      <w:r w:rsidR="00904610">
        <w:rPr>
          <w:rFonts w:ascii="Times New Roman" w:hAnsi="Times New Roman" w:cs="Times New Roman"/>
        </w:rPr>
        <w:t>via the</w:t>
      </w:r>
      <w:r w:rsidR="00B826D8">
        <w:rPr>
          <w:rFonts w:ascii="Times New Roman" w:hAnsi="Times New Roman" w:cs="Times New Roman"/>
        </w:rPr>
        <w:t xml:space="preserve"> Horizontal </w:t>
      </w:r>
      <w:r w:rsidR="001A527E">
        <w:rPr>
          <w:rFonts w:ascii="Times New Roman" w:hAnsi="Times New Roman" w:cs="Times New Roman"/>
        </w:rPr>
        <w:t>P</w:t>
      </w:r>
      <w:r w:rsidR="00B826D8">
        <w:rPr>
          <w:rFonts w:ascii="Times New Roman" w:hAnsi="Times New Roman" w:cs="Times New Roman"/>
        </w:rPr>
        <w:t>osition group</w:t>
      </w:r>
      <w:r w:rsidR="00904610">
        <w:rPr>
          <w:rFonts w:ascii="Times New Roman" w:hAnsi="Times New Roman" w:cs="Times New Roman"/>
        </w:rPr>
        <w:t>.</w:t>
      </w:r>
      <w:r w:rsidR="001A527E">
        <w:rPr>
          <w:rFonts w:ascii="Times New Roman" w:hAnsi="Times New Roman" w:cs="Times New Roman"/>
        </w:rPr>
        <w:t xml:space="preserve"> </w:t>
      </w:r>
      <w:r w:rsidR="00346E1E" w:rsidRPr="00346E1E">
        <w:rPr>
          <w:rFonts w:ascii="Times New Roman" w:hAnsi="Times New Roman" w:cs="Times New Roman"/>
        </w:rPr>
        <w:t xml:space="preserve">The reason Horizontal Position was the only group whose future state the network was required to predict is that </w:t>
      </w:r>
      <w:r w:rsidR="00346E1E" w:rsidRPr="00346E1E">
        <w:rPr>
          <w:rFonts w:ascii="Times New Roman" w:hAnsi="Times New Roman" w:cs="Times New Roman"/>
        </w:rPr>
        <w:lastRenderedPageBreak/>
        <w:t>movement itself is dynamic and necessarily unfolds over time.</w:t>
      </w:r>
      <w:r w:rsidR="00904610">
        <w:rPr>
          <w:rFonts w:ascii="Times New Roman" w:hAnsi="Times New Roman" w:cs="Times New Roman"/>
        </w:rPr>
        <w:t xml:space="preserve"> </w:t>
      </w:r>
      <w:r w:rsidR="00F92118" w:rsidRPr="00F92118">
        <w:rPr>
          <w:rFonts w:ascii="Times New Roman" w:hAnsi="Times New Roman" w:cs="Times New Roman"/>
        </w:rPr>
        <w:t xml:space="preserve">Thus, if the first unit in the Horizontal Position group was active (i.e., had an activation value of 1.0) at time </w:t>
      </w:r>
      <m:oMath>
        <m:r>
          <w:rPr>
            <w:rFonts w:ascii="Cambria Math" w:hAnsi="Cambria Math" w:cs="Times New Roman"/>
          </w:rPr>
          <m:t>t</m:t>
        </m:r>
      </m:oMath>
      <w:r w:rsidR="00F92118" w:rsidRPr="00F92118">
        <w:rPr>
          <w:rFonts w:ascii="Times New Roman" w:hAnsi="Times New Roman" w:cs="Times New Roman"/>
        </w:rPr>
        <w:t>, the network</w:t>
      </w:r>
      <w:r w:rsidR="00F92118">
        <w:rPr>
          <w:rFonts w:ascii="Times New Roman" w:hAnsi="Times New Roman" w:cs="Times New Roman"/>
        </w:rPr>
        <w:t>’</w:t>
      </w:r>
      <w:r w:rsidR="00F92118" w:rsidRPr="00F92118">
        <w:rPr>
          <w:rFonts w:ascii="Times New Roman" w:hAnsi="Times New Roman" w:cs="Times New Roman"/>
        </w:rPr>
        <w:t xml:space="preserve">s task was to activate the second unit in the corresponding output group at time </w:t>
      </w:r>
      <m:oMath>
        <m:r>
          <w:rPr>
            <w:rFonts w:ascii="Cambria Math" w:hAnsi="Cambria Math" w:cs="Times New Roman"/>
          </w:rPr>
          <m:t>t+1</m:t>
        </m:r>
      </m:oMath>
      <w:r w:rsidR="00F92118" w:rsidRPr="00F92118">
        <w:rPr>
          <w:rFonts w:ascii="Times New Roman" w:hAnsi="Times New Roman" w:cs="Times New Roman"/>
        </w:rPr>
        <w:t>. This captured the idea that the left object moved from one location in network space to the next. The specific form of that movement (e.g., linear or arced) was represented separately.</w:t>
      </w:r>
      <w:r w:rsidR="00F92118">
        <w:rPr>
          <w:rFonts w:ascii="Times New Roman" w:hAnsi="Times New Roman" w:cs="Times New Roman"/>
        </w:rPr>
        <w:t xml:space="preserve"> </w:t>
      </w:r>
      <w:r w:rsidR="00AF1C96" w:rsidRPr="00AF1C96">
        <w:rPr>
          <w:rFonts w:ascii="Times New Roman" w:hAnsi="Times New Roman" w:cs="Times New Roman"/>
        </w:rPr>
        <w:t>The first task was accomplished via an autoencoder (e.g., Mareschal et al., 2000); the second, via an SRN.</w:t>
      </w:r>
      <w:r w:rsidR="00AF1C96">
        <w:rPr>
          <w:rFonts w:ascii="Times New Roman" w:hAnsi="Times New Roman" w:cs="Times New Roman"/>
        </w:rPr>
        <w:t xml:space="preserve"> </w:t>
      </w:r>
      <w:r w:rsidR="00AE702A" w:rsidRPr="00AE702A">
        <w:rPr>
          <w:rFonts w:ascii="Times New Roman" w:hAnsi="Times New Roman" w:cs="Times New Roman"/>
        </w:rPr>
        <w:t>Autoencoders learn compact internal representations that are sufficient to reproduce the current input pattern at the output layer.</w:t>
      </w:r>
      <w:r w:rsidR="00AE702A">
        <w:rPr>
          <w:rFonts w:ascii="Times New Roman" w:hAnsi="Times New Roman" w:cs="Times New Roman"/>
        </w:rPr>
        <w:t xml:space="preserve"> </w:t>
      </w:r>
      <w:r w:rsidR="00EA798A" w:rsidRPr="00EA798A">
        <w:rPr>
          <w:rFonts w:ascii="Times New Roman" w:hAnsi="Times New Roman" w:cs="Times New Roman"/>
        </w:rPr>
        <w:t>In contrast, SRNs learn to predict upcoming states from prior states by extracting sequential regularities in the input.</w:t>
      </w:r>
      <w:r w:rsidR="00A141D3">
        <w:rPr>
          <w:rFonts w:ascii="Times New Roman" w:hAnsi="Times New Roman" w:cs="Times New Roman"/>
        </w:rPr>
        <w:t xml:space="preserve"> </w:t>
      </w:r>
      <w:r w:rsidR="00F92118">
        <w:rPr>
          <w:rFonts w:ascii="Times New Roman" w:hAnsi="Times New Roman" w:cs="Times New Roman"/>
        </w:rPr>
        <w:t xml:space="preserve">More generally, both model types were used </w:t>
      </w:r>
      <w:r w:rsidR="00A141D3">
        <w:rPr>
          <w:rFonts w:ascii="Times New Roman" w:hAnsi="Times New Roman" w:cs="Times New Roman"/>
        </w:rPr>
        <w:t xml:space="preserve">because </w:t>
      </w:r>
      <w:r w:rsidR="0060541B">
        <w:rPr>
          <w:rFonts w:ascii="Times New Roman" w:hAnsi="Times New Roman" w:cs="Times New Roman"/>
        </w:rPr>
        <w:t xml:space="preserve">they employ </w:t>
      </w:r>
      <w:r w:rsidR="00A141D3">
        <w:rPr>
          <w:rFonts w:ascii="Times New Roman" w:hAnsi="Times New Roman" w:cs="Times New Roman"/>
        </w:rPr>
        <w:t>self-supervised learning</w:t>
      </w:r>
      <w:r w:rsidR="0060541B">
        <w:rPr>
          <w:rFonts w:ascii="Times New Roman" w:hAnsi="Times New Roman" w:cs="Times New Roman"/>
        </w:rPr>
        <w:t xml:space="preserve">, which </w:t>
      </w:r>
      <w:r w:rsidR="00A141D3">
        <w:rPr>
          <w:rFonts w:ascii="Times New Roman" w:hAnsi="Times New Roman" w:cs="Times New Roman"/>
        </w:rPr>
        <w:t>align</w:t>
      </w:r>
      <w:r w:rsidR="0060541B">
        <w:rPr>
          <w:rFonts w:ascii="Times New Roman" w:hAnsi="Times New Roman" w:cs="Times New Roman"/>
        </w:rPr>
        <w:t>s</w:t>
      </w:r>
      <w:r w:rsidR="00A141D3">
        <w:rPr>
          <w:rFonts w:ascii="Times New Roman" w:hAnsi="Times New Roman" w:cs="Times New Roman"/>
        </w:rPr>
        <w:t xml:space="preserve"> with prominent theories of how infants learn and do not require an explicit teaching signal (e.g., Cohen, 1973; Sokolov, 1963). </w:t>
      </w:r>
    </w:p>
    <w:p w14:paraId="5A9037B3" w14:textId="73B2E478" w:rsidR="00524642" w:rsidRDefault="00C15DAE" w:rsidP="00524642">
      <w:pPr>
        <w:spacing w:line="480" w:lineRule="auto"/>
        <w:ind w:firstLine="720"/>
        <w:contextualSpacing/>
        <w:rPr>
          <w:rFonts w:ascii="Times New Roman" w:hAnsi="Times New Roman" w:cs="Times New Roman"/>
        </w:rPr>
      </w:pPr>
      <w:r w:rsidRPr="00C15DAE">
        <w:rPr>
          <w:rFonts w:ascii="Times New Roman" w:hAnsi="Times New Roman" w:cs="Times New Roman"/>
          <w:b/>
          <w:bCs/>
          <w:i/>
          <w:iCs/>
        </w:rPr>
        <w:t>Training procedure.</w:t>
      </w:r>
      <w:r>
        <w:rPr>
          <w:rFonts w:ascii="Times New Roman" w:hAnsi="Times New Roman" w:cs="Times New Roman"/>
          <w:b/>
          <w:bCs/>
        </w:rPr>
        <w:t xml:space="preserve"> </w:t>
      </w:r>
      <w:r w:rsidR="00D1524A">
        <w:rPr>
          <w:rFonts w:ascii="Times New Roman" w:hAnsi="Times New Roman" w:cs="Times New Roman"/>
        </w:rPr>
        <w:t xml:space="preserve">Learning in the model unfolded across two phases: Pretraining and Habituation. </w:t>
      </w:r>
      <w:r w:rsidR="006F201A">
        <w:rPr>
          <w:rFonts w:ascii="Times New Roman" w:hAnsi="Times New Roman" w:cs="Times New Roman"/>
        </w:rPr>
        <w:t xml:space="preserve">The duration of the pretraining phase and the specific nature of the habituation experience are described in the relevant simulation sections. </w:t>
      </w:r>
      <w:r w:rsidR="005E4BBB">
        <w:rPr>
          <w:rFonts w:ascii="Times New Roman" w:hAnsi="Times New Roman" w:cs="Times New Roman"/>
        </w:rPr>
        <w:t xml:space="preserve">During pretraining, networks experienced two broad classes of events: Linear Path Events and Arced Path Events. These events implemented the assumption that infants’ looking behaviors in action efficiency </w:t>
      </w:r>
      <w:r w:rsidR="00072831">
        <w:rPr>
          <w:rFonts w:ascii="Times New Roman" w:hAnsi="Times New Roman" w:cs="Times New Roman"/>
        </w:rPr>
        <w:t xml:space="preserve">studies </w:t>
      </w:r>
      <w:r w:rsidR="00AD60C4">
        <w:rPr>
          <w:rFonts w:ascii="Times New Roman" w:hAnsi="Times New Roman" w:cs="Times New Roman"/>
        </w:rPr>
        <w:t>are shaped by</w:t>
      </w:r>
      <w:r w:rsidR="005B5DC1">
        <w:rPr>
          <w:rFonts w:ascii="Times New Roman" w:hAnsi="Times New Roman" w:cs="Times New Roman"/>
        </w:rPr>
        <w:t xml:space="preserve"> prior experience </w:t>
      </w:r>
      <w:r w:rsidR="00B44E6D">
        <w:rPr>
          <w:rFonts w:ascii="Times New Roman" w:hAnsi="Times New Roman" w:cs="Times New Roman"/>
        </w:rPr>
        <w:t>processing these</w:t>
      </w:r>
      <w:r w:rsidR="005B5DC1">
        <w:rPr>
          <w:rFonts w:ascii="Times New Roman" w:hAnsi="Times New Roman" w:cs="Times New Roman"/>
        </w:rPr>
        <w:t xml:space="preserve"> actions. </w:t>
      </w:r>
      <w:r w:rsidR="001F1F29">
        <w:rPr>
          <w:rFonts w:ascii="Times New Roman" w:hAnsi="Times New Roman" w:cs="Times New Roman"/>
        </w:rPr>
        <w:t>In Linear Path Events, one object moved</w:t>
      </w:r>
      <w:r w:rsidR="000A71C1">
        <w:rPr>
          <w:rFonts w:ascii="Times New Roman" w:hAnsi="Times New Roman" w:cs="Times New Roman"/>
        </w:rPr>
        <w:t xml:space="preserve"> unobstructed along a straight, horizontal</w:t>
      </w:r>
      <w:r w:rsidR="001F1F29">
        <w:rPr>
          <w:rFonts w:ascii="Times New Roman" w:hAnsi="Times New Roman" w:cs="Times New Roman"/>
        </w:rPr>
        <w:t xml:space="preserve"> </w:t>
      </w:r>
      <w:r w:rsidR="000A71C1">
        <w:rPr>
          <w:rFonts w:ascii="Times New Roman" w:hAnsi="Times New Roman" w:cs="Times New Roman"/>
        </w:rPr>
        <w:t>trajectory</w:t>
      </w:r>
      <w:r w:rsidR="00357C00">
        <w:rPr>
          <w:rFonts w:ascii="Times New Roman" w:hAnsi="Times New Roman" w:cs="Times New Roman"/>
        </w:rPr>
        <w:t xml:space="preserve"> </w:t>
      </w:r>
      <w:r w:rsidR="001F1F29">
        <w:rPr>
          <w:rFonts w:ascii="Times New Roman" w:hAnsi="Times New Roman" w:cs="Times New Roman"/>
        </w:rPr>
        <w:t>toward another object.</w:t>
      </w:r>
      <w:r w:rsidR="00357C00">
        <w:rPr>
          <w:rFonts w:ascii="Times New Roman" w:hAnsi="Times New Roman" w:cs="Times New Roman"/>
        </w:rPr>
        <w:t xml:space="preserve"> In Arced Path Events, one object moved along an arced trajectory toward the other object. </w:t>
      </w:r>
      <w:r w:rsidR="00E3266A" w:rsidRPr="00E3266A">
        <w:rPr>
          <w:rFonts w:ascii="Times New Roman" w:hAnsi="Times New Roman" w:cs="Times New Roman"/>
        </w:rPr>
        <w:t>Half of the objects in both event types possessed surface features commonly associated with animate entities; the remaining half possessed surface features commonly associated with inanimate objects</w:t>
      </w:r>
      <w:r w:rsidR="00E3266A">
        <w:rPr>
          <w:rFonts w:ascii="Times New Roman" w:hAnsi="Times New Roman" w:cs="Times New Roman"/>
        </w:rPr>
        <w:t xml:space="preserve">. </w:t>
      </w:r>
      <w:r w:rsidR="006C6A19">
        <w:rPr>
          <w:rFonts w:ascii="Times New Roman" w:hAnsi="Times New Roman" w:cs="Times New Roman"/>
        </w:rPr>
        <w:t xml:space="preserve"> This implemented the assumption that entities possessing </w:t>
      </w:r>
      <w:r w:rsidR="00AA72B2">
        <w:rPr>
          <w:rFonts w:ascii="Times New Roman" w:hAnsi="Times New Roman" w:cs="Times New Roman"/>
        </w:rPr>
        <w:t>either class of</w:t>
      </w:r>
      <w:r w:rsidR="006C6A19">
        <w:rPr>
          <w:rFonts w:ascii="Times New Roman" w:hAnsi="Times New Roman" w:cs="Times New Roman"/>
        </w:rPr>
        <w:t xml:space="preserve"> </w:t>
      </w:r>
      <w:r w:rsidR="003C432B">
        <w:rPr>
          <w:rFonts w:ascii="Times New Roman" w:hAnsi="Times New Roman" w:cs="Times New Roman"/>
        </w:rPr>
        <w:t>surface</w:t>
      </w:r>
      <w:r w:rsidR="006C6A19">
        <w:rPr>
          <w:rFonts w:ascii="Times New Roman" w:hAnsi="Times New Roman" w:cs="Times New Roman"/>
        </w:rPr>
        <w:t xml:space="preserve"> features can engage in both action</w:t>
      </w:r>
      <w:r w:rsidR="003C432B">
        <w:rPr>
          <w:rFonts w:ascii="Times New Roman" w:hAnsi="Times New Roman" w:cs="Times New Roman"/>
        </w:rPr>
        <w:t>s</w:t>
      </w:r>
      <w:r w:rsidR="006C6A19">
        <w:rPr>
          <w:rFonts w:ascii="Times New Roman" w:hAnsi="Times New Roman" w:cs="Times New Roman"/>
        </w:rPr>
        <w:t xml:space="preserve">. </w:t>
      </w:r>
    </w:p>
    <w:p w14:paraId="56B9D658" w14:textId="5642938C" w:rsidR="00CF2482" w:rsidRDefault="003E39BF"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At each time step</w:t>
      </w:r>
      <w:r w:rsidR="00840B62">
        <w:rPr>
          <w:rFonts w:ascii="Times New Roman" w:hAnsi="Times New Roman" w:cs="Times New Roman"/>
        </w:rPr>
        <w:t>,</w:t>
      </w:r>
      <w:r w:rsidR="008427B2">
        <w:rPr>
          <w:rFonts w:ascii="Times New Roman" w:hAnsi="Times New Roman" w:cs="Times New Roman"/>
        </w:rPr>
        <w:t xml:space="preserve"> </w:t>
      </w:r>
      <w:r w:rsidR="006177D1">
        <w:rPr>
          <w:rFonts w:ascii="Times New Roman" w:hAnsi="Times New Roman" w:cs="Times New Roman"/>
        </w:rPr>
        <w:t xml:space="preserve">an action event was presented to the network by clamping the states of the units corresponding to that event’s surface features. </w:t>
      </w:r>
      <w:r w:rsidR="00D43436" w:rsidRPr="00D43436">
        <w:rPr>
          <w:rFonts w:ascii="Times New Roman" w:hAnsi="Times New Roman" w:cs="Times New Roman"/>
        </w:rPr>
        <w:t xml:space="preserve">Activity then propagated from the input layer to the hidden layer and </w:t>
      </w:r>
      <w:r w:rsidR="003E05F2">
        <w:rPr>
          <w:rFonts w:ascii="Times New Roman" w:hAnsi="Times New Roman" w:cs="Times New Roman"/>
        </w:rPr>
        <w:t>then from</w:t>
      </w:r>
      <w:r w:rsidR="00D43436" w:rsidRPr="00D43436">
        <w:rPr>
          <w:rFonts w:ascii="Times New Roman" w:hAnsi="Times New Roman" w:cs="Times New Roman"/>
        </w:rPr>
        <w:t xml:space="preserve"> the hidden layer to the output layer.</w:t>
      </w:r>
      <w:r w:rsidR="00620356">
        <w:rPr>
          <w:rFonts w:ascii="Times New Roman" w:hAnsi="Times New Roman" w:cs="Times New Roman"/>
        </w:rPr>
        <w:t xml:space="preserve"> The resulting pattern of activity over the output units </w:t>
      </w:r>
      <w:r w:rsidR="00CF2482">
        <w:rPr>
          <w:rFonts w:ascii="Times New Roman" w:hAnsi="Times New Roman" w:cs="Times New Roman"/>
        </w:rPr>
        <w:t xml:space="preserve">represented the network’s </w:t>
      </w:r>
      <w:r w:rsidR="003E05F2">
        <w:rPr>
          <w:rFonts w:ascii="Times New Roman" w:hAnsi="Times New Roman" w:cs="Times New Roman"/>
        </w:rPr>
        <w:t xml:space="preserve">attempt </w:t>
      </w:r>
      <w:r w:rsidR="000C07C7">
        <w:rPr>
          <w:rFonts w:ascii="Times New Roman" w:hAnsi="Times New Roman" w:cs="Times New Roman"/>
        </w:rPr>
        <w:t>at reproducing</w:t>
      </w:r>
      <w:r w:rsidR="00CF2482">
        <w:rPr>
          <w:rFonts w:ascii="Times New Roman" w:hAnsi="Times New Roman" w:cs="Times New Roman"/>
        </w:rPr>
        <w:t xml:space="preserve"> the input activity and predicting the subsequent position</w:t>
      </w:r>
      <w:r w:rsidR="000C07C7">
        <w:rPr>
          <w:rFonts w:ascii="Times New Roman" w:hAnsi="Times New Roman" w:cs="Times New Roman"/>
        </w:rPr>
        <w:t xml:space="preserve"> of the left object</w:t>
      </w:r>
      <w:r w:rsidR="00CF2482">
        <w:rPr>
          <w:rFonts w:ascii="Times New Roman" w:hAnsi="Times New Roman" w:cs="Times New Roman"/>
        </w:rPr>
        <w:t xml:space="preserve">. </w:t>
      </w:r>
      <w:r w:rsidR="002806FD">
        <w:rPr>
          <w:rFonts w:ascii="Times New Roman" w:hAnsi="Times New Roman" w:cs="Times New Roman"/>
        </w:rPr>
        <w:t>A</w:t>
      </w:r>
      <w:r w:rsidR="003D3718">
        <w:rPr>
          <w:rFonts w:ascii="Times New Roman" w:hAnsi="Times New Roman" w:cs="Times New Roman"/>
        </w:rPr>
        <w:t xml:space="preserve"> version of recurrent backpropagation through time adapted to the simple recurrent network architecture (Williams &amp; Zipser, 1995)</w:t>
      </w:r>
      <w:r w:rsidR="007D5D31">
        <w:rPr>
          <w:rFonts w:ascii="Times New Roman" w:hAnsi="Times New Roman" w:cs="Times New Roman"/>
        </w:rPr>
        <w:t xml:space="preserve"> was used to </w:t>
      </w:r>
      <w:r w:rsidR="00E54547">
        <w:rPr>
          <w:rFonts w:ascii="Times New Roman" w:hAnsi="Times New Roman" w:cs="Times New Roman"/>
        </w:rPr>
        <w:t>modify the</w:t>
      </w:r>
      <w:r w:rsidR="007D5D31">
        <w:rPr>
          <w:rFonts w:ascii="Times New Roman" w:hAnsi="Times New Roman" w:cs="Times New Roman"/>
        </w:rPr>
        <w:t xml:space="preserve"> connection weights to reduce the </w:t>
      </w:r>
      <w:r w:rsidR="00CE5D9C">
        <w:rPr>
          <w:rFonts w:ascii="Times New Roman" w:hAnsi="Times New Roman" w:cs="Times New Roman"/>
        </w:rPr>
        <w:t>discrepancy</w:t>
      </w:r>
      <w:r w:rsidR="007D5D31">
        <w:rPr>
          <w:rFonts w:ascii="Times New Roman" w:hAnsi="Times New Roman" w:cs="Times New Roman"/>
        </w:rPr>
        <w:t xml:space="preserve"> between the</w:t>
      </w:r>
      <w:r w:rsidR="00E54547">
        <w:rPr>
          <w:rFonts w:ascii="Times New Roman" w:hAnsi="Times New Roman" w:cs="Times New Roman"/>
        </w:rPr>
        <w:t xml:space="preserve"> network’s</w:t>
      </w:r>
      <w:r w:rsidR="007D5D31">
        <w:rPr>
          <w:rFonts w:ascii="Times New Roman" w:hAnsi="Times New Roman" w:cs="Times New Roman"/>
        </w:rPr>
        <w:t xml:space="preserve"> </w:t>
      </w:r>
      <w:r w:rsidR="001C5B4C">
        <w:rPr>
          <w:rFonts w:ascii="Times New Roman" w:hAnsi="Times New Roman" w:cs="Times New Roman"/>
        </w:rPr>
        <w:t>target</w:t>
      </w:r>
      <w:r w:rsidR="00862722">
        <w:rPr>
          <w:rFonts w:ascii="Times New Roman" w:hAnsi="Times New Roman" w:cs="Times New Roman"/>
        </w:rPr>
        <w:t xml:space="preserve"> and </w:t>
      </w:r>
      <w:r w:rsidR="001C5B4C">
        <w:rPr>
          <w:rFonts w:ascii="Times New Roman" w:hAnsi="Times New Roman" w:cs="Times New Roman"/>
        </w:rPr>
        <w:t>output</w:t>
      </w:r>
      <w:r w:rsidR="00862722">
        <w:rPr>
          <w:rFonts w:ascii="Times New Roman" w:hAnsi="Times New Roman" w:cs="Times New Roman"/>
        </w:rPr>
        <w:t xml:space="preserve"> patterns</w:t>
      </w:r>
      <w:r w:rsidR="002806FD">
        <w:rPr>
          <w:rFonts w:ascii="Times New Roman" w:hAnsi="Times New Roman" w:cs="Times New Roman"/>
        </w:rPr>
        <w:t xml:space="preserve"> after each </w:t>
      </w:r>
      <w:r w:rsidR="00516589">
        <w:rPr>
          <w:rFonts w:ascii="Times New Roman" w:hAnsi="Times New Roman" w:cs="Times New Roman"/>
        </w:rPr>
        <w:t xml:space="preserve">full </w:t>
      </w:r>
      <w:r w:rsidR="002806FD">
        <w:rPr>
          <w:rFonts w:ascii="Times New Roman" w:hAnsi="Times New Roman" w:cs="Times New Roman"/>
        </w:rPr>
        <w:t>pass through the training patterns</w:t>
      </w:r>
      <w:r w:rsidR="007D5D31">
        <w:rPr>
          <w:rFonts w:ascii="Times New Roman" w:hAnsi="Times New Roman" w:cs="Times New Roman"/>
        </w:rPr>
        <w:t>.</w:t>
      </w:r>
      <w:r w:rsidR="001F4704">
        <w:rPr>
          <w:rFonts w:ascii="Times New Roman" w:hAnsi="Times New Roman" w:cs="Times New Roman"/>
        </w:rPr>
        <w:t xml:space="preserve"> The error measure used was cross-entropy error</w:t>
      </w:r>
      <w:r w:rsidR="008631F6">
        <w:rPr>
          <w:rFonts w:ascii="Times New Roman" w:hAnsi="Times New Roman" w:cs="Times New Roman"/>
        </w:rPr>
        <w:t>:</w:t>
      </w:r>
    </w:p>
    <w:p w14:paraId="67430330" w14:textId="77777777" w:rsidR="00190110" w:rsidRDefault="00190110" w:rsidP="00190110">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52"/>
      </w:tblGrid>
      <w:tr w:rsidR="00EC411E" w14:paraId="1E9028FB" w14:textId="77777777" w:rsidTr="00831020">
        <w:trPr>
          <w:trHeight w:val="521"/>
        </w:trPr>
        <w:tc>
          <w:tcPr>
            <w:tcW w:w="6232" w:type="dxa"/>
          </w:tcPr>
          <w:p w14:paraId="4F29A89D" w14:textId="71D146A6" w:rsidR="00EC411E" w:rsidRDefault="00C02BDE" w:rsidP="003759DB">
            <w:pPr>
              <w:spacing w:line="480" w:lineRule="auto"/>
              <w:contextualSpacing/>
              <w:jc w:val="center"/>
              <w:rPr>
                <w:rFonts w:ascii="Times New Roman" w:eastAsia="Yu Gothic" w:hAnsi="Times New Roman" w:cs="Times New Roman"/>
              </w:rPr>
            </w:pPr>
            <m:oMathPara>
              <m:oMath>
                <m:r>
                  <w:rPr>
                    <w:rFonts w:ascii="Cambria Math" w:eastAsia="Yu Gothic" w:hAnsi="Cambria Math" w:cs="Times New Roman"/>
                  </w:rPr>
                  <m:t>C=-</m:t>
                </m:r>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p</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t</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k</m:t>
                            </m:r>
                          </m:sub>
                          <m:sup/>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e>
                        </m:nary>
                        <m:sSub>
                          <m:sSubPr>
                            <m:ctrlPr>
                              <w:rPr>
                                <w:rFonts w:ascii="Cambria Math" w:eastAsia="Yu Gothic" w:hAnsi="Cambria Math" w:cs="Times New Roman"/>
                                <w:i/>
                              </w:rPr>
                            </m:ctrlPr>
                          </m:sSubPr>
                          <m:e>
                            <m:r>
                              <w:rPr>
                                <w:rFonts w:ascii="Cambria Math" w:eastAsia="Yu Gothic" w:hAnsi="Cambria Math" w:cs="Times New Roman"/>
                              </w:rPr>
                              <m:t>log</m:t>
                            </m:r>
                          </m:e>
                          <m:sub>
                            <m:r>
                              <w:rPr>
                                <w:rFonts w:ascii="Cambria Math" w:eastAsia="Yu Gothic" w:hAnsi="Cambria Math" w:cs="Times New Roman"/>
                              </w:rPr>
                              <m:t>2</m:t>
                            </m:r>
                          </m:sub>
                        </m:sSub>
                        <m:r>
                          <w:rPr>
                            <w:rFonts w:ascii="Cambria Math" w:eastAsia="Yu Gothic" w:hAnsi="Cambria Math" w:cs="Times New Roman"/>
                          </w:rPr>
                          <m:t>(</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e>
                    </m:nary>
                    <m:r>
                      <w:rPr>
                        <w:rFonts w:ascii="Cambria Math" w:eastAsia="Yu Gothic" w:hAnsi="Cambria Math" w:cs="Times New Roman"/>
                      </w:rPr>
                      <m:t>)+(1-</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(1-</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r>
                      <w:rPr>
                        <w:rFonts w:ascii="Cambria Math" w:eastAsia="Yu Gothic" w:hAnsi="Cambria Math" w:cs="Times New Roman"/>
                      </w:rPr>
                      <m:t>)</m:t>
                    </m:r>
                  </m:e>
                </m:nary>
              </m:oMath>
            </m:oMathPara>
          </w:p>
        </w:tc>
        <w:tc>
          <w:tcPr>
            <w:tcW w:w="2952" w:type="dxa"/>
          </w:tcPr>
          <w:p w14:paraId="0C366A14" w14:textId="15A0E981" w:rsidR="00EC411E" w:rsidRDefault="00E925A8" w:rsidP="003759DB">
            <w:pPr>
              <w:spacing w:line="480" w:lineRule="auto"/>
              <w:contextualSpacing/>
              <w:jc w:val="right"/>
              <w:rPr>
                <w:rFonts w:ascii="Times New Roman" w:hAnsi="Times New Roman" w:cs="Times New Roman"/>
              </w:rPr>
            </w:pPr>
            <w:r>
              <w:rPr>
                <w:rFonts w:ascii="Times New Roman" w:hAnsi="Times New Roman" w:cs="Times New Roman"/>
              </w:rPr>
              <w:t>(5)</w:t>
            </w:r>
          </w:p>
        </w:tc>
      </w:tr>
    </w:tbl>
    <w:p w14:paraId="356C9151" w14:textId="77777777" w:rsidR="008631F6" w:rsidRDefault="008631F6" w:rsidP="00FF51FB">
      <w:pPr>
        <w:spacing w:line="480" w:lineRule="auto"/>
        <w:contextualSpacing/>
        <w:rPr>
          <w:rFonts w:ascii="Times New Roman" w:hAnsi="Times New Roman" w:cs="Times New Roman"/>
        </w:rPr>
      </w:pPr>
    </w:p>
    <w:p w14:paraId="4A3CC5E5" w14:textId="55317D69" w:rsidR="00335EFA" w:rsidRDefault="00FF51FB" w:rsidP="00335EFA">
      <w:pPr>
        <w:spacing w:line="480" w:lineRule="auto"/>
        <w:contextualSpacing/>
        <w:rPr>
          <w:rFonts w:ascii="Times New Roman" w:hAnsi="Times New Roman" w:cs="Times New Roman"/>
        </w:rPr>
      </w:pPr>
      <w:r>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oMath>
      <w:r w:rsidR="00840C11">
        <w:rPr>
          <w:rFonts w:ascii="Times New Roman" w:hAnsi="Times New Roman" w:cs="Times New Roman"/>
        </w:rPr>
        <w:t xml:space="preserve"> is the target activation of output unit </w:t>
      </w:r>
      <w:r w:rsidR="00840C11">
        <w:rPr>
          <w:rFonts w:ascii="Times New Roman" w:hAnsi="Times New Roman" w:cs="Times New Roman"/>
          <w:i/>
          <w:iCs/>
        </w:rPr>
        <w:t>k</w:t>
      </w:r>
      <w:r w:rsidR="00E925A8">
        <w:rPr>
          <w:rFonts w:ascii="Times New Roman" w:hAnsi="Times New Roman" w:cs="Times New Roman"/>
          <w:i/>
          <w:iCs/>
        </w:rPr>
        <w:t xml:space="preserve"> </w:t>
      </w:r>
      <w:r w:rsidR="00E925A8">
        <w:rPr>
          <w:rFonts w:ascii="Times New Roman" w:hAnsi="Times New Roman" w:cs="Times New Roman"/>
        </w:rPr>
        <w:t xml:space="preserve">in </w:t>
      </w:r>
      <w:r w:rsidR="00650FFB">
        <w:rPr>
          <w:rFonts w:ascii="Times New Roman" w:hAnsi="Times New Roman" w:cs="Times New Roman"/>
        </w:rPr>
        <w:t xml:space="preserve">training </w:t>
      </w:r>
      <w:r w:rsidR="00E925A8">
        <w:rPr>
          <w:rFonts w:ascii="Times New Roman" w:hAnsi="Times New Roman" w:cs="Times New Roman"/>
        </w:rPr>
        <w:t xml:space="preserve">pattern </w:t>
      </w:r>
      <w:proofErr w:type="spellStart"/>
      <w:r w:rsidR="00E925A8">
        <w:rPr>
          <w:rFonts w:ascii="Times New Roman" w:hAnsi="Times New Roman" w:cs="Times New Roman"/>
          <w:i/>
          <w:iCs/>
        </w:rPr>
        <w:t xml:space="preserve">p </w:t>
      </w:r>
      <w:r w:rsidR="00E925A8">
        <w:rPr>
          <w:rFonts w:ascii="Times New Roman" w:hAnsi="Times New Roman" w:cs="Times New Roman"/>
        </w:rPr>
        <w:t>at</w:t>
      </w:r>
      <w:proofErr w:type="spellEnd"/>
      <w:r w:rsidR="00E925A8">
        <w:rPr>
          <w:rFonts w:ascii="Times New Roman" w:hAnsi="Times New Roman" w:cs="Times New Roman"/>
        </w:rPr>
        <w:t xml:space="preserve"> time </w:t>
      </w:r>
      <w:r w:rsidR="00E925A8">
        <w:rPr>
          <w:rFonts w:ascii="Times New Roman" w:hAnsi="Times New Roman" w:cs="Times New Roman"/>
          <w:i/>
          <w:iCs/>
        </w:rPr>
        <w:t>t</w:t>
      </w:r>
      <w:r w:rsidR="00650FFB">
        <w:rPr>
          <w:rFonts w:ascii="Times New Roman" w:hAnsi="Times New Roman" w:cs="Times New Roman"/>
        </w:rPr>
        <w:t>,</w:t>
      </w:r>
      <w:r w:rsidR="00E925A8">
        <w:rPr>
          <w:rFonts w:ascii="Times New Roman" w:hAnsi="Times New Roman" w:cs="Times New Roman"/>
        </w:rPr>
        <w:t xml:space="preserve"> </w:t>
      </w:r>
      <m:oMath>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oMath>
      <w:r w:rsidR="00840C11">
        <w:rPr>
          <w:rFonts w:ascii="Times New Roman" w:hAnsi="Times New Roman" w:cs="Times New Roman"/>
        </w:rPr>
        <w:t xml:space="preserve"> is the </w:t>
      </w:r>
      <w:r w:rsidR="00650FFB">
        <w:rPr>
          <w:rFonts w:ascii="Times New Roman" w:hAnsi="Times New Roman" w:cs="Times New Roman"/>
        </w:rPr>
        <w:t>observed activation of that unit,</w:t>
      </w:r>
      <w:r w:rsidR="001C2A4B">
        <w:rPr>
          <w:rFonts w:ascii="Times New Roman" w:hAnsi="Times New Roman" w:cs="Times New Roman"/>
          <w:i/>
          <w:iCs/>
        </w:rPr>
        <w:t xml:space="preserve"> </w:t>
      </w:r>
      <w:r w:rsidR="00650FFB">
        <w:rPr>
          <w:rFonts w:ascii="Times New Roman" w:hAnsi="Times New Roman" w:cs="Times New Roman"/>
        </w:rPr>
        <w:t xml:space="preserve">and </w:t>
      </w:r>
      <w:r w:rsidR="006C5C52">
        <w:rPr>
          <w:rFonts w:ascii="Times New Roman" w:hAnsi="Times New Roman" w:cs="Times New Roman"/>
        </w:rPr>
        <w:t>the summation is computed across all output units, time steps, and training patterns.</w:t>
      </w:r>
      <w:r w:rsidR="004D3387">
        <w:rPr>
          <w:rFonts w:ascii="Times New Roman" w:hAnsi="Times New Roman" w:cs="Times New Roman"/>
        </w:rPr>
        <w:t xml:space="preserve"> </w:t>
      </w:r>
      <w:r w:rsidR="00875C0F">
        <w:rPr>
          <w:rFonts w:ascii="Times New Roman" w:hAnsi="Times New Roman" w:cs="Times New Roman"/>
        </w:rPr>
        <w:t>Weight changes were then calculated as follows:</w:t>
      </w:r>
    </w:p>
    <w:p w14:paraId="6207AC53" w14:textId="77777777" w:rsidR="008B0BC6" w:rsidRDefault="008B0BC6" w:rsidP="00335EFA">
      <w:pPr>
        <w:spacing w:line="480" w:lineRule="auto"/>
        <w:contextualSpacing/>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B0BC6" w14:paraId="7317DDB3" w14:textId="77777777" w:rsidTr="00B27B65">
        <w:tc>
          <w:tcPr>
            <w:tcW w:w="4675" w:type="dxa"/>
          </w:tcPr>
          <w:p w14:paraId="4B4EDBD9" w14:textId="602A1DC1" w:rsidR="008B0BC6" w:rsidRDefault="008B0BC6" w:rsidP="00090C78">
            <w:pPr>
              <w:spacing w:line="480" w:lineRule="auto"/>
              <w:contextualSpacing/>
              <w:jc w:val="center"/>
              <w:rPr>
                <w:rFonts w:ascii="Times New Roman" w:hAnsi="Times New Roman" w:cs="Times New Roman"/>
              </w:rPr>
            </w:pP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oMath>
            <w:r w:rsidR="00090C78" w:rsidRPr="00090C78">
              <w:rPr>
                <w:rFonts w:ascii="Cambria Math" w:hAnsi="Cambria Math" w:cs="Times New Roman"/>
                <w:i/>
              </w:rPr>
              <w:t>η</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oMath>
          </w:p>
        </w:tc>
        <w:tc>
          <w:tcPr>
            <w:tcW w:w="4675" w:type="dxa"/>
          </w:tcPr>
          <w:p w14:paraId="2B54E668" w14:textId="7DDC0E16" w:rsidR="008B0BC6" w:rsidRDefault="00B27B65" w:rsidP="00B27B65">
            <w:pPr>
              <w:spacing w:line="480" w:lineRule="auto"/>
              <w:contextualSpacing/>
              <w:jc w:val="right"/>
              <w:rPr>
                <w:rFonts w:ascii="Times New Roman" w:hAnsi="Times New Roman" w:cs="Times New Roman"/>
              </w:rPr>
            </w:pPr>
            <w:r>
              <w:rPr>
                <w:rFonts w:ascii="Times New Roman" w:hAnsi="Times New Roman" w:cs="Times New Roman"/>
              </w:rPr>
              <w:t>(6)</w:t>
            </w:r>
          </w:p>
        </w:tc>
      </w:tr>
    </w:tbl>
    <w:p w14:paraId="2DCC89D2" w14:textId="77777777" w:rsidR="008B0BC6" w:rsidRDefault="008B0BC6" w:rsidP="00335EFA">
      <w:pPr>
        <w:spacing w:line="480" w:lineRule="auto"/>
        <w:contextualSpacing/>
        <w:rPr>
          <w:rFonts w:ascii="Times New Roman" w:hAnsi="Times New Roman" w:cs="Times New Roman"/>
        </w:rPr>
      </w:pPr>
    </w:p>
    <w:p w14:paraId="03735E34" w14:textId="25639E8E" w:rsidR="00B27B65" w:rsidRDefault="00B27B65" w:rsidP="00335EFA">
      <w:pPr>
        <w:spacing w:line="480" w:lineRule="auto"/>
        <w:contextualSpacing/>
        <w:rPr>
          <w:rFonts w:ascii="Times New Roman" w:hAnsi="Times New Roman" w:cs="Times New Roman"/>
        </w:rPr>
      </w:pPr>
      <w:r>
        <w:rPr>
          <w:rFonts w:ascii="Times New Roman" w:hAnsi="Times New Roman" w:cs="Times New Roman"/>
        </w:rPr>
        <w:t>where</w:t>
      </w:r>
      <w:r w:rsidR="00BB0439">
        <w:rPr>
          <w:rFonts w:ascii="Times New Roman" w:hAnsi="Times New Roman" w:cs="Times New Roman"/>
        </w:rPr>
        <w:t xml:space="preserve"> </w:t>
      </w:r>
      <w:r w:rsidR="00090C78" w:rsidRPr="00090C78">
        <w:rPr>
          <w:rFonts w:ascii="Cambria Math" w:hAnsi="Cambria Math" w:cs="Times New Roman"/>
          <w:i/>
        </w:rPr>
        <w:t>η</w:t>
      </w:r>
      <w:r w:rsidR="00BB0439">
        <w:rPr>
          <w:rFonts w:ascii="Times New Roman" w:hAnsi="Times New Roman" w:cs="Times New Roman"/>
        </w:rPr>
        <w:t xml:space="preserve"> is the learning rate </w:t>
      </w:r>
      <w:r w:rsidR="00E83445">
        <w:rPr>
          <w:rFonts w:ascii="Times New Roman" w:hAnsi="Times New Roman" w:cs="Times New Roman"/>
        </w:rPr>
        <w:t xml:space="preserve">and </w:t>
      </w:r>
      <m:oMath>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oMath>
      <w:r w:rsidR="00E83445">
        <w:rPr>
          <w:rFonts w:ascii="Times New Roman" w:hAnsi="Times New Roman" w:cs="Times New Roman"/>
        </w:rPr>
        <w:t xml:space="preserve"> is the partial derivative of that function with respect to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oMath>
      <w:r w:rsidR="00F2500B">
        <w:rPr>
          <w:rFonts w:ascii="Times New Roman" w:hAnsi="Times New Roman" w:cs="Times New Roman"/>
        </w:rPr>
        <w:t>.</w:t>
      </w:r>
      <w:r w:rsidR="003229A4">
        <w:rPr>
          <w:rFonts w:ascii="Times New Roman" w:hAnsi="Times New Roman" w:cs="Times New Roman"/>
        </w:rPr>
        <w:t xml:space="preserve"> </w:t>
      </w:r>
      <w:r w:rsidR="00AA72B2" w:rsidRPr="00AA72B2">
        <w:rPr>
          <w:rFonts w:ascii="Times New Roman" w:hAnsi="Times New Roman" w:cs="Times New Roman"/>
        </w:rPr>
        <w:t>Learning-rate values and other simulation parameters are reported in the relevant simulation sections.</w:t>
      </w:r>
    </w:p>
    <w:p w14:paraId="75F18878" w14:textId="2DDB8F6E" w:rsidR="00D74337" w:rsidRDefault="00E52F5C" w:rsidP="00E52F5C">
      <w:pPr>
        <w:spacing w:line="480" w:lineRule="auto"/>
        <w:ind w:firstLine="720"/>
        <w:contextualSpacing/>
        <w:rPr>
          <w:rFonts w:ascii="Times New Roman" w:hAnsi="Times New Roman" w:cs="Times New Roman"/>
        </w:rPr>
      </w:pPr>
      <w:r>
        <w:rPr>
          <w:rFonts w:ascii="Times New Roman" w:hAnsi="Times New Roman" w:cs="Times New Roman"/>
          <w:b/>
          <w:bCs/>
          <w:i/>
          <w:iCs/>
        </w:rPr>
        <w:lastRenderedPageBreak/>
        <w:t>Testing procedure</w:t>
      </w:r>
      <w:r>
        <w:rPr>
          <w:rFonts w:ascii="Times New Roman" w:hAnsi="Times New Roman" w:cs="Times New Roman"/>
          <w:b/>
          <w:bCs/>
        </w:rPr>
        <w:t xml:space="preserve">. </w:t>
      </w:r>
      <w:r w:rsidR="00D77C61">
        <w:rPr>
          <w:rFonts w:ascii="Times New Roman" w:hAnsi="Times New Roman" w:cs="Times New Roman"/>
        </w:rPr>
        <w:t xml:space="preserve">No further learning occurred </w:t>
      </w:r>
      <w:r w:rsidR="00A51C4D">
        <w:rPr>
          <w:rFonts w:ascii="Times New Roman" w:hAnsi="Times New Roman" w:cs="Times New Roman"/>
        </w:rPr>
        <w:t>during testing, and all connection weights were therefore functionally frozen.</w:t>
      </w:r>
      <w:r w:rsidR="00D77C61">
        <w:rPr>
          <w:rFonts w:ascii="Times New Roman" w:hAnsi="Times New Roman" w:cs="Times New Roman"/>
        </w:rPr>
        <w:t xml:space="preserve"> </w:t>
      </w:r>
      <w:r w:rsidR="00A51C4D" w:rsidRPr="00A51C4D">
        <w:rPr>
          <w:rFonts w:ascii="Times New Roman" w:hAnsi="Times New Roman" w:cs="Times New Roman"/>
        </w:rPr>
        <w:t xml:space="preserve">The specific testing procedure depended on the simulation but generally involved presenting </w:t>
      </w:r>
      <w:r w:rsidR="00A51C4D">
        <w:rPr>
          <w:rFonts w:ascii="Times New Roman" w:hAnsi="Times New Roman" w:cs="Times New Roman"/>
        </w:rPr>
        <w:t>two action events: one</w:t>
      </w:r>
      <w:r w:rsidR="00A51C4D" w:rsidRPr="00A51C4D">
        <w:rPr>
          <w:rFonts w:ascii="Times New Roman" w:hAnsi="Times New Roman" w:cs="Times New Roman"/>
        </w:rPr>
        <w:t xml:space="preserve"> consistent with prior experience and one inconsistent with that experience.</w:t>
      </w:r>
      <w:r w:rsidR="00A51C4D">
        <w:rPr>
          <w:rFonts w:ascii="Times New Roman" w:hAnsi="Times New Roman" w:cs="Times New Roman"/>
        </w:rPr>
        <w:t xml:space="preserve"> Test events were presented to the network in the same manner as training events.</w:t>
      </w:r>
      <w:r w:rsidR="00D74337">
        <w:rPr>
          <w:rFonts w:ascii="Times New Roman" w:hAnsi="Times New Roman" w:cs="Times New Roman"/>
        </w:rPr>
        <w:t xml:space="preserve">  </w:t>
      </w:r>
    </w:p>
    <w:p w14:paraId="3CF74139" w14:textId="4609AFDD" w:rsidR="00875C0F" w:rsidRDefault="005170FC" w:rsidP="005170FC">
      <w:pPr>
        <w:spacing w:line="480" w:lineRule="auto"/>
        <w:ind w:firstLine="720"/>
        <w:contextualSpacing/>
        <w:rPr>
          <w:rFonts w:ascii="Times New Roman" w:hAnsi="Times New Roman" w:cs="Times New Roman"/>
        </w:rPr>
      </w:pPr>
      <w:r w:rsidRPr="005170FC">
        <w:rPr>
          <w:rFonts w:ascii="Times New Roman" w:hAnsi="Times New Roman" w:cs="Times New Roman"/>
        </w:rPr>
        <w:t xml:space="preserve">The dependent measure used in all simulations was network cross-entropy error (Hinton, 1989). As in prior developmental connectionist models (e.g., </w:t>
      </w:r>
      <w:r>
        <w:rPr>
          <w:rFonts w:ascii="Times New Roman" w:hAnsi="Times New Roman" w:cs="Times New Roman"/>
        </w:rPr>
        <w:t xml:space="preserve">Benton, 2025; </w:t>
      </w:r>
      <w:r w:rsidRPr="005170FC">
        <w:rPr>
          <w:rFonts w:ascii="Times New Roman" w:hAnsi="Times New Roman" w:cs="Times New Roman"/>
        </w:rPr>
        <w:t xml:space="preserve">Mareschal et al., 2000; Quinn &amp; Johnson, 2000; </w:t>
      </w:r>
      <w:proofErr w:type="spellStart"/>
      <w:r w:rsidRPr="005170FC">
        <w:rPr>
          <w:rFonts w:ascii="Times New Roman" w:hAnsi="Times New Roman" w:cs="Times New Roman"/>
        </w:rPr>
        <w:t>Rakison</w:t>
      </w:r>
      <w:proofErr w:type="spellEnd"/>
      <w:r w:rsidRPr="005170FC">
        <w:rPr>
          <w:rFonts w:ascii="Times New Roman" w:hAnsi="Times New Roman" w:cs="Times New Roman"/>
        </w:rPr>
        <w:t xml:space="preserve"> &amp; </w:t>
      </w:r>
      <w:proofErr w:type="spellStart"/>
      <w:r w:rsidRPr="005170FC">
        <w:rPr>
          <w:rFonts w:ascii="Times New Roman" w:hAnsi="Times New Roman" w:cs="Times New Roman"/>
        </w:rPr>
        <w:t>Lupyan</w:t>
      </w:r>
      <w:proofErr w:type="spellEnd"/>
      <w:r w:rsidRPr="005170FC">
        <w:rPr>
          <w:rFonts w:ascii="Times New Roman" w:hAnsi="Times New Roman" w:cs="Times New Roman"/>
        </w:rPr>
        <w:t xml:space="preserve">, 2008), error </w:t>
      </w:r>
      <w:r>
        <w:rPr>
          <w:rFonts w:ascii="Times New Roman" w:hAnsi="Times New Roman" w:cs="Times New Roman"/>
        </w:rPr>
        <w:t>served as</w:t>
      </w:r>
      <w:r w:rsidRPr="005170FC">
        <w:rPr>
          <w:rFonts w:ascii="Times New Roman" w:hAnsi="Times New Roman" w:cs="Times New Roman"/>
        </w:rPr>
        <w:t xml:space="preserve"> a proxy for </w:t>
      </w:r>
      <w:r w:rsidR="00EC7EAE">
        <w:rPr>
          <w:rFonts w:ascii="Times New Roman" w:hAnsi="Times New Roman" w:cs="Times New Roman"/>
        </w:rPr>
        <w:t>looking time</w:t>
      </w:r>
      <w:r w:rsidRPr="005170FC">
        <w:rPr>
          <w:rFonts w:ascii="Times New Roman" w:hAnsi="Times New Roman" w:cs="Times New Roman"/>
        </w:rPr>
        <w:t xml:space="preserve"> such that greater error corresponded to </w:t>
      </w:r>
      <w:r w:rsidR="005453C2">
        <w:rPr>
          <w:rFonts w:ascii="Times New Roman" w:hAnsi="Times New Roman" w:cs="Times New Roman"/>
        </w:rPr>
        <w:t>heightened looking</w:t>
      </w:r>
      <w:r w:rsidRPr="005170FC">
        <w:rPr>
          <w:rFonts w:ascii="Times New Roman" w:hAnsi="Times New Roman" w:cs="Times New Roman"/>
        </w:rPr>
        <w:t xml:space="preserve">. </w:t>
      </w:r>
      <w:r w:rsidR="002424EE" w:rsidRPr="002424EE">
        <w:rPr>
          <w:rFonts w:ascii="Times New Roman" w:hAnsi="Times New Roman" w:cs="Times New Roman"/>
        </w:rPr>
        <w:t>Test events that elicited more error than others were therefore considered analogous to events that produced longer looking in infants.</w:t>
      </w:r>
    </w:p>
    <w:p w14:paraId="2396C023" w14:textId="77777777" w:rsidR="00875C0F" w:rsidRPr="00840C11" w:rsidRDefault="00875C0F" w:rsidP="00335EFA">
      <w:pPr>
        <w:spacing w:line="480" w:lineRule="auto"/>
        <w:contextualSpacing/>
        <w:rPr>
          <w:rFonts w:ascii="Times New Roman" w:hAnsi="Times New Roman" w:cs="Times New Roman"/>
        </w:rPr>
      </w:pP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A13B62E"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r w:rsidR="008674ED">
        <w:rPr>
          <w:rFonts w:ascii="Times New Roman" w:hAnsi="Times New Roman" w:cs="Times New Roman"/>
        </w:rPr>
        <w:t xml:space="preserve"> their</w:t>
      </w:r>
      <w:r w:rsidR="008674ED" w:rsidRPr="008674ED">
        <w:rPr>
          <w:rFonts w:ascii="Times New Roman" w:hAnsi="Times New Roman" w:cs="Times New Roman"/>
        </w:rPr>
        <w:t xml:space="preserve"> action efficiency understanding reflect extensive real-world experience </w:t>
      </w:r>
      <w:r w:rsidR="008674ED">
        <w:rPr>
          <w:rFonts w:ascii="Times New Roman" w:hAnsi="Times New Roman" w:cs="Times New Roman"/>
        </w:rPr>
        <w:t>in which they process the</w:t>
      </w:r>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r w:rsidR="008674ED">
        <w:rPr>
          <w:rFonts w:ascii="Times New Roman" w:hAnsi="Times New Roman" w:cs="Times New Roman"/>
        </w:rPr>
        <w:t>features</w:t>
      </w:r>
      <w:r w:rsidR="008674ED" w:rsidRPr="008674ED">
        <w:rPr>
          <w:rFonts w:ascii="Times New Roman" w:hAnsi="Times New Roman" w:cs="Times New Roman"/>
        </w:rPr>
        <w:t xml:space="preserve">. </w:t>
      </w:r>
      <w:r w:rsidR="00821F6A">
        <w:rPr>
          <w:rFonts w:ascii="Times New Roman" w:hAnsi="Times New Roman" w:cs="Times New Roman"/>
        </w:rPr>
        <w:t>This proposal was implemented via a pretraining phase. During this phase,</w:t>
      </w:r>
      <w:r w:rsidR="008674ED" w:rsidRPr="008674ED">
        <w:rPr>
          <w:rFonts w:ascii="Times New Roman" w:hAnsi="Times New Roman" w:cs="Times New Roman"/>
        </w:rPr>
        <w:t xml:space="preserve"> networks experienced two broad classes of events</w:t>
      </w:r>
      <w:r w:rsidR="00821F6A">
        <w:rPr>
          <w:rFonts w:ascii="Times New Roman" w:hAnsi="Times New Roman" w:cs="Times New Roman"/>
        </w:rPr>
        <w:t>: Linear Path Events and Arced Path Events</w:t>
      </w:r>
      <w:r w:rsidR="008674ED" w:rsidRPr="008674ED">
        <w:rPr>
          <w:rFonts w:ascii="Times New Roman" w:hAnsi="Times New Roman" w:cs="Times New Roman"/>
        </w:rPr>
        <w:t xml:space="preserve">. In </w:t>
      </w:r>
      <w:r w:rsidR="00027D4F">
        <w:rPr>
          <w:rFonts w:ascii="Times New Roman" w:hAnsi="Times New Roman" w:cs="Times New Roman"/>
        </w:rPr>
        <w:t>the former event, one</w:t>
      </w:r>
      <w:r w:rsidR="008674ED" w:rsidRPr="008674ED">
        <w:rPr>
          <w:rFonts w:ascii="Times New Roman" w:hAnsi="Times New Roman" w:cs="Times New Roman"/>
        </w:rPr>
        <w:t xml:space="preserve"> object moved </w:t>
      </w:r>
      <w:r w:rsidR="00C14C39">
        <w:rPr>
          <w:rFonts w:ascii="Times New Roman" w:hAnsi="Times New Roman" w:cs="Times New Roman"/>
        </w:rPr>
        <w:t>unobstructed</w:t>
      </w:r>
      <w:r w:rsidR="00C14C39" w:rsidRPr="008674ED">
        <w:rPr>
          <w:rFonts w:ascii="Times New Roman" w:hAnsi="Times New Roman" w:cs="Times New Roman"/>
        </w:rPr>
        <w:t xml:space="preserve"> </w:t>
      </w:r>
      <w:r w:rsidR="008674ED" w:rsidRPr="008674ED">
        <w:rPr>
          <w:rFonts w:ascii="Times New Roman" w:hAnsi="Times New Roman" w:cs="Times New Roman"/>
        </w:rPr>
        <w:t>toward</w:t>
      </w:r>
      <w:r w:rsidR="00C14C39">
        <w:rPr>
          <w:rFonts w:ascii="Times New Roman" w:hAnsi="Times New Roman" w:cs="Times New Roman"/>
        </w:rPr>
        <w:t>s</w:t>
      </w:r>
      <w:r w:rsidR="008674ED" w:rsidRPr="008674ED">
        <w:rPr>
          <w:rFonts w:ascii="Times New Roman" w:hAnsi="Times New Roman" w:cs="Times New Roman"/>
        </w:rPr>
        <w:t xml:space="preserve"> another along a horizontal trajectory. In </w:t>
      </w:r>
      <w:r w:rsidR="00C14C39">
        <w:rPr>
          <w:rFonts w:ascii="Times New Roman" w:hAnsi="Times New Roman" w:cs="Times New Roman"/>
        </w:rPr>
        <w:t>the latter event,</w:t>
      </w:r>
      <w:r w:rsidR="008674ED" w:rsidRPr="008674ED">
        <w:rPr>
          <w:rFonts w:ascii="Times New Roman" w:hAnsi="Times New Roman" w:cs="Times New Roman"/>
        </w:rPr>
        <w:t xml:space="preserve"> one object moved along a curved trajectory over an obstacle before coming to rest </w:t>
      </w:r>
      <w:r w:rsidR="00C14C39">
        <w:rPr>
          <w:rFonts w:ascii="Times New Roman" w:hAnsi="Times New Roman" w:cs="Times New Roman"/>
        </w:rPr>
        <w:t>next to the other object</w:t>
      </w:r>
      <w:r w:rsidR="008674ED" w:rsidRPr="008674ED">
        <w:rPr>
          <w:rFonts w:ascii="Times New Roman" w:hAnsi="Times New Roman" w:cs="Times New Roman"/>
        </w:rPr>
        <w:t>.</w:t>
      </w:r>
      <w:r w:rsidR="00C14C39">
        <w:rPr>
          <w:rFonts w:ascii="Times New Roman" w:hAnsi="Times New Roman" w:cs="Times New Roman"/>
        </w:rPr>
        <w:t xml:space="preserve"> Half of the objects in both events possessed one of the two classes of visible surface features</w:t>
      </w:r>
      <w:r w:rsidR="0093595B">
        <w:rPr>
          <w:rFonts w:ascii="Times New Roman" w:hAnsi="Times New Roman" w:cs="Times New Roman"/>
        </w:rPr>
        <w:t xml:space="preserve"> represented by the </w:t>
      </w:r>
      <w:r w:rsidR="0093595B">
        <w:rPr>
          <w:rFonts w:ascii="Times New Roman" w:hAnsi="Times New Roman" w:cs="Times New Roman"/>
        </w:rPr>
        <w:lastRenderedPageBreak/>
        <w:t>Surface Property groups</w:t>
      </w:r>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r w:rsidR="008674ED" w:rsidRPr="008674ED">
        <w:rPr>
          <w:rFonts w:ascii="Times New Roman" w:hAnsi="Times New Roman" w:cs="Times New Roman"/>
        </w:rPr>
        <w:t xml:space="preserve"> </w:t>
      </w:r>
      <w:r w:rsidR="00842ED5" w:rsidRPr="008674ED">
        <w:rPr>
          <w:rFonts w:ascii="Times New Roman" w:hAnsi="Times New Roman" w:cs="Times New Roman"/>
        </w:rPr>
        <w:t>implement</w:t>
      </w:r>
      <w:r w:rsidR="00842ED5">
        <w:rPr>
          <w:rFonts w:ascii="Times New Roman" w:hAnsi="Times New Roman" w:cs="Times New Roman"/>
        </w:rPr>
        <w:t>ed</w:t>
      </w:r>
      <w:r w:rsidR="008674ED" w:rsidRPr="008674ED">
        <w:rPr>
          <w:rFonts w:ascii="Times New Roman" w:hAnsi="Times New Roman" w:cs="Times New Roman"/>
        </w:rPr>
        <w:t xml:space="preserve"> the assumption that entities with different appearances can engage in both </w:t>
      </w:r>
      <w:r w:rsidR="00842ED5">
        <w:rPr>
          <w:rFonts w:ascii="Times New Roman" w:hAnsi="Times New Roman" w:cs="Times New Roman"/>
        </w:rPr>
        <w:t>kinds of movement</w:t>
      </w:r>
      <w:r w:rsidR="008674ED" w:rsidRPr="008674ED">
        <w:rPr>
          <w:rFonts w:ascii="Times New Roman" w:hAnsi="Times New Roman" w:cs="Times New Roman"/>
        </w:rPr>
        <w:t xml:space="preserve">. </w:t>
      </w:r>
    </w:p>
    <w:p w14:paraId="6E4B832A" w14:textId="3DE5F18C" w:rsidR="0081314B" w:rsidRDefault="00662293" w:rsidP="008674ED">
      <w:pPr>
        <w:spacing w:line="480" w:lineRule="auto"/>
        <w:contextualSpacing/>
        <w:rPr>
          <w:rFonts w:ascii="Times New Roman" w:hAnsi="Times New Roman" w:cs="Times New Roman"/>
        </w:rPr>
      </w:pPr>
      <w:r>
        <w:rPr>
          <w:rFonts w:ascii="Times New Roman" w:hAnsi="Times New Roman" w:cs="Times New Roman"/>
        </w:rPr>
        <w:t xml:space="preserve">Additional assumptions that were implemented </w:t>
      </w:r>
      <w:r w:rsidR="00555070">
        <w:rPr>
          <w:rFonts w:ascii="Times New Roman" w:hAnsi="Times New Roman" w:cs="Times New Roman"/>
        </w:rPr>
        <w:t>in the model</w:t>
      </w:r>
      <w:r>
        <w:rPr>
          <w:rFonts w:ascii="Times New Roman" w:hAnsi="Times New Roman" w:cs="Times New Roman"/>
        </w:rPr>
        <w:t xml:space="preserve"> were that obstacles have reduced salience when they are located peripheral to </w:t>
      </w:r>
      <w:r w:rsidR="00903859">
        <w:rPr>
          <w:rFonts w:ascii="Times New Roman" w:hAnsi="Times New Roman" w:cs="Times New Roman"/>
        </w:rPr>
        <w:t>arced motion</w:t>
      </w:r>
      <w:r>
        <w:rPr>
          <w:rFonts w:ascii="Times New Roman" w:hAnsi="Times New Roman" w:cs="Times New Roman"/>
        </w:rPr>
        <w:t xml:space="preserve"> than when they are spatially contiguous and that </w:t>
      </w:r>
      <w:r w:rsidRPr="008674ED">
        <w:rPr>
          <w:rFonts w:ascii="Times New Roman" w:hAnsi="Times New Roman" w:cs="Times New Roman"/>
        </w:rPr>
        <w:t>curved trajectories clear obstacles by relatively small margins</w:t>
      </w:r>
      <w:r>
        <w:rPr>
          <w:rFonts w:ascii="Times New Roman" w:hAnsi="Times New Roman" w:cs="Times New Roman"/>
        </w:rPr>
        <w:t>. The first of these assumptions was</w:t>
      </w:r>
      <w:r w:rsidRPr="008674ED">
        <w:rPr>
          <w:rFonts w:ascii="Times New Roman" w:hAnsi="Times New Roman" w:cs="Times New Roman"/>
        </w:rPr>
        <w:t xml:space="preserve"> </w:t>
      </w:r>
      <w:r w:rsidR="00AE60E1" w:rsidRPr="00AE60E1">
        <w:rPr>
          <w:rFonts w:ascii="Times New Roman" w:hAnsi="Times New Roman" w:cs="Times New Roman"/>
        </w:rPr>
        <w:t>implemented by lower</w:t>
      </w:r>
      <w:r w:rsidR="001A5B1D">
        <w:rPr>
          <w:rFonts w:ascii="Times New Roman" w:hAnsi="Times New Roman" w:cs="Times New Roman"/>
        </w:rPr>
        <w:t>ing</w:t>
      </w:r>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w:t>
      </w:r>
      <w:r w:rsidR="005357E7">
        <w:rPr>
          <w:rFonts w:ascii="Times New Roman" w:hAnsi="Times New Roman" w:cs="Times New Roman"/>
        </w:rPr>
        <w:t xml:space="preserve"> </w:t>
      </w:r>
      <w:r w:rsidR="00AE60E1" w:rsidRPr="00AE60E1">
        <w:rPr>
          <w:rFonts w:ascii="Times New Roman" w:hAnsi="Times New Roman" w:cs="Times New Roman"/>
        </w:rPr>
        <w:t>used for the learning rate</w:t>
      </w:r>
      <w:r w:rsidR="00CB1571">
        <w:rPr>
          <w:rFonts w:ascii="Times New Roman" w:hAnsi="Times New Roman" w:cs="Times New Roman"/>
        </w:rPr>
        <w:t>—which, importantly, were distinct from the learning rate values used to simulate development age (see below)—</w:t>
      </w:r>
      <w:r w:rsidR="00AE60E1" w:rsidRPr="00AE60E1">
        <w:rPr>
          <w:rFonts w:ascii="Times New Roman" w:hAnsi="Times New Roman" w:cs="Times New Roman"/>
        </w:rPr>
        <w:t>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the value used for the weight decay was 0.1. These values were kept constant across all simulations.</w:t>
      </w:r>
      <w:r w:rsidR="00A84060">
        <w:rPr>
          <w:rFonts w:ascii="Times New Roman" w:hAnsi="Times New Roman" w:cs="Times New Roman"/>
        </w:rPr>
        <w:t xml:space="preserve"> </w:t>
      </w:r>
      <w:r w:rsidR="008027E6">
        <w:rPr>
          <w:rFonts w:ascii="Times New Roman" w:hAnsi="Times New Roman" w:cs="Times New Roman"/>
        </w:rPr>
        <w:t xml:space="preserve">Additional </w:t>
      </w:r>
      <w:r w:rsidR="00A84060">
        <w:rPr>
          <w:rFonts w:ascii="Times New Roman" w:hAnsi="Times New Roman" w:cs="Times New Roman"/>
        </w:rPr>
        <w:t>simulations</w:t>
      </w:r>
      <w:r w:rsidR="008027E6">
        <w:rPr>
          <w:rFonts w:ascii="Times New Roman" w:hAnsi="Times New Roman" w:cs="Times New Roman"/>
        </w:rPr>
        <w:t xml:space="preserve"> reported in the Supplementary Materials</w:t>
      </w:r>
      <w:r w:rsidR="00A84060">
        <w:rPr>
          <w:rFonts w:ascii="Times New Roman" w:hAnsi="Times New Roman" w:cs="Times New Roman"/>
        </w:rPr>
        <w:t xml:space="preserve"> indicated that the results reported below were robust to the specific values used for the learning rate </w:t>
      </w:r>
      <w:r w:rsidR="00C47761">
        <w:rPr>
          <w:rFonts w:ascii="Times New Roman" w:hAnsi="Times New Roman" w:cs="Times New Roman"/>
        </w:rPr>
        <w:t xml:space="preserve">and </w:t>
      </w:r>
      <w:r w:rsidR="00A84060">
        <w:rPr>
          <w:rFonts w:ascii="Times New Roman" w:hAnsi="Times New Roman" w:cs="Times New Roman"/>
        </w:rPr>
        <w:t xml:space="preserve">weight decay. </w:t>
      </w:r>
      <w:r w:rsidR="00AE60E1" w:rsidRPr="00AE60E1">
        <w:rPr>
          <w:rFonts w:ascii="Times New Roman" w:hAnsi="Times New Roman" w:cs="Times New Roman"/>
        </w:rPr>
        <w:t xml:space="preserve">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r w:rsidR="001A5B1D">
        <w:rPr>
          <w:rFonts w:ascii="Times New Roman" w:hAnsi="Times New Roman" w:cs="Times New Roman"/>
        </w:rPr>
        <w:t>how quickly a network’s weights adapt</w:t>
      </w:r>
      <w:r w:rsidR="00AE60E1" w:rsidRPr="00AE60E1">
        <w:rPr>
          <w:rFonts w:ascii="Times New Roman" w:hAnsi="Times New Roman" w:cs="Times New Roman"/>
        </w:rPr>
        <w:t xml:space="preserve">; larger learning rates </w:t>
      </w:r>
      <w:r w:rsidR="001A5B1D">
        <w:rPr>
          <w:rFonts w:ascii="Times New Roman" w:hAnsi="Times New Roman" w:cs="Times New Roman"/>
        </w:rPr>
        <w:t>correspond to</w:t>
      </w:r>
      <w:r w:rsidR="00AE60E1" w:rsidRPr="00AE60E1">
        <w:rPr>
          <w:rFonts w:ascii="Times New Roman" w:hAnsi="Times New Roman" w:cs="Times New Roman"/>
        </w:rPr>
        <w:t xml:space="preserve"> more rapid weight changes and faster learning. In contrast, weight decay controls how </w:t>
      </w:r>
      <w:r w:rsidR="000064AB">
        <w:rPr>
          <w:rFonts w:ascii="Times New Roman" w:hAnsi="Times New Roman" w:cs="Times New Roman"/>
        </w:rPr>
        <w:t>“</w:t>
      </w:r>
      <w:r w:rsidR="00AE60E1" w:rsidRPr="00AE60E1">
        <w:rPr>
          <w:rFonts w:ascii="Times New Roman" w:hAnsi="Times New Roman" w:cs="Times New Roman"/>
        </w:rPr>
        <w:t>big</w:t>
      </w:r>
      <w:r w:rsidR="000064AB">
        <w:rPr>
          <w:rFonts w:ascii="Times New Roman" w:hAnsi="Times New Roman" w:cs="Times New Roman"/>
        </w:rPr>
        <w:t>”</w:t>
      </w:r>
      <w:r w:rsidR="00AE60E1" w:rsidRPr="00AE60E1">
        <w:rPr>
          <w:rFonts w:ascii="Times New Roman" w:hAnsi="Times New Roman" w:cs="Times New Roman"/>
        </w:rPr>
        <w:t xml:space="preserve"> the weights are allowed to grow; lower values for this parameter correspond to larger weights. </w:t>
      </w:r>
      <w:r w:rsidR="001A5B1D">
        <w:rPr>
          <w:rFonts w:ascii="Times New Roman" w:hAnsi="Times New Roman" w:cs="Times New Roman"/>
        </w:rPr>
        <w:t>This way of implementing salience</w:t>
      </w:r>
      <w:r w:rsidR="00AE60E1" w:rsidRPr="00AE60E1">
        <w:rPr>
          <w:rFonts w:ascii="Times New Roman" w:hAnsi="Times New Roman" w:cs="Times New Roman"/>
        </w:rPr>
        <w:t xml:space="preserve"> aligns with past connectionist modeling work (e.g., Benton, 2024; Singh et al., 2025). </w:t>
      </w:r>
      <w:r w:rsidR="001C534C">
        <w:rPr>
          <w:rFonts w:ascii="Times New Roman" w:hAnsi="Times New Roman" w:cs="Times New Roman"/>
        </w:rPr>
        <w:t>The second</w:t>
      </w:r>
      <w:r w:rsidR="008674ED" w:rsidRPr="008674ED">
        <w:rPr>
          <w:rFonts w:ascii="Times New Roman" w:hAnsi="Times New Roman" w:cs="Times New Roman"/>
        </w:rPr>
        <w:t xml:space="preserve"> assumption was implemented by activating the Small Vertical Separation unit whenever </w:t>
      </w:r>
      <w:r w:rsidR="00903859">
        <w:rPr>
          <w:rFonts w:ascii="Times New Roman" w:hAnsi="Times New Roman" w:cs="Times New Roman"/>
        </w:rPr>
        <w:t>arced motion</w:t>
      </w:r>
      <w:r w:rsidR="008674ED" w:rsidRPr="008674ED">
        <w:rPr>
          <w:rFonts w:ascii="Times New Roman" w:hAnsi="Times New Roman" w:cs="Times New Roman"/>
        </w:rPr>
        <w:t xml:space="preserve"> occurred over an obstacle.</w:t>
      </w:r>
      <w:r w:rsidR="0081314B">
        <w:rPr>
          <w:rFonts w:ascii="Times New Roman" w:hAnsi="Times New Roman" w:cs="Times New Roman"/>
        </w:rPr>
        <w:t xml:space="preserve"> </w:t>
      </w:r>
    </w:p>
    <w:p w14:paraId="48870FEF" w14:textId="78C7D2A4" w:rsidR="00F04C71" w:rsidRDefault="00EB298A" w:rsidP="00555070">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duration of the pretraining phase, its length </w:t>
      </w:r>
      <w:r w:rsidR="008674ED" w:rsidRPr="008674ED">
        <w:rPr>
          <w:rFonts w:ascii="Times New Roman" w:hAnsi="Times New Roman" w:cs="Times New Roman"/>
        </w:rPr>
        <w:t xml:space="preserve">varied systematically across simulations such that networks corresponding to older infants received proportionally more pretraining experience than </w:t>
      </w:r>
      <w:r>
        <w:rPr>
          <w:rFonts w:ascii="Times New Roman" w:hAnsi="Times New Roman" w:cs="Times New Roman"/>
        </w:rPr>
        <w:t xml:space="preserve">those </w:t>
      </w:r>
      <w:r w:rsidR="008674ED" w:rsidRPr="008674ED">
        <w:rPr>
          <w:rFonts w:ascii="Times New Roman" w:hAnsi="Times New Roman" w:cs="Times New Roman"/>
        </w:rPr>
        <w:t xml:space="preserve">corresponding to younger infants. </w:t>
      </w:r>
      <w:r w:rsidR="00A36A7C">
        <w:rPr>
          <w:rFonts w:ascii="Times New Roman" w:hAnsi="Times New Roman" w:cs="Times New Roman"/>
        </w:rPr>
        <w:t>Specifically</w:t>
      </w:r>
      <w:r w:rsidR="008674ED" w:rsidRPr="008674ED">
        <w:rPr>
          <w:rFonts w:ascii="Times New Roman" w:hAnsi="Times New Roman" w:cs="Times New Roman"/>
        </w:rPr>
        <w:t xml:space="preserve">,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12-month-olds received 900 epochs of pretraining, whereas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9-, 6-, and 3-month-olds received 675, 450, and 225 epochs, respectively. </w:t>
      </w:r>
      <w:r>
        <w:rPr>
          <w:rFonts w:ascii="Times New Roman" w:hAnsi="Times New Roman" w:cs="Times New Roman"/>
        </w:rPr>
        <w:t xml:space="preserve">Developmental </w:t>
      </w:r>
      <w:r w:rsidR="000064AB">
        <w:rPr>
          <w:rFonts w:ascii="Times New Roman" w:hAnsi="Times New Roman" w:cs="Times New Roman"/>
        </w:rPr>
        <w:t>“</w:t>
      </w:r>
      <w:r>
        <w:rPr>
          <w:rFonts w:ascii="Times New Roman" w:hAnsi="Times New Roman" w:cs="Times New Roman"/>
        </w:rPr>
        <w:t>age</w:t>
      </w:r>
      <w:r w:rsidR="000064AB">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lastRenderedPageBreak/>
        <w:t>was also modeled via the learning rate parameter</w:t>
      </w:r>
      <w:r w:rsidR="009C69D7">
        <w:rPr>
          <w:rFonts w:ascii="Times New Roman" w:hAnsi="Times New Roman" w:cs="Times New Roman"/>
        </w:rPr>
        <w:t xml:space="preserve">; a higher learning rate was used for older models than younger ones. This value ranged from 0.1 for the oldest models to 0.05 for the youngest models. </w:t>
      </w:r>
      <w:r w:rsidR="00D12019">
        <w:rPr>
          <w:rFonts w:ascii="Times New Roman" w:hAnsi="Times New Roman" w:cs="Times New Roman"/>
        </w:rPr>
        <w:t xml:space="preserve">Note that these learning rates applied to the non-obstacle weights. </w:t>
      </w:r>
      <w:r w:rsidR="002E6914">
        <w:rPr>
          <w:rFonts w:ascii="Times New Roman" w:hAnsi="Times New Roman" w:cs="Times New Roman"/>
        </w:rPr>
        <w:t xml:space="preserve">Assigning larger learning rates to older models </w:t>
      </w:r>
      <w:r w:rsidR="008674ED" w:rsidRPr="008674ED">
        <w:rPr>
          <w:rFonts w:ascii="Times New Roman" w:hAnsi="Times New Roman" w:cs="Times New Roman"/>
        </w:rPr>
        <w:t>implemented the assumption that processing efficiency improves developmentally.</w:t>
      </w:r>
      <w:r w:rsidR="00555070">
        <w:rPr>
          <w:rFonts w:ascii="Times New Roman" w:hAnsi="Times New Roman" w:cs="Times New Roman"/>
        </w:rPr>
        <w:t xml:space="preserve"> </w:t>
      </w:r>
      <w:r w:rsidR="00FE50C8">
        <w:rPr>
          <w:rFonts w:ascii="Times New Roman" w:hAnsi="Times New Roman" w:cs="Times New Roman"/>
        </w:rPr>
        <w:t>Apart from</w:t>
      </w:r>
      <w:r w:rsidR="00555070">
        <w:rPr>
          <w:rFonts w:ascii="Times New Roman" w:hAnsi="Times New Roman" w:cs="Times New Roman"/>
        </w:rPr>
        <w:t xml:space="preserve"> Simulation 5,</w:t>
      </w:r>
      <w:r w:rsidR="008674ED" w:rsidRPr="008674ED">
        <w:rPr>
          <w:rFonts w:ascii="Times New Roman" w:hAnsi="Times New Roman" w:cs="Times New Roman"/>
        </w:rPr>
        <w:t xml:space="preserve"> </w:t>
      </w:r>
      <w:r w:rsidR="00555070">
        <w:rPr>
          <w:rFonts w:ascii="Times New Roman" w:hAnsi="Times New Roman" w:cs="Times New Roman"/>
        </w:rPr>
        <w:t>t</w:t>
      </w:r>
      <w:r w:rsidR="002E6914" w:rsidRPr="002E6914">
        <w:rPr>
          <w:rFonts w:ascii="Times New Roman" w:hAnsi="Times New Roman" w:cs="Times New Roman"/>
        </w:rPr>
        <w:t>he habituation phase always followed the pretraining phase and lasted between 8 and 12 epochs in step sizes of 1 (see below for details about the nature of the habituation experience for a given simulation). Different numbers of habituation epochs were used to ensure that the results reported below were robust to particular values of this parameter.</w:t>
      </w:r>
      <w:r w:rsidR="00F04C71">
        <w:rPr>
          <w:rFonts w:ascii="Times New Roman" w:hAnsi="Times New Roman" w:cs="Times New Roman"/>
        </w:rPr>
        <w:t xml:space="preserve"> </w:t>
      </w:r>
    </w:p>
    <w:p w14:paraId="360CBDC1" w14:textId="56E2F6B4" w:rsidR="00CE5085" w:rsidRDefault="00B40E05" w:rsidP="00B40E05">
      <w:pPr>
        <w:spacing w:line="480" w:lineRule="auto"/>
        <w:ind w:firstLine="720"/>
        <w:contextualSpacing/>
        <w:rPr>
          <w:rFonts w:ascii="Times New Roman" w:hAnsi="Times New Roman" w:cs="Times New Roman"/>
        </w:rPr>
      </w:pPr>
      <w:r w:rsidRPr="00B40E05">
        <w:rPr>
          <w:rFonts w:ascii="Times New Roman" w:hAnsi="Times New Roman" w:cs="Times New Roman"/>
        </w:rPr>
        <w:t xml:space="preserve">The dependent measure used in these simulations was network (cross-entropy) error (Hinton, 1989). As in prior developmental connectionist models (e.g., Mareschal et al., 2000; Quinn &amp; Johnson, 2000; </w:t>
      </w:r>
      <w:proofErr w:type="spellStart"/>
      <w:r w:rsidRPr="00B40E05">
        <w:rPr>
          <w:rFonts w:ascii="Times New Roman" w:hAnsi="Times New Roman" w:cs="Times New Roman"/>
        </w:rPr>
        <w:t>Rakison</w:t>
      </w:r>
      <w:proofErr w:type="spellEnd"/>
      <w:r w:rsidRPr="00B40E05">
        <w:rPr>
          <w:rFonts w:ascii="Times New Roman" w:hAnsi="Times New Roman" w:cs="Times New Roman"/>
        </w:rPr>
        <w:t xml:space="preserve"> &amp; </w:t>
      </w:r>
      <w:proofErr w:type="spellStart"/>
      <w:r w:rsidRPr="00B40E05">
        <w:rPr>
          <w:rFonts w:ascii="Times New Roman" w:hAnsi="Times New Roman" w:cs="Times New Roman"/>
        </w:rPr>
        <w:t>Lupyan</w:t>
      </w:r>
      <w:proofErr w:type="spellEnd"/>
      <w:r w:rsidRPr="00B40E05">
        <w:rPr>
          <w:rFonts w:ascii="Times New Roman" w:hAnsi="Times New Roman" w:cs="Times New Roman"/>
        </w:rPr>
        <w:t>, 2008), network error was treated as a proxy for 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w:t>
      </w:r>
      <w:r w:rsidR="00555070">
        <w:rPr>
          <w:rFonts w:ascii="Times New Roman" w:hAnsi="Times New Roman" w:cs="Times New Roman"/>
        </w:rPr>
        <w:t>, in part,</w:t>
      </w:r>
      <w:r w:rsidRPr="00B40E05">
        <w:rPr>
          <w:rFonts w:ascii="Times New Roman" w:hAnsi="Times New Roman" w:cs="Times New Roman"/>
        </w:rPr>
        <w:t xml:space="preserve"> ALIAS is—learn.</w:t>
      </w:r>
      <w:r>
        <w:rPr>
          <w:rFonts w:ascii="Times New Roman" w:hAnsi="Times New Roman" w:cs="Times New Roman"/>
        </w:rPr>
        <w:t xml:space="preserve"> </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07CD788B" w:rsidR="007A330E" w:rsidRDefault="00524642" w:rsidP="007A330E">
      <w:pPr>
        <w:spacing w:line="480" w:lineRule="auto"/>
        <w:contextualSpacing/>
        <w:rPr>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w:t>
      </w:r>
      <w:ins w:id="473" w:author="Benton, Deon" w:date="2026-06-13T22:23:00Z" w16du:dateUtc="2026-06-14T03:23:00Z">
        <w:r w:rsidR="006A6503">
          <w:rPr>
            <w:rFonts w:ascii="Times New Roman" w:hAnsi="Times New Roman" w:cs="Times New Roman"/>
          </w:rPr>
          <w:t>VOM10</w:t>
        </w:r>
      </w:ins>
      <w:r w:rsidR="007C234D" w:rsidRPr="007C234D">
        <w:rPr>
          <w:rFonts w:ascii="Times New Roman" w:hAnsi="Times New Roman" w:cs="Times New Roman"/>
        </w:rPr>
        <w:t xml:space="preserve">, </w:t>
      </w:r>
      <w:ins w:id="474" w:author="Benton, Deon" w:date="2026-06-13T22:23:00Z" w16du:dateUtc="2026-06-14T03:23:00Z">
        <w:r w:rsidR="006A6503">
          <w:rPr>
            <w:rFonts w:ascii="Times New Roman" w:hAnsi="Times New Roman" w:cs="Times New Roman"/>
          </w:rPr>
          <w:t>VOM10</w:t>
        </w:r>
      </w:ins>
      <w:r w:rsidR="007C234D" w:rsidRPr="007C234D">
        <w:rPr>
          <w:rFonts w:ascii="Times New Roman" w:hAnsi="Times New Roman" w:cs="Times New Roman"/>
        </w:rPr>
        <w:t>-2,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Pr>
          <w:rFonts w:ascii="Times New Roman" w:hAnsi="Times New Roman" w:cs="Times New Roman"/>
        </w:rPr>
        <w:t xml:space="preserve">were 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Pr>
          <w:rFonts w:ascii="Times New Roman" w:hAnsi="Times New Roman" w:cs="Times New Roman"/>
        </w:rPr>
        <w:t>condition</w:t>
      </w:r>
      <w:r w:rsidR="00F62A90">
        <w:rPr>
          <w:rFonts w:ascii="Times New Roman" w:hAnsi="Times New Roman" w:cs="Times New Roman"/>
        </w:rPr>
        <w:t xml:space="preserve">. </w:t>
      </w:r>
      <w:r>
        <w:rPr>
          <w:rFonts w:ascii="Times New Roman" w:hAnsi="Times New Roman" w:cs="Times New Roman"/>
        </w:rPr>
        <w:t xml:space="preserve"> </w:t>
      </w:r>
      <w:r w:rsidR="00555070">
        <w:rPr>
          <w:rFonts w:ascii="Times New Roman" w:hAnsi="Times New Roman" w:cs="Times New Roman"/>
        </w:rPr>
        <w:t>For ALIAS and ALIAS-2, in particular, 20</w:t>
      </w:r>
      <w:r w:rsidR="00F62A90">
        <w:rPr>
          <w:rFonts w:ascii="Times New Roman" w:hAnsi="Times New Roman" w:cs="Times New Roman"/>
        </w:rPr>
        <w:t xml:space="preserve"> networks were tested </w:t>
      </w:r>
      <w:r w:rsidR="006C7DCD">
        <w:rPr>
          <w:rFonts w:ascii="Times New Roman" w:hAnsi="Times New Roman" w:cs="Times New Roman"/>
        </w:rPr>
        <w:t xml:space="preserve">at each of five different </w:t>
      </w:r>
      <w:r w:rsidR="000064AB">
        <w:rPr>
          <w:rFonts w:ascii="Times New Roman" w:hAnsi="Times New Roman" w:cs="Times New Roman"/>
        </w:rPr>
        <w:t>“</w:t>
      </w:r>
      <w:r w:rsidR="006C7DCD">
        <w:rPr>
          <w:rFonts w:ascii="Times New Roman" w:hAnsi="Times New Roman" w:cs="Times New Roman"/>
        </w:rPr>
        <w:t>habituation</w:t>
      </w:r>
      <w:r w:rsidR="000064AB">
        <w:rPr>
          <w:rFonts w:ascii="Times New Roman" w:hAnsi="Times New Roman" w:cs="Times New Roman"/>
        </w:rPr>
        <w:t>”</w:t>
      </w:r>
      <w:r w:rsidR="006C7DCD">
        <w:rPr>
          <w:rFonts w:ascii="Times New Roman" w:hAnsi="Times New Roman" w:cs="Times New Roman"/>
        </w:rPr>
        <w:t xml:space="preserve"> epochs </w:t>
      </w:r>
      <w:r w:rsidR="00F62A90">
        <w:rPr>
          <w:rFonts w:ascii="Times New Roman" w:hAnsi="Times New Roman" w:cs="Times New Roman"/>
        </w:rPr>
        <w:lastRenderedPageBreak/>
        <w:t xml:space="preserve">across both conditions. This yielded a total of 200 networks per model variant. </w:t>
      </w:r>
      <w:r w:rsidR="00A02714">
        <w:rPr>
          <w:rFonts w:ascii="Times New Roman" w:hAnsi="Times New Roman" w:cs="Times New Roman"/>
        </w:rPr>
        <w:t>Learning rate was set to 0.1.</w:t>
      </w:r>
    </w:p>
    <w:p w14:paraId="5DAC01E5" w14:textId="2BE897D3"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r w:rsidR="00B93DE3">
        <w:rPr>
          <w:rFonts w:ascii="Times New Roman" w:hAnsi="Times New Roman" w:cs="Times New Roman"/>
        </w:rPr>
        <w:t>typical of</w:t>
      </w:r>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those encountered during pretraining. Networks were then tested on barrierless 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r w:rsidR="000757D8">
        <w:rPr>
          <w:rFonts w:ascii="Times New Roman" w:hAnsi="Times New Roman" w:cs="Times New Roman"/>
        </w:rPr>
        <w:t>,</w:t>
      </w:r>
      <w:r w:rsidR="003D401B" w:rsidRPr="003D401B">
        <w:rPr>
          <w:rFonts w:ascii="Times New Roman" w:hAnsi="Times New Roman" w:cs="Times New Roman"/>
        </w:rPr>
        <w:t xml:space="preserve"> 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4B7AA90F"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636D4DC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3 shows the looking time data—operationalized as network error—for ALIAS overall (i.e., averaged over different lengths of habituation) and for different amounts of </w:t>
      </w:r>
      <w:r>
        <w:rPr>
          <w:rFonts w:ascii="Times New Roman" w:hAnsi="Times New Roman" w:cs="Times New Roman"/>
        </w:rPr>
        <w:lastRenderedPageBreak/>
        <w:t xml:space="preserve">habituation. </w:t>
      </w:r>
      <w:r w:rsidR="00DF0A8B">
        <w:rPr>
          <w:rFonts w:ascii="Times New Roman" w:hAnsi="Times New Roman" w:cs="Times New Roman"/>
        </w:rPr>
        <w:t>As can be seen</w:t>
      </w:r>
      <w:r>
        <w:rPr>
          <w:rStyle w:val="FootnoteReference"/>
          <w:rFonts w:ascii="Times New Roman" w:hAnsi="Times New Roman" w:cs="Times New Roman"/>
        </w:rPr>
        <w:footnoteReference w:id="2"/>
      </w:r>
      <w:r w:rsidR="00DF0A8B">
        <w:rPr>
          <w:rFonts w:ascii="Times New Roman" w:hAnsi="Times New Roman" w:cs="Times New Roman"/>
        </w:rPr>
        <w:t xml:space="preserve">, </w:t>
      </w:r>
      <w:r>
        <w:rPr>
          <w:rFonts w:ascii="Times New Roman" w:hAnsi="Times New Roman" w:cs="Times New Roman"/>
        </w:rPr>
        <w:t>ALIAS successfully reproduced the first target finding</w:t>
      </w:r>
      <w:r w:rsidR="00DF0A8B">
        <w:rPr>
          <w:rFonts w:ascii="Times New Roman" w:hAnsi="Times New Roman" w:cs="Times New Roman"/>
        </w:rPr>
        <w:t>, both overall and across different amounts of habituation</w:t>
      </w:r>
      <w:r>
        <w:rPr>
          <w:rFonts w:ascii="Times New Roman" w:hAnsi="Times New Roman" w:cs="Times New Roman"/>
        </w:rPr>
        <w:t xml:space="preserve">: Networks in the Experimental condition produced greater error to (i.e., looked longer at) the Inefficient test event than at the Efficient one. In contrast, networks in the Control condition produced comparable error across the two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15ECCD45"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475" w:author="Benton, Deon" w:date="2026-06-13T22:23:00Z" w16du:dateUtc="2026-06-14T03:23:00Z">
        <w:r w:rsidR="006A6503">
          <w:rPr>
            <w:rFonts w:ascii="Times New Roman" w:hAnsi="Times New Roman" w:cs="Times New Roman"/>
            <w:color w:val="000000" w:themeColor="text1"/>
            <w:sz w:val="24"/>
            <w:szCs w:val="24"/>
          </w:rPr>
          <w:t>VOM10</w:t>
        </w:r>
      </w:ins>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70CDD039"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4 shows </w:t>
      </w:r>
      <w:ins w:id="476" w:author="Benton, Deon" w:date="2026-06-13T22:23:00Z" w16du:dateUtc="2026-06-14T03:23:00Z">
        <w:r w:rsidR="006A6503">
          <w:rPr>
            <w:rFonts w:ascii="Times New Roman" w:hAnsi="Times New Roman" w:cs="Times New Roman"/>
          </w:rPr>
          <w:t>VOM10</w:t>
        </w:r>
      </w:ins>
      <w:r w:rsidR="00376BBD" w:rsidRPr="00376BBD">
        <w:rPr>
          <w:rFonts w:ascii="Times New Roman" w:hAnsi="Times New Roman" w:cs="Times New Roman"/>
        </w:rPr>
        <w:t xml:space="preserve">’s responses to the same test events. The results revealed that networks in the Experimental condition produced greater error to the Inefficient test event than to the Efficient one. In contrast, networks in the Control condition produced comparable error across the two test events. </w:t>
      </w:r>
      <w:ins w:id="477" w:author="Benton, Deon" w:date="2026-06-13T22:23:00Z" w16du:dateUtc="2026-06-14T03:23:00Z">
        <w:r w:rsidR="006A6503">
          <w:rPr>
            <w:rFonts w:ascii="Times New Roman" w:hAnsi="Times New Roman" w:cs="Times New Roman"/>
          </w:rPr>
          <w:t>VOM10</w:t>
        </w:r>
      </w:ins>
      <w:r w:rsidR="004761CD">
        <w:rPr>
          <w:rFonts w:ascii="Times New Roman" w:hAnsi="Times New Roman" w:cs="Times New Roman"/>
        </w:rPr>
        <w:t xml:space="preserve"> thus </w:t>
      </w:r>
      <w:r w:rsidR="00376BBD">
        <w:rPr>
          <w:rFonts w:ascii="Times New Roman" w:hAnsi="Times New Roman" w:cs="Times New Roman"/>
        </w:rPr>
        <w:t>qualitatively</w:t>
      </w:r>
      <w:r w:rsidR="00376BBD" w:rsidRPr="00376BBD">
        <w:rPr>
          <w:rFonts w:ascii="Times New Roman" w:hAnsi="Times New Roman" w:cs="Times New Roman"/>
        </w:rPr>
        <w:t xml:space="preserve"> reproduced the first target finding</w:t>
      </w:r>
      <w:r w:rsidR="00376BBD">
        <w:rPr>
          <w:rFonts w:ascii="Times New Roman" w:hAnsi="Times New Roman" w:cs="Times New Roman"/>
        </w:rPr>
        <w:t xml:space="preserve">. At the same time, comparing these responses to ALIAS’s responses in Figure 3 </w:t>
      </w:r>
      <w:r w:rsidR="00376BBD" w:rsidRPr="00376BBD">
        <w:rPr>
          <w:rFonts w:ascii="Times New Roman" w:hAnsi="Times New Roman" w:cs="Times New Roman"/>
        </w:rPr>
        <w:t xml:space="preserve">reveals that the difference in error between the Efficient and Inefficient test events in the Experimental condition was </w:t>
      </w:r>
      <w:r w:rsidR="00376BBD">
        <w:rPr>
          <w:rFonts w:ascii="Times New Roman" w:hAnsi="Times New Roman" w:cs="Times New Roman"/>
        </w:rPr>
        <w:t xml:space="preserve">substantially attenuated for </w:t>
      </w:r>
      <w:ins w:id="478" w:author="Benton, Deon" w:date="2026-06-13T22:23:00Z" w16du:dateUtc="2026-06-14T03:23:00Z">
        <w:r w:rsidR="006A6503">
          <w:rPr>
            <w:rFonts w:ascii="Times New Roman" w:hAnsi="Times New Roman" w:cs="Times New Roman"/>
          </w:rPr>
          <w:t>VOM10</w:t>
        </w:r>
      </w:ins>
      <w:r w:rsidR="00376BBD">
        <w:rPr>
          <w:rFonts w:ascii="Times New Roman" w:hAnsi="Times New Roman" w:cs="Times New Roman"/>
        </w:rPr>
        <w:t xml:space="preserve">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73610404"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479" w:author="Benton, Deon" w:date="2026-06-13T22:23:00Z" w16du:dateUtc="2026-06-14T03:23:00Z">
        <w:r w:rsidR="006A6503">
          <w:rPr>
            <w:rFonts w:ascii="Times New Roman" w:hAnsi="Times New Roman" w:cs="Times New Roman"/>
            <w:color w:val="000000" w:themeColor="text1"/>
            <w:sz w:val="24"/>
            <w:szCs w:val="24"/>
          </w:rPr>
          <w:t>VOM10</w:t>
        </w:r>
      </w:ins>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51E97C4F"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ins w:id="480"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ins w:id="481"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These results</w:t>
      </w:r>
      <w:r w:rsidR="00540CB3">
        <w:rPr>
          <w:rFonts w:ascii="Times New Roman" w:hAnsi="Times New Roman" w:cs="Times New Roman"/>
        </w:rPr>
        <w:t>—</w:t>
      </w:r>
      <w:r w:rsidR="00AB4988">
        <w:rPr>
          <w:rFonts w:ascii="Times New Roman" w:hAnsi="Times New Roman" w:cs="Times New Roman"/>
        </w:rPr>
        <w:t>shown in Figure 5</w:t>
      </w:r>
      <w:r w:rsidR="00540CB3">
        <w:rPr>
          <w:rFonts w:ascii="Times New Roman" w:hAnsi="Times New Roman" w:cs="Times New Roman"/>
        </w:rPr>
        <w:t xml:space="preserve">—reveal that </w:t>
      </w:r>
      <w:ins w:id="482"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 </w:t>
      </w:r>
      <w:r w:rsidR="00540CB3">
        <w:rPr>
          <w:rFonts w:ascii="Times New Roman" w:hAnsi="Times New Roman" w:cs="Times New Roman"/>
        </w:rPr>
        <w:t xml:space="preserve">failed </w:t>
      </w:r>
      <w:r w:rsidR="00566545" w:rsidRPr="00566545">
        <w:rPr>
          <w:rFonts w:ascii="Times New Roman" w:hAnsi="Times New Roman" w:cs="Times New Roman"/>
        </w:rPr>
        <w:t>qualitatively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w:t>
      </w:r>
      <w:ins w:id="483"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w:t>
      </w:r>
      <w:ins w:id="484" w:author="Benton, Deon" w:date="2026-06-13T22:23:00Z" w16du:dateUtc="2026-06-14T03:23:00Z">
        <w:r w:rsidR="006A6503">
          <w:rPr>
            <w:rFonts w:ascii="Times New Roman" w:hAnsi="Times New Roman" w:cs="Times New Roman"/>
          </w:rPr>
          <w:t>VOM10</w:t>
        </w:r>
      </w:ins>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1DA827AA"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7B87CE86"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6. This version of ALIAS omits differential obstacle salience. </w:t>
      </w:r>
      <w:r w:rsidR="003570F8">
        <w:rPr>
          <w:rFonts w:ascii="Times New Roman" w:hAnsi="Times New Roman" w:cs="Times New Roman"/>
        </w:rPr>
        <w:t xml:space="preserve">Although both models showed similar patterns of looking in the Experimental condition, their patterns of looking diverged in the Control condition. Specifically,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p>
    <w:p w14:paraId="749A0F2D" w14:textId="77777777" w:rsidR="002A5455" w:rsidRDefault="00B01F9A"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01701D">
        <w:rPr>
          <w:rFonts w:ascii="Times New Roman" w:hAnsi="Times New Roman" w:cs="Times New Roman"/>
        </w:rPr>
        <w:t>evaluate whether, in fact,</w:t>
      </w:r>
      <w:r>
        <w:rPr>
          <w:rFonts w:ascii="Times New Roman" w:hAnsi="Times New Roman" w:cs="Times New Roman"/>
        </w:rPr>
        <w:t xml:space="preserve"> associative learning underpinned ALIAS’s current performance, it is worth explicating the mechanism through which it successfully reproduced the first target finding.</w:t>
      </w:r>
      <w:r w:rsidR="0078102C" w:rsidRPr="0078102C">
        <w:rPr>
          <w:rFonts w:ascii="Times New Roman" w:hAnsi="Times New Roman" w:cs="Times New Roman"/>
        </w:rPr>
        <w:t xml:space="preserve"> </w:t>
      </w:r>
      <w:r w:rsidR="006E64BC">
        <w:rPr>
          <w:rFonts w:ascii="Times New Roman" w:hAnsi="Times New Roman" w:cs="Times New Roman"/>
        </w:rPr>
        <w:t>Processing began during</w:t>
      </w:r>
      <w:r w:rsidR="00481032">
        <w:rPr>
          <w:rFonts w:ascii="Times New Roman" w:hAnsi="Times New Roman" w:cs="Times New Roman"/>
        </w:rPr>
        <w:t xml:space="preserve"> the pretraining phase</w:t>
      </w:r>
      <w:r w:rsidR="0001701D">
        <w:rPr>
          <w:rFonts w:ascii="Times New Roman" w:hAnsi="Times New Roman" w:cs="Times New Roman"/>
        </w:rPr>
        <w:t>, in which</w:t>
      </w:r>
      <w:r w:rsidR="00757027">
        <w:rPr>
          <w:rFonts w:ascii="Times New Roman" w:hAnsi="Times New Roman" w:cs="Times New Roman"/>
        </w:rPr>
        <w:t xml:space="preserve"> networks </w:t>
      </w:r>
      <w:r w:rsidR="00481032">
        <w:rPr>
          <w:rFonts w:ascii="Times New Roman" w:hAnsi="Times New Roman" w:cs="Times New Roman"/>
        </w:rPr>
        <w:t>were exposed repeatedly</w:t>
      </w:r>
      <w:r w:rsidR="0078102C" w:rsidRPr="0078102C">
        <w:rPr>
          <w:rFonts w:ascii="Times New Roman" w:hAnsi="Times New Roman" w:cs="Times New Roman"/>
        </w:rPr>
        <w:t xml:space="preserve"> to events in which agents move along either straight or curved trajectories to reach other objects or agents. </w:t>
      </w:r>
    </w:p>
    <w:p w14:paraId="349545A5"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events were implemented as </w:t>
      </w:r>
      <w:r w:rsidRPr="0078102C">
        <w:rPr>
          <w:rFonts w:ascii="Times New Roman" w:hAnsi="Times New Roman" w:cs="Times New Roman"/>
        </w:rPr>
        <w:t xml:space="preserve">distributed </w:t>
      </w:r>
      <w:r>
        <w:rPr>
          <w:rFonts w:ascii="Times New Roman" w:hAnsi="Times New Roman" w:cs="Times New Roman"/>
        </w:rPr>
        <w:t xml:space="preserve">patterns of activity </w:t>
      </w:r>
      <w:r w:rsidRPr="0078102C">
        <w:rPr>
          <w:rFonts w:ascii="Times New Roman" w:hAnsi="Times New Roman" w:cs="Times New Roman"/>
        </w:rPr>
        <w:t xml:space="preserve">across the model’s </w:t>
      </w:r>
      <w:r>
        <w:rPr>
          <w:rFonts w:ascii="Times New Roman" w:hAnsi="Times New Roman" w:cs="Times New Roman"/>
        </w:rPr>
        <w:t xml:space="preserve">various </w:t>
      </w:r>
      <w:r w:rsidRPr="0078102C">
        <w:rPr>
          <w:rFonts w:ascii="Times New Roman" w:hAnsi="Times New Roman" w:cs="Times New Roman"/>
        </w:rPr>
        <w:t>input groups</w:t>
      </w:r>
      <w:r>
        <w:rPr>
          <w:rFonts w:ascii="Times New Roman" w:hAnsi="Times New Roman" w:cs="Times New Roman"/>
        </w:rPr>
        <w:t xml:space="preserve"> (e.g., Object Left and Right, Horizontal Position, Obstacle Height, etc.). </w:t>
      </w:r>
      <w:r>
        <w:rPr>
          <w:rFonts w:ascii="Times New Roman" w:hAnsi="Times New Roman" w:cs="Times New Roman"/>
        </w:rPr>
        <w:lastRenderedPageBreak/>
        <w:t xml:space="preserve">This pattern of activation is then propagated to the hidden layer via the weights that connect each of the input groups to the hidden layer. At the beginning of training, this pattern of activity does not capture or reflect anything meaningful about the input to the model. This is because the weights themselves are small, random values. This hidden activity, then, propagates to, and elicits a corresponding pattern of activity over, the output groups in the output layer. This observed pattern of activation is then compared to the target pattern of activation. Any discrepancy between the two patterns is treated as error, and the network uses this error to adjust the weights throughout the network. </w:t>
      </w:r>
    </w:p>
    <w:p w14:paraId="5D9DA0F5" w14:textId="2E915C02"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Crucially, from the </w:t>
      </w:r>
      <w:del w:id="485" w:author="Benton, Deon" w:date="2026-06-12T14:43:00Z" w16du:dateUtc="2026-06-12T19:43:00Z">
        <w:r w:rsidDel="007878A8">
          <w:rPr>
            <w:rFonts w:ascii="Times New Roman" w:hAnsi="Times New Roman" w:cs="Times New Roman"/>
          </w:rPr>
          <w:delText xml:space="preserve">very </w:delText>
        </w:r>
      </w:del>
      <w:r>
        <w:rPr>
          <w:rFonts w:ascii="Times New Roman" w:hAnsi="Times New Roman" w:cs="Times New Roman"/>
        </w:rPr>
        <w:t>outset, the pattern of error that the linear motion events produce over the output groups is different than that produced by the arced motion events. As a result, each motion type’s distinct error signal will cause the network weights to move in different directions for both events. Over time, these distinct weight changes led to meaningfully distinct hidden representations for both types of motion.  At the same time, the network will develop a representation at the hidden layer that reflects learned associations between and among specific surface features. That these</w:t>
      </w:r>
      <w:r w:rsidRPr="003168A7">
        <w:rPr>
          <w:rFonts w:ascii="Times New Roman" w:hAnsi="Times New Roman" w:cs="Times New Roman"/>
        </w:rPr>
        <w:t xml:space="preserve"> associations </w:t>
      </w:r>
      <w:r>
        <w:rPr>
          <w:rFonts w:ascii="Times New Roman" w:hAnsi="Times New Roman" w:cs="Times New Roman"/>
        </w:rPr>
        <w:t>had 900</w:t>
      </w:r>
      <w:r w:rsidRPr="003168A7">
        <w:rPr>
          <w:rFonts w:ascii="Times New Roman" w:hAnsi="Times New Roman" w:cs="Times New Roman"/>
        </w:rPr>
        <w:t xml:space="preserve"> epochs to develop—combined with the fact that many of the same features reappear during the experimental phase—plays an important role in explaining how the network responds to the test events in these simulations</w:t>
      </w:r>
      <w:r>
        <w:rPr>
          <w:rFonts w:ascii="Times New Roman" w:hAnsi="Times New Roman" w:cs="Times New Roman"/>
        </w:rPr>
        <w:t xml:space="preserve">. </w:t>
      </w:r>
    </w:p>
    <w:p w14:paraId="0334C4EE"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illustrate, consider the habituation and test events for networks in the Experimental condition. Two of the features presented to the model during this phase were novel (i.e., Obstacle Height 4 and Arc Peak Height 4); the remaining four were familiar (i.e., Horizontal Spatial Position Middle, Arc Apex-Obstacle Gap minimal separation, Spatially Contiguous, and Arc Path). At the beginning of the habituation phase, the familiar features activated—via the hidden layer—the features that they occurred with during the pretraining phase. By contrast, because the </w:t>
      </w:r>
      <w:r>
        <w:rPr>
          <w:rFonts w:ascii="Times New Roman" w:hAnsi="Times New Roman" w:cs="Times New Roman"/>
        </w:rPr>
        <w:lastRenderedPageBreak/>
        <w:t xml:space="preserve">novel features were not experienced during the pretraining phase, new associations must be formed during habituation. Thus, the network must learn that a higher jump and taller barrier are associated. Although the habituation phase is shorter than the pretraining phase, the network had little difficulty learning these associations while simultaneously preserving old ones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06"/>
      </w:tblGrid>
      <w:tr w:rsidR="002A5455" w14:paraId="66497D29" w14:textId="77777777" w:rsidTr="00B07B17">
        <w:trPr>
          <w:trHeight w:val="4339"/>
        </w:trPr>
        <w:tc>
          <w:tcPr>
            <w:tcW w:w="12090" w:type="dxa"/>
          </w:tcPr>
          <w:p w14:paraId="5BA1B92B"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2253CB3" wp14:editId="0186EB44">
                  <wp:extent cx="7550340" cy="2876550"/>
                  <wp:effectExtent l="0" t="0" r="0" b="0"/>
                  <wp:docPr id="453739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3591" name="Picture 13522635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563972" cy="2881744"/>
                          </a:xfrm>
                          <a:prstGeom prst="rect">
                            <a:avLst/>
                          </a:prstGeom>
                        </pic:spPr>
                      </pic:pic>
                    </a:graphicData>
                  </a:graphic>
                </wp:inline>
              </w:drawing>
            </w:r>
          </w:p>
        </w:tc>
      </w:tr>
    </w:tbl>
    <w:p w14:paraId="2C53863B" w14:textId="2673DDC0"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Pr="00E82187">
        <w:rPr>
          <w:rFonts w:ascii="Times New Roman" w:hAnsi="Times New Roman" w:cs="Times New Roman"/>
          <w:color w:val="000000" w:themeColor="text1"/>
          <w:sz w:val="24"/>
          <w:szCs w:val="24"/>
        </w:rPr>
        <w:t>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w:t>
      </w:r>
      <w:r>
        <w:rPr>
          <w:rFonts w:ascii="Times New Roman" w:hAnsi="Times New Roman" w:cs="Times New Roman"/>
          <w:i w:val="0"/>
          <w:iCs w:val="0"/>
          <w:color w:val="000000" w:themeColor="text1"/>
          <w:sz w:val="24"/>
          <w:szCs w:val="24"/>
        </w:rPr>
        <w:t xml:space="preserve"> (i.e., the unit should be “off”)</w:t>
      </w:r>
      <w:r w:rsidRPr="00B95538">
        <w:rPr>
          <w:rFonts w:ascii="Times New Roman" w:hAnsi="Times New Roman" w:cs="Times New Roman"/>
          <w:i w:val="0"/>
          <w:iCs w:val="0"/>
          <w:color w:val="000000" w:themeColor="text1"/>
          <w:sz w:val="24"/>
          <w:szCs w:val="24"/>
        </w:rPr>
        <w:t>; light colored borders correspond to target values of “1”</w:t>
      </w:r>
      <w:r>
        <w:rPr>
          <w:rFonts w:ascii="Times New Roman" w:hAnsi="Times New Roman" w:cs="Times New Roman"/>
          <w:i w:val="0"/>
          <w:iCs w:val="0"/>
          <w:color w:val="000000" w:themeColor="text1"/>
          <w:sz w:val="24"/>
          <w:szCs w:val="24"/>
        </w:rPr>
        <w:t xml:space="preserve"> (i.e., the unit should be “on”)</w:t>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Correct unit activation = color of inner and outer regions of an output unit is identical. Incorrect unit activation = color of inner and outer regions of an output unit is different.</w:t>
      </w:r>
      <w:r w:rsidRPr="00B95538">
        <w:rPr>
          <w:rFonts w:ascii="Times New Roman" w:hAnsi="Times New Roman" w:cs="Times New Roman"/>
          <w:i w:val="0"/>
          <w:iCs w:val="0"/>
          <w:color w:val="000000" w:themeColor="text1"/>
          <w:sz w:val="24"/>
          <w:szCs w:val="24"/>
        </w:rPr>
        <w:t xml:space="preserve"> </w:t>
      </w:r>
    </w:p>
    <w:p w14:paraId="1B515456" w14:textId="77777777" w:rsidR="002A5455" w:rsidRDefault="002A5455" w:rsidP="002A5455">
      <w:pPr>
        <w:spacing w:line="480" w:lineRule="auto"/>
        <w:contextualSpacing/>
        <w:rPr>
          <w:rFonts w:ascii="Times New Roman" w:hAnsi="Times New Roman" w:cs="Times New Roman"/>
        </w:rPr>
      </w:pPr>
    </w:p>
    <w:p w14:paraId="1A1D24FC" w14:textId="2B0069B5"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In the Inefficient test event, the first object again followed an arced path to reach the second object. </w:t>
      </w:r>
      <w:r>
        <w:rPr>
          <w:rFonts w:ascii="Times New Roman" w:hAnsi="Times New Roman" w:cs="Times New Roman"/>
        </w:rPr>
        <w:lastRenderedPageBreak/>
        <w:t xml:space="preserve">This event was instantiated by turning on the Obstacle Height 0, Curved Motion, Horizontal Spatial Position Missing, Spatially Contiguous, No Clearance, and Arc Peak Height 4 input units. Because four of these features appeared during the habituation phase—namely, the Spatially Contiguous, Animate Feature, Curved Motion, and Arc Peak Height 4 input units—they activated the features with which they were associated during that phase (i.e., Obstacle Height 4, Arc Peak Height 4), among others. For instance, presentation of the Arc Peak Height 4 and Curved Motion input units led to activation of the Obstacle Height 4 unit. This can be seen in Figure 7. </w:t>
      </w:r>
      <w:r w:rsidR="002550E1">
        <w:rPr>
          <w:rFonts w:ascii="Times New Roman" w:hAnsi="Times New Roman" w:cs="Times New Roman"/>
        </w:rPr>
        <w:t>During the</w:t>
      </w:r>
      <w:r>
        <w:rPr>
          <w:rFonts w:ascii="Times New Roman" w:hAnsi="Times New Roman" w:cs="Times New Roman"/>
        </w:rPr>
        <w:t xml:space="preserve"> Inconsistent test event,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Obstacle Height 0 unit in the Obstacle Height output group, the Spatially Contiguous unit in the Final Adjacency output group,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 xml:space="preserve">during habituation. Thus, three output units (i.e., Obstacle Height 4, Arc Peak Height 0, and Linear Path) contributed to the network’s looking time (or error) 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w:t>
      </w:r>
      <w:r>
        <w:rPr>
          <w:rFonts w:ascii="Times New Roman" w:hAnsi="Times New Roman" w:cs="Times New Roman"/>
        </w:rPr>
        <w:lastRenderedPageBreak/>
        <w:t>associated feature is absent, as is the case with the Obstacle Height 4 unit in the Inconsistent test event, then the network should detect an error and show heightened looking.</w:t>
      </w:r>
    </w:p>
    <w:p w14:paraId="6B20A4CC"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7, the network activated the same units as those in the Inconsistent test event. However, because the network correctly activated four of these units and incorrectly activated the remaining two units via the same associative processes described above, two rather than three output units contributed to this event’s error. The fact that one fewer unit contributed to error in the Consistent test event means the network looked for less time at this event than at the Inconsistent one. </w:t>
      </w:r>
    </w:p>
    <w:p w14:paraId="5E5F0A5D" w14:textId="77777777" w:rsidR="002A5455" w:rsidRDefault="002A5455" w:rsidP="002A5455">
      <w:pPr>
        <w:spacing w:line="480" w:lineRule="auto"/>
        <w:contextualSpacing/>
        <w:rPr>
          <w:rFonts w:ascii="Times New Roman" w:hAnsi="Times New Roman" w:cs="Times New Roman"/>
        </w:rPr>
      </w:pPr>
    </w:p>
    <w:tbl>
      <w:tblPr>
        <w:tblStyle w:val="TableGrid"/>
        <w:tblW w:w="121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56"/>
      </w:tblGrid>
      <w:tr w:rsidR="002A5455" w14:paraId="26F02836" w14:textId="77777777" w:rsidTr="00B07B17">
        <w:trPr>
          <w:trHeight w:val="4676"/>
        </w:trPr>
        <w:tc>
          <w:tcPr>
            <w:tcW w:w="12138" w:type="dxa"/>
          </w:tcPr>
          <w:p w14:paraId="7F1D6D1F"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A65E850" wp14:editId="128E3529">
                  <wp:extent cx="7575340" cy="2886075"/>
                  <wp:effectExtent l="0" t="0" r="6985" b="0"/>
                  <wp:docPr id="11333619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395" name="Picture 468073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83994" cy="2889372"/>
                          </a:xfrm>
                          <a:prstGeom prst="rect">
                            <a:avLst/>
                          </a:prstGeom>
                        </pic:spPr>
                      </pic:pic>
                    </a:graphicData>
                  </a:graphic>
                </wp:inline>
              </w:drawing>
            </w:r>
          </w:p>
        </w:tc>
      </w:tr>
    </w:tbl>
    <w:p w14:paraId="66437376" w14:textId="10E4BDB9" w:rsidR="002A5455" w:rsidRPr="00A179B3" w:rsidRDefault="002A5455" w:rsidP="002A5455">
      <w:pPr>
        <w:pStyle w:val="Caption"/>
        <w:rPr>
          <w:rFonts w:ascii="Times New Roman" w:hAnsi="Times New Roman" w:cs="Times New Roman"/>
          <w:i w:val="0"/>
          <w:iCs w:val="0"/>
          <w:color w:val="000000" w:themeColor="text1"/>
          <w:sz w:val="24"/>
          <w:szCs w:val="24"/>
        </w:rPr>
      </w:pPr>
      <w:r w:rsidRPr="00A179B3">
        <w:rPr>
          <w:rFonts w:ascii="Times New Roman" w:hAnsi="Times New Roman" w:cs="Times New Roman"/>
          <w:b/>
          <w:bCs/>
          <w:i w:val="0"/>
          <w:iCs w:val="0"/>
          <w:color w:val="000000" w:themeColor="text1"/>
          <w:sz w:val="24"/>
          <w:szCs w:val="24"/>
        </w:rPr>
        <w:t xml:space="preserve">Figure </w:t>
      </w:r>
      <w:r w:rsidRPr="00A179B3">
        <w:rPr>
          <w:rFonts w:ascii="Times New Roman" w:hAnsi="Times New Roman" w:cs="Times New Roman"/>
          <w:b/>
          <w:bCs/>
          <w:i w:val="0"/>
          <w:iCs w:val="0"/>
          <w:color w:val="000000" w:themeColor="text1"/>
          <w:sz w:val="24"/>
          <w:szCs w:val="24"/>
        </w:rPr>
        <w:fldChar w:fldCharType="begin"/>
      </w:r>
      <w:r w:rsidRPr="00A179B3">
        <w:rPr>
          <w:rFonts w:ascii="Times New Roman" w:hAnsi="Times New Roman" w:cs="Times New Roman"/>
          <w:b/>
          <w:bCs/>
          <w:i w:val="0"/>
          <w:iCs w:val="0"/>
          <w:color w:val="000000" w:themeColor="text1"/>
          <w:sz w:val="24"/>
          <w:szCs w:val="24"/>
        </w:rPr>
        <w:instrText xml:space="preserve"> SEQ Figure \* ARABIC </w:instrText>
      </w:r>
      <w:r w:rsidRPr="00A179B3">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11</w:t>
      </w:r>
      <w:r w:rsidRPr="00A179B3">
        <w:rPr>
          <w:rFonts w:ascii="Times New Roman" w:hAnsi="Times New Roman" w:cs="Times New Roman"/>
          <w:b/>
          <w:bCs/>
          <w:i w:val="0"/>
          <w:iCs w:val="0"/>
          <w:color w:val="000000" w:themeColor="text1"/>
          <w:sz w:val="24"/>
          <w:szCs w:val="24"/>
        </w:rPr>
        <w:fldChar w:fldCharType="end"/>
      </w:r>
      <w:r w:rsidRPr="00A179B3">
        <w:rPr>
          <w:rFonts w:ascii="Times New Roman" w:hAnsi="Times New Roman" w:cs="Times New Roman"/>
          <w:b/>
          <w:bCs/>
          <w:i w:val="0"/>
          <w:iCs w:val="0"/>
          <w:color w:val="000000" w:themeColor="text1"/>
          <w:sz w:val="24"/>
          <w:szCs w:val="24"/>
        </w:rPr>
        <w:t>.</w:t>
      </w:r>
      <w:r w:rsidRPr="00A179B3">
        <w:rPr>
          <w:rFonts w:ascii="Times New Roman" w:hAnsi="Times New Roman" w:cs="Times New Roman"/>
          <w:i w:val="0"/>
          <w:iCs w:val="0"/>
          <w:color w:val="000000" w:themeColor="text1"/>
          <w:sz w:val="24"/>
          <w:szCs w:val="24"/>
        </w:rPr>
        <w:t xml:space="preserve"> </w:t>
      </w:r>
      <w:r w:rsidRPr="00A179B3">
        <w:rPr>
          <w:rFonts w:ascii="Times New Roman" w:hAnsi="Times New Roman" w:cs="Times New Roman"/>
          <w:color w:val="000000" w:themeColor="text1"/>
          <w:sz w:val="24"/>
          <w:szCs w:val="24"/>
        </w:rPr>
        <w:t>Depiction of the test performance of networks in the Control condition.</w:t>
      </w:r>
    </w:p>
    <w:p w14:paraId="44B15986" w14:textId="77777777" w:rsidR="002A5455" w:rsidRDefault="002A5455" w:rsidP="002A5455">
      <w:pPr>
        <w:spacing w:line="480" w:lineRule="auto"/>
        <w:ind w:firstLine="720"/>
        <w:contextualSpacing/>
        <w:rPr>
          <w:rFonts w:ascii="Times New Roman" w:hAnsi="Times New Roman" w:cs="Times New Roman"/>
        </w:rPr>
      </w:pPr>
    </w:p>
    <w:p w14:paraId="62C4337B" w14:textId="77777777" w:rsidR="002A5455" w:rsidRPr="00136774"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Figure 8 shows </w:t>
      </w:r>
      <w:r>
        <w:rPr>
          <w:rFonts w:ascii="Times New Roman" w:hAnsi="Times New Roman" w:cs="Times New Roman"/>
        </w:rPr>
        <w:t xml:space="preserve">ALIAS’s performance in the </w:t>
      </w:r>
      <w:r>
        <w:rPr>
          <w:rFonts w:ascii="Times New Roman" w:hAnsi="Times New Roman" w:cs="Times New Roman"/>
        </w:rPr>
        <w:lastRenderedPageBreak/>
        <w:t>Control condition.</w:t>
      </w:r>
      <w:r w:rsidRPr="00136774">
        <w:rPr>
          <w:rFonts w:ascii="Times New Roman" w:hAnsi="Times New Roman" w:cs="Times New Roman"/>
        </w:rPr>
        <w:t xml:space="preserve">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failed sufficiently to adjust the weights connecting </w:t>
      </w:r>
      <w:r>
        <w:rPr>
          <w:rFonts w:ascii="Times New Roman" w:hAnsi="Times New Roman" w:cs="Times New Roman"/>
        </w:rPr>
        <w:t>the Obstacle Height 4 and Periphery units</w:t>
      </w:r>
      <w:r w:rsidRPr="00136774">
        <w:rPr>
          <w:rFonts w:ascii="Times New Roman" w:hAnsi="Times New Roman" w:cs="Times New Roman"/>
        </w:rPr>
        <w:t xml:space="preserve"> with those features with which it was associated during habit</w:t>
      </w:r>
      <w:r>
        <w:rPr>
          <w:rFonts w:ascii="Times New Roman" w:hAnsi="Times New Roman" w:cs="Times New Roman"/>
        </w:rPr>
        <w:t>u</w:t>
      </w:r>
      <w:r w:rsidRPr="00136774">
        <w:rPr>
          <w:rFonts w:ascii="Times New Roman" w:hAnsi="Times New Roman" w:cs="Times New Roman"/>
        </w:rPr>
        <w:t>ation.</w:t>
      </w:r>
      <w:r>
        <w:rPr>
          <w:rFonts w:ascii="Times New Roman" w:hAnsi="Times New Roman" w:cs="Times New Roman"/>
        </w:rPr>
        <w:t xml:space="preserve"> A corollary of this is that</w:t>
      </w:r>
      <w:r w:rsidRPr="00136774">
        <w:rPr>
          <w:rFonts w:ascii="Times New Roman" w:hAnsi="Times New Roman" w:cs="Times New Roman"/>
        </w:rPr>
        <w:t xml:space="preserve"> during the Inconsistent test event, the network </w:t>
      </w:r>
      <w:r>
        <w:rPr>
          <w:rFonts w:ascii="Times New Roman" w:hAnsi="Times New Roman" w:cs="Times New Roman"/>
        </w:rPr>
        <w:t>did not</w:t>
      </w:r>
      <w:r w:rsidRPr="00136774">
        <w:rPr>
          <w:rFonts w:ascii="Times New Roman" w:hAnsi="Times New Roman" w:cs="Times New Roman"/>
        </w:rPr>
        <w:t xml:space="preserve"> activate the </w:t>
      </w:r>
      <w:r>
        <w:rPr>
          <w:rFonts w:ascii="Times New Roman" w:hAnsi="Times New Roman" w:cs="Times New Roman"/>
        </w:rPr>
        <w:t>Obstacle Height</w:t>
      </w:r>
      <w:r w:rsidRPr="00136774">
        <w:rPr>
          <w:rFonts w:ascii="Times New Roman" w:hAnsi="Times New Roman" w:cs="Times New Roman"/>
        </w:rPr>
        <w:t xml:space="preserve"> 4 or </w:t>
      </w:r>
      <w:r>
        <w:rPr>
          <w:rFonts w:ascii="Times New Roman" w:hAnsi="Times New Roman" w:cs="Times New Roman"/>
        </w:rPr>
        <w:t>Periphery</w:t>
      </w:r>
      <w:r w:rsidRPr="00136774">
        <w:rPr>
          <w:rFonts w:ascii="Times New Roman" w:hAnsi="Times New Roman" w:cs="Times New Roman"/>
        </w:rPr>
        <w:t xml:space="preserve"> output units in response to input from the </w:t>
      </w:r>
      <w:r>
        <w:rPr>
          <w:rFonts w:ascii="Times New Roman" w:hAnsi="Times New Roman" w:cs="Times New Roman"/>
        </w:rPr>
        <w:t>Arced Path</w:t>
      </w:r>
      <w:r w:rsidRPr="00136774">
        <w:rPr>
          <w:rFonts w:ascii="Times New Roman" w:hAnsi="Times New Roman" w:cs="Times New Roman"/>
        </w:rPr>
        <w:t xml:space="preserve">, </w:t>
      </w:r>
      <w:r>
        <w:rPr>
          <w:rFonts w:ascii="Times New Roman" w:hAnsi="Times New Roman" w:cs="Times New Roman"/>
        </w:rPr>
        <w:t>Arc Peak Height</w:t>
      </w:r>
      <w:r w:rsidRPr="00136774">
        <w:rPr>
          <w:rFonts w:ascii="Times New Roman" w:hAnsi="Times New Roman" w:cs="Times New Roman"/>
        </w:rPr>
        <w:t xml:space="preserve"> 4, Contiguous, and Animate Feature </w:t>
      </w:r>
      <w:r>
        <w:rPr>
          <w:rFonts w:ascii="Times New Roman" w:hAnsi="Times New Roman" w:cs="Times New Roman"/>
        </w:rPr>
        <w:t xml:space="preserve">input </w:t>
      </w:r>
      <w:r w:rsidRPr="00136774">
        <w:rPr>
          <w:rFonts w:ascii="Times New Roman" w:hAnsi="Times New Roman" w:cs="Times New Roman"/>
        </w:rPr>
        <w:t xml:space="preserve">units, </w:t>
      </w:r>
      <w:r>
        <w:rPr>
          <w:rFonts w:ascii="Times New Roman" w:hAnsi="Times New Roman" w:cs="Times New Roman"/>
        </w:rPr>
        <w:t>even though</w:t>
      </w:r>
      <w:r w:rsidRPr="00136774">
        <w:rPr>
          <w:rFonts w:ascii="Times New Roman" w:hAnsi="Times New Roman" w:cs="Times New Roman"/>
        </w:rPr>
        <w:t xml:space="preserve"> these features co-occurred with</w:t>
      </w:r>
      <w:r>
        <w:rPr>
          <w:rFonts w:ascii="Times New Roman" w:hAnsi="Times New Roman" w:cs="Times New Roman"/>
        </w:rPr>
        <w:t xml:space="preserve"> the</w:t>
      </w:r>
      <w:r w:rsidRPr="00136774">
        <w:rPr>
          <w:rFonts w:ascii="Times New Roman" w:hAnsi="Times New Roman" w:cs="Times New Roman"/>
        </w:rPr>
        <w:t xml:space="preserve"> </w:t>
      </w:r>
      <w:r>
        <w:rPr>
          <w:rFonts w:ascii="Times New Roman" w:hAnsi="Times New Roman" w:cs="Times New Roman"/>
        </w:rPr>
        <w:t xml:space="preserve">Obstacle Height 4 and Periphery input units </w:t>
      </w:r>
      <w:r w:rsidRPr="00136774">
        <w:rPr>
          <w:rFonts w:ascii="Times New Roman" w:hAnsi="Times New Roman" w:cs="Times New Roman"/>
        </w:rPr>
        <w:t xml:space="preserve">during habituation. </w:t>
      </w:r>
    </w:p>
    <w:p w14:paraId="10651209" w14:textId="2E43ABD5" w:rsidR="0078102C" w:rsidRDefault="002A5455" w:rsidP="002A5455">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remained visually salient during habituation, </w:t>
      </w:r>
      <w:r w:rsidRPr="00610A6A">
        <w:rPr>
          <w:rFonts w:ascii="Times New Roman" w:hAnsi="Times New Roman" w:cs="Times New Roman"/>
        </w:rPr>
        <w:t xml:space="preserve">the network </w:t>
      </w:r>
      <w:r>
        <w:rPr>
          <w:rFonts w:ascii="Times New Roman" w:hAnsi="Times New Roman" w:cs="Times New Roman"/>
        </w:rPr>
        <w:t>was able to adjust</w:t>
      </w:r>
      <w:r w:rsidRPr="00610A6A">
        <w:rPr>
          <w:rFonts w:ascii="Times New Roman" w:hAnsi="Times New Roman" w:cs="Times New Roman"/>
        </w:rPr>
        <w:t xml:space="preserve"> its weights sufficiently during </w:t>
      </w:r>
      <w:r>
        <w:rPr>
          <w:rFonts w:ascii="Times New Roman" w:hAnsi="Times New Roman" w:cs="Times New Roman"/>
        </w:rPr>
        <w:t xml:space="preserve">this phase </w:t>
      </w:r>
      <w:r w:rsidRPr="00610A6A">
        <w:rPr>
          <w:rFonts w:ascii="Times New Roman" w:hAnsi="Times New Roman" w:cs="Times New Roman"/>
        </w:rPr>
        <w:t xml:space="preserve">to activate the </w:t>
      </w:r>
      <w:r>
        <w:rPr>
          <w:rFonts w:ascii="Times New Roman" w:hAnsi="Times New Roman" w:cs="Times New Roman"/>
        </w:rPr>
        <w:t>Arc Peak Height</w:t>
      </w:r>
      <w:r w:rsidRPr="00610A6A">
        <w:rPr>
          <w:rFonts w:ascii="Times New Roman" w:hAnsi="Times New Roman" w:cs="Times New Roman"/>
        </w:rPr>
        <w:t xml:space="preserve"> 4 output unit in response to the input features it was associated with during </w:t>
      </w:r>
      <w:r>
        <w:rPr>
          <w:rFonts w:ascii="Times New Roman" w:hAnsi="Times New Roman" w:cs="Times New Roman"/>
        </w:rPr>
        <w:t>habituation, including itself</w:t>
      </w:r>
      <w:r w:rsidRPr="00610A6A">
        <w:rPr>
          <w:rFonts w:ascii="Times New Roman" w:hAnsi="Times New Roman" w:cs="Times New Roman"/>
        </w:rPr>
        <w:t>—namely, the</w:t>
      </w:r>
      <w:r>
        <w:rPr>
          <w:rFonts w:ascii="Times New Roman" w:hAnsi="Times New Roman" w:cs="Times New Roman"/>
        </w:rPr>
        <w:t xml:space="preserve"> Arc Peak Height 4,</w:t>
      </w:r>
      <w:r w:rsidRPr="00610A6A">
        <w:rPr>
          <w:rFonts w:ascii="Times New Roman" w:hAnsi="Times New Roman" w:cs="Times New Roman"/>
        </w:rPr>
        <w:t xml:space="preserve"> </w:t>
      </w:r>
      <w:r>
        <w:rPr>
          <w:rFonts w:ascii="Times New Roman" w:hAnsi="Times New Roman" w:cs="Times New Roman"/>
        </w:rPr>
        <w:t>Arc Path and</w:t>
      </w:r>
      <w:r w:rsidRPr="00610A6A">
        <w:rPr>
          <w:rFonts w:ascii="Times New Roman" w:hAnsi="Times New Roman" w:cs="Times New Roman"/>
        </w:rPr>
        <w:t xml:space="preserve"> the No Clearance input unit</w:t>
      </w:r>
      <w:r>
        <w:rPr>
          <w:rFonts w:ascii="Times New Roman" w:hAnsi="Times New Roman" w:cs="Times New Roman"/>
        </w:rPr>
        <w:t>s</w:t>
      </w:r>
      <w:r w:rsidRPr="00610A6A">
        <w:rPr>
          <w:rFonts w:ascii="Times New Roman" w:hAnsi="Times New Roman" w:cs="Times New Roman"/>
        </w:rPr>
        <w:t xml:space="preserve">. This </w:t>
      </w:r>
      <w:r>
        <w:rPr>
          <w:rFonts w:ascii="Times New Roman" w:hAnsi="Times New Roman" w:cs="Times New Roman"/>
        </w:rPr>
        <w:t>was</w:t>
      </w:r>
      <w:r w:rsidRPr="00610A6A">
        <w:rPr>
          <w:rFonts w:ascii="Times New Roman" w:hAnsi="Times New Roman" w:cs="Times New Roman"/>
        </w:rPr>
        <w:t xml:space="preserve"> the correct response in the Inconsistent test event but the incorrect response in the Consistent test event. Thus, the</w:t>
      </w:r>
      <w:r>
        <w:rPr>
          <w:rFonts w:ascii="Times New Roman" w:hAnsi="Times New Roman" w:cs="Times New Roman"/>
        </w:rPr>
        <w:t xml:space="preserve"> Arc Peak Height</w:t>
      </w:r>
      <w:r w:rsidRPr="00610A6A">
        <w:rPr>
          <w:rFonts w:ascii="Times New Roman" w:hAnsi="Times New Roman" w:cs="Times New Roman"/>
        </w:rPr>
        <w:t xml:space="preserve"> 4 output unit</w:t>
      </w:r>
      <w:r>
        <w:rPr>
          <w:rFonts w:ascii="Times New Roman" w:hAnsi="Times New Roman" w:cs="Times New Roman"/>
        </w:rPr>
        <w:t xml:space="preserve"> was the</w:t>
      </w:r>
      <w:r w:rsidRPr="00610A6A">
        <w:rPr>
          <w:rFonts w:ascii="Times New Roman" w:hAnsi="Times New Roman" w:cs="Times New Roman"/>
        </w:rPr>
        <w:t xml:space="preserve"> largest contributor to error in the Consistent test event.</w:t>
      </w:r>
      <w:r>
        <w:rPr>
          <w:rFonts w:ascii="Times New Roman" w:hAnsi="Times New Roman" w:cs="Times New Roman"/>
        </w:rPr>
        <w:t xml:space="preserve"> </w:t>
      </w:r>
      <w:r w:rsidRPr="00610A6A">
        <w:rPr>
          <w:rFonts w:ascii="Times New Roman" w:hAnsi="Times New Roman" w:cs="Times New Roman"/>
        </w:rPr>
        <w:t>By comparison, the Inconsistent event include</w:t>
      </w:r>
      <w:r>
        <w:rPr>
          <w:rFonts w:ascii="Times New Roman" w:hAnsi="Times New Roman" w:cs="Times New Roman"/>
        </w:rPr>
        <w:t>d</w:t>
      </w:r>
      <w:r w:rsidRPr="00610A6A">
        <w:rPr>
          <w:rFonts w:ascii="Times New Roman" w:hAnsi="Times New Roman" w:cs="Times New Roman"/>
        </w:rPr>
        <w:t xml:space="preserve"> two smaller contributors to error: the </w:t>
      </w:r>
      <w:r>
        <w:rPr>
          <w:rFonts w:ascii="Times New Roman" w:hAnsi="Times New Roman" w:cs="Times New Roman"/>
        </w:rPr>
        <w:t>Linear Path</w:t>
      </w:r>
      <w:r w:rsidRPr="00610A6A">
        <w:rPr>
          <w:rFonts w:ascii="Times New Roman" w:hAnsi="Times New Roman" w:cs="Times New Roman"/>
        </w:rPr>
        <w:t xml:space="preserve"> and </w:t>
      </w:r>
      <w:r>
        <w:rPr>
          <w:rFonts w:ascii="Times New Roman" w:hAnsi="Times New Roman" w:cs="Times New Roman"/>
        </w:rPr>
        <w:t>Arc Peak Height</w:t>
      </w:r>
      <w:r w:rsidRPr="00610A6A">
        <w:rPr>
          <w:rFonts w:ascii="Times New Roman" w:hAnsi="Times New Roman" w:cs="Times New Roman"/>
        </w:rPr>
        <w:t xml:space="preserve"> 0 units. These units </w:t>
      </w:r>
      <w:r>
        <w:rPr>
          <w:rFonts w:ascii="Times New Roman" w:hAnsi="Times New Roman" w:cs="Times New Roman"/>
        </w:rPr>
        <w:t>w</w:t>
      </w:r>
      <w:r w:rsidRPr="00610A6A">
        <w:rPr>
          <w:rFonts w:ascii="Times New Roman" w:hAnsi="Times New Roman" w:cs="Times New Roman"/>
        </w:rPr>
        <w:t>e</w:t>
      </w:r>
      <w:r>
        <w:rPr>
          <w:rFonts w:ascii="Times New Roman" w:hAnsi="Times New Roman" w:cs="Times New Roman"/>
        </w:rPr>
        <w:t>re</w:t>
      </w:r>
      <w:r w:rsidRPr="00610A6A">
        <w:rPr>
          <w:rFonts w:ascii="Times New Roman" w:hAnsi="Times New Roman" w:cs="Times New Roman"/>
        </w:rPr>
        <w:t xml:space="preserve"> activated because they </w:t>
      </w:r>
      <w:r>
        <w:rPr>
          <w:rFonts w:ascii="Times New Roman" w:hAnsi="Times New Roman" w:cs="Times New Roman"/>
        </w:rPr>
        <w:t>were associated with</w:t>
      </w:r>
      <w:r w:rsidRPr="00610A6A">
        <w:rPr>
          <w:rFonts w:ascii="Times New Roman" w:hAnsi="Times New Roman" w:cs="Times New Roman"/>
        </w:rPr>
        <w:t xml:space="preserve"> </w:t>
      </w:r>
      <w:r>
        <w:rPr>
          <w:rFonts w:ascii="Times New Roman" w:hAnsi="Times New Roman" w:cs="Times New Roman"/>
        </w:rPr>
        <w:t xml:space="preserve">some of the input features (e.g., Obstacle Height 0, Linear Path, Missing, etc.) during pretraining. </w:t>
      </w:r>
      <w:r w:rsidRPr="00610A6A">
        <w:rPr>
          <w:rFonts w:ascii="Times New Roman" w:hAnsi="Times New Roman" w:cs="Times New Roman"/>
        </w:rPr>
        <w:t xml:space="preserve">Importantly, the </w:t>
      </w:r>
      <w:r w:rsidRPr="00144DDE">
        <w:rPr>
          <w:rFonts w:ascii="Times New Roman" w:hAnsi="Times New Roman" w:cs="Times New Roman"/>
          <w:i/>
          <w:iCs/>
        </w:rPr>
        <w:t>combined</w:t>
      </w:r>
      <w:r w:rsidRPr="00610A6A">
        <w:rPr>
          <w:rFonts w:ascii="Times New Roman" w:hAnsi="Times New Roman" w:cs="Times New Roman"/>
        </w:rPr>
        <w:t xml:space="preserve"> contribution of these two units to the network’s total error in the Inconsistent event matche</w:t>
      </w:r>
      <w:r>
        <w:rPr>
          <w:rFonts w:ascii="Times New Roman" w:hAnsi="Times New Roman" w:cs="Times New Roman"/>
        </w:rPr>
        <w:t>d</w:t>
      </w:r>
      <w:r w:rsidRPr="00610A6A">
        <w:rPr>
          <w:rFonts w:ascii="Times New Roman" w:hAnsi="Times New Roman" w:cs="Times New Roman"/>
        </w:rPr>
        <w:t xml:space="preserve"> </w:t>
      </w:r>
      <w:r>
        <w:rPr>
          <w:rFonts w:ascii="Times New Roman" w:hAnsi="Times New Roman" w:cs="Times New Roman"/>
        </w:rPr>
        <w:t>that of the</w:t>
      </w:r>
      <w:r w:rsidRPr="00610A6A">
        <w:rPr>
          <w:rFonts w:ascii="Times New Roman" w:hAnsi="Times New Roman" w:cs="Times New Roman"/>
        </w:rPr>
        <w:t xml:space="preserve"> </w:t>
      </w:r>
      <w:r>
        <w:rPr>
          <w:rFonts w:ascii="Times New Roman" w:hAnsi="Times New Roman" w:cs="Times New Roman"/>
        </w:rPr>
        <w:t>Arc Peak Height</w:t>
      </w:r>
      <w:r w:rsidRPr="00610A6A">
        <w:rPr>
          <w:rFonts w:ascii="Times New Roman" w:hAnsi="Times New Roman" w:cs="Times New Roman"/>
        </w:rPr>
        <w:t xml:space="preserve"> 4 unit in the Consistent test event. As a result, the network, like infants, look</w:t>
      </w:r>
      <w:r>
        <w:rPr>
          <w:rFonts w:ascii="Times New Roman" w:hAnsi="Times New Roman" w:cs="Times New Roman"/>
        </w:rPr>
        <w:t>ed</w:t>
      </w:r>
      <w:r w:rsidRPr="00610A6A">
        <w:rPr>
          <w:rFonts w:ascii="Times New Roman" w:hAnsi="Times New Roman" w:cs="Times New Roman"/>
        </w:rPr>
        <w:t xml:space="preserve"> about equally</w:t>
      </w:r>
      <w:r>
        <w:rPr>
          <w:rFonts w:ascii="Times New Roman" w:hAnsi="Times New Roman" w:cs="Times New Roman"/>
        </w:rPr>
        <w:t xml:space="preserve"> long</w:t>
      </w:r>
      <w:r w:rsidRPr="00610A6A">
        <w:rPr>
          <w:rFonts w:ascii="Times New Roman" w:hAnsi="Times New Roman" w:cs="Times New Roman"/>
        </w:rPr>
        <w:t xml:space="preserve"> at both test events.</w:t>
      </w:r>
      <w:r>
        <w:rPr>
          <w:rFonts w:ascii="Times New Roman" w:hAnsi="Times New Roman" w:cs="Times New Roman"/>
        </w:rPr>
        <w:t xml:space="preserve"> Together, this discussion elucidates the mechanism through which the model’s behavior emerged across the two conditions in Simulation 1a </w:t>
      </w:r>
      <w:r w:rsidRPr="008B1909">
        <w:rPr>
          <w:rFonts w:ascii="Times New Roman" w:hAnsi="Times New Roman" w:cs="Times New Roman"/>
        </w:rPr>
        <w:t xml:space="preserve">and, critically, demonstrates that the mechanism implemented by the model is the one </w:t>
      </w:r>
      <w:r>
        <w:rPr>
          <w:rFonts w:ascii="Times New Roman" w:hAnsi="Times New Roman" w:cs="Times New Roman"/>
        </w:rPr>
        <w:t>governing</w:t>
      </w:r>
      <w:r w:rsidRPr="008B1909">
        <w:rPr>
          <w:rFonts w:ascii="Times New Roman" w:hAnsi="Times New Roman" w:cs="Times New Roman"/>
        </w:rPr>
        <w:t xml:space="preserve"> its performance</w:t>
      </w:r>
      <w:r>
        <w:rPr>
          <w:rFonts w:ascii="Times New Roman" w:hAnsi="Times New Roman" w:cs="Times New Roman"/>
        </w:rPr>
        <w:t>.</w:t>
      </w:r>
      <w:r w:rsidR="00144DDE">
        <w:rPr>
          <w:rFonts w:ascii="Times New Roman" w:hAnsi="Times New Roman" w:cs="Times New Roman"/>
        </w:rPr>
        <w:t xml:space="preserve"> </w:t>
      </w:r>
    </w:p>
    <w:p w14:paraId="3E108D4A" w14:textId="46CB9DA7" w:rsidR="00B63244" w:rsidRDefault="000A25F1" w:rsidP="008554A5">
      <w:pPr>
        <w:spacing w:line="480" w:lineRule="auto"/>
        <w:ind w:firstLine="720"/>
        <w:contextualSpacing/>
        <w:rPr>
          <w:rFonts w:ascii="Times New Roman" w:hAnsi="Times New Roman" w:cs="Times New Roman"/>
        </w:rPr>
      </w:pPr>
      <w:r>
        <w:rPr>
          <w:rFonts w:ascii="Times New Roman" w:hAnsi="Times New Roman" w:cs="Times New Roman"/>
        </w:rPr>
        <w:lastRenderedPageBreak/>
        <w:t>Nevertheless, o</w:t>
      </w:r>
      <w:r w:rsidR="00B63244" w:rsidRPr="00B63244">
        <w:rPr>
          <w:rFonts w:ascii="Times New Roman" w:hAnsi="Times New Roman" w:cs="Times New Roman"/>
        </w:rPr>
        <w:t xml:space="preserve">ne potential criticism of </w:t>
      </w:r>
      <w:r w:rsidR="009C1ABF">
        <w:rPr>
          <w:rFonts w:ascii="Times New Roman" w:hAnsi="Times New Roman" w:cs="Times New Roman"/>
        </w:rPr>
        <w:t>this simulation</w:t>
      </w:r>
      <w:r w:rsidR="00B63244">
        <w:rPr>
          <w:rFonts w:ascii="Times New Roman" w:hAnsi="Times New Roman" w:cs="Times New Roman"/>
        </w:rPr>
        <w:t xml:space="preserve"> </w:t>
      </w:r>
      <w:r w:rsidR="00B63244" w:rsidRPr="00B63244">
        <w:rPr>
          <w:rFonts w:ascii="Times New Roman" w:hAnsi="Times New Roman" w:cs="Times New Roman"/>
        </w:rPr>
        <w:t>concerns the nature of pretraining. Specifically, arced motion never occurred in the absence of obstacles during pretraining</w:t>
      </w:r>
      <w:r w:rsidR="009E3E69">
        <w:rPr>
          <w:rFonts w:ascii="Times New Roman" w:hAnsi="Times New Roman" w:cs="Times New Roman"/>
        </w:rPr>
        <w:t>. Yet</w:t>
      </w:r>
      <w:r w:rsidR="00B63244" w:rsidRPr="00B63244">
        <w:rPr>
          <w:rFonts w:ascii="Times New Roman" w:hAnsi="Times New Roman" w:cs="Times New Roman"/>
        </w:rPr>
        <w:t xml:space="preserve">, </w:t>
      </w:r>
      <w:r w:rsidR="00B905EE">
        <w:rPr>
          <w:rFonts w:ascii="Times New Roman" w:hAnsi="Times New Roman" w:cs="Times New Roman"/>
        </w:rPr>
        <w:t xml:space="preserve">infants do </w:t>
      </w:r>
      <w:r w:rsidR="00B63244" w:rsidRPr="00B63244">
        <w:rPr>
          <w:rFonts w:ascii="Times New Roman" w:hAnsi="Times New Roman" w:cs="Times New Roman"/>
        </w:rPr>
        <w:t>observe arced motion in the absence of obstacles</w:t>
      </w:r>
      <w:r w:rsidR="00B905EE">
        <w:rPr>
          <w:rFonts w:ascii="Times New Roman" w:hAnsi="Times New Roman" w:cs="Times New Roman"/>
        </w:rPr>
        <w:t xml:space="preserve"> in the real world</w:t>
      </w:r>
      <w:r w:rsidR="00B63244">
        <w:rPr>
          <w:rFonts w:ascii="Times New Roman" w:hAnsi="Times New Roman" w:cs="Times New Roman"/>
        </w:rPr>
        <w:t xml:space="preserve">. </w:t>
      </w:r>
      <w:r w:rsidR="0078769E">
        <w:rPr>
          <w:rFonts w:ascii="Times New Roman" w:hAnsi="Times New Roman" w:cs="Times New Roman"/>
        </w:rPr>
        <w:t xml:space="preserve">Simulation 1b thus assessed whether </w:t>
      </w:r>
      <w:r w:rsidR="00B63244">
        <w:rPr>
          <w:rFonts w:ascii="Times New Roman" w:hAnsi="Times New Roman" w:cs="Times New Roman"/>
        </w:rPr>
        <w:t xml:space="preserve">ALIAS could </w:t>
      </w:r>
      <w:r w:rsidR="00B63244" w:rsidRPr="00B63244">
        <w:rPr>
          <w:rFonts w:ascii="Times New Roman" w:hAnsi="Times New Roman" w:cs="Times New Roman"/>
        </w:rPr>
        <w:t>reproduce the first target finding when the ratio of constrained to unconstrained arced motion was varied</w:t>
      </w:r>
      <w:r w:rsidR="00B63244">
        <w:rPr>
          <w:rFonts w:ascii="Times New Roman" w:hAnsi="Times New Roman" w:cs="Times New Roman"/>
        </w:rPr>
        <w:t xml:space="preserve"> during pretraining</w:t>
      </w:r>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0B95F23B" w:rsidR="009A08C7" w:rsidRDefault="00F728A6"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assessed ALIAS’s </w:t>
      </w:r>
      <w:r w:rsidR="0061476C">
        <w:rPr>
          <w:rFonts w:ascii="Times New Roman" w:eastAsia="Times New Roman" w:hAnsi="Times New Roman" w:cs="Times New Roman"/>
        </w:rPr>
        <w:t xml:space="preserve">test </w:t>
      </w:r>
      <w:r>
        <w:rPr>
          <w:rFonts w:ascii="Times New Roman" w:eastAsia="Times New Roman" w:hAnsi="Times New Roman" w:cs="Times New Roman"/>
        </w:rPr>
        <w:t>performance across different ratios</w:t>
      </w:r>
      <w:r w:rsidR="00BF62AD" w:rsidRPr="00BF62AD">
        <w:rPr>
          <w:rFonts w:ascii="Times New Roman" w:eastAsia="Times New Roman" w:hAnsi="Times New Roman" w:cs="Times New Roman"/>
        </w:rPr>
        <w:t xml:space="preserve"> of constrained to unconstrained arced motion</w:t>
      </w:r>
      <w:r>
        <w:rPr>
          <w:rFonts w:ascii="Times New Roman" w:eastAsia="Times New Roman" w:hAnsi="Times New Roman" w:cs="Times New Roman"/>
        </w:rPr>
        <w:t xml:space="preserve"> experienced</w:t>
      </w:r>
      <w:r w:rsidR="0061476C">
        <w:rPr>
          <w:rFonts w:ascii="Times New Roman" w:eastAsia="Times New Roman" w:hAnsi="Times New Roman" w:cs="Times New Roman"/>
        </w:rPr>
        <w:t xml:space="preserve"> during pretraining</w:t>
      </w:r>
      <w:r w:rsidR="00BF62AD">
        <w:rPr>
          <w:rFonts w:ascii="Times New Roman" w:eastAsia="Times New Roman" w:hAnsi="Times New Roman" w:cs="Times New Roman"/>
        </w:rPr>
        <w:t>.</w:t>
      </w:r>
      <w:r w:rsidR="00BF62AD" w:rsidRPr="00BF62AD">
        <w:rPr>
          <w:rFonts w:ascii="Times New Roman" w:eastAsia="Times New Roman" w:hAnsi="Times New Roman" w:cs="Times New Roman"/>
        </w:rPr>
        <w:t xml:space="preserve"> Six ratios</w:t>
      </w:r>
      <w:r w:rsidR="00C16B81">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ranging</w:t>
      </w:r>
      <w:r w:rsidR="00BF62AD">
        <w:rPr>
          <w:rFonts w:ascii="Times New Roman" w:eastAsia="Times New Roman" w:hAnsi="Times New Roman" w:cs="Times New Roman"/>
        </w:rPr>
        <w:t xml:space="preserve"> from</w:t>
      </w:r>
      <w:r w:rsidR="00BF62AD" w:rsidRPr="00BF62AD">
        <w:rPr>
          <w:rFonts w:ascii="Times New Roman" w:eastAsia="Times New Roman" w:hAnsi="Times New Roman" w:cs="Times New Roman"/>
        </w:rPr>
        <w:t xml:space="preserve"> 100% constrained vs. 0% unconstrained</w:t>
      </w:r>
      <w:r w:rsidR="003C1182">
        <w:rPr>
          <w:rFonts w:ascii="Times New Roman" w:eastAsia="Times New Roman" w:hAnsi="Times New Roman" w:cs="Times New Roman"/>
        </w:rPr>
        <w:t xml:space="preserve"> (a replication of Simulation 1a)</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Pr>
          <w:rFonts w:ascii="Times New Roman" w:eastAsia="Times New Roman" w:hAnsi="Times New Roman" w:cs="Times New Roman"/>
        </w:rPr>
        <w:t>,</w:t>
      </w:r>
      <w:r w:rsidR="00BF62AD">
        <w:rPr>
          <w:rFonts w:ascii="Times New Roman" w:eastAsia="Times New Roman" w:hAnsi="Times New Roman" w:cs="Times New Roman"/>
        </w:rPr>
        <w:t xml:space="preserve"> were tested</w:t>
      </w:r>
      <w:r>
        <w:rPr>
          <w:rFonts w:ascii="Times New Roman" w:eastAsia="Times New Roman" w:hAnsi="Times New Roman" w:cs="Times New Roman"/>
        </w:rPr>
        <w:t xml:space="preserve"> during habituation</w:t>
      </w:r>
      <w:r w:rsidR="00BF62AD" w:rsidRPr="00BF62AD">
        <w:rPr>
          <w:rFonts w:ascii="Times New Roman" w:eastAsia="Times New Roman" w:hAnsi="Times New Roman" w:cs="Times New Roman"/>
        </w:rPr>
        <w:t xml:space="preserve">. For example, in the </w:t>
      </w:r>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r w:rsidR="00BF62AD" w:rsidRPr="00BF62AD">
        <w:rPr>
          <w:rFonts w:ascii="Times New Roman" w:eastAsia="Times New Roman" w:hAnsi="Times New Roman" w:cs="Times New Roman"/>
        </w:rPr>
        <w:t>, arced motion occurred over obstacles 60% of the time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40% of the time</w:t>
      </w:r>
      <w:r>
        <w:rPr>
          <w:rFonts w:ascii="Times New Roman" w:eastAsia="Times New Roman" w:hAnsi="Times New Roman" w:cs="Times New Roman"/>
        </w:rPr>
        <w:t xml:space="preserve"> it occurred without them</w:t>
      </w:r>
      <w:r w:rsidR="00BF62AD" w:rsidRPr="00BF62AD">
        <w:rPr>
          <w:rFonts w:ascii="Times New Roman" w:eastAsia="Times New Roman" w:hAnsi="Times New Roman" w:cs="Times New Roman"/>
        </w:rPr>
        <w:t>.</w:t>
      </w:r>
      <w:r>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Pr>
          <w:rFonts w:ascii="Times New Roman" w:eastAsia="Times New Roman" w:hAnsi="Times New Roman" w:cs="Times New Roman"/>
        </w:rPr>
        <w:t xml:space="preserve"> is unknown. </w:t>
      </w:r>
      <w:r w:rsidRPr="00F728A6">
        <w:rPr>
          <w:rFonts w:ascii="Times New Roman" w:eastAsia="Times New Roman" w:hAnsi="Times New Roman" w:cs="Times New Roman"/>
        </w:rPr>
        <w:t xml:space="preserve">At the same time, because the true estimates </w:t>
      </w:r>
      <w:r w:rsidR="00D02495">
        <w:rPr>
          <w:rFonts w:ascii="Times New Roman" w:eastAsia="Times New Roman" w:hAnsi="Times New Roman" w:cs="Times New Roman"/>
        </w:rPr>
        <w:t>likely</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fall </w:t>
      </w:r>
      <w:r>
        <w:rPr>
          <w:rFonts w:ascii="Times New Roman" w:eastAsia="Times New Roman" w:hAnsi="Times New Roman" w:cs="Times New Roman"/>
        </w:rPr>
        <w:t>somewhere in the</w:t>
      </w:r>
      <w:r w:rsidRPr="00F728A6">
        <w:rPr>
          <w:rFonts w:ascii="Times New Roman" w:eastAsia="Times New Roman" w:hAnsi="Times New Roman" w:cs="Times New Roman"/>
        </w:rPr>
        <w:t xml:space="preserve"> range tested here, the results </w:t>
      </w:r>
      <w:r w:rsidR="00D02495">
        <w:rPr>
          <w:rFonts w:ascii="Times New Roman" w:eastAsia="Times New Roman" w:hAnsi="Times New Roman" w:cs="Times New Roman"/>
        </w:rPr>
        <w:t>reported below</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provide a reasonable approximation of infants’ expected responses across </w:t>
      </w:r>
      <w:r w:rsidR="00687285">
        <w:rPr>
          <w:rFonts w:ascii="Times New Roman" w:eastAsia="Times New Roman" w:hAnsi="Times New Roman" w:cs="Times New Roman"/>
        </w:rPr>
        <w:t>that range</w:t>
      </w:r>
      <w:r w:rsidRPr="00F728A6">
        <w:rPr>
          <w:rFonts w:ascii="Times New Roman" w:eastAsia="Times New Roman" w:hAnsi="Times New Roman" w:cs="Times New Roman"/>
        </w:rPr>
        <w:t>.</w:t>
      </w:r>
      <w:r>
        <w:rPr>
          <w:rFonts w:ascii="Times New Roman" w:eastAsia="Times New Roman" w:hAnsi="Times New Roman" w:cs="Times New Roman"/>
        </w:rPr>
        <w:t xml:space="preserve"> </w:t>
      </w:r>
      <w:r w:rsidR="00305822">
        <w:rPr>
          <w:rFonts w:ascii="Times New Roman" w:eastAsia="Times New Roman" w:hAnsi="Times New Roman" w:cs="Times New Roman"/>
        </w:rPr>
        <w:t>Finally, b</w:t>
      </w:r>
      <w:r>
        <w:rPr>
          <w:rFonts w:ascii="Times New Roman" w:eastAsia="Times New Roman" w:hAnsi="Times New Roman" w:cs="Times New Roman"/>
        </w:rPr>
        <w:t>ecause</w:t>
      </w:r>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r w:rsidR="00305822">
        <w:rPr>
          <w:rFonts w:ascii="Times New Roman" w:eastAsia="Times New Roman" w:hAnsi="Times New Roman" w:cs="Times New Roman"/>
        </w:rPr>
        <w:t>whether</w:t>
      </w:r>
      <w:r w:rsidR="003B5301">
        <w:rPr>
          <w:rFonts w:ascii="Times New Roman" w:eastAsia="Times New Roman" w:hAnsi="Times New Roman" w:cs="Times New Roman"/>
        </w:rPr>
        <w:t xml:space="preserve"> ALIAS’s responses</w:t>
      </w:r>
      <w:r>
        <w:rPr>
          <w:rFonts w:ascii="Times New Roman" w:eastAsia="Times New Roman" w:hAnsi="Times New Roman" w:cs="Times New Roman"/>
        </w:rPr>
        <w:t xml:space="preserve"> </w:t>
      </w:r>
      <w:r w:rsidR="00305822">
        <w:rPr>
          <w:rFonts w:ascii="Times New Roman" w:eastAsia="Times New Roman" w:hAnsi="Times New Roman" w:cs="Times New Roman"/>
        </w:rPr>
        <w:t xml:space="preserve">were robust </w:t>
      </w:r>
      <w:r>
        <w:rPr>
          <w:rFonts w:ascii="Times New Roman" w:eastAsia="Times New Roman" w:hAnsi="Times New Roman" w:cs="Times New Roman"/>
        </w:rPr>
        <w:t xml:space="preserve">across different constrained-to-unconstrained ratios, its performance was not compared to that of the competitor models.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575ACA2D"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41222C">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083CA914"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25F1">
        <w:rPr>
          <w:rFonts w:ascii="Times New Roman" w:hAnsi="Times New Roman" w:cs="Times New Roman"/>
        </w:rPr>
        <w:t xml:space="preserve">9 </w:t>
      </w:r>
      <w:r>
        <w:rPr>
          <w:rFonts w:ascii="Times New Roman" w:hAnsi="Times New Roman" w:cs="Times New Roman"/>
        </w:rPr>
        <w:t xml:space="preserve">depicts </w:t>
      </w:r>
      <w:r w:rsidR="008F16CC">
        <w:rPr>
          <w:rFonts w:ascii="Times New Roman" w:hAnsi="Times New Roman" w:cs="Times New Roman"/>
        </w:rPr>
        <w:t>networks’ looking time to the two test events across conditions and ratios</w:t>
      </w:r>
      <w:r>
        <w:rPr>
          <w:rFonts w:ascii="Times New Roman" w:hAnsi="Times New Roman" w:cs="Times New Roman"/>
        </w:rPr>
        <w:t xml:space="preserve">. </w:t>
      </w:r>
      <w:r w:rsidR="008F16CC">
        <w:rPr>
          <w:rFonts w:ascii="Times New Roman" w:hAnsi="Times New Roman" w:cs="Times New Roman"/>
        </w:rPr>
        <w:t>The key takeaway is that</w:t>
      </w:r>
      <w:r>
        <w:rPr>
          <w:rFonts w:ascii="Times New Roman" w:hAnsi="Times New Roman" w:cs="Times New Roman"/>
        </w:rPr>
        <w:t xml:space="preserve"> networks in the Experimental condition looked longer at the Inefficient than at the Efficient </w:t>
      </w:r>
      <w:r w:rsidR="008F16CC">
        <w:rPr>
          <w:rFonts w:ascii="Times New Roman" w:hAnsi="Times New Roman" w:cs="Times New Roman"/>
        </w:rPr>
        <w:t xml:space="preserve">test </w:t>
      </w:r>
      <w:r>
        <w:rPr>
          <w:rFonts w:ascii="Times New Roman" w:hAnsi="Times New Roman" w:cs="Times New Roman"/>
        </w:rPr>
        <w:t xml:space="preserve">event </w:t>
      </w:r>
      <w:r w:rsidR="00D97373">
        <w:rPr>
          <w:rFonts w:ascii="Times New Roman" w:hAnsi="Times New Roman" w:cs="Times New Roman"/>
        </w:rPr>
        <w:t xml:space="preserve">irrespective of the ratio </w:t>
      </w:r>
      <w:r w:rsidR="008F16CC">
        <w:rPr>
          <w:rFonts w:ascii="Times New Roman" w:hAnsi="Times New Roman" w:cs="Times New Roman"/>
        </w:rPr>
        <w:t>of constrained-to-unconstrained motion</w:t>
      </w:r>
      <w:r w:rsidR="00497410">
        <w:rPr>
          <w:rFonts w:ascii="Times New Roman" w:hAnsi="Times New Roman" w:cs="Times New Roman"/>
        </w:rPr>
        <w:t xml:space="preserve"> </w:t>
      </w:r>
      <w:r w:rsidR="00507A53">
        <w:rPr>
          <w:rFonts w:ascii="Times New Roman" w:hAnsi="Times New Roman" w:cs="Times New Roman"/>
        </w:rPr>
        <w:t xml:space="preserve">experienced </w:t>
      </w:r>
      <w:r w:rsidR="00497410">
        <w:rPr>
          <w:rFonts w:ascii="Times New Roman" w:hAnsi="Times New Roman" w:cs="Times New Roman"/>
        </w:rPr>
        <w:t>during pretraining</w:t>
      </w:r>
      <w:r w:rsidR="008F16CC">
        <w:rPr>
          <w:rFonts w:ascii="Times New Roman" w:hAnsi="Times New Roman" w:cs="Times New Roman"/>
        </w:rPr>
        <w:t xml:space="preserve">. </w:t>
      </w:r>
      <w:r w:rsidR="00D97373">
        <w:rPr>
          <w:rFonts w:ascii="Times New Roman" w:hAnsi="Times New Roman" w:cs="Times New Roman"/>
        </w:rPr>
        <w:t>In contrast, networks in the Control condition looked about equally</w:t>
      </w:r>
      <w:r w:rsidR="00F840B9">
        <w:rPr>
          <w:rFonts w:ascii="Times New Roman" w:hAnsi="Times New Roman" w:cs="Times New Roman"/>
        </w:rPr>
        <w:t xml:space="preserve"> long</w:t>
      </w:r>
      <w:r w:rsidR="00D97373">
        <w:rPr>
          <w:rFonts w:ascii="Times New Roman" w:hAnsi="Times New Roman" w:cs="Times New Roman"/>
        </w:rPr>
        <w:t xml:space="preserve"> at these two test events</w:t>
      </w:r>
      <w:r w:rsidR="008F16CC">
        <w:rPr>
          <w:rFonts w:ascii="Times New Roman" w:hAnsi="Times New Roman" w:cs="Times New Roman"/>
        </w:rPr>
        <w:t xml:space="preserve"> across different ratios</w:t>
      </w:r>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w:t>
      </w:r>
      <w:r w:rsidR="00B905EE">
        <w:rPr>
          <w:rFonts w:ascii="Times New Roman" w:hAnsi="Times New Roman" w:cs="Times New Roman"/>
        </w:rPr>
        <w:t xml:space="preserve">confirm </w:t>
      </w:r>
      <w:r w:rsidR="003A731B">
        <w:rPr>
          <w:rFonts w:ascii="Times New Roman" w:hAnsi="Times New Roman" w:cs="Times New Roman"/>
        </w:rPr>
        <w:t xml:space="preserve">that </w:t>
      </w:r>
      <w:r w:rsidR="008F16CC">
        <w:rPr>
          <w:rFonts w:ascii="Times New Roman" w:hAnsi="Times New Roman" w:cs="Times New Roman"/>
        </w:rPr>
        <w:t xml:space="preserve">ALIAS’s performance in Simulation 1a </w:t>
      </w:r>
      <w:r w:rsidR="00507A53">
        <w:rPr>
          <w:rFonts w:ascii="Times New Roman" w:hAnsi="Times New Roman" w:cs="Times New Roman"/>
        </w:rPr>
        <w:t>was</w:t>
      </w:r>
      <w:r w:rsidR="003A731B">
        <w:rPr>
          <w:rFonts w:ascii="Times New Roman" w:hAnsi="Times New Roman" w:cs="Times New Roman"/>
        </w:rPr>
        <w:t xml:space="preserve"> </w:t>
      </w:r>
      <w:r w:rsidR="00C06E59">
        <w:rPr>
          <w:rFonts w:ascii="Times New Roman" w:hAnsi="Times New Roman" w:cs="Times New Roman"/>
        </w:rPr>
        <w:t>robust to</w:t>
      </w:r>
      <w:r w:rsidR="008F16CC">
        <w:rPr>
          <w:rFonts w:ascii="Times New Roman" w:hAnsi="Times New Roman" w:cs="Times New Roman"/>
        </w:rPr>
        <w:t xml:space="preserve"> </w:t>
      </w:r>
      <w:r w:rsidR="00B905EE">
        <w:rPr>
          <w:rFonts w:ascii="Times New Roman" w:hAnsi="Times New Roman" w:cs="Times New Roman"/>
        </w:rPr>
        <w:t>experience with</w:t>
      </w:r>
      <w:r w:rsidR="00507A53">
        <w:rPr>
          <w:rFonts w:ascii="Times New Roman" w:hAnsi="Times New Roman" w:cs="Times New Roman"/>
        </w:rPr>
        <w:t xml:space="preserve"> </w:t>
      </w:r>
      <w:r w:rsidR="008F16CC">
        <w:rPr>
          <w:rFonts w:ascii="Times New Roman" w:hAnsi="Times New Roman" w:cs="Times New Roman"/>
        </w:rPr>
        <w:t>constrained motion</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1A1BA4F4" w:rsidR="003A731B" w:rsidRDefault="00B91D50" w:rsidP="002B5E0A">
      <w:pPr>
        <w:spacing w:line="480" w:lineRule="auto"/>
        <w:ind w:firstLine="720"/>
        <w:contextualSpacing/>
        <w:rPr>
          <w:rFonts w:ascii="Times New Roman" w:hAnsi="Times New Roman" w:cs="Times New Roman"/>
        </w:rPr>
      </w:pPr>
      <w:r>
        <w:rPr>
          <w:rFonts w:ascii="Times New Roman" w:hAnsi="Times New Roman" w:cs="Times New Roman"/>
        </w:rPr>
        <w:t xml:space="preserve">Simulation </w:t>
      </w:r>
      <w:r w:rsidR="004F7CB0">
        <w:rPr>
          <w:rFonts w:ascii="Times New Roman" w:hAnsi="Times New Roman" w:cs="Times New Roman"/>
        </w:rPr>
        <w:t xml:space="preserve">1b </w:t>
      </w:r>
      <w:r>
        <w:rPr>
          <w:rFonts w:ascii="Times New Roman" w:hAnsi="Times New Roman" w:cs="Times New Roman"/>
        </w:rPr>
        <w:t>assessed whether ALIAS’s ability to</w:t>
      </w:r>
      <w:r w:rsidR="002B5E0A">
        <w:rPr>
          <w:rFonts w:ascii="Times New Roman" w:hAnsi="Times New Roman" w:cs="Times New Roman"/>
        </w:rPr>
        <w:t xml:space="preserve"> </w:t>
      </w:r>
      <w:r w:rsidRPr="00B63244">
        <w:rPr>
          <w:rFonts w:ascii="Times New Roman" w:hAnsi="Times New Roman" w:cs="Times New Roman"/>
        </w:rPr>
        <w:t xml:space="preserve">reproduce the first target finding </w:t>
      </w:r>
      <w:r>
        <w:rPr>
          <w:rFonts w:ascii="Times New Roman" w:hAnsi="Times New Roman" w:cs="Times New Roman"/>
        </w:rPr>
        <w:t>was robust to variation in the amount of constrained and unconstrained motion experienced during pretraining</w:t>
      </w:r>
      <w:r w:rsidRPr="00B63244">
        <w:rPr>
          <w:rFonts w:ascii="Times New Roman" w:hAnsi="Times New Roman" w:cs="Times New Roman"/>
        </w:rPr>
        <w:t xml:space="preserve">. </w:t>
      </w:r>
      <w:r w:rsidR="002B5E0A">
        <w:rPr>
          <w:rFonts w:ascii="Times New Roman" w:hAnsi="Times New Roman" w:cs="Times New Roman"/>
        </w:rPr>
        <w:t xml:space="preserve">The results of this simulation provided a positive answer to this question. Specifically, networks in the </w:t>
      </w:r>
      <w:r w:rsidR="006920E0">
        <w:rPr>
          <w:rFonts w:ascii="Times New Roman" w:hAnsi="Times New Roman" w:cs="Times New Roman"/>
        </w:rPr>
        <w:t xml:space="preserve">Experimental condition looked longer at the Inefficient </w:t>
      </w:r>
      <w:r w:rsidR="002B5E0A">
        <w:rPr>
          <w:rFonts w:ascii="Times New Roman" w:hAnsi="Times New Roman" w:cs="Times New Roman"/>
        </w:rPr>
        <w:t xml:space="preserve">than at the </w:t>
      </w:r>
      <w:r w:rsidR="002B5E0A">
        <w:rPr>
          <w:rFonts w:ascii="Times New Roman" w:hAnsi="Times New Roman" w:cs="Times New Roman"/>
        </w:rPr>
        <w:lastRenderedPageBreak/>
        <w:t xml:space="preserve">Efficient test event; networks in the Control condition showed comparable looking to both events. </w:t>
      </w:r>
      <w:r w:rsidR="008A2609">
        <w:rPr>
          <w:rFonts w:ascii="Times New Roman" w:hAnsi="Times New Roman" w:cs="Times New Roman"/>
        </w:rPr>
        <w:t>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The </w:t>
      </w:r>
      <w:r w:rsidR="00161BCA">
        <w:rPr>
          <w:rFonts w:ascii="Times New Roman" w:hAnsi="Times New Roman" w:cs="Times New Roman"/>
        </w:rPr>
        <w:t xml:space="preserve">reason </w:t>
      </w:r>
      <w:r w:rsidR="002E4851">
        <w:rPr>
          <w:rFonts w:ascii="Times New Roman" w:hAnsi="Times New Roman" w:cs="Times New Roman"/>
        </w:rPr>
        <w:t xml:space="preserve">for this was simply that ALIAS </w:t>
      </w:r>
      <w:r w:rsidR="00161BCA">
        <w:rPr>
          <w:rFonts w:ascii="Times New Roman" w:hAnsi="Times New Roman" w:cs="Times New Roman"/>
        </w:rPr>
        <w:t xml:space="preserve">was habituated to </w:t>
      </w:r>
      <w:r w:rsidR="002B5E0A">
        <w:rPr>
          <w:rFonts w:ascii="Times New Roman" w:hAnsi="Times New Roman" w:cs="Times New Roman"/>
        </w:rPr>
        <w:t>constrained action</w:t>
      </w:r>
      <w:r w:rsidR="002E4851">
        <w:rPr>
          <w:rFonts w:ascii="Times New Roman" w:hAnsi="Times New Roman" w:cs="Times New Roman"/>
        </w:rPr>
        <w:t>.</w:t>
      </w:r>
      <w:r w:rsidR="00C4010C">
        <w:rPr>
          <w:rFonts w:ascii="Times New Roman" w:hAnsi="Times New Roman" w:cs="Times New Roman"/>
        </w:rPr>
        <w:t xml:space="preserve"> </w:t>
      </w:r>
    </w:p>
    <w:p w14:paraId="328EAFCD" w14:textId="6BB97D4B"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Simulation 2 was thus similar to Simulation 1a except that the objects lacked</w:t>
      </w:r>
      <w:r w:rsidR="00E2240B">
        <w:rPr>
          <w:rFonts w:ascii="Times New Roman" w:eastAsia="Times New Roman" w:hAnsi="Times New Roman" w:cs="Times New Roman"/>
        </w:rPr>
        <w:t xml:space="preserve"> surface features typical of animate entities.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w:t>
      </w:r>
      <w:ins w:id="486"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 xml:space="preserve"> nor </w:t>
      </w:r>
      <w:ins w:id="487"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791BE16B"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ALIAS could capture the </w:t>
      </w:r>
      <w:r w:rsidR="0010245A">
        <w:rPr>
          <w:rFonts w:ascii="Times New Roman" w:eastAsia="Times New Roman" w:hAnsi="Times New Roman" w:cs="Times New Roman"/>
        </w:rPr>
        <w:t>(</w:t>
      </w:r>
      <w:r w:rsidR="00E30AC4">
        <w:rPr>
          <w:rFonts w:ascii="Times New Roman" w:eastAsia="Times New Roman" w:hAnsi="Times New Roman" w:cs="Times New Roman"/>
        </w:rPr>
        <w:t>second target</w:t>
      </w:r>
      <w:r w:rsidR="0010245A">
        <w:rPr>
          <w:rFonts w:ascii="Times New Roman" w:eastAsia="Times New Roman" w:hAnsi="Times New Roman" w:cs="Times New Roman"/>
        </w:rPr>
        <w:t>)</w:t>
      </w:r>
      <w:r w:rsidR="00E30AC4">
        <w:rPr>
          <w:rFonts w:ascii="Times New Roman" w:eastAsia="Times New Roman" w:hAnsi="Times New Roman" w:cs="Times New Roman"/>
        </w:rPr>
        <w:t xml:space="preserve"> finding that</w:t>
      </w:r>
      <w:r w:rsidR="002E4851">
        <w:rPr>
          <w:rFonts w:ascii="Times New Roman" w:eastAsia="Times New Roman" w:hAnsi="Times New Roman" w:cs="Times New Roman"/>
        </w:rPr>
        <w:t xml:space="preserve"> 9-month-old</w:t>
      </w:r>
      <w:r w:rsidR="00E30AC4">
        <w:rPr>
          <w:rFonts w:ascii="Times New Roman" w:eastAsia="Times New Roman" w:hAnsi="Times New Roman" w:cs="Times New Roman"/>
        </w:rPr>
        <w:t xml:space="preserve"> infants’ performance in action efficiency understanding studies is unaffected by whether the objects involved possess animate features.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282727">
        <w:rPr>
          <w:rFonts w:ascii="Times New Roman" w:eastAsia="Times New Roman" w:hAnsi="Times New Roman" w:cs="Times New Roman"/>
        </w:rPr>
        <w:t xml:space="preserve">surface features associated with </w:t>
      </w:r>
      <w:r w:rsidR="0010245A">
        <w:rPr>
          <w:rFonts w:ascii="Times New Roman" w:eastAsia="Times New Roman" w:hAnsi="Times New Roman" w:cs="Times New Roman"/>
        </w:rPr>
        <w:t>in</w:t>
      </w:r>
      <w:r w:rsidR="00282727">
        <w:rPr>
          <w:rFonts w:ascii="Times New Roman" w:eastAsia="Times New Roman" w:hAnsi="Times New Roman" w:cs="Times New Roman"/>
        </w:rPr>
        <w:t xml:space="preserve">animate </w:t>
      </w:r>
      <w:r w:rsidR="0010245A">
        <w:rPr>
          <w:rFonts w:ascii="Times New Roman" w:eastAsia="Times New Roman" w:hAnsi="Times New Roman" w:cs="Times New Roman"/>
        </w:rPr>
        <w:t>objects</w:t>
      </w:r>
      <w:r w:rsidR="00FA1C29">
        <w:rPr>
          <w:rFonts w:ascii="Times New Roman" w:eastAsia="Times New Roman" w:hAnsi="Times New Roman" w:cs="Times New Roman"/>
        </w:rPr>
        <w:t xml:space="preserve"> and </w:t>
      </w:r>
      <w:r w:rsidR="00E30AC4">
        <w:rPr>
          <w:rFonts w:ascii="Times New Roman" w:eastAsia="Times New Roman" w:hAnsi="Times New Roman" w:cs="Times New Roman"/>
        </w:rPr>
        <w:t xml:space="preserve">the </w:t>
      </w:r>
      <w:r w:rsidR="00B155D7">
        <w:rPr>
          <w:rFonts w:ascii="Times New Roman" w:eastAsia="Times New Roman" w:hAnsi="Times New Roman" w:cs="Times New Roman"/>
        </w:rPr>
        <w:t>pretraining</w:t>
      </w:r>
      <w:r w:rsidR="007300EB">
        <w:rPr>
          <w:rFonts w:ascii="Times New Roman" w:eastAsia="Times New Roman" w:hAnsi="Times New Roman" w:cs="Times New Roman"/>
        </w:rPr>
        <w:t xml:space="preserve"> phase </w:t>
      </w:r>
      <w:r w:rsidR="00DC6C96">
        <w:rPr>
          <w:rFonts w:ascii="Times New Roman" w:eastAsia="Times New Roman" w:hAnsi="Times New Roman" w:cs="Times New Roman"/>
        </w:rPr>
        <w:t xml:space="preserve">and learning rate were shortened, respectively, to 675 epochs and </w:t>
      </w:r>
      <w:r w:rsidR="009D18BB">
        <w:rPr>
          <w:rFonts w:ascii="Times New Roman" w:eastAsia="Times New Roman" w:hAnsi="Times New Roman" w:cs="Times New Roman"/>
        </w:rPr>
        <w:t>0.0875</w:t>
      </w:r>
      <w:r w:rsidR="00AB345C">
        <w:rPr>
          <w:rFonts w:ascii="Times New Roman" w:eastAsia="Times New Roman" w:hAnsi="Times New Roman" w:cs="Times New Roman"/>
        </w:rPr>
        <w:t xml:space="preserve"> because </w:t>
      </w:r>
      <w:proofErr w:type="spellStart"/>
      <w:r w:rsidR="00AB345C">
        <w:rPr>
          <w:rFonts w:ascii="Times New Roman" w:eastAsia="Times New Roman" w:hAnsi="Times New Roman" w:cs="Times New Roman"/>
        </w:rPr>
        <w:t>Csibra</w:t>
      </w:r>
      <w:proofErr w:type="spellEnd"/>
      <w:r w:rsidR="00AB345C">
        <w:rPr>
          <w:rFonts w:ascii="Times New Roman" w:eastAsia="Times New Roman" w:hAnsi="Times New Roman" w:cs="Times New Roman"/>
        </w:rPr>
        <w:t xml:space="preserve"> et al. (1999) tested 9-month-olds</w:t>
      </w:r>
      <w:r w:rsidR="007300EB">
        <w:rPr>
          <w:rFonts w:ascii="Times New Roman" w:eastAsia="Times New Roman" w:hAnsi="Times New Roman" w:cs="Times New Roman"/>
        </w:rPr>
        <w:t xml:space="preserve">.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38418D8"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198A4A1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10 </w:t>
      </w:r>
      <w:r>
        <w:rPr>
          <w:rFonts w:ascii="Times New Roman" w:hAnsi="Times New Roman" w:cs="Times New Roman"/>
        </w:rPr>
        <w:t xml:space="preserve">depicts </w:t>
      </w:r>
      <w:r w:rsidR="00E17934">
        <w:rPr>
          <w:rFonts w:ascii="Times New Roman" w:hAnsi="Times New Roman" w:cs="Times New Roman"/>
        </w:rPr>
        <w:t>ALIAS’s responses</w:t>
      </w:r>
      <w:r w:rsidR="005A6D57">
        <w:rPr>
          <w:rFonts w:ascii="Times New Roman" w:hAnsi="Times New Roman" w:cs="Times New Roman"/>
        </w:rPr>
        <w:t xml:space="preserve"> </w:t>
      </w:r>
      <w:r>
        <w:rPr>
          <w:rFonts w:ascii="Times New Roman" w:hAnsi="Times New Roman" w:cs="Times New Roman"/>
        </w:rPr>
        <w:t>to the Efficient and Inefficient test events</w:t>
      </w:r>
      <w:r w:rsidR="00E17934">
        <w:rPr>
          <w:rFonts w:ascii="Times New Roman" w:hAnsi="Times New Roman" w:cs="Times New Roman"/>
        </w:rPr>
        <w:t>.</w:t>
      </w:r>
      <w:r>
        <w:rPr>
          <w:rFonts w:ascii="Times New Roman" w:hAnsi="Times New Roman" w:cs="Times New Roman"/>
        </w:rPr>
        <w:t xml:space="preserve"> </w:t>
      </w:r>
      <w:r w:rsidR="00E17934">
        <w:rPr>
          <w:rFonts w:ascii="Times New Roman" w:hAnsi="Times New Roman" w:cs="Times New Roman"/>
        </w:rPr>
        <w:t>The results indicated that</w:t>
      </w:r>
      <w:r w:rsidR="00294E89">
        <w:rPr>
          <w:rFonts w:ascii="Times New Roman" w:hAnsi="Times New Roman" w:cs="Times New Roman"/>
        </w:rPr>
        <w:t xml:space="preserve"> </w:t>
      </w:r>
      <w:r w:rsidR="001426AF">
        <w:rPr>
          <w:rFonts w:ascii="Times New Roman" w:hAnsi="Times New Roman" w:cs="Times New Roman"/>
        </w:rPr>
        <w:t xml:space="preserve">networks </w:t>
      </w:r>
      <w:r w:rsidR="00E17934">
        <w:rPr>
          <w:rFonts w:ascii="Times New Roman" w:hAnsi="Times New Roman" w:cs="Times New Roman"/>
        </w:rPr>
        <w:t>in the</w:t>
      </w:r>
      <w:r w:rsidR="001426AF">
        <w:rPr>
          <w:rFonts w:ascii="Times New Roman" w:hAnsi="Times New Roman" w:cs="Times New Roman"/>
        </w:rPr>
        <w:t xml:space="preserve"> Experimental condition looked longer at the Inefficient </w:t>
      </w:r>
      <w:r w:rsidR="00E17934">
        <w:rPr>
          <w:rFonts w:ascii="Times New Roman" w:hAnsi="Times New Roman" w:cs="Times New Roman"/>
        </w:rPr>
        <w:t>than at the</w:t>
      </w:r>
      <w:r w:rsidR="001426AF">
        <w:rPr>
          <w:rFonts w:ascii="Times New Roman" w:hAnsi="Times New Roman" w:cs="Times New Roman"/>
        </w:rPr>
        <w:t xml:space="preserve"> Efficient test event</w:t>
      </w:r>
      <w:r w:rsidR="00E17934">
        <w:rPr>
          <w:rFonts w:ascii="Times New Roman" w:hAnsi="Times New Roman" w:cs="Times New Roman"/>
        </w:rPr>
        <w:t>. In contrast, networks in the Control condition looked about equally long at both test events. Both results were true irrespective of the length of habituation</w:t>
      </w:r>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4B7E3CB9"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Pr="00322B0B">
        <w:rPr>
          <w:rFonts w:ascii="Times New Roman" w:hAnsi="Times New Roman" w:cs="Times New Roman"/>
          <w:color w:val="000000" w:themeColor="text1"/>
          <w:sz w:val="24"/>
          <w:szCs w:val="24"/>
        </w:rPr>
        <w:t xml:space="preserve"> (left panel) and </w:t>
      </w:r>
      <w:r w:rsidR="001E48DD" w:rsidRPr="00322B0B">
        <w:rPr>
          <w:rFonts w:ascii="Times New Roman" w:hAnsi="Times New Roman" w:cs="Times New Roman"/>
          <w:color w:val="000000" w:themeColor="text1"/>
          <w:sz w:val="24"/>
          <w:szCs w:val="24"/>
        </w:rPr>
        <w:t>ALIAS-2</w:t>
      </w:r>
      <w:r w:rsidRPr="00322B0B">
        <w:rPr>
          <w:rFonts w:ascii="Times New Roman" w:hAnsi="Times New Roman" w:cs="Times New Roman"/>
          <w:color w:val="000000" w:themeColor="text1"/>
          <w:sz w:val="24"/>
          <w:szCs w:val="24"/>
        </w:rPr>
        <w:t xml:space="preserve"> (right panel).</w:t>
      </w:r>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1EE3794F"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857D28" w:rsidRPr="00857D28">
        <w:rPr>
          <w:rFonts w:ascii="Times New Roman" w:eastAsia="Times New Roman" w:hAnsi="Times New Roman" w:cs="Times New Roman"/>
        </w:rPr>
        <w:t xml:space="preserve">Figure </w:t>
      </w:r>
      <w:r w:rsidR="00872090">
        <w:rPr>
          <w:rFonts w:ascii="Times New Roman" w:eastAsia="Times New Roman" w:hAnsi="Times New Roman" w:cs="Times New Roman"/>
        </w:rPr>
        <w:t>11</w:t>
      </w:r>
      <w:r w:rsidR="00872090" w:rsidRPr="00857D28">
        <w:rPr>
          <w:rFonts w:ascii="Times New Roman" w:eastAsia="Times New Roman" w:hAnsi="Times New Roman" w:cs="Times New Roman"/>
        </w:rPr>
        <w:t xml:space="preserve"> </w:t>
      </w:r>
      <w:r w:rsidR="00857D28" w:rsidRPr="00857D28">
        <w:rPr>
          <w:rFonts w:ascii="Times New Roman" w:eastAsia="Times New Roman" w:hAnsi="Times New Roman" w:cs="Times New Roman"/>
        </w:rPr>
        <w:t>shows the performance of ALIAS-2 across conditions. As in Simulation 1a, ALIAS-2 failed to capture infants’ looking behavior across conditions. These findings suggest that associative learning alone is insufficient to reproduce the first two target findings</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494D8A6D" w14:textId="0E8227D3" w:rsidR="00524642" w:rsidRDefault="00524642" w:rsidP="00723AE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A1C29">
        <w:rPr>
          <w:rFonts w:ascii="Times New Roman" w:eastAsia="Times New Roman" w:hAnsi="Times New Roman" w:cs="Times New Roman"/>
        </w:rPr>
        <w:t xml:space="preserve">showed that ALIAS could capture the second target finding and that </w:t>
      </w:r>
      <w:r w:rsidR="00F770FE">
        <w:rPr>
          <w:rFonts w:ascii="Times New Roman" w:eastAsia="Times New Roman" w:hAnsi="Times New Roman" w:cs="Times New Roman"/>
        </w:rPr>
        <w:t xml:space="preserve">associative learning alone </w:t>
      </w:r>
      <w:r w:rsidR="00FA1C29">
        <w:rPr>
          <w:rFonts w:ascii="Times New Roman" w:eastAsia="Times New Roman" w:hAnsi="Times New Roman" w:cs="Times New Roman"/>
        </w:rPr>
        <w:t>wa</w:t>
      </w:r>
      <w:r w:rsidR="00F770FE">
        <w:rPr>
          <w:rFonts w:ascii="Times New Roman" w:eastAsia="Times New Roman" w:hAnsi="Times New Roman" w:cs="Times New Roman"/>
        </w:rPr>
        <w:t xml:space="preserve">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 they only weakly demonstrate ALIAS’s explanatory breadth. </w:t>
      </w:r>
      <w:r w:rsidR="00B66B6C">
        <w:rPr>
          <w:rFonts w:ascii="Times New Roman" w:hAnsi="Times New Roman" w:cs="Times New Roman"/>
        </w:rPr>
        <w:t xml:space="preserve">This is because the two simulations differed only in terms of whether the objects involved possessed animate features.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w:t>
      </w:r>
      <w:proofErr w:type="spellStart"/>
      <w:r w:rsidR="00160614">
        <w:rPr>
          <w:rFonts w:ascii="Times New Roman" w:hAnsi="Times New Roman" w:cs="Times New Roman"/>
        </w:rPr>
        <w:t>Csibra</w:t>
      </w:r>
      <w:proofErr w:type="spellEnd"/>
      <w:r w:rsidR="00160614">
        <w:rPr>
          <w:rFonts w:ascii="Times New Roman" w:hAnsi="Times New Roman" w:cs="Times New Roman"/>
        </w:rPr>
        <w:t xml:space="preserve">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w:t>
      </w:r>
      <w:r w:rsidR="006423E4">
        <w:rPr>
          <w:rFonts w:ascii="Times New Roman" w:hAnsi="Times New Roman" w:cs="Times New Roman"/>
        </w:rPr>
        <w:t xml:space="preserve"> </w:t>
      </w:r>
      <w:ins w:id="488" w:author="Benton, Deon" w:date="2026-06-12T14:47:00Z" w16du:dateUtc="2026-06-12T19:47:00Z">
        <w:r w:rsidR="004C69B8">
          <w:rPr>
            <w:rFonts w:ascii="Times New Roman" w:hAnsi="Times New Roman" w:cs="Times New Roman"/>
          </w:rPr>
          <w:lastRenderedPageBreak/>
          <w:t xml:space="preserve">make bidirectional inferences among goals, actions, and constraints. </w:t>
        </w:r>
      </w:ins>
      <w:r w:rsidR="00160614">
        <w:rPr>
          <w:rFonts w:ascii="Times New Roman" w:hAnsi="Times New Roman" w:cs="Times New Roman"/>
        </w:rPr>
        <w:t xml:space="preserve">In </w:t>
      </w:r>
      <w:r w:rsidR="00AD3D8D">
        <w:rPr>
          <w:rFonts w:ascii="Times New Roman" w:hAnsi="Times New Roman" w:cs="Times New Roman"/>
        </w:rPr>
        <w:t>their first experiment,</w:t>
      </w:r>
      <w:r w:rsidR="00160614">
        <w:rPr>
          <w:rFonts w:ascii="Times New Roman" w:hAnsi="Times New Roman" w:cs="Times New Roman"/>
        </w:rPr>
        <w:t xml:space="preserve"> </w:t>
      </w:r>
      <w:r w:rsidR="006A62C6">
        <w:rPr>
          <w:rFonts w:ascii="Times New Roman" w:hAnsi="Times New Roman" w:cs="Times New Roman"/>
        </w:rPr>
        <w:t>infants were habituated to an event in which a large circle appeared to be chasing a small circle. However, before</w:t>
      </w:r>
      <w:r w:rsidR="000C5400">
        <w:rPr>
          <w:rFonts w:ascii="Times New Roman" w:hAnsi="Times New Roman" w:cs="Times New Roman"/>
        </w:rPr>
        <w:t xml:space="preserve"> the</w:t>
      </w:r>
      <w:r w:rsidR="006A62C6">
        <w:rPr>
          <w:rFonts w:ascii="Times New Roman" w:hAnsi="Times New Roman" w:cs="Times New Roman"/>
        </w:rPr>
        <w:t xml:space="preserve"> large circle could </w:t>
      </w:r>
      <w:r w:rsidR="0037590E">
        <w:rPr>
          <w:rFonts w:ascii="Times New Roman" w:hAnsi="Times New Roman" w:cs="Times New Roman"/>
        </w:rPr>
        <w:t>reach</w:t>
      </w:r>
      <w:r w:rsidR="006A62C6">
        <w:rPr>
          <w:rFonts w:ascii="Times New Roman" w:hAnsi="Times New Roman" w:cs="Times New Roman"/>
        </w:rPr>
        <w:t xml:space="preserve"> the small circle, the </w:t>
      </w:r>
      <w:r w:rsidR="006A62C6" w:rsidRPr="006A62C6">
        <w:rPr>
          <w:rFonts w:ascii="Times New Roman" w:hAnsi="Times New Roman" w:cs="Times New Roman"/>
        </w:rPr>
        <w:t xml:space="preserve">small circle </w:t>
      </w:r>
      <w:r w:rsidR="0037590E">
        <w:rPr>
          <w:rFonts w:ascii="Times New Roman" w:hAnsi="Times New Roman" w:cs="Times New Roman"/>
        </w:rPr>
        <w:t>moved</w:t>
      </w:r>
      <w:r w:rsidR="006A62C6" w:rsidRPr="006A62C6">
        <w:rPr>
          <w:rFonts w:ascii="Times New Roman" w:hAnsi="Times New Roman" w:cs="Times New Roman"/>
        </w:rPr>
        <w:t xml:space="preserve"> through a small gap between two bars</w:t>
      </w:r>
      <w:r w:rsidR="0037590E">
        <w:rPr>
          <w:rFonts w:ascii="Times New Roman" w:hAnsi="Times New Roman" w:cs="Times New Roman"/>
        </w:rPr>
        <w:t xml:space="preserve"> </w:t>
      </w:r>
      <w:r w:rsidR="006F20BE">
        <w:rPr>
          <w:rFonts w:ascii="Times New Roman" w:hAnsi="Times New Roman" w:cs="Times New Roman"/>
        </w:rPr>
        <w:t>before disappearing from the screen</w:t>
      </w:r>
      <w:r w:rsidR="006A62C6">
        <w:rPr>
          <w:rFonts w:ascii="Times New Roman" w:hAnsi="Times New Roman" w:cs="Times New Roman"/>
        </w:rPr>
        <w:t>.</w:t>
      </w:r>
      <w:r w:rsidR="0037590E">
        <w:rPr>
          <w:rFonts w:ascii="Times New Roman" w:hAnsi="Times New Roman" w:cs="Times New Roman"/>
        </w:rPr>
        <w:t xml:space="preserve"> </w:t>
      </w:r>
      <w:r w:rsidR="008A30E8">
        <w:rPr>
          <w:rFonts w:ascii="Times New Roman" w:hAnsi="Times New Roman" w:cs="Times New Roman"/>
        </w:rPr>
        <w:t>Because the</w:t>
      </w:r>
      <w:r w:rsidR="0037590E">
        <w:rPr>
          <w:rFonts w:ascii="Times New Roman" w:hAnsi="Times New Roman" w:cs="Times New Roman"/>
        </w:rPr>
        <w:t xml:space="preserve"> opening between the two bars was too narrow for the larger circle to fit through,</w:t>
      </w:r>
      <w:r w:rsidR="00160614" w:rsidRPr="00EC6297">
        <w:rPr>
          <w:rFonts w:ascii="Times New Roman" w:hAnsi="Times New Roman" w:cs="Times New Roman"/>
        </w:rPr>
        <w:t xml:space="preserve"> </w:t>
      </w:r>
      <w:r w:rsidR="00160614">
        <w:rPr>
          <w:rFonts w:ascii="Times New Roman" w:hAnsi="Times New Roman" w:cs="Times New Roman"/>
        </w:rPr>
        <w:t xml:space="preserve">it </w:t>
      </w:r>
      <w:r w:rsidR="00E22C6A">
        <w:rPr>
          <w:rFonts w:ascii="Times New Roman" w:hAnsi="Times New Roman" w:cs="Times New Roman"/>
        </w:rPr>
        <w:t xml:space="preserve">was forced </w:t>
      </w:r>
      <w:r w:rsidR="008A30E8">
        <w:rPr>
          <w:rFonts w:ascii="Times New Roman" w:hAnsi="Times New Roman" w:cs="Times New Roman"/>
        </w:rPr>
        <w:t xml:space="preserve">to </w:t>
      </w:r>
      <w:r w:rsidR="00160614">
        <w:rPr>
          <w:rFonts w:ascii="Times New Roman" w:hAnsi="Times New Roman" w:cs="Times New Roman"/>
        </w:rPr>
        <w:t>move</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r w:rsidR="0037590E">
        <w:rPr>
          <w:rFonts w:ascii="Times New Roman" w:hAnsi="Times New Roman" w:cs="Times New Roman"/>
        </w:rPr>
        <w:t>continuing to move in the</w:t>
      </w:r>
      <w:r w:rsidR="00E22C6A">
        <w:rPr>
          <w:rFonts w:ascii="Times New Roman" w:hAnsi="Times New Roman" w:cs="Times New Roman"/>
        </w:rPr>
        <w:t xml:space="preserve"> small </w:t>
      </w:r>
      <w:r w:rsidR="00160614">
        <w:rPr>
          <w:rFonts w:ascii="Times New Roman" w:hAnsi="Times New Roman" w:cs="Times New Roman"/>
        </w:rPr>
        <w:t xml:space="preserve">circle’s </w:t>
      </w:r>
      <w:r w:rsidR="000F6F0A">
        <w:rPr>
          <w:rFonts w:ascii="Times New Roman" w:hAnsi="Times New Roman" w:cs="Times New Roman"/>
        </w:rPr>
        <w:t>last-seen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r w:rsidR="00AD3D8D">
        <w:rPr>
          <w:rFonts w:ascii="Times New Roman" w:hAnsi="Times New Roman" w:cs="Times New Roman"/>
        </w:rPr>
        <w:t xml:space="preserve"> </w:t>
      </w:r>
      <w:r w:rsidR="00160614">
        <w:rPr>
          <w:rFonts w:ascii="Times New Roman" w:hAnsi="Times New Roman" w:cs="Times New Roman"/>
        </w:rPr>
        <w:t>one, its goal</w:t>
      </w:r>
      <w:r w:rsidR="0037590E">
        <w:rPr>
          <w:rFonts w:ascii="Times New Roman" w:hAnsi="Times New Roman" w:cs="Times New Roman"/>
        </w:rPr>
        <w:t xml:space="preserve"> of reaching it </w:t>
      </w:r>
      <w:r w:rsidR="00160614">
        <w:rPr>
          <w:rFonts w:ascii="Times New Roman" w:hAnsi="Times New Roman" w:cs="Times New Roman"/>
        </w:rPr>
        <w:t>had to be inferred.</w:t>
      </w:r>
      <w:r w:rsidR="0037590E">
        <w:rPr>
          <w:rFonts w:ascii="Times New Roman" w:hAnsi="Times New Roman" w:cs="Times New Roman"/>
        </w:rPr>
        <w:t xml:space="preserve"> </w:t>
      </w:r>
      <w:r w:rsidR="0037590E" w:rsidRPr="0037590E">
        <w:rPr>
          <w:rFonts w:ascii="Times New Roman" w:hAnsi="Times New Roman" w:cs="Times New Roman"/>
        </w:rPr>
        <w:t>Together</w:t>
      </w:r>
      <w:r w:rsidR="00EA02DA">
        <w:rPr>
          <w:rFonts w:ascii="Times New Roman" w:hAnsi="Times New Roman" w:cs="Times New Roman"/>
        </w:rPr>
        <w:t xml:space="preserve"> with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al.’s Experiment 2 finding that </w:t>
      </w:r>
      <w:r w:rsidR="00AD3D8D" w:rsidRPr="0037590E">
        <w:rPr>
          <w:rFonts w:ascii="Times New Roman" w:hAnsi="Times New Roman" w:cs="Times New Roman"/>
        </w:rPr>
        <w:t>infants looked longer</w:t>
      </w:r>
      <w:r w:rsidR="00AD3D8D">
        <w:rPr>
          <w:rFonts w:ascii="Times New Roman" w:hAnsi="Times New Roman" w:cs="Times New Roman"/>
        </w:rPr>
        <w:t xml:space="preserve"> at an unconstrained than at</w:t>
      </w:r>
      <w:r w:rsidR="00AD3D8D" w:rsidRPr="0037590E">
        <w:rPr>
          <w:rFonts w:ascii="Times New Roman" w:hAnsi="Times New Roman" w:cs="Times New Roman"/>
        </w:rPr>
        <w:t xml:space="preserve"> </w:t>
      </w:r>
      <w:r w:rsidR="00AD3D8D">
        <w:rPr>
          <w:rFonts w:ascii="Times New Roman" w:hAnsi="Times New Roman" w:cs="Times New Roman"/>
        </w:rPr>
        <w:t>a constrained arced event</w:t>
      </w:r>
      <w:r w:rsidR="0037590E" w:rsidRPr="0037590E">
        <w:rPr>
          <w:rFonts w:ascii="Times New Roman" w:hAnsi="Times New Roman" w:cs="Times New Roman"/>
        </w:rPr>
        <w:t xml:space="preserve">, these findings were </w:t>
      </w:r>
      <w:r w:rsidR="00AD3D8D">
        <w:rPr>
          <w:rFonts w:ascii="Times New Roman" w:hAnsi="Times New Roman" w:cs="Times New Roman"/>
        </w:rPr>
        <w:t xml:space="preserve">taken to support the teleological stance. </w:t>
      </w:r>
      <w:r w:rsidR="00BC3159">
        <w:rPr>
          <w:rFonts w:ascii="Times New Roman" w:hAnsi="Times New Roman" w:cs="Times New Roman"/>
        </w:rPr>
        <w:t>Note that although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w:t>
      </w:r>
      <w:r w:rsidR="000D6F1C">
        <w:rPr>
          <w:rFonts w:ascii="Times New Roman" w:hAnsi="Times New Roman" w:cs="Times New Roman"/>
        </w:rPr>
        <w:t>s (</w:t>
      </w:r>
      <w:r w:rsidR="00BC3159">
        <w:rPr>
          <w:rFonts w:ascii="Times New Roman" w:hAnsi="Times New Roman" w:cs="Times New Roman"/>
        </w:rPr>
        <w:t xml:space="preserve">2003) first experiment did not employ the </w:t>
      </w:r>
      <w:r w:rsidR="00B733D7">
        <w:rPr>
          <w:rFonts w:ascii="Times New Roman" w:hAnsi="Times New Roman" w:cs="Times New Roman"/>
        </w:rPr>
        <w:t>Gergely-style</w:t>
      </w:r>
      <w:r w:rsidR="008A7E25">
        <w:rPr>
          <w:rFonts w:ascii="Times New Roman" w:hAnsi="Times New Roman" w:cs="Times New Roman"/>
        </w:rPr>
        <w:t xml:space="preserve"> paradigm, it </w:t>
      </w:r>
      <w:r w:rsidR="00B733D7">
        <w:rPr>
          <w:rFonts w:ascii="Times New Roman" w:hAnsi="Times New Roman" w:cs="Times New Roman"/>
        </w:rPr>
        <w:t>can readily be recast within it</w:t>
      </w:r>
      <w:r w:rsidR="008A7E25">
        <w:rPr>
          <w:rFonts w:ascii="Times New Roman" w:hAnsi="Times New Roman" w:cs="Times New Roman"/>
        </w:rPr>
        <w:t xml:space="preserve">. </w:t>
      </w:r>
      <w:r w:rsidR="00B733D7">
        <w:rPr>
          <w:rFonts w:ascii="Times New Roman" w:hAnsi="Times New Roman" w:cs="Times New Roman"/>
        </w:rPr>
        <w:t>This can be done by terminating the habituation event after</w:t>
      </w:r>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r w:rsidR="00B733D7">
        <w:rPr>
          <w:rFonts w:ascii="Times New Roman" w:hAnsi="Times New Roman" w:cs="Times New Roman"/>
        </w:rPr>
        <w:t>it</w:t>
      </w:r>
      <w:r w:rsidR="008B3E78">
        <w:rPr>
          <w:rFonts w:ascii="Times New Roman" w:hAnsi="Times New Roman" w:cs="Times New Roman"/>
        </w:rPr>
        <w:t xml:space="preserve"> reaches the second</w:t>
      </w:r>
      <w:r w:rsidR="00B733D7">
        <w:rPr>
          <w:rFonts w:ascii="Times New Roman" w:hAnsi="Times New Roman" w:cs="Times New Roman"/>
        </w:rPr>
        <w:t xml:space="preserve"> object</w:t>
      </w:r>
      <w:r w:rsidR="008A7E25">
        <w:rPr>
          <w:rFonts w:ascii="Times New Roman" w:hAnsi="Times New Roman" w:cs="Times New Roman"/>
        </w:rPr>
        <w:t xml:space="preserve">. </w:t>
      </w:r>
      <w:r w:rsidR="007262B4">
        <w:rPr>
          <w:rFonts w:ascii="Times New Roman" w:hAnsi="Times New Roman" w:cs="Times New Roman"/>
        </w:rPr>
        <w:t>This was the approach adopted here</w:t>
      </w:r>
      <w:r w:rsidR="00B733D7">
        <w:rPr>
          <w:rFonts w:ascii="Times New Roman" w:hAnsi="Times New Roman" w:cs="Times New Roman"/>
        </w:rPr>
        <w:t xml:space="preserve">. </w:t>
      </w:r>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25FBA8D"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w:t>
      </w:r>
      <w:r w:rsidR="00BF054E">
        <w:rPr>
          <w:rFonts w:ascii="Times New Roman" w:hAnsi="Times New Roman" w:cs="Times New Roman"/>
        </w:rPr>
        <w:t xml:space="preserve">; the same number of networks were assigned to ALIAS-2, </w:t>
      </w:r>
      <w:ins w:id="489" w:author="Benton, Deon" w:date="2026-06-13T22:23:00Z" w16du:dateUtc="2026-06-14T03:23:00Z">
        <w:r w:rsidR="006A6503">
          <w:rPr>
            <w:rFonts w:ascii="Times New Roman" w:hAnsi="Times New Roman" w:cs="Times New Roman"/>
          </w:rPr>
          <w:t>VOM10</w:t>
        </w:r>
      </w:ins>
      <w:r w:rsidR="00BF054E">
        <w:rPr>
          <w:rFonts w:ascii="Times New Roman" w:hAnsi="Times New Roman" w:cs="Times New Roman"/>
        </w:rPr>
        <w:t xml:space="preserve">, and </w:t>
      </w:r>
      <w:ins w:id="490" w:author="Benton, Deon" w:date="2026-06-13T22:23:00Z" w16du:dateUtc="2026-06-14T03:23:00Z">
        <w:r w:rsidR="006A6503">
          <w:rPr>
            <w:rFonts w:ascii="Times New Roman" w:hAnsi="Times New Roman" w:cs="Times New Roman"/>
          </w:rPr>
          <w:t>VOM10</w:t>
        </w:r>
      </w:ins>
      <w:r w:rsidR="00BF054E">
        <w:rPr>
          <w:rFonts w:ascii="Times New Roman" w:hAnsi="Times New Roman" w:cs="Times New Roman"/>
        </w:rPr>
        <w:t>-2</w:t>
      </w:r>
      <w:r>
        <w:rPr>
          <w:rFonts w:ascii="Times New Roman" w:hAnsi="Times New Roman" w:cs="Times New Roman"/>
        </w:rPr>
        <w:t xml:space="preserve">. The </w:t>
      </w:r>
      <w:r w:rsidR="00BF054E">
        <w:rPr>
          <w:rFonts w:ascii="Times New Roman" w:hAnsi="Times New Roman" w:cs="Times New Roman"/>
        </w:rPr>
        <w:t>simulation of this condition was identical to the Experimental condition in Simulation 1a except that networks could not know whether the first object came to rest next to the second one (i.e., its goal).</w:t>
      </w:r>
      <w:r>
        <w:rPr>
          <w:rFonts w:ascii="Times New Roman" w:hAnsi="Times New Roman" w:cs="Times New Roman"/>
        </w:rPr>
        <w:t xml:space="preserve"> </w:t>
      </w:r>
      <w:r w:rsidR="00BF054E">
        <w:rPr>
          <w:rFonts w:ascii="Times New Roman" w:hAnsi="Times New Roman" w:cs="Times New Roman"/>
        </w:rPr>
        <w:t xml:space="preserve">The Inferring Constraints condition was implemented </w:t>
      </w:r>
      <w:r w:rsidR="00BF054E">
        <w:rPr>
          <w:rFonts w:ascii="Times New Roman" w:hAnsi="Times New Roman" w:cs="Times New Roman"/>
        </w:rPr>
        <w:lastRenderedPageBreak/>
        <w:t>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29057E15"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47C55F2A"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w:t>
      </w:r>
      <w:r w:rsidR="00EC3B66">
        <w:rPr>
          <w:rFonts w:ascii="Times New Roman" w:hAnsi="Times New Roman" w:cs="Times New Roman"/>
        </w:rPr>
        <w:lastRenderedPageBreak/>
        <w:t xml:space="preserve">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event—in which the first object failed to stop next to the </w:t>
      </w:r>
      <w:r w:rsidR="00CA4B72">
        <w:rPr>
          <w:rFonts w:ascii="Times New Roman" w:hAnsi="Times New Roman" w:cs="Times New Roman"/>
        </w:rPr>
        <w:t xml:space="preserve">second </w:t>
      </w:r>
      <w:r w:rsidR="00EC3B66">
        <w:rPr>
          <w:rFonts w:ascii="Times New Roman" w:hAnsi="Times New Roman" w:cs="Times New Roman"/>
        </w:rPr>
        <w:t>one—than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—in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Constraints condition looked longer at the No-Obstacle than at the Obstacle test event. These patterns were true both across different 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 In the Inferring Goals condition, for example, n</w:t>
      </w:r>
      <w:r w:rsidR="008961AE" w:rsidRPr="008961AE">
        <w:rPr>
          <w:rFonts w:ascii="Times New Roman" w:hAnsi="Times New Roman" w:cs="Times New Roman"/>
        </w:rPr>
        <w:t xml:space="preserve">etworks showed heightened looking to the Incongruent test event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8961AE" w:rsidRPr="008961AE">
        <w:rPr>
          <w:rFonts w:ascii="Times New Roman" w:hAnsi="Times New Roman" w:cs="Times New Roman"/>
        </w:rPr>
        <w:t>, a small barrier, and a low jump, on the one hand, and spatial contiguity between an agent and its goal, on the other. No such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w:t>
      </w:r>
      <w:r w:rsidR="00903859">
        <w:rPr>
          <w:rFonts w:ascii="Times New Roman" w:hAnsi="Times New Roman" w:cs="Times New Roman"/>
        </w:rPr>
        <w:t>arced motion</w:t>
      </w:r>
      <w:r w:rsidR="00DF39FF">
        <w:rPr>
          <w:rFonts w:ascii="Times New Roman" w:hAnsi="Times New Roman" w:cs="Times New Roman"/>
        </w:rPr>
        <w:t xml:space="preserve"> in the absence of an obstacle in the No-Obstacle event violated an association that was established during the pretraining phase between </w:t>
      </w:r>
      <w:r w:rsidR="00903859">
        <w:rPr>
          <w:rFonts w:ascii="Times New Roman" w:hAnsi="Times New Roman" w:cs="Times New Roman"/>
        </w:rPr>
        <w:t>arced motion</w:t>
      </w:r>
      <w:r w:rsidR="00DF39FF">
        <w:rPr>
          <w:rFonts w:ascii="Times New Roman" w:hAnsi="Times New Roman" w:cs="Times New Roman"/>
        </w:rPr>
        <w:t xml:space="preserve">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323E72B7"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ins w:id="491" w:author="Benton, Deon" w:date="2026-06-13T22:23:00Z" w16du:dateUtc="2026-06-14T03:23:00Z">
        <w:r w:rsidR="006A6503">
          <w:rPr>
            <w:rFonts w:ascii="Times New Roman" w:hAnsi="Times New Roman" w:cs="Times New Roman"/>
            <w:color w:val="000000" w:themeColor="text1"/>
            <w:sz w:val="24"/>
            <w:szCs w:val="24"/>
          </w:rPr>
          <w:t>VOM10</w:t>
        </w:r>
      </w:ins>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64B92AD8" w:rsidR="00BF52E3" w:rsidRDefault="00DF39FF"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13 </w:t>
      </w:r>
      <w:r>
        <w:rPr>
          <w:rFonts w:ascii="Times New Roman" w:hAnsi="Times New Roman" w:cs="Times New Roman"/>
        </w:rPr>
        <w:t xml:space="preserve">shows that </w:t>
      </w:r>
      <w:ins w:id="492" w:author="Benton, Deon" w:date="2026-06-13T22:23:00Z" w16du:dateUtc="2026-06-14T03:23:00Z">
        <w:r w:rsidR="006A6503">
          <w:rPr>
            <w:rFonts w:ascii="Times New Roman" w:hAnsi="Times New Roman" w:cs="Times New Roman"/>
          </w:rPr>
          <w:t>VOM10</w:t>
        </w:r>
      </w:ins>
      <w:r w:rsidR="00857A89">
        <w:rPr>
          <w:rFonts w:ascii="Times New Roman" w:hAnsi="Times New Roman" w:cs="Times New Roman"/>
        </w:rPr>
        <w:t>’s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723AE2">
        <w:rPr>
          <w:rFonts w:ascii="Times New Roman" w:hAnsi="Times New Roman" w:cs="Times New Roman"/>
        </w:rPr>
        <w:t xml:space="preserve"> and that</w:t>
      </w:r>
      <w:r w:rsidR="00110272">
        <w:rPr>
          <w:rFonts w:ascii="Times New Roman" w:hAnsi="Times New Roman" w:cs="Times New Roman"/>
        </w:rPr>
        <w:t xml:space="preserve"> networks looked longer at their condition’s </w:t>
      </w:r>
      <w:r w:rsidR="008226AE">
        <w:rPr>
          <w:rFonts w:ascii="Times New Roman" w:hAnsi="Times New Roman" w:cs="Times New Roman"/>
          <w:i/>
          <w:iCs/>
        </w:rPr>
        <w:t xml:space="preserve">efficient </w:t>
      </w:r>
      <w:r w:rsidR="008226AE">
        <w:rPr>
          <w:rFonts w:ascii="Times New Roman" w:hAnsi="Times New Roman" w:cs="Times New Roman"/>
        </w:rPr>
        <w:t xml:space="preserve">test event. </w:t>
      </w:r>
      <w:r w:rsidR="00A03E0C">
        <w:rPr>
          <w:rFonts w:ascii="Times New Roman" w:hAnsi="Times New Roman" w:cs="Times New Roman"/>
        </w:rPr>
        <w:t xml:space="preserve">These results indicate that </w:t>
      </w:r>
      <w:ins w:id="493" w:author="Benton, Deon" w:date="2026-06-13T22:23:00Z" w16du:dateUtc="2026-06-14T03:23:00Z">
        <w:r w:rsidR="006A6503">
          <w:rPr>
            <w:rFonts w:ascii="Times New Roman" w:hAnsi="Times New Roman" w:cs="Times New Roman"/>
          </w:rPr>
          <w:t>VOM10</w:t>
        </w:r>
      </w:ins>
      <w:r w:rsidR="00FA723F" w:rsidRPr="00FA723F">
        <w:rPr>
          <w:rFonts w:ascii="Times New Roman" w:hAnsi="Times New Roman" w:cs="Times New Roman"/>
        </w:rPr>
        <w:t xml:space="preserve"> </w:t>
      </w:r>
      <w:r w:rsidR="008226AE">
        <w:rPr>
          <w:rFonts w:ascii="Times New Roman" w:hAnsi="Times New Roman" w:cs="Times New Roman"/>
        </w:rPr>
        <w:t>was unable to</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517CECD4"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ins w:id="494" w:author="Benton, Deon" w:date="2026-06-13T22:23:00Z" w16du:dateUtc="2026-06-14T03:23:00Z">
        <w:r w:rsidR="006A6503">
          <w:rPr>
            <w:rFonts w:ascii="Times New Roman" w:hAnsi="Times New Roman" w:cs="Times New Roman"/>
            <w:color w:val="000000" w:themeColor="text1"/>
            <w:sz w:val="24"/>
            <w:szCs w:val="24"/>
          </w:rPr>
          <w:t>VOM10</w:t>
        </w:r>
      </w:ins>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2C9DFFF9" w:rsidR="00A2767C" w:rsidRDefault="00B60C57"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As </w:t>
      </w:r>
      <w:r w:rsidR="00634194">
        <w:rPr>
          <w:rFonts w:ascii="Times New Roman" w:hAnsi="Times New Roman" w:cs="Times New Roman"/>
        </w:rPr>
        <w:t>shown</w:t>
      </w:r>
      <w:r>
        <w:rPr>
          <w:rFonts w:ascii="Times New Roman" w:hAnsi="Times New Roman" w:cs="Times New Roman"/>
        </w:rPr>
        <w:t xml:space="preserve"> in Figure </w:t>
      </w:r>
      <w:r w:rsidR="00872090">
        <w:rPr>
          <w:rFonts w:ascii="Times New Roman" w:hAnsi="Times New Roman" w:cs="Times New Roman"/>
        </w:rPr>
        <w:t>14</w:t>
      </w:r>
      <w:r>
        <w:rPr>
          <w:rFonts w:ascii="Times New Roman" w:hAnsi="Times New Roman" w:cs="Times New Roman"/>
        </w:rPr>
        <w:t xml:space="preserve">, </w:t>
      </w:r>
      <w:ins w:id="495" w:author="Benton, Deon" w:date="2026-06-13T22:23:00Z" w16du:dateUtc="2026-06-14T03:23:00Z">
        <w:r w:rsidR="006A6503">
          <w:rPr>
            <w:rFonts w:ascii="Times New Roman" w:hAnsi="Times New Roman" w:cs="Times New Roman"/>
          </w:rPr>
          <w:t>VOM10</w:t>
        </w:r>
      </w:ins>
      <w:r>
        <w:rPr>
          <w:rFonts w:ascii="Times New Roman" w:hAnsi="Times New Roman" w:cs="Times New Roman"/>
        </w:rPr>
        <w:t xml:space="preserve">-2 also failed to replicate the third target finding. This suggests </w:t>
      </w:r>
      <w:r w:rsidR="000F5D24" w:rsidRPr="000F5D24">
        <w:rPr>
          <w:rFonts w:ascii="Times New Roman" w:hAnsi="Times New Roman" w:cs="Times New Roman"/>
        </w:rPr>
        <w:t xml:space="preserve">that </w:t>
      </w:r>
      <w:ins w:id="496" w:author="Benton, Deon" w:date="2026-06-13T22:23:00Z" w16du:dateUtc="2026-06-14T03:23:00Z">
        <w:r w:rsidR="006A6503">
          <w:rPr>
            <w:rFonts w:ascii="Times New Roman" w:hAnsi="Times New Roman" w:cs="Times New Roman"/>
          </w:rPr>
          <w:t>VOM10</w:t>
        </w:r>
      </w:ins>
      <w:r w:rsidR="000F5D24" w:rsidRPr="000F5D24">
        <w:rPr>
          <w:rFonts w:ascii="Times New Roman" w:hAnsi="Times New Roman" w:cs="Times New Roman"/>
        </w:rPr>
        <w:t xml:space="preserve">'s failure could not be attributed to limitations in how the </w:t>
      </w:r>
      <w:proofErr w:type="spellStart"/>
      <w:r w:rsidR="000F5D24" w:rsidRPr="000F5D24">
        <w:rPr>
          <w:rFonts w:ascii="Times New Roman" w:hAnsi="Times New Roman" w:cs="Times New Roman"/>
        </w:rPr>
        <w:t>Csibra</w:t>
      </w:r>
      <w:proofErr w:type="spellEnd"/>
      <w:r w:rsidR="000F5D24" w:rsidRPr="000F5D24">
        <w:rPr>
          <w:rFonts w:ascii="Times New Roman" w:hAnsi="Times New Roman" w:cs="Times New Roman"/>
        </w:rPr>
        <w:t xml:space="preserve"> et al. (2003) task was implemented</w:t>
      </w:r>
      <w:r w:rsidR="00634194">
        <w:rPr>
          <w:rFonts w:ascii="Times New Roman" w:hAnsi="Times New Roman" w:cs="Times New Roman"/>
        </w:rPr>
        <w:t xml:space="preserve">. </w:t>
      </w:r>
      <w:r w:rsidR="00773551">
        <w:rPr>
          <w:rFonts w:ascii="Times New Roman" w:hAnsi="Times New Roman" w:cs="Times New Roman"/>
        </w:rPr>
        <w:t xml:space="preserve">Instead, </w:t>
      </w:r>
      <w:r w:rsidR="00634194">
        <w:rPr>
          <w:rFonts w:ascii="Times New Roman" w:hAnsi="Times New Roman" w:cs="Times New Roman"/>
        </w:rPr>
        <w:t>such failure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97491">
        <w:rPr>
          <w:rFonts w:ascii="Times New Roman" w:hAnsi="Times New Roman" w:cs="Times New Roman"/>
        </w:rPr>
        <w:t>a fundamental inability of the model</w:t>
      </w:r>
      <w:r w:rsidR="00047626">
        <w:rPr>
          <w:rFonts w:ascii="Times New Roman" w:hAnsi="Times New Roman" w:cs="Times New Roman"/>
        </w:rPr>
        <w:t xml:space="preserve"> 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FA00C35"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B88DEC8" w14:textId="0C4AFB58" w:rsidR="00227F52" w:rsidRDefault="009316B0"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for the first time,</w:t>
      </w:r>
      <w:r>
        <w:rPr>
          <w:rFonts w:ascii="Times New Roman" w:hAnsi="Times New Roman" w:cs="Times New Roman"/>
        </w:rPr>
        <w:t xml:space="preserve"> </w:t>
      </w:r>
      <w:r w:rsidR="00013361">
        <w:rPr>
          <w:rFonts w:ascii="Times New Roman" w:hAnsi="Times New Roman" w:cs="Times New Roman"/>
        </w:rPr>
        <w:t>ALIAS-2 captured a target finding—in this case, it was the third one</w:t>
      </w:r>
      <w:r>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920E40">
        <w:rPr>
          <w:rFonts w:ascii="Times New Roman" w:hAnsi="Times New Roman" w:cs="Times New Roman"/>
        </w:rPr>
        <w:t xml:space="preserve">One finding with which </w:t>
      </w:r>
      <w:r w:rsidR="00013361">
        <w:rPr>
          <w:rFonts w:ascii="Times New Roman" w:hAnsi="Times New Roman" w:cs="Times New Roman"/>
        </w:rPr>
        <w:t>both models might nonetheless</w:t>
      </w:r>
      <w:r w:rsidR="00920E40">
        <w:rPr>
          <w:rFonts w:ascii="Times New Roman" w:hAnsi="Times New Roman" w:cs="Times New Roman"/>
        </w:rPr>
        <w:t xml:space="preserve"> be predicted to struggle is that by Liu and </w:t>
      </w:r>
      <w:proofErr w:type="spellStart"/>
      <w:r w:rsidR="00920E40">
        <w:rPr>
          <w:rFonts w:ascii="Times New Roman" w:hAnsi="Times New Roman" w:cs="Times New Roman"/>
        </w:rPr>
        <w:t>Spelke</w:t>
      </w:r>
      <w:proofErr w:type="spellEnd"/>
      <w:r w:rsidR="00920E40">
        <w:rPr>
          <w:rFonts w:ascii="Times New Roman" w:hAnsi="Times New Roman" w:cs="Times New Roman"/>
        </w:rPr>
        <w:t xml:space="preserve"> (2017)</w:t>
      </w:r>
      <w:r w:rsidR="001B4043">
        <w:rPr>
          <w:rFonts w:ascii="Times New Roman" w:hAnsi="Times New Roman" w:cs="Times New Roman"/>
        </w:rPr>
        <w:t xml:space="preserve"> </w:t>
      </w:r>
      <w:r w:rsidR="00922807">
        <w:rPr>
          <w:rFonts w:ascii="Times New Roman" w:hAnsi="Times New Roman" w:cs="Times New Roman"/>
        </w:rPr>
        <w:t>showing that</w:t>
      </w:r>
      <w:r w:rsidR="00920E40">
        <w:rPr>
          <w:rFonts w:ascii="Times New Roman" w:hAnsi="Times New Roman" w:cs="Times New Roman"/>
        </w:rPr>
        <w:t xml:space="preserve"> 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Note that in the constrained High, inefficient test event,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sidR="002935F4">
        <w:rPr>
          <w:rFonts w:ascii="Times New Roman" w:hAnsi="Times New Roman" w:cs="Times New Roman"/>
        </w:rPr>
        <w:t>. In contrast,</w:t>
      </w:r>
      <w:r w:rsidR="008050B6">
        <w:rPr>
          <w:rFonts w:ascii="Times New Roman" w:hAnsi="Times New Roman" w:cs="Times New Roman"/>
        </w:rPr>
        <w:t xml:space="preserve"> infants in Experiment 2 </w:t>
      </w:r>
      <w:r w:rsidR="008050B6">
        <w:rPr>
          <w:rFonts w:ascii="Times New Roman" w:hAnsi="Times New Roman" w:cs="Times New Roman"/>
        </w:rPr>
        <w:lastRenderedPageBreak/>
        <w:t>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 xml:space="preserve">event than at the </w:t>
      </w:r>
      <w:r w:rsidR="002935F4">
        <w:rPr>
          <w:rFonts w:ascii="Times New Roman" w:hAnsi="Times New Roman" w:cs="Times New Roman"/>
        </w:rPr>
        <w:t>High, inefficient one</w:t>
      </w:r>
      <w:r w:rsidR="008050B6">
        <w:rPr>
          <w:rFonts w:ascii="Times New Roman" w:hAnsi="Times New Roman" w:cs="Times New Roman"/>
        </w:rPr>
        <w:t>.</w:t>
      </w:r>
    </w:p>
    <w:p w14:paraId="29C124F4" w14:textId="162D5B32" w:rsidR="00AF6628" w:rsidRDefault="00E80153" w:rsidP="00AF6628">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third</w:t>
      </w:r>
      <w:r>
        <w:rPr>
          <w:rFonts w:ascii="Times New Roman" w:hAnsi="Times New Roman" w:cs="Times New Roman"/>
        </w:rPr>
        <w:t xml:space="preserve"> experiment, Liu and </w:t>
      </w:r>
      <w:proofErr w:type="spellStart"/>
      <w:r>
        <w:rPr>
          <w:rFonts w:ascii="Times New Roman" w:hAnsi="Times New Roman" w:cs="Times New Roman"/>
        </w:rPr>
        <w:t>Spelke</w:t>
      </w:r>
      <w:proofErr w:type="spellEnd"/>
      <w:r>
        <w:rPr>
          <w:rFonts w:ascii="Times New Roman" w:hAnsi="Times New Roman" w:cs="Times New Roman"/>
        </w:rPr>
        <w:t xml:space="preserv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261BA">
        <w:rPr>
          <w:rFonts w:ascii="Times New Roman" w:hAnsi="Times New Roman" w:cs="Times New Roman"/>
        </w:rPr>
        <w:t>Considered together</w:t>
      </w:r>
      <w:r w:rsidR="008525EB">
        <w:rPr>
          <w:rFonts w:ascii="Times New Roman" w:hAnsi="Times New Roman" w:cs="Times New Roman"/>
        </w:rPr>
        <w:t>, these results were interpreted to mean</w:t>
      </w:r>
      <w:r>
        <w:rPr>
          <w:rFonts w:ascii="Times New Roman" w:hAnsi="Times New Roman" w:cs="Times New Roman"/>
        </w:rPr>
        <w:t xml:space="preserve"> that </w:t>
      </w:r>
      <w:r w:rsidR="003F2FD0">
        <w:rPr>
          <w:rFonts w:ascii="Times New Roman" w:hAnsi="Times New Roman" w:cs="Times New Roman"/>
        </w:rPr>
        <w:t xml:space="preserve">infants </w:t>
      </w:r>
      <w:r>
        <w:rPr>
          <w:rFonts w:ascii="Times New Roman" w:hAnsi="Times New Roman" w:cs="Times New Roman"/>
        </w:rPr>
        <w:t>represent</w:t>
      </w:r>
      <w:r w:rsidR="008525EB">
        <w:rPr>
          <w:rFonts w:ascii="Times New Roman" w:hAnsi="Times New Roman" w:cs="Times New Roman"/>
        </w:rPr>
        <w:t xml:space="preserve"> </w:t>
      </w:r>
      <w:r>
        <w:rPr>
          <w:rFonts w:ascii="Times New Roman" w:hAnsi="Times New Roman" w:cs="Times New Roman"/>
        </w:rPr>
        <w:t xml:space="preserve">action </w:t>
      </w:r>
      <w:r w:rsidR="008525EB">
        <w:rPr>
          <w:rFonts w:ascii="Times New Roman" w:hAnsi="Times New Roman" w:cs="Times New Roman"/>
        </w:rPr>
        <w:t>efficiency</w:t>
      </w:r>
      <w:r>
        <w:rPr>
          <w:rFonts w:ascii="Times New Roman" w:hAnsi="Times New Roman" w:cs="Times New Roman"/>
        </w:rPr>
        <w:t xml:space="preserve"> continuously </w:t>
      </w:r>
      <w:r w:rsidR="00AF6628">
        <w:rPr>
          <w:rFonts w:ascii="Times New Roman" w:hAnsi="Times New Roman" w:cs="Times New Roman"/>
        </w:rPr>
        <w:t>and that</w:t>
      </w:r>
      <w:r>
        <w:rPr>
          <w:rFonts w:ascii="Times New Roman" w:hAnsi="Times New Roman" w:cs="Times New Roman"/>
        </w:rPr>
        <w:t xml:space="preserve"> they expect previously inefficient agents to behave</w:t>
      </w:r>
      <w:r w:rsidR="00AF6628">
        <w:rPr>
          <w:rFonts w:ascii="Times New Roman" w:hAnsi="Times New Roman" w:cs="Times New Roman"/>
        </w:rPr>
        <w:t xml:space="preserve"> efficiently </w:t>
      </w:r>
      <w:r w:rsidR="00D261BA">
        <w:rPr>
          <w:rFonts w:ascii="Times New Roman" w:hAnsi="Times New Roman" w:cs="Times New Roman"/>
        </w:rPr>
        <w:t>in the future</w:t>
      </w:r>
      <w:r w:rsidR="00AF6628">
        <w:rPr>
          <w:rFonts w:ascii="Times New Roman" w:hAnsi="Times New Roman" w:cs="Times New Roman"/>
        </w:rPr>
        <w:t xml:space="preserve">. </w:t>
      </w:r>
      <w:r w:rsidR="0082160A">
        <w:rPr>
          <w:rFonts w:ascii="Times New Roman" w:hAnsi="Times New Roman" w:cs="Times New Roman"/>
        </w:rPr>
        <w:t>Liu et al. (2026) interpreted these findings as support for their</w:t>
      </w:r>
      <w:r w:rsidR="00AF6628">
        <w:rPr>
          <w:rFonts w:ascii="Times New Roman" w:hAnsi="Times New Roman" w:cs="Times New Roman"/>
        </w:rPr>
        <w:t xml:space="preserve">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p>
    <w:p w14:paraId="62E4C8AD" w14:textId="5A5A373B" w:rsidR="00070634" w:rsidRDefault="00AF6628" w:rsidP="00AF6628">
      <w:pPr>
        <w:spacing w:line="480" w:lineRule="auto"/>
        <w:ind w:firstLine="720"/>
        <w:contextualSpacing/>
        <w:rPr>
          <w:rFonts w:ascii="Times New Roman" w:hAnsi="Times New Roman" w:cs="Times New Roman"/>
        </w:rPr>
      </w:pPr>
      <w:r>
        <w:rPr>
          <w:rFonts w:ascii="Times New Roman" w:hAnsi="Times New Roman" w:cs="Times New Roman"/>
        </w:rPr>
        <w:t>Simulation 4 tested whether</w:t>
      </w:r>
      <w:r w:rsidR="0042601D">
        <w:rPr>
          <w:rFonts w:ascii="Times New Roman" w:hAnsi="Times New Roman" w:cs="Times New Roman"/>
        </w:rPr>
        <w:t xml:space="preserve"> </w:t>
      </w:r>
      <w:r w:rsidR="007C39E8">
        <w:rPr>
          <w:rFonts w:ascii="Times New Roman" w:hAnsi="Times New Roman" w:cs="Times New Roman"/>
        </w:rPr>
        <w:t>ALIAS could</w:t>
      </w:r>
      <w:r w:rsidR="0042601D">
        <w:rPr>
          <w:rFonts w:ascii="Times New Roman" w:hAnsi="Times New Roman" w:cs="Times New Roman"/>
        </w:rPr>
        <w:t xml:space="preserve"> </w:t>
      </w:r>
      <w:r w:rsidR="00AB345C">
        <w:rPr>
          <w:rFonts w:ascii="Times New Roman" w:hAnsi="Times New Roman" w:cs="Times New Roman"/>
        </w:rPr>
        <w:t>capture these findings.</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24F87F50"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pretraining phase was shortened to </w:t>
      </w:r>
      <w:r w:rsidR="00620AC6">
        <w:rPr>
          <w:rFonts w:ascii="Times New Roman" w:eastAsia="Times New Roman" w:hAnsi="Times New Roman" w:cs="Times New Roman"/>
        </w:rPr>
        <w:t xml:space="preserve">450 epochs because Liu and </w:t>
      </w:r>
      <w:proofErr w:type="spellStart"/>
      <w:r w:rsidR="00620AC6">
        <w:rPr>
          <w:rFonts w:ascii="Times New Roman" w:eastAsia="Times New Roman" w:hAnsi="Times New Roman" w:cs="Times New Roman"/>
        </w:rPr>
        <w:t>Spelke</w:t>
      </w:r>
      <w:proofErr w:type="spellEnd"/>
      <w:r w:rsidR="00620AC6">
        <w:rPr>
          <w:rFonts w:ascii="Times New Roman" w:eastAsia="Times New Roman" w:hAnsi="Times New Roman" w:cs="Times New Roman"/>
        </w:rPr>
        <w:t xml:space="preserve"> (2017) tested 6-month-olds. Following pretraining, n</w:t>
      </w:r>
      <w:r w:rsidR="002A1166">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proofErr w:type="spellStart"/>
      <w:r w:rsidR="004F09AF">
        <w:rPr>
          <w:rFonts w:ascii="Times New Roman" w:eastAsia="Times New Roman" w:hAnsi="Times New Roman" w:cs="Times New Roman"/>
        </w:rPr>
        <w:t>Spelke</w:t>
      </w:r>
      <w:proofErr w:type="spellEnd"/>
      <w:r w:rsidR="004F09AF">
        <w:rPr>
          <w:rFonts w:ascii="Times New Roman" w:eastAsia="Times New Roman" w:hAnsi="Times New Roman" w:cs="Times New Roman"/>
        </w:rPr>
        <w:t xml:space="preserv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ins w:id="497" w:author="Benton, Deon" w:date="2026-06-13T22:23:00Z" w16du:dateUtc="2026-06-14T03:23:00Z">
        <w:r w:rsidR="006A6503">
          <w:rPr>
            <w:rFonts w:ascii="Times New Roman" w:hAnsi="Times New Roman" w:cs="Times New Roman"/>
          </w:rPr>
          <w:t>VOM10</w:t>
        </w:r>
      </w:ins>
      <w:r w:rsidR="00DE4891">
        <w:rPr>
          <w:rFonts w:ascii="Times New Roman" w:hAnsi="Times New Roman" w:cs="Times New Roman"/>
        </w:rPr>
        <w:t xml:space="preserve"> </w:t>
      </w:r>
      <w:r w:rsidR="007C51C2">
        <w:rPr>
          <w:rFonts w:ascii="Times New Roman" w:hAnsi="Times New Roman" w:cs="Times New Roman"/>
        </w:rPr>
        <w:t>could not be used to simulate the current target finding</w:t>
      </w:r>
      <w:r w:rsidR="00B40495">
        <w:rPr>
          <w:rFonts w:ascii="Times New Roman" w:hAnsi="Times New Roman" w:cs="Times New Roman"/>
        </w:rPr>
        <w:t xml:space="preserve">. This </w:t>
      </w:r>
      <w:r w:rsidR="0074602D">
        <w:rPr>
          <w:rFonts w:ascii="Times New Roman" w:hAnsi="Times New Roman" w:cs="Times New Roman"/>
        </w:rPr>
        <w:t>is because</w:t>
      </w:r>
      <w:r w:rsidR="008604A6">
        <w:rPr>
          <w:rFonts w:ascii="Times New Roman" w:hAnsi="Times New Roman" w:cs="Times New Roman"/>
        </w:rPr>
        <w:t>, by omitting barrier information during its prediction or test phase,</w:t>
      </w:r>
      <w:r w:rsidR="00B40495">
        <w:rPr>
          <w:rFonts w:ascii="Times New Roman" w:hAnsi="Times New Roman" w:cs="Times New Roman"/>
        </w:rPr>
        <w:t xml:space="preserve"> </w:t>
      </w:r>
      <w:ins w:id="498" w:author="Benton, Deon" w:date="2026-06-13T22:23:00Z" w16du:dateUtc="2026-06-14T03:23:00Z">
        <w:r w:rsidR="006A6503">
          <w:rPr>
            <w:rFonts w:ascii="Times New Roman" w:hAnsi="Times New Roman" w:cs="Times New Roman"/>
          </w:rPr>
          <w:t>VOM10</w:t>
        </w:r>
      </w:ins>
      <w:r w:rsidR="00B40495">
        <w:rPr>
          <w:rFonts w:ascii="Times New Roman" w:hAnsi="Times New Roman" w:cs="Times New Roman"/>
        </w:rPr>
        <w:t xml:space="preserve"> could not meaningfully simulate Liu and </w:t>
      </w:r>
      <w:proofErr w:type="spellStart"/>
      <w:r w:rsidR="00B40495">
        <w:rPr>
          <w:rFonts w:ascii="Times New Roman" w:hAnsi="Times New Roman" w:cs="Times New Roman"/>
        </w:rPr>
        <w:t>Spelke</w:t>
      </w:r>
      <w:r w:rsidR="00D93C2C">
        <w:rPr>
          <w:rFonts w:ascii="Times New Roman" w:hAnsi="Times New Roman" w:cs="Times New Roman"/>
        </w:rPr>
        <w:t>’s</w:t>
      </w:r>
      <w:proofErr w:type="spellEnd"/>
      <w:r w:rsidR="00B40495">
        <w:rPr>
          <w:rFonts w:ascii="Times New Roman" w:hAnsi="Times New Roman" w:cs="Times New Roman"/>
        </w:rPr>
        <w:t xml:space="preserve"> (2017) use</w:t>
      </w:r>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r w:rsidR="007D069A">
        <w:rPr>
          <w:rFonts w:ascii="Times New Roman" w:hAnsi="Times New Roman" w:cs="Times New Roman"/>
        </w:rPr>
        <w:t xml:space="preserve">across the habituation and test phases in each experiment. </w:t>
      </w:r>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r w:rsidR="00413771">
        <w:rPr>
          <w:rFonts w:ascii="Times New Roman" w:hAnsi="Times New Roman" w:cs="Times New Roman"/>
        </w:rPr>
        <w:t>not an in-principle limitation of this model</w:t>
      </w:r>
      <w:r w:rsidR="006E3047">
        <w:rPr>
          <w:rFonts w:ascii="Times New Roman" w:hAnsi="Times New Roman" w:cs="Times New Roman"/>
        </w:rPr>
        <w:t>. Although</w:t>
      </w:r>
      <w:r w:rsidR="00413771">
        <w:rPr>
          <w:rFonts w:ascii="Times New Roman" w:hAnsi="Times New Roman" w:cs="Times New Roman"/>
        </w:rPr>
        <w:t xml:space="preserve"> it </w:t>
      </w:r>
      <w:r w:rsidR="006E3047">
        <w:rPr>
          <w:rFonts w:ascii="Times New Roman" w:hAnsi="Times New Roman" w:cs="Times New Roman"/>
        </w:rPr>
        <w:t>would be</w:t>
      </w:r>
      <w:r w:rsidR="00413771">
        <w:rPr>
          <w:rFonts w:ascii="Times New Roman" w:hAnsi="Times New Roman" w:cs="Times New Roman"/>
        </w:rPr>
        <w:t xml:space="preserve"> straightforward to </w:t>
      </w:r>
      <w:r w:rsidR="006E3047">
        <w:rPr>
          <w:rFonts w:ascii="Times New Roman" w:hAnsi="Times New Roman" w:cs="Times New Roman"/>
        </w:rPr>
        <w:t xml:space="preserve">present obstacle information during </w:t>
      </w:r>
      <w:ins w:id="499" w:author="Benton, Deon" w:date="2026-06-13T22:23:00Z" w16du:dateUtc="2026-06-14T03:23:00Z">
        <w:r w:rsidR="006A6503">
          <w:rPr>
            <w:rFonts w:ascii="Times New Roman" w:hAnsi="Times New Roman" w:cs="Times New Roman"/>
          </w:rPr>
          <w:t>VOM10</w:t>
        </w:r>
      </w:ins>
      <w:r w:rsidR="006E3047">
        <w:rPr>
          <w:rFonts w:ascii="Times New Roman" w:hAnsi="Times New Roman" w:cs="Times New Roman"/>
        </w:rPr>
        <w:t>’s test phase,</w:t>
      </w:r>
      <w:r w:rsidR="00413771">
        <w:rPr>
          <w:rFonts w:ascii="Times New Roman" w:hAnsi="Times New Roman" w:cs="Times New Roman"/>
        </w:rPr>
        <w:t xml:space="preserve"> doing</w:t>
      </w:r>
      <w:r w:rsidR="00717832" w:rsidRPr="006F4BF4">
        <w:rPr>
          <w:rFonts w:ascii="Times New Roman" w:hAnsi="Times New Roman" w:cs="Times New Roman"/>
        </w:rPr>
        <w:t xml:space="preserve"> so would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w:t>
      </w:r>
      <w:r w:rsidR="006E3047">
        <w:rPr>
          <w:rFonts w:ascii="Times New Roman" w:hAnsi="Times New Roman" w:cs="Times New Roman"/>
        </w:rPr>
        <w:lastRenderedPageBreak/>
        <w:t xml:space="preserve">implemented in the previous simulations and, more importantly, from </w:t>
      </w:r>
      <w:ins w:id="500"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r w:rsidR="006E3047">
        <w:rPr>
          <w:rFonts w:ascii="Times New Roman" w:hAnsi="Times New Roman" w:cs="Times New Roman"/>
        </w:rPr>
        <w:t>’s</w:t>
      </w:r>
      <w:proofErr w:type="spellEnd"/>
      <w:r w:rsidR="006E3047">
        <w:rPr>
          <w:rFonts w:ascii="Times New Roman" w:hAnsi="Times New Roman" w:cs="Times New Roman"/>
        </w:rPr>
        <w:t xml:space="preserve"> (2010) original conception of it. </w:t>
      </w:r>
      <w:r w:rsidR="00620AC6">
        <w:rPr>
          <w:rFonts w:ascii="Times New Roman" w:hAnsi="Times New Roman" w:cs="Times New Roman"/>
        </w:rPr>
        <w:t xml:space="preserve">ALIAS’s performance was thus only compared to that of </w:t>
      </w:r>
      <w:ins w:id="501" w:author="Benton, Deon" w:date="2026-06-13T22:23:00Z" w16du:dateUtc="2026-06-14T03:23:00Z">
        <w:r w:rsidR="006A6503">
          <w:rPr>
            <w:rFonts w:ascii="Times New Roman" w:hAnsi="Times New Roman" w:cs="Times New Roman"/>
          </w:rPr>
          <w:t>VOM10</w:t>
        </w:r>
      </w:ins>
      <w:r w:rsidR="00747493">
        <w:rPr>
          <w:rFonts w:ascii="Times New Roman" w:hAnsi="Times New Roman" w:cs="Times New Roman"/>
        </w:rPr>
        <w:t xml:space="preserve">-2 </w:t>
      </w:r>
      <w:r w:rsidR="006E3047">
        <w:rPr>
          <w:rFonts w:ascii="Times New Roman" w:hAnsi="Times New Roman" w:cs="Times New Roman"/>
        </w:rPr>
        <w:t xml:space="preserve">and ALIAS-2 in Simulation 4. </w:t>
      </w:r>
      <w:r w:rsidR="00620AC6">
        <w:rPr>
          <w:rFonts w:ascii="Times New Roman" w:hAnsi="Times New Roman" w:cs="Times New Roman"/>
        </w:rPr>
        <w:t xml:space="preserve">Note that because </w:t>
      </w:r>
      <w:ins w:id="502" w:author="Benton, Deon" w:date="2026-06-13T22:23:00Z" w16du:dateUtc="2026-06-14T03:23:00Z">
        <w:r w:rsidR="006A6503">
          <w:rPr>
            <w:rFonts w:ascii="Times New Roman" w:hAnsi="Times New Roman" w:cs="Times New Roman"/>
          </w:rPr>
          <w:t>VOM10</w:t>
        </w:r>
      </w:ins>
      <w:r w:rsidR="00620AC6">
        <w:rPr>
          <w:rFonts w:ascii="Times New Roman" w:hAnsi="Times New Roman" w:cs="Times New Roman"/>
        </w:rPr>
        <w:t xml:space="preserve">-2 did not </w:t>
      </w:r>
      <w:r w:rsidR="00747493">
        <w:rPr>
          <w:rFonts w:ascii="Times New Roman" w:hAnsi="Times New Roman" w:cs="Times New Roman"/>
        </w:rPr>
        <w:t>implement a pretraining phase,</w:t>
      </w:r>
      <w:r w:rsidR="00620AC6">
        <w:rPr>
          <w:rFonts w:ascii="Times New Roman" w:hAnsi="Times New Roman" w:cs="Times New Roman"/>
        </w:rPr>
        <w:t xml:space="preserve"> it could not simulate</w:t>
      </w:r>
      <w:r w:rsidR="00747493">
        <w:rPr>
          <w:rFonts w:ascii="Times New Roman" w:hAnsi="Times New Roman" w:cs="Times New Roman"/>
        </w:rPr>
        <w:t xml:space="preserve"> developmental age </w:t>
      </w:r>
      <w:r w:rsidR="00620AC6">
        <w:rPr>
          <w:rFonts w:ascii="Times New Roman" w:hAnsi="Times New Roman" w:cs="Times New Roman"/>
        </w:rPr>
        <w:t>like ALIAS or ALIAS-2.</w:t>
      </w:r>
      <w:r w:rsidR="00ED7D11">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19F51B5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different habituation epochs (right). </w:t>
      </w:r>
      <w:r w:rsidR="0057430E">
        <w:rPr>
          <w:rFonts w:ascii="Times New Roman" w:hAnsi="Times New Roman" w:cs="Times New Roman"/>
          <w:i w:val="0"/>
          <w:iCs w:val="0"/>
          <w:color w:val="000000" w:themeColor="text1"/>
          <w:sz w:val="24"/>
          <w:szCs w:val="24"/>
        </w:rPr>
        <w:t xml:space="preserve">These experiments correspond to those in Liu and </w:t>
      </w:r>
      <w:proofErr w:type="spellStart"/>
      <w:r w:rsidR="0057430E">
        <w:rPr>
          <w:rFonts w:ascii="Times New Roman" w:hAnsi="Times New Roman" w:cs="Times New Roman"/>
          <w:i w:val="0"/>
          <w:iCs w:val="0"/>
          <w:color w:val="000000" w:themeColor="text1"/>
          <w:sz w:val="24"/>
          <w:szCs w:val="24"/>
        </w:rPr>
        <w:t>Spelke</w:t>
      </w:r>
      <w:proofErr w:type="spellEnd"/>
      <w:r w:rsidR="0057430E">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0BF897A1"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16 </w:t>
      </w:r>
      <w:r>
        <w:rPr>
          <w:rFonts w:ascii="Times New Roman" w:hAnsi="Times New Roman" w:cs="Times New Roman"/>
        </w:rPr>
        <w:t xml:space="preserve">shows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Networks—like infants</w:t>
      </w:r>
      <w:r w:rsidR="00C25EF4">
        <w:rPr>
          <w:rFonts w:ascii="Times New Roman" w:hAnsi="Times New Roman" w:cs="Times New Roman"/>
        </w:rPr>
        <w:t xml:space="preserve"> in Experiment</w:t>
      </w:r>
      <w:r w:rsidR="004C293F">
        <w:rPr>
          <w:rFonts w:ascii="Times New Roman" w:hAnsi="Times New Roman" w:cs="Times New Roman"/>
        </w:rPr>
        <w:t>s</w:t>
      </w:r>
      <w:r w:rsidR="00C25EF4">
        <w:rPr>
          <w:rFonts w:ascii="Times New Roman" w:hAnsi="Times New Roman" w:cs="Times New Roman"/>
        </w:rPr>
        <w:t xml:space="preserve"> 1</w:t>
      </w:r>
      <w:r w:rsidR="004C293F">
        <w:rPr>
          <w:rFonts w:ascii="Times New Roman" w:hAnsi="Times New Roman" w:cs="Times New Roman"/>
        </w:rPr>
        <w:t xml:space="preserve"> and 3</w:t>
      </w:r>
      <w:r w:rsidR="00C25EF4">
        <w:rPr>
          <w:rFonts w:ascii="Times New Roman" w:hAnsi="Times New Roman" w:cs="Times New Roman"/>
        </w:rPr>
        <w:t xml:space="preserve"> </w:t>
      </w:r>
      <w:r w:rsidR="006F558F">
        <w:rPr>
          <w:rFonts w:ascii="Times New Roman" w:hAnsi="Times New Roman" w:cs="Times New Roman"/>
        </w:rPr>
        <w:t xml:space="preserve">in Liu and </w:t>
      </w:r>
      <w:proofErr w:type="spellStart"/>
      <w:r w:rsidR="006F558F">
        <w:rPr>
          <w:rFonts w:ascii="Times New Roman" w:hAnsi="Times New Roman" w:cs="Times New Roman"/>
        </w:rPr>
        <w:t>Spelke</w:t>
      </w:r>
      <w:proofErr w:type="spellEnd"/>
      <w:r w:rsidR="006F558F">
        <w:rPr>
          <w:rFonts w:ascii="Times New Roman" w:hAnsi="Times New Roman" w:cs="Times New Roman"/>
        </w:rPr>
        <w:t xml:space="preserve"> (2017)—</w:t>
      </w:r>
      <w:r w:rsidR="00156837">
        <w:rPr>
          <w:rFonts w:ascii="Times New Roman" w:hAnsi="Times New Roman" w:cs="Times New Roman"/>
        </w:rPr>
        <w:t xml:space="preserve">looked </w:t>
      </w:r>
      <w:r w:rsidR="00C25EF4">
        <w:rPr>
          <w:rFonts w:ascii="Times New Roman" w:hAnsi="Times New Roman" w:cs="Times New Roman"/>
        </w:rPr>
        <w:t>longer at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than at the Low, efficient one.</w:t>
      </w:r>
      <w:r w:rsidR="00FB65D8">
        <w:rPr>
          <w:rFonts w:ascii="Times New Roman" w:hAnsi="Times New Roman" w:cs="Times New Roman"/>
        </w:rPr>
        <w:t xml:space="preserve"> This was true overall and across different </w:t>
      </w:r>
      <w:r w:rsidR="006F558F">
        <w:rPr>
          <w:rFonts w:ascii="Times New Roman" w:hAnsi="Times New Roman" w:cs="Times New Roman"/>
        </w:rPr>
        <w:t>habituation epochs</w:t>
      </w:r>
      <w:r w:rsidR="00FB65D8">
        <w:rPr>
          <w:rFonts w:ascii="Times New Roman" w:hAnsi="Times New Roman" w:cs="Times New Roman"/>
        </w:rPr>
        <w:t>.</w:t>
      </w:r>
      <w:r w:rsidR="00C25EF4">
        <w:rPr>
          <w:rFonts w:ascii="Times New Roman" w:hAnsi="Times New Roman" w:cs="Times New Roman"/>
        </w:rPr>
        <w:t xml:space="preserve"> In contrast, networks in Experiment 2—like infants in the corresponding behavioral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77CC7D40"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ins w:id="503" w:author="Benton, Deon" w:date="2026-06-13T22:23:00Z" w16du:dateUtc="2026-06-14T03:23:00Z">
        <w:r w:rsidR="006A6503">
          <w:rPr>
            <w:rFonts w:ascii="Times New Roman" w:hAnsi="Times New Roman" w:cs="Times New Roman"/>
            <w:color w:val="000000" w:themeColor="text1"/>
            <w:sz w:val="24"/>
            <w:szCs w:val="24"/>
          </w:rPr>
          <w:t>VOM10</w:t>
        </w:r>
      </w:ins>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7A56BBC9" w:rsidR="00E1149B" w:rsidRDefault="00F32F86" w:rsidP="00EF724B">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ins w:id="504" w:author="Benton, Deon" w:date="2026-06-13T22:23:00Z" w16du:dateUtc="2026-06-14T03:23:00Z">
        <w:r w:rsidR="006A6503">
          <w:rPr>
            <w:rFonts w:ascii="Times New Roman" w:hAnsi="Times New Roman" w:cs="Times New Roman"/>
          </w:rPr>
          <w:t>VOM10</w:t>
        </w:r>
      </w:ins>
      <w:r>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Pr>
          <w:rFonts w:ascii="Times New Roman" w:hAnsi="Times New Roman" w:cs="Times New Roman"/>
        </w:rPr>
        <w:t>it</w:t>
      </w:r>
      <w:r w:rsidR="00294E8B">
        <w:rPr>
          <w:rFonts w:ascii="Times New Roman" w:hAnsi="Times New Roman" w:cs="Times New Roman"/>
        </w:rPr>
        <w:t xml:space="preserve"> failed to capture infants’ responses in</w:t>
      </w:r>
      <w:r w:rsidR="00E0420F">
        <w:rPr>
          <w:rFonts w:ascii="Times New Roman" w:hAnsi="Times New Roman" w:cs="Times New Roman"/>
        </w:rPr>
        <w:t xml:space="preserve"> Experiments 1 and </w:t>
      </w:r>
      <w:r w:rsidR="00294E8B">
        <w:rPr>
          <w:rFonts w:ascii="Times New Roman" w:hAnsi="Times New Roman" w:cs="Times New Roman"/>
        </w:rPr>
        <w:t>2</w:t>
      </w:r>
      <w:r w:rsidR="00E0420F">
        <w:rPr>
          <w:rFonts w:ascii="Times New Roman" w:hAnsi="Times New Roman" w:cs="Times New Roman"/>
        </w:rPr>
        <w:t>.</w:t>
      </w:r>
      <w:r w:rsidR="00E609B9">
        <w:rPr>
          <w:rFonts w:ascii="Times New Roman" w:hAnsi="Times New Roman" w:cs="Times New Roman"/>
        </w:rPr>
        <w:t xml:space="preserve"> These results are shown in Figure </w:t>
      </w:r>
      <w:r w:rsidR="00872090">
        <w:rPr>
          <w:rFonts w:ascii="Times New Roman" w:hAnsi="Times New Roman" w:cs="Times New Roman"/>
        </w:rPr>
        <w:t>17</w:t>
      </w:r>
      <w:r w:rsidR="00E609B9">
        <w:rPr>
          <w:rFonts w:ascii="Times New Roman" w:hAnsi="Times New Roman" w:cs="Times New Roman"/>
        </w:rPr>
        <w:t xml:space="preserve">. </w:t>
      </w:r>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r w:rsidR="00294E8B">
        <w:rPr>
          <w:rFonts w:ascii="Times New Roman" w:hAnsi="Times New Roman" w:cs="Times New Roman"/>
        </w:rPr>
        <w:t>, efficient</w:t>
      </w:r>
      <w:r w:rsidR="00E65C1F">
        <w:rPr>
          <w:rFonts w:ascii="Times New Roman" w:hAnsi="Times New Roman" w:cs="Times New Roman"/>
        </w:rPr>
        <w:t xml:space="preserve"> test event</w:t>
      </w:r>
      <w:r w:rsidR="0007648B">
        <w:rPr>
          <w:rFonts w:ascii="Times New Roman" w:hAnsi="Times New Roman" w:cs="Times New Roman"/>
        </w:rPr>
        <w:t xml:space="preserve"> caused slightly more activation of the critical units than the High, inefficient test event.</w:t>
      </w:r>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584169A8"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4CDDEA34" w:rsidR="0019688A" w:rsidRDefault="00FD3E65" w:rsidP="005A2886">
      <w:pPr>
        <w:spacing w:line="480" w:lineRule="auto"/>
        <w:ind w:firstLine="720"/>
        <w:contextualSpacing/>
        <w:rPr>
          <w:rFonts w:ascii="Times New Roman" w:hAnsi="Times New Roman" w:cs="Times New Roman"/>
        </w:rPr>
      </w:pPr>
      <w:r>
        <w:rPr>
          <w:rFonts w:ascii="Times New Roman" w:hAnsi="Times New Roman" w:cs="Times New Roman"/>
        </w:rPr>
        <w:t xml:space="preserve">ALIAS-2’s performance was examined next to determine whether associative learning alone is sufficient to capture the fourth target finding. </w:t>
      </w:r>
      <w:r w:rsidR="00302752">
        <w:rPr>
          <w:rFonts w:ascii="Times New Roman" w:hAnsi="Times New Roman" w:cs="Times New Roman"/>
        </w:rPr>
        <w:t xml:space="preserve">The results—which are shown above in Figure </w:t>
      </w:r>
      <w:r w:rsidR="00872090">
        <w:rPr>
          <w:rFonts w:ascii="Times New Roman" w:hAnsi="Times New Roman" w:cs="Times New Roman"/>
        </w:rPr>
        <w:t>18</w:t>
      </w:r>
      <w:r w:rsidR="00302752">
        <w:rPr>
          <w:rFonts w:ascii="Times New Roman" w:hAnsi="Times New Roman" w:cs="Times New Roman"/>
        </w:rPr>
        <w:t>—showed that it mostly could. Specifically, n</w:t>
      </w:r>
      <w:r w:rsidR="00E92E04">
        <w:rPr>
          <w:rFonts w:ascii="Times New Roman" w:hAnsi="Times New Roman" w:cs="Times New Roman"/>
        </w:rPr>
        <w:t xml:space="preserve">etworks in Experiments 1 and 3 </w:t>
      </w:r>
      <w:r w:rsidR="00302752">
        <w:rPr>
          <w:rFonts w:ascii="Times New Roman" w:hAnsi="Times New Roman" w:cs="Times New Roman"/>
        </w:rPr>
        <w:t>looked longer at the</w:t>
      </w:r>
      <w:r w:rsidR="00E92E04">
        <w:rPr>
          <w:rFonts w:ascii="Times New Roman" w:hAnsi="Times New Roman" w:cs="Times New Roman"/>
        </w:rPr>
        <w:t xml:space="preserve"> High</w:t>
      </w:r>
      <w:r w:rsidR="00274863">
        <w:rPr>
          <w:rFonts w:ascii="Times New Roman" w:hAnsi="Times New Roman" w:cs="Times New Roman"/>
        </w:rPr>
        <w:t>, inefficient</w:t>
      </w:r>
      <w:r w:rsidR="00E92E04">
        <w:rPr>
          <w:rFonts w:ascii="Times New Roman" w:hAnsi="Times New Roman" w:cs="Times New Roman"/>
        </w:rPr>
        <w:t xml:space="preserve"> test event than</w:t>
      </w:r>
      <w:r w:rsidR="00274863">
        <w:rPr>
          <w:rFonts w:ascii="Times New Roman" w:hAnsi="Times New Roman" w:cs="Times New Roman"/>
        </w:rPr>
        <w:t xml:space="preserve"> </w:t>
      </w:r>
      <w:r w:rsidR="00302752">
        <w:rPr>
          <w:rFonts w:ascii="Times New Roman" w:hAnsi="Times New Roman" w:cs="Times New Roman"/>
        </w:rPr>
        <w:t>at</w:t>
      </w:r>
      <w:r w:rsidR="00E92E04">
        <w:rPr>
          <w:rFonts w:ascii="Times New Roman" w:hAnsi="Times New Roman" w:cs="Times New Roman"/>
        </w:rPr>
        <w:t xml:space="preserve"> the Low</w:t>
      </w:r>
      <w:r w:rsidR="00274863">
        <w:rPr>
          <w:rFonts w:ascii="Times New Roman" w:hAnsi="Times New Roman" w:cs="Times New Roman"/>
        </w:rPr>
        <w:t>, efficient one.</w:t>
      </w:r>
      <w:r w:rsidR="00302752">
        <w:rPr>
          <w:rFonts w:ascii="Times New Roman" w:hAnsi="Times New Roman" w:cs="Times New Roman"/>
        </w:rPr>
        <w:t xml:space="preserve"> However, in the Control condition, networks looked about equally long at both test events. This latter finding conflicts with ALIAS’s and infants’ tendency to look numerically longer at the Low, efficient than at the High, inefficient test event. </w:t>
      </w:r>
    </w:p>
    <w:p w14:paraId="3943714A" w14:textId="620B2BB1"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mechanistic basis of ALIAS’s behavior, </w:t>
      </w:r>
      <w:r w:rsidR="00487D34">
        <w:rPr>
          <w:rFonts w:ascii="Times New Roman" w:hAnsi="Times New Roman" w:cs="Times New Roman"/>
        </w:rPr>
        <w:t>this model</w:t>
      </w:r>
      <w:r w:rsidR="006C2CB8" w:rsidRPr="006C2CB8">
        <w:rPr>
          <w:rFonts w:ascii="Times New Roman" w:hAnsi="Times New Roman" w:cs="Times New Roman"/>
        </w:rPr>
        <w:t xml:space="preserve">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w:t>
      </w:r>
      <w:r w:rsidR="006C2CB8" w:rsidRPr="006C2CB8">
        <w:rPr>
          <w:rFonts w:ascii="Times New Roman" w:hAnsi="Times New Roman" w:cs="Times New Roman"/>
        </w:rPr>
        <w:lastRenderedPageBreak/>
        <w:t xml:space="preserve">vertical clearance during the pretraining phase. </w:t>
      </w:r>
      <w:r w:rsidR="00756E4C">
        <w:rPr>
          <w:rFonts w:ascii="Times New Roman" w:hAnsi="Times New Roman" w:cs="Times New Roman"/>
        </w:rPr>
        <w:t xml:space="preserve">In contrast, </w:t>
      </w:r>
      <w:r w:rsidR="006C2CB8">
        <w:rPr>
          <w:rFonts w:ascii="Times New Roman" w:hAnsi="Times New Roman" w:cs="Times New Roman"/>
        </w:rPr>
        <w:t xml:space="preserve">the reason </w:t>
      </w:r>
      <w:r w:rsidR="00487D34">
        <w:rPr>
          <w:rFonts w:ascii="Times New Roman" w:hAnsi="Times New Roman" w:cs="Times New Roman"/>
        </w:rPr>
        <w:t xml:space="preserve">ALIAS </w:t>
      </w:r>
      <w:r w:rsidR="006C2CB8">
        <w:rPr>
          <w:rFonts w:ascii="Times New Roman" w:hAnsi="Times New Roman" w:cs="Times New Roman"/>
        </w:rPr>
        <w:t xml:space="preserve">showed attenuated looking to the Low, efficient test event during the same experiments is that </w:t>
      </w:r>
      <w:r w:rsidR="00756E4C">
        <w:rPr>
          <w:rFonts w:ascii="Times New Roman" w:hAnsi="Times New Roman" w:cs="Times New Roman"/>
        </w:rPr>
        <w:t xml:space="preserve">the visual information </w:t>
      </w:r>
      <w:r w:rsidR="006C2CB8">
        <w:rPr>
          <w:rFonts w:ascii="Times New Roman" w:hAnsi="Times New Roman" w:cs="Times New Roman"/>
        </w:rPr>
        <w:t xml:space="preserve">associated with this event (e.g., a small obstacle, low jump, and low vertical clearance) </w:t>
      </w:r>
      <w:r w:rsidR="00597BC0">
        <w:rPr>
          <w:rFonts w:ascii="Times New Roman" w:hAnsi="Times New Roman" w:cs="Times New Roman"/>
        </w:rPr>
        <w:t>largely overlapped</w:t>
      </w:r>
      <w:r w:rsidR="006C2CB8">
        <w:rPr>
          <w:rFonts w:ascii="Times New Roman" w:hAnsi="Times New Roman" w:cs="Times New Roman"/>
        </w:rPr>
        <w:t xml:space="preserve"> with that experienced during pretraining (e.g., a small obstacle, low jump, and low vertical clearance). </w:t>
      </w:r>
      <w:r w:rsidR="00756E4C">
        <w:rPr>
          <w:rFonts w:ascii="Times New Roman" w:hAnsi="Times New Roman" w:cs="Times New Roman"/>
        </w:rPr>
        <w:t xml:space="preserve"> </w:t>
      </w:r>
    </w:p>
    <w:p w14:paraId="3570B0DF" w14:textId="0012CC22"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A047E6" w:rsidRPr="00A047E6">
        <w:rPr>
          <w:rFonts w:ascii="Times New Roman" w:hAnsi="Times New Roman" w:cs="Times New Roman"/>
        </w:rPr>
        <w:t xml:space="preserve">The goal of this simulation was to determine whether ALIAS could reproduce </w:t>
      </w:r>
      <w:r w:rsidR="00A047E6">
        <w:rPr>
          <w:rFonts w:ascii="Times New Roman" w:hAnsi="Times New Roman" w:cs="Times New Roman"/>
        </w:rPr>
        <w:t>the find</w:t>
      </w:r>
      <w:r w:rsidR="009F4CA2">
        <w:rPr>
          <w:rFonts w:ascii="Times New Roman" w:hAnsi="Times New Roman" w:cs="Times New Roman"/>
        </w:rPr>
        <w:t>ing</w:t>
      </w:r>
      <w:r w:rsidR="00A047E6">
        <w:rPr>
          <w:rFonts w:ascii="Times New Roman" w:hAnsi="Times New Roman" w:cs="Times New Roman"/>
        </w:rPr>
        <w:t xml:space="preserve"> that </w:t>
      </w:r>
      <w:r w:rsidR="00A047E6" w:rsidRPr="00A047E6">
        <w:rPr>
          <w:rFonts w:ascii="Times New Roman" w:hAnsi="Times New Roman" w:cs="Times New Roman"/>
        </w:rPr>
        <w:t>infants</w:t>
      </w:r>
      <w:r w:rsidR="00A047E6">
        <w:rPr>
          <w:rFonts w:ascii="Times New Roman" w:hAnsi="Times New Roman" w:cs="Times New Roman"/>
        </w:rPr>
        <w:t xml:space="preserve"> apparently</w:t>
      </w:r>
      <w:r w:rsidR="00A047E6" w:rsidRPr="00A047E6">
        <w:rPr>
          <w:rFonts w:ascii="Times New Roman" w:hAnsi="Times New Roman" w:cs="Times New Roman"/>
        </w:rPr>
        <w:t xml:space="preserve"> represent action efficiency in a graded or continuous manner. </w:t>
      </w:r>
      <w:r w:rsidR="00B9676A" w:rsidRPr="00B9676A">
        <w:rPr>
          <w:rFonts w:ascii="Times New Roman" w:hAnsi="Times New Roman" w:cs="Times New Roman"/>
        </w:rPr>
        <w:t>ALIAS captured the fourth target finding and provided a better qualitative fit to the data than ALIAS-2</w:t>
      </w:r>
      <w:r w:rsidR="00CF2783" w:rsidRPr="00CF2783">
        <w:rPr>
          <w:rFonts w:ascii="Times New Roman" w:hAnsi="Times New Roman" w:cs="Times New Roman"/>
        </w:rPr>
        <w:t xml:space="preserve">This suggests that associative learning combined with the assumption of reduced salience for </w:t>
      </w:r>
      <w:r w:rsidR="00597BC0">
        <w:rPr>
          <w:rFonts w:ascii="Times New Roman" w:hAnsi="Times New Roman" w:cs="Times New Roman"/>
        </w:rPr>
        <w:t>peripherally located obstacles</w:t>
      </w:r>
      <w:r w:rsidR="00CF2783" w:rsidRPr="00CF2783">
        <w:rPr>
          <w:rFonts w:ascii="Times New Roman" w:hAnsi="Times New Roman" w:cs="Times New Roman"/>
        </w:rPr>
        <w:t xml:space="preserve"> is necessary</w:t>
      </w:r>
      <w:r w:rsidR="00CF2783">
        <w:rPr>
          <w:rFonts w:ascii="Times New Roman" w:hAnsi="Times New Roman" w:cs="Times New Roman"/>
        </w:rPr>
        <w:t xml:space="preserve"> </w:t>
      </w:r>
      <w:r w:rsidR="00D767C4">
        <w:rPr>
          <w:rFonts w:ascii="Times New Roman" w:hAnsi="Times New Roman" w:cs="Times New Roman"/>
        </w:rPr>
        <w:t xml:space="preserve">to reproduce infants’ looking responses across the experiments in Liu and </w:t>
      </w:r>
      <w:proofErr w:type="spellStart"/>
      <w:r w:rsidR="00D767C4">
        <w:rPr>
          <w:rFonts w:ascii="Times New Roman" w:hAnsi="Times New Roman" w:cs="Times New Roman"/>
        </w:rPr>
        <w:t>Spelke</w:t>
      </w:r>
      <w:proofErr w:type="spellEnd"/>
      <w:r w:rsidR="00D767C4">
        <w:rPr>
          <w:rFonts w:ascii="Times New Roman" w:hAnsi="Times New Roman" w:cs="Times New Roman"/>
        </w:rPr>
        <w:t xml:space="preserve"> (201</w:t>
      </w:r>
      <w:r w:rsidR="00CF2783">
        <w:rPr>
          <w:rFonts w:ascii="Times New Roman" w:hAnsi="Times New Roman" w:cs="Times New Roman"/>
        </w:rPr>
        <w:t>7</w:t>
      </w:r>
      <w:r w:rsidR="00D767C4">
        <w:rPr>
          <w:rFonts w:ascii="Times New Roman" w:hAnsi="Times New Roman" w:cs="Times New Roman"/>
        </w:rPr>
        <w:t>)</w:t>
      </w:r>
      <w:r w:rsidR="00A047E6">
        <w:rPr>
          <w:rFonts w:ascii="Times New Roman" w:hAnsi="Times New Roman" w:cs="Times New Roman"/>
        </w:rPr>
        <w:t xml:space="preserve">. </w:t>
      </w:r>
      <w:r w:rsidR="00D767C4">
        <w:rPr>
          <w:rFonts w:ascii="Times New Roman" w:hAnsi="Times New Roman" w:cs="Times New Roman"/>
        </w:rPr>
        <w:t>By contrast</w:t>
      </w:r>
      <w:r w:rsidR="00CF3BF7" w:rsidRPr="00CF3BF7">
        <w:rPr>
          <w:rFonts w:ascii="Times New Roman" w:hAnsi="Times New Roman" w:cs="Times New Roman"/>
        </w:rPr>
        <w:t xml:space="preserve">, </w:t>
      </w:r>
      <w:ins w:id="505" w:author="Benton, Deon" w:date="2026-06-13T22:23:00Z" w16du:dateUtc="2026-06-14T03:23:00Z">
        <w:r w:rsidR="006A6503">
          <w:rPr>
            <w:rFonts w:ascii="Times New Roman" w:hAnsi="Times New Roman" w:cs="Times New Roman"/>
          </w:rPr>
          <w:t>VOM10</w:t>
        </w:r>
      </w:ins>
      <w:r w:rsidR="00FA481C">
        <w:rPr>
          <w:rFonts w:ascii="Times New Roman" w:hAnsi="Times New Roman" w:cs="Times New Roman"/>
        </w:rPr>
        <w:t>-2</w:t>
      </w:r>
      <w:r w:rsidR="00CF3BF7" w:rsidRPr="00CF3BF7">
        <w:rPr>
          <w:rFonts w:ascii="Times New Roman" w:hAnsi="Times New Roman" w:cs="Times New Roman"/>
        </w:rPr>
        <w:t xml:space="preserve"> was unable to account for </w:t>
      </w:r>
      <w:r w:rsidR="005C5DC0">
        <w:rPr>
          <w:rFonts w:ascii="Times New Roman" w:hAnsi="Times New Roman" w:cs="Times New Roman"/>
        </w:rPr>
        <w:t>these findings, which</w:t>
      </w:r>
      <w:r w:rsidR="00CF3BF7" w:rsidRPr="00CF3BF7">
        <w:rPr>
          <w:rFonts w:ascii="Times New Roman" w:hAnsi="Times New Roman" w:cs="Times New Roman"/>
        </w:rPr>
        <w:t xml:space="preserve"> suggests that simply improving </w:t>
      </w:r>
      <w:ins w:id="506" w:author="Benton, Deon" w:date="2026-06-13T22:23:00Z" w16du:dateUtc="2026-06-14T03:23:00Z">
        <w:r w:rsidR="006A6503">
          <w:rPr>
            <w:rFonts w:ascii="Times New Roman" w:hAnsi="Times New Roman" w:cs="Times New Roman"/>
          </w:rPr>
          <w:t>VOM10</w:t>
        </w:r>
      </w:ins>
      <w:r w:rsidR="00597BC0">
        <w:rPr>
          <w:rFonts w:ascii="Times New Roman" w:hAnsi="Times New Roman" w:cs="Times New Roman"/>
        </w:rPr>
        <w:t>’s</w:t>
      </w:r>
      <w:r w:rsidR="00CF3BF7" w:rsidRPr="00CF3BF7">
        <w:rPr>
          <w:rFonts w:ascii="Times New Roman" w:hAnsi="Times New Roman" w:cs="Times New Roman"/>
        </w:rPr>
        <w:t xml:space="preserve"> fidelity to the</w:t>
      </w:r>
      <w:r w:rsidR="005C5DC0">
        <w:rPr>
          <w:rFonts w:ascii="Times New Roman" w:hAnsi="Times New Roman" w:cs="Times New Roman"/>
        </w:rPr>
        <w:t xml:space="preserve"> structure of </w:t>
      </w:r>
      <w:r w:rsidR="00597BC0">
        <w:rPr>
          <w:rFonts w:ascii="Times New Roman" w:hAnsi="Times New Roman" w:cs="Times New Roman"/>
        </w:rPr>
        <w:t xml:space="preserve">Liu and </w:t>
      </w:r>
      <w:proofErr w:type="spellStart"/>
      <w:r w:rsidR="00597BC0">
        <w:rPr>
          <w:rFonts w:ascii="Times New Roman" w:hAnsi="Times New Roman" w:cs="Times New Roman"/>
        </w:rPr>
        <w:t>Spelke’s</w:t>
      </w:r>
      <w:proofErr w:type="spellEnd"/>
      <w:r w:rsidR="00597BC0">
        <w:rPr>
          <w:rFonts w:ascii="Times New Roman" w:hAnsi="Times New Roman" w:cs="Times New Roman"/>
        </w:rPr>
        <w:t xml:space="preserve"> (2017)</w:t>
      </w:r>
      <w:r w:rsidR="005C5DC0">
        <w:rPr>
          <w:rFonts w:ascii="Times New Roman" w:hAnsi="Times New Roman" w:cs="Times New Roman"/>
        </w:rPr>
        <w:t xml:space="preserve"> task</w:t>
      </w:r>
      <w:r w:rsidR="00CF3BF7" w:rsidRPr="00CF3BF7">
        <w:rPr>
          <w:rFonts w:ascii="Times New Roman" w:hAnsi="Times New Roman" w:cs="Times New Roman"/>
        </w:rPr>
        <w:t xml:space="preserve"> </w:t>
      </w:r>
      <w:r w:rsidR="005C5DC0">
        <w:rPr>
          <w:rFonts w:ascii="Times New Roman" w:hAnsi="Times New Roman" w:cs="Times New Roman"/>
        </w:rPr>
        <w:t>is insufficient.</w:t>
      </w:r>
      <w:r w:rsidR="00CF3BF7" w:rsidRPr="00CF3BF7">
        <w:rPr>
          <w:rFonts w:ascii="Times New Roman" w:hAnsi="Times New Roman" w:cs="Times New Roman"/>
        </w:rPr>
        <w:t xml:space="preserve"> </w:t>
      </w:r>
    </w:p>
    <w:p w14:paraId="5C1A08E7" w14:textId="1E43E3BB"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Despite </w:t>
      </w:r>
      <w:r w:rsidR="005C5DC0">
        <w:rPr>
          <w:rFonts w:ascii="Times New Roman" w:hAnsi="Times New Roman" w:cs="Times New Roman"/>
        </w:rPr>
        <w:t>ALIAS’s success in reproducing the first four target findings</w:t>
      </w:r>
      <w:r w:rsidR="005C5DC0" w:rsidRPr="005C5DC0">
        <w:rPr>
          <w:rFonts w:ascii="Times New Roman" w:hAnsi="Times New Roman" w:cs="Times New Roman"/>
        </w:rPr>
        <w:t xml:space="preserve">, it remained important to </w:t>
      </w:r>
      <w:r w:rsidR="005C5DC0">
        <w:rPr>
          <w:rFonts w:ascii="Times New Roman" w:hAnsi="Times New Roman" w:cs="Times New Roman"/>
        </w:rPr>
        <w:t>demonstrate that this model</w:t>
      </w:r>
      <w:r w:rsidR="005C5DC0" w:rsidRPr="005C5DC0">
        <w:rPr>
          <w:rFonts w:ascii="Times New Roman" w:hAnsi="Times New Roman" w:cs="Times New Roman"/>
        </w:rPr>
        <w:t xml:space="preserve"> could </w:t>
      </w:r>
      <w:r w:rsidR="005C5DC0">
        <w:rPr>
          <w:rFonts w:ascii="Times New Roman" w:hAnsi="Times New Roman" w:cs="Times New Roman"/>
        </w:rPr>
        <w:t>also capture</w:t>
      </w:r>
      <w:r w:rsidR="005A7D47">
        <w:rPr>
          <w:rFonts w:ascii="Times New Roman" w:hAnsi="Times New Roman" w:cs="Times New Roman"/>
        </w:rPr>
        <w:t xml:space="preserve"> perhaps the more challenging</w:t>
      </w:r>
      <w:r w:rsidR="005C5DC0">
        <w:rPr>
          <w:rFonts w:ascii="Times New Roman" w:hAnsi="Times New Roman" w:cs="Times New Roman"/>
        </w:rPr>
        <w:t xml:space="preserve"> finding that much</w:t>
      </w:r>
      <w:r w:rsidR="005C5DC0" w:rsidRPr="005C5DC0">
        <w:rPr>
          <w:rFonts w:ascii="Times New Roman" w:hAnsi="Times New Roman" w:cs="Times New Roman"/>
        </w:rPr>
        <w:t xml:space="preserve"> younger infants </w:t>
      </w:r>
      <w:r w:rsidR="005C5DC0">
        <w:rPr>
          <w:rFonts w:ascii="Times New Roman" w:hAnsi="Times New Roman" w:cs="Times New Roman"/>
        </w:rPr>
        <w:t>appear to be sensitive to an action’s efficiency.</w:t>
      </w:r>
      <w:r w:rsidR="005C5DC0" w:rsidRPr="005C5DC0">
        <w:rPr>
          <w:rFonts w:ascii="Times New Roman" w:hAnsi="Times New Roman" w:cs="Times New Roman"/>
        </w:rPr>
        <w:t xml:space="preserve"> 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 xml:space="preserve">should be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w:t>
      </w:r>
      <w:r w:rsidR="009144A4">
        <w:rPr>
          <w:rFonts w:ascii="Times New Roman" w:hAnsi="Times New Roman" w:cs="Times New Roman"/>
        </w:rPr>
        <w:lastRenderedPageBreak/>
        <w:t>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3F386945"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despite limited</w:t>
      </w:r>
      <w:r w:rsidRPr="00FC305F">
        <w:rPr>
          <w:rFonts w:ascii="Times New Roman" w:eastAsia="Times New Roman" w:hAnsi="Times New Roman" w:cs="Times New Roman"/>
        </w:rPr>
        <w:t xml:space="preserve"> pretraining </w:t>
      </w:r>
      <w:r w:rsidR="008179EB">
        <w:rPr>
          <w:rFonts w:ascii="Times New Roman" w:eastAsia="Times New Roman" w:hAnsi="Times New Roman" w:cs="Times New Roman"/>
        </w:rPr>
        <w:t xml:space="preserve">action observation </w:t>
      </w:r>
      <w:r w:rsidRPr="00FC305F">
        <w:rPr>
          <w:rFonts w:ascii="Times New Roman" w:eastAsia="Times New Roman" w:hAnsi="Times New Roman" w:cs="Times New Roman"/>
        </w:rPr>
        <w:t xml:space="preserve">experience,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To simulate the performance of the 3-month-olds </w:t>
      </w:r>
      <w:r w:rsidR="008179EB">
        <w:rPr>
          <w:rFonts w:ascii="Times New Roman" w:eastAsia="Times New Roman" w:hAnsi="Times New Roman" w:cs="Times New Roman"/>
        </w:rPr>
        <w:t>with ALIAS</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two</w:t>
      </w:r>
      <w:r w:rsidR="00BA4878">
        <w:rPr>
          <w:rFonts w:ascii="Times New Roman" w:eastAsia="Times New Roman" w:hAnsi="Times New Roman" w:cs="Times New Roman"/>
        </w:rPr>
        <w:t xml:space="preserve"> changes were made to the model. The first</w:t>
      </w:r>
      <w:r w:rsidR="000F79B8">
        <w:rPr>
          <w:rFonts w:ascii="Times New Roman" w:eastAsia="Times New Roman" w:hAnsi="Times New Roman" w:cs="Times New Roman"/>
        </w:rPr>
        <w:t xml:space="preserve"> set of changes</w:t>
      </w:r>
      <w:r w:rsidR="00BA4878">
        <w:rPr>
          <w:rFonts w:ascii="Times New Roman" w:eastAsia="Times New Roman" w:hAnsi="Times New Roman" w:cs="Times New Roman"/>
        </w:rPr>
        <w:t xml:space="preserve"> involved reducing the length of the pretraining phase</w:t>
      </w:r>
      <w:r w:rsidR="00761797">
        <w:rPr>
          <w:rFonts w:ascii="Times New Roman" w:eastAsia="Times New Roman" w:hAnsi="Times New Roman" w:cs="Times New Roman"/>
        </w:rPr>
        <w:t xml:space="preserve"> to</w:t>
      </w:r>
      <w:r w:rsidR="00BA4878">
        <w:rPr>
          <w:rFonts w:ascii="Times New Roman" w:eastAsia="Times New Roman" w:hAnsi="Times New Roman" w:cs="Times New Roman"/>
        </w:rPr>
        <w:t xml:space="preserve"> 225 epochs</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the number of hidden units to 10</w:t>
      </w:r>
      <w:r w:rsidR="00144146">
        <w:rPr>
          <w:rFonts w:ascii="Times New Roman" w:eastAsia="Times New Roman" w:hAnsi="Times New Roman" w:cs="Times New Roman"/>
        </w:rPr>
        <w:t>, and the learning rate to 0.1</w:t>
      </w:r>
      <w:r w:rsidR="00BA4878">
        <w:rPr>
          <w:rFonts w:ascii="Times New Roman" w:eastAsia="Times New Roman" w:hAnsi="Times New Roman" w:cs="Times New Roman"/>
        </w:rPr>
        <w:t xml:space="preserve">. </w:t>
      </w:r>
      <w:r w:rsidR="00144146">
        <w:rPr>
          <w:rFonts w:ascii="Times New Roman" w:eastAsia="Times New Roman" w:hAnsi="Times New Roman" w:cs="Times New Roman"/>
        </w:rPr>
        <w:t>These modifications implemented</w:t>
      </w:r>
      <w:r w:rsidR="00BA4878">
        <w:rPr>
          <w:rFonts w:ascii="Times New Roman" w:eastAsia="Times New Roman" w:hAnsi="Times New Roman" w:cs="Times New Roman"/>
        </w:rPr>
        <w:t xml:space="preserve"> the assumption that 3-month-olds have less </w:t>
      </w:r>
      <w:r w:rsidR="00761797">
        <w:rPr>
          <w:rFonts w:ascii="Times New Roman" w:eastAsia="Times New Roman" w:hAnsi="Times New Roman" w:cs="Times New Roman"/>
        </w:rPr>
        <w:t>action-observation experience</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reduced information storage capacity</w:t>
      </w:r>
      <w:r w:rsidR="00144146">
        <w:rPr>
          <w:rFonts w:ascii="Times New Roman" w:eastAsia="Times New Roman" w:hAnsi="Times New Roman" w:cs="Times New Roman"/>
        </w:rPr>
        <w:t>, and slower processing speed than the</w:t>
      </w:r>
      <w:r w:rsidR="00761797">
        <w:rPr>
          <w:rFonts w:ascii="Times New Roman" w:eastAsia="Times New Roman" w:hAnsi="Times New Roman" w:cs="Times New Roman"/>
        </w:rPr>
        <w:t xml:space="preserve"> typical</w:t>
      </w:r>
      <w:r w:rsidR="00144146">
        <w:rPr>
          <w:rFonts w:ascii="Times New Roman" w:eastAsia="Times New Roman" w:hAnsi="Times New Roman" w:cs="Times New Roman"/>
        </w:rPr>
        <w:t xml:space="preserve"> 6- to 12-month-old</w:t>
      </w:r>
      <w:r w:rsidR="00761797">
        <w:rPr>
          <w:rFonts w:ascii="Times New Roman" w:eastAsia="Times New Roman" w:hAnsi="Times New Roman" w:cs="Times New Roman"/>
        </w:rPr>
        <w:t xml:space="preserve"> infant</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 xml:space="preserve">in action efficiency understanding studies. </w:t>
      </w:r>
      <w:r w:rsidR="00BA4878">
        <w:rPr>
          <w:rFonts w:ascii="Times New Roman" w:eastAsia="Times New Roman" w:hAnsi="Times New Roman" w:cs="Times New Roman"/>
        </w:rPr>
        <w:t xml:space="preserve">The </w:t>
      </w:r>
      <w:r w:rsidR="00761797">
        <w:rPr>
          <w:rFonts w:ascii="Times New Roman" w:eastAsia="Times New Roman" w:hAnsi="Times New Roman" w:cs="Times New Roman"/>
        </w:rPr>
        <w:t xml:space="preserve">second and more substantial </w:t>
      </w:r>
      <w:r w:rsidR="00BA4878">
        <w:rPr>
          <w:rFonts w:ascii="Times New Roman" w:eastAsia="Times New Roman" w:hAnsi="Times New Roman" w:cs="Times New Roman"/>
        </w:rPr>
        <w:t xml:space="preserve">change related </w:t>
      </w:r>
      <w:r w:rsidR="007A780F">
        <w:rPr>
          <w:rFonts w:ascii="Times New Roman" w:eastAsia="Times New Roman" w:hAnsi="Times New Roman" w:cs="Times New Roman"/>
        </w:rPr>
        <w:t xml:space="preserve">to </w:t>
      </w:r>
      <w:r w:rsidR="00761797">
        <w:rPr>
          <w:rFonts w:ascii="Times New Roman" w:eastAsia="Times New Roman" w:hAnsi="Times New Roman" w:cs="Times New Roman"/>
        </w:rPr>
        <w:t>the addition of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 xml:space="preserve">that immediately </w:t>
      </w:r>
      <w:r w:rsidR="004D60FC">
        <w:rPr>
          <w:rFonts w:ascii="Times New Roman" w:eastAsia="Times New Roman" w:hAnsi="Times New Roman" w:cs="Times New Roman"/>
        </w:rPr>
        <w:t xml:space="preserve">followed </w:t>
      </w:r>
      <w:r w:rsidR="00761797">
        <w:rPr>
          <w:rFonts w:ascii="Times New Roman" w:eastAsia="Times New Roman" w:hAnsi="Times New Roman" w:cs="Times New Roman"/>
        </w:rPr>
        <w:t>pretraining.</w:t>
      </w:r>
      <w:r w:rsidR="0027668F">
        <w:rPr>
          <w:rFonts w:ascii="Times New Roman" w:eastAsia="Times New Roman" w:hAnsi="Times New Roman" w:cs="Times New Roman"/>
        </w:rPr>
        <w:t xml:space="preserve"> Because Skerry et al. (2013) do not provide information about the length of this phase, here both were equated in length. Thus, the action phase, like the habituation phase, could last anywhere from 8 to 12 epochs. </w:t>
      </w:r>
      <w:r w:rsidR="00761797">
        <w:rPr>
          <w:rFonts w:ascii="Times New Roman" w:eastAsia="Times New Roman" w:hAnsi="Times New Roman" w:cs="Times New Roman"/>
        </w:rPr>
        <w:t>To instantiate the assumption that infants’ reaches during this phase are largely linear, networks were shown straight motion during this phase</w:t>
      </w:r>
      <w:r w:rsidR="00FE51D9">
        <w:rPr>
          <w:rFonts w:ascii="Times New Roman" w:eastAsia="Times New Roman" w:hAnsi="Times New Roman" w:cs="Times New Roman"/>
        </w:rPr>
        <w:t>.</w:t>
      </w:r>
    </w:p>
    <w:p w14:paraId="0884B5F6" w14:textId="082E22D6" w:rsidR="00C7751A" w:rsidRDefault="00666B57"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was true </w:t>
      </w:r>
      <w:r w:rsidR="00E56AA3">
        <w:rPr>
          <w:rFonts w:ascii="Times New Roman" w:eastAsia="Times New Roman" w:hAnsi="Times New Roman" w:cs="Times New Roman"/>
        </w:rPr>
        <w:t>for</w:t>
      </w:r>
      <w:r>
        <w:rPr>
          <w:rFonts w:ascii="Times New Roman" w:eastAsia="Times New Roman" w:hAnsi="Times New Roman" w:cs="Times New Roman"/>
        </w:rPr>
        <w:t xml:space="preserve"> infants in Skerry et al. (2013), n</w:t>
      </w:r>
      <w:r w:rsidR="00A02814">
        <w:rPr>
          <w:rFonts w:ascii="Times New Roman" w:eastAsia="Times New Roman" w:hAnsi="Times New Roman" w:cs="Times New Roman"/>
        </w:rPr>
        <w:t>etwork</w:t>
      </w:r>
      <w:r w:rsidR="00E56AA3">
        <w:rPr>
          <w:rFonts w:ascii="Times New Roman" w:eastAsia="Times New Roman" w:hAnsi="Times New Roman" w:cs="Times New Roman"/>
        </w:rPr>
        <w:t>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sidR="00144146">
        <w:rPr>
          <w:rFonts w:ascii="Times New Roman" w:eastAsia="Times New Roman" w:hAnsi="Times New Roman" w:cs="Times New Roman"/>
        </w:rPr>
        <w:t xml:space="preserve">Those in the first condition </w:t>
      </w:r>
      <w:r w:rsidR="00F064D2">
        <w:rPr>
          <w:rFonts w:ascii="Times New Roman" w:eastAsia="Times New Roman" w:hAnsi="Times New Roman" w:cs="Times New Roman"/>
        </w:rPr>
        <w:t xml:space="preserve">were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Pr>
          <w:rFonts w:ascii="Times New Roman" w:eastAsia="Times New Roman" w:hAnsi="Times New Roman" w:cs="Times New Roman"/>
        </w:rPr>
        <w:t xml:space="preserve">effective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.175</w:t>
      </w:r>
      <w:r w:rsidR="00D93C01">
        <w:rPr>
          <w:rFonts w:ascii="Times New Roman" w:eastAsia="Times New Roman" w:hAnsi="Times New Roman" w:cs="Times New Roman"/>
        </w:rPr>
        <w:t xml:space="preserve"> during the </w:t>
      </w:r>
      <w:r w:rsidR="00D93C01">
        <w:rPr>
          <w:rFonts w:ascii="Times New Roman" w:eastAsia="Times New Roman" w:hAnsi="Times New Roman" w:cs="Times New Roman"/>
        </w:rPr>
        <w:lastRenderedPageBreak/>
        <w:t>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 xml:space="preserve">returning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pretraining, action, and habituation phases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F94E6F">
        <w:rPr>
          <w:rFonts w:ascii="Times New Roman" w:eastAsia="Times New Roman" w:hAnsi="Times New Roman" w:cs="Times New Roman"/>
        </w:rPr>
        <w:t xml:space="preserve"> to one another</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3CC2571B"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the Effective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1E13F460"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872090">
        <w:rPr>
          <w:rFonts w:ascii="Times New Roman" w:eastAsia="Times New Roman" w:hAnsi="Times New Roman" w:cs="Times New Roman"/>
        </w:rPr>
        <w:t xml:space="preserve">19 </w:t>
      </w:r>
      <w:r>
        <w:rPr>
          <w:rFonts w:ascii="Times New Roman" w:eastAsia="Times New Roman" w:hAnsi="Times New Roman" w:cs="Times New Roman"/>
        </w:rPr>
        <w:t>shows the performance of ALIAS</w:t>
      </w:r>
      <w:r w:rsidR="002069FA">
        <w:rPr>
          <w:rFonts w:ascii="Times New Roman" w:eastAsia="Times New Roman" w:hAnsi="Times New Roman" w:cs="Times New Roman"/>
        </w:rPr>
        <w:t xml:space="preserve"> in the Effective Action condition</w:t>
      </w:r>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331188">
        <w:rPr>
          <w:rFonts w:ascii="Times New Roman" w:eastAsia="Times New Roman" w:hAnsi="Times New Roman" w:cs="Times New Roman"/>
        </w:rPr>
        <w:t>looked equally long at both test events.</w:t>
      </w:r>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37885679"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1A08EBCF" w:rsidR="00545C9D" w:rsidRDefault="007C464C"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872090">
        <w:rPr>
          <w:rFonts w:ascii="Times New Roman" w:eastAsia="Times New Roman" w:hAnsi="Times New Roman" w:cs="Times New Roman"/>
        </w:rPr>
        <w:t>20</w:t>
      </w:r>
      <w:r>
        <w:rPr>
          <w:rFonts w:ascii="Times New Roman" w:eastAsia="Times New Roman" w:hAnsi="Times New Roman" w:cs="Times New Roman"/>
        </w:rPr>
        <w:t xml:space="preserve"> 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p>
    <w:p w14:paraId="555F2668" w14:textId="312745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Importantly, if networks’ prior experience with constrained arced motion enabled them to associate arced motion with barriers and</w:t>
      </w:r>
      <w:r w:rsidR="00FD67B9">
        <w:rPr>
          <w:rFonts w:ascii="Times New Roman" w:eastAsia="Times New Roman" w:hAnsi="Times New Roman" w:cs="Times New Roman"/>
        </w:rPr>
        <w:t xml:space="preserve"> then to</w:t>
      </w:r>
      <w:r>
        <w:rPr>
          <w:rFonts w:ascii="Times New Roman" w:eastAsia="Times New Roman" w:hAnsi="Times New Roman" w:cs="Times New Roman"/>
        </w:rPr>
        <w:t xml:space="preserve"> detect when such associations are violated, then those in the No Training condition—like networks in the Effective Action condition—should have </w:t>
      </w:r>
      <w:r w:rsidR="00FD67B9">
        <w:rPr>
          <w:rFonts w:ascii="Times New Roman" w:eastAsia="Times New Roman" w:hAnsi="Times New Roman" w:cs="Times New Roman"/>
        </w:rPr>
        <w:t>looked longer at</w:t>
      </w:r>
      <w:r>
        <w:rPr>
          <w:rFonts w:ascii="Times New Roman" w:eastAsia="Times New Roman" w:hAnsi="Times New Roman" w:cs="Times New Roman"/>
        </w:rPr>
        <w:t xml:space="preserve"> the Inefficient </w:t>
      </w:r>
      <w:r w:rsidR="00FD67B9">
        <w:rPr>
          <w:rFonts w:ascii="Times New Roman" w:eastAsia="Times New Roman" w:hAnsi="Times New Roman" w:cs="Times New Roman"/>
        </w:rPr>
        <w:t xml:space="preserve">than at the Efficient test event.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1DCC2C7A"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2DD5959E" w:rsidR="0036310A" w:rsidRDefault="0057028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contrast, networks in </w:t>
      </w:r>
      <w:r w:rsidR="00B47E38">
        <w:rPr>
          <w:rFonts w:ascii="Times New Roman" w:eastAsia="Times New Roman" w:hAnsi="Times New Roman" w:cs="Times New Roman"/>
        </w:rPr>
        <w:t xml:space="preserve">the Ineffective Action condition—like infants in the corresponding behavioral condition—looked 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F15A30">
        <w:rPr>
          <w:rFonts w:ascii="Times New Roman" w:eastAsia="Times New Roman" w:hAnsi="Times New Roman" w:cs="Times New Roman"/>
        </w:rPr>
        <w:t xml:space="preserve"> (Figure </w:t>
      </w:r>
      <w:r w:rsidR="00872090">
        <w:rPr>
          <w:rFonts w:ascii="Times New Roman" w:eastAsia="Times New Roman" w:hAnsi="Times New Roman" w:cs="Times New Roman"/>
        </w:rPr>
        <w:t>21</w:t>
      </w:r>
      <w:r w:rsidR="00F15A30">
        <w:rPr>
          <w:rFonts w:ascii="Times New Roman" w:eastAsia="Times New Roman" w:hAnsi="Times New Roman" w:cs="Times New Roman"/>
        </w:rPr>
        <w:t>)</w:t>
      </w:r>
      <w:r w:rsidR="00B47E38">
        <w:rPr>
          <w:rFonts w:ascii="Times New Roman" w:eastAsia="Times New Roman" w:hAnsi="Times New Roman" w:cs="Times New Roman"/>
        </w:rPr>
        <w:t>.</w:t>
      </w:r>
      <w:r w:rsidR="0065698E">
        <w:rPr>
          <w:rFonts w:ascii="Times New Roman" w:eastAsia="Times New Roman" w:hAnsi="Times New Roman" w:cs="Times New Roman"/>
        </w:rPr>
        <w:t xml:space="preserve"> </w:t>
      </w:r>
      <w:r w:rsidR="0036310A">
        <w:rPr>
          <w:rFonts w:ascii="Times New Roman" w:eastAsia="Times New Roman" w:hAnsi="Times New Roman" w:cs="Times New Roman"/>
        </w:rPr>
        <w:t>The</w:t>
      </w:r>
      <w:r w:rsidR="00180CFD">
        <w:rPr>
          <w:rFonts w:ascii="Times New Roman" w:eastAsia="Times New Roman" w:hAnsi="Times New Roman" w:cs="Times New Roman"/>
        </w:rPr>
        <w:t>se</w:t>
      </w:r>
      <w:r w:rsidR="004954AF" w:rsidRPr="004954AF">
        <w:rPr>
          <w:rFonts w:ascii="Times New Roman" w:eastAsia="Times New Roman" w:hAnsi="Times New Roman" w:cs="Times New Roman"/>
        </w:rPr>
        <w:t xml:space="preserve"> results raise the intriguing possibility that effective action experience, </w:t>
      </w:r>
      <w:r w:rsidR="004954AF">
        <w:rPr>
          <w:rFonts w:ascii="Times New Roman" w:eastAsia="Times New Roman" w:hAnsi="Times New Roman" w:cs="Times New Roman"/>
        </w:rPr>
        <w:t>through</w:t>
      </w:r>
      <w:r w:rsidR="004954AF" w:rsidRPr="004954AF">
        <w:rPr>
          <w:rFonts w:ascii="Times New Roman" w:eastAsia="Times New Roman" w:hAnsi="Times New Roman" w:cs="Times New Roman"/>
        </w:rPr>
        <w:t xml:space="preserve"> enhancing infants’ attention to </w:t>
      </w:r>
      <w:r w:rsidR="00EB6427">
        <w:rPr>
          <w:rFonts w:ascii="Times New Roman" w:eastAsia="Times New Roman" w:hAnsi="Times New Roman" w:cs="Times New Roman"/>
        </w:rPr>
        <w:t>and encoding of a reach’s straight and curved trajectory</w:t>
      </w:r>
      <w:r w:rsidR="004954AF" w:rsidRPr="004954AF">
        <w:rPr>
          <w:rFonts w:ascii="Times New Roman" w:eastAsia="Times New Roman" w:hAnsi="Times New Roman" w:cs="Times New Roman"/>
        </w:rPr>
        <w:t xml:space="preserve">, is sufficient to reproduce </w:t>
      </w:r>
      <w:r w:rsidR="004954AF">
        <w:rPr>
          <w:rFonts w:ascii="Times New Roman" w:eastAsia="Times New Roman" w:hAnsi="Times New Roman" w:cs="Times New Roman"/>
        </w:rPr>
        <w:t>infants’ looking behavior in</w:t>
      </w:r>
      <w:r w:rsidR="004954AF" w:rsidRPr="004954AF">
        <w:rPr>
          <w:rFonts w:ascii="Times New Roman" w:eastAsia="Times New Roman" w:hAnsi="Times New Roman" w:cs="Times New Roman"/>
        </w:rPr>
        <w:t xml:space="preserve"> Skerry et al.’s (2013) </w:t>
      </w:r>
      <w:r w:rsidR="00C637E6">
        <w:rPr>
          <w:rFonts w:ascii="Times New Roman" w:eastAsia="Times New Roman" w:hAnsi="Times New Roman" w:cs="Times New Roman"/>
        </w:rPr>
        <w:t>study</w:t>
      </w:r>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930B6B6"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7088A346" w:rsidR="00286C0B" w:rsidRDefault="00004C83"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key</w:t>
      </w:r>
      <w:r w:rsidR="00043097">
        <w:rPr>
          <w:rFonts w:ascii="Times New Roman" w:eastAsia="Times New Roman" w:hAnsi="Times New Roman" w:cs="Times New Roman"/>
        </w:rPr>
        <w:t xml:space="preserve"> </w:t>
      </w:r>
      <w:r w:rsidR="00992099" w:rsidRPr="00992099">
        <w:rPr>
          <w:rFonts w:ascii="Times New Roman" w:eastAsia="Times New Roman" w:hAnsi="Times New Roman" w:cs="Times New Roman"/>
        </w:rPr>
        <w:t xml:space="preserve">assumption </w:t>
      </w:r>
      <w:r w:rsidR="001E7423">
        <w:rPr>
          <w:rFonts w:ascii="Times New Roman" w:eastAsia="Times New Roman" w:hAnsi="Times New Roman" w:cs="Times New Roman"/>
        </w:rPr>
        <w:t xml:space="preserve">that </w:t>
      </w:r>
      <w:r w:rsidR="00E46F2F">
        <w:rPr>
          <w:rFonts w:ascii="Times New Roman" w:eastAsia="Times New Roman" w:hAnsi="Times New Roman" w:cs="Times New Roman"/>
        </w:rPr>
        <w:t xml:space="preserve">the </w:t>
      </w:r>
      <w:r>
        <w:rPr>
          <w:rFonts w:ascii="Times New Roman" w:eastAsia="Times New Roman" w:hAnsi="Times New Roman" w:cs="Times New Roman"/>
        </w:rPr>
        <w:t>present account makes is that the attentional boost that infants experience in the Effective Action condition is fleeting.</w:t>
      </w:r>
      <w:r w:rsidR="00043097">
        <w:rPr>
          <w:rFonts w:ascii="Times New Roman" w:eastAsia="Times New Roman" w:hAnsi="Times New Roman" w:cs="Times New Roman"/>
        </w:rPr>
        <w:t xml:space="preserve"> </w:t>
      </w:r>
      <w:r>
        <w:rPr>
          <w:rFonts w:ascii="Times New Roman" w:eastAsia="Times New Roman" w:hAnsi="Times New Roman" w:cs="Times New Roman"/>
        </w:rPr>
        <w:t xml:space="preserve">Yet, it remains to be seen whether such a boost must be transient to </w:t>
      </w:r>
      <w:r w:rsidR="00DF3EF3">
        <w:rPr>
          <w:rFonts w:ascii="Times New Roman" w:eastAsia="Times New Roman" w:hAnsi="Times New Roman" w:cs="Times New Roman"/>
        </w:rPr>
        <w:t>capture infants’ behavior in this condition</w:t>
      </w:r>
      <w:r>
        <w:rPr>
          <w:rFonts w:ascii="Times New Roman" w:eastAsia="Times New Roman" w:hAnsi="Times New Roman" w:cs="Times New Roman"/>
        </w:rPr>
        <w:t xml:space="preserve">. For example, would ALIAS </w:t>
      </w:r>
      <w:r w:rsidR="00BA122D">
        <w:rPr>
          <w:rFonts w:ascii="Times New Roman" w:eastAsia="Times New Roman" w:hAnsi="Times New Roman" w:cs="Times New Roman"/>
        </w:rPr>
        <w:t>still capture infants’ looking behaviors if the</w:t>
      </w:r>
      <w:r w:rsidR="00DF3EF3">
        <w:rPr>
          <w:rFonts w:ascii="Times New Roman" w:eastAsia="Times New Roman" w:hAnsi="Times New Roman" w:cs="Times New Roman"/>
        </w:rPr>
        <w:t xml:space="preserve"> attention</w:t>
      </w:r>
      <w:r w:rsidR="009754B6">
        <w:rPr>
          <w:rFonts w:ascii="Times New Roman" w:eastAsia="Times New Roman" w:hAnsi="Times New Roman" w:cs="Times New Roman"/>
        </w:rPr>
        <w:t>al</w:t>
      </w:r>
      <w:r w:rsidR="00DF3EF3">
        <w:rPr>
          <w:rFonts w:ascii="Times New Roman" w:eastAsia="Times New Roman" w:hAnsi="Times New Roman" w:cs="Times New Roman"/>
        </w:rPr>
        <w:t xml:space="preserve"> </w:t>
      </w:r>
      <w:r w:rsidR="00BA122D">
        <w:rPr>
          <w:rFonts w:ascii="Times New Roman" w:eastAsia="Times New Roman" w:hAnsi="Times New Roman" w:cs="Times New Roman"/>
        </w:rPr>
        <w:t>boost</w:t>
      </w:r>
      <w:r>
        <w:rPr>
          <w:rFonts w:ascii="Times New Roman" w:eastAsia="Times New Roman" w:hAnsi="Times New Roman" w:cs="Times New Roman"/>
        </w:rPr>
        <w:t xml:space="preserve"> extend</w:t>
      </w:r>
      <w:r w:rsidR="00BA122D">
        <w:rPr>
          <w:rFonts w:ascii="Times New Roman" w:eastAsia="Times New Roman" w:hAnsi="Times New Roman" w:cs="Times New Roman"/>
        </w:rPr>
        <w:t>ed into and</w:t>
      </w:r>
      <w:r>
        <w:rPr>
          <w:rFonts w:ascii="Times New Roman" w:eastAsia="Times New Roman" w:hAnsi="Times New Roman" w:cs="Times New Roman"/>
        </w:rPr>
        <w:t xml:space="preserve"> through the habituation phase? </w:t>
      </w:r>
      <w:r w:rsidR="00365AA2">
        <w:rPr>
          <w:rFonts w:ascii="Times New Roman" w:eastAsia="Times New Roman" w:hAnsi="Times New Roman" w:cs="Times New Roman"/>
        </w:rPr>
        <w:t>Th</w:t>
      </w:r>
      <w:r w:rsidR="00281559">
        <w:rPr>
          <w:rFonts w:ascii="Times New Roman" w:eastAsia="Times New Roman" w:hAnsi="Times New Roman" w:cs="Times New Roman"/>
        </w:rPr>
        <w:t>e current</w:t>
      </w:r>
      <w:r w:rsidR="00365AA2">
        <w:rPr>
          <w:rFonts w:ascii="Times New Roman" w:eastAsia="Times New Roman" w:hAnsi="Times New Roman" w:cs="Times New Roman"/>
        </w:rPr>
        <w:t xml:space="preserve"> simulation examined this issue.</w:t>
      </w:r>
      <w:r w:rsidR="008A4328">
        <w:rPr>
          <w:rFonts w:ascii="Times New Roman" w:eastAsia="Times New Roman" w:hAnsi="Times New Roman" w:cs="Times New Roman"/>
        </w:rPr>
        <w:t xml:space="preserve"> </w:t>
      </w:r>
      <w:r w:rsidR="00365AA2" w:rsidRPr="00365AA2">
        <w:rPr>
          <w:rFonts w:ascii="Times New Roman" w:eastAsia="Times New Roman" w:hAnsi="Times New Roman" w:cs="Times New Roman"/>
        </w:rPr>
        <w:t>The simulation itself was identical to the Effective Action condition described above except that the attentional boost experienced by networks in the Experimental and Control conditions persisted throughout habituation.</w:t>
      </w:r>
      <w:r w:rsidR="00365AA2">
        <w:rPr>
          <w:rFonts w:ascii="Times New Roman" w:eastAsia="Times New Roman" w:hAnsi="Times New Roman" w:cs="Times New Roman"/>
        </w:rPr>
        <w:t xml:space="preserve"> The results for this simulation indicated that networks in both conditions produced greater error to the Efficient test event than to the Inefficient event. These data are shown in </w:t>
      </w:r>
      <w:r w:rsidR="00DF1082">
        <w:rPr>
          <w:rFonts w:ascii="Times New Roman" w:eastAsia="Times New Roman" w:hAnsi="Times New Roman" w:cs="Times New Roman"/>
        </w:rPr>
        <w:t>Figure 2</w:t>
      </w:r>
      <w:r w:rsidR="00872090">
        <w:rPr>
          <w:rFonts w:ascii="Times New Roman" w:eastAsia="Times New Roman" w:hAnsi="Times New Roman" w:cs="Times New Roman"/>
        </w:rPr>
        <w:t>2</w:t>
      </w:r>
      <w:r w:rsidR="00DF1082">
        <w:rPr>
          <w:rFonts w:ascii="Times New Roman" w:eastAsia="Times New Roman" w:hAnsi="Times New Roman" w:cs="Times New Roman"/>
        </w:rPr>
        <w:t xml:space="preserve">.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suggest that it is necessary that the action-phase attentional boost be transient for ALIAS to reproduce infants’ looking responses in the Effective Action condition. </w:t>
      </w:r>
      <w:r w:rsidR="0033594C">
        <w:rPr>
          <w:rFonts w:ascii="Times New Roman" w:eastAsia="Times New Roman" w:hAnsi="Times New Roman" w:cs="Times New Roman"/>
        </w:rPr>
        <w:t xml:space="preserve"> </w:t>
      </w:r>
    </w:p>
    <w:p w14:paraId="467D8B5B" w14:textId="44ECA592"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lastRenderedPageBreak/>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Note that such straight motion would have been treated as familiar if networks had formed a robust representation of it (as well as of over-</w:t>
      </w:r>
      <w:proofErr w:type="spellStart"/>
      <w:r w:rsidR="00C637E6">
        <w:rPr>
          <w:rFonts w:ascii="Times New Roman" w:eastAsia="Times New Roman" w:hAnsi="Times New Roman" w:cs="Times New Roman"/>
        </w:rPr>
        <w:t>an</w:t>
      </w:r>
      <w:proofErr w:type="spellEnd"/>
      <w:r w:rsidR="00C637E6">
        <w:rPr>
          <w:rFonts w:ascii="Times New Roman" w:eastAsia="Times New Roman" w:hAnsi="Times New Roman" w:cs="Times New Roman"/>
        </w:rPr>
        <w:t xml:space="preserve">-obstacle </w:t>
      </w:r>
      <w:r w:rsidR="00903859">
        <w:rPr>
          <w:rFonts w:ascii="Times New Roman" w:eastAsia="Times New Roman" w:hAnsi="Times New Roman" w:cs="Times New Roman"/>
        </w:rPr>
        <w:t>arced motion</w:t>
      </w:r>
      <w:r w:rsidR="00C637E6">
        <w:rPr>
          <w:rFonts w:ascii="Times New Roman" w:eastAsia="Times New Roman" w:hAnsi="Times New Roman" w:cs="Times New Roman"/>
        </w:rPr>
        <w:t xml:space="preserve">) during pretraining; the extremely brief nature of this phase precluded that. </w:t>
      </w:r>
      <w:r w:rsidR="007058E4">
        <w:rPr>
          <w:rFonts w:ascii="Times New Roman" w:eastAsia="Times New Roman" w:hAnsi="Times New Roman" w:cs="Times New Roman"/>
        </w:rPr>
        <w:t>The</w:t>
      </w:r>
      <w:r w:rsidR="00774069">
        <w:rPr>
          <w:rFonts w:ascii="Times New Roman" w:eastAsia="Times New Roman" w:hAnsi="Times New Roman" w:cs="Times New Roman"/>
        </w:rPr>
        <w:t xml:space="preserve"> Efficient test event </w:t>
      </w:r>
      <w:r w:rsidR="007058E4">
        <w:rPr>
          <w:rFonts w:ascii="Times New Roman" w:eastAsia="Times New Roman" w:hAnsi="Times New Roman" w:cs="Times New Roman"/>
        </w:rPr>
        <w:t xml:space="preserve">thus </w:t>
      </w:r>
      <w:r w:rsidR="00774069">
        <w:rPr>
          <w:rFonts w:ascii="Times New Roman" w:eastAsia="Times New Roman" w:hAnsi="Times New Roman" w:cs="Times New Roman"/>
        </w:rPr>
        <w:t xml:space="preserve">produced </w:t>
      </w:r>
      <w:r w:rsidR="004B756A">
        <w:rPr>
          <w:rFonts w:ascii="Times New Roman" w:eastAsia="Times New Roman" w:hAnsi="Times New Roman" w:cs="Times New Roman"/>
        </w:rPr>
        <w:t xml:space="preserve">longer looking </w:t>
      </w:r>
      <w:r w:rsidR="00774069">
        <w:rPr>
          <w:rFonts w:ascii="Times New Roman" w:eastAsia="Times New Roman" w:hAnsi="Times New Roman" w:cs="Times New Roman"/>
        </w:rPr>
        <w:t xml:space="preserve">than the </w:t>
      </w:r>
      <w:r w:rsidR="00F11AC0">
        <w:rPr>
          <w:rFonts w:ascii="Times New Roman" w:eastAsia="Times New Roman" w:hAnsi="Times New Roman" w:cs="Times New Roman"/>
        </w:rPr>
        <w:t>Inefficient</w:t>
      </w:r>
      <w:r w:rsidR="00774069">
        <w:rPr>
          <w:rFonts w:ascii="Times New Roman" w:eastAsia="Times New Roman" w:hAnsi="Times New Roman" w:cs="Times New Roman"/>
        </w:rPr>
        <w:t xml:space="preserve"> test event.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ED58CCA">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768FD531"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32FF35B5"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64506D">
        <w:rPr>
          <w:rFonts w:ascii="Times New Roman" w:eastAsia="Times New Roman" w:hAnsi="Times New Roman" w:cs="Times New Roman"/>
        </w:rPr>
        <w:t>In the Effective Action condition</w:t>
      </w:r>
      <w:r w:rsidR="00792E0A">
        <w:rPr>
          <w:rFonts w:ascii="Times New Roman" w:eastAsia="Times New Roman" w:hAnsi="Times New Roman" w:cs="Times New Roman"/>
        </w:rPr>
        <w:t>, networks in the Experimental condition produced greater error to the Inefficient test event than to the Efficient one</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r w:rsidR="0064506D">
        <w:rPr>
          <w:rFonts w:ascii="Times New Roman" w:eastAsia="Times New Roman" w:hAnsi="Times New Roman" w:cs="Times New Roman"/>
        </w:rPr>
        <w:t xml:space="preserve">and </w:t>
      </w:r>
      <w:r w:rsidR="007C1677">
        <w:rPr>
          <w:rFonts w:ascii="Times New Roman" w:eastAsia="Times New Roman" w:hAnsi="Times New Roman" w:cs="Times New Roman"/>
        </w:rPr>
        <w:t>No Training condition</w:t>
      </w:r>
      <w:r w:rsidR="0064506D">
        <w:rPr>
          <w:rFonts w:ascii="Times New Roman" w:eastAsia="Times New Roman" w:hAnsi="Times New Roman" w:cs="Times New Roman"/>
        </w:rPr>
        <w:t>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produced about equivalent error to both test events.</w:t>
      </w:r>
      <w:r w:rsidR="0064506D">
        <w:rPr>
          <w:rFonts w:ascii="Times New Roman" w:eastAsia="Times New Roman" w:hAnsi="Times New Roman" w:cs="Times New Roman"/>
        </w:rPr>
        <w:t xml:space="preserve"> </w:t>
      </w:r>
      <w:r w:rsidR="007C1677">
        <w:rPr>
          <w:rFonts w:ascii="Times New Roman" w:eastAsia="Times New Roman" w:hAnsi="Times New Roman" w:cs="Times New Roman"/>
        </w:rPr>
        <w:t>Together, these results</w:t>
      </w:r>
      <w:r w:rsidR="00F974B2">
        <w:rPr>
          <w:rFonts w:ascii="Times New Roman" w:eastAsia="Times New Roman" w:hAnsi="Times New Roman" w:cs="Times New Roman"/>
        </w:rPr>
        <w:t>—shown in Figure 2</w:t>
      </w:r>
      <w:r w:rsidR="008F1F97">
        <w:rPr>
          <w:rFonts w:ascii="Times New Roman" w:eastAsia="Times New Roman" w:hAnsi="Times New Roman" w:cs="Times New Roman"/>
        </w:rPr>
        <w:t>3</w:t>
      </w:r>
      <w:r w:rsidR="00F974B2">
        <w:rPr>
          <w:rFonts w:ascii="Times New Roman" w:eastAsia="Times New Roman" w:hAnsi="Times New Roman" w:cs="Times New Roman"/>
        </w:rPr>
        <w:t>—</w:t>
      </w:r>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39D5FEFA" w14:textId="2896E902" w:rsidR="00EE0F83" w:rsidRDefault="00013077"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the current simulations indicate that ALIAS is sufficient to capture a number of key findings in the literature on infant action efficiency understanding, </w:t>
      </w:r>
      <w:r w:rsidR="000A4069" w:rsidRPr="000A4069">
        <w:rPr>
          <w:rFonts w:ascii="Times New Roman" w:eastAsia="Times New Roman" w:hAnsi="Times New Roman" w:cs="Times New Roman"/>
        </w:rPr>
        <w:t xml:space="preserve">a complete account of </w:t>
      </w:r>
      <w:r w:rsidR="00B62BF6">
        <w:rPr>
          <w:rFonts w:ascii="Times New Roman" w:eastAsia="Times New Roman" w:hAnsi="Times New Roman" w:cs="Times New Roman"/>
        </w:rPr>
        <w:t>should do more than reproduce</w:t>
      </w:r>
      <w:r w:rsidR="000A4069" w:rsidRPr="000A4069">
        <w:rPr>
          <w:rFonts w:ascii="Times New Roman" w:eastAsia="Times New Roman" w:hAnsi="Times New Roman" w:cs="Times New Roman"/>
        </w:rPr>
        <w:t xml:space="preserve"> existing data</w:t>
      </w:r>
      <w:r w:rsidR="00B62BF6">
        <w:rPr>
          <w:rFonts w:ascii="Times New Roman" w:eastAsia="Times New Roman" w:hAnsi="Times New Roman" w:cs="Times New Roman"/>
        </w:rPr>
        <w:t>; it should also</w:t>
      </w:r>
      <w:r w:rsidR="000A4069" w:rsidRPr="000A4069">
        <w:rPr>
          <w:rFonts w:ascii="Times New Roman" w:eastAsia="Times New Roman" w:hAnsi="Times New Roman" w:cs="Times New Roman"/>
        </w:rPr>
        <w:t xml:space="preserve"> generate predictions that can be tested in future behavioral experiments. The </w:t>
      </w:r>
      <w:r w:rsidR="00B62BF6">
        <w:rPr>
          <w:rFonts w:ascii="Times New Roman" w:eastAsia="Times New Roman" w:hAnsi="Times New Roman" w:cs="Times New Roman"/>
        </w:rPr>
        <w:t>final section does exactly this by placing ALIAS</w:t>
      </w:r>
      <w:r w:rsidR="000A4069" w:rsidRPr="000A4069">
        <w:rPr>
          <w:rFonts w:ascii="Times New Roman" w:eastAsia="Times New Roman" w:hAnsi="Times New Roman" w:cs="Times New Roman"/>
        </w:rPr>
        <w:t xml:space="preserve"> in a series of novel </w:t>
      </w:r>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r w:rsidR="000A4069" w:rsidRPr="000A4069">
        <w:rPr>
          <w:rFonts w:ascii="Times New Roman" w:eastAsia="Times New Roman" w:hAnsi="Times New Roman" w:cs="Times New Roman"/>
        </w:rPr>
        <w:t>and</w:t>
      </w:r>
      <w:r w:rsidR="00B62BF6">
        <w:rPr>
          <w:rFonts w:ascii="Times New Roman" w:eastAsia="Times New Roman" w:hAnsi="Times New Roman" w:cs="Times New Roman"/>
        </w:rPr>
        <w:t xml:space="preserve"> assessing</w:t>
      </w:r>
      <w:r w:rsidR="000A4069" w:rsidRPr="000A4069">
        <w:rPr>
          <w:rFonts w:ascii="Times New Roman" w:eastAsia="Times New Roman" w:hAnsi="Times New Roman" w:cs="Times New Roman"/>
        </w:rPr>
        <w:t xml:space="preserve"> its </w:t>
      </w:r>
      <w:r w:rsidR="000B65F9">
        <w:rPr>
          <w:rFonts w:ascii="Times New Roman" w:eastAsia="Times New Roman" w:hAnsi="Times New Roman" w:cs="Times New Roman"/>
        </w:rPr>
        <w:t>resulting behaviors</w:t>
      </w:r>
      <w:r w:rsidR="00B62BF6">
        <w:rPr>
          <w:rFonts w:ascii="Times New Roman" w:eastAsia="Times New Roman" w:hAnsi="Times New Roman" w:cs="Times New Roman"/>
        </w:rPr>
        <w:t>.</w:t>
      </w:r>
      <w:r w:rsidR="009206EC">
        <w:rPr>
          <w:rFonts w:ascii="Times New Roman" w:eastAsia="Times New Roman" w:hAnsi="Times New Roman" w:cs="Times New Roman"/>
        </w:rPr>
        <w:t xml:space="preserve"> </w:t>
      </w:r>
      <w:r w:rsidR="000A4069" w:rsidRPr="000A4069">
        <w:rPr>
          <w:rFonts w:ascii="Times New Roman" w:eastAsia="Times New Roman" w:hAnsi="Times New Roman" w:cs="Times New Roman"/>
        </w:rPr>
        <w:t xml:space="preserve">These behaviors </w:t>
      </w:r>
      <w:r w:rsidR="00F97439">
        <w:rPr>
          <w:rFonts w:ascii="Times New Roman" w:eastAsia="Times New Roman" w:hAnsi="Times New Roman" w:cs="Times New Roman"/>
        </w:rPr>
        <w:t xml:space="preserve">should be viewed as predictions to be tested in future research </w:t>
      </w:r>
      <w:r w:rsidR="000A4069" w:rsidRPr="000A4069">
        <w:rPr>
          <w:rFonts w:ascii="Times New Roman" w:eastAsia="Times New Roman" w:hAnsi="Times New Roman" w:cs="Times New Roman"/>
        </w:rPr>
        <w:t xml:space="preserve">and as a basis for </w:t>
      </w:r>
      <w:r w:rsidR="00DA1452">
        <w:rPr>
          <w:rFonts w:ascii="Times New Roman" w:eastAsia="Times New Roman" w:hAnsi="Times New Roman" w:cs="Times New Roman"/>
        </w:rPr>
        <w:t>deciding between</w:t>
      </w:r>
      <w:r w:rsidR="000A4069" w:rsidRPr="000A4069">
        <w:rPr>
          <w:rFonts w:ascii="Times New Roman" w:eastAsia="Times New Roman" w:hAnsi="Times New Roman" w:cs="Times New Roman"/>
        </w:rPr>
        <w:t xml:space="preserve"> the current perspective </w:t>
      </w:r>
      <w:r w:rsidR="007D5298">
        <w:rPr>
          <w:rFonts w:ascii="Times New Roman" w:eastAsia="Times New Roman" w:hAnsi="Times New Roman" w:cs="Times New Roman"/>
        </w:rPr>
        <w:t>and the domain-specific ones</w:t>
      </w:r>
      <w:r w:rsidR="000A4069" w:rsidRPr="000A4069">
        <w:rPr>
          <w:rFonts w:ascii="Times New Roman" w:eastAsia="Times New Roman" w:hAnsi="Times New Roman" w:cs="Times New Roman"/>
        </w:rPr>
        <w:t>.</w:t>
      </w:r>
    </w:p>
    <w:p w14:paraId="7151A5A1" w14:textId="77777777" w:rsidR="00F97439" w:rsidRDefault="00F97439" w:rsidP="00140894">
      <w:pPr>
        <w:spacing w:line="480" w:lineRule="auto"/>
        <w:ind w:firstLine="720"/>
        <w:contextualSpacing/>
        <w:rPr>
          <w:rFonts w:ascii="Times New Roman" w:eastAsia="Times New Roman" w:hAnsi="Times New Roman" w:cs="Times New Roman"/>
        </w:rPr>
      </w:pP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predictions</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349B8298" w:rsidR="002B35E9" w:rsidRDefault="0005778E" w:rsidP="0005778E">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27</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rFonts w:ascii="Times New Roman" w:eastAsia="Times New Roman" w:hAnsi="Times New Roman" w:cs="Times New Roman"/>
        </w:rPr>
      </w:pPr>
    </w:p>
    <w:p w14:paraId="53DFF34D" w14:textId="03BC228C" w:rsidR="001F3FC4" w:rsidRDefault="00550B11"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key benefit of </w:t>
      </w:r>
      <w:r w:rsidR="00A621A9">
        <w:rPr>
          <w:rFonts w:ascii="Times New Roman" w:eastAsia="Times New Roman" w:hAnsi="Times New Roman" w:cs="Times New Roman"/>
        </w:rPr>
        <w:t>developing computational models</w:t>
      </w:r>
      <w:r w:rsidR="003773A2" w:rsidRPr="003773A2">
        <w:rPr>
          <w:rFonts w:ascii="Times New Roman" w:eastAsia="Times New Roman" w:hAnsi="Times New Roman" w:cs="Times New Roman"/>
        </w:rPr>
        <w:t xml:space="preserve"> is that </w:t>
      </w:r>
      <w:r w:rsidR="00A621A9">
        <w:rPr>
          <w:rFonts w:ascii="Times New Roman" w:eastAsia="Times New Roman" w:hAnsi="Times New Roman" w:cs="Times New Roman"/>
        </w:rPr>
        <w:t>their behavior</w:t>
      </w:r>
      <w:r w:rsidR="003773A2" w:rsidRPr="003773A2">
        <w:rPr>
          <w:rFonts w:ascii="Times New Roman" w:eastAsia="Times New Roman" w:hAnsi="Times New Roman" w:cs="Times New Roman"/>
        </w:rPr>
        <w:t xml:space="preserve"> in novel situations can </w:t>
      </w:r>
      <w:r w:rsidR="00500AC2">
        <w:rPr>
          <w:rFonts w:ascii="Times New Roman" w:eastAsia="Times New Roman" w:hAnsi="Times New Roman" w:cs="Times New Roman"/>
        </w:rPr>
        <w:t>be treated as</w:t>
      </w:r>
      <w:r w:rsidR="003773A2" w:rsidRPr="003773A2">
        <w:rPr>
          <w:rFonts w:ascii="Times New Roman" w:eastAsia="Times New Roman" w:hAnsi="Times New Roman" w:cs="Times New Roman"/>
        </w:rPr>
        <w:t xml:space="preserve"> testable predictions for future research. In the current context, for example,</w:t>
      </w:r>
      <w:r w:rsidR="00D71F2D">
        <w:rPr>
          <w:rFonts w:ascii="Times New Roman" w:eastAsia="Times New Roman" w:hAnsi="Times New Roman" w:cs="Times New Roman"/>
        </w:rPr>
        <w:t xml:space="preserve"> a potentially interesting question concerns</w:t>
      </w:r>
      <w:r w:rsidR="003773A2" w:rsidRPr="003773A2">
        <w:rPr>
          <w:rFonts w:ascii="Times New Roman" w:eastAsia="Times New Roman" w:hAnsi="Times New Roman" w:cs="Times New Roman"/>
        </w:rPr>
        <w:t xml:space="preserve"> how ALIAS would respond if, instead of being habituated to </w:t>
      </w:r>
      <w:r w:rsidR="00734C97">
        <w:rPr>
          <w:rFonts w:ascii="Times New Roman" w:eastAsia="Times New Roman" w:hAnsi="Times New Roman" w:cs="Times New Roman"/>
        </w:rPr>
        <w:t xml:space="preserve">a canonical constrained </w:t>
      </w:r>
      <w:r w:rsidR="00B073F7">
        <w:rPr>
          <w:rFonts w:ascii="Times New Roman" w:eastAsia="Times New Roman" w:hAnsi="Times New Roman" w:cs="Times New Roman"/>
        </w:rPr>
        <w:t xml:space="preserve">action </w:t>
      </w:r>
      <w:r w:rsidR="00734C97">
        <w:rPr>
          <w:rFonts w:ascii="Times New Roman" w:eastAsia="Times New Roman" w:hAnsi="Times New Roman" w:cs="Times New Roman"/>
        </w:rPr>
        <w:t>event</w:t>
      </w:r>
      <w:r w:rsidR="003773A2" w:rsidRPr="003773A2">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the barrier was positioned just above the apex of the agent’s jump trajectory. </w:t>
      </w:r>
      <w:r w:rsidR="00B51CD7" w:rsidRPr="00B51CD7">
        <w:rPr>
          <w:rFonts w:ascii="Times New Roman" w:eastAsia="Times New Roman" w:hAnsi="Times New Roman" w:cs="Times New Roman"/>
        </w:rPr>
        <w:t>If the current account is</w:t>
      </w:r>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is the critical factor enabling the formation of a robust association between the two, </w:t>
      </w:r>
      <w:r w:rsidR="00B51CD7" w:rsidRPr="00B51CD7">
        <w:rPr>
          <w:rFonts w:ascii="Times New Roman" w:eastAsia="Times New Roman" w:hAnsi="Times New Roman" w:cs="Times New Roman"/>
        </w:rPr>
        <w:t xml:space="preserve">then networks should form as robust an association between the </w:t>
      </w:r>
      <w:r w:rsidR="00903859">
        <w:rPr>
          <w:rFonts w:ascii="Times New Roman" w:eastAsia="Times New Roman" w:hAnsi="Times New Roman" w:cs="Times New Roman"/>
        </w:rPr>
        <w:t>arced motion</w:t>
      </w:r>
      <w:r w:rsidR="00B51CD7" w:rsidRPr="00B51CD7">
        <w:rPr>
          <w:rFonts w:ascii="Times New Roman" w:eastAsia="Times New Roman" w:hAnsi="Times New Roman" w:cs="Times New Roman"/>
        </w:rPr>
        <w:t xml:space="preserve"> and the obstacle in this anomalous configuration</w:t>
      </w:r>
      <w:r w:rsidR="00734C97">
        <w:rPr>
          <w:rFonts w:ascii="Times New Roman" w:eastAsia="Times New Roman" w:hAnsi="Times New Roman" w:cs="Times New Roman"/>
        </w:rPr>
        <w:t xml:space="preserve"> as when the barrier is located beneath that motion</w:t>
      </w:r>
      <w:r w:rsidR="009D7B9A">
        <w:rPr>
          <w:rFonts w:ascii="Times New Roman" w:eastAsia="Times New Roman" w:hAnsi="Times New Roman" w:cs="Times New Roman"/>
        </w:rPr>
        <w:t xml:space="preserve">. </w:t>
      </w:r>
    </w:p>
    <w:p w14:paraId="2268020C" w14:textId="515596A3"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r w:rsidR="006A350C" w:rsidRPr="006A350C">
        <w:rPr>
          <w:rFonts w:ascii="Times New Roman" w:eastAsia="Times New Roman" w:hAnsi="Times New Roman" w:cs="Times New Roman"/>
        </w:rPr>
        <w:t xml:space="preserve"> </w:t>
      </w:r>
      <w:r w:rsidR="00BA5945">
        <w:rPr>
          <w:rFonts w:ascii="Times New Roman" w:eastAsia="Times New Roman" w:hAnsi="Times New Roman" w:cs="Times New Roman"/>
        </w:rPr>
        <w:t xml:space="preserve">addressed this first issue. The simulation itself </w:t>
      </w:r>
      <w:r w:rsidR="006A350C" w:rsidRPr="006A350C">
        <w:rPr>
          <w:rFonts w:ascii="Times New Roman" w:eastAsia="Times New Roman" w:hAnsi="Times New Roman" w:cs="Times New Roman"/>
        </w:rPr>
        <w:t>was identical to Simulation 1</w:t>
      </w:r>
      <w:r w:rsidR="000523B2">
        <w:rPr>
          <w:rFonts w:ascii="Times New Roman" w:eastAsia="Times New Roman" w:hAnsi="Times New Roman" w:cs="Times New Roman"/>
        </w:rPr>
        <w:t>a</w:t>
      </w:r>
      <w:r w:rsidR="00CF5C40">
        <w:rPr>
          <w:rFonts w:ascii="Times New Roman" w:eastAsia="Times New Roman" w:hAnsi="Times New Roman" w:cs="Times New Roman"/>
        </w:rPr>
        <w:t xml:space="preserve"> with two exceptions. First,</w:t>
      </w:r>
      <w:r w:rsidR="006A350C" w:rsidRPr="006A350C">
        <w:rPr>
          <w:rFonts w:ascii="Times New Roman" w:eastAsia="Times New Roman" w:hAnsi="Times New Roman" w:cs="Times New Roman"/>
        </w:rPr>
        <w:t xml:space="preserve"> a fourth unit was added to the </w:t>
      </w:r>
      <w:r w:rsidR="006A350C" w:rsidRPr="006A350C">
        <w:rPr>
          <w:rFonts w:ascii="Times New Roman" w:eastAsia="Times New Roman" w:hAnsi="Times New Roman" w:cs="Times New Roman"/>
        </w:rPr>
        <w:lastRenderedPageBreak/>
        <w:t>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to simplify the simulations reported in this section,</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BA5945">
        <w:rPr>
          <w:rFonts w:ascii="Times New Roman" w:eastAsia="Times New Roman" w:hAnsi="Times New Roman" w:cs="Times New Roman"/>
        </w:rPr>
        <w:t>This decision was justified because the results reported in the previous simulations were robust to different habituation epochs.</w:t>
      </w:r>
    </w:p>
    <w:p w14:paraId="6F6CF462" w14:textId="6412244E" w:rsidR="007968B5" w:rsidRDefault="0061298C" w:rsidP="006009F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r w:rsidR="006A350C" w:rsidRPr="006A350C">
        <w:rPr>
          <w:rFonts w:ascii="Times New Roman" w:eastAsia="Times New Roman" w:hAnsi="Times New Roman" w:cs="Times New Roman"/>
        </w:rPr>
        <w:t xml:space="preserve"> </w:t>
      </w:r>
      <w:r w:rsidR="005B4E59">
        <w:rPr>
          <w:rFonts w:ascii="Times New Roman" w:eastAsia="Times New Roman" w:hAnsi="Times New Roman" w:cs="Times New Roman"/>
        </w:rPr>
        <w:t>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only during the habituation phase</w:t>
      </w:r>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r w:rsidR="00C25590">
        <w:rPr>
          <w:rFonts w:ascii="Times New Roman" w:eastAsia="Times New Roman" w:hAnsi="Times New Roman" w:cs="Times New Roman"/>
        </w:rPr>
        <w:t xml:space="preserve">barriers </w:t>
      </w:r>
      <w:r w:rsidR="002A73BF">
        <w:rPr>
          <w:rFonts w:ascii="Times New Roman" w:eastAsia="Times New Roman" w:hAnsi="Times New Roman" w:cs="Times New Roman"/>
        </w:rPr>
        <w:t>were always tethered to the ground</w:t>
      </w:r>
      <w:r w:rsidR="006A350C" w:rsidRPr="006A350C">
        <w:rPr>
          <w:rFonts w:ascii="Times New Roman" w:eastAsia="Times New Roman" w:hAnsi="Times New Roman" w:cs="Times New Roman"/>
        </w:rPr>
        <w:t xml:space="preserve">. </w:t>
      </w:r>
      <w:r w:rsidR="006A350C">
        <w:rPr>
          <w:rFonts w:ascii="Times New Roman" w:eastAsia="Times New Roman" w:hAnsi="Times New Roman" w:cs="Times New Roman"/>
        </w:rPr>
        <w:t xml:space="preserve">The relative horizontal position of this barrier </w:t>
      </w:r>
      <w:r w:rsidR="00434B4F">
        <w:rPr>
          <w:rFonts w:ascii="Times New Roman" w:eastAsia="Times New Roman" w:hAnsi="Times New Roman" w:cs="Times New Roman"/>
        </w:rPr>
        <w:t>w</w:t>
      </w:r>
      <w:r w:rsidR="006A350C">
        <w:rPr>
          <w:rFonts w:ascii="Times New Roman" w:eastAsia="Times New Roman" w:hAnsi="Times New Roman" w:cs="Times New Roman"/>
        </w:rPr>
        <w:t xml:space="preserve">as identical </w:t>
      </w:r>
      <w:r w:rsidR="00434B4F">
        <w:rPr>
          <w:rFonts w:ascii="Times New Roman" w:eastAsia="Times New Roman" w:hAnsi="Times New Roman" w:cs="Times New Roman"/>
        </w:rPr>
        <w:t xml:space="preserve">to </w:t>
      </w:r>
      <w:r w:rsidR="006A350C">
        <w:rPr>
          <w:rFonts w:ascii="Times New Roman" w:eastAsia="Times New Roman" w:hAnsi="Times New Roman" w:cs="Times New Roman"/>
        </w:rPr>
        <w:t>that in Simulation 1a.</w:t>
      </w:r>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w:t>
      </w:r>
      <w:r w:rsidR="008F1F97">
        <w:rPr>
          <w:rFonts w:ascii="Times New Roman" w:eastAsia="Times New Roman" w:hAnsi="Times New Roman" w:cs="Times New Roman"/>
        </w:rPr>
        <w:t>4</w:t>
      </w:r>
      <w:r>
        <w:rPr>
          <w:rFonts w:ascii="Times New Roman" w:eastAsia="Times New Roman" w:hAnsi="Times New Roman" w:cs="Times New Roman"/>
        </w:rPr>
        <w:t>—indicate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r w:rsidR="00C25590">
        <w:rPr>
          <w:rFonts w:ascii="Times New Roman" w:eastAsia="Times New Roman" w:hAnsi="Times New Roman" w:cs="Times New Roman"/>
        </w:rPr>
        <w:t>test event</w:t>
      </w:r>
      <w:r w:rsidR="00B61CA0">
        <w:rPr>
          <w:rFonts w:ascii="Times New Roman" w:eastAsia="Times New Roman" w:hAnsi="Times New Roman" w:cs="Times New Roman"/>
        </w:rPr>
        <w:t xml:space="preserve">. In contrast, networks in the Control condition </w:t>
      </w:r>
      <w:r w:rsidR="00C25590">
        <w:rPr>
          <w:rFonts w:ascii="Times New Roman" w:eastAsia="Times New Roman" w:hAnsi="Times New Roman" w:cs="Times New Roman"/>
        </w:rPr>
        <w:t>produced equivalent error to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6D8A53F1" w:rsidR="00985FE2" w:rsidRDefault="008D2812" w:rsidP="008D2812">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28</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Pr="00A840B6">
        <w:rPr>
          <w:rFonts w:ascii="Times New Roman" w:hAnsi="Times New Roman" w:cs="Times New Roman"/>
          <w:color w:val="000000" w:themeColor="text1"/>
          <w:sz w:val="24"/>
          <w:szCs w:val="24"/>
        </w:rPr>
        <w:t>Performance of ALIAS</w:t>
      </w:r>
      <w:r w:rsidR="00406FF6" w:rsidRPr="00A840B6">
        <w:rPr>
          <w:rFonts w:ascii="Times New Roman" w:hAnsi="Times New Roman" w:cs="Times New Roman"/>
          <w:color w:val="000000" w:themeColor="text1"/>
          <w:sz w:val="24"/>
          <w:szCs w:val="24"/>
        </w:rPr>
        <w:t>.</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3D3750A5"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action efficiency studies have used</w:t>
      </w:r>
      <w:r w:rsidR="000A3632">
        <w:rPr>
          <w:rFonts w:ascii="Times New Roman" w:eastAsia="Times New Roman" w:hAnsi="Times New Roman" w:cs="Times New Roman"/>
        </w:rPr>
        <w:t xml:space="preserve"> many 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977CC3">
        <w:rPr>
          <w:rFonts w:ascii="Times New Roman" w:eastAsia="Times New Roman" w:hAnsi="Times New Roman" w:cs="Times New Roman"/>
        </w:rPr>
        <w:t xml:space="preserve"> rather than on the standard inefficient and efficient test events</w:t>
      </w:r>
      <w:r w:rsidR="00AC5A5D">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w:t>
      </w:r>
      <w:r w:rsidR="00A452E9">
        <w:rPr>
          <w:rFonts w:ascii="Times New Roman" w:eastAsia="Times New Roman" w:hAnsi="Times New Roman" w:cs="Times New Roman"/>
        </w:rPr>
        <w:t xml:space="preserve">; the networks tested here were thus the same </w:t>
      </w:r>
      <w:r w:rsidR="000064AB">
        <w:rPr>
          <w:rFonts w:ascii="Times New Roman" w:eastAsia="Times New Roman" w:hAnsi="Times New Roman" w:cs="Times New Roman"/>
        </w:rPr>
        <w:t>“</w:t>
      </w:r>
      <w:r w:rsidR="00A452E9">
        <w:rPr>
          <w:rFonts w:ascii="Times New Roman" w:eastAsia="Times New Roman" w:hAnsi="Times New Roman" w:cs="Times New Roman"/>
        </w:rPr>
        <w:t>age</w:t>
      </w:r>
      <w:r w:rsidR="000064AB">
        <w:rPr>
          <w:rFonts w:ascii="Times New Roman" w:eastAsia="Times New Roman" w:hAnsi="Times New Roman" w:cs="Times New Roman"/>
        </w:rPr>
        <w:t>”</w:t>
      </w:r>
      <w:r w:rsidR="00A452E9">
        <w:rPr>
          <w:rFonts w:ascii="Times New Roman" w:eastAsia="Times New Roman" w:hAnsi="Times New Roman" w:cs="Times New Roman"/>
        </w:rPr>
        <w:t xml:space="preserve"> as those tested in Simulation 4</w:t>
      </w:r>
      <w:r w:rsidR="001C7FC6">
        <w:rPr>
          <w:rFonts w:ascii="Times New Roman" w:eastAsia="Times New Roman" w:hAnsi="Times New Roman" w:cs="Times New Roman"/>
        </w:rPr>
        <w:t>.</w:t>
      </w:r>
      <w:r w:rsidR="007443EE">
        <w:rPr>
          <w:rFonts w:ascii="Times New Roman" w:eastAsia="Times New Roman" w:hAnsi="Times New Roman" w:cs="Times New Roman"/>
        </w:rPr>
        <w:t xml:space="preserve"> </w:t>
      </w:r>
      <w:r w:rsidR="00B854F3">
        <w:rPr>
          <w:rFonts w:ascii="Times New Roman" w:eastAsia="Times New Roman" w:hAnsi="Times New Roman" w:cs="Times New Roman"/>
        </w:rPr>
        <w:t>Networks</w:t>
      </w:r>
      <w:r w:rsidR="00C342EA">
        <w:rPr>
          <w:rFonts w:ascii="Times New Roman" w:eastAsia="Times New Roman" w:hAnsi="Times New Roman" w:cs="Times New Roman"/>
        </w:rPr>
        <w:t xml:space="preserve"> were then tested on </w:t>
      </w:r>
      <w:r w:rsidR="00EA7895">
        <w:rPr>
          <w:rFonts w:ascii="Times New Roman" w:eastAsia="Times New Roman" w:hAnsi="Times New Roman" w:cs="Times New Roman"/>
        </w:rPr>
        <w:t xml:space="preserve">the </w:t>
      </w:r>
      <w:r w:rsidR="00EA7895">
        <w:rPr>
          <w:rFonts w:ascii="Times New Roman" w:eastAsia="Times New Roman" w:hAnsi="Times New Roman" w:cs="Times New Roman"/>
        </w:rPr>
        <w:lastRenderedPageBreak/>
        <w:t>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8B0C52">
        <w:rPr>
          <w:rFonts w:ascii="Times New Roman" w:eastAsia="Times New Roman" w:hAnsi="Times New Roman" w:cs="Times New Roman"/>
        </w:rPr>
        <w:t xml:space="preserve">. </w:t>
      </w:r>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r w:rsidR="00E959D6">
        <w:rPr>
          <w:rFonts w:ascii="Times New Roman" w:eastAsia="Times New Roman" w:hAnsi="Times New Roman" w:cs="Times New Roman"/>
        </w:rPr>
        <w:t xml:space="preserve"> in Figure 2</w:t>
      </w:r>
      <w:r w:rsidR="008F1F97">
        <w:rPr>
          <w:rFonts w:ascii="Times New Roman" w:eastAsia="Times New Roman" w:hAnsi="Times New Roman" w:cs="Times New Roman"/>
        </w:rPr>
        <w:t>5</w:t>
      </w:r>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6A3D6587" w:rsidR="001A0F8D" w:rsidRDefault="00C1164B"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5705D" w:rsidRPr="0045705D">
        <w:rPr>
          <w:rFonts w:ascii="Times New Roman" w:eastAsia="Times New Roman" w:hAnsi="Times New Roman" w:cs="Times New Roman"/>
        </w:rPr>
        <w:t xml:space="preserve">n terms of the mechanistic basis of networks’ responses </w:t>
      </w:r>
      <w:r w:rsidR="00FD18C8">
        <w:rPr>
          <w:rFonts w:ascii="Times New Roman" w:eastAsia="Times New Roman" w:hAnsi="Times New Roman" w:cs="Times New Roman"/>
        </w:rPr>
        <w:t>here</w:t>
      </w:r>
      <w:r w:rsidR="0045705D" w:rsidRPr="0045705D">
        <w:rPr>
          <w:rFonts w:ascii="Times New Roman" w:eastAsia="Times New Roman" w:hAnsi="Times New Roman" w:cs="Times New Roman"/>
        </w:rPr>
        <w:t>, networks looked longer at the Inefficient test event than at the High, inefficient one</w:t>
      </w:r>
      <w:r w:rsidR="00FD18C8">
        <w:rPr>
          <w:rFonts w:ascii="Times New Roman" w:eastAsia="Times New Roman" w:hAnsi="Times New Roman" w:cs="Times New Roman"/>
        </w:rPr>
        <w:t xml:space="preserve"> because</w:t>
      </w:r>
      <w:r w:rsidR="0045705D" w:rsidRPr="0045705D">
        <w:rPr>
          <w:rFonts w:ascii="Times New Roman" w:eastAsia="Times New Roman" w:hAnsi="Times New Roman" w:cs="Times New Roman"/>
        </w:rPr>
        <w:t xml:space="preserve"> </w:t>
      </w:r>
      <w:r w:rsidR="00AA5ADC">
        <w:rPr>
          <w:rFonts w:ascii="Times New Roman" w:eastAsia="Times New Roman" w:hAnsi="Times New Roman" w:cs="Times New Roman"/>
        </w:rPr>
        <w:t>some of the</w:t>
      </w:r>
      <w:r w:rsidR="0045705D" w:rsidRPr="0045705D">
        <w:rPr>
          <w:rFonts w:ascii="Times New Roman" w:eastAsia="Times New Roman" w:hAnsi="Times New Roman" w:cs="Times New Roman"/>
        </w:rPr>
        <w:t xml:space="preserve"> input information presented in </w:t>
      </w:r>
      <w:r w:rsidR="00A840B6" w:rsidRPr="0045705D">
        <w:rPr>
          <w:rFonts w:ascii="Times New Roman" w:eastAsia="Times New Roman" w:hAnsi="Times New Roman" w:cs="Times New Roman"/>
        </w:rPr>
        <w:t>th</w:t>
      </w:r>
      <w:r w:rsidR="00A840B6">
        <w:rPr>
          <w:rFonts w:ascii="Times New Roman" w:eastAsia="Times New Roman" w:hAnsi="Times New Roman" w:cs="Times New Roman"/>
        </w:rPr>
        <w:t xml:space="preserve">e latter </w:t>
      </w:r>
      <w:r w:rsidR="00FD18C8">
        <w:rPr>
          <w:rFonts w:ascii="Times New Roman" w:eastAsia="Times New Roman" w:hAnsi="Times New Roman" w:cs="Times New Roman"/>
        </w:rPr>
        <w:t>event</w:t>
      </w:r>
      <w:r w:rsidR="00B71065">
        <w:rPr>
          <w:rFonts w:ascii="Times New Roman" w:eastAsia="Times New Roman" w:hAnsi="Times New Roman" w:cs="Times New Roman"/>
        </w:rPr>
        <w:t>—</w:t>
      </w:r>
      <w:r w:rsidR="005C059E">
        <w:rPr>
          <w:rFonts w:ascii="Times New Roman" w:eastAsia="Times New Roman" w:hAnsi="Times New Roman" w:cs="Times New Roman"/>
        </w:rPr>
        <w:t>specifically that</w:t>
      </w:r>
      <w:r w:rsidR="00B71065">
        <w:rPr>
          <w:rFonts w:ascii="Times New Roman" w:eastAsia="Times New Roman" w:hAnsi="Times New Roman" w:cs="Times New Roman"/>
        </w:rPr>
        <w:t xml:space="preserve"> pertaining to </w:t>
      </w:r>
      <w:r w:rsidR="00903C7F">
        <w:rPr>
          <w:rFonts w:ascii="Times New Roman" w:eastAsia="Times New Roman" w:hAnsi="Times New Roman" w:cs="Times New Roman"/>
        </w:rPr>
        <w:t>a</w:t>
      </w:r>
      <w:r w:rsidR="007A4760">
        <w:rPr>
          <w:rFonts w:ascii="Times New Roman" w:eastAsia="Times New Roman" w:hAnsi="Times New Roman" w:cs="Times New Roman"/>
        </w:rPr>
        <w:t>n</w:t>
      </w:r>
      <w:r w:rsidR="00903C7F">
        <w:rPr>
          <w:rFonts w:ascii="Times New Roman" w:eastAsia="Times New Roman" w:hAnsi="Times New Roman" w:cs="Times New Roman"/>
        </w:rPr>
        <w:t xml:space="preserve"> absent obstacle</w:t>
      </w:r>
      <w:r w:rsidR="00B71065">
        <w:rPr>
          <w:rFonts w:ascii="Times New Roman" w:eastAsia="Times New Roman" w:hAnsi="Times New Roman" w:cs="Times New Roman"/>
        </w:rPr>
        <w:t>—</w:t>
      </w:r>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r w:rsidR="000A32AC">
        <w:rPr>
          <w:rFonts w:ascii="Times New Roman" w:eastAsia="Times New Roman" w:hAnsi="Times New Roman" w:cs="Times New Roman"/>
        </w:rPr>
        <w:t xml:space="preserve">The reason for this is that </w:t>
      </w:r>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 xml:space="preserve">of obstacles with straight motion during the pretraining </w:t>
      </w:r>
      <w:r w:rsidR="00AC1CFB">
        <w:rPr>
          <w:rFonts w:ascii="Times New Roman" w:eastAsia="Times New Roman" w:hAnsi="Times New Roman" w:cs="Times New Roman"/>
        </w:rPr>
        <w:t>phase</w:t>
      </w:r>
      <w:r w:rsidR="000A32AC">
        <w:rPr>
          <w:rFonts w:ascii="Times New Roman" w:eastAsia="Times New Roman" w:hAnsi="Times New Roman" w:cs="Times New Roman"/>
        </w:rPr>
        <w:t>. Ultimately, however, this</w:t>
      </w:r>
      <w:r w:rsidR="00FC61E6">
        <w:rPr>
          <w:rFonts w:ascii="Times New Roman" w:eastAsia="Times New Roman" w:hAnsi="Times New Roman" w:cs="Times New Roman"/>
        </w:rPr>
        <w:t xml:space="preserve"> learned association</w:t>
      </w:r>
      <w:r w:rsidR="000A32AC">
        <w:rPr>
          <w:rFonts w:ascii="Times New Roman" w:eastAsia="Times New Roman" w:hAnsi="Times New Roman" w:cs="Times New Roman"/>
        </w:rPr>
        <w:t xml:space="preserve"> was at</w:t>
      </w:r>
      <w:r w:rsidR="0045705D" w:rsidRPr="0045705D">
        <w:rPr>
          <w:rFonts w:ascii="Times New Roman" w:eastAsia="Times New Roman" w:hAnsi="Times New Roman" w:cs="Times New Roman"/>
        </w:rPr>
        <w:t xml:space="preserve"> odds with the</w:t>
      </w:r>
      <w:r w:rsidR="00C14E54">
        <w:rPr>
          <w:rFonts w:ascii="Times New Roman" w:eastAsia="Times New Roman" w:hAnsi="Times New Roman" w:cs="Times New Roman"/>
        </w:rPr>
        <w:t xml:space="preserve"> </w:t>
      </w:r>
      <w:r w:rsidR="00060832">
        <w:rPr>
          <w:rFonts w:ascii="Times New Roman" w:eastAsia="Times New Roman" w:hAnsi="Times New Roman" w:cs="Times New Roman"/>
        </w:rPr>
        <w:t xml:space="preserve">visual </w:t>
      </w:r>
      <w:r w:rsidR="00C14E54">
        <w:rPr>
          <w:rFonts w:ascii="Times New Roman" w:eastAsia="Times New Roman" w:hAnsi="Times New Roman" w:cs="Times New Roman"/>
        </w:rPr>
        <w:t>information presented in</w:t>
      </w:r>
      <w:r w:rsidR="0045705D" w:rsidRPr="0045705D">
        <w:rPr>
          <w:rFonts w:ascii="Times New Roman" w:eastAsia="Times New Roman" w:hAnsi="Times New Roman" w:cs="Times New Roman"/>
        </w:rPr>
        <w:t xml:space="preserve"> the </w:t>
      </w:r>
      <w:r w:rsidR="00FC61E6">
        <w:rPr>
          <w:rFonts w:ascii="Times New Roman" w:eastAsia="Times New Roman" w:hAnsi="Times New Roman" w:cs="Times New Roman"/>
        </w:rPr>
        <w:t>Inconsistent test event</w:t>
      </w:r>
      <w:r w:rsidR="00C14E54">
        <w:rPr>
          <w:rFonts w:ascii="Times New Roman" w:eastAsia="Times New Roman" w:hAnsi="Times New Roman" w:cs="Times New Roman"/>
        </w:rPr>
        <w:t>—this event presented networks with barrierless</w:t>
      </w:r>
      <w:r w:rsidR="0045705D" w:rsidRPr="0045705D">
        <w:rPr>
          <w:rFonts w:ascii="Times New Roman" w:eastAsia="Times New Roman" w:hAnsi="Times New Roman" w:cs="Times New Roman"/>
        </w:rPr>
        <w:t xml:space="preserve"> </w:t>
      </w:r>
      <w:r w:rsidR="00903859">
        <w:rPr>
          <w:rFonts w:ascii="Times New Roman" w:eastAsia="Times New Roman" w:hAnsi="Times New Roman" w:cs="Times New Roman"/>
        </w:rPr>
        <w:t>arced motion</w:t>
      </w:r>
      <w:r w:rsidR="0045705D" w:rsidRPr="0045705D">
        <w:rPr>
          <w:rFonts w:ascii="Times New Roman" w:eastAsia="Times New Roman" w:hAnsi="Times New Roman" w:cs="Times New Roman"/>
        </w:rPr>
        <w:t xml:space="preserve">. </w:t>
      </w:r>
      <w:r w:rsidR="00C14E54">
        <w:rPr>
          <w:rFonts w:ascii="Times New Roman" w:eastAsia="Times New Roman" w:hAnsi="Times New Roman" w:cs="Times New Roman"/>
        </w:rPr>
        <w:t>This discrepancy between what networks were shown and what they expected</w:t>
      </w:r>
      <w:r w:rsidR="00880C9B">
        <w:rPr>
          <w:rFonts w:ascii="Times New Roman" w:eastAsia="Times New Roman" w:hAnsi="Times New Roman" w:cs="Times New Roman"/>
        </w:rPr>
        <w:t>, in turn,</w:t>
      </w:r>
      <w:r w:rsidR="0045705D" w:rsidRPr="0045705D">
        <w:rPr>
          <w:rFonts w:ascii="Times New Roman" w:eastAsia="Times New Roman" w:hAnsi="Times New Roman" w:cs="Times New Roman"/>
        </w:rPr>
        <w:t xml:space="preserve"> </w:t>
      </w:r>
      <w:r w:rsidR="00880C9B">
        <w:rPr>
          <w:rFonts w:ascii="Times New Roman" w:eastAsia="Times New Roman" w:hAnsi="Times New Roman" w:cs="Times New Roman"/>
        </w:rPr>
        <w:t>resulted</w:t>
      </w:r>
      <w:r w:rsidR="0045705D" w:rsidRPr="0045705D">
        <w:rPr>
          <w:rFonts w:ascii="Times New Roman" w:eastAsia="Times New Roman" w:hAnsi="Times New Roman" w:cs="Times New Roman"/>
        </w:rPr>
        <w:t xml:space="preserve"> </w:t>
      </w:r>
      <w:r w:rsidR="002824DD">
        <w:rPr>
          <w:rFonts w:ascii="Times New Roman" w:eastAsia="Times New Roman" w:hAnsi="Times New Roman" w:cs="Times New Roman"/>
        </w:rPr>
        <w:t xml:space="preserve">in </w:t>
      </w:r>
      <w:r w:rsidR="0045705D" w:rsidRPr="0045705D">
        <w:rPr>
          <w:rFonts w:ascii="Times New Roman" w:eastAsia="Times New Roman" w:hAnsi="Times New Roman" w:cs="Times New Roman"/>
        </w:rPr>
        <w:t>multiple sources of error.</w:t>
      </w:r>
      <w:r w:rsidR="00C14E54">
        <w:rPr>
          <w:rFonts w:ascii="Times New Roman" w:eastAsia="Times New Roman" w:hAnsi="Times New Roman" w:cs="Times New Roman"/>
        </w:rPr>
        <w:t xml:space="preserve"> One </w:t>
      </w:r>
      <w:r w:rsidR="007C0E1B">
        <w:rPr>
          <w:rFonts w:ascii="Times New Roman" w:eastAsia="Times New Roman" w:hAnsi="Times New Roman" w:cs="Times New Roman"/>
        </w:rPr>
        <w:t>source</w:t>
      </w:r>
      <w:r w:rsidR="00C14E54">
        <w:rPr>
          <w:rFonts w:ascii="Times New Roman" w:eastAsia="Times New Roman" w:hAnsi="Times New Roman" w:cs="Times New Roman"/>
        </w:rPr>
        <w:t xml:space="preserve"> of error </w:t>
      </w:r>
      <w:r w:rsidR="00DF2953">
        <w:rPr>
          <w:rFonts w:ascii="Times New Roman" w:eastAsia="Times New Roman" w:hAnsi="Times New Roman" w:cs="Times New Roman"/>
        </w:rPr>
        <w:t>was networks’ erroneous</w:t>
      </w:r>
      <w:r w:rsidR="0045705D" w:rsidRPr="0045705D">
        <w:rPr>
          <w:rFonts w:ascii="Times New Roman" w:eastAsia="Times New Roman" w:hAnsi="Times New Roman" w:cs="Times New Roman"/>
        </w:rPr>
        <w:t xml:space="preserve"> </w:t>
      </w:r>
      <w:r w:rsidR="00DF2953">
        <w:rPr>
          <w:rFonts w:ascii="Times New Roman" w:eastAsia="Times New Roman" w:hAnsi="Times New Roman" w:cs="Times New Roman"/>
        </w:rPr>
        <w:t>prediction of</w:t>
      </w:r>
      <w:r w:rsidR="007A4760">
        <w:rPr>
          <w:rFonts w:ascii="Times New Roman" w:eastAsia="Times New Roman" w:hAnsi="Times New Roman" w:cs="Times New Roman"/>
        </w:rPr>
        <w:t xml:space="preserve"> the unobserved</w:t>
      </w:r>
      <w:r w:rsidR="00DF2953">
        <w:rPr>
          <w:rFonts w:ascii="Times New Roman" w:eastAsia="Times New Roman" w:hAnsi="Times New Roman" w:cs="Times New Roman"/>
        </w:rPr>
        <w:t xml:space="preserve"> straight</w:t>
      </w:r>
      <w:r w:rsidR="007A4760">
        <w:rPr>
          <w:rFonts w:ascii="Times New Roman" w:eastAsia="Times New Roman" w:hAnsi="Times New Roman" w:cs="Times New Roman"/>
        </w:rPr>
        <w:t xml:space="preserve"> rather than the </w:t>
      </w:r>
      <w:r w:rsidR="00903859">
        <w:rPr>
          <w:rFonts w:ascii="Times New Roman" w:eastAsia="Times New Roman" w:hAnsi="Times New Roman" w:cs="Times New Roman"/>
        </w:rPr>
        <w:t>arced motion</w:t>
      </w:r>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r w:rsidR="00972845">
        <w:rPr>
          <w:rFonts w:ascii="Times New Roman" w:eastAsia="Times New Roman" w:hAnsi="Times New Roman" w:cs="Times New Roman"/>
        </w:rPr>
        <w:t>was</w:t>
      </w:r>
      <w:r w:rsidR="007C0E1B" w:rsidRPr="007C0E1B">
        <w:rPr>
          <w:rFonts w:ascii="Times New Roman" w:eastAsia="Times New Roman" w:hAnsi="Times New Roman" w:cs="Times New Roman"/>
        </w:rPr>
        <w:t xml:space="preserve"> </w:t>
      </w:r>
      <w:r w:rsidR="007C0E1B">
        <w:rPr>
          <w:rFonts w:ascii="Times New Roman" w:eastAsia="Times New Roman" w:hAnsi="Times New Roman" w:cs="Times New Roman"/>
        </w:rPr>
        <w:t xml:space="preserve">networks’ </w:t>
      </w:r>
      <w:r w:rsidR="00972845">
        <w:rPr>
          <w:rFonts w:ascii="Times New Roman" w:eastAsia="Times New Roman" w:hAnsi="Times New Roman" w:cs="Times New Roman"/>
        </w:rPr>
        <w:t>mistaken</w:t>
      </w:r>
      <w:r w:rsidR="007C0E1B">
        <w:rPr>
          <w:rFonts w:ascii="Times New Roman" w:eastAsia="Times New Roman" w:hAnsi="Times New Roman" w:cs="Times New Roman"/>
        </w:rPr>
        <w:t xml:space="preserve"> prediction of </w:t>
      </w:r>
      <w:r w:rsidR="007A4760">
        <w:rPr>
          <w:rFonts w:ascii="Times New Roman" w:eastAsia="Times New Roman" w:hAnsi="Times New Roman" w:cs="Times New Roman"/>
        </w:rPr>
        <w:t xml:space="preserve">the unobserved </w:t>
      </w:r>
      <w:r w:rsidR="0074772F">
        <w:rPr>
          <w:rFonts w:ascii="Times New Roman" w:eastAsia="Times New Roman" w:hAnsi="Times New Roman" w:cs="Times New Roman"/>
        </w:rPr>
        <w:t>absence of</w:t>
      </w:r>
      <w:r w:rsidR="007C0E1B">
        <w:rPr>
          <w:rFonts w:ascii="Times New Roman" w:eastAsia="Times New Roman" w:hAnsi="Times New Roman" w:cs="Times New Roman"/>
        </w:rPr>
        <w:t xml:space="preserve"> vertical clearance</w:t>
      </w:r>
      <w:r w:rsidR="007A4760">
        <w:rPr>
          <w:rFonts w:ascii="Times New Roman" w:eastAsia="Times New Roman" w:hAnsi="Times New Roman" w:cs="Times New Roman"/>
        </w:rPr>
        <w:t xml:space="preserve"> rather</w:t>
      </w:r>
      <w:r w:rsidR="007C0E1B">
        <w:rPr>
          <w:rFonts w:ascii="Times New Roman" w:eastAsia="Times New Roman" w:hAnsi="Times New Roman" w:cs="Times New Roman"/>
        </w:rPr>
        <w:t xml:space="preserve"> than </w:t>
      </w:r>
      <w:r w:rsidR="007A4760">
        <w:rPr>
          <w:rFonts w:ascii="Times New Roman" w:eastAsia="Times New Roman" w:hAnsi="Times New Roman" w:cs="Times New Roman"/>
        </w:rPr>
        <w:t>the observed</w:t>
      </w:r>
      <w:r w:rsidR="007C0E1B">
        <w:rPr>
          <w:rFonts w:ascii="Times New Roman" w:eastAsia="Times New Roman" w:hAnsi="Times New Roman" w:cs="Times New Roman"/>
        </w:rPr>
        <w:t xml:space="preserve"> large vertical clearance.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High, inefficient test event produced comparatively less error because </w:t>
      </w:r>
      <w:r w:rsidR="003745B9">
        <w:rPr>
          <w:rFonts w:ascii="Times New Roman" w:eastAsia="Times New Roman" w:hAnsi="Times New Roman" w:cs="Times New Roman"/>
        </w:rPr>
        <w:t xml:space="preserve">the input information associated with this event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much more</w:t>
      </w:r>
      <w:r w:rsidR="0045705D" w:rsidRPr="0045705D">
        <w:rPr>
          <w:rFonts w:ascii="Times New Roman" w:eastAsia="Times New Roman" w:hAnsi="Times New Roman" w:cs="Times New Roman"/>
        </w:rPr>
        <w:t xml:space="preserve"> consistent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As such, there were fewer contributors </w:t>
      </w:r>
      <w:r w:rsidR="007146A4">
        <w:rPr>
          <w:rFonts w:ascii="Times New Roman" w:eastAsia="Times New Roman" w:hAnsi="Times New Roman" w:cs="Times New Roman"/>
        </w:rPr>
        <w:t>to error for this event than the inefficient one.</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The </w:t>
      </w:r>
      <w:r w:rsidR="007146A4">
        <w:rPr>
          <w:rFonts w:ascii="Times New Roman" w:eastAsia="Times New Roman" w:hAnsi="Times New Roman" w:cs="Times New Roman"/>
        </w:rPr>
        <w:t xml:space="preserve">contributors </w:t>
      </w:r>
      <w:r w:rsidR="00D22B0C">
        <w:rPr>
          <w:rFonts w:ascii="Times New Roman" w:eastAsia="Times New Roman" w:hAnsi="Times New Roman" w:cs="Times New Roman"/>
        </w:rPr>
        <w:t xml:space="preserve">to </w:t>
      </w:r>
      <w:r w:rsidR="00BC6CD4">
        <w:rPr>
          <w:rFonts w:ascii="Times New Roman" w:eastAsia="Times New Roman" w:hAnsi="Times New Roman" w:cs="Times New Roman"/>
        </w:rPr>
        <w:t xml:space="preserve">error for </w:t>
      </w:r>
      <w:r w:rsidR="00D22B0C">
        <w:rPr>
          <w:rFonts w:ascii="Times New Roman" w:eastAsia="Times New Roman" w:hAnsi="Times New Roman" w:cs="Times New Roman"/>
        </w:rPr>
        <w:t>this</w:t>
      </w:r>
      <w:r w:rsidR="00645AFD">
        <w:rPr>
          <w:rFonts w:ascii="Times New Roman" w:eastAsia="Times New Roman" w:hAnsi="Times New Roman" w:cs="Times New Roman"/>
        </w:rPr>
        <w:t xml:space="preserve"> event were discussed in Simulation 4. </w:t>
      </w:r>
      <w:r w:rsidR="001A0F8D" w:rsidRPr="001A0F8D">
        <w:rPr>
          <w:rFonts w:ascii="Times New Roman" w:eastAsia="Times New Roman" w:hAnsi="Times New Roman" w:cs="Times New Roman"/>
        </w:rPr>
        <w:t xml:space="preserve"> </w:t>
      </w:r>
    </w:p>
    <w:p w14:paraId="7574BB23" w14:textId="55EEA449" w:rsidR="007968B5" w:rsidRDefault="009E0417"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Beyond </w:t>
      </w:r>
      <w:r w:rsidR="007A4760">
        <w:rPr>
          <w:rFonts w:ascii="Times New Roman" w:eastAsia="Times New Roman" w:hAnsi="Times New Roman" w:cs="Times New Roman"/>
        </w:rPr>
        <w:t>these mechanistic details</w:t>
      </w:r>
      <w:r>
        <w:rPr>
          <w:rFonts w:ascii="Times New Roman" w:eastAsia="Times New Roman" w:hAnsi="Times New Roman" w:cs="Times New Roman"/>
        </w:rPr>
        <w:t xml:space="preserve">, </w:t>
      </w:r>
      <w:r w:rsidR="007A4760">
        <w:rPr>
          <w:rFonts w:ascii="Times New Roman" w:eastAsia="Times New Roman" w:hAnsi="Times New Roman" w:cs="Times New Roman"/>
        </w:rPr>
        <w:t>the current results</w:t>
      </w:r>
      <w:r>
        <w:rPr>
          <w:rFonts w:ascii="Times New Roman" w:eastAsia="Times New Roman" w:hAnsi="Times New Roman" w:cs="Times New Roman"/>
        </w:rPr>
        <w:t xml:space="preserve"> are theoretically significant because </w:t>
      </w:r>
      <w:r w:rsidR="007A4760">
        <w:rPr>
          <w:rFonts w:ascii="Times New Roman" w:eastAsia="Times New Roman" w:hAnsi="Times New Roman" w:cs="Times New Roman"/>
        </w:rPr>
        <w:t xml:space="preserve">presumably </w:t>
      </w:r>
      <w:r>
        <w:rPr>
          <w:rFonts w:ascii="Times New Roman" w:eastAsia="Times New Roman" w:hAnsi="Times New Roman" w:cs="Times New Roman"/>
        </w:rPr>
        <w:t>they 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those predicted by any of the </w:t>
      </w:r>
      <w:r w:rsidR="00D144A5">
        <w:rPr>
          <w:rFonts w:ascii="Times New Roman" w:eastAsia="Times New Roman" w:hAnsi="Times New Roman" w:cs="Times New Roman"/>
        </w:rPr>
        <w:t xml:space="preserve">present </w:t>
      </w:r>
      <w:r>
        <w:rPr>
          <w:rFonts w:ascii="Times New Roman" w:eastAsia="Times New Roman" w:hAnsi="Times New Roman" w:cs="Times New Roman"/>
        </w:rPr>
        <w:t>domain-specific proposals for the same events.</w:t>
      </w:r>
      <w:r w:rsidR="008927F4">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w:t>
      </w:r>
      <w:r w:rsidR="00AA2ECA">
        <w:rPr>
          <w:rFonts w:ascii="Times New Roman" w:eastAsia="Times New Roman" w:hAnsi="Times New Roman" w:cs="Times New Roman"/>
        </w:rPr>
        <w:lastRenderedPageBreak/>
        <w:t xml:space="preserve">inconsistent events. This is because not only is it the case that the actions </w:t>
      </w:r>
      <w:r w:rsidR="007A4760">
        <w:rPr>
          <w:rFonts w:ascii="Times New Roman" w:eastAsia="Times New Roman" w:hAnsi="Times New Roman" w:cs="Times New Roman"/>
        </w:rPr>
        <w:t>themselves are non-rational</w:t>
      </w:r>
      <w:r w:rsidR="004175EF">
        <w:rPr>
          <w:rFonts w:ascii="Times New Roman" w:eastAsia="Times New Roman" w:hAnsi="Times New Roman" w:cs="Times New Roman"/>
        </w:rPr>
        <w:t>,</w:t>
      </w:r>
      <w:r w:rsidR="00AA2ECA">
        <w:rPr>
          <w:rFonts w:ascii="Times New Roman" w:eastAsia="Times New Roman" w:hAnsi="Times New Roman" w:cs="Times New Roman"/>
        </w:rPr>
        <w:t xml:space="preserve"> but</w:t>
      </w:r>
      <w:r w:rsidR="004175EF">
        <w:rPr>
          <w:rFonts w:ascii="Times New Roman" w:eastAsia="Times New Roman" w:hAnsi="Times New Roman" w:cs="Times New Roman"/>
        </w:rPr>
        <w:t xml:space="preserve"> it is also the case that</w:t>
      </w:r>
      <w:r w:rsidR="00AA2ECA">
        <w:rPr>
          <w:rFonts w:ascii="Times New Roman" w:eastAsia="Times New Roman" w:hAnsi="Times New Roman" w:cs="Times New Roman"/>
        </w:rPr>
        <w:t xml:space="preserve"> </w:t>
      </w:r>
      <w:r w:rsidR="007A4760">
        <w:rPr>
          <w:rFonts w:ascii="Times New Roman" w:eastAsia="Times New Roman" w:hAnsi="Times New Roman" w:cs="Times New Roman"/>
        </w:rPr>
        <w:t>they are</w:t>
      </w:r>
      <w:r w:rsidR="00AA2ECA">
        <w:rPr>
          <w:rFonts w:ascii="Times New Roman" w:eastAsia="Times New Roman" w:hAnsi="Times New Roman" w:cs="Times New Roman"/>
        </w:rPr>
        <w:t xml:space="preserve"> equally costly. </w:t>
      </w:r>
      <w:r w:rsidR="004175EF">
        <w:rPr>
          <w:rFonts w:ascii="Times New Roman" w:eastAsia="Times New Roman" w:hAnsi="Times New Roman" w:cs="Times New Roman"/>
        </w:rPr>
        <w:t>Th</w:t>
      </w:r>
      <w:r w:rsidR="007A4760">
        <w:rPr>
          <w:rFonts w:ascii="Times New Roman" w:eastAsia="Times New Roman" w:hAnsi="Times New Roman" w:cs="Times New Roman"/>
        </w:rPr>
        <w:t>e latter contention falls directly out of the math of the naïve utility calculus. Although the full mathematical details of this model are beyond the scope of this paper (see Jara-Ettinger et al., 2016; Jara-Ettinger et al., 2020), an aspect of this model that is worth highlighting here is that in the model</w:t>
      </w:r>
      <w:r w:rsidR="00126BC3">
        <w:rPr>
          <w:rFonts w:ascii="Times New Roman" w:eastAsia="Times New Roman" w:hAnsi="Times New Roman" w:cs="Times New Roman"/>
        </w:rPr>
        <w:t>,</w:t>
      </w:r>
      <w:r w:rsidR="007A4760">
        <w:rPr>
          <w:rFonts w:ascii="Times New Roman" w:eastAsia="Times New Roman" w:hAnsi="Times New Roman" w:cs="Times New Roman"/>
        </w:rPr>
        <w:t xml:space="preserve"> cost is defined in terms of an agent’s actions (or more formally, its policy)—this policy is equivalent in both inefficient test events. Thus, because the agent jumps to the same height in both test events, it also incurs the same cost in each event. A promising goal for future research will be to test these predictions.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EAF78BD"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963F99">
        <w:rPr>
          <w:rFonts w:ascii="Times New Roman" w:eastAsia="Times New Roman" w:hAnsi="Times New Roman" w:cs="Times New Roman"/>
        </w:rPr>
        <w:t xml:space="preserve">referred to </w:t>
      </w:r>
      <w:r w:rsidR="0014205D">
        <w:rPr>
          <w:rFonts w:ascii="Times New Roman" w:eastAsia="Times New Roman" w:hAnsi="Times New Roman" w:cs="Times New Roman"/>
        </w:rPr>
        <w:t xml:space="preserve">here </w:t>
      </w:r>
      <w:r w:rsidR="00DD0C8C">
        <w:rPr>
          <w:rFonts w:ascii="Times New Roman" w:eastAsia="Times New Roman" w:hAnsi="Times New Roman" w:cs="Times New Roman"/>
        </w:rPr>
        <w:t>as the rich perspective—maintains that infants</w:t>
      </w:r>
      <w:r w:rsidR="005D64BA">
        <w:rPr>
          <w:rFonts w:ascii="Times New Roman" w:eastAsia="Times New Roman" w:hAnsi="Times New Roman" w:cs="Times New Roman"/>
        </w:rPr>
        <w:t xml:space="preserve"> possess early-emerging and conceptually rich domain-specific systems that enable them to process actions in terms of their efficiency, cost, rationality, and subjectivity as well as in terms of the agents involved in them</w:t>
      </w:r>
      <w:r w:rsidR="00B102F1">
        <w:rPr>
          <w:rFonts w:ascii="Times New Roman" w:eastAsia="Times New Roman" w:hAnsi="Times New Roman" w:cs="Times New Roman"/>
        </w:rPr>
        <w:t xml:space="preserve"> </w:t>
      </w:r>
      <w:r w:rsidR="006C4E68">
        <w:rPr>
          <w:rFonts w:ascii="Times New Roman" w:eastAsia="Times New Roman" w:hAnsi="Times New Roman" w:cs="Times New Roman"/>
        </w:rPr>
        <w:t>(</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B003CD">
        <w:rPr>
          <w:rFonts w:ascii="Times New Roman" w:eastAsia="Times New Roman" w:hAnsi="Times New Roman" w:cs="Times New Roman"/>
        </w:rPr>
        <w:t xml:space="preserve"> is </w:t>
      </w:r>
      <w:r w:rsidR="00963F99">
        <w:rPr>
          <w:rFonts w:ascii="Times New Roman" w:eastAsia="Times New Roman" w:hAnsi="Times New Roman" w:cs="Times New Roman"/>
        </w:rPr>
        <w:t xml:space="preserve">that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8D00E0">
        <w:rPr>
          <w:rFonts w:ascii="Times New Roman" w:eastAsia="Times New Roman" w:hAnsi="Times New Roman" w:cs="Times New Roman"/>
        </w:rPr>
        <w:t>—</w:t>
      </w:r>
      <w:r w:rsidR="00963F99">
        <w:rPr>
          <w:rFonts w:ascii="Times New Roman" w:eastAsia="Times New Roman" w:hAnsi="Times New Roman" w:cs="Times New Roman"/>
        </w:rPr>
        <w:t>can</w:t>
      </w:r>
      <w:r w:rsidR="008D00E0">
        <w:rPr>
          <w:rFonts w:ascii="Times New Roman" w:eastAsia="Times New Roman" w:hAnsi="Times New Roman" w:cs="Times New Roman"/>
        </w:rPr>
        <w:t xml:space="preserve"> instead</w:t>
      </w:r>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B003CD">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7493A876"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 xml:space="preserve">This paper extends this second perspective. The crux of </w:t>
      </w:r>
      <w:r w:rsidR="00B003CD">
        <w:rPr>
          <w:rFonts w:ascii="Times New Roman" w:eastAsia="Times New Roman" w:hAnsi="Times New Roman" w:cs="Times New Roman"/>
        </w:rPr>
        <w:t>the present</w:t>
      </w:r>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sidR="00B003CD">
        <w:rPr>
          <w:rFonts w:ascii="Times New Roman" w:eastAsia="Times New Roman" w:hAnsi="Times New Roman" w:cs="Times New Roman"/>
        </w:rPr>
        <w:t>action efficiency</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 xml:space="preserve">results from an associative learning mechanism that operates over the differentially salient and </w:t>
      </w:r>
      <w:r w:rsidR="005F1FB1">
        <w:rPr>
          <w:rFonts w:ascii="Times New Roman" w:eastAsia="Times New Roman" w:hAnsi="Times New Roman" w:cs="Times New Roman"/>
        </w:rPr>
        <w:lastRenderedPageBreak/>
        <w:t>conceptually neutral surface features of action events.</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The current paper showed that a model</w:t>
      </w:r>
      <w:r w:rsidR="007313B0">
        <w:rPr>
          <w:rFonts w:ascii="Times New Roman" w:eastAsia="Times New Roman" w:hAnsi="Times New Roman" w:cs="Times New Roman"/>
        </w:rPr>
        <w:t xml:space="preserve"> called ALIAS</w:t>
      </w:r>
      <w:r w:rsidR="005F1FB1">
        <w:rPr>
          <w:rFonts w:ascii="Times New Roman" w:eastAsia="Times New Roman" w:hAnsi="Times New Roman" w:cs="Times New Roman"/>
        </w:rPr>
        <w:t xml:space="preserve"> that instantiate</w:t>
      </w:r>
      <w:r w:rsidR="007313B0">
        <w:rPr>
          <w:rFonts w:ascii="Times New Roman" w:eastAsia="Times New Roman" w:hAnsi="Times New Roman" w:cs="Times New Roman"/>
        </w:rPr>
        <w:t>d</w:t>
      </w:r>
      <w:r w:rsidR="005F1FB1">
        <w:rPr>
          <w:rFonts w:ascii="Times New Roman" w:eastAsia="Times New Roman" w:hAnsi="Times New Roman" w:cs="Times New Roman"/>
        </w:rPr>
        <w:t xml:space="preserve"> this proposal</w:t>
      </w:r>
      <w:r w:rsidR="007313B0">
        <w:rPr>
          <w:rFonts w:ascii="Times New Roman" w:eastAsia="Times New Roman" w:hAnsi="Times New Roman" w:cs="Times New Roman"/>
        </w:rPr>
        <w:t xml:space="preserve"> captured</w:t>
      </w:r>
      <w:r w:rsidR="005F1FB1">
        <w:rPr>
          <w:rFonts w:ascii="Times New Roman" w:eastAsia="Times New Roman" w:hAnsi="Times New Roman" w:cs="Times New Roman"/>
        </w:rPr>
        <w:t xml:space="preserve"> the</w:t>
      </w:r>
      <w:r w:rsidR="006D2124">
        <w:rPr>
          <w:rFonts w:ascii="Times New Roman" w:eastAsia="Times New Roman" w:hAnsi="Times New Roman" w:cs="Times New Roman"/>
        </w:rPr>
        <w:t xml:space="preserve"> finding 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652C1BEC"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than a</w:t>
      </w:r>
      <w:r w:rsidR="00EC32E4">
        <w:rPr>
          <w:rFonts w:ascii="Times New Roman" w:eastAsia="Times New Roman" w:hAnsi="Times New Roman" w:cs="Times New Roman"/>
        </w:rPr>
        <w:t xml:space="preserve">ny of the current competitor models: ALIAS-2, </w:t>
      </w:r>
      <w:ins w:id="507"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 xml:space="preserve">, and </w:t>
      </w:r>
      <w:ins w:id="508"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1—which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these models to the five target findings</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C012CC">
            <w:pPr>
              <w:rPr>
                <w:rFonts w:ascii="Times New Roman" w:hAnsi="Times New Roman" w:cs="Times New Roman"/>
              </w:rPr>
            </w:pPr>
            <w:ins w:id="509" w:author="Benton, Deon" w:date="2026-06-13T22:23:00Z" w16du:dateUtc="2026-06-14T03:23:00Z">
              <w:r>
                <w:rPr>
                  <w:rFonts w:ascii="Times New Roman" w:hAnsi="Times New Roman" w:cs="Times New Roman"/>
                </w:rPr>
                <w:t>VOM10</w:t>
              </w:r>
            </w:ins>
          </w:p>
        </w:tc>
        <w:tc>
          <w:tcPr>
            <w:tcW w:w="1806" w:type="dxa"/>
            <w:tcBorders>
              <w:top w:val="single" w:sz="4" w:space="0" w:color="auto"/>
              <w:left w:val="nil"/>
              <w:bottom w:val="nil"/>
              <w:right w:val="nil"/>
            </w:tcBorders>
          </w:tcPr>
          <w:p w14:paraId="0B6B86C2" w14:textId="3F2F42E6" w:rsidR="00666D09" w:rsidRPr="0052351C" w:rsidRDefault="006A6503" w:rsidP="00C012CC">
            <w:pPr>
              <w:rPr>
                <w:rFonts w:ascii="Times New Roman" w:hAnsi="Times New Roman" w:cs="Times New Roman"/>
              </w:rPr>
            </w:pPr>
            <w:ins w:id="510" w:author="Benton, Deon" w:date="2026-06-13T22:23:00Z" w16du:dateUtc="2026-06-14T03:23:00Z">
              <w:r>
                <w:rPr>
                  <w:rFonts w:ascii="Times New Roman" w:hAnsi="Times New Roman" w:cs="Times New Roman"/>
                </w:rPr>
                <w:t>VOM10</w:t>
              </w:r>
            </w:ins>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w:t>
            </w:r>
            <w:r w:rsidRPr="0052351C">
              <w:rPr>
                <w:rFonts w:ascii="Times New Roman" w:eastAsia="Times New Roman" w:hAnsi="Times New Roman" w:cs="Times New Roman"/>
              </w:rPr>
              <w:lastRenderedPageBreak/>
              <w:t>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lastRenderedPageBreak/>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r w:rsidRPr="0052351C">
              <w:rPr>
                <w:rFonts w:ascii="Times New Roman" w:eastAsia="Times New Roman" w:hAnsi="Times New Roman" w:cs="Times New Roman"/>
              </w:rPr>
              <w:lastRenderedPageBreak/>
              <w:t>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5A5C26E8" w14:textId="1278913A"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the corresponding behavioral </w:t>
      </w:r>
      <w:r w:rsidR="00A1213D">
        <w:rPr>
          <w:rFonts w:ascii="Times New Roman" w:eastAsia="Times New Roman" w:hAnsi="Times New Roman" w:cs="Times New Roman"/>
        </w:rPr>
        <w:lastRenderedPageBreak/>
        <w:t xml:space="preserve">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w:t>
      </w:r>
      <w:r w:rsidR="004062F6">
        <w:rPr>
          <w:rFonts w:ascii="Times New Roman" w:eastAsia="Times New Roman" w:hAnsi="Times New Roman" w:cs="Times New Roman"/>
        </w:rPr>
        <w:t>,</w:t>
      </w:r>
      <w:r w:rsidR="001123AA">
        <w:rPr>
          <w:rFonts w:ascii="Times New Roman" w:eastAsia="Times New Roman" w:hAnsi="Times New Roman" w:cs="Times New Roman"/>
        </w:rPr>
        <w:t xml:space="preserve">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w:t>
      </w:r>
      <w:r w:rsidR="00F02A21">
        <w:rPr>
          <w:rFonts w:ascii="Times New Roman" w:eastAsia="Times New Roman" w:hAnsi="Times New Roman" w:cs="Times New Roman"/>
        </w:rPr>
        <w:t xml:space="preserve">to </w:t>
      </w:r>
      <w:r w:rsidR="001123AA">
        <w:rPr>
          <w:rFonts w:ascii="Times New Roman" w:eastAsia="Times New Roman" w:hAnsi="Times New Roman" w:cs="Times New Roman"/>
        </w:rPr>
        <w:t xml:space="preserve">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w:t>
      </w:r>
      <w:r w:rsidR="00903859">
        <w:rPr>
          <w:rFonts w:ascii="Times New Roman" w:eastAsia="Times New Roman" w:hAnsi="Times New Roman" w:cs="Times New Roman"/>
        </w:rPr>
        <w:t>arced motion</w:t>
      </w:r>
      <w:r w:rsidR="00410A13">
        <w:rPr>
          <w:rFonts w:ascii="Times New Roman" w:eastAsia="Times New Roman" w:hAnsi="Times New Roman" w:cs="Times New Roman"/>
        </w:rPr>
        <w:t xml:space="preserve"> occurs in the absence of an obstacle than when it occurs with an obstacle or why infants look longer when agents stop short of their goals than when they stop next to them. </w:t>
      </w:r>
    </w:p>
    <w:p w14:paraId="1C278FDD" w14:textId="2DB03CAD"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 xml:space="preserve">test event like that in Liu and </w:t>
      </w:r>
      <w:proofErr w:type="spellStart"/>
      <w:r w:rsidR="00F05F8A">
        <w:rPr>
          <w:rFonts w:ascii="Times New Roman" w:eastAsia="Times New Roman" w:hAnsi="Times New Roman" w:cs="Times New Roman"/>
        </w:rPr>
        <w:t>Spelke</w:t>
      </w:r>
      <w:proofErr w:type="spellEnd"/>
      <w:r w:rsidR="00F05F8A">
        <w:rPr>
          <w:rFonts w:ascii="Times New Roman" w:eastAsia="Times New Roman" w:hAnsi="Times New Roman" w:cs="Times New Roman"/>
        </w:rPr>
        <w:t xml:space="preserv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Another prediction is that infants should look longer at an inefficient test event than at an 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Still another prediction of the current model 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w:t>
      </w:r>
      <w:r w:rsidR="00903859">
        <w:rPr>
          <w:rFonts w:ascii="Times New Roman" w:eastAsia="Times New Roman" w:hAnsi="Times New Roman" w:cs="Times New Roman"/>
        </w:rPr>
        <w:t>arced motion</w:t>
      </w:r>
      <w:r w:rsidR="00E33C8B" w:rsidRPr="00E33C8B">
        <w:rPr>
          <w:rFonts w:ascii="Times New Roman" w:eastAsia="Times New Roman" w:hAnsi="Times New Roman" w:cs="Times New Roman"/>
        </w:rPr>
        <w:t xml:space="preserve">.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w:t>
      </w:r>
      <w:r w:rsidR="00E33C8B" w:rsidRPr="00E33C8B">
        <w:rPr>
          <w:rFonts w:ascii="Times New Roman" w:eastAsia="Times New Roman" w:hAnsi="Times New Roman" w:cs="Times New Roman"/>
        </w:rPr>
        <w:lastRenderedPageBreak/>
        <w:t>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w:t>
      </w:r>
    </w:p>
    <w:p w14:paraId="1F8FE60A" w14:textId="30E4E325" w:rsidR="003C4483" w:rsidRDefault="007F6224"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900CA8">
        <w:rPr>
          <w:rFonts w:ascii="Times New Roman" w:eastAsia="Times New Roman" w:hAnsi="Times New Roman" w:cs="Times New Roman"/>
        </w:rPr>
        <w:t xml:space="preserve"> </w:t>
      </w:r>
      <w:r w:rsidR="006947FC" w:rsidRPr="006947FC">
        <w:rPr>
          <w:rFonts w:ascii="Times New Roman" w:eastAsia="Times New Roman" w:hAnsi="Times New Roman" w:cs="Times New Roman"/>
        </w:rPr>
        <w:t>ALIAS</w:t>
      </w:r>
      <w:r w:rsidR="00900CA8">
        <w:rPr>
          <w:rFonts w:ascii="Times New Roman" w:eastAsia="Times New Roman" w:hAnsi="Times New Roman" w:cs="Times New Roman"/>
        </w:rPr>
        <w:t xml:space="preserve"> </w:t>
      </w:r>
      <w:r>
        <w:rPr>
          <w:rFonts w:ascii="Times New Roman" w:eastAsia="Times New Roman" w:hAnsi="Times New Roman" w:cs="Times New Roman"/>
        </w:rPr>
        <w:t>is not a</w:t>
      </w:r>
      <w:r w:rsidR="006947FC" w:rsidRPr="006947FC">
        <w:rPr>
          <w:rFonts w:ascii="Times New Roman" w:eastAsia="Times New Roman" w:hAnsi="Times New Roman" w:cs="Times New Roman"/>
        </w:rPr>
        <w:t xml:space="preserve"> model of how action efficiency understanding itself emerges</w:t>
      </w:r>
      <w:r w:rsidR="00DD5DAA">
        <w:rPr>
          <w:rFonts w:ascii="Times New Roman" w:eastAsia="Times New Roman" w:hAnsi="Times New Roman" w:cs="Times New Roman"/>
        </w:rPr>
        <w:t>, I contend</w:t>
      </w:r>
      <w:r w:rsidR="006947FC" w:rsidRPr="006947FC">
        <w:rPr>
          <w:rFonts w:ascii="Times New Roman" w:eastAsia="Times New Roman" w:hAnsi="Times New Roman" w:cs="Times New Roman"/>
        </w:rPr>
        <w:t xml:space="preserve">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w:t>
      </w:r>
      <w:del w:id="511" w:author="Benton, Deon" w:date="2026-06-12T14:44:00Z" w16du:dateUtc="2026-06-12T19:44:00Z">
        <w:r w:rsidR="006947FC" w:rsidRPr="006947FC" w:rsidDel="006A59EB">
          <w:rPr>
            <w:rFonts w:ascii="Times New Roman" w:eastAsia="Times New Roman" w:hAnsi="Times New Roman" w:cs="Times New Roman"/>
          </w:rPr>
          <w:delText xml:space="preserve">very </w:delText>
        </w:r>
      </w:del>
      <w:r w:rsidR="006947FC" w:rsidRPr="006947FC">
        <w:rPr>
          <w:rFonts w:ascii="Times New Roman" w:eastAsia="Times New Roman" w:hAnsi="Times New Roman" w:cs="Times New Roman"/>
        </w:rPr>
        <w:t xml:space="preserve">same processes argued here to underlie infants’ looking behaviors in studies on this topic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295C9E">
        <w:rPr>
          <w:rFonts w:ascii="Times New Roman" w:eastAsia="Times New Roman" w:hAnsi="Times New Roman" w:cs="Times New Roman"/>
        </w:rPr>
        <w:t>At the same time, however, t</w:t>
      </w:r>
      <w:r w:rsidR="00B9676A">
        <w:rPr>
          <w:rFonts w:ascii="Times New Roman" w:eastAsia="Times New Roman" w:hAnsi="Times New Roman" w:cs="Times New Roman"/>
        </w:rPr>
        <w:t>he</w:t>
      </w:r>
      <w:r w:rsidR="006947FC" w:rsidRPr="006947FC">
        <w:rPr>
          <w:rFonts w:ascii="Times New Roman" w:eastAsia="Times New Roman" w:hAnsi="Times New Roman" w:cs="Times New Roman"/>
        </w:rPr>
        <w:t xml:space="preserv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2435DE8D"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lastRenderedPageBreak/>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this simplification was deliberate: Because simple models afford</w:t>
      </w:r>
      <w:r w:rsidR="00C85217">
        <w:rPr>
          <w:rFonts w:ascii="Times New Roman" w:eastAsia="Times New Roman" w:hAnsi="Times New Roman" w:cs="Times New Roman"/>
        </w:rPr>
        <w:t xml:space="preserve">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042D8C">
        <w:rPr>
          <w:rFonts w:ascii="Times New Roman" w:eastAsia="Times New Roman" w:hAnsi="Times New Roman" w:cs="Times New Roman"/>
        </w:rPr>
        <w:t xml:space="preserve"> specifically and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042D8C">
        <w:rPr>
          <w:rFonts w:ascii="Times New Roman" w:eastAsia="Times New Roman" w:hAnsi="Times New Roman" w:cs="Times New Roman"/>
        </w:rPr>
        <w:t xml:space="preserve"> broadly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D68BC91"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 xml:space="preserve">that </w:t>
      </w:r>
      <w:r w:rsidR="005844D8">
        <w:rPr>
          <w:rFonts w:ascii="Times New Roman" w:eastAsia="Times New Roman" w:hAnsi="Times New Roman" w:cs="Times New Roman"/>
        </w:rPr>
        <w:t xml:space="preserve">they </w:t>
      </w:r>
      <w:r w:rsidR="003920FC">
        <w:rPr>
          <w:rFonts w:ascii="Times New Roman" w:eastAsia="Times New Roman" w:hAnsi="Times New Roman" w:cs="Times New Roman"/>
        </w:rPr>
        <w:t>are,</w:t>
      </w:r>
      <w:r w:rsidR="005844D8">
        <w:rPr>
          <w:rFonts w:ascii="Times New Roman" w:eastAsia="Times New Roman" w:hAnsi="Times New Roman" w:cs="Times New Roman"/>
        </w:rPr>
        <w:t xml:space="preserv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2"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3"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4"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5"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6"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 xml:space="preserve">Benton, D. T. (2025). An associative-learning account of how infants learn about causal action in animates and </w:t>
      </w:r>
      <w:proofErr w:type="spellStart"/>
      <w:r w:rsidRPr="005900CF">
        <w:rPr>
          <w:rFonts w:ascii="Times New Roman" w:hAnsi="Times New Roman" w:cs="Times New Roman"/>
        </w:rPr>
        <w:t>inanimates</w:t>
      </w:r>
      <w:proofErr w:type="spellEnd"/>
      <w:r w:rsidRPr="005900CF">
        <w:rPr>
          <w:rFonts w:ascii="Times New Roman" w:hAnsi="Times New Roman" w:cs="Times New Roman"/>
        </w:rPr>
        <w:t>: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7" w:history="1">
        <w:r w:rsidRPr="005900CF">
          <w:rPr>
            <w:rStyle w:val="Hyperlink"/>
            <w:rFonts w:ascii="Times New Roman" w:hAnsi="Times New Roman" w:cs="Times New Roman"/>
          </w:rPr>
          <w:t>https://doi.org/10.1037/xge0001656</w:t>
        </w:r>
      </w:hyperlink>
    </w:p>
    <w:p w14:paraId="6D8E5F12" w14:textId="277E4160"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 xml:space="preserve">Benton, D.T., &amp; Hoch, J.E. (in press).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w:t>
      </w:r>
      <w:proofErr w:type="spellStart"/>
      <w:r w:rsidRPr="00C0652B">
        <w:rPr>
          <w:rFonts w:ascii="Times New Roman" w:hAnsi="Times New Roman" w:cs="Times New Roman"/>
        </w:rPr>
        <w:t>chidev</w:t>
      </w:r>
      <w:proofErr w:type="spellEnd"/>
      <w:r w:rsidRPr="00C0652B">
        <w:rPr>
          <w:rFonts w:ascii="Times New Roman" w:hAnsi="Times New Roman" w:cs="Times New Roman"/>
        </w:rPr>
        <w:t>/aacag119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68"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69"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0"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1"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Bogartz</w:t>
      </w:r>
      <w:proofErr w:type="spellEnd"/>
      <w:r w:rsidRPr="005900CF">
        <w:rPr>
          <w:rFonts w:ascii="Times New Roman" w:hAnsi="Times New Roman" w:cs="Times New Roman"/>
        </w:rPr>
        <w:t xml:space="preserve">, R. S., </w:t>
      </w:r>
      <w:proofErr w:type="spellStart"/>
      <w:r w:rsidRPr="005900CF">
        <w:rPr>
          <w:rFonts w:ascii="Times New Roman" w:hAnsi="Times New Roman" w:cs="Times New Roman"/>
        </w:rPr>
        <w:t>Shinskey</w:t>
      </w:r>
      <w:proofErr w:type="spellEnd"/>
      <w:r w:rsidRPr="005900CF">
        <w:rPr>
          <w:rFonts w:ascii="Times New Roman" w:hAnsi="Times New Roman" w:cs="Times New Roman"/>
        </w:rPr>
        <w:t xml:space="preserve">, J. L., &amp; Schilling, T. H. (2000). Object permanence in five‐and‐a‐half‐month‐old infants?.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2"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w:t>
      </w:r>
      <w:proofErr w:type="spellStart"/>
      <w:r w:rsidRPr="005900CF">
        <w:rPr>
          <w:rFonts w:ascii="Times New Roman" w:hAnsi="Times New Roman" w:cs="Times New Roman"/>
        </w:rPr>
        <w:t>Siqueland</w:t>
      </w:r>
      <w:proofErr w:type="spellEnd"/>
      <w:r w:rsidRPr="005900CF">
        <w:rPr>
          <w:rFonts w:ascii="Times New Roman" w:hAnsi="Times New Roman" w:cs="Times New Roman"/>
        </w:rPr>
        <w:t xml:space="preserve">,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3"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4"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5"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6"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7"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78"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79"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0"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1"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2"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3"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4"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5"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6"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7"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88"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89"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0"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1"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2"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3306A668" w14:textId="3CEA2F13" w:rsidR="007E7932" w:rsidRPr="005900CF" w:rsidRDefault="007E7932" w:rsidP="005900CF">
      <w:pPr>
        <w:spacing w:line="480" w:lineRule="auto"/>
        <w:ind w:hanging="720"/>
        <w:rPr>
          <w:rFonts w:ascii="Times New Roman" w:hAnsi="Times New Roman" w:cs="Times New Roman"/>
        </w:rPr>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3" w:history="1">
        <w:r w:rsidRPr="007E7932">
          <w:rPr>
            <w:rStyle w:val="Hyperlink"/>
            <w:rFonts w:ascii="Times New Roman" w:hAnsi="Times New Roman" w:cs="Times New Roman"/>
          </w:rPr>
          <w:t>https://doi.org/10.1177/17456916221112075</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4"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5"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6"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97"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98"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Kamewari</w:t>
      </w:r>
      <w:proofErr w:type="spellEnd"/>
      <w:r w:rsidRPr="005900CF">
        <w:rPr>
          <w:rFonts w:ascii="Times New Roman" w:hAnsi="Times New Roman" w:cs="Times New Roman"/>
        </w:rPr>
        <w:t xml:space="preserve">,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99"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0"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1"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2"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causality?.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3"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Liu, S., Brooks, N. B.,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(2019). Origins of the concepts cause, cost, and goal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4"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05"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06"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07"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08"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09"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0" w:history="1">
        <w:r w:rsidRPr="00E17C00">
          <w:rPr>
            <w:rStyle w:val="Hyperlink"/>
            <w:rFonts w:ascii="Times New Roman" w:hAnsi="Times New Roman" w:cs="Times New Roman"/>
          </w:rPr>
          <w:t>https://doi.org/10.1111/j.0956-7976.2004.00755.x</w:t>
        </w:r>
      </w:hyperlink>
    </w:p>
    <w:p w14:paraId="49D33C43" w14:textId="22246B3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lastRenderedPageBreak/>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r w:rsidRPr="005D0679">
        <w:rPr>
          <w:rFonts w:ascii="Times New Roman" w:hAnsi="Times New Roman" w:cs="Times New Roman"/>
        </w:rPr>
        <w:t>https://doi.org/10.1016/j.tics.2023.09.001</w:t>
      </w:r>
    </w:p>
    <w:p w14:paraId="3FDFAE2D" w14:textId="4C8FF5BD"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Muentener</w:t>
      </w:r>
      <w:proofErr w:type="spellEnd"/>
      <w:r w:rsidRPr="005900CF">
        <w:rPr>
          <w:rFonts w:ascii="Times New Roman" w:hAnsi="Times New Roman" w:cs="Times New Roman"/>
        </w:rPr>
        <w:t xml:space="preserve">,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1"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2"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3"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13A33D3C" w14:textId="076A2931" w:rsidR="00D23E1F" w:rsidRPr="005900CF" w:rsidRDefault="00D23E1F" w:rsidP="005900CF">
      <w:pPr>
        <w:spacing w:line="480" w:lineRule="auto"/>
        <w:ind w:hanging="720"/>
        <w:rPr>
          <w:rFonts w:ascii="Times New Roman" w:hAnsi="Times New Roman" w:cs="Times New Roman"/>
        </w:rPr>
      </w:pPr>
      <w:r w:rsidRPr="00D23E1F">
        <w:rPr>
          <w:rFonts w:ascii="Times New Roman" w:hAnsi="Times New Roman" w:cs="Times New Roman"/>
        </w:rPr>
        <w:t xml:space="preserve">Nair, V., &amp; Hinton, G. E. (2010). Rectified linear units improve restricted </w:t>
      </w:r>
      <w:proofErr w:type="spellStart"/>
      <w:r w:rsidRPr="00D23E1F">
        <w:rPr>
          <w:rFonts w:ascii="Times New Roman" w:hAnsi="Times New Roman" w:cs="Times New Roman"/>
        </w:rPr>
        <w:t>boltzmann</w:t>
      </w:r>
      <w:proofErr w:type="spellEnd"/>
      <w:r w:rsidRPr="00D23E1F">
        <w:rPr>
          <w:rFonts w:ascii="Times New Roman" w:hAnsi="Times New Roman" w:cs="Times New Roman"/>
        </w:rPr>
        <w:t xml:space="preserve"> machines. In </w:t>
      </w:r>
      <w:r w:rsidRPr="00D23E1F">
        <w:rPr>
          <w:rFonts w:ascii="Times New Roman" w:hAnsi="Times New Roman" w:cs="Times New Roman"/>
          <w:i/>
          <w:iCs/>
        </w:rPr>
        <w:t>Proceedings of the 27th international conference on machine learning (ICML-10)</w:t>
      </w:r>
      <w:r w:rsidRPr="00D23E1F">
        <w:rPr>
          <w:rFonts w:ascii="Times New Roman" w:hAnsi="Times New Roman" w:cs="Times New Roman"/>
        </w:rPr>
        <w:t> (pp. 807-814).</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14"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15"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beliefs?.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16" w:history="1">
        <w:r w:rsidRPr="00E17C00">
          <w:rPr>
            <w:rStyle w:val="Hyperlink"/>
            <w:rFonts w:ascii="Times New Roman" w:hAnsi="Times New Roman" w:cs="Times New Roman"/>
          </w:rPr>
          <w:t>https://doi.org/10.1126/science.1107621</w:t>
        </w:r>
      </w:hyperlink>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deep?.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17"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18"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19"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0"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w:t>
      </w:r>
      <w:proofErr w:type="spellStart"/>
      <w:r w:rsidRPr="005900CF">
        <w:rPr>
          <w:rFonts w:ascii="Times New Roman" w:hAnsi="Times New Roman" w:cs="Times New Roman"/>
        </w:rPr>
        <w:t>Eimas</w:t>
      </w:r>
      <w:proofErr w:type="spellEnd"/>
      <w:r w:rsidRPr="005900CF">
        <w:rPr>
          <w:rFonts w:ascii="Times New Roman" w:hAnsi="Times New Roman" w:cs="Times New Roman"/>
        </w:rPr>
        <w:t xml:space="preserve">,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1"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2"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w:t>
      </w:r>
      <w:proofErr w:type="spellStart"/>
      <w:r w:rsidRPr="005900CF">
        <w:rPr>
          <w:rFonts w:ascii="Times New Roman" w:hAnsi="Times New Roman" w:cs="Times New Roman"/>
        </w:rPr>
        <w:t>Lupyan</w:t>
      </w:r>
      <w:proofErr w:type="spellEnd"/>
      <w:r w:rsidRPr="005900CF">
        <w:rPr>
          <w:rFonts w:ascii="Times New Roman" w:hAnsi="Times New Roman" w:cs="Times New Roman"/>
        </w:rPr>
        <w:t xml:space="preserve">,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23"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24"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 xml:space="preserve">Scarf, D., </w:t>
      </w:r>
      <w:proofErr w:type="spellStart"/>
      <w:r w:rsidRPr="00B2694B">
        <w:rPr>
          <w:rFonts w:ascii="Times New Roman" w:hAnsi="Times New Roman" w:cs="Times New Roman"/>
        </w:rPr>
        <w:t>Imuta</w:t>
      </w:r>
      <w:proofErr w:type="spellEnd"/>
      <w:r w:rsidRPr="00B2694B">
        <w:rPr>
          <w:rFonts w:ascii="Times New Roman" w:hAnsi="Times New Roman" w:cs="Times New Roman"/>
        </w:rPr>
        <w:t>, K., Colombo, M., &amp; Hayne, H. (2012</w:t>
      </w:r>
      <w:r>
        <w:rPr>
          <w:rFonts w:ascii="Times New Roman" w:hAnsi="Times New Roman" w:cs="Times New Roman"/>
        </w:rPr>
        <w:t>a</w:t>
      </w:r>
      <w:r w:rsidRPr="00B2694B">
        <w:rPr>
          <w:rFonts w:ascii="Times New Roman" w:hAnsi="Times New Roman" w:cs="Times New Roman"/>
        </w:rPr>
        <w:t>). Golden Rule or valence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Scarf, D., </w:t>
      </w:r>
      <w:proofErr w:type="spellStart"/>
      <w:r w:rsidRPr="005900CF">
        <w:rPr>
          <w:rFonts w:ascii="Times New Roman" w:hAnsi="Times New Roman" w:cs="Times New Roman"/>
        </w:rPr>
        <w:t>Imuta</w:t>
      </w:r>
      <w:proofErr w:type="spellEnd"/>
      <w:r w:rsidRPr="005900CF">
        <w:rPr>
          <w:rFonts w:ascii="Times New Roman" w:hAnsi="Times New Roman" w:cs="Times New Roman"/>
        </w:rPr>
        <w:t>,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25"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26"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27"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proofErr w:type="spellStart"/>
      <w:r w:rsidRPr="000520A6">
        <w:rPr>
          <w:rFonts w:ascii="Times New Roman" w:hAnsi="Times New Roman" w:cs="Times New Roman"/>
          <w:i/>
          <w:iCs/>
        </w:rPr>
        <w:t>PLoS</w:t>
      </w:r>
      <w:proofErr w:type="spellEnd"/>
      <w:r w:rsidRPr="000520A6">
        <w:rPr>
          <w:rFonts w:ascii="Times New Roman" w:hAnsi="Times New Roman" w:cs="Times New Roman"/>
          <w:i/>
          <w:iCs/>
        </w:rPr>
        <w:t xml:space="preserve">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28"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29"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0"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1"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2"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33"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(2013). First-person action experience reveals sensitivity to action efficiency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34"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develops?.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35"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Sodian</w:t>
      </w:r>
      <w:proofErr w:type="spellEnd"/>
      <w:r w:rsidRPr="005900CF">
        <w:rPr>
          <w:rFonts w:ascii="Times New Roman" w:hAnsi="Times New Roman" w:cs="Times New Roman"/>
        </w:rPr>
        <w:t xml:space="preserve">,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36"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37"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38"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w:t>
      </w:r>
      <w:proofErr w:type="spellStart"/>
      <w:r w:rsidRPr="005900CF">
        <w:rPr>
          <w:rFonts w:ascii="Times New Roman" w:hAnsi="Times New Roman" w:cs="Times New Roman"/>
        </w:rPr>
        <w:t>Breinlinger</w:t>
      </w:r>
      <w:proofErr w:type="spellEnd"/>
      <w:r w:rsidRPr="005900CF">
        <w:rPr>
          <w:rFonts w:ascii="Times New Roman" w:hAnsi="Times New Roman" w:cs="Times New Roman"/>
        </w:rPr>
        <w:t xml:space="preserve">,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39"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0"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Vallortigara</w:t>
      </w:r>
      <w:proofErr w:type="spellEnd"/>
      <w:r w:rsidRPr="005900CF">
        <w:rPr>
          <w:rFonts w:ascii="Times New Roman" w:hAnsi="Times New Roman" w:cs="Times New Roman"/>
        </w:rPr>
        <w:t xml:space="preserve">, G., </w:t>
      </w:r>
      <w:proofErr w:type="spellStart"/>
      <w:r w:rsidRPr="005900CF">
        <w:rPr>
          <w:rFonts w:ascii="Times New Roman" w:hAnsi="Times New Roman" w:cs="Times New Roman"/>
        </w:rPr>
        <w:t>Regolin</w:t>
      </w:r>
      <w:proofErr w:type="spellEnd"/>
      <w:r w:rsidRPr="005900CF">
        <w:rPr>
          <w:rFonts w:ascii="Times New Roman" w:hAnsi="Times New Roman" w:cs="Times New Roman"/>
        </w:rPr>
        <w:t xml:space="preserve">, L., &amp; </w:t>
      </w:r>
      <w:proofErr w:type="spellStart"/>
      <w:r w:rsidRPr="005900CF">
        <w:rPr>
          <w:rFonts w:ascii="Times New Roman" w:hAnsi="Times New Roman" w:cs="Times New Roman"/>
        </w:rPr>
        <w:t>Marconato</w:t>
      </w:r>
      <w:proofErr w:type="spellEnd"/>
      <w:r w:rsidRPr="005900CF">
        <w:rPr>
          <w:rFonts w:ascii="Times New Roman" w:hAnsi="Times New Roman" w:cs="Times New Roman"/>
        </w:rPr>
        <w:t xml:space="preserve">, F. (2005). Visually inexperienced chicks exhibit spontaneous preference for biological motion patterns. </w:t>
      </w:r>
      <w:proofErr w:type="spellStart"/>
      <w:r w:rsidRPr="005900CF">
        <w:rPr>
          <w:rFonts w:ascii="Times New Roman" w:hAnsi="Times New Roman" w:cs="Times New Roman"/>
        </w:rPr>
        <w:t>PLoS</w:t>
      </w:r>
      <w:proofErr w:type="spellEnd"/>
      <w:r w:rsidRPr="005900CF">
        <w:rPr>
          <w:rFonts w:ascii="Times New Roman" w:hAnsi="Times New Roman" w:cs="Times New Roman"/>
        </w:rPr>
        <w:t xml:space="preserve">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1"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 xml:space="preserve">Van </w:t>
      </w:r>
      <w:proofErr w:type="spellStart"/>
      <w:r>
        <w:rPr>
          <w:rFonts w:ascii="Times New Roman" w:hAnsi="Times New Roman" w:cs="Times New Roman"/>
        </w:rPr>
        <w:t>Overwalle</w:t>
      </w:r>
      <w:proofErr w:type="spellEnd"/>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proofErr w:type="spellStart"/>
      <w:r w:rsidR="005900CF" w:rsidRPr="00FE58D3">
        <w:rPr>
          <w:rFonts w:ascii="Times New Roman" w:hAnsi="Times New Roman" w:cs="Times New Roman"/>
          <w:i/>
          <w:iCs/>
        </w:rPr>
        <w:t>NeuroImage</w:t>
      </w:r>
      <w:proofErr w:type="spellEnd"/>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42"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43"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44"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45"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46"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47"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48"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49" w:history="1">
        <w:r w:rsidRPr="00E17C00">
          <w:rPr>
            <w:rStyle w:val="Hyperlink"/>
            <w:rFonts w:ascii="Times New Roman" w:hAnsi="Times New Roman" w:cs="Times New Roman"/>
          </w:rPr>
          <w:t>https://doi.org/10.1111/1467-8721.ep10772615</w:t>
        </w:r>
      </w:hyperlink>
      <w:ins w:id="512" w:author="Benton, Deon" w:date="2026-06-15T16:58:00Z" w16du:dateUtc="2026-06-15T21:58:00Z">
        <w:r w:rsidR="00353E31" w:rsidRPr="005900CF" w:rsidDel="00353E31">
          <w:rPr>
            <w:rFonts w:ascii="Times New Roman" w:hAnsi="Times New Roman" w:cs="Times New Roman"/>
          </w:rPr>
          <w:t xml:space="preserve"> </w:t>
        </w:r>
      </w:ins>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0"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1"/>
      <w:headerReference w:type="first" r:id="rId15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EACDB" w14:textId="77777777" w:rsidR="00884E43" w:rsidRDefault="00884E43" w:rsidP="00391C7E">
      <w:pPr>
        <w:spacing w:after="0" w:line="240" w:lineRule="auto"/>
      </w:pPr>
      <w:r>
        <w:separator/>
      </w:r>
    </w:p>
  </w:endnote>
  <w:endnote w:type="continuationSeparator" w:id="0">
    <w:p w14:paraId="3E252176" w14:textId="77777777" w:rsidR="00884E43" w:rsidRDefault="00884E43"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EF658" w14:textId="77777777" w:rsidR="00884E43" w:rsidRDefault="00884E43" w:rsidP="00391C7E">
      <w:pPr>
        <w:spacing w:after="0" w:line="240" w:lineRule="auto"/>
      </w:pPr>
      <w:r>
        <w:separator/>
      </w:r>
    </w:p>
  </w:footnote>
  <w:footnote w:type="continuationSeparator" w:id="0">
    <w:p w14:paraId="7D947387" w14:textId="77777777" w:rsidR="00884E43" w:rsidRDefault="00884E43" w:rsidP="00391C7E">
      <w:pPr>
        <w:spacing w:after="0" w:line="240" w:lineRule="auto"/>
      </w:pPr>
      <w:r>
        <w:continuationSeparator/>
      </w:r>
    </w:p>
  </w:footnote>
  <w:footnote w:id="1">
    <w:p w14:paraId="085C6712" w14:textId="6CBFD276" w:rsidR="00A5503F" w:rsidRPr="00A5503F" w:rsidRDefault="00A5503F"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Note that the ability to form prototypes develops between 3 and 4 months of age (e.g., Bomba &amp; </w:t>
      </w:r>
      <w:proofErr w:type="spellStart"/>
      <w:r w:rsidRPr="00A5503F">
        <w:rPr>
          <w:rFonts w:ascii="Times New Roman" w:hAnsi="Times New Roman" w:cs="Times New Roman"/>
          <w:sz w:val="24"/>
          <w:szCs w:val="24"/>
        </w:rPr>
        <w:t>Siqueland</w:t>
      </w:r>
      <w:proofErr w:type="spellEnd"/>
      <w:r w:rsidRPr="00A5503F">
        <w:rPr>
          <w:rFonts w:ascii="Times New Roman" w:hAnsi="Times New Roman" w:cs="Times New Roman"/>
          <w:sz w:val="24"/>
          <w:szCs w:val="24"/>
        </w:rPr>
        <w:t>, 1983; Younger, 1985)</w:t>
      </w:r>
      <w:r w:rsidR="004B17E0">
        <w:rPr>
          <w:rFonts w:ascii="Times New Roman" w:hAnsi="Times New Roman" w:cs="Times New Roman"/>
          <w:sz w:val="24"/>
          <w:szCs w:val="24"/>
        </w:rPr>
        <w:t>; this is precisely the age of the infants in Skerry et al. (2013)</w:t>
      </w:r>
      <w:r w:rsidRPr="00A5503F">
        <w:rPr>
          <w:rFonts w:ascii="Times New Roman" w:hAnsi="Times New Roman" w:cs="Times New Roman"/>
          <w:sz w:val="24"/>
          <w:szCs w:val="24"/>
        </w:rPr>
        <w:t>.</w:t>
      </w:r>
    </w:p>
  </w:footnote>
  <w:footnote w:id="2">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39A"/>
    <w:rsid w:val="000107A5"/>
    <w:rsid w:val="00010A55"/>
    <w:rsid w:val="00010FC6"/>
    <w:rsid w:val="00011353"/>
    <w:rsid w:val="0001141F"/>
    <w:rsid w:val="00011DAB"/>
    <w:rsid w:val="0001243D"/>
    <w:rsid w:val="0001298D"/>
    <w:rsid w:val="00012AA5"/>
    <w:rsid w:val="00012E70"/>
    <w:rsid w:val="00013077"/>
    <w:rsid w:val="00013134"/>
    <w:rsid w:val="00013361"/>
    <w:rsid w:val="0001385A"/>
    <w:rsid w:val="00013FE0"/>
    <w:rsid w:val="00014150"/>
    <w:rsid w:val="00014304"/>
    <w:rsid w:val="00014507"/>
    <w:rsid w:val="00014B0E"/>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96B"/>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3A9"/>
    <w:rsid w:val="000323C8"/>
    <w:rsid w:val="000326AF"/>
    <w:rsid w:val="000329CC"/>
    <w:rsid w:val="00032A25"/>
    <w:rsid w:val="00032E80"/>
    <w:rsid w:val="00032F48"/>
    <w:rsid w:val="0003320B"/>
    <w:rsid w:val="000334A7"/>
    <w:rsid w:val="00033634"/>
    <w:rsid w:val="0003467C"/>
    <w:rsid w:val="0003487B"/>
    <w:rsid w:val="00034A30"/>
    <w:rsid w:val="00034AA1"/>
    <w:rsid w:val="00034E60"/>
    <w:rsid w:val="000350E9"/>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21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773"/>
    <w:rsid w:val="000537A9"/>
    <w:rsid w:val="00053966"/>
    <w:rsid w:val="00053B11"/>
    <w:rsid w:val="00053F70"/>
    <w:rsid w:val="00054354"/>
    <w:rsid w:val="000543D8"/>
    <w:rsid w:val="000548CD"/>
    <w:rsid w:val="00054A21"/>
    <w:rsid w:val="00054E01"/>
    <w:rsid w:val="000550B3"/>
    <w:rsid w:val="00055355"/>
    <w:rsid w:val="000553C8"/>
    <w:rsid w:val="00055448"/>
    <w:rsid w:val="0005598E"/>
    <w:rsid w:val="00055CAF"/>
    <w:rsid w:val="000560CC"/>
    <w:rsid w:val="0005658D"/>
    <w:rsid w:val="00056790"/>
    <w:rsid w:val="0005778E"/>
    <w:rsid w:val="00057FA2"/>
    <w:rsid w:val="00060065"/>
    <w:rsid w:val="000601A2"/>
    <w:rsid w:val="00060551"/>
    <w:rsid w:val="00060832"/>
    <w:rsid w:val="0006086D"/>
    <w:rsid w:val="00061107"/>
    <w:rsid w:val="00061354"/>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BBC"/>
    <w:rsid w:val="00070D7E"/>
    <w:rsid w:val="00070F13"/>
    <w:rsid w:val="00070F6C"/>
    <w:rsid w:val="00071370"/>
    <w:rsid w:val="00071508"/>
    <w:rsid w:val="0007152D"/>
    <w:rsid w:val="00071940"/>
    <w:rsid w:val="00071A55"/>
    <w:rsid w:val="00071F26"/>
    <w:rsid w:val="00072831"/>
    <w:rsid w:val="00072A47"/>
    <w:rsid w:val="0007371A"/>
    <w:rsid w:val="00073A27"/>
    <w:rsid w:val="00073E90"/>
    <w:rsid w:val="000742D7"/>
    <w:rsid w:val="000747B8"/>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C30"/>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0C78"/>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F46"/>
    <w:rsid w:val="000A6421"/>
    <w:rsid w:val="000A6762"/>
    <w:rsid w:val="000A7004"/>
    <w:rsid w:val="000A7017"/>
    <w:rsid w:val="000A715B"/>
    <w:rsid w:val="000A71C1"/>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7C7"/>
    <w:rsid w:val="000C0869"/>
    <w:rsid w:val="000C1789"/>
    <w:rsid w:val="000C18C9"/>
    <w:rsid w:val="000C20B8"/>
    <w:rsid w:val="000C23C2"/>
    <w:rsid w:val="000C2552"/>
    <w:rsid w:val="000C307E"/>
    <w:rsid w:val="000C31FB"/>
    <w:rsid w:val="000C32F7"/>
    <w:rsid w:val="000C3312"/>
    <w:rsid w:val="000C33F0"/>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53"/>
    <w:rsid w:val="000D3A92"/>
    <w:rsid w:val="000D3AB6"/>
    <w:rsid w:val="000D3AE8"/>
    <w:rsid w:val="000D3BCD"/>
    <w:rsid w:val="000D41A4"/>
    <w:rsid w:val="000D4549"/>
    <w:rsid w:val="000D45E6"/>
    <w:rsid w:val="000D4C01"/>
    <w:rsid w:val="000D4DB9"/>
    <w:rsid w:val="000D4FF3"/>
    <w:rsid w:val="000D5358"/>
    <w:rsid w:val="000D5598"/>
    <w:rsid w:val="000D5B81"/>
    <w:rsid w:val="000D5F92"/>
    <w:rsid w:val="000D6324"/>
    <w:rsid w:val="000D6788"/>
    <w:rsid w:val="000D67DC"/>
    <w:rsid w:val="000D6C8E"/>
    <w:rsid w:val="000D6F1C"/>
    <w:rsid w:val="000D6F38"/>
    <w:rsid w:val="000D7123"/>
    <w:rsid w:val="000D7247"/>
    <w:rsid w:val="000D755C"/>
    <w:rsid w:val="000D78B4"/>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BA8"/>
    <w:rsid w:val="000E4F2E"/>
    <w:rsid w:val="000E4FA5"/>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7F6"/>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B8C"/>
    <w:rsid w:val="000F7B9B"/>
    <w:rsid w:val="000F7CAC"/>
    <w:rsid w:val="001001BD"/>
    <w:rsid w:val="001002AB"/>
    <w:rsid w:val="0010035E"/>
    <w:rsid w:val="00100585"/>
    <w:rsid w:val="00100DFB"/>
    <w:rsid w:val="00100FC9"/>
    <w:rsid w:val="00101446"/>
    <w:rsid w:val="001014EE"/>
    <w:rsid w:val="00101D73"/>
    <w:rsid w:val="00101D77"/>
    <w:rsid w:val="0010245A"/>
    <w:rsid w:val="00102C53"/>
    <w:rsid w:val="00102DDA"/>
    <w:rsid w:val="00103688"/>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3AA3"/>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DED"/>
    <w:rsid w:val="00126FCB"/>
    <w:rsid w:val="001276E5"/>
    <w:rsid w:val="00127B08"/>
    <w:rsid w:val="00127C68"/>
    <w:rsid w:val="00130626"/>
    <w:rsid w:val="0013112B"/>
    <w:rsid w:val="0013169E"/>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1A4"/>
    <w:rsid w:val="00150783"/>
    <w:rsid w:val="00150907"/>
    <w:rsid w:val="001509B1"/>
    <w:rsid w:val="00150ABD"/>
    <w:rsid w:val="00150C8F"/>
    <w:rsid w:val="00151CC3"/>
    <w:rsid w:val="0015277B"/>
    <w:rsid w:val="00152D01"/>
    <w:rsid w:val="00152D65"/>
    <w:rsid w:val="00152F0D"/>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6"/>
    <w:rsid w:val="001572EE"/>
    <w:rsid w:val="00157975"/>
    <w:rsid w:val="00157D08"/>
    <w:rsid w:val="00160239"/>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64C2"/>
    <w:rsid w:val="0016695E"/>
    <w:rsid w:val="00166A93"/>
    <w:rsid w:val="00166D82"/>
    <w:rsid w:val="00166E78"/>
    <w:rsid w:val="001673BB"/>
    <w:rsid w:val="00167651"/>
    <w:rsid w:val="0016771A"/>
    <w:rsid w:val="0016781E"/>
    <w:rsid w:val="00167C72"/>
    <w:rsid w:val="0017005B"/>
    <w:rsid w:val="00170603"/>
    <w:rsid w:val="0017164F"/>
    <w:rsid w:val="001716AD"/>
    <w:rsid w:val="001719A1"/>
    <w:rsid w:val="00171F6D"/>
    <w:rsid w:val="00172718"/>
    <w:rsid w:val="001728B0"/>
    <w:rsid w:val="00172FAE"/>
    <w:rsid w:val="0017340E"/>
    <w:rsid w:val="00173688"/>
    <w:rsid w:val="001736EE"/>
    <w:rsid w:val="001739DE"/>
    <w:rsid w:val="00173C36"/>
    <w:rsid w:val="00173D94"/>
    <w:rsid w:val="00174593"/>
    <w:rsid w:val="0017525B"/>
    <w:rsid w:val="001753BC"/>
    <w:rsid w:val="00175501"/>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D68"/>
    <w:rsid w:val="00183E63"/>
    <w:rsid w:val="00183E98"/>
    <w:rsid w:val="001848A9"/>
    <w:rsid w:val="00184AC3"/>
    <w:rsid w:val="00184BF8"/>
    <w:rsid w:val="00184DDD"/>
    <w:rsid w:val="001852EF"/>
    <w:rsid w:val="00185AE3"/>
    <w:rsid w:val="001862B7"/>
    <w:rsid w:val="00186357"/>
    <w:rsid w:val="001863D5"/>
    <w:rsid w:val="00186442"/>
    <w:rsid w:val="001864B7"/>
    <w:rsid w:val="00186981"/>
    <w:rsid w:val="00186BE8"/>
    <w:rsid w:val="0018749A"/>
    <w:rsid w:val="00190110"/>
    <w:rsid w:val="00190AA0"/>
    <w:rsid w:val="00190D1A"/>
    <w:rsid w:val="0019193F"/>
    <w:rsid w:val="00191AB7"/>
    <w:rsid w:val="00192340"/>
    <w:rsid w:val="00192937"/>
    <w:rsid w:val="001938E6"/>
    <w:rsid w:val="00193DD6"/>
    <w:rsid w:val="0019465C"/>
    <w:rsid w:val="00194CEE"/>
    <w:rsid w:val="001950BB"/>
    <w:rsid w:val="0019511C"/>
    <w:rsid w:val="00195307"/>
    <w:rsid w:val="00195413"/>
    <w:rsid w:val="00195B5F"/>
    <w:rsid w:val="00196664"/>
    <w:rsid w:val="001966E3"/>
    <w:rsid w:val="00196750"/>
    <w:rsid w:val="0019688A"/>
    <w:rsid w:val="001968A7"/>
    <w:rsid w:val="00197051"/>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4FBA"/>
    <w:rsid w:val="001A527E"/>
    <w:rsid w:val="001A55CE"/>
    <w:rsid w:val="001A5B1D"/>
    <w:rsid w:val="001A5F56"/>
    <w:rsid w:val="001A6079"/>
    <w:rsid w:val="001A61AD"/>
    <w:rsid w:val="001A7034"/>
    <w:rsid w:val="001A7264"/>
    <w:rsid w:val="001A7273"/>
    <w:rsid w:val="001A7397"/>
    <w:rsid w:val="001A7930"/>
    <w:rsid w:val="001A7B4F"/>
    <w:rsid w:val="001A7F1C"/>
    <w:rsid w:val="001B01EA"/>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3ED"/>
    <w:rsid w:val="001C249A"/>
    <w:rsid w:val="001C279E"/>
    <w:rsid w:val="001C27AA"/>
    <w:rsid w:val="001C2A4B"/>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5B4C"/>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A75"/>
    <w:rsid w:val="001D5018"/>
    <w:rsid w:val="001D5054"/>
    <w:rsid w:val="001D5278"/>
    <w:rsid w:val="001D547C"/>
    <w:rsid w:val="001D55A7"/>
    <w:rsid w:val="001D5B55"/>
    <w:rsid w:val="001D6305"/>
    <w:rsid w:val="001D636F"/>
    <w:rsid w:val="001D66CF"/>
    <w:rsid w:val="001D6AD0"/>
    <w:rsid w:val="001D6CC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B88"/>
    <w:rsid w:val="001E7E39"/>
    <w:rsid w:val="001E7EFE"/>
    <w:rsid w:val="001F0124"/>
    <w:rsid w:val="001F0197"/>
    <w:rsid w:val="001F02EA"/>
    <w:rsid w:val="001F04C3"/>
    <w:rsid w:val="001F0E24"/>
    <w:rsid w:val="001F0FC2"/>
    <w:rsid w:val="001F12BD"/>
    <w:rsid w:val="001F1755"/>
    <w:rsid w:val="001F182C"/>
    <w:rsid w:val="001F1A49"/>
    <w:rsid w:val="001F1CA8"/>
    <w:rsid w:val="001F1D9B"/>
    <w:rsid w:val="001F1F29"/>
    <w:rsid w:val="001F2099"/>
    <w:rsid w:val="001F213A"/>
    <w:rsid w:val="001F25E8"/>
    <w:rsid w:val="001F286B"/>
    <w:rsid w:val="001F3669"/>
    <w:rsid w:val="001F36CB"/>
    <w:rsid w:val="001F385D"/>
    <w:rsid w:val="001F3F99"/>
    <w:rsid w:val="001F3FC4"/>
    <w:rsid w:val="001F434E"/>
    <w:rsid w:val="001F44EE"/>
    <w:rsid w:val="001F4704"/>
    <w:rsid w:val="001F479C"/>
    <w:rsid w:val="001F47E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11B"/>
    <w:rsid w:val="002052C3"/>
    <w:rsid w:val="002055D5"/>
    <w:rsid w:val="002056D1"/>
    <w:rsid w:val="002069FA"/>
    <w:rsid w:val="00207271"/>
    <w:rsid w:val="00207289"/>
    <w:rsid w:val="002074F3"/>
    <w:rsid w:val="00207D09"/>
    <w:rsid w:val="00207EC8"/>
    <w:rsid w:val="00207FF5"/>
    <w:rsid w:val="002103B3"/>
    <w:rsid w:val="00210604"/>
    <w:rsid w:val="00210734"/>
    <w:rsid w:val="00210BB0"/>
    <w:rsid w:val="00210D28"/>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515"/>
    <w:rsid w:val="00221A05"/>
    <w:rsid w:val="00221A84"/>
    <w:rsid w:val="00221DB1"/>
    <w:rsid w:val="0022220E"/>
    <w:rsid w:val="002225C4"/>
    <w:rsid w:val="0022270A"/>
    <w:rsid w:val="00222DF4"/>
    <w:rsid w:val="0022301C"/>
    <w:rsid w:val="0022328E"/>
    <w:rsid w:val="002235F4"/>
    <w:rsid w:val="00223A09"/>
    <w:rsid w:val="00223D51"/>
    <w:rsid w:val="00223EFC"/>
    <w:rsid w:val="00224073"/>
    <w:rsid w:val="002240E0"/>
    <w:rsid w:val="0022410E"/>
    <w:rsid w:val="002241DE"/>
    <w:rsid w:val="00224528"/>
    <w:rsid w:val="002246F3"/>
    <w:rsid w:val="0022501C"/>
    <w:rsid w:val="00225EAA"/>
    <w:rsid w:val="0022653A"/>
    <w:rsid w:val="002265B0"/>
    <w:rsid w:val="00226665"/>
    <w:rsid w:val="002267AD"/>
    <w:rsid w:val="002267D1"/>
    <w:rsid w:val="002268D7"/>
    <w:rsid w:val="00226AC2"/>
    <w:rsid w:val="00226F49"/>
    <w:rsid w:val="002278AD"/>
    <w:rsid w:val="002279A3"/>
    <w:rsid w:val="00227ED2"/>
    <w:rsid w:val="00227F52"/>
    <w:rsid w:val="002306AB"/>
    <w:rsid w:val="002306DE"/>
    <w:rsid w:val="00230700"/>
    <w:rsid w:val="00230718"/>
    <w:rsid w:val="00230A9A"/>
    <w:rsid w:val="00230D82"/>
    <w:rsid w:val="002313A1"/>
    <w:rsid w:val="0023164D"/>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4EE"/>
    <w:rsid w:val="002425DE"/>
    <w:rsid w:val="0024260C"/>
    <w:rsid w:val="00242854"/>
    <w:rsid w:val="002428A9"/>
    <w:rsid w:val="002428C0"/>
    <w:rsid w:val="00242B8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50CA"/>
    <w:rsid w:val="00245509"/>
    <w:rsid w:val="00245521"/>
    <w:rsid w:val="002455CC"/>
    <w:rsid w:val="002455E6"/>
    <w:rsid w:val="00245684"/>
    <w:rsid w:val="002456DD"/>
    <w:rsid w:val="0024591C"/>
    <w:rsid w:val="00245994"/>
    <w:rsid w:val="00245B06"/>
    <w:rsid w:val="00245D6C"/>
    <w:rsid w:val="002460C6"/>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50E1"/>
    <w:rsid w:val="00255261"/>
    <w:rsid w:val="00255559"/>
    <w:rsid w:val="00255A04"/>
    <w:rsid w:val="0025617C"/>
    <w:rsid w:val="002568C7"/>
    <w:rsid w:val="00256CC3"/>
    <w:rsid w:val="002575FD"/>
    <w:rsid w:val="0025765E"/>
    <w:rsid w:val="002576EE"/>
    <w:rsid w:val="002601B6"/>
    <w:rsid w:val="002609AA"/>
    <w:rsid w:val="00261000"/>
    <w:rsid w:val="00261285"/>
    <w:rsid w:val="002614CF"/>
    <w:rsid w:val="00261659"/>
    <w:rsid w:val="002616CA"/>
    <w:rsid w:val="00261D7B"/>
    <w:rsid w:val="00261DEA"/>
    <w:rsid w:val="0026223F"/>
    <w:rsid w:val="0026297D"/>
    <w:rsid w:val="00262BC9"/>
    <w:rsid w:val="002630C8"/>
    <w:rsid w:val="00263271"/>
    <w:rsid w:val="00263DA5"/>
    <w:rsid w:val="0026456F"/>
    <w:rsid w:val="00264848"/>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6FD"/>
    <w:rsid w:val="002807A7"/>
    <w:rsid w:val="0028125D"/>
    <w:rsid w:val="00281559"/>
    <w:rsid w:val="00281DD5"/>
    <w:rsid w:val="002824DD"/>
    <w:rsid w:val="00282505"/>
    <w:rsid w:val="00282527"/>
    <w:rsid w:val="00282727"/>
    <w:rsid w:val="002827E0"/>
    <w:rsid w:val="00282A7A"/>
    <w:rsid w:val="00282C4E"/>
    <w:rsid w:val="00282D77"/>
    <w:rsid w:val="00285325"/>
    <w:rsid w:val="00285F58"/>
    <w:rsid w:val="00285FCE"/>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71"/>
    <w:rsid w:val="00297BF6"/>
    <w:rsid w:val="00297E73"/>
    <w:rsid w:val="002A0037"/>
    <w:rsid w:val="002A0405"/>
    <w:rsid w:val="002A0A35"/>
    <w:rsid w:val="002A1166"/>
    <w:rsid w:val="002A117A"/>
    <w:rsid w:val="002A122C"/>
    <w:rsid w:val="002A17D2"/>
    <w:rsid w:val="002A1EE1"/>
    <w:rsid w:val="002A20CD"/>
    <w:rsid w:val="002A217C"/>
    <w:rsid w:val="002A2538"/>
    <w:rsid w:val="002A272A"/>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005"/>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E91"/>
    <w:rsid w:val="002C5F74"/>
    <w:rsid w:val="002C6957"/>
    <w:rsid w:val="002C6A24"/>
    <w:rsid w:val="002C6EBF"/>
    <w:rsid w:val="002C7217"/>
    <w:rsid w:val="002C7276"/>
    <w:rsid w:val="002C73D9"/>
    <w:rsid w:val="002C7405"/>
    <w:rsid w:val="002C7767"/>
    <w:rsid w:val="002D00A1"/>
    <w:rsid w:val="002D082E"/>
    <w:rsid w:val="002D0BEE"/>
    <w:rsid w:val="002D0F50"/>
    <w:rsid w:val="002D102D"/>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2B9"/>
    <w:rsid w:val="002E6405"/>
    <w:rsid w:val="002E6504"/>
    <w:rsid w:val="002E6730"/>
    <w:rsid w:val="002E6914"/>
    <w:rsid w:val="002E6AC1"/>
    <w:rsid w:val="002E6DC4"/>
    <w:rsid w:val="002E7429"/>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3A8"/>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0B72"/>
    <w:rsid w:val="003110EA"/>
    <w:rsid w:val="00311162"/>
    <w:rsid w:val="00311337"/>
    <w:rsid w:val="00311D0F"/>
    <w:rsid w:val="003120C8"/>
    <w:rsid w:val="00312213"/>
    <w:rsid w:val="00312806"/>
    <w:rsid w:val="003128F0"/>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FB8"/>
    <w:rsid w:val="00316FCF"/>
    <w:rsid w:val="003171F9"/>
    <w:rsid w:val="0031793A"/>
    <w:rsid w:val="00317C0B"/>
    <w:rsid w:val="00320796"/>
    <w:rsid w:val="00320B51"/>
    <w:rsid w:val="00320BF1"/>
    <w:rsid w:val="00320CB7"/>
    <w:rsid w:val="00320E67"/>
    <w:rsid w:val="003218F1"/>
    <w:rsid w:val="00321D85"/>
    <w:rsid w:val="0032241B"/>
    <w:rsid w:val="003229A4"/>
    <w:rsid w:val="00322AB3"/>
    <w:rsid w:val="00322B0B"/>
    <w:rsid w:val="00322DE6"/>
    <w:rsid w:val="00322E22"/>
    <w:rsid w:val="00323197"/>
    <w:rsid w:val="0032327D"/>
    <w:rsid w:val="00323552"/>
    <w:rsid w:val="00324065"/>
    <w:rsid w:val="0032420B"/>
    <w:rsid w:val="0032485E"/>
    <w:rsid w:val="003248FE"/>
    <w:rsid w:val="00324C6A"/>
    <w:rsid w:val="00324D35"/>
    <w:rsid w:val="00325351"/>
    <w:rsid w:val="0032551E"/>
    <w:rsid w:val="0032624C"/>
    <w:rsid w:val="00326503"/>
    <w:rsid w:val="00326DF7"/>
    <w:rsid w:val="00326ED5"/>
    <w:rsid w:val="00327070"/>
    <w:rsid w:val="00327258"/>
    <w:rsid w:val="00327476"/>
    <w:rsid w:val="00331188"/>
    <w:rsid w:val="003314EC"/>
    <w:rsid w:val="00331765"/>
    <w:rsid w:val="0033184B"/>
    <w:rsid w:val="00331AF7"/>
    <w:rsid w:val="00331E63"/>
    <w:rsid w:val="00332406"/>
    <w:rsid w:val="00332621"/>
    <w:rsid w:val="00332BA6"/>
    <w:rsid w:val="003333A3"/>
    <w:rsid w:val="00333ACF"/>
    <w:rsid w:val="00333DF3"/>
    <w:rsid w:val="00333FB3"/>
    <w:rsid w:val="00334952"/>
    <w:rsid w:val="00334A80"/>
    <w:rsid w:val="00334B9E"/>
    <w:rsid w:val="00334F3E"/>
    <w:rsid w:val="003350D3"/>
    <w:rsid w:val="0033579E"/>
    <w:rsid w:val="0033594C"/>
    <w:rsid w:val="00335A86"/>
    <w:rsid w:val="00335D3C"/>
    <w:rsid w:val="00335DE1"/>
    <w:rsid w:val="00335EFA"/>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6E1E"/>
    <w:rsid w:val="003471D4"/>
    <w:rsid w:val="00347B0E"/>
    <w:rsid w:val="00350670"/>
    <w:rsid w:val="003506EF"/>
    <w:rsid w:val="003508E3"/>
    <w:rsid w:val="00350C5C"/>
    <w:rsid w:val="00350FFB"/>
    <w:rsid w:val="0035106A"/>
    <w:rsid w:val="0035138D"/>
    <w:rsid w:val="00351A94"/>
    <w:rsid w:val="00351EF3"/>
    <w:rsid w:val="003528D6"/>
    <w:rsid w:val="00352C0F"/>
    <w:rsid w:val="00352E96"/>
    <w:rsid w:val="003534DD"/>
    <w:rsid w:val="003535ED"/>
    <w:rsid w:val="00353A69"/>
    <w:rsid w:val="00353E31"/>
    <w:rsid w:val="00354104"/>
    <w:rsid w:val="0035462D"/>
    <w:rsid w:val="00354B64"/>
    <w:rsid w:val="00354FE5"/>
    <w:rsid w:val="003554CF"/>
    <w:rsid w:val="003554E4"/>
    <w:rsid w:val="00355614"/>
    <w:rsid w:val="00355D43"/>
    <w:rsid w:val="0035651A"/>
    <w:rsid w:val="003570F8"/>
    <w:rsid w:val="003579F0"/>
    <w:rsid w:val="00357C0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3BCE"/>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4286"/>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99D"/>
    <w:rsid w:val="00385A62"/>
    <w:rsid w:val="00385AC9"/>
    <w:rsid w:val="00385ADB"/>
    <w:rsid w:val="00385E42"/>
    <w:rsid w:val="003860C6"/>
    <w:rsid w:val="00386361"/>
    <w:rsid w:val="003868F5"/>
    <w:rsid w:val="0038714A"/>
    <w:rsid w:val="00387B83"/>
    <w:rsid w:val="00387DEB"/>
    <w:rsid w:val="0039023B"/>
    <w:rsid w:val="0039042D"/>
    <w:rsid w:val="003904CB"/>
    <w:rsid w:val="00390CFF"/>
    <w:rsid w:val="00390D27"/>
    <w:rsid w:val="00390F91"/>
    <w:rsid w:val="003916EF"/>
    <w:rsid w:val="0039195C"/>
    <w:rsid w:val="00391C7E"/>
    <w:rsid w:val="00391CD2"/>
    <w:rsid w:val="003920FC"/>
    <w:rsid w:val="00394185"/>
    <w:rsid w:val="003943BB"/>
    <w:rsid w:val="0039487E"/>
    <w:rsid w:val="00394891"/>
    <w:rsid w:val="00395866"/>
    <w:rsid w:val="00396028"/>
    <w:rsid w:val="003960B5"/>
    <w:rsid w:val="003962FC"/>
    <w:rsid w:val="00396E78"/>
    <w:rsid w:val="00396FCF"/>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A7DD5"/>
    <w:rsid w:val="003A7E7A"/>
    <w:rsid w:val="003B0CE4"/>
    <w:rsid w:val="003B116E"/>
    <w:rsid w:val="003B1458"/>
    <w:rsid w:val="003B154E"/>
    <w:rsid w:val="003B27D8"/>
    <w:rsid w:val="003B289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32B"/>
    <w:rsid w:val="003C4483"/>
    <w:rsid w:val="003C45D4"/>
    <w:rsid w:val="003C4D86"/>
    <w:rsid w:val="003C5492"/>
    <w:rsid w:val="003C5831"/>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474"/>
    <w:rsid w:val="003D2746"/>
    <w:rsid w:val="003D2B3B"/>
    <w:rsid w:val="003D350A"/>
    <w:rsid w:val="003D3718"/>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5F2"/>
    <w:rsid w:val="003E0868"/>
    <w:rsid w:val="003E09D2"/>
    <w:rsid w:val="003E09E4"/>
    <w:rsid w:val="003E0A43"/>
    <w:rsid w:val="003E1183"/>
    <w:rsid w:val="003E16F0"/>
    <w:rsid w:val="003E19F0"/>
    <w:rsid w:val="003E1F01"/>
    <w:rsid w:val="003E2B47"/>
    <w:rsid w:val="003E2FC2"/>
    <w:rsid w:val="003E345B"/>
    <w:rsid w:val="003E34EA"/>
    <w:rsid w:val="003E39BF"/>
    <w:rsid w:val="003E3AE1"/>
    <w:rsid w:val="003E46D0"/>
    <w:rsid w:val="003E47F5"/>
    <w:rsid w:val="003E497A"/>
    <w:rsid w:val="003E4BC8"/>
    <w:rsid w:val="003E634A"/>
    <w:rsid w:val="003E63CE"/>
    <w:rsid w:val="003E63DC"/>
    <w:rsid w:val="003E6487"/>
    <w:rsid w:val="003E6687"/>
    <w:rsid w:val="003E68E0"/>
    <w:rsid w:val="003E6A28"/>
    <w:rsid w:val="003E6E9E"/>
    <w:rsid w:val="003E700A"/>
    <w:rsid w:val="003E7264"/>
    <w:rsid w:val="003E737D"/>
    <w:rsid w:val="003E7461"/>
    <w:rsid w:val="003E753F"/>
    <w:rsid w:val="003E76B1"/>
    <w:rsid w:val="003E7940"/>
    <w:rsid w:val="003E7DFA"/>
    <w:rsid w:val="003F08C4"/>
    <w:rsid w:val="003F0FFD"/>
    <w:rsid w:val="003F197B"/>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5E1"/>
    <w:rsid w:val="003F6836"/>
    <w:rsid w:val="003F6D4C"/>
    <w:rsid w:val="003F712B"/>
    <w:rsid w:val="003F7FD9"/>
    <w:rsid w:val="00400445"/>
    <w:rsid w:val="00400808"/>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86F"/>
    <w:rsid w:val="00410A05"/>
    <w:rsid w:val="00410A13"/>
    <w:rsid w:val="00410F4D"/>
    <w:rsid w:val="00411010"/>
    <w:rsid w:val="00411887"/>
    <w:rsid w:val="004119A0"/>
    <w:rsid w:val="00411C2E"/>
    <w:rsid w:val="00411D5D"/>
    <w:rsid w:val="0041222C"/>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936"/>
    <w:rsid w:val="00416BA1"/>
    <w:rsid w:val="00416CCC"/>
    <w:rsid w:val="0041717B"/>
    <w:rsid w:val="004172D3"/>
    <w:rsid w:val="0041758A"/>
    <w:rsid w:val="004175C1"/>
    <w:rsid w:val="004175EF"/>
    <w:rsid w:val="00417B76"/>
    <w:rsid w:val="00417C89"/>
    <w:rsid w:val="004201EB"/>
    <w:rsid w:val="004206D7"/>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3E9"/>
    <w:rsid w:val="00431948"/>
    <w:rsid w:val="004319CE"/>
    <w:rsid w:val="00431A61"/>
    <w:rsid w:val="00431D46"/>
    <w:rsid w:val="00431EF5"/>
    <w:rsid w:val="00432298"/>
    <w:rsid w:val="004323AB"/>
    <w:rsid w:val="0043273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4FE0"/>
    <w:rsid w:val="00445048"/>
    <w:rsid w:val="004450EA"/>
    <w:rsid w:val="00445430"/>
    <w:rsid w:val="00445460"/>
    <w:rsid w:val="004454B4"/>
    <w:rsid w:val="00445BF3"/>
    <w:rsid w:val="00446614"/>
    <w:rsid w:val="00446A20"/>
    <w:rsid w:val="00446D2F"/>
    <w:rsid w:val="00447183"/>
    <w:rsid w:val="004478F7"/>
    <w:rsid w:val="004479CB"/>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AB0"/>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2C0E"/>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76E25"/>
    <w:rsid w:val="00477C76"/>
    <w:rsid w:val="004800B5"/>
    <w:rsid w:val="00480130"/>
    <w:rsid w:val="00480291"/>
    <w:rsid w:val="00480783"/>
    <w:rsid w:val="004809DA"/>
    <w:rsid w:val="00480E70"/>
    <w:rsid w:val="00481032"/>
    <w:rsid w:val="00481068"/>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D3"/>
    <w:rsid w:val="00495A2C"/>
    <w:rsid w:val="00495A8A"/>
    <w:rsid w:val="00495E0C"/>
    <w:rsid w:val="00495E68"/>
    <w:rsid w:val="00496A43"/>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F0"/>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2824"/>
    <w:rsid w:val="004B3357"/>
    <w:rsid w:val="004B33B3"/>
    <w:rsid w:val="004B3A73"/>
    <w:rsid w:val="004B3DF2"/>
    <w:rsid w:val="004B3DFC"/>
    <w:rsid w:val="004B3F0C"/>
    <w:rsid w:val="004B3FD6"/>
    <w:rsid w:val="004B4034"/>
    <w:rsid w:val="004B43ED"/>
    <w:rsid w:val="004B4B5F"/>
    <w:rsid w:val="004B4BDD"/>
    <w:rsid w:val="004B4CD0"/>
    <w:rsid w:val="004B4FDB"/>
    <w:rsid w:val="004B5117"/>
    <w:rsid w:val="004B5B09"/>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C05"/>
    <w:rsid w:val="004C0098"/>
    <w:rsid w:val="004C00B1"/>
    <w:rsid w:val="004C02D0"/>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89B"/>
    <w:rsid w:val="004C69B8"/>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387"/>
    <w:rsid w:val="004D3C11"/>
    <w:rsid w:val="004D3C8A"/>
    <w:rsid w:val="004D4762"/>
    <w:rsid w:val="004D4A45"/>
    <w:rsid w:val="004D4AA5"/>
    <w:rsid w:val="004D4F4D"/>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61A"/>
    <w:rsid w:val="004E6BFF"/>
    <w:rsid w:val="004E6DB2"/>
    <w:rsid w:val="004E785B"/>
    <w:rsid w:val="004E79C4"/>
    <w:rsid w:val="004E7A82"/>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2C1"/>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5535"/>
    <w:rsid w:val="0050569B"/>
    <w:rsid w:val="0050622B"/>
    <w:rsid w:val="00506300"/>
    <w:rsid w:val="00506630"/>
    <w:rsid w:val="00506D12"/>
    <w:rsid w:val="0050708B"/>
    <w:rsid w:val="005070EF"/>
    <w:rsid w:val="005072F7"/>
    <w:rsid w:val="00507634"/>
    <w:rsid w:val="005076A1"/>
    <w:rsid w:val="00507A53"/>
    <w:rsid w:val="00510561"/>
    <w:rsid w:val="00510876"/>
    <w:rsid w:val="005108E7"/>
    <w:rsid w:val="00510F28"/>
    <w:rsid w:val="00511B5E"/>
    <w:rsid w:val="00511E70"/>
    <w:rsid w:val="00511EFF"/>
    <w:rsid w:val="00512641"/>
    <w:rsid w:val="0051293E"/>
    <w:rsid w:val="00512C62"/>
    <w:rsid w:val="00512CFD"/>
    <w:rsid w:val="00513269"/>
    <w:rsid w:val="00513437"/>
    <w:rsid w:val="00513734"/>
    <w:rsid w:val="00513BD3"/>
    <w:rsid w:val="00513C0A"/>
    <w:rsid w:val="00513C73"/>
    <w:rsid w:val="00513F1E"/>
    <w:rsid w:val="00514921"/>
    <w:rsid w:val="00514A46"/>
    <w:rsid w:val="00514CDE"/>
    <w:rsid w:val="00515639"/>
    <w:rsid w:val="005158B9"/>
    <w:rsid w:val="00516589"/>
    <w:rsid w:val="0051699E"/>
    <w:rsid w:val="00516AC4"/>
    <w:rsid w:val="00516E10"/>
    <w:rsid w:val="005170FC"/>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4A6"/>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A5A"/>
    <w:rsid w:val="00533F44"/>
    <w:rsid w:val="005344BF"/>
    <w:rsid w:val="0053471E"/>
    <w:rsid w:val="00534AB2"/>
    <w:rsid w:val="00534CCA"/>
    <w:rsid w:val="0053507D"/>
    <w:rsid w:val="005357E7"/>
    <w:rsid w:val="0053644D"/>
    <w:rsid w:val="0053689B"/>
    <w:rsid w:val="00536F88"/>
    <w:rsid w:val="0053786C"/>
    <w:rsid w:val="00537EE9"/>
    <w:rsid w:val="00540571"/>
    <w:rsid w:val="00540CB3"/>
    <w:rsid w:val="00541208"/>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3C2"/>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D5"/>
    <w:rsid w:val="00553AD7"/>
    <w:rsid w:val="00553C5E"/>
    <w:rsid w:val="00553CB7"/>
    <w:rsid w:val="005540D0"/>
    <w:rsid w:val="005541AB"/>
    <w:rsid w:val="00554448"/>
    <w:rsid w:val="00554B63"/>
    <w:rsid w:val="00554CBC"/>
    <w:rsid w:val="00554D15"/>
    <w:rsid w:val="00554D82"/>
    <w:rsid w:val="00555070"/>
    <w:rsid w:val="00555C07"/>
    <w:rsid w:val="00556090"/>
    <w:rsid w:val="00556548"/>
    <w:rsid w:val="005565CD"/>
    <w:rsid w:val="00556BD0"/>
    <w:rsid w:val="00557181"/>
    <w:rsid w:val="0055722D"/>
    <w:rsid w:val="00557E8E"/>
    <w:rsid w:val="005604E6"/>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64D"/>
    <w:rsid w:val="00564B89"/>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5DF"/>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981"/>
    <w:rsid w:val="00580C32"/>
    <w:rsid w:val="00580F17"/>
    <w:rsid w:val="005812F4"/>
    <w:rsid w:val="00582434"/>
    <w:rsid w:val="00582A70"/>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47"/>
    <w:rsid w:val="00586440"/>
    <w:rsid w:val="005866D9"/>
    <w:rsid w:val="00586774"/>
    <w:rsid w:val="00586957"/>
    <w:rsid w:val="005869C6"/>
    <w:rsid w:val="0058743A"/>
    <w:rsid w:val="005879DA"/>
    <w:rsid w:val="00587D2D"/>
    <w:rsid w:val="005900CF"/>
    <w:rsid w:val="0059069B"/>
    <w:rsid w:val="0059095F"/>
    <w:rsid w:val="00590B37"/>
    <w:rsid w:val="00590CC1"/>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C73"/>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ABC"/>
    <w:rsid w:val="005B3BF2"/>
    <w:rsid w:val="005B40D5"/>
    <w:rsid w:val="005B4D58"/>
    <w:rsid w:val="005B4DA8"/>
    <w:rsid w:val="005B4E59"/>
    <w:rsid w:val="005B4EEF"/>
    <w:rsid w:val="005B4FE9"/>
    <w:rsid w:val="005B5207"/>
    <w:rsid w:val="005B571A"/>
    <w:rsid w:val="005B5D52"/>
    <w:rsid w:val="005B5DC1"/>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12FA"/>
    <w:rsid w:val="005C132F"/>
    <w:rsid w:val="005C1411"/>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679"/>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7DA"/>
    <w:rsid w:val="005D7B83"/>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D4"/>
    <w:rsid w:val="005E429C"/>
    <w:rsid w:val="005E439A"/>
    <w:rsid w:val="005E43E6"/>
    <w:rsid w:val="005E45B0"/>
    <w:rsid w:val="005E4A14"/>
    <w:rsid w:val="005E4A7C"/>
    <w:rsid w:val="005E4BBB"/>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0ED"/>
    <w:rsid w:val="005F424B"/>
    <w:rsid w:val="005F4438"/>
    <w:rsid w:val="005F4708"/>
    <w:rsid w:val="005F477E"/>
    <w:rsid w:val="005F48B2"/>
    <w:rsid w:val="005F4EAC"/>
    <w:rsid w:val="005F51C0"/>
    <w:rsid w:val="005F561E"/>
    <w:rsid w:val="005F5996"/>
    <w:rsid w:val="005F6235"/>
    <w:rsid w:val="005F6689"/>
    <w:rsid w:val="005F673E"/>
    <w:rsid w:val="005F6C78"/>
    <w:rsid w:val="005F741F"/>
    <w:rsid w:val="005F76C3"/>
    <w:rsid w:val="005F79DF"/>
    <w:rsid w:val="00600287"/>
    <w:rsid w:val="006008A7"/>
    <w:rsid w:val="006009F0"/>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251"/>
    <w:rsid w:val="0060428E"/>
    <w:rsid w:val="00604492"/>
    <w:rsid w:val="0060473C"/>
    <w:rsid w:val="00604875"/>
    <w:rsid w:val="00604960"/>
    <w:rsid w:val="00604A05"/>
    <w:rsid w:val="00604DD2"/>
    <w:rsid w:val="0060541B"/>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9B8"/>
    <w:rsid w:val="006159FC"/>
    <w:rsid w:val="00615D6F"/>
    <w:rsid w:val="006160C1"/>
    <w:rsid w:val="00616350"/>
    <w:rsid w:val="006166F1"/>
    <w:rsid w:val="00616A6A"/>
    <w:rsid w:val="00616B52"/>
    <w:rsid w:val="00616B9F"/>
    <w:rsid w:val="00617087"/>
    <w:rsid w:val="006173BD"/>
    <w:rsid w:val="00617409"/>
    <w:rsid w:val="006174AC"/>
    <w:rsid w:val="006177D1"/>
    <w:rsid w:val="0061789E"/>
    <w:rsid w:val="006179C7"/>
    <w:rsid w:val="00617B5C"/>
    <w:rsid w:val="00620356"/>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66E"/>
    <w:rsid w:val="006278D9"/>
    <w:rsid w:val="00627D86"/>
    <w:rsid w:val="00627EEA"/>
    <w:rsid w:val="006304C3"/>
    <w:rsid w:val="0063061E"/>
    <w:rsid w:val="00630B2A"/>
    <w:rsid w:val="00630C3D"/>
    <w:rsid w:val="00630D64"/>
    <w:rsid w:val="006315A5"/>
    <w:rsid w:val="00631863"/>
    <w:rsid w:val="00631865"/>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5590"/>
    <w:rsid w:val="006358B3"/>
    <w:rsid w:val="00635C87"/>
    <w:rsid w:val="00635DAB"/>
    <w:rsid w:val="00636098"/>
    <w:rsid w:val="006362CE"/>
    <w:rsid w:val="006368C9"/>
    <w:rsid w:val="00636DAC"/>
    <w:rsid w:val="00636E35"/>
    <w:rsid w:val="006373DC"/>
    <w:rsid w:val="006375D6"/>
    <w:rsid w:val="00637678"/>
    <w:rsid w:val="006377CD"/>
    <w:rsid w:val="00637979"/>
    <w:rsid w:val="00637C01"/>
    <w:rsid w:val="006401BE"/>
    <w:rsid w:val="006401FB"/>
    <w:rsid w:val="00640CAC"/>
    <w:rsid w:val="00640CDB"/>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2AB"/>
    <w:rsid w:val="00650786"/>
    <w:rsid w:val="00650B4D"/>
    <w:rsid w:val="00650F06"/>
    <w:rsid w:val="00650FFB"/>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38E"/>
    <w:rsid w:val="00661DFC"/>
    <w:rsid w:val="0066206F"/>
    <w:rsid w:val="00662293"/>
    <w:rsid w:val="006624D1"/>
    <w:rsid w:val="006625A2"/>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5C"/>
    <w:rsid w:val="00670905"/>
    <w:rsid w:val="00671070"/>
    <w:rsid w:val="006710F2"/>
    <w:rsid w:val="00671B15"/>
    <w:rsid w:val="00671B2C"/>
    <w:rsid w:val="00671CBD"/>
    <w:rsid w:val="00672000"/>
    <w:rsid w:val="00672132"/>
    <w:rsid w:val="0067216A"/>
    <w:rsid w:val="0067226D"/>
    <w:rsid w:val="0067230E"/>
    <w:rsid w:val="00672728"/>
    <w:rsid w:val="006729CD"/>
    <w:rsid w:val="00672C8A"/>
    <w:rsid w:val="00672F7D"/>
    <w:rsid w:val="00673D12"/>
    <w:rsid w:val="0067470E"/>
    <w:rsid w:val="0067525E"/>
    <w:rsid w:val="00675616"/>
    <w:rsid w:val="006760AF"/>
    <w:rsid w:val="00676474"/>
    <w:rsid w:val="00676B30"/>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08D2"/>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F6E"/>
    <w:rsid w:val="006B3776"/>
    <w:rsid w:val="006B382C"/>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A94"/>
    <w:rsid w:val="006C5AAB"/>
    <w:rsid w:val="006C5C52"/>
    <w:rsid w:val="006C6A19"/>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397C"/>
    <w:rsid w:val="006D43E7"/>
    <w:rsid w:val="006D46B2"/>
    <w:rsid w:val="006D4AF4"/>
    <w:rsid w:val="006D4C64"/>
    <w:rsid w:val="006D50F8"/>
    <w:rsid w:val="006D51A8"/>
    <w:rsid w:val="006D54BC"/>
    <w:rsid w:val="006D5542"/>
    <w:rsid w:val="006D5A6E"/>
    <w:rsid w:val="006D5C20"/>
    <w:rsid w:val="006D5C46"/>
    <w:rsid w:val="006D5EB0"/>
    <w:rsid w:val="006D6371"/>
    <w:rsid w:val="006D6448"/>
    <w:rsid w:val="006D7406"/>
    <w:rsid w:val="006D7C64"/>
    <w:rsid w:val="006D7DD0"/>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F01BF"/>
    <w:rsid w:val="006F0305"/>
    <w:rsid w:val="006F0798"/>
    <w:rsid w:val="006F0CAC"/>
    <w:rsid w:val="006F0EFB"/>
    <w:rsid w:val="006F1777"/>
    <w:rsid w:val="006F1836"/>
    <w:rsid w:val="006F1D6A"/>
    <w:rsid w:val="006F1EAF"/>
    <w:rsid w:val="006F201A"/>
    <w:rsid w:val="006F20BE"/>
    <w:rsid w:val="006F23D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655"/>
    <w:rsid w:val="006F58C2"/>
    <w:rsid w:val="006F5BF5"/>
    <w:rsid w:val="006F5DD4"/>
    <w:rsid w:val="006F60CB"/>
    <w:rsid w:val="006F67D4"/>
    <w:rsid w:val="006F6D9F"/>
    <w:rsid w:val="006F710B"/>
    <w:rsid w:val="006F7263"/>
    <w:rsid w:val="006F77E7"/>
    <w:rsid w:val="006F77F4"/>
    <w:rsid w:val="006F7A51"/>
    <w:rsid w:val="006F7D40"/>
    <w:rsid w:val="0070034C"/>
    <w:rsid w:val="00700E15"/>
    <w:rsid w:val="007010E0"/>
    <w:rsid w:val="007010FA"/>
    <w:rsid w:val="00701640"/>
    <w:rsid w:val="00701F66"/>
    <w:rsid w:val="00702669"/>
    <w:rsid w:val="00702A27"/>
    <w:rsid w:val="0070301A"/>
    <w:rsid w:val="00703391"/>
    <w:rsid w:val="0070374F"/>
    <w:rsid w:val="00703792"/>
    <w:rsid w:val="00704050"/>
    <w:rsid w:val="007041F8"/>
    <w:rsid w:val="0070428C"/>
    <w:rsid w:val="00704618"/>
    <w:rsid w:val="00704837"/>
    <w:rsid w:val="00704B34"/>
    <w:rsid w:val="00705050"/>
    <w:rsid w:val="007058DE"/>
    <w:rsid w:val="007058E4"/>
    <w:rsid w:val="007059C9"/>
    <w:rsid w:val="007062A8"/>
    <w:rsid w:val="00706495"/>
    <w:rsid w:val="007064D7"/>
    <w:rsid w:val="007066F9"/>
    <w:rsid w:val="00706CB8"/>
    <w:rsid w:val="00706D21"/>
    <w:rsid w:val="00707240"/>
    <w:rsid w:val="00707469"/>
    <w:rsid w:val="0070789A"/>
    <w:rsid w:val="007079FE"/>
    <w:rsid w:val="00707D57"/>
    <w:rsid w:val="00710203"/>
    <w:rsid w:val="007109FF"/>
    <w:rsid w:val="00710E81"/>
    <w:rsid w:val="00711837"/>
    <w:rsid w:val="007120F6"/>
    <w:rsid w:val="00712A0A"/>
    <w:rsid w:val="00712CF8"/>
    <w:rsid w:val="00713513"/>
    <w:rsid w:val="00713BAD"/>
    <w:rsid w:val="00713FD9"/>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3B6"/>
    <w:rsid w:val="00723920"/>
    <w:rsid w:val="00723A8E"/>
    <w:rsid w:val="00723AE2"/>
    <w:rsid w:val="00723FAC"/>
    <w:rsid w:val="0072578D"/>
    <w:rsid w:val="00725B8D"/>
    <w:rsid w:val="00725EDB"/>
    <w:rsid w:val="007262B4"/>
    <w:rsid w:val="0072658E"/>
    <w:rsid w:val="00726B6A"/>
    <w:rsid w:val="00726D02"/>
    <w:rsid w:val="00726E12"/>
    <w:rsid w:val="00727508"/>
    <w:rsid w:val="00727CB1"/>
    <w:rsid w:val="007300EB"/>
    <w:rsid w:val="00730CA6"/>
    <w:rsid w:val="00730EFA"/>
    <w:rsid w:val="007313B0"/>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7"/>
    <w:rsid w:val="00734F45"/>
    <w:rsid w:val="007350B5"/>
    <w:rsid w:val="00736A8C"/>
    <w:rsid w:val="00736B41"/>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365"/>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8E"/>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100"/>
    <w:rsid w:val="00775603"/>
    <w:rsid w:val="007759E0"/>
    <w:rsid w:val="00775D4A"/>
    <w:rsid w:val="0077624C"/>
    <w:rsid w:val="00776861"/>
    <w:rsid w:val="0077783B"/>
    <w:rsid w:val="007778C8"/>
    <w:rsid w:val="00777A1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0C8"/>
    <w:rsid w:val="00782CD9"/>
    <w:rsid w:val="00782E97"/>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7672"/>
    <w:rsid w:val="0078769E"/>
    <w:rsid w:val="007878A8"/>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760"/>
    <w:rsid w:val="007A4942"/>
    <w:rsid w:val="007A4C33"/>
    <w:rsid w:val="007A5374"/>
    <w:rsid w:val="007A5583"/>
    <w:rsid w:val="007A5ABB"/>
    <w:rsid w:val="007A5C67"/>
    <w:rsid w:val="007A629C"/>
    <w:rsid w:val="007A636E"/>
    <w:rsid w:val="007A65EA"/>
    <w:rsid w:val="007A6EA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7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8D"/>
    <w:rsid w:val="007D5298"/>
    <w:rsid w:val="007D5323"/>
    <w:rsid w:val="007D5829"/>
    <w:rsid w:val="007D5871"/>
    <w:rsid w:val="007D5B8A"/>
    <w:rsid w:val="007D5D31"/>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B6"/>
    <w:rsid w:val="007E43F8"/>
    <w:rsid w:val="007E4D4C"/>
    <w:rsid w:val="007E503C"/>
    <w:rsid w:val="007E599D"/>
    <w:rsid w:val="007E5E6D"/>
    <w:rsid w:val="007E62C2"/>
    <w:rsid w:val="007E6784"/>
    <w:rsid w:val="007E67CB"/>
    <w:rsid w:val="007E68F5"/>
    <w:rsid w:val="007E6B7B"/>
    <w:rsid w:val="007E6C2C"/>
    <w:rsid w:val="007E6F85"/>
    <w:rsid w:val="007E7385"/>
    <w:rsid w:val="007E7932"/>
    <w:rsid w:val="007E7BF4"/>
    <w:rsid w:val="007E7D10"/>
    <w:rsid w:val="007F0053"/>
    <w:rsid w:val="007F05E0"/>
    <w:rsid w:val="007F07B1"/>
    <w:rsid w:val="007F0A46"/>
    <w:rsid w:val="007F16AB"/>
    <w:rsid w:val="007F1AA9"/>
    <w:rsid w:val="007F1ABB"/>
    <w:rsid w:val="007F1BA8"/>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90"/>
    <w:rsid w:val="008021BD"/>
    <w:rsid w:val="00802562"/>
    <w:rsid w:val="008027E6"/>
    <w:rsid w:val="00803276"/>
    <w:rsid w:val="008032CA"/>
    <w:rsid w:val="0080343E"/>
    <w:rsid w:val="00803555"/>
    <w:rsid w:val="00803AC9"/>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599"/>
    <w:rsid w:val="00812620"/>
    <w:rsid w:val="00812D19"/>
    <w:rsid w:val="0081314B"/>
    <w:rsid w:val="00813612"/>
    <w:rsid w:val="00813661"/>
    <w:rsid w:val="00813B8A"/>
    <w:rsid w:val="00814524"/>
    <w:rsid w:val="008145F7"/>
    <w:rsid w:val="0081476D"/>
    <w:rsid w:val="00814902"/>
    <w:rsid w:val="008149A6"/>
    <w:rsid w:val="00814C7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11D3"/>
    <w:rsid w:val="008212A4"/>
    <w:rsid w:val="00821320"/>
    <w:rsid w:val="0082160A"/>
    <w:rsid w:val="00821757"/>
    <w:rsid w:val="00821C5B"/>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27E6C"/>
    <w:rsid w:val="0083058F"/>
    <w:rsid w:val="008308C9"/>
    <w:rsid w:val="00831020"/>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4A98"/>
    <w:rsid w:val="008351BD"/>
    <w:rsid w:val="008353F2"/>
    <w:rsid w:val="008353FD"/>
    <w:rsid w:val="0083543A"/>
    <w:rsid w:val="0083613E"/>
    <w:rsid w:val="0083621F"/>
    <w:rsid w:val="00836622"/>
    <w:rsid w:val="0083671A"/>
    <w:rsid w:val="008368B0"/>
    <w:rsid w:val="00836D2B"/>
    <w:rsid w:val="00836EA6"/>
    <w:rsid w:val="00837114"/>
    <w:rsid w:val="00837164"/>
    <w:rsid w:val="00837327"/>
    <w:rsid w:val="00837A23"/>
    <w:rsid w:val="00837F81"/>
    <w:rsid w:val="0084011A"/>
    <w:rsid w:val="00840128"/>
    <w:rsid w:val="008403E8"/>
    <w:rsid w:val="0084040E"/>
    <w:rsid w:val="00840921"/>
    <w:rsid w:val="008409D2"/>
    <w:rsid w:val="00840AB8"/>
    <w:rsid w:val="00840B62"/>
    <w:rsid w:val="00840C11"/>
    <w:rsid w:val="00840FE5"/>
    <w:rsid w:val="00841430"/>
    <w:rsid w:val="008414EA"/>
    <w:rsid w:val="00841539"/>
    <w:rsid w:val="00841801"/>
    <w:rsid w:val="008418FE"/>
    <w:rsid w:val="00841A7E"/>
    <w:rsid w:val="00842450"/>
    <w:rsid w:val="00842627"/>
    <w:rsid w:val="008427B2"/>
    <w:rsid w:val="00842B82"/>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4A6"/>
    <w:rsid w:val="008605C8"/>
    <w:rsid w:val="00860AB8"/>
    <w:rsid w:val="00860B92"/>
    <w:rsid w:val="008614DA"/>
    <w:rsid w:val="00861588"/>
    <w:rsid w:val="008615A9"/>
    <w:rsid w:val="00861708"/>
    <w:rsid w:val="0086194C"/>
    <w:rsid w:val="00861E76"/>
    <w:rsid w:val="00861F33"/>
    <w:rsid w:val="00862286"/>
    <w:rsid w:val="0086256F"/>
    <w:rsid w:val="00862722"/>
    <w:rsid w:val="0086295B"/>
    <w:rsid w:val="008629CE"/>
    <w:rsid w:val="00862A38"/>
    <w:rsid w:val="00862BAC"/>
    <w:rsid w:val="008631F6"/>
    <w:rsid w:val="00863400"/>
    <w:rsid w:val="0086354B"/>
    <w:rsid w:val="00863608"/>
    <w:rsid w:val="00863918"/>
    <w:rsid w:val="00863C6D"/>
    <w:rsid w:val="00864247"/>
    <w:rsid w:val="008646CA"/>
    <w:rsid w:val="00864BA2"/>
    <w:rsid w:val="00864BDF"/>
    <w:rsid w:val="00865586"/>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C75"/>
    <w:rsid w:val="00871DB9"/>
    <w:rsid w:val="00871FE7"/>
    <w:rsid w:val="00872015"/>
    <w:rsid w:val="00872090"/>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C0F"/>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1ED8"/>
    <w:rsid w:val="008823B1"/>
    <w:rsid w:val="00882489"/>
    <w:rsid w:val="008827A7"/>
    <w:rsid w:val="00882A0A"/>
    <w:rsid w:val="00882C88"/>
    <w:rsid w:val="00882CDD"/>
    <w:rsid w:val="00883112"/>
    <w:rsid w:val="00883325"/>
    <w:rsid w:val="0088394A"/>
    <w:rsid w:val="00883F04"/>
    <w:rsid w:val="00884672"/>
    <w:rsid w:val="00884E43"/>
    <w:rsid w:val="00885219"/>
    <w:rsid w:val="0088536E"/>
    <w:rsid w:val="00885BA2"/>
    <w:rsid w:val="00885D4C"/>
    <w:rsid w:val="008860DE"/>
    <w:rsid w:val="008866C0"/>
    <w:rsid w:val="00886985"/>
    <w:rsid w:val="008869E1"/>
    <w:rsid w:val="00886AA5"/>
    <w:rsid w:val="00887045"/>
    <w:rsid w:val="008870FD"/>
    <w:rsid w:val="008875E0"/>
    <w:rsid w:val="00887683"/>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A6"/>
    <w:rsid w:val="008934D0"/>
    <w:rsid w:val="00893BEB"/>
    <w:rsid w:val="00893DC3"/>
    <w:rsid w:val="00893DFA"/>
    <w:rsid w:val="00894104"/>
    <w:rsid w:val="00894149"/>
    <w:rsid w:val="0089435D"/>
    <w:rsid w:val="008948F0"/>
    <w:rsid w:val="00894DE7"/>
    <w:rsid w:val="00895308"/>
    <w:rsid w:val="0089552C"/>
    <w:rsid w:val="008958E9"/>
    <w:rsid w:val="008959E6"/>
    <w:rsid w:val="00895D02"/>
    <w:rsid w:val="00896148"/>
    <w:rsid w:val="008961AE"/>
    <w:rsid w:val="00896326"/>
    <w:rsid w:val="008965AF"/>
    <w:rsid w:val="00896D74"/>
    <w:rsid w:val="00896FCF"/>
    <w:rsid w:val="00897040"/>
    <w:rsid w:val="0089720F"/>
    <w:rsid w:val="008979EA"/>
    <w:rsid w:val="008A014D"/>
    <w:rsid w:val="008A0C3E"/>
    <w:rsid w:val="008A0DE0"/>
    <w:rsid w:val="008A0F0D"/>
    <w:rsid w:val="008A0F87"/>
    <w:rsid w:val="008A1C8D"/>
    <w:rsid w:val="008A1EC2"/>
    <w:rsid w:val="008A22C6"/>
    <w:rsid w:val="008A24FD"/>
    <w:rsid w:val="008A2609"/>
    <w:rsid w:val="008A262E"/>
    <w:rsid w:val="008A27B0"/>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BC6"/>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CB2"/>
    <w:rsid w:val="008B3E78"/>
    <w:rsid w:val="008B3EE5"/>
    <w:rsid w:val="008B46E7"/>
    <w:rsid w:val="008B49B8"/>
    <w:rsid w:val="008B4CFF"/>
    <w:rsid w:val="008B5039"/>
    <w:rsid w:val="008B5493"/>
    <w:rsid w:val="008B5C7C"/>
    <w:rsid w:val="008B60F5"/>
    <w:rsid w:val="008B6581"/>
    <w:rsid w:val="008B707E"/>
    <w:rsid w:val="008B71D8"/>
    <w:rsid w:val="008B7659"/>
    <w:rsid w:val="008C02C7"/>
    <w:rsid w:val="008C03FA"/>
    <w:rsid w:val="008C06C1"/>
    <w:rsid w:val="008C078A"/>
    <w:rsid w:val="008C0BE5"/>
    <w:rsid w:val="008C0E58"/>
    <w:rsid w:val="008C150F"/>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84"/>
    <w:rsid w:val="008E49B9"/>
    <w:rsid w:val="008E4B6F"/>
    <w:rsid w:val="008E4B8C"/>
    <w:rsid w:val="008E51A4"/>
    <w:rsid w:val="008E542C"/>
    <w:rsid w:val="008E5DB6"/>
    <w:rsid w:val="008E602C"/>
    <w:rsid w:val="008E61B0"/>
    <w:rsid w:val="008E625B"/>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610"/>
    <w:rsid w:val="00904DB1"/>
    <w:rsid w:val="00905051"/>
    <w:rsid w:val="00905087"/>
    <w:rsid w:val="00905528"/>
    <w:rsid w:val="009055E6"/>
    <w:rsid w:val="00905E6E"/>
    <w:rsid w:val="00906243"/>
    <w:rsid w:val="00906CD4"/>
    <w:rsid w:val="00906D82"/>
    <w:rsid w:val="00907142"/>
    <w:rsid w:val="00907380"/>
    <w:rsid w:val="009079B7"/>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39B4"/>
    <w:rsid w:val="009242D3"/>
    <w:rsid w:val="009248A1"/>
    <w:rsid w:val="00924A39"/>
    <w:rsid w:val="00925285"/>
    <w:rsid w:val="0092633A"/>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3F5"/>
    <w:rsid w:val="00936A30"/>
    <w:rsid w:val="00936B29"/>
    <w:rsid w:val="0093709C"/>
    <w:rsid w:val="009372D8"/>
    <w:rsid w:val="00937374"/>
    <w:rsid w:val="0093767D"/>
    <w:rsid w:val="00937BC0"/>
    <w:rsid w:val="00937BD1"/>
    <w:rsid w:val="00937D47"/>
    <w:rsid w:val="00937E80"/>
    <w:rsid w:val="00940028"/>
    <w:rsid w:val="00940055"/>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49A5"/>
    <w:rsid w:val="0097530F"/>
    <w:rsid w:val="009754B6"/>
    <w:rsid w:val="0097588A"/>
    <w:rsid w:val="00975E36"/>
    <w:rsid w:val="00975F5D"/>
    <w:rsid w:val="00976076"/>
    <w:rsid w:val="009761A8"/>
    <w:rsid w:val="00976811"/>
    <w:rsid w:val="00976AEB"/>
    <w:rsid w:val="00976E80"/>
    <w:rsid w:val="00977120"/>
    <w:rsid w:val="00977197"/>
    <w:rsid w:val="009774E2"/>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68"/>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27"/>
    <w:rsid w:val="009952B7"/>
    <w:rsid w:val="00995683"/>
    <w:rsid w:val="00995BDC"/>
    <w:rsid w:val="0099604C"/>
    <w:rsid w:val="00996380"/>
    <w:rsid w:val="009964B5"/>
    <w:rsid w:val="0099655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ACA"/>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3A3"/>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ABF"/>
    <w:rsid w:val="009C1D07"/>
    <w:rsid w:val="009C23FD"/>
    <w:rsid w:val="009C2F46"/>
    <w:rsid w:val="009C38ED"/>
    <w:rsid w:val="009C3982"/>
    <w:rsid w:val="009C3DA5"/>
    <w:rsid w:val="009C3EF9"/>
    <w:rsid w:val="009C4242"/>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3E4"/>
    <w:rsid w:val="009F4430"/>
    <w:rsid w:val="009F48D5"/>
    <w:rsid w:val="009F4CA2"/>
    <w:rsid w:val="009F4ECB"/>
    <w:rsid w:val="009F59B7"/>
    <w:rsid w:val="009F5C1E"/>
    <w:rsid w:val="009F5C22"/>
    <w:rsid w:val="009F5F7A"/>
    <w:rsid w:val="009F7697"/>
    <w:rsid w:val="009F774E"/>
    <w:rsid w:val="009F7A89"/>
    <w:rsid w:val="009F7F31"/>
    <w:rsid w:val="00A00104"/>
    <w:rsid w:val="00A00226"/>
    <w:rsid w:val="00A00271"/>
    <w:rsid w:val="00A00325"/>
    <w:rsid w:val="00A00BDA"/>
    <w:rsid w:val="00A00DB1"/>
    <w:rsid w:val="00A01344"/>
    <w:rsid w:val="00A0169D"/>
    <w:rsid w:val="00A01EF9"/>
    <w:rsid w:val="00A02315"/>
    <w:rsid w:val="00A02377"/>
    <w:rsid w:val="00A02714"/>
    <w:rsid w:val="00A02814"/>
    <w:rsid w:val="00A03432"/>
    <w:rsid w:val="00A037F0"/>
    <w:rsid w:val="00A03801"/>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F2"/>
    <w:rsid w:val="00A11D7E"/>
    <w:rsid w:val="00A1213D"/>
    <w:rsid w:val="00A13194"/>
    <w:rsid w:val="00A131A1"/>
    <w:rsid w:val="00A131E8"/>
    <w:rsid w:val="00A13863"/>
    <w:rsid w:val="00A13E84"/>
    <w:rsid w:val="00A13EC2"/>
    <w:rsid w:val="00A141D3"/>
    <w:rsid w:val="00A145E9"/>
    <w:rsid w:val="00A145F9"/>
    <w:rsid w:val="00A14E3E"/>
    <w:rsid w:val="00A150EF"/>
    <w:rsid w:val="00A154A1"/>
    <w:rsid w:val="00A15CEA"/>
    <w:rsid w:val="00A168A9"/>
    <w:rsid w:val="00A169E0"/>
    <w:rsid w:val="00A16DFA"/>
    <w:rsid w:val="00A17002"/>
    <w:rsid w:val="00A178AE"/>
    <w:rsid w:val="00A179B3"/>
    <w:rsid w:val="00A20504"/>
    <w:rsid w:val="00A20AA8"/>
    <w:rsid w:val="00A20BCF"/>
    <w:rsid w:val="00A20C75"/>
    <w:rsid w:val="00A20DC8"/>
    <w:rsid w:val="00A21206"/>
    <w:rsid w:val="00A21469"/>
    <w:rsid w:val="00A21CB9"/>
    <w:rsid w:val="00A22499"/>
    <w:rsid w:val="00A22510"/>
    <w:rsid w:val="00A22998"/>
    <w:rsid w:val="00A22BE8"/>
    <w:rsid w:val="00A231E7"/>
    <w:rsid w:val="00A2336B"/>
    <w:rsid w:val="00A23921"/>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20B2"/>
    <w:rsid w:val="00A42486"/>
    <w:rsid w:val="00A426A5"/>
    <w:rsid w:val="00A42E15"/>
    <w:rsid w:val="00A43A0B"/>
    <w:rsid w:val="00A43CF8"/>
    <w:rsid w:val="00A44142"/>
    <w:rsid w:val="00A4424D"/>
    <w:rsid w:val="00A4433E"/>
    <w:rsid w:val="00A44E2C"/>
    <w:rsid w:val="00A44FE1"/>
    <w:rsid w:val="00A452E9"/>
    <w:rsid w:val="00A46D12"/>
    <w:rsid w:val="00A46EE4"/>
    <w:rsid w:val="00A4710E"/>
    <w:rsid w:val="00A474B0"/>
    <w:rsid w:val="00A47BB0"/>
    <w:rsid w:val="00A47D24"/>
    <w:rsid w:val="00A500C3"/>
    <w:rsid w:val="00A50C75"/>
    <w:rsid w:val="00A50D7D"/>
    <w:rsid w:val="00A5158F"/>
    <w:rsid w:val="00A5163D"/>
    <w:rsid w:val="00A51B3E"/>
    <w:rsid w:val="00A51C4D"/>
    <w:rsid w:val="00A521F1"/>
    <w:rsid w:val="00A523F8"/>
    <w:rsid w:val="00A529D2"/>
    <w:rsid w:val="00A52D6B"/>
    <w:rsid w:val="00A53913"/>
    <w:rsid w:val="00A53B32"/>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134E"/>
    <w:rsid w:val="00A61AEA"/>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33"/>
    <w:rsid w:val="00A71CE7"/>
    <w:rsid w:val="00A71DFF"/>
    <w:rsid w:val="00A7208C"/>
    <w:rsid w:val="00A7232E"/>
    <w:rsid w:val="00A724A1"/>
    <w:rsid w:val="00A72621"/>
    <w:rsid w:val="00A7269C"/>
    <w:rsid w:val="00A7298E"/>
    <w:rsid w:val="00A729D9"/>
    <w:rsid w:val="00A72A77"/>
    <w:rsid w:val="00A72C59"/>
    <w:rsid w:val="00A72F19"/>
    <w:rsid w:val="00A73232"/>
    <w:rsid w:val="00A735E9"/>
    <w:rsid w:val="00A73934"/>
    <w:rsid w:val="00A73A94"/>
    <w:rsid w:val="00A73E05"/>
    <w:rsid w:val="00A74882"/>
    <w:rsid w:val="00A74BC2"/>
    <w:rsid w:val="00A753E6"/>
    <w:rsid w:val="00A753F4"/>
    <w:rsid w:val="00A757E7"/>
    <w:rsid w:val="00A75B41"/>
    <w:rsid w:val="00A765E8"/>
    <w:rsid w:val="00A76C18"/>
    <w:rsid w:val="00A7703B"/>
    <w:rsid w:val="00A7709C"/>
    <w:rsid w:val="00A776DA"/>
    <w:rsid w:val="00A7779D"/>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4060"/>
    <w:rsid w:val="00A840B6"/>
    <w:rsid w:val="00A858D9"/>
    <w:rsid w:val="00A85A6B"/>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4"/>
    <w:rsid w:val="00A9183C"/>
    <w:rsid w:val="00A91E96"/>
    <w:rsid w:val="00A91FBA"/>
    <w:rsid w:val="00A921C7"/>
    <w:rsid w:val="00A92572"/>
    <w:rsid w:val="00A92A6A"/>
    <w:rsid w:val="00A92C29"/>
    <w:rsid w:val="00A92E9D"/>
    <w:rsid w:val="00A9344A"/>
    <w:rsid w:val="00A939BE"/>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03B"/>
    <w:rsid w:val="00AA112F"/>
    <w:rsid w:val="00AA1614"/>
    <w:rsid w:val="00AA19F7"/>
    <w:rsid w:val="00AA1CEC"/>
    <w:rsid w:val="00AA1D3B"/>
    <w:rsid w:val="00AA2119"/>
    <w:rsid w:val="00AA2391"/>
    <w:rsid w:val="00AA239A"/>
    <w:rsid w:val="00AA2479"/>
    <w:rsid w:val="00AA2ECA"/>
    <w:rsid w:val="00AA4760"/>
    <w:rsid w:val="00AA4767"/>
    <w:rsid w:val="00AA4801"/>
    <w:rsid w:val="00AA4A19"/>
    <w:rsid w:val="00AA4E1F"/>
    <w:rsid w:val="00AA4E3E"/>
    <w:rsid w:val="00AA5009"/>
    <w:rsid w:val="00AA5095"/>
    <w:rsid w:val="00AA5ADC"/>
    <w:rsid w:val="00AA6282"/>
    <w:rsid w:val="00AA6E3C"/>
    <w:rsid w:val="00AA7078"/>
    <w:rsid w:val="00AA7184"/>
    <w:rsid w:val="00AA72B2"/>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808"/>
    <w:rsid w:val="00AB4988"/>
    <w:rsid w:val="00AB528D"/>
    <w:rsid w:val="00AB5296"/>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EE"/>
    <w:rsid w:val="00AC2BE6"/>
    <w:rsid w:val="00AC2DF9"/>
    <w:rsid w:val="00AC2E70"/>
    <w:rsid w:val="00AC2F10"/>
    <w:rsid w:val="00AC3045"/>
    <w:rsid w:val="00AC3525"/>
    <w:rsid w:val="00AC361E"/>
    <w:rsid w:val="00AC3D23"/>
    <w:rsid w:val="00AC45A4"/>
    <w:rsid w:val="00AC5804"/>
    <w:rsid w:val="00AC5933"/>
    <w:rsid w:val="00AC5A5D"/>
    <w:rsid w:val="00AC5C57"/>
    <w:rsid w:val="00AC5D58"/>
    <w:rsid w:val="00AC61D8"/>
    <w:rsid w:val="00AC624A"/>
    <w:rsid w:val="00AC6665"/>
    <w:rsid w:val="00AC6BAC"/>
    <w:rsid w:val="00AC6E00"/>
    <w:rsid w:val="00AC6F16"/>
    <w:rsid w:val="00AC6F71"/>
    <w:rsid w:val="00AC6FC0"/>
    <w:rsid w:val="00AC7020"/>
    <w:rsid w:val="00AC7C96"/>
    <w:rsid w:val="00AC7DF7"/>
    <w:rsid w:val="00AC7F05"/>
    <w:rsid w:val="00AC7F40"/>
    <w:rsid w:val="00AD00AF"/>
    <w:rsid w:val="00AD019D"/>
    <w:rsid w:val="00AD026A"/>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5D00"/>
    <w:rsid w:val="00AD600C"/>
    <w:rsid w:val="00AD60C4"/>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02A"/>
    <w:rsid w:val="00AE7465"/>
    <w:rsid w:val="00AE768C"/>
    <w:rsid w:val="00AE7AB9"/>
    <w:rsid w:val="00AE7C83"/>
    <w:rsid w:val="00AE7DD7"/>
    <w:rsid w:val="00AF0534"/>
    <w:rsid w:val="00AF0571"/>
    <w:rsid w:val="00AF07F1"/>
    <w:rsid w:val="00AF1530"/>
    <w:rsid w:val="00AF15E4"/>
    <w:rsid w:val="00AF18DD"/>
    <w:rsid w:val="00AF1B3D"/>
    <w:rsid w:val="00AF1C96"/>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B62"/>
    <w:rsid w:val="00AF6FD2"/>
    <w:rsid w:val="00AF7951"/>
    <w:rsid w:val="00AF7C8B"/>
    <w:rsid w:val="00AF7DDD"/>
    <w:rsid w:val="00B00200"/>
    <w:rsid w:val="00B003CD"/>
    <w:rsid w:val="00B00645"/>
    <w:rsid w:val="00B00D3E"/>
    <w:rsid w:val="00B00FC9"/>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DF4"/>
    <w:rsid w:val="00B03EA0"/>
    <w:rsid w:val="00B044BF"/>
    <w:rsid w:val="00B04EF2"/>
    <w:rsid w:val="00B05318"/>
    <w:rsid w:val="00B05956"/>
    <w:rsid w:val="00B05A5B"/>
    <w:rsid w:val="00B05B2B"/>
    <w:rsid w:val="00B06DF2"/>
    <w:rsid w:val="00B070EB"/>
    <w:rsid w:val="00B07235"/>
    <w:rsid w:val="00B073D2"/>
    <w:rsid w:val="00B073F7"/>
    <w:rsid w:val="00B07690"/>
    <w:rsid w:val="00B07A0C"/>
    <w:rsid w:val="00B07D54"/>
    <w:rsid w:val="00B07F8B"/>
    <w:rsid w:val="00B101BD"/>
    <w:rsid w:val="00B102F1"/>
    <w:rsid w:val="00B105E4"/>
    <w:rsid w:val="00B10715"/>
    <w:rsid w:val="00B10E6B"/>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5D7"/>
    <w:rsid w:val="00B158A5"/>
    <w:rsid w:val="00B15A42"/>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9F8"/>
    <w:rsid w:val="00B22B2F"/>
    <w:rsid w:val="00B2338A"/>
    <w:rsid w:val="00B238EB"/>
    <w:rsid w:val="00B23B30"/>
    <w:rsid w:val="00B23EFA"/>
    <w:rsid w:val="00B24344"/>
    <w:rsid w:val="00B2442C"/>
    <w:rsid w:val="00B24437"/>
    <w:rsid w:val="00B245D1"/>
    <w:rsid w:val="00B245D2"/>
    <w:rsid w:val="00B250A5"/>
    <w:rsid w:val="00B255EE"/>
    <w:rsid w:val="00B25E66"/>
    <w:rsid w:val="00B263B6"/>
    <w:rsid w:val="00B264F3"/>
    <w:rsid w:val="00B2694B"/>
    <w:rsid w:val="00B26DED"/>
    <w:rsid w:val="00B278F8"/>
    <w:rsid w:val="00B27B65"/>
    <w:rsid w:val="00B27F73"/>
    <w:rsid w:val="00B304D6"/>
    <w:rsid w:val="00B30AA1"/>
    <w:rsid w:val="00B30C25"/>
    <w:rsid w:val="00B30C52"/>
    <w:rsid w:val="00B316C0"/>
    <w:rsid w:val="00B31B44"/>
    <w:rsid w:val="00B31C98"/>
    <w:rsid w:val="00B31E4B"/>
    <w:rsid w:val="00B32AC3"/>
    <w:rsid w:val="00B3374C"/>
    <w:rsid w:val="00B339E9"/>
    <w:rsid w:val="00B3469F"/>
    <w:rsid w:val="00B349A8"/>
    <w:rsid w:val="00B3601A"/>
    <w:rsid w:val="00B3613F"/>
    <w:rsid w:val="00B3622E"/>
    <w:rsid w:val="00B36546"/>
    <w:rsid w:val="00B36840"/>
    <w:rsid w:val="00B37527"/>
    <w:rsid w:val="00B3773E"/>
    <w:rsid w:val="00B37BBF"/>
    <w:rsid w:val="00B37EAA"/>
    <w:rsid w:val="00B37F93"/>
    <w:rsid w:val="00B37F94"/>
    <w:rsid w:val="00B400D5"/>
    <w:rsid w:val="00B40495"/>
    <w:rsid w:val="00B40634"/>
    <w:rsid w:val="00B40710"/>
    <w:rsid w:val="00B40E05"/>
    <w:rsid w:val="00B40E70"/>
    <w:rsid w:val="00B4104B"/>
    <w:rsid w:val="00B414C6"/>
    <w:rsid w:val="00B41E23"/>
    <w:rsid w:val="00B420B8"/>
    <w:rsid w:val="00B420FF"/>
    <w:rsid w:val="00B42423"/>
    <w:rsid w:val="00B4247F"/>
    <w:rsid w:val="00B42A6F"/>
    <w:rsid w:val="00B42B37"/>
    <w:rsid w:val="00B42DA6"/>
    <w:rsid w:val="00B4339F"/>
    <w:rsid w:val="00B43BF1"/>
    <w:rsid w:val="00B44489"/>
    <w:rsid w:val="00B4450A"/>
    <w:rsid w:val="00B44ABD"/>
    <w:rsid w:val="00B44E6D"/>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57D78"/>
    <w:rsid w:val="00B604CF"/>
    <w:rsid w:val="00B604E0"/>
    <w:rsid w:val="00B60C57"/>
    <w:rsid w:val="00B611BA"/>
    <w:rsid w:val="00B614B9"/>
    <w:rsid w:val="00B61531"/>
    <w:rsid w:val="00B61B53"/>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9DE"/>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D5"/>
    <w:rsid w:val="00B75B27"/>
    <w:rsid w:val="00B75E95"/>
    <w:rsid w:val="00B760E3"/>
    <w:rsid w:val="00B768A2"/>
    <w:rsid w:val="00B76E9F"/>
    <w:rsid w:val="00B77102"/>
    <w:rsid w:val="00B7730C"/>
    <w:rsid w:val="00B775B0"/>
    <w:rsid w:val="00B7776D"/>
    <w:rsid w:val="00B778CC"/>
    <w:rsid w:val="00B77B44"/>
    <w:rsid w:val="00B80004"/>
    <w:rsid w:val="00B8047D"/>
    <w:rsid w:val="00B80628"/>
    <w:rsid w:val="00B80B47"/>
    <w:rsid w:val="00B80C8D"/>
    <w:rsid w:val="00B80D24"/>
    <w:rsid w:val="00B80D3D"/>
    <w:rsid w:val="00B81018"/>
    <w:rsid w:val="00B81276"/>
    <w:rsid w:val="00B813DE"/>
    <w:rsid w:val="00B81767"/>
    <w:rsid w:val="00B81769"/>
    <w:rsid w:val="00B81C4B"/>
    <w:rsid w:val="00B8241C"/>
    <w:rsid w:val="00B826D8"/>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EAA"/>
    <w:rsid w:val="00B86741"/>
    <w:rsid w:val="00B8674D"/>
    <w:rsid w:val="00B867E0"/>
    <w:rsid w:val="00B86AE9"/>
    <w:rsid w:val="00B86BF5"/>
    <w:rsid w:val="00B8717E"/>
    <w:rsid w:val="00B878DE"/>
    <w:rsid w:val="00B87F57"/>
    <w:rsid w:val="00B902A5"/>
    <w:rsid w:val="00B9047B"/>
    <w:rsid w:val="00B905EE"/>
    <w:rsid w:val="00B907B6"/>
    <w:rsid w:val="00B90810"/>
    <w:rsid w:val="00B9118A"/>
    <w:rsid w:val="00B91353"/>
    <w:rsid w:val="00B91B2D"/>
    <w:rsid w:val="00B91D50"/>
    <w:rsid w:val="00B91DBE"/>
    <w:rsid w:val="00B91F1D"/>
    <w:rsid w:val="00B9268C"/>
    <w:rsid w:val="00B92709"/>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736"/>
    <w:rsid w:val="00BA7139"/>
    <w:rsid w:val="00BA759D"/>
    <w:rsid w:val="00BA7609"/>
    <w:rsid w:val="00BA7F41"/>
    <w:rsid w:val="00BB023A"/>
    <w:rsid w:val="00BB0439"/>
    <w:rsid w:val="00BB07E6"/>
    <w:rsid w:val="00BB0BAF"/>
    <w:rsid w:val="00BB0C16"/>
    <w:rsid w:val="00BB0FD1"/>
    <w:rsid w:val="00BB13DF"/>
    <w:rsid w:val="00BB1924"/>
    <w:rsid w:val="00BB19CE"/>
    <w:rsid w:val="00BB1A5B"/>
    <w:rsid w:val="00BB2055"/>
    <w:rsid w:val="00BB21C8"/>
    <w:rsid w:val="00BB2364"/>
    <w:rsid w:val="00BB2A5D"/>
    <w:rsid w:val="00BB2EA7"/>
    <w:rsid w:val="00BB2FBE"/>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5CD5"/>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8FB"/>
    <w:rsid w:val="00BE4B00"/>
    <w:rsid w:val="00BE5061"/>
    <w:rsid w:val="00BE532D"/>
    <w:rsid w:val="00BE536B"/>
    <w:rsid w:val="00BE57C2"/>
    <w:rsid w:val="00BE589C"/>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52F"/>
    <w:rsid w:val="00BF1627"/>
    <w:rsid w:val="00BF17B0"/>
    <w:rsid w:val="00BF1FCC"/>
    <w:rsid w:val="00BF231D"/>
    <w:rsid w:val="00BF23E2"/>
    <w:rsid w:val="00BF2454"/>
    <w:rsid w:val="00BF288F"/>
    <w:rsid w:val="00BF289A"/>
    <w:rsid w:val="00BF2B3D"/>
    <w:rsid w:val="00BF2F6B"/>
    <w:rsid w:val="00BF429B"/>
    <w:rsid w:val="00BF44D9"/>
    <w:rsid w:val="00BF4A47"/>
    <w:rsid w:val="00BF52E3"/>
    <w:rsid w:val="00BF5620"/>
    <w:rsid w:val="00BF58E9"/>
    <w:rsid w:val="00BF62AD"/>
    <w:rsid w:val="00BF6767"/>
    <w:rsid w:val="00BF73AD"/>
    <w:rsid w:val="00BF7E16"/>
    <w:rsid w:val="00BF7ECE"/>
    <w:rsid w:val="00C00835"/>
    <w:rsid w:val="00C00953"/>
    <w:rsid w:val="00C00ECD"/>
    <w:rsid w:val="00C01009"/>
    <w:rsid w:val="00C015A0"/>
    <w:rsid w:val="00C018DB"/>
    <w:rsid w:val="00C02195"/>
    <w:rsid w:val="00C02720"/>
    <w:rsid w:val="00C02BDE"/>
    <w:rsid w:val="00C0332B"/>
    <w:rsid w:val="00C035F6"/>
    <w:rsid w:val="00C03637"/>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ACF"/>
    <w:rsid w:val="00C12B8E"/>
    <w:rsid w:val="00C12E2C"/>
    <w:rsid w:val="00C1313B"/>
    <w:rsid w:val="00C133E2"/>
    <w:rsid w:val="00C13963"/>
    <w:rsid w:val="00C13A31"/>
    <w:rsid w:val="00C13B9B"/>
    <w:rsid w:val="00C13DD4"/>
    <w:rsid w:val="00C1424E"/>
    <w:rsid w:val="00C14C39"/>
    <w:rsid w:val="00C14D65"/>
    <w:rsid w:val="00C14E54"/>
    <w:rsid w:val="00C1546E"/>
    <w:rsid w:val="00C1548D"/>
    <w:rsid w:val="00C15A86"/>
    <w:rsid w:val="00C15B2A"/>
    <w:rsid w:val="00C15DAE"/>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51"/>
    <w:rsid w:val="00C33EA5"/>
    <w:rsid w:val="00C33F7B"/>
    <w:rsid w:val="00C340B6"/>
    <w:rsid w:val="00C342EA"/>
    <w:rsid w:val="00C34543"/>
    <w:rsid w:val="00C34BA4"/>
    <w:rsid w:val="00C34DA6"/>
    <w:rsid w:val="00C34E71"/>
    <w:rsid w:val="00C35AC8"/>
    <w:rsid w:val="00C35BBA"/>
    <w:rsid w:val="00C35C89"/>
    <w:rsid w:val="00C365BB"/>
    <w:rsid w:val="00C37281"/>
    <w:rsid w:val="00C37792"/>
    <w:rsid w:val="00C4010C"/>
    <w:rsid w:val="00C4025F"/>
    <w:rsid w:val="00C40504"/>
    <w:rsid w:val="00C41262"/>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26A"/>
    <w:rsid w:val="00C457E2"/>
    <w:rsid w:val="00C4616F"/>
    <w:rsid w:val="00C462A2"/>
    <w:rsid w:val="00C4667A"/>
    <w:rsid w:val="00C468F9"/>
    <w:rsid w:val="00C46A81"/>
    <w:rsid w:val="00C46B1C"/>
    <w:rsid w:val="00C46CF6"/>
    <w:rsid w:val="00C472CB"/>
    <w:rsid w:val="00C47526"/>
    <w:rsid w:val="00C47761"/>
    <w:rsid w:val="00C47923"/>
    <w:rsid w:val="00C47E82"/>
    <w:rsid w:val="00C50184"/>
    <w:rsid w:val="00C502AB"/>
    <w:rsid w:val="00C50832"/>
    <w:rsid w:val="00C51108"/>
    <w:rsid w:val="00C51255"/>
    <w:rsid w:val="00C518AD"/>
    <w:rsid w:val="00C51AAE"/>
    <w:rsid w:val="00C51CAF"/>
    <w:rsid w:val="00C51CD5"/>
    <w:rsid w:val="00C51F4D"/>
    <w:rsid w:val="00C51F90"/>
    <w:rsid w:val="00C52039"/>
    <w:rsid w:val="00C521F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7BD"/>
    <w:rsid w:val="00C55C74"/>
    <w:rsid w:val="00C55E75"/>
    <w:rsid w:val="00C562F3"/>
    <w:rsid w:val="00C566C7"/>
    <w:rsid w:val="00C56A1F"/>
    <w:rsid w:val="00C56B2F"/>
    <w:rsid w:val="00C56DCB"/>
    <w:rsid w:val="00C56F1B"/>
    <w:rsid w:val="00C56F38"/>
    <w:rsid w:val="00C570FC"/>
    <w:rsid w:val="00C57CAD"/>
    <w:rsid w:val="00C60228"/>
    <w:rsid w:val="00C61018"/>
    <w:rsid w:val="00C61525"/>
    <w:rsid w:val="00C616A2"/>
    <w:rsid w:val="00C61DE3"/>
    <w:rsid w:val="00C624FE"/>
    <w:rsid w:val="00C62822"/>
    <w:rsid w:val="00C62E91"/>
    <w:rsid w:val="00C63083"/>
    <w:rsid w:val="00C63087"/>
    <w:rsid w:val="00C63381"/>
    <w:rsid w:val="00C637E6"/>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3BB"/>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011"/>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E74"/>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CD6"/>
    <w:rsid w:val="00CA3F31"/>
    <w:rsid w:val="00CA43AF"/>
    <w:rsid w:val="00CA4B72"/>
    <w:rsid w:val="00CA5297"/>
    <w:rsid w:val="00CA5B4A"/>
    <w:rsid w:val="00CA5BBF"/>
    <w:rsid w:val="00CA65F7"/>
    <w:rsid w:val="00CA6849"/>
    <w:rsid w:val="00CA684E"/>
    <w:rsid w:val="00CA69DB"/>
    <w:rsid w:val="00CA6A68"/>
    <w:rsid w:val="00CA711C"/>
    <w:rsid w:val="00CA737A"/>
    <w:rsid w:val="00CA7522"/>
    <w:rsid w:val="00CA7723"/>
    <w:rsid w:val="00CA7750"/>
    <w:rsid w:val="00CA7957"/>
    <w:rsid w:val="00CA7B39"/>
    <w:rsid w:val="00CB049D"/>
    <w:rsid w:val="00CB14FD"/>
    <w:rsid w:val="00CB1571"/>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6418"/>
    <w:rsid w:val="00CB745E"/>
    <w:rsid w:val="00CB7504"/>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6C42"/>
    <w:rsid w:val="00CC7164"/>
    <w:rsid w:val="00CC7469"/>
    <w:rsid w:val="00CC74F1"/>
    <w:rsid w:val="00CC76E3"/>
    <w:rsid w:val="00CC7C48"/>
    <w:rsid w:val="00CD0161"/>
    <w:rsid w:val="00CD0177"/>
    <w:rsid w:val="00CD01AD"/>
    <w:rsid w:val="00CD062E"/>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2FB5"/>
    <w:rsid w:val="00CE3206"/>
    <w:rsid w:val="00CE33E0"/>
    <w:rsid w:val="00CE358A"/>
    <w:rsid w:val="00CE3B81"/>
    <w:rsid w:val="00CE3D02"/>
    <w:rsid w:val="00CE47FC"/>
    <w:rsid w:val="00CE5085"/>
    <w:rsid w:val="00CE59AD"/>
    <w:rsid w:val="00CE5A7B"/>
    <w:rsid w:val="00CE5D3E"/>
    <w:rsid w:val="00CE5D87"/>
    <w:rsid w:val="00CE5D99"/>
    <w:rsid w:val="00CE5D9C"/>
    <w:rsid w:val="00CE5DD4"/>
    <w:rsid w:val="00CE5E41"/>
    <w:rsid w:val="00CE60BA"/>
    <w:rsid w:val="00CE6C6A"/>
    <w:rsid w:val="00CE6E35"/>
    <w:rsid w:val="00CE7486"/>
    <w:rsid w:val="00CE74CA"/>
    <w:rsid w:val="00CE74E8"/>
    <w:rsid w:val="00CE7773"/>
    <w:rsid w:val="00CE7981"/>
    <w:rsid w:val="00CE7E5C"/>
    <w:rsid w:val="00CE7EE7"/>
    <w:rsid w:val="00CF0533"/>
    <w:rsid w:val="00CF06F8"/>
    <w:rsid w:val="00CF07AA"/>
    <w:rsid w:val="00CF07BC"/>
    <w:rsid w:val="00CF0A2A"/>
    <w:rsid w:val="00CF0FB0"/>
    <w:rsid w:val="00CF0FCD"/>
    <w:rsid w:val="00CF1087"/>
    <w:rsid w:val="00CF150C"/>
    <w:rsid w:val="00CF1586"/>
    <w:rsid w:val="00CF1DBF"/>
    <w:rsid w:val="00CF1F17"/>
    <w:rsid w:val="00CF1F7C"/>
    <w:rsid w:val="00CF2128"/>
    <w:rsid w:val="00CF2482"/>
    <w:rsid w:val="00CF2783"/>
    <w:rsid w:val="00CF2AA6"/>
    <w:rsid w:val="00CF346B"/>
    <w:rsid w:val="00CF3B36"/>
    <w:rsid w:val="00CF3BF7"/>
    <w:rsid w:val="00CF3F59"/>
    <w:rsid w:val="00CF422B"/>
    <w:rsid w:val="00CF453E"/>
    <w:rsid w:val="00CF4781"/>
    <w:rsid w:val="00CF4E22"/>
    <w:rsid w:val="00CF4F01"/>
    <w:rsid w:val="00CF5340"/>
    <w:rsid w:val="00CF59D4"/>
    <w:rsid w:val="00CF5C40"/>
    <w:rsid w:val="00CF6D13"/>
    <w:rsid w:val="00CF6F6A"/>
    <w:rsid w:val="00CF7353"/>
    <w:rsid w:val="00CF7576"/>
    <w:rsid w:val="00CF769D"/>
    <w:rsid w:val="00CF7892"/>
    <w:rsid w:val="00CF7DC5"/>
    <w:rsid w:val="00D003E2"/>
    <w:rsid w:val="00D00507"/>
    <w:rsid w:val="00D01046"/>
    <w:rsid w:val="00D0124B"/>
    <w:rsid w:val="00D0227A"/>
    <w:rsid w:val="00D02495"/>
    <w:rsid w:val="00D027B5"/>
    <w:rsid w:val="00D02CB7"/>
    <w:rsid w:val="00D02F1A"/>
    <w:rsid w:val="00D031BC"/>
    <w:rsid w:val="00D03381"/>
    <w:rsid w:val="00D0338B"/>
    <w:rsid w:val="00D03595"/>
    <w:rsid w:val="00D047EA"/>
    <w:rsid w:val="00D04DFD"/>
    <w:rsid w:val="00D04EF5"/>
    <w:rsid w:val="00D0574D"/>
    <w:rsid w:val="00D0596C"/>
    <w:rsid w:val="00D05B9F"/>
    <w:rsid w:val="00D05D3F"/>
    <w:rsid w:val="00D05D7B"/>
    <w:rsid w:val="00D0709C"/>
    <w:rsid w:val="00D07806"/>
    <w:rsid w:val="00D07834"/>
    <w:rsid w:val="00D07BAA"/>
    <w:rsid w:val="00D108B4"/>
    <w:rsid w:val="00D108D4"/>
    <w:rsid w:val="00D10946"/>
    <w:rsid w:val="00D10ECC"/>
    <w:rsid w:val="00D10F0D"/>
    <w:rsid w:val="00D11646"/>
    <w:rsid w:val="00D11683"/>
    <w:rsid w:val="00D11876"/>
    <w:rsid w:val="00D1192B"/>
    <w:rsid w:val="00D11F9E"/>
    <w:rsid w:val="00D12019"/>
    <w:rsid w:val="00D123BB"/>
    <w:rsid w:val="00D1264D"/>
    <w:rsid w:val="00D126E5"/>
    <w:rsid w:val="00D129C2"/>
    <w:rsid w:val="00D12A4D"/>
    <w:rsid w:val="00D12D42"/>
    <w:rsid w:val="00D12EBE"/>
    <w:rsid w:val="00D133A0"/>
    <w:rsid w:val="00D135D3"/>
    <w:rsid w:val="00D13D5A"/>
    <w:rsid w:val="00D1447B"/>
    <w:rsid w:val="00D144A5"/>
    <w:rsid w:val="00D1467C"/>
    <w:rsid w:val="00D14B96"/>
    <w:rsid w:val="00D1524A"/>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397"/>
    <w:rsid w:val="00D23435"/>
    <w:rsid w:val="00D23766"/>
    <w:rsid w:val="00D23E1F"/>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147"/>
    <w:rsid w:val="00D306E8"/>
    <w:rsid w:val="00D30BC2"/>
    <w:rsid w:val="00D30D47"/>
    <w:rsid w:val="00D30E78"/>
    <w:rsid w:val="00D30F4B"/>
    <w:rsid w:val="00D315F6"/>
    <w:rsid w:val="00D31768"/>
    <w:rsid w:val="00D32155"/>
    <w:rsid w:val="00D32520"/>
    <w:rsid w:val="00D327B5"/>
    <w:rsid w:val="00D338BE"/>
    <w:rsid w:val="00D339D0"/>
    <w:rsid w:val="00D33CC8"/>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436"/>
    <w:rsid w:val="00D43B9A"/>
    <w:rsid w:val="00D43D29"/>
    <w:rsid w:val="00D441B3"/>
    <w:rsid w:val="00D447B4"/>
    <w:rsid w:val="00D45295"/>
    <w:rsid w:val="00D452F1"/>
    <w:rsid w:val="00D4594F"/>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5F67"/>
    <w:rsid w:val="00D663BA"/>
    <w:rsid w:val="00D664FA"/>
    <w:rsid w:val="00D66508"/>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3ED1"/>
    <w:rsid w:val="00D74336"/>
    <w:rsid w:val="00D74337"/>
    <w:rsid w:val="00D7476B"/>
    <w:rsid w:val="00D749A9"/>
    <w:rsid w:val="00D749BD"/>
    <w:rsid w:val="00D749CF"/>
    <w:rsid w:val="00D74BE6"/>
    <w:rsid w:val="00D75744"/>
    <w:rsid w:val="00D75A66"/>
    <w:rsid w:val="00D7656F"/>
    <w:rsid w:val="00D767C4"/>
    <w:rsid w:val="00D76C7B"/>
    <w:rsid w:val="00D77000"/>
    <w:rsid w:val="00D772CF"/>
    <w:rsid w:val="00D77409"/>
    <w:rsid w:val="00D77C61"/>
    <w:rsid w:val="00D80217"/>
    <w:rsid w:val="00D80739"/>
    <w:rsid w:val="00D80943"/>
    <w:rsid w:val="00D80B92"/>
    <w:rsid w:val="00D80BEC"/>
    <w:rsid w:val="00D81444"/>
    <w:rsid w:val="00D829DD"/>
    <w:rsid w:val="00D82DE9"/>
    <w:rsid w:val="00D838CA"/>
    <w:rsid w:val="00D83C07"/>
    <w:rsid w:val="00D83D5A"/>
    <w:rsid w:val="00D8408B"/>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9EE"/>
    <w:rsid w:val="00D94C08"/>
    <w:rsid w:val="00D9594F"/>
    <w:rsid w:val="00D95BD1"/>
    <w:rsid w:val="00D95C3E"/>
    <w:rsid w:val="00D969E0"/>
    <w:rsid w:val="00D969EE"/>
    <w:rsid w:val="00D96F7B"/>
    <w:rsid w:val="00D97373"/>
    <w:rsid w:val="00D973CA"/>
    <w:rsid w:val="00D9740E"/>
    <w:rsid w:val="00D97578"/>
    <w:rsid w:val="00DA0540"/>
    <w:rsid w:val="00DA05F1"/>
    <w:rsid w:val="00DA06E5"/>
    <w:rsid w:val="00DA0ABD"/>
    <w:rsid w:val="00DA0B7C"/>
    <w:rsid w:val="00DA138D"/>
    <w:rsid w:val="00DA1452"/>
    <w:rsid w:val="00DA1506"/>
    <w:rsid w:val="00DA1F8A"/>
    <w:rsid w:val="00DA21E8"/>
    <w:rsid w:val="00DA2268"/>
    <w:rsid w:val="00DA232F"/>
    <w:rsid w:val="00DA2485"/>
    <w:rsid w:val="00DA26A5"/>
    <w:rsid w:val="00DA286F"/>
    <w:rsid w:val="00DA3695"/>
    <w:rsid w:val="00DA371A"/>
    <w:rsid w:val="00DA446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3DB"/>
    <w:rsid w:val="00DB1DE0"/>
    <w:rsid w:val="00DB1E68"/>
    <w:rsid w:val="00DB2217"/>
    <w:rsid w:val="00DB2407"/>
    <w:rsid w:val="00DB2720"/>
    <w:rsid w:val="00DB2735"/>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0BC"/>
    <w:rsid w:val="00DC15CD"/>
    <w:rsid w:val="00DC2238"/>
    <w:rsid w:val="00DC22A0"/>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6BC8"/>
    <w:rsid w:val="00DC6C96"/>
    <w:rsid w:val="00DC6D5E"/>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2F58"/>
    <w:rsid w:val="00DD3452"/>
    <w:rsid w:val="00DD3688"/>
    <w:rsid w:val="00DD3B2D"/>
    <w:rsid w:val="00DD3FDE"/>
    <w:rsid w:val="00DD4429"/>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2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F9"/>
    <w:rsid w:val="00E075A2"/>
    <w:rsid w:val="00E078AC"/>
    <w:rsid w:val="00E10101"/>
    <w:rsid w:val="00E10136"/>
    <w:rsid w:val="00E10A8D"/>
    <w:rsid w:val="00E1109A"/>
    <w:rsid w:val="00E11144"/>
    <w:rsid w:val="00E1149B"/>
    <w:rsid w:val="00E11D78"/>
    <w:rsid w:val="00E129B7"/>
    <w:rsid w:val="00E12DF6"/>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6A"/>
    <w:rsid w:val="00E326A7"/>
    <w:rsid w:val="00E32921"/>
    <w:rsid w:val="00E32B52"/>
    <w:rsid w:val="00E33426"/>
    <w:rsid w:val="00E339D7"/>
    <w:rsid w:val="00E33C8B"/>
    <w:rsid w:val="00E343BF"/>
    <w:rsid w:val="00E34656"/>
    <w:rsid w:val="00E34EED"/>
    <w:rsid w:val="00E350B1"/>
    <w:rsid w:val="00E35595"/>
    <w:rsid w:val="00E357C3"/>
    <w:rsid w:val="00E35E64"/>
    <w:rsid w:val="00E36030"/>
    <w:rsid w:val="00E3656B"/>
    <w:rsid w:val="00E36B37"/>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76F"/>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2F5C"/>
    <w:rsid w:val="00E53140"/>
    <w:rsid w:val="00E537A4"/>
    <w:rsid w:val="00E53D02"/>
    <w:rsid w:val="00E543BC"/>
    <w:rsid w:val="00E54547"/>
    <w:rsid w:val="00E546C9"/>
    <w:rsid w:val="00E54B91"/>
    <w:rsid w:val="00E54CCA"/>
    <w:rsid w:val="00E54FF9"/>
    <w:rsid w:val="00E55144"/>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BF1"/>
    <w:rsid w:val="00E63F31"/>
    <w:rsid w:val="00E63FA9"/>
    <w:rsid w:val="00E64113"/>
    <w:rsid w:val="00E64638"/>
    <w:rsid w:val="00E6500A"/>
    <w:rsid w:val="00E657C1"/>
    <w:rsid w:val="00E65C1F"/>
    <w:rsid w:val="00E66072"/>
    <w:rsid w:val="00E66F57"/>
    <w:rsid w:val="00E67560"/>
    <w:rsid w:val="00E678BA"/>
    <w:rsid w:val="00E6791C"/>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F16"/>
    <w:rsid w:val="00E74F7F"/>
    <w:rsid w:val="00E754EE"/>
    <w:rsid w:val="00E7568F"/>
    <w:rsid w:val="00E756EB"/>
    <w:rsid w:val="00E758A5"/>
    <w:rsid w:val="00E75A21"/>
    <w:rsid w:val="00E75EFC"/>
    <w:rsid w:val="00E7705F"/>
    <w:rsid w:val="00E7730E"/>
    <w:rsid w:val="00E77899"/>
    <w:rsid w:val="00E77F4F"/>
    <w:rsid w:val="00E80153"/>
    <w:rsid w:val="00E80202"/>
    <w:rsid w:val="00E81C7A"/>
    <w:rsid w:val="00E82187"/>
    <w:rsid w:val="00E8219A"/>
    <w:rsid w:val="00E8248B"/>
    <w:rsid w:val="00E824EF"/>
    <w:rsid w:val="00E825D8"/>
    <w:rsid w:val="00E82734"/>
    <w:rsid w:val="00E82DD2"/>
    <w:rsid w:val="00E8323B"/>
    <w:rsid w:val="00E83320"/>
    <w:rsid w:val="00E833DD"/>
    <w:rsid w:val="00E83445"/>
    <w:rsid w:val="00E836BA"/>
    <w:rsid w:val="00E836E9"/>
    <w:rsid w:val="00E837A3"/>
    <w:rsid w:val="00E83B51"/>
    <w:rsid w:val="00E83F16"/>
    <w:rsid w:val="00E8413C"/>
    <w:rsid w:val="00E84C42"/>
    <w:rsid w:val="00E84D6E"/>
    <w:rsid w:val="00E8536C"/>
    <w:rsid w:val="00E863FA"/>
    <w:rsid w:val="00E86C0A"/>
    <w:rsid w:val="00E86DAC"/>
    <w:rsid w:val="00E87BAC"/>
    <w:rsid w:val="00E90545"/>
    <w:rsid w:val="00E908AA"/>
    <w:rsid w:val="00E90F00"/>
    <w:rsid w:val="00E912EB"/>
    <w:rsid w:val="00E9139F"/>
    <w:rsid w:val="00E91CF8"/>
    <w:rsid w:val="00E91E3F"/>
    <w:rsid w:val="00E920F1"/>
    <w:rsid w:val="00E925A8"/>
    <w:rsid w:val="00E92E04"/>
    <w:rsid w:val="00E92E75"/>
    <w:rsid w:val="00E92EFE"/>
    <w:rsid w:val="00E93A9B"/>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12B"/>
    <w:rsid w:val="00EA2657"/>
    <w:rsid w:val="00EA2B5F"/>
    <w:rsid w:val="00EA37A6"/>
    <w:rsid w:val="00EA3DAB"/>
    <w:rsid w:val="00EA4335"/>
    <w:rsid w:val="00EA48CB"/>
    <w:rsid w:val="00EA4A9B"/>
    <w:rsid w:val="00EA4C6F"/>
    <w:rsid w:val="00EA4E6A"/>
    <w:rsid w:val="00EA5505"/>
    <w:rsid w:val="00EA557A"/>
    <w:rsid w:val="00EA573C"/>
    <w:rsid w:val="00EA5AB9"/>
    <w:rsid w:val="00EA5D79"/>
    <w:rsid w:val="00EA64DB"/>
    <w:rsid w:val="00EA75EB"/>
    <w:rsid w:val="00EA7838"/>
    <w:rsid w:val="00EA7895"/>
    <w:rsid w:val="00EA798A"/>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006"/>
    <w:rsid w:val="00EC32E4"/>
    <w:rsid w:val="00EC33BD"/>
    <w:rsid w:val="00EC34A9"/>
    <w:rsid w:val="00EC36C8"/>
    <w:rsid w:val="00EC3A67"/>
    <w:rsid w:val="00EC3B66"/>
    <w:rsid w:val="00EC411E"/>
    <w:rsid w:val="00EC44E7"/>
    <w:rsid w:val="00EC46FB"/>
    <w:rsid w:val="00EC4799"/>
    <w:rsid w:val="00EC4A81"/>
    <w:rsid w:val="00EC4AC0"/>
    <w:rsid w:val="00EC4BE5"/>
    <w:rsid w:val="00EC4C11"/>
    <w:rsid w:val="00EC56DE"/>
    <w:rsid w:val="00EC59B4"/>
    <w:rsid w:val="00EC59DD"/>
    <w:rsid w:val="00EC6025"/>
    <w:rsid w:val="00EC61AC"/>
    <w:rsid w:val="00EC6297"/>
    <w:rsid w:val="00EC6A4A"/>
    <w:rsid w:val="00EC6A71"/>
    <w:rsid w:val="00EC6AB6"/>
    <w:rsid w:val="00EC6B36"/>
    <w:rsid w:val="00EC6F53"/>
    <w:rsid w:val="00EC725F"/>
    <w:rsid w:val="00EC75F1"/>
    <w:rsid w:val="00EC7604"/>
    <w:rsid w:val="00EC79AC"/>
    <w:rsid w:val="00EC7BB8"/>
    <w:rsid w:val="00EC7D5B"/>
    <w:rsid w:val="00EC7EAE"/>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3B3"/>
    <w:rsid w:val="00EE7480"/>
    <w:rsid w:val="00EE74A8"/>
    <w:rsid w:val="00EE75B0"/>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82"/>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916"/>
    <w:rsid w:val="00F00B94"/>
    <w:rsid w:val="00F00DBF"/>
    <w:rsid w:val="00F00F20"/>
    <w:rsid w:val="00F014E5"/>
    <w:rsid w:val="00F01DCF"/>
    <w:rsid w:val="00F020B6"/>
    <w:rsid w:val="00F02122"/>
    <w:rsid w:val="00F02A21"/>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4FDC"/>
    <w:rsid w:val="00F15087"/>
    <w:rsid w:val="00F155D1"/>
    <w:rsid w:val="00F1570F"/>
    <w:rsid w:val="00F15849"/>
    <w:rsid w:val="00F15A30"/>
    <w:rsid w:val="00F15A81"/>
    <w:rsid w:val="00F15BC5"/>
    <w:rsid w:val="00F15BF6"/>
    <w:rsid w:val="00F161EC"/>
    <w:rsid w:val="00F1637A"/>
    <w:rsid w:val="00F1673D"/>
    <w:rsid w:val="00F16C69"/>
    <w:rsid w:val="00F17200"/>
    <w:rsid w:val="00F17246"/>
    <w:rsid w:val="00F178F2"/>
    <w:rsid w:val="00F17913"/>
    <w:rsid w:val="00F17A5F"/>
    <w:rsid w:val="00F17F58"/>
    <w:rsid w:val="00F2038F"/>
    <w:rsid w:val="00F204C6"/>
    <w:rsid w:val="00F20CB1"/>
    <w:rsid w:val="00F20DF3"/>
    <w:rsid w:val="00F2108B"/>
    <w:rsid w:val="00F21664"/>
    <w:rsid w:val="00F21BCE"/>
    <w:rsid w:val="00F21E22"/>
    <w:rsid w:val="00F222BE"/>
    <w:rsid w:val="00F2233A"/>
    <w:rsid w:val="00F228E6"/>
    <w:rsid w:val="00F229BE"/>
    <w:rsid w:val="00F2356C"/>
    <w:rsid w:val="00F23EE3"/>
    <w:rsid w:val="00F2446B"/>
    <w:rsid w:val="00F246A7"/>
    <w:rsid w:val="00F249E0"/>
    <w:rsid w:val="00F2500B"/>
    <w:rsid w:val="00F254E9"/>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1C3A"/>
    <w:rsid w:val="00F420C7"/>
    <w:rsid w:val="00F42116"/>
    <w:rsid w:val="00F4241F"/>
    <w:rsid w:val="00F429D2"/>
    <w:rsid w:val="00F42F5B"/>
    <w:rsid w:val="00F430BB"/>
    <w:rsid w:val="00F433EB"/>
    <w:rsid w:val="00F435C9"/>
    <w:rsid w:val="00F43724"/>
    <w:rsid w:val="00F43B2A"/>
    <w:rsid w:val="00F43E3B"/>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4C5"/>
    <w:rsid w:val="00F52B7C"/>
    <w:rsid w:val="00F52CFE"/>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76"/>
    <w:rsid w:val="00F70FC1"/>
    <w:rsid w:val="00F71396"/>
    <w:rsid w:val="00F71A9E"/>
    <w:rsid w:val="00F72443"/>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F9D"/>
    <w:rsid w:val="00F770FE"/>
    <w:rsid w:val="00F77113"/>
    <w:rsid w:val="00F77428"/>
    <w:rsid w:val="00F77620"/>
    <w:rsid w:val="00F777EF"/>
    <w:rsid w:val="00F80189"/>
    <w:rsid w:val="00F80921"/>
    <w:rsid w:val="00F80976"/>
    <w:rsid w:val="00F810C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85C"/>
    <w:rsid w:val="00F859B0"/>
    <w:rsid w:val="00F85CD0"/>
    <w:rsid w:val="00F85D14"/>
    <w:rsid w:val="00F85E06"/>
    <w:rsid w:val="00F861A3"/>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118"/>
    <w:rsid w:val="00F92C03"/>
    <w:rsid w:val="00F92D7F"/>
    <w:rsid w:val="00F92E3B"/>
    <w:rsid w:val="00F936AC"/>
    <w:rsid w:val="00F93971"/>
    <w:rsid w:val="00F94AD1"/>
    <w:rsid w:val="00F94C55"/>
    <w:rsid w:val="00F94E6F"/>
    <w:rsid w:val="00F9599E"/>
    <w:rsid w:val="00F95C61"/>
    <w:rsid w:val="00F95D68"/>
    <w:rsid w:val="00F95E83"/>
    <w:rsid w:val="00F961C4"/>
    <w:rsid w:val="00F9630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652"/>
    <w:rsid w:val="00FA59D7"/>
    <w:rsid w:val="00FA5D6C"/>
    <w:rsid w:val="00FA5D8D"/>
    <w:rsid w:val="00FA6246"/>
    <w:rsid w:val="00FA6560"/>
    <w:rsid w:val="00FA6AB7"/>
    <w:rsid w:val="00FA6AE5"/>
    <w:rsid w:val="00FA723F"/>
    <w:rsid w:val="00FA7598"/>
    <w:rsid w:val="00FA782C"/>
    <w:rsid w:val="00FA78E9"/>
    <w:rsid w:val="00FA7D63"/>
    <w:rsid w:val="00FB05A7"/>
    <w:rsid w:val="00FB0671"/>
    <w:rsid w:val="00FB07D4"/>
    <w:rsid w:val="00FB08B2"/>
    <w:rsid w:val="00FB0BCB"/>
    <w:rsid w:val="00FB0D73"/>
    <w:rsid w:val="00FB11D8"/>
    <w:rsid w:val="00FB174D"/>
    <w:rsid w:val="00FB18E6"/>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C031C"/>
    <w:rsid w:val="00FC0858"/>
    <w:rsid w:val="00FC0B0B"/>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7BE"/>
    <w:rsid w:val="00FC3B3E"/>
    <w:rsid w:val="00FC40FE"/>
    <w:rsid w:val="00FC438F"/>
    <w:rsid w:val="00FC4725"/>
    <w:rsid w:val="00FC4ACD"/>
    <w:rsid w:val="00FC4D03"/>
    <w:rsid w:val="00FC550B"/>
    <w:rsid w:val="00FC5BDD"/>
    <w:rsid w:val="00FC5CD7"/>
    <w:rsid w:val="00FC5D4F"/>
    <w:rsid w:val="00FC5DB2"/>
    <w:rsid w:val="00FC61E6"/>
    <w:rsid w:val="00FC621A"/>
    <w:rsid w:val="00FC659B"/>
    <w:rsid w:val="00FC7401"/>
    <w:rsid w:val="00FC7624"/>
    <w:rsid w:val="00FC7A58"/>
    <w:rsid w:val="00FC7A59"/>
    <w:rsid w:val="00FD0140"/>
    <w:rsid w:val="00FD0559"/>
    <w:rsid w:val="00FD0D90"/>
    <w:rsid w:val="00FD0E0C"/>
    <w:rsid w:val="00FD110A"/>
    <w:rsid w:val="00FD1459"/>
    <w:rsid w:val="00FD18C8"/>
    <w:rsid w:val="00FD197B"/>
    <w:rsid w:val="00FD1B0A"/>
    <w:rsid w:val="00FD1C40"/>
    <w:rsid w:val="00FD20BE"/>
    <w:rsid w:val="00FD21A1"/>
    <w:rsid w:val="00FD2210"/>
    <w:rsid w:val="00FD25D6"/>
    <w:rsid w:val="00FD3467"/>
    <w:rsid w:val="00FD354C"/>
    <w:rsid w:val="00FD3778"/>
    <w:rsid w:val="00FD37AB"/>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C4C"/>
    <w:rsid w:val="00FD78C4"/>
    <w:rsid w:val="00FD7B0A"/>
    <w:rsid w:val="00FD7C23"/>
    <w:rsid w:val="00FD7E2B"/>
    <w:rsid w:val="00FD7FD0"/>
    <w:rsid w:val="00FE02B4"/>
    <w:rsid w:val="00FE03E3"/>
    <w:rsid w:val="00FE088A"/>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1666"/>
    <w:rsid w:val="00FF22B9"/>
    <w:rsid w:val="00FF2403"/>
    <w:rsid w:val="00FF28B1"/>
    <w:rsid w:val="00FF3503"/>
    <w:rsid w:val="00FF369D"/>
    <w:rsid w:val="00FF49BA"/>
    <w:rsid w:val="00FF4E79"/>
    <w:rsid w:val="00FF4FC8"/>
    <w:rsid w:val="00FF51FB"/>
    <w:rsid w:val="00FF543A"/>
    <w:rsid w:val="00FF585D"/>
    <w:rsid w:val="00FF5C10"/>
    <w:rsid w:val="00FF5F71"/>
    <w:rsid w:val="00FF6ED3"/>
    <w:rsid w:val="00FF6FD5"/>
    <w:rsid w:val="00FF7075"/>
    <w:rsid w:val="00FF7138"/>
    <w:rsid w:val="00FF72C0"/>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26/science.1111656"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hyperlink" Target="https://doi.org/10.1111/j.1467-8624.1991.tb01602.x" TargetMode="External"/><Relationship Id="rId84" Type="http://schemas.openxmlformats.org/officeDocument/2006/relationships/hyperlink" Target="https://doi.org/10.1111/j.1467-7687.2011.01048.x" TargetMode="External"/><Relationship Id="rId138" Type="http://schemas.openxmlformats.org/officeDocument/2006/relationships/hyperlink" Target="https://doi.org/10.1016/j.cognition.2004.07.004%20" TargetMode="External"/><Relationship Id="rId107" Type="http://schemas.openxmlformats.org/officeDocument/2006/relationships/hyperlink" Target="https://doi.org/10.1037/0012-1649.36.5.635" TargetMode="External"/><Relationship Id="rId11" Type="http://schemas.openxmlformats.org/officeDocument/2006/relationships/image" Target="media/image3.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hyperlink" Target="https://doi.org/10.1016/S1364-6613(99)01356-X" TargetMode="External"/><Relationship Id="rId128" Type="http://schemas.openxmlformats.org/officeDocument/2006/relationships/hyperlink" Target="https://doi.org/10.1371/journal.pone.0023223" TargetMode="External"/><Relationship Id="rId149" Type="http://schemas.openxmlformats.org/officeDocument/2006/relationships/hyperlink" Target="https://doi.org/10.1111/1467-8721.ep10772615" TargetMode="External"/><Relationship Id="rId5" Type="http://schemas.openxmlformats.org/officeDocument/2006/relationships/webSettings" Target="webSettings.xml"/><Relationship Id="rId95" Type="http://schemas.openxmlformats.org/officeDocument/2006/relationships/hyperlink" Target="https://doi.org/10.1037/0012-1649.19.3.338"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doi.org/10.1016/0010-0277(85)90008-3" TargetMode="External"/><Relationship Id="rId69" Type="http://schemas.openxmlformats.org/officeDocument/2006/relationships/hyperlink" Target="https://doi.org/10.1111/desc.13464" TargetMode="External"/><Relationship Id="rId113" Type="http://schemas.openxmlformats.org/officeDocument/2006/relationships/hyperlink" Target="https://doi.org/10.1037/0033-295X.104.4.686%20" TargetMode="External"/><Relationship Id="rId118" Type="http://schemas.openxmlformats.org/officeDocument/2006/relationships/hyperlink" Target="https://doi.org/10.1016/j.cognition.2004.11.005" TargetMode="External"/><Relationship Id="rId134" Type="http://schemas.openxmlformats.org/officeDocument/2006/relationships/hyperlink" Target="https://doi.org/10.1073/pnas.1318053110%20" TargetMode="External"/><Relationship Id="rId139" Type="http://schemas.openxmlformats.org/officeDocument/2006/relationships/hyperlink" Target="https://doi.org/10.1037/0033-295X.99.4.605" TargetMode="External"/><Relationship Id="rId80" Type="http://schemas.openxmlformats.org/officeDocument/2006/relationships/hyperlink" Target="https://doi.org/10.1207/s15516709cog2701_4" TargetMode="External"/><Relationship Id="rId85" Type="http://schemas.openxmlformats.org/officeDocument/2006/relationships/hyperlink" Target="https://doi.org/10.1038/s41467-025-61517-3" TargetMode="External"/><Relationship Id="rId150" Type="http://schemas.openxmlformats.org/officeDocument/2006/relationships/hyperlink" Target="https://doi.org/10.2307/1130473" TargetMode="External"/><Relationship Id="rId155" Type="http://schemas.openxmlformats.org/officeDocument/2006/relationships/theme" Target="theme/theme1.xml"/><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svg"/><Relationship Id="rId103" Type="http://schemas.openxmlformats.org/officeDocument/2006/relationships/hyperlink" Target="https://doi.org/10.1016/S0010-0277(87)80006-9" TargetMode="External"/><Relationship Id="rId108" Type="http://schemas.openxmlformats.org/officeDocument/2006/relationships/hyperlink" Target="https://doi.org/10.1080/095400999116322" TargetMode="External"/><Relationship Id="rId124" Type="http://schemas.openxmlformats.org/officeDocument/2006/relationships/hyperlink" Target="https://doi.org/10.1038/323533a0" TargetMode="External"/><Relationship Id="rId129" Type="http://schemas.openxmlformats.org/officeDocument/2006/relationships/hyperlink" Target="https://doi.org/10.1207/s15327078in1003_6" TargetMode="External"/><Relationship Id="rId54" Type="http://schemas.openxmlformats.org/officeDocument/2006/relationships/image" Target="media/image45.png"/><Relationship Id="rId70" Type="http://schemas.openxmlformats.org/officeDocument/2006/relationships/hyperlink" Target="https://doi.org/10.1016/j.cognition.2012.11.007%20" TargetMode="External"/><Relationship Id="rId75" Type="http://schemas.openxmlformats.org/officeDocument/2006/relationships/hyperlink" Target="https://doi.org/10.1016/S0885-2014(02)00124-7" TargetMode="External"/><Relationship Id="rId91" Type="http://schemas.openxmlformats.org/officeDocument/2006/relationships/hyperlink" Target="https://doi.org/10.1016/j.cogdev.2010.09.001" TargetMode="External"/><Relationship Id="rId96" Type="http://schemas.openxmlformats.org/officeDocument/2006/relationships/hyperlink" Target="https://doi.org/10.1016/j.tics.2016.05.011%20" TargetMode="External"/><Relationship Id="rId140" Type="http://schemas.openxmlformats.org/officeDocument/2006/relationships/hyperlink" Target="https://doi.org/10.1002/icd.2359" TargetMode="External"/><Relationship Id="rId145" Type="http://schemas.openxmlformats.org/officeDocument/2006/relationships/hyperlink" Target="https://doi.org/10.1016/j.cognition.2017.06.02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016/S0010-0277(96)00727-5" TargetMode="External"/><Relationship Id="rId119" Type="http://schemas.openxmlformats.org/officeDocument/2006/relationships/hyperlink" Target="https://doi.org/10.1037/xge0000260%20"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hyperlink" Target="https://doi.org/10.1016/j.dr.2022.101034" TargetMode="External"/><Relationship Id="rId81" Type="http://schemas.openxmlformats.org/officeDocument/2006/relationships/hyperlink" Target="https://doi.org/10.1016/S0010-0277(99)00039-6" TargetMode="External"/><Relationship Id="rId86" Type="http://schemas.openxmlformats.org/officeDocument/2006/relationships/hyperlink" Target="https://doi.org/10.1016/S1364-6613(03)00128-1" TargetMode="External"/><Relationship Id="rId130" Type="http://schemas.openxmlformats.org/officeDocument/2006/relationships/hyperlink" Target="https://doi.org/10.1038/s44159-023-00152-5%20" TargetMode="External"/><Relationship Id="rId135" Type="http://schemas.openxmlformats.org/officeDocument/2006/relationships/hyperlink" Target="https://doi.org/10.1111/j.1551-6709.2010.01129.x" TargetMode="External"/><Relationship Id="rId151" Type="http://schemas.openxmlformats.org/officeDocument/2006/relationships/header" Target="header1.xml"/><Relationship Id="rId13" Type="http://schemas.openxmlformats.org/officeDocument/2006/relationships/hyperlink" Target="https://osf.io/9eqpf/?view_only=62f752417a9141c7b0509a998039ad13" TargetMode="External"/><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111/j.1467-7687.2007.00586.x%20"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i.org/10.1111/1467-7687.00220" TargetMode="External"/><Relationship Id="rId97" Type="http://schemas.openxmlformats.org/officeDocument/2006/relationships/hyperlink" Target="https://doi.org/10.1016/j.cogpsych.2020.101334%20" TargetMode="External"/><Relationship Id="rId104" Type="http://schemas.openxmlformats.org/officeDocument/2006/relationships/hyperlink" Target="https://doi.org/10.1073/pnas.1904786116%20" TargetMode="External"/><Relationship Id="rId120" Type="http://schemas.openxmlformats.org/officeDocument/2006/relationships/hyperlink" Target="https://doi.org/10.1016/j.cognition.2017.09.007" TargetMode="External"/><Relationship Id="rId125" Type="http://schemas.openxmlformats.org/officeDocument/2006/relationships/hyperlink" Target="https://doi.org/10.1371/journal.pone.0042698" TargetMode="External"/><Relationship Id="rId141" Type="http://schemas.openxmlformats.org/officeDocument/2006/relationships/hyperlink" Target="https://doi.org/10.1371/journal.pbio.0030208" TargetMode="External"/><Relationship Id="rId146" Type="http://schemas.openxmlformats.org/officeDocument/2006/relationships/hyperlink" Target="https://doi.org/10.1016/S0010-0277(98)00058-4" TargetMode="External"/><Relationship Id="rId7" Type="http://schemas.openxmlformats.org/officeDocument/2006/relationships/endnotes" Target="endnotes.xml"/><Relationship Id="rId71" Type="http://schemas.openxmlformats.org/officeDocument/2006/relationships/hyperlink" Target="https://doi.org/10.1016/j.tics.2022.12.014" TargetMode="External"/><Relationship Id="rId92" Type="http://schemas.openxmlformats.org/officeDocument/2006/relationships/hyperlink" Target="https://doi.org/10.1038/nature06288"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002/icd.2355" TargetMode="External"/><Relationship Id="rId87" Type="http://schemas.openxmlformats.org/officeDocument/2006/relationships/hyperlink" Target="https://doi.org/10.1038/415755a%20" TargetMode="External"/><Relationship Id="rId110" Type="http://schemas.openxmlformats.org/officeDocument/2006/relationships/hyperlink" Target="https://doi.org/10.1111/j.0956-7976.2004.00755.x" TargetMode="External"/><Relationship Id="rId115" Type="http://schemas.openxmlformats.org/officeDocument/2006/relationships/hyperlink" Target="https://doi.org/10.1016/S0163-6383(02)00097-8%20" TargetMode="External"/><Relationship Id="rId131" Type="http://schemas.openxmlformats.org/officeDocument/2006/relationships/hyperlink" Target="https://doi.org/10.1016/S0885-2014(97)90008-3" TargetMode="External"/><Relationship Id="rId136" Type="http://schemas.openxmlformats.org/officeDocument/2006/relationships/hyperlink" Target="https://doi.org/10.1016/j.infbeh.2003.05.006" TargetMode="External"/><Relationship Id="rId61" Type="http://schemas.openxmlformats.org/officeDocument/2006/relationships/image" Target="media/image52.svg"/><Relationship Id="rId82" Type="http://schemas.openxmlformats.org/officeDocument/2006/relationships/hyperlink" Target="https://doi.org/10.1207/s15516709cog1402_1%20" TargetMode="External"/><Relationship Id="rId152" Type="http://schemas.openxmlformats.org/officeDocument/2006/relationships/header" Target="header2.xml"/><Relationship Id="rId19" Type="http://schemas.openxmlformats.org/officeDocument/2006/relationships/image" Target="media/image10.png"/><Relationship Id="rId14" Type="http://schemas.openxmlformats.org/officeDocument/2006/relationships/image" Target="media/image5.jp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doi.org/10.1037/0012-1649.29.3.421" TargetMode="External"/><Relationship Id="rId100" Type="http://schemas.openxmlformats.org/officeDocument/2006/relationships/hyperlink" Target="https://doi.org/10.1016/0010-0285(83)90017-8" TargetMode="External"/><Relationship Id="rId105" Type="http://schemas.openxmlformats.org/officeDocument/2006/relationships/hyperlink" Target="https://doi.org/10.1016/j.cognition.2016.12.007" TargetMode="External"/><Relationship Id="rId126" Type="http://schemas.openxmlformats.org/officeDocument/2006/relationships/hyperlink" Target="https://doi.org/10.1080/09540090310001655093" TargetMode="External"/><Relationship Id="rId147" Type="http://schemas.openxmlformats.org/officeDocument/2006/relationships/hyperlink" Target="https://doi.org/10.1111/1467-9280.00218"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2.png"/><Relationship Id="rId72" Type="http://schemas.openxmlformats.org/officeDocument/2006/relationships/hyperlink" Target="https://doi.org/10.1207/S15327078IN0104_3" TargetMode="External"/><Relationship Id="rId93" Type="http://schemas.openxmlformats.org/officeDocument/2006/relationships/hyperlink" Target="https://doi.org/10.1177/17456916221112075" TargetMode="External"/><Relationship Id="rId98" Type="http://schemas.openxmlformats.org/officeDocument/2006/relationships/hyperlink" Target="https://doi.org/10.1016/0885-2014(93)90008-S" TargetMode="External"/><Relationship Id="rId121" Type="http://schemas.openxmlformats.org/officeDocument/2006/relationships/hyperlink" Target="https://doi.org/10.1037/1089-2680.1.3.271" TargetMode="External"/><Relationship Id="rId142" Type="http://schemas.openxmlformats.org/officeDocument/2006/relationships/hyperlink" Target="https://doi.org/10.1016/j.neuroimage.2010.05.028"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037/xge0001656" TargetMode="External"/><Relationship Id="rId116" Type="http://schemas.openxmlformats.org/officeDocument/2006/relationships/hyperlink" Target="https://doi.org/10.1126/science.1107621" TargetMode="External"/><Relationship Id="rId137" Type="http://schemas.openxmlformats.org/officeDocument/2006/relationships/hyperlink" Target="https://doi.org/10.1146/annurev.ph.25.030163.002553"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hyperlink" Target="https://doi.org/10.1016/0010-0277(86)90052-1" TargetMode="External"/><Relationship Id="rId83" Type="http://schemas.openxmlformats.org/officeDocument/2006/relationships/hyperlink" Target="https://doi.org/10.1207/s15516709cog1401_5" TargetMode="External"/><Relationship Id="rId88" Type="http://schemas.openxmlformats.org/officeDocument/2006/relationships/hyperlink" Target="https://doi.org/10.1016/0010-0277(95)00661-H" TargetMode="External"/><Relationship Id="rId111" Type="http://schemas.openxmlformats.org/officeDocument/2006/relationships/hyperlink" Target="https://doi.org/10.1016/j.cogpsych.2010.02.001" TargetMode="External"/><Relationship Id="rId132" Type="http://schemas.openxmlformats.org/officeDocument/2006/relationships/hyperlink" Target="https://doi.org/10.1521/soco.2025.43.3.152" TargetMode="External"/><Relationship Id="rId153" Type="http://schemas.openxmlformats.org/officeDocument/2006/relationships/fontTable" Target="fontTable.xml"/><Relationship Id="rId15" Type="http://schemas.openxmlformats.org/officeDocument/2006/relationships/image" Target="media/image6.jp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doi.org/10.1111/desc.13581" TargetMode="External"/><Relationship Id="rId127" Type="http://schemas.openxmlformats.org/officeDocument/2006/relationships/hyperlink" Target="https://doi.org/10.1098/rsos.191795" TargetMode="External"/><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016/0022-0965(83)90085-3%20" TargetMode="External"/><Relationship Id="rId78" Type="http://schemas.openxmlformats.org/officeDocument/2006/relationships/hyperlink" Target="https://doi.org/10.1037/0033-295X.112.2.347" TargetMode="External"/><Relationship Id="rId94" Type="http://schemas.openxmlformats.org/officeDocument/2006/relationships/hyperlink" Target="https://doi.org/10.1162/neco.1989.1.1.143" TargetMode="External"/><Relationship Id="rId99" Type="http://schemas.openxmlformats.org/officeDocument/2006/relationships/hyperlink" Target="https://doi.org/10.1016/j.cogdev.2005.04.004" TargetMode="External"/><Relationship Id="rId101" Type="http://schemas.openxmlformats.org/officeDocument/2006/relationships/hyperlink" Target="https://doi.org/10.1037/0096-1523.18.2.385" TargetMode="External"/><Relationship Id="rId122" Type="http://schemas.openxmlformats.org/officeDocument/2006/relationships/hyperlink" Target="https://doi.org/10.1207/S15327078IN0101_04%20" TargetMode="External"/><Relationship Id="rId143" Type="http://schemas.openxmlformats.org/officeDocument/2006/relationships/hyperlink" Target="https://doi.org/10.1207/s15327078in0701_6%20" TargetMode="External"/><Relationship Id="rId148" Type="http://schemas.openxmlformats.org/officeDocument/2006/relationships/hyperlink" Target="https://doi.org/10.1038/358749a0"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doi.org/10.1016/j.cogdev.2022.101164" TargetMode="External"/><Relationship Id="rId89" Type="http://schemas.openxmlformats.org/officeDocument/2006/relationships/hyperlink" Target="https://doi.org/10.1016/S0163-6383(98)90001-7%20" TargetMode="External"/><Relationship Id="rId112" Type="http://schemas.openxmlformats.org/officeDocument/2006/relationships/hyperlink" Target="https://doi.org/10.1111/1467-7687.00021%20" TargetMode="External"/><Relationship Id="rId133" Type="http://schemas.openxmlformats.org/officeDocument/2006/relationships/hyperlink" Target="https://doi.org/10.1016/S1364-6613(02)01926-5" TargetMode="External"/><Relationship Id="rId154" Type="http://schemas.microsoft.com/office/2011/relationships/people" Target="people.xm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hyperlink" Target="https://doi.org/10.1111/1467-7687.00039" TargetMode="External"/><Relationship Id="rId102" Type="http://schemas.openxmlformats.org/officeDocument/2006/relationships/hyperlink" Target="https://doi.org/10.1016/S0010-0277(98)00036-5" TargetMode="External"/><Relationship Id="rId123" Type="http://schemas.openxmlformats.org/officeDocument/2006/relationships/hyperlink" Target="https://doi.org/10.1111/j.1540-5834.2008.00469.x" TargetMode="External"/><Relationship Id="rId144" Type="http://schemas.openxmlformats.org/officeDocument/2006/relationships/hyperlink" Target="https://doi.org/10.1016/j.cogdev.2012.08.004" TargetMode="External"/><Relationship Id="rId90" Type="http://schemas.openxmlformats.org/officeDocument/2006/relationships/hyperlink" Target="https://doi.org/10.1177/09637214124706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549</TotalTime>
  <Pages>89</Pages>
  <Words>20467</Words>
  <Characters>116662</Characters>
  <Application>Microsoft Office Word</Application>
  <DocSecurity>0</DocSecurity>
  <Lines>972</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51</cp:revision>
  <dcterms:created xsi:type="dcterms:W3CDTF">2026-06-17T15:08:00Z</dcterms:created>
  <dcterms:modified xsi:type="dcterms:W3CDTF">2026-06-18T21:23:00Z</dcterms:modified>
</cp:coreProperties>
</file>