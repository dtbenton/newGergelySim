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early-emerging,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10326A09" w:rsidR="00053966" w:rsidRDefault="00652A82" w:rsidP="00CA7957">
      <w:pPr>
        <w:spacing w:line="480" w:lineRule="auto"/>
        <w:ind w:firstLine="720"/>
        <w:contextualSpacing/>
        <w:rPr>
          <w:rFonts w:ascii="Times New Roman" w:hAnsi="Times New Roman" w:cs="Times New Roman"/>
          <w:noProof/>
        </w:rPr>
      </w:pPr>
      <w:ins w:id="1" w:author="Benton, Deon" w:date="2026-06-27T13:55:00Z" w16du:dateUtc="2026-06-27T18:55:00Z">
        <w:r>
          <w:rPr>
            <w:rFonts w:ascii="Times New Roman" w:hAnsi="Times New Roman" w:cs="Times New Roman"/>
          </w:rPr>
          <w:t>A daunting challenge faced by young learners is distinguishing efficient from inefficient actions</w:t>
        </w:r>
      </w:ins>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ins w:id="2" w:author="Benton, Deon" w:date="2026-06-27T13:46:00Z" w16du:dateUtc="2026-06-27T18:46:00Z">
        <w:r>
          <w:rPr>
            <w:rFonts w:ascii="Times New Roman" w:hAnsi="Times New Roman" w:cs="Times New Roman"/>
          </w:rPr>
          <w:t xml:space="preserve"> after observing another child tumble down one. </w:t>
        </w:r>
      </w:ins>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ins w:id="3" w:author="Benton, Deon" w:date="2026-06-27T13:47:00Z" w16du:dateUtc="2026-06-27T18:47:00Z">
        <w:r>
          <w:rPr>
            <w:rFonts w:ascii="Times New Roman" w:hAnsi="Times New Roman" w:cs="Times New Roman"/>
          </w:rPr>
          <w:t xml:space="preserve">determining </w:t>
        </w:r>
      </w:ins>
      <w:ins w:id="4" w:author="Benton, Deon" w:date="2026-06-27T13:54:00Z" w16du:dateUtc="2026-06-27T18:54:00Z">
        <w:r>
          <w:rPr>
            <w:rFonts w:ascii="Times New Roman" w:hAnsi="Times New Roman" w:cs="Times New Roman"/>
          </w:rPr>
          <w:t>an</w:t>
        </w:r>
      </w:ins>
      <w:ins w:id="5" w:author="Benton, Deon" w:date="2026-06-27T13:47:00Z" w16du:dateUtc="2026-06-27T18:47:00Z">
        <w:r>
          <w:rPr>
            <w:rFonts w:ascii="Times New Roman" w:hAnsi="Times New Roman" w:cs="Times New Roman"/>
          </w:rPr>
          <w:t xml:space="preserve"> action</w:t>
        </w:r>
      </w:ins>
      <w:ins w:id="6" w:author="Benton, Deon" w:date="2026-06-27T13:54:00Z" w16du:dateUtc="2026-06-27T18:54:00Z">
        <w:r>
          <w:rPr>
            <w:rFonts w:ascii="Times New Roman" w:hAnsi="Times New Roman" w:cs="Times New Roman"/>
          </w:rPr>
          <w:t>’s efficiency</w:t>
        </w:r>
      </w:ins>
      <w:r w:rsidR="00C5298A">
        <w:rPr>
          <w:rFonts w:ascii="Times New Roman" w:hAnsi="Times New Roman" w:cs="Times New Roman"/>
        </w:rPr>
        <w:t>—</w:t>
      </w:r>
      <w:r w:rsidR="009C5A7F">
        <w:rPr>
          <w:rFonts w:ascii="Times New Roman" w:hAnsi="Times New Roman" w:cs="Times New Roman"/>
        </w:rPr>
        <w:t xml:space="preserve">a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ins w:id="7" w:author="Benton, Deon" w:date="2026-06-27T13:48:00Z" w16du:dateUtc="2026-06-27T18:48:00Z">
        <w:r>
          <w:rPr>
            <w:rFonts w:ascii="Times New Roman" w:hAnsi="Times New Roman" w:cs="Times New Roman"/>
          </w:rPr>
          <w:t>competently</w:t>
        </w:r>
      </w:ins>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ins w:id="8" w:author="Benton, Deon" w:date="2026-06-27T13:51:00Z" w16du:dateUtc="2026-06-27T18:51:00Z">
        <w:r>
          <w:rPr>
            <w:rFonts w:ascii="Times New Roman" w:hAnsi="Times New Roman" w:cs="Times New Roman"/>
          </w:rPr>
          <w:t xml:space="preserve"> then concerns when, and importantly how,</w:t>
        </w:r>
      </w:ins>
      <w:ins w:id="9" w:author="Benton, Deon" w:date="2026-06-27T13:53:00Z" w16du:dateUtc="2026-06-27T18:53:00Z">
        <w:r>
          <w:rPr>
            <w:rFonts w:ascii="Times New Roman" w:hAnsi="Times New Roman" w:cs="Times New Roman"/>
          </w:rPr>
          <w:t xml:space="preserve"> this capacity develops in</w:t>
        </w:r>
      </w:ins>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ins w:id="10" w:author="Benton, Deon" w:date="2026-06-27T13:53:00Z" w16du:dateUtc="2026-06-27T18:53:00Z">
        <w:r>
          <w:rPr>
            <w:rFonts w:ascii="Times New Roman" w:hAnsi="Times New Roman" w:cs="Times New Roman"/>
          </w:rPr>
          <w:t>.</w:t>
        </w:r>
      </w:ins>
    </w:p>
    <w:p w14:paraId="07011A1B" w14:textId="16BB28D5" w:rsidR="00233DCE" w:rsidRDefault="008E5DAD" w:rsidP="00E05A21">
      <w:pPr>
        <w:spacing w:line="480" w:lineRule="auto"/>
        <w:ind w:firstLine="720"/>
        <w:contextualSpacing/>
        <w:rPr>
          <w:rFonts w:ascii="Times New Roman" w:hAnsi="Times New Roman" w:cs="Times New Roman"/>
        </w:rPr>
      </w:pPr>
      <w:ins w:id="11" w:author="Benton, Deon" w:date="2026-06-27T13:57:00Z" w16du:dateUtc="2026-06-27T18:57:00Z">
        <w:r>
          <w:rPr>
            <w:rFonts w:ascii="Times New Roman" w:hAnsi="Times New Roman" w:cs="Times New Roman"/>
          </w:rPr>
          <w:t xml:space="preserve">Developmental cognitive scientists have </w:t>
        </w:r>
      </w:ins>
      <w:ins w:id="12" w:author="Benton, Deon" w:date="2026-06-27T13:59:00Z" w16du:dateUtc="2026-06-27T18:59:00Z">
        <w:r>
          <w:rPr>
            <w:rFonts w:ascii="Times New Roman" w:hAnsi="Times New Roman" w:cs="Times New Roman"/>
          </w:rPr>
          <w:t xml:space="preserve">typically </w:t>
        </w:r>
      </w:ins>
      <w:ins w:id="13" w:author="Benton, Deon" w:date="2026-06-27T13:57:00Z" w16du:dateUtc="2026-06-27T18:57:00Z">
        <w:r>
          <w:rPr>
            <w:rFonts w:ascii="Times New Roman" w:hAnsi="Times New Roman" w:cs="Times New Roman"/>
          </w:rPr>
          <w:t>studied the origins of this capacity via the</w:t>
        </w:r>
      </w:ins>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ins w:id="14" w:author="Benton, Deon" w:date="2026-06-27T14:13:00Z" w16du:dateUtc="2026-06-27T19:13:00Z">
        <w:r>
          <w:rPr>
            <w:rFonts w:ascii="Times New Roman" w:hAnsi="Times New Roman" w:cs="Times New Roman"/>
          </w:rPr>
          <w:t>Several</w:t>
        </w:r>
      </w:ins>
      <w:r w:rsidR="00233DCE">
        <w:rPr>
          <w:rFonts w:ascii="Times New Roman" w:hAnsi="Times New Roman" w:cs="Times New Roman"/>
        </w:rPr>
        <w:t xml:space="preserve"> important findings</w:t>
      </w:r>
      <w:ins w:id="15" w:author="Benton, Deon" w:date="2026-06-28T14:50:00Z" w16du:dateUtc="2026-06-28T19:50:00Z">
        <w:r w:rsidR="00110921">
          <w:rPr>
            <w:rFonts w:ascii="Times New Roman" w:hAnsi="Times New Roman" w:cs="Times New Roman"/>
          </w:rPr>
          <w:t xml:space="preserve"> </w:t>
        </w:r>
      </w:ins>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ins w:id="16" w:author="Benton, Deon" w:date="2026-06-27T14:01:00Z" w16du:dateUtc="2026-06-27T19:01:00Z">
        <w:r w:rsidR="00D47A2B">
          <w:rPr>
            <w:rFonts w:ascii="Times New Roman" w:hAnsi="Times New Roman" w:cs="Times New Roman"/>
          </w:rPr>
          <w:t xml:space="preserve">inefficient than efficient actions </w:t>
        </w:r>
      </w:ins>
      <w:ins w:id="17" w:author="Benton, Deon" w:date="2026-06-27T14:08:00Z" w16du:dateUtc="2026-06-27T19:08:00Z">
        <w:r>
          <w:rPr>
            <w:rFonts w:ascii="Times New Roman" w:hAnsi="Times New Roman" w:cs="Times New Roman"/>
          </w:rPr>
          <w:t xml:space="preserve">if the </w:t>
        </w:r>
      </w:ins>
      <w:r w:rsidR="00CE5E41">
        <w:rPr>
          <w:rFonts w:ascii="Times New Roman" w:hAnsi="Times New Roman" w:cs="Times New Roman"/>
        </w:rPr>
        <w:t>first</w:t>
      </w:r>
      <w:r w:rsidR="00487805">
        <w:rPr>
          <w:rFonts w:ascii="Times New Roman" w:hAnsi="Times New Roman" w:cs="Times New Roman"/>
        </w:rPr>
        <w:t xml:space="preserve"> object’s </w:t>
      </w:r>
      <w:ins w:id="18" w:author="Benton, Deon" w:date="2026-06-28T13:41:00Z" w16du:dateUtc="2026-06-28T18:41:00Z">
        <w:r w:rsidR="00BF0C5A">
          <w:rPr>
            <w:rFonts w:ascii="Times New Roman" w:hAnsi="Times New Roman" w:cs="Times New Roman"/>
          </w:rPr>
          <w:t xml:space="preserve">habituation </w:t>
        </w:r>
      </w:ins>
      <w:ins w:id="19" w:author="Benton, Deon" w:date="2026-06-28T13:31:00Z" w16du:dateUtc="2026-06-28T18:31:00Z">
        <w:r w:rsidR="00C7331F">
          <w:rPr>
            <w:rFonts w:ascii="Times New Roman" w:hAnsi="Times New Roman" w:cs="Times New Roman"/>
          </w:rPr>
          <w:t>movement</w:t>
        </w:r>
      </w:ins>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ins w:id="20" w:author="Benton, Deon" w:date="2026-06-27T14:11:00Z" w16du:dateUtc="2026-06-27T19:11:00Z">
        <w:r>
          <w:rPr>
            <w:rFonts w:ascii="Times New Roman" w:hAnsi="Times New Roman" w:cs="Times New Roman"/>
          </w:rPr>
          <w:t xml:space="preserve"> not</w:t>
        </w:r>
      </w:ins>
      <w:ins w:id="21" w:author="Benton, Deon" w:date="2026-06-28T13:41:00Z" w16du:dateUtc="2026-06-28T18:41:00Z">
        <w:r w:rsidR="00BF0C5A">
          <w:rPr>
            <w:rFonts w:ascii="Times New Roman" w:hAnsi="Times New Roman" w:cs="Times New Roman"/>
          </w:rPr>
          <w:t xml:space="preserve"> </w:t>
        </w:r>
      </w:ins>
      <w:ins w:id="22" w:author="Benton, Deon" w:date="2026-06-27T14:11:00Z" w16du:dateUtc="2026-06-27T19:11:00Z">
        <w:r>
          <w:rPr>
            <w:rFonts w:ascii="Times New Roman" w:hAnsi="Times New Roman" w:cs="Times New Roman"/>
          </w:rPr>
          <w:t>unconstrained (</w:t>
        </w:r>
      </w:ins>
      <w:ins w:id="23" w:author="Benton, Deon" w:date="2026-06-28T13:40:00Z" w16du:dateUtc="2026-06-28T18:40:00Z">
        <w:r w:rsidR="00BF0C5A">
          <w:rPr>
            <w:rFonts w:ascii="Times New Roman" w:hAnsi="Times New Roman" w:cs="Times New Roman"/>
          </w:rPr>
          <w:t>Figure 1B</w:t>
        </w:r>
      </w:ins>
      <w:ins w:id="24" w:author="Benton, Deon" w:date="2026-06-28T13:39:00Z" w16du:dateUtc="2026-06-28T18:39:00Z">
        <w:r w:rsidR="00BF0C5A">
          <w:rPr>
            <w:rFonts w:ascii="Times New Roman" w:hAnsi="Times New Roman" w:cs="Times New Roman"/>
          </w:rPr>
          <w:t xml:space="preserve">; </w:t>
        </w:r>
      </w:ins>
      <w:r w:rsidR="00B84A3B">
        <w:rPr>
          <w:rFonts w:ascii="Times New Roman" w:hAnsi="Times New Roman" w:cs="Times New Roman"/>
        </w:rPr>
        <w:t>Gergely et al., 1995</w:t>
      </w:r>
      <w:r w:rsidR="00AF18DD">
        <w:rPr>
          <w:rFonts w:ascii="Times New Roman" w:hAnsi="Times New Roman" w:cs="Times New Roman"/>
        </w:rPr>
        <w:t xml:space="preserve">; </w:t>
      </w:r>
      <w:ins w:id="25" w:author="Benton, Deon" w:date="2026-06-28T14:49:00Z" w16du:dateUtc="2026-06-28T19:49:00Z">
        <w:r w:rsidR="00110921">
          <w:rPr>
            <w:rFonts w:ascii="Times New Roman" w:hAnsi="Times New Roman" w:cs="Times New Roman"/>
          </w:rPr>
          <w:t xml:space="preserve">see also </w:t>
        </w:r>
      </w:ins>
      <w:r w:rsidR="00AF18DD">
        <w:rPr>
          <w:rFonts w:ascii="Times New Roman" w:hAnsi="Times New Roman" w:cs="Times New Roman"/>
        </w:rPr>
        <w:t>Phillips &amp; Wellman, 2005; Schwier et al., 2006; Sodian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ins w:id="26" w:author="Benton, Deon" w:date="2026-06-27T14:12:00Z" w16du:dateUtc="2026-06-27T19:12:00Z">
        <w:r>
          <w:rPr>
            <w:rFonts w:ascii="Times New Roman" w:hAnsi="Times New Roman" w:cs="Times New Roman"/>
          </w:rPr>
          <w:t xml:space="preserve">for infants to show this pattern </w:t>
        </w:r>
      </w:ins>
      <w:r w:rsidR="0022501C">
        <w:rPr>
          <w:rFonts w:ascii="Times New Roman" w:hAnsi="Times New Roman" w:cs="Times New Roman"/>
        </w:rPr>
        <w:t>(</w:t>
      </w:r>
      <w:r w:rsidR="00363BCE">
        <w:rPr>
          <w:rFonts w:ascii="Times New Roman" w:hAnsi="Times New Roman" w:cs="Times New Roman"/>
        </w:rPr>
        <w:t>Figure 2A</w:t>
      </w:r>
      <w:ins w:id="27" w:author="Benton, Deon" w:date="2026-06-27T14:12:00Z" w16du:dateUtc="2026-06-27T19:12:00Z">
        <w:r>
          <w:rPr>
            <w:rFonts w:ascii="Times New Roman" w:hAnsi="Times New Roman" w:cs="Times New Roman"/>
          </w:rPr>
          <w:t xml:space="preserve">; </w:t>
        </w:r>
      </w:ins>
      <w:r w:rsidR="006C788D">
        <w:rPr>
          <w:rFonts w:ascii="Times New Roman" w:hAnsi="Times New Roman" w:cs="Times New Roman"/>
        </w:rPr>
        <w:t xml:space="preserve">e.g., </w:t>
      </w:r>
      <w:r w:rsidR="0022501C">
        <w:rPr>
          <w:rFonts w:ascii="Times New Roman" w:hAnsi="Times New Roman" w:cs="Times New Roman"/>
        </w:rPr>
        <w:t>Csibra et al., 1999</w:t>
      </w:r>
      <w:r w:rsidR="00AF18DD">
        <w:rPr>
          <w:rFonts w:ascii="Times New Roman" w:hAnsi="Times New Roman" w:cs="Times New Roman"/>
        </w:rPr>
        <w:t>; Kamewari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w:t>
      </w:r>
      <w:r w:rsidR="00DB2735" w:rsidRPr="00DB2735">
        <w:rPr>
          <w:rFonts w:ascii="Times New Roman" w:hAnsi="Times New Roman" w:cs="Times New Roman"/>
        </w:rPr>
        <w:lastRenderedPageBreak/>
        <w:t>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Spelke (2017) found that infants </w:t>
      </w:r>
      <w:ins w:id="28" w:author="Benton, Deon" w:date="2026-06-28T13:45:00Z" w16du:dateUtc="2026-06-28T18:45:00Z">
        <w:r w:rsidR="00E11A17">
          <w:rPr>
            <w:rFonts w:ascii="Times New Roman" w:hAnsi="Times New Roman" w:cs="Times New Roman"/>
          </w:rPr>
          <w:t>looked longer at</w:t>
        </w:r>
      </w:ins>
      <w:r w:rsidR="00E85BC2">
        <w:rPr>
          <w:rFonts w:ascii="Times New Roman" w:hAnsi="Times New Roman" w:cs="Times New Roman"/>
        </w:rPr>
        <w:t xml:space="preserve"> substantially inefficient </w:t>
      </w:r>
      <w:ins w:id="29" w:author="Benton, Deon" w:date="2026-06-28T13:45:00Z" w16du:dateUtc="2026-06-28T18:45:00Z">
        <w:r w:rsidR="00E11A17">
          <w:rPr>
            <w:rFonts w:ascii="Times New Roman" w:hAnsi="Times New Roman" w:cs="Times New Roman"/>
          </w:rPr>
          <w:t>than</w:t>
        </w:r>
      </w:ins>
      <w:r w:rsidR="00E85BC2" w:rsidRPr="00E85BC2">
        <w:rPr>
          <w:rFonts w:ascii="Times New Roman" w:hAnsi="Times New Roman" w:cs="Times New Roman"/>
        </w:rPr>
        <w:t xml:space="preserve"> mildly inefficient</w:t>
      </w:r>
      <w:ins w:id="30" w:author="Benton, Deon" w:date="2026-06-28T13:45:00Z" w16du:dateUtc="2026-06-28T18:45:00Z">
        <w:r w:rsidR="00E11A17">
          <w:rPr>
            <w:rFonts w:ascii="Times New Roman" w:hAnsi="Times New Roman" w:cs="Times New Roman"/>
          </w:rPr>
          <w:t xml:space="preserve"> events</w:t>
        </w:r>
      </w:ins>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B7CF337"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ins w:id="31" w:author="Benton, Deon" w:date="2026-06-28T13:50:00Z" w16du:dateUtc="2026-06-28T18:50:00Z">
        <w:r w:rsidR="00372921">
          <w:rPr>
            <w:rFonts w:ascii="Times New Roman" w:hAnsi="Times New Roman" w:cs="Times New Roman"/>
          </w:rPr>
          <w:t xml:space="preserve">infants with </w:t>
        </w:r>
      </w:ins>
      <w:ins w:id="32" w:author="Benton, Deon" w:date="2026-06-28T13:51:00Z" w16du:dateUtc="2026-06-28T18:51:00Z">
        <w:r w:rsidR="00372921">
          <w:rPr>
            <w:rFonts w:ascii="Times New Roman" w:hAnsi="Times New Roman" w:cs="Times New Roman"/>
          </w:rPr>
          <w:t>minimal object-manipulation experience show</w:t>
        </w:r>
      </w:ins>
      <w:r w:rsidRPr="00245684">
        <w:rPr>
          <w:rFonts w:ascii="Times New Roman" w:hAnsi="Times New Roman" w:cs="Times New Roman"/>
        </w:rPr>
        <w:t xml:space="preserve"> </w:t>
      </w:r>
      <w:ins w:id="33" w:author="Benton, Deon" w:date="2026-06-28T13:51:00Z" w16du:dateUtc="2026-06-28T18:51:00Z">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ins>
      <w:r w:rsidRPr="00245684">
        <w:rPr>
          <w:rFonts w:ascii="Times New Roman" w:hAnsi="Times New Roman" w:cs="Times New Roman"/>
        </w:rPr>
        <w:t>to action efficiency when they are given direct action experience (e.g., Skerry et al., 2013; see also Liu et al., 2019).</w:t>
      </w:r>
      <w:r>
        <w:rPr>
          <w:rFonts w:ascii="Times New Roman" w:hAnsi="Times New Roman" w:cs="Times New Roman"/>
        </w:rPr>
        <w:t xml:space="preserve"> </w:t>
      </w:r>
      <w:ins w:id="34" w:author="Benton, Deon" w:date="2026-06-28T13:52:00Z" w16du:dateUtc="2026-06-28T18:52:00Z">
        <w:r w:rsidR="00372921">
          <w:rPr>
            <w:rFonts w:ascii="Times New Roman" w:hAnsi="Times New Roman" w:cs="Times New Roman"/>
          </w:rPr>
          <w:t xml:space="preserve">Skerry et al. (2013) showed that </w:t>
        </w:r>
      </w:ins>
      <w:ins w:id="35" w:author="Benton, Deon" w:date="2026-06-28T13:53:00Z" w16du:dateUtc="2026-06-28T18:53:00Z">
        <w:r w:rsidR="00372921">
          <w:rPr>
            <w:rFonts w:ascii="Times New Roman" w:hAnsi="Times New Roman" w:cs="Times New Roman"/>
          </w:rPr>
          <w:t xml:space="preserve">providing </w:t>
        </w:r>
      </w:ins>
      <w:ins w:id="36" w:author="Benton, Deon" w:date="2026-06-28T13:52:00Z" w16du:dateUtc="2026-06-28T18:52:00Z">
        <w:r w:rsidR="00372921">
          <w:rPr>
            <w:rFonts w:ascii="Times New Roman" w:hAnsi="Times New Roman" w:cs="Times New Roman"/>
          </w:rPr>
          <w:t>pre-reaching</w:t>
        </w:r>
      </w:ins>
      <w:r w:rsidR="00821C5B" w:rsidRPr="00821C5B">
        <w:rPr>
          <w:rFonts w:ascii="Times New Roman" w:hAnsi="Times New Roman" w:cs="Times New Roman"/>
        </w:rPr>
        <w:t xml:space="preserve"> 3-month-olds </w:t>
      </w:r>
      <w:ins w:id="37" w:author="Benton, Deon" w:date="2026-06-28T13:53:00Z" w16du:dateUtc="2026-06-28T18:53:00Z">
        <w:r w:rsidR="00372921">
          <w:rPr>
            <w:rFonts w:ascii="Times New Roman" w:hAnsi="Times New Roman" w:cs="Times New Roman"/>
          </w:rPr>
          <w:t>with direct-action experience via “sticky mittens” enabled them to distinguish efficient from inefficient actions</w:t>
        </w:r>
      </w:ins>
      <w:ins w:id="38" w:author="Benton, Deon" w:date="2026-06-28T13:59:00Z" w16du:dateUtc="2026-06-28T18:59:00Z">
        <w:r w:rsidR="002A5E2D">
          <w:rPr>
            <w:rFonts w:ascii="Times New Roman" w:hAnsi="Times New Roman" w:cs="Times New Roman"/>
          </w:rPr>
          <w:t xml:space="preserve"> (Figure 2D</w:t>
        </w:r>
      </w:ins>
      <w:ins w:id="39" w:author="Benton, Deon" w:date="2026-06-28T14:00:00Z" w16du:dateUtc="2026-06-28T19:00:00Z">
        <w:r w:rsidR="002A5E2D">
          <w:rPr>
            <w:rFonts w:ascii="Times New Roman" w:hAnsi="Times New Roman" w:cs="Times New Roman"/>
          </w:rPr>
          <w:t>)</w:t>
        </w:r>
      </w:ins>
      <w:ins w:id="40" w:author="Benton, Deon" w:date="2026-06-28T13:54:00Z" w16du:dateUtc="2026-06-28T18:54:00Z">
        <w:r w:rsidR="00372921">
          <w:rPr>
            <w:rFonts w:ascii="Times New Roman" w:hAnsi="Times New Roman" w:cs="Times New Roman"/>
          </w:rPr>
          <w:t xml:space="preserve">; </w:t>
        </w:r>
      </w:ins>
      <w:ins w:id="41" w:author="Benton, Deon" w:date="2026-06-28T13:59:00Z" w16du:dateUtc="2026-06-28T18:59:00Z">
        <w:r w:rsidR="002A5E2D">
          <w:rPr>
            <w:rFonts w:ascii="Times New Roman" w:hAnsi="Times New Roman" w:cs="Times New Roman"/>
          </w:rPr>
          <w:t xml:space="preserve">this pattern was absent in infants fitted with non-sticky mittens or given no mittens training whatsoever.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ins w:id="42" w:author="Benton, Deon" w:date="2026-06-28T14:01:00Z" w16du:dateUtc="2026-06-28T19:01:00Z">
        <w:r w:rsidR="002A5E2D">
          <w:rPr>
            <w:rFonts w:ascii="Times New Roman" w:hAnsi="Times New Roman" w:cs="Times New Roman"/>
          </w:rPr>
          <w:t>kinds</w:t>
        </w:r>
      </w:ins>
      <w:r w:rsidR="00074B14">
        <w:rPr>
          <w:rFonts w:ascii="Times New Roman" w:hAnsi="Times New Roman" w:cs="Times New Roman"/>
        </w:rPr>
        <w:t xml:space="preserve"> of proposals have been offered to explain</w:t>
      </w:r>
      <w:ins w:id="43" w:author="Benton, Deon" w:date="2026-06-28T14:01:00Z" w16du:dateUtc="2026-06-28T19:01:00Z">
        <w:r w:rsidR="002A5E2D">
          <w:rPr>
            <w:rFonts w:ascii="Times New Roman" w:hAnsi="Times New Roman" w:cs="Times New Roman"/>
          </w:rPr>
          <w:t xml:space="preserve"> the origins of infant action efficiency understanding.</w:t>
        </w:r>
      </w:ins>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 xml:space="preserve">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ins w:id="44" w:author="Benton, Deon" w:date="2026-06-28T14:03:00Z" w16du:dateUtc="2026-06-28T19:03:00Z">
        <w:r w:rsidR="002A5E2D">
          <w:rPr>
            <w:rFonts w:ascii="Times New Roman" w:hAnsi="Times New Roman" w:cs="Times New Roman"/>
          </w:rPr>
          <w:t>mi</w:t>
        </w:r>
      </w:ins>
      <w:ins w:id="45" w:author="Benton, Deon" w:date="2026-06-28T14:04:00Z" w16du:dateUtc="2026-06-28T19:04:00Z">
        <w:r w:rsidR="002A5E2D">
          <w:rPr>
            <w:rFonts w:ascii="Times New Roman" w:hAnsi="Times New Roman" w:cs="Times New Roman"/>
          </w:rPr>
          <w:t>ni</w:t>
        </w:r>
      </w:ins>
      <w:ins w:id="46" w:author="Benton, Deon" w:date="2026-06-28T14:03:00Z" w16du:dateUtc="2026-06-28T19:03:00Z">
        <w:r w:rsidR="002A5E2D">
          <w:rPr>
            <w:rFonts w:ascii="Times New Roman" w:hAnsi="Times New Roman" w:cs="Times New Roman"/>
          </w:rPr>
          <w:t>mally costly actions</w:t>
        </w:r>
      </w:ins>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169C9B21"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ins w:id="47" w:author="Benton, Deon" w:date="2026-06-28T14:13:00Z" w16du:dateUtc="2026-06-28T19:13:00Z">
        <w:r w:rsidR="000600C9">
          <w:rPr>
            <w:rFonts w:ascii="Times New Roman" w:hAnsi="Times New Roman" w:cs="Times New Roman"/>
          </w:rPr>
          <w:t>shares</w:t>
        </w:r>
      </w:ins>
      <w:r w:rsidR="00637ED5">
        <w:rPr>
          <w:rFonts w:ascii="Times New Roman" w:hAnsi="Times New Roman" w:cs="Times New Roman"/>
        </w:rPr>
        <w:t xml:space="preserve"> a common limitation: None specify the origins of </w:t>
      </w:r>
      <w:ins w:id="48" w:author="Benton, Deon" w:date="2026-06-28T14:04:00Z" w16du:dateUtc="2026-06-28T19:04:00Z">
        <w:r w:rsidR="002A5E2D">
          <w:rPr>
            <w:rFonts w:ascii="Times New Roman" w:hAnsi="Times New Roman" w:cs="Times New Roman"/>
          </w:rPr>
          <w:t xml:space="preserve">the </w:t>
        </w:r>
      </w:ins>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ins w:id="49" w:author="Benton, Deon" w:date="2026-06-28T14:12:00Z" w16du:dateUtc="2026-06-28T19:12:00Z">
        <w:r w:rsidR="000600C9">
          <w:rPr>
            <w:rFonts w:ascii="Times New Roman" w:hAnsi="Times New Roman" w:cs="Times New Roman"/>
          </w:rPr>
          <w:t>rationality</w:t>
        </w:r>
      </w:ins>
      <w:ins w:id="50" w:author="Benton, Deon" w:date="2026-06-28T14:05:00Z" w16du:dateUtc="2026-06-28T19:05:00Z">
        <w:r w:rsidR="002A5E2D">
          <w:rPr>
            <w:rFonts w:ascii="Times New Roman" w:hAnsi="Times New Roman" w:cs="Times New Roman"/>
          </w:rPr>
          <w:t xml:space="preserve"> </w:t>
        </w:r>
      </w:ins>
      <w:ins w:id="51" w:author="Benton, Deon" w:date="2026-06-28T14:12:00Z" w16du:dateUtc="2026-06-28T19:12:00Z">
        <w:r w:rsidR="000600C9">
          <w:rPr>
            <w:rFonts w:ascii="Times New Roman" w:hAnsi="Times New Roman" w:cs="Times New Roman"/>
          </w:rPr>
          <w:t>notion</w:t>
        </w:r>
      </w:ins>
      <w:ins w:id="52" w:author="Benton, Deon" w:date="2026-06-28T14:13:00Z" w16du:dateUtc="2026-06-28T19:13:00Z">
        <w:r w:rsidR="000600C9">
          <w:rPr>
            <w:rFonts w:ascii="Times New Roman" w:hAnsi="Times New Roman" w:cs="Times New Roman"/>
          </w:rPr>
          <w:t>s</w:t>
        </w:r>
      </w:ins>
      <w:ins w:id="53" w:author="Benton, Deon" w:date="2026-06-28T14:12:00Z" w16du:dateUtc="2026-06-28T19:12:00Z">
        <w:r w:rsidR="000600C9">
          <w:rPr>
            <w:rFonts w:ascii="Times New Roman" w:hAnsi="Times New Roman" w:cs="Times New Roman"/>
          </w:rPr>
          <w:t xml:space="preserve"> </w:t>
        </w:r>
      </w:ins>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ins w:id="54" w:author="Benton, Deon" w:date="2026-06-28T14:07:00Z" w16du:dateUtc="2026-06-28T19:07:00Z">
        <w:r w:rsidR="002A5E2D">
          <w:rPr>
            <w:rFonts w:ascii="Times New Roman" w:hAnsi="Times New Roman" w:cs="Times New Roman"/>
          </w:rPr>
          <w:t xml:space="preserve"> similarly</w:t>
        </w:r>
      </w:ins>
      <w:ins w:id="55" w:author="Benton, Deon" w:date="2026-06-28T14:10:00Z" w16du:dateUtc="2026-06-28T19:10:00Z">
        <w:r w:rsidR="000600C9">
          <w:rPr>
            <w:rFonts w:ascii="Times New Roman" w:hAnsi="Times New Roman" w:cs="Times New Roman"/>
          </w:rPr>
          <w:t xml:space="preserve"> </w:t>
        </w:r>
      </w:ins>
      <w:del w:id="56" w:author="Benton, Deon" w:date="2026-06-28T14:12:00Z" w16du:dateUtc="2026-06-28T19:12:00Z">
        <w:r w:rsidR="00D664CB" w:rsidDel="000600C9">
          <w:rPr>
            <w:rFonts w:ascii="Times New Roman" w:hAnsi="Times New Roman" w:cs="Times New Roman"/>
          </w:rPr>
          <w:delText xml:space="preserve"> </w:delText>
        </w:r>
      </w:del>
      <w:r w:rsidR="00637ED5">
        <w:rPr>
          <w:rFonts w:ascii="Times New Roman" w:hAnsi="Times New Roman" w:cs="Times New Roman"/>
        </w:rPr>
        <w:t>silent about</w:t>
      </w:r>
      <w:ins w:id="57" w:author="Benton, Deon" w:date="2026-06-28T14:12:00Z" w16du:dateUtc="2026-06-28T19:12:00Z">
        <w:r w:rsidR="000600C9">
          <w:rPr>
            <w:rFonts w:ascii="Times New Roman" w:hAnsi="Times New Roman" w:cs="Times New Roman"/>
          </w:rPr>
          <w:t xml:space="preserve"> the basis of such n</w:t>
        </w:r>
      </w:ins>
      <w:ins w:id="58" w:author="Benton, Deon" w:date="2026-06-28T14:13:00Z" w16du:dateUtc="2026-06-28T19:13:00Z">
        <w:r w:rsidR="000600C9">
          <w:rPr>
            <w:rFonts w:ascii="Times New Roman" w:hAnsi="Times New Roman" w:cs="Times New Roman"/>
          </w:rPr>
          <w:t>otions as</w:t>
        </w:r>
      </w:ins>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ins w:id="59" w:author="Benton, Deon" w:date="2026-06-28T14:14:00Z" w16du:dateUtc="2026-06-28T19:14:00Z">
        <w:r w:rsidR="000600C9">
          <w:rPr>
            <w:rFonts w:ascii="Times New Roman" w:hAnsi="Times New Roman" w:cs="Times New Roman"/>
          </w:rPr>
          <w:t xml:space="preserve"> And</w:t>
        </w:r>
      </w:ins>
      <w:r w:rsidR="00637ED5">
        <w:rPr>
          <w:rFonts w:ascii="Times New Roman" w:hAnsi="Times New Roman" w:cs="Times New Roman"/>
        </w:rPr>
        <w:t xml:space="preserve"> </w:t>
      </w:r>
      <w:r w:rsidR="00F47C53" w:rsidRPr="00F47C53">
        <w:rPr>
          <w:rFonts w:ascii="Times New Roman" w:hAnsi="Times New Roman" w:cs="Times New Roman"/>
        </w:rPr>
        <w:t xml:space="preserve">Liu et al.’s </w:t>
      </w:r>
      <w:del w:id="60" w:author="Benton, Deon" w:date="2026-06-28T14:14:00Z" w16du:dateUtc="2026-06-28T19:14:00Z">
        <w:r w:rsidR="008F21E5" w:rsidDel="000600C9">
          <w:rPr>
            <w:rFonts w:ascii="Times New Roman" w:hAnsi="Times New Roman" w:cs="Times New Roman"/>
          </w:rPr>
          <w:delText>(202</w:delText>
        </w:r>
        <w:r w:rsidR="00281559" w:rsidDel="000600C9">
          <w:rPr>
            <w:rFonts w:ascii="Times New Roman" w:hAnsi="Times New Roman" w:cs="Times New Roman"/>
          </w:rPr>
          <w:delText>6</w:delText>
        </w:r>
        <w:r w:rsidR="008F21E5" w:rsidDel="000600C9">
          <w:rPr>
            <w:rFonts w:ascii="Times New Roman" w:hAnsi="Times New Roman" w:cs="Times New Roman"/>
          </w:rPr>
          <w:delText xml:space="preserve">) </w:delText>
        </w:r>
      </w:del>
      <w:r w:rsidR="00F47C53" w:rsidRPr="00F47C53">
        <w:rPr>
          <w:rFonts w:ascii="Times New Roman" w:hAnsi="Times New Roman" w:cs="Times New Roman"/>
        </w:rPr>
        <w:t>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 explain</w:t>
      </w:r>
      <w:ins w:id="61" w:author="Benton, Deon" w:date="2026-06-28T14:15:00Z" w16du:dateUtc="2026-06-28T19:15:00Z">
        <w:r w:rsidR="000600C9">
          <w:rPr>
            <w:rFonts w:ascii="Times New Roman" w:hAnsi="Times New Roman" w:cs="Times New Roman"/>
          </w:rPr>
          <w:t>s</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ins w:id="62" w:author="Benton, Deon" w:date="2026-06-28T14:16:00Z" w16du:dateUtc="2026-06-28T19:16:00Z">
        <w:r w:rsidR="008B4701">
          <w:rPr>
            <w:rFonts w:ascii="Times New Roman" w:hAnsi="Times New Roman" w:cs="Times New Roman"/>
          </w:rPr>
          <w:t>the product of domain-general learning over perceptual regularities</w:t>
        </w:r>
      </w:ins>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Bogartz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lastRenderedPageBreak/>
        <w:t>Munakata et al., 1997; Perner &amp; Ruffman, 2005; Scarf et al., 2012a, 2012b; Simon, 1997; Rakison &amp; Lupyan,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Van Overwalle</w:t>
      </w:r>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ins w:id="63" w:author="Benton, Deon" w:date="2026-06-28T14:25:00Z" w16du:dateUtc="2026-06-28T19:25:00Z">
        <w:r w:rsidR="0039680A">
          <w:rPr>
            <w:rFonts w:ascii="Times New Roman" w:hAnsi="Times New Roman" w:cs="Times New Roman"/>
          </w:rPr>
          <w:t xml:space="preserve"> </w:t>
        </w:r>
      </w:ins>
      <w:ins w:id="64" w:author="Benton, Deon" w:date="2026-06-28T14:19:00Z" w16du:dateUtc="2026-06-28T19:19:00Z">
        <w:r w:rsidR="0039680A">
          <w:rPr>
            <w:rFonts w:ascii="Times New Roman" w:hAnsi="Times New Roman" w:cs="Times New Roman"/>
          </w:rPr>
          <w:t>as infants observe agents mov</w:t>
        </w:r>
      </w:ins>
      <w:ins w:id="65" w:author="Benton, Deon" w:date="2026-06-28T14:20:00Z" w16du:dateUtc="2026-06-28T19:20:00Z">
        <w:r w:rsidR="0039680A">
          <w:rPr>
            <w:rFonts w:ascii="Times New Roman" w:hAnsi="Times New Roman" w:cs="Times New Roman"/>
          </w:rPr>
          <w:t>ing</w:t>
        </w:r>
      </w:ins>
      <w:r w:rsidR="00F4387E">
        <w:rPr>
          <w:rFonts w:ascii="Times New Roman" w:hAnsi="Times New Roman" w:cs="Times New Roman"/>
        </w:rPr>
        <w:t xml:space="preserve"> toward </w:t>
      </w:r>
      <w:ins w:id="66" w:author="Benton, Deon" w:date="2026-06-28T14:20:00Z" w16du:dateUtc="2026-06-28T19:20:00Z">
        <w:r w:rsidR="0039680A">
          <w:rPr>
            <w:rFonts w:ascii="Times New Roman" w:hAnsi="Times New Roman" w:cs="Times New Roman"/>
          </w:rPr>
          <w:t xml:space="preserve">their </w:t>
        </w:r>
      </w:ins>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ins w:id="67" w:author="Benton, Deon" w:date="2026-06-28T14:20:00Z" w16du:dateUtc="2026-06-28T19:20:00Z">
        <w:r w:rsidR="0039680A">
          <w:rPr>
            <w:rFonts w:ascii="Times New Roman" w:hAnsi="Times New Roman" w:cs="Times New Roman"/>
          </w:rPr>
          <w:t xml:space="preserve">develop </w:t>
        </w:r>
      </w:ins>
      <w:ins w:id="68" w:author="Benton, Deon" w:date="2026-06-28T14:21:00Z" w16du:dateUtc="2026-06-28T19:21:00Z">
        <w:r w:rsidR="0039680A">
          <w:rPr>
            <w:rFonts w:ascii="Times New Roman" w:hAnsi="Times New Roman" w:cs="Times New Roman"/>
          </w:rPr>
          <w:t>capturing the visible state of the world</w:t>
        </w:r>
      </w:ins>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ins w:id="69" w:author="Benton, Deon" w:date="2026-06-28T14:24:00Z" w16du:dateUtc="2026-06-28T19:24:00Z">
        <w:r w:rsidR="0039680A">
          <w:rPr>
            <w:rFonts w:ascii="Times New Roman" w:hAnsi="Times New Roman" w:cs="Times New Roman"/>
          </w:rPr>
          <w:t xml:space="preserve">He showed that a connectionist model </w:t>
        </w:r>
      </w:ins>
      <w:ins w:id="70" w:author="Benton, Deon" w:date="2026-06-28T14:25:00Z" w16du:dateUtc="2026-06-28T19:25:00Z">
        <w:r w:rsidR="0039680A">
          <w:rPr>
            <w:rFonts w:ascii="Times New Roman" w:hAnsi="Times New Roman" w:cs="Times New Roman"/>
          </w:rPr>
          <w:t>implementing this</w:t>
        </w:r>
      </w:ins>
      <w:ins w:id="71" w:author="Benton, Deon" w:date="2026-06-28T14:24:00Z" w16du:dateUtc="2026-06-28T19:24:00Z">
        <w:r w:rsidR="0039680A">
          <w:rPr>
            <w:rFonts w:ascii="Times New Roman" w:hAnsi="Times New Roman" w:cs="Times New Roman"/>
          </w:rPr>
          <w:t xml:space="preserve"> </w:t>
        </w:r>
      </w:ins>
      <w:ins w:id="72" w:author="Benton, Deon" w:date="2026-06-28T14:25:00Z" w16du:dateUtc="2026-06-28T19:25:00Z">
        <w:r w:rsidR="0039680A">
          <w:rPr>
            <w:rFonts w:ascii="Times New Roman" w:hAnsi="Times New Roman" w:cs="Times New Roman"/>
          </w:rPr>
          <w:t>“</w:t>
        </w:r>
      </w:ins>
      <w:ins w:id="73" w:author="Benton, Deon" w:date="2026-06-28T14:24:00Z" w16du:dateUtc="2026-06-28T19:24:00Z">
        <w:r w:rsidR="0039680A">
          <w:rPr>
            <w:rFonts w:ascii="Times New Roman" w:hAnsi="Times New Roman" w:cs="Times New Roman"/>
          </w:rPr>
          <w:t>forward model</w:t>
        </w:r>
      </w:ins>
      <w:ins w:id="74" w:author="Benton, Deon" w:date="2026-06-28T14:27:00Z" w16du:dateUtc="2026-06-28T19:27:00Z">
        <w:r w:rsidR="00EA1703">
          <w:rPr>
            <w:rFonts w:ascii="Times New Roman" w:hAnsi="Times New Roman" w:cs="Times New Roman"/>
          </w:rPr>
          <w:t>”</w:t>
        </w:r>
      </w:ins>
      <w:ins w:id="75" w:author="Benton, Deon" w:date="2026-06-28T14:24:00Z" w16du:dateUtc="2026-06-28T19:24:00Z">
        <w:r w:rsidR="0039680A">
          <w:rPr>
            <w:rFonts w:ascii="Times New Roman" w:hAnsi="Times New Roman" w:cs="Times New Roman"/>
          </w:rPr>
          <w:t xml:space="preserve"> reproduced</w:t>
        </w:r>
      </w:ins>
      <w:ins w:id="76" w:author="Benton, Deon" w:date="2026-06-28T14:26:00Z" w16du:dateUtc="2026-06-28T19:26:00Z">
        <w:r w:rsidR="0039680A">
          <w:rPr>
            <w:rFonts w:ascii="Times New Roman" w:hAnsi="Times New Roman" w:cs="Times New Roman"/>
          </w:rPr>
          <w:t xml:space="preserve"> the finding </w:t>
        </w:r>
      </w:ins>
      <w:ins w:id="77" w:author="Benton, Deon" w:date="2026-06-28T14:28:00Z" w16du:dateUtc="2026-06-28T19:28:00Z">
        <w:r w:rsidR="00EA1703">
          <w:rPr>
            <w:rFonts w:ascii="Times New Roman" w:hAnsi="Times New Roman" w:cs="Times New Roman"/>
          </w:rPr>
          <w:t>that infants looked longer at</w:t>
        </w:r>
      </w:ins>
      <w:ins w:id="78" w:author="Benton, Deon" w:date="2026-06-28T14:26:00Z" w16du:dateUtc="2026-06-28T19:26:00Z">
        <w:r w:rsidR="0039680A">
          <w:rPr>
            <w:rFonts w:ascii="Times New Roman" w:hAnsi="Times New Roman" w:cs="Times New Roman"/>
          </w:rPr>
          <w:t xml:space="preserve"> inefficient than efficient action</w:t>
        </w:r>
      </w:ins>
      <w:ins w:id="79" w:author="Benton, Deon" w:date="2026-06-28T14:28:00Z" w16du:dateUtc="2026-06-28T19:28:00Z">
        <w:r w:rsidR="00EA1703">
          <w:rPr>
            <w:rFonts w:ascii="Times New Roman" w:hAnsi="Times New Roman" w:cs="Times New Roman"/>
          </w:rPr>
          <w:t>s</w:t>
        </w:r>
      </w:ins>
      <w:ins w:id="80" w:author="Benton, Deon" w:date="2026-06-28T14:26:00Z" w16du:dateUtc="2026-06-28T19:26:00Z">
        <w:r w:rsidR="0039680A">
          <w:rPr>
            <w:rFonts w:ascii="Times New Roman" w:hAnsi="Times New Roman" w:cs="Times New Roman"/>
          </w:rPr>
          <w:t xml:space="preserve"> following habituation to constrained </w:t>
        </w:r>
      </w:ins>
      <w:ins w:id="81" w:author="Benton, Deon" w:date="2026-06-28T14:28:00Z" w16du:dateUtc="2026-06-28T19:28:00Z">
        <w:r w:rsidR="00EA1703">
          <w:rPr>
            <w:rFonts w:ascii="Times New Roman" w:hAnsi="Times New Roman" w:cs="Times New Roman"/>
          </w:rPr>
          <w:t xml:space="preserve">motion only. </w:t>
        </w:r>
      </w:ins>
    </w:p>
    <w:p w14:paraId="685FC961" w14:textId="1F104DD9"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ins w:id="82" w:author="Benton, Deon" w:date="2026-06-28T14:29:00Z" w16du:dateUtc="2026-06-28T19:29:00Z">
        <w:r w:rsidR="007F541E">
          <w:rPr>
            <w:rFonts w:ascii="Times New Roman" w:hAnsi="Times New Roman" w:cs="Times New Roman"/>
          </w:rPr>
          <w:t>nevertheless</w:t>
        </w:r>
      </w:ins>
      <w:r w:rsidR="007F541E">
        <w:rPr>
          <w:rFonts w:ascii="Times New Roman" w:hAnsi="Times New Roman" w:cs="Times New Roman"/>
        </w:rPr>
        <w:t xml:space="preserve"> </w:t>
      </w:r>
      <w:r>
        <w:rPr>
          <w:rFonts w:ascii="Times New Roman" w:hAnsi="Times New Roman" w:cs="Times New Roman"/>
        </w:rPr>
        <w:t xml:space="preserve">limited in </w:t>
      </w:r>
      <w:ins w:id="83" w:author="Benton, Deon" w:date="2026-06-28T14:56:00Z" w16du:dateUtc="2026-06-28T19:56:00Z">
        <w:r w:rsidR="00580671">
          <w:rPr>
            <w:rFonts w:ascii="Times New Roman" w:hAnsi="Times New Roman" w:cs="Times New Roman"/>
          </w:rPr>
          <w:t>key</w:t>
        </w:r>
      </w:ins>
      <w:r>
        <w:rPr>
          <w:rFonts w:ascii="Times New Roman" w:hAnsi="Times New Roman" w:cs="Times New Roman"/>
        </w:rPr>
        <w:t xml:space="preserve"> respects. </w:t>
      </w:r>
      <w:ins w:id="84" w:author="Benton, Deon" w:date="2026-06-28T14:30:00Z" w16du:dateUtc="2026-06-28T19:30:00Z">
        <w:r w:rsidR="0039302D">
          <w:rPr>
            <w:rFonts w:ascii="Times New Roman" w:hAnsi="Times New Roman" w:cs="Times New Roman"/>
          </w:rPr>
          <w:t xml:space="preserve">First, </w:t>
        </w:r>
      </w:ins>
      <w:ins w:id="85" w:author="Benton, Deon" w:date="2026-06-28T14:56:00Z" w16du:dateUtc="2026-06-28T19:56:00Z">
        <w:r w:rsidR="00580671">
          <w:rPr>
            <w:rFonts w:ascii="Times New Roman" w:hAnsi="Times New Roman" w:cs="Times New Roman"/>
          </w:rPr>
          <w:t>it</w:t>
        </w:r>
      </w:ins>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ins w:id="86" w:author="Benton, Deon" w:date="2026-06-28T14:30:00Z" w16du:dateUtc="2026-06-28T19:30:00Z">
        <w:r w:rsidR="006E6991">
          <w:rPr>
            <w:rFonts w:ascii="Times New Roman" w:hAnsi="Times New Roman" w:cs="Times New Roman"/>
          </w:rPr>
          <w:t xml:space="preserve"> findings like that by</w:t>
        </w:r>
      </w:ins>
      <w:r>
        <w:rPr>
          <w:rFonts w:ascii="Times New Roman" w:hAnsi="Times New Roman" w:cs="Times New Roman"/>
        </w:rPr>
        <w:t xml:space="preserve"> Csibra et al.</w:t>
      </w:r>
      <w:ins w:id="87" w:author="Benton, Deon" w:date="2026-06-28T14:53:00Z" w16du:dateUtc="2026-06-28T19:53:00Z">
        <w:r w:rsidR="00580671">
          <w:rPr>
            <w:rFonts w:ascii="Times New Roman" w:hAnsi="Times New Roman" w:cs="Times New Roman"/>
          </w:rPr>
          <w:t xml:space="preserve"> </w:t>
        </w:r>
      </w:ins>
      <w:r>
        <w:rPr>
          <w:rFonts w:ascii="Times New Roman" w:hAnsi="Times New Roman" w:cs="Times New Roman"/>
        </w:rPr>
        <w:t xml:space="preserve">(2003) </w:t>
      </w:r>
      <w:ins w:id="88" w:author="Benton, Deon" w:date="2026-06-28T14:30:00Z" w16du:dateUtc="2026-06-28T19:30:00Z">
        <w:r w:rsidR="006E6991">
          <w:rPr>
            <w:rFonts w:ascii="Times New Roman" w:hAnsi="Times New Roman" w:cs="Times New Roman"/>
          </w:rPr>
          <w:t>requires</w:t>
        </w:r>
      </w:ins>
      <w:r>
        <w:rPr>
          <w:rFonts w:ascii="Times New Roman" w:hAnsi="Times New Roman" w:cs="Times New Roman"/>
        </w:rPr>
        <w:t xml:space="preserve">. </w:t>
      </w:r>
      <w:ins w:id="89" w:author="Benton, Deon" w:date="2026-06-28T14:30:00Z" w16du:dateUtc="2026-06-28T19:30:00Z">
        <w:r w:rsidR="0039302D">
          <w:rPr>
            <w:rFonts w:ascii="Times New Roman" w:hAnsi="Times New Roman" w:cs="Times New Roman"/>
          </w:rPr>
          <w:t>Second,</w:t>
        </w:r>
      </w:ins>
      <w:ins w:id="90" w:author="Benton, Deon" w:date="2026-06-28T14:55:00Z" w16du:dateUtc="2026-06-28T19:55:00Z">
        <w:r w:rsidR="00580671">
          <w:rPr>
            <w:rFonts w:ascii="Times New Roman" w:hAnsi="Times New Roman" w:cs="Times New Roman"/>
          </w:rPr>
          <w:t xml:space="preserve"> </w:t>
        </w:r>
      </w:ins>
      <w:ins w:id="91" w:author="Benton, Deon" w:date="2026-06-28T14:31:00Z" w16du:dateUtc="2026-06-28T19:31:00Z">
        <w:r w:rsidR="0039302D">
          <w:rPr>
            <w:rFonts w:ascii="Times New Roman" w:hAnsi="Times New Roman" w:cs="Times New Roman"/>
          </w:rPr>
          <w:t>implementing agent and object units</w:t>
        </w:r>
      </w:ins>
      <w:ins w:id="92" w:author="Benton, Deon" w:date="2026-06-28T14:55:00Z" w16du:dateUtc="2026-06-28T19:55:00Z">
        <w:r w:rsidR="00580671">
          <w:rPr>
            <w:rFonts w:ascii="Times New Roman" w:hAnsi="Times New Roman" w:cs="Times New Roman"/>
          </w:rPr>
          <w:t xml:space="preserve"> meant that the model</w:t>
        </w:r>
      </w:ins>
      <w:ins w:id="93" w:author="Benton, Deon" w:date="2026-06-28T14:52:00Z" w16du:dateUtc="2026-06-28T19:52:00Z">
        <w:r w:rsidR="00580671">
          <w:rPr>
            <w:rFonts w:ascii="Times New Roman" w:hAnsi="Times New Roman" w:cs="Times New Roman"/>
          </w:rPr>
          <w:t xml:space="preserve"> built in</w:t>
        </w:r>
      </w:ins>
      <w:ins w:id="94" w:author="Benton, Deon" w:date="2026-06-28T14:31:00Z" w16du:dateUtc="2026-06-28T19:31:00Z">
        <w:r w:rsidR="0039302D">
          <w:rPr>
            <w:rFonts w:ascii="Times New Roman" w:hAnsi="Times New Roman" w:cs="Times New Roman"/>
          </w:rPr>
          <w:t xml:space="preserve"> </w:t>
        </w:r>
      </w:ins>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ins w:id="95" w:author="Benton, Deon" w:date="2026-06-28T14:57:00Z" w16du:dateUtc="2026-06-28T19:57:00Z">
        <w:r w:rsidR="00580671">
          <w:rPr>
            <w:rFonts w:ascii="Times New Roman" w:hAnsi="Times New Roman" w:cs="Times New Roman"/>
          </w:rPr>
          <w:t xml:space="preserve">it </w:t>
        </w:r>
      </w:ins>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ins w:id="96" w:author="Benton, Deon" w:date="2026-06-28T14:32:00Z" w16du:dateUtc="2026-06-28T19:32:00Z">
        <w:r w:rsidR="00137361">
          <w:rPr>
            <w:rFonts w:ascii="Times New Roman" w:hAnsi="Times New Roman" w:cs="Times New Roman"/>
          </w:rPr>
          <w:t xml:space="preserve">barrier information from its simulation of the </w:t>
        </w:r>
      </w:ins>
      <w:ins w:id="97" w:author="Benton, Deon" w:date="2026-06-28T14:33:00Z" w16du:dateUtc="2026-06-28T19:33:00Z">
        <w:r w:rsidR="00137361">
          <w:rPr>
            <w:rFonts w:ascii="Times New Roman" w:hAnsi="Times New Roman" w:cs="Times New Roman"/>
          </w:rPr>
          <w:t>Control condition (</w:t>
        </w:r>
      </w:ins>
      <w:ins w:id="98" w:author="Benton, Deon" w:date="2026-06-28T14:34:00Z" w16du:dateUtc="2026-06-28T19:34:00Z">
        <w:r w:rsidR="00137361">
          <w:rPr>
            <w:rFonts w:ascii="Times New Roman" w:hAnsi="Times New Roman" w:cs="Times New Roman"/>
          </w:rPr>
          <w:t xml:space="preserve">Figure 1B) </w:t>
        </w:r>
      </w:ins>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19B39B4D" w14:textId="16CEB30B" w:rsidR="00976A68" w:rsidRDefault="000D67F7" w:rsidP="00976A68">
      <w:pPr>
        <w:spacing w:line="480" w:lineRule="auto"/>
        <w:ind w:firstLine="720"/>
        <w:contextualSpacing/>
        <w:rPr>
          <w:rFonts w:ascii="Times New Roman" w:hAnsi="Times New Roman" w:cs="Times New Roman"/>
        </w:rPr>
      </w:pPr>
      <w:ins w:id="99" w:author="Benton, Deon" w:date="2026-06-28T15:03:00Z" w16du:dateUtc="2026-06-28T20:03:00Z">
        <w:r>
          <w:rPr>
            <w:rFonts w:ascii="Times New Roman" w:eastAsia="Times New Roman" w:hAnsi="Times New Roman" w:cs="Times New Roman"/>
          </w:rPr>
          <w:t xml:space="preserve">Given these limitations, </w:t>
        </w:r>
      </w:ins>
      <w:ins w:id="100" w:author="Benton, Deon" w:date="2026-06-28T18:19:00Z" w16du:dateUtc="2026-06-28T23:19:00Z">
        <w:r w:rsidR="004B24EC">
          <w:rPr>
            <w:rFonts w:ascii="Times New Roman" w:eastAsia="Times New Roman" w:hAnsi="Times New Roman" w:cs="Times New Roman"/>
          </w:rPr>
          <w:t>I</w:t>
        </w:r>
      </w:ins>
      <w:ins w:id="101" w:author="Benton, Deon" w:date="2026-06-28T15:21:00Z" w16du:dateUtc="2026-06-28T20:21:00Z">
        <w:r w:rsidR="008E2BAD">
          <w:rPr>
            <w:rFonts w:ascii="Times New Roman" w:eastAsia="Times New Roman" w:hAnsi="Times New Roman" w:cs="Times New Roman"/>
          </w:rPr>
          <w:t xml:space="preserve"> develop and</w:t>
        </w:r>
      </w:ins>
      <w:ins w:id="102" w:author="Benton, Deon" w:date="2026-06-28T15:35:00Z" w16du:dateUtc="2026-06-28T20:35:00Z">
        <w:r w:rsidR="002E1175">
          <w:rPr>
            <w:rFonts w:ascii="Times New Roman" w:eastAsia="Times New Roman" w:hAnsi="Times New Roman" w:cs="Times New Roman"/>
          </w:rPr>
          <w:t xml:space="preserve"> computationally instantiate an alternative lean account that</w:t>
        </w:r>
      </w:ins>
      <w:ins w:id="103" w:author="Benton, Deon" w:date="2026-06-28T15:21:00Z" w16du:dateUtc="2026-06-28T20:21:00Z">
        <w:r w:rsidR="008E2BAD">
          <w:rPr>
            <w:rFonts w:ascii="Times New Roman" w:eastAsia="Times New Roman" w:hAnsi="Times New Roman" w:cs="Times New Roman"/>
          </w:rPr>
          <w:t xml:space="preserve"> </w:t>
        </w:r>
      </w:ins>
      <w:ins w:id="104" w:author="Benton, Deon" w:date="2026-06-28T15:09:00Z" w16du:dateUtc="2026-06-28T20:09:00Z">
        <w:r>
          <w:rPr>
            <w:rFonts w:ascii="Times New Roman" w:eastAsia="Times New Roman" w:hAnsi="Times New Roman" w:cs="Times New Roman"/>
          </w:rPr>
          <w:t xml:space="preserve">captures </w:t>
        </w:r>
      </w:ins>
      <w:ins w:id="105" w:author="Benton, Deon" w:date="2026-06-28T15:27:00Z" w16du:dateUtc="2026-06-28T20:27:00Z">
        <w:r w:rsidR="00906987">
          <w:rPr>
            <w:rFonts w:ascii="Times New Roman" w:eastAsia="Times New Roman" w:hAnsi="Times New Roman" w:cs="Times New Roman"/>
          </w:rPr>
          <w:t>the five</w:t>
        </w:r>
      </w:ins>
      <w:ins w:id="106" w:author="Benton, Deon" w:date="2026-06-28T15:35:00Z" w16du:dateUtc="2026-06-28T20:35:00Z">
        <w:r w:rsidR="002E1175">
          <w:rPr>
            <w:rFonts w:ascii="Times New Roman" w:eastAsia="Times New Roman" w:hAnsi="Times New Roman" w:cs="Times New Roman"/>
          </w:rPr>
          <w:t xml:space="preserve"> </w:t>
        </w:r>
      </w:ins>
      <w:r w:rsidR="00B70C06">
        <w:rPr>
          <w:rFonts w:ascii="Times New Roman" w:eastAsia="Times New Roman" w:hAnsi="Times New Roman" w:cs="Times New Roman"/>
        </w:rPr>
        <w:t>target findings</w:t>
      </w:r>
      <w:ins w:id="107" w:author="Benton, Deon" w:date="2026-06-28T15:27:00Z" w16du:dateUtc="2026-06-28T20:27:00Z">
        <w:r w:rsidR="00906987">
          <w:rPr>
            <w:rFonts w:ascii="Times New Roman" w:eastAsia="Times New Roman" w:hAnsi="Times New Roman" w:cs="Times New Roman"/>
          </w:rPr>
          <w:t xml:space="preserve"> discussed in the opening</w:t>
        </w:r>
      </w:ins>
      <w:ins w:id="108" w:author="Benton, Deon" w:date="2026-06-28T15:21:00Z" w16du:dateUtc="2026-06-28T20:21:00Z">
        <w:r w:rsidR="008E2BAD">
          <w:rPr>
            <w:rFonts w:ascii="Times New Roman" w:eastAsia="Times New Roman" w:hAnsi="Times New Roman" w:cs="Times New Roman"/>
          </w:rPr>
          <w:t xml:space="preserve">. </w:t>
        </w:r>
      </w:ins>
      <w:r w:rsidR="00976A68">
        <w:rPr>
          <w:rFonts w:ascii="Times New Roman" w:eastAsia="Times New Roman" w:hAnsi="Times New Roman" w:cs="Times New Roman"/>
        </w:rPr>
        <w:t xml:space="preserve">Importantly, </w:t>
      </w:r>
      <w:ins w:id="109" w:author="Benton, Deon" w:date="2026-06-28T15:22:00Z" w16du:dateUtc="2026-06-28T20:22:00Z">
        <w:r w:rsidR="008E2BAD">
          <w:rPr>
            <w:rFonts w:ascii="Times New Roman" w:hAnsi="Times New Roman" w:cs="Times New Roman"/>
          </w:rPr>
          <w:t>this</w:t>
        </w:r>
      </w:ins>
      <w:r w:rsidR="00976A68">
        <w:rPr>
          <w:rFonts w:ascii="Times New Roman" w:hAnsi="Times New Roman" w:cs="Times New Roman"/>
        </w:rPr>
        <w:t xml:space="preserve"> </w:t>
      </w:r>
      <w:ins w:id="110" w:author="Benton, Deon" w:date="2026-06-28T15:28:00Z" w16du:dateUtc="2026-06-28T20:28:00Z">
        <w:r w:rsidR="00906987">
          <w:rPr>
            <w:rFonts w:ascii="Times New Roman" w:hAnsi="Times New Roman" w:cs="Times New Roman"/>
          </w:rPr>
          <w:t>theory</w:t>
        </w:r>
      </w:ins>
      <w:ins w:id="111" w:author="Benton, Deon" w:date="2026-06-28T15:36:00Z" w16du:dateUtc="2026-06-28T20:36:00Z">
        <w:r w:rsidR="002E1175">
          <w:rPr>
            <w:rFonts w:ascii="Times New Roman" w:hAnsi="Times New Roman" w:cs="Times New Roman"/>
          </w:rPr>
          <w:t xml:space="preserve">, </w:t>
        </w:r>
      </w:ins>
      <w:ins w:id="112" w:author="Benton, Deon" w:date="2026-06-28T15:28:00Z" w16du:dateUtc="2026-06-28T20:28:00Z">
        <w:r w:rsidR="00906987">
          <w:rPr>
            <w:rFonts w:ascii="Times New Roman" w:hAnsi="Times New Roman" w:cs="Times New Roman"/>
          </w:rPr>
          <w:t>dubbed ALIAS</w:t>
        </w:r>
      </w:ins>
      <w:ins w:id="113" w:author="Benton, Deon" w:date="2026-06-28T15:36:00Z" w16du:dateUtc="2026-06-28T20:36:00Z">
        <w:r w:rsidR="002E1175">
          <w:rPr>
            <w:rFonts w:ascii="Times New Roman" w:hAnsi="Times New Roman" w:cs="Times New Roman"/>
          </w:rPr>
          <w:t xml:space="preserve">, is </w:t>
        </w:r>
      </w:ins>
      <w:ins w:id="114" w:author="Benton, Deon" w:date="2026-06-28T18:20:00Z" w16du:dateUtc="2026-06-28T23:20:00Z">
        <w:r w:rsidR="00774BFD">
          <w:rPr>
            <w:rFonts w:ascii="Times New Roman" w:hAnsi="Times New Roman" w:cs="Times New Roman"/>
          </w:rPr>
          <w:t xml:space="preserve">not an account of how action efficiency understanding per se develops. </w:t>
        </w:r>
      </w:ins>
      <w:ins w:id="115" w:author="Benton, Deon" w:date="2026-06-28T18:21:00Z" w16du:dateUtc="2026-06-28T23:21:00Z">
        <w:r w:rsidR="00774BFD">
          <w:rPr>
            <w:rFonts w:ascii="Times New Roman" w:hAnsi="Times New Roman" w:cs="Times New Roman"/>
          </w:rPr>
          <w:t xml:space="preserve">It is an account of the mechanistic basis of </w:t>
        </w:r>
      </w:ins>
      <w:ins w:id="116" w:author="Benton, Deon" w:date="2026-06-28T15:37:00Z" w16du:dateUtc="2026-06-28T20:37:00Z">
        <w:r w:rsidR="002E1175">
          <w:rPr>
            <w:rFonts w:ascii="Times New Roman" w:hAnsi="Times New Roman" w:cs="Times New Roman"/>
          </w:rPr>
          <w:t xml:space="preserve">infants’ </w:t>
        </w:r>
        <w:r w:rsidR="002E1175">
          <w:rPr>
            <w:rFonts w:ascii="Times New Roman" w:hAnsi="Times New Roman" w:cs="Times New Roman"/>
            <w:i/>
            <w:iCs/>
          </w:rPr>
          <w:t>looking behaviors</w:t>
        </w:r>
      </w:ins>
      <w:ins w:id="117" w:author="Benton, Deon" w:date="2026-06-28T15:38:00Z" w16du:dateUtc="2026-06-28T20:38:00Z">
        <w:r w:rsidR="002E1175">
          <w:rPr>
            <w:rFonts w:ascii="Times New Roman" w:hAnsi="Times New Roman" w:cs="Times New Roman"/>
            <w:i/>
            <w:iCs/>
          </w:rPr>
          <w:t xml:space="preserve"> </w:t>
        </w:r>
        <w:r w:rsidR="002E1175">
          <w:rPr>
            <w:rFonts w:ascii="Times New Roman" w:hAnsi="Times New Roman" w:cs="Times New Roman"/>
          </w:rPr>
          <w:t>in studies on this topic.</w:t>
        </w:r>
      </w:ins>
      <w:ins w:id="118" w:author="Benton, Deon" w:date="2026-06-28T15:39:00Z" w16du:dateUtc="2026-06-28T20:39:00Z">
        <w:r w:rsidR="002E1175">
          <w:rPr>
            <w:rFonts w:ascii="Times New Roman" w:hAnsi="Times New Roman" w:cs="Times New Roman"/>
          </w:rPr>
          <w:t xml:space="preserve"> </w:t>
        </w:r>
      </w:ins>
      <w:ins w:id="119" w:author="Benton, Deon" w:date="2026-06-28T18:22:00Z" w16du:dateUtc="2026-06-28T23:22:00Z">
        <w:r w:rsidR="00774BFD">
          <w:rPr>
            <w:rFonts w:ascii="Times New Roman" w:hAnsi="Times New Roman" w:cs="Times New Roman"/>
          </w:rPr>
          <w:t xml:space="preserve">How genuine action efficiency </w:t>
        </w:r>
      </w:ins>
      <w:ins w:id="120" w:author="Benton, Deon" w:date="2026-06-28T18:23:00Z" w16du:dateUtc="2026-06-28T23:23:00Z">
        <w:r w:rsidR="00774BFD">
          <w:rPr>
            <w:rFonts w:ascii="Times New Roman" w:hAnsi="Times New Roman" w:cs="Times New Roman"/>
          </w:rPr>
          <w:t xml:space="preserve">may </w:t>
        </w:r>
      </w:ins>
      <w:ins w:id="121" w:author="Benton, Deon" w:date="2026-06-28T18:22:00Z" w16du:dateUtc="2026-06-28T23:22:00Z">
        <w:r w:rsidR="00774BFD">
          <w:rPr>
            <w:rFonts w:ascii="Times New Roman" w:hAnsi="Times New Roman" w:cs="Times New Roman"/>
          </w:rPr>
          <w:t xml:space="preserve">develop </w:t>
        </w:r>
      </w:ins>
      <w:ins w:id="122" w:author="Benton, Deon" w:date="2026-06-28T15:31:00Z" w16du:dateUtc="2026-06-28T20:31:00Z">
        <w:r w:rsidR="00906987">
          <w:rPr>
            <w:rFonts w:ascii="Times New Roman" w:hAnsi="Times New Roman" w:cs="Times New Roman"/>
          </w:rPr>
          <w:t xml:space="preserve">is </w:t>
        </w:r>
      </w:ins>
      <w:ins w:id="123" w:author="Benton, Deon" w:date="2026-06-28T18:23:00Z" w16du:dateUtc="2026-06-28T23:23:00Z">
        <w:r w:rsidR="00774BFD">
          <w:rPr>
            <w:rFonts w:ascii="Times New Roman" w:hAnsi="Times New Roman" w:cs="Times New Roman"/>
          </w:rPr>
          <w:t>described</w:t>
        </w:r>
      </w:ins>
      <w:r w:rsidR="00976A68">
        <w:rPr>
          <w:rFonts w:ascii="Times New Roman" w:hAnsi="Times New Roman" w:cs="Times New Roman"/>
        </w:rPr>
        <w:t xml:space="preserve"> in the General Discussion.</w:t>
      </w:r>
    </w:p>
    <w:p w14:paraId="6BEE43CD" w14:textId="1A59A028" w:rsidR="002450CA" w:rsidRDefault="00976A68"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ins w:id="124" w:author="Benton, Deon" w:date="2026-06-28T18:53:00Z" w16du:dateUtc="2026-06-28T23:53:00Z">
              <w:r w:rsidR="005D31A3">
                <w:rPr>
                  <w:rFonts w:ascii="Times New Roman" w:hAnsi="Times New Roman" w:cs="Times New Roman"/>
                  <w:color w:val="000000" w:themeColor="text1"/>
                  <w:sz w:val="24"/>
                  <w:szCs w:val="24"/>
                </w:rPr>
                <w:t>Overview of the account instantiated by ALIAS.</w:t>
              </w:r>
            </w:ins>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ins w:id="125" w:author="Benton, Deon" w:date="2026-06-28T18:53:00Z" w16du:dateUtc="2026-06-28T23:53:00Z">
              <w:r w:rsidR="005D31A3">
                <w:rPr>
                  <w:rFonts w:ascii="Times New Roman" w:hAnsi="Times New Roman" w:cs="Times New Roman"/>
                  <w:i w:val="0"/>
                  <w:iCs w:val="0"/>
                  <w:color w:val="000000" w:themeColor="text1"/>
                  <w:sz w:val="24"/>
                  <w:szCs w:val="24"/>
                </w:rPr>
                <w:t xml:space="preserve"> learn associations</w:t>
              </w:r>
            </w:ins>
            <w:r w:rsidR="00B05318">
              <w:rPr>
                <w:rFonts w:ascii="Times New Roman" w:hAnsi="Times New Roman" w:cs="Times New Roman"/>
                <w:i w:val="0"/>
                <w:iCs w:val="0"/>
                <w:color w:val="000000" w:themeColor="text1"/>
                <w:sz w:val="24"/>
                <w:szCs w:val="24"/>
              </w:rPr>
              <w:t xml:space="preserve"> </w:t>
            </w:r>
            <w:ins w:id="126" w:author="Benton, Deon" w:date="2026-06-28T18:53:00Z" w16du:dateUtc="2026-06-28T23:53:00Z">
              <w:r w:rsidR="005D31A3">
                <w:rPr>
                  <w:rFonts w:ascii="Times New Roman" w:hAnsi="Times New Roman" w:cs="Times New Roman"/>
                  <w:i w:val="0"/>
                  <w:iCs w:val="0"/>
                  <w:color w:val="000000" w:themeColor="text1"/>
                  <w:sz w:val="24"/>
                  <w:szCs w:val="24"/>
                </w:rPr>
                <w:t>among action kinematics and visible event features</w:t>
              </w:r>
            </w:ins>
            <w:ins w:id="127" w:author="Benton, Deon" w:date="2026-06-28T18:54:00Z" w16du:dateUtc="2026-06-28T23:54:00Z">
              <w:r w:rsidR="005D31A3">
                <w:rPr>
                  <w:rFonts w:ascii="Times New Roman" w:hAnsi="Times New Roman" w:cs="Times New Roman"/>
                  <w:i w:val="0"/>
                  <w:iCs w:val="0"/>
                  <w:color w:val="000000" w:themeColor="text1"/>
                  <w:sz w:val="24"/>
                  <w:szCs w:val="24"/>
                </w:rPr>
                <w:t>. (B) Habituation either reinforces or weakens these associations</w:t>
              </w:r>
            </w:ins>
            <w:ins w:id="128" w:author="Benton, Deon" w:date="2026-06-28T19:15:00Z" w16du:dateUtc="2026-06-29T00:15:00Z">
              <w:r w:rsidR="008D1E62">
                <w:rPr>
                  <w:rFonts w:ascii="Times New Roman" w:hAnsi="Times New Roman" w:cs="Times New Roman"/>
                  <w:i w:val="0"/>
                  <w:iCs w:val="0"/>
                  <w:color w:val="000000" w:themeColor="text1"/>
                  <w:sz w:val="24"/>
                  <w:szCs w:val="24"/>
                </w:rPr>
                <w:t xml:space="preserve">, and </w:t>
              </w:r>
            </w:ins>
            <w:ins w:id="129" w:author="Benton, Deon" w:date="2026-06-28T19:16:00Z" w16du:dateUtc="2026-06-29T00:16:00Z">
              <w:r w:rsidR="008D1E62">
                <w:rPr>
                  <w:rFonts w:ascii="Times New Roman" w:hAnsi="Times New Roman" w:cs="Times New Roman"/>
                  <w:i w:val="0"/>
                  <w:iCs w:val="0"/>
                  <w:color w:val="000000" w:themeColor="text1"/>
                  <w:sz w:val="24"/>
                  <w:szCs w:val="24"/>
                </w:rPr>
                <w:t xml:space="preserve">(C) </w:t>
              </w:r>
            </w:ins>
            <w:ins w:id="130" w:author="Benton, Deon" w:date="2026-06-28T19:15:00Z" w16du:dateUtc="2026-06-29T00:15:00Z">
              <w:r w:rsidR="008D1E62">
                <w:rPr>
                  <w:rFonts w:ascii="Times New Roman" w:hAnsi="Times New Roman" w:cs="Times New Roman"/>
                  <w:i w:val="0"/>
                  <w:iCs w:val="0"/>
                  <w:color w:val="000000" w:themeColor="text1"/>
                  <w:sz w:val="24"/>
                  <w:szCs w:val="24"/>
                </w:rPr>
                <w:t xml:space="preserve">test events </w:t>
              </w:r>
            </w:ins>
            <w:ins w:id="131" w:author="Benton, Deon" w:date="2026-06-28T19:16:00Z" w16du:dateUtc="2026-06-29T00:16:00Z">
              <w:r w:rsidR="008D1E62">
                <w:rPr>
                  <w:rFonts w:ascii="Times New Roman" w:hAnsi="Times New Roman" w:cs="Times New Roman"/>
                  <w:i w:val="0"/>
                  <w:iCs w:val="0"/>
                  <w:color w:val="000000" w:themeColor="text1"/>
                  <w:sz w:val="24"/>
                  <w:szCs w:val="24"/>
                </w:rPr>
                <w:t xml:space="preserve">that omit expected features (D) </w:t>
              </w:r>
            </w:ins>
            <w:ins w:id="132" w:author="Benton, Deon" w:date="2026-06-28T19:15:00Z" w16du:dateUtc="2026-06-29T00:15:00Z">
              <w:r w:rsidR="008D1E62">
                <w:rPr>
                  <w:rFonts w:ascii="Times New Roman" w:hAnsi="Times New Roman" w:cs="Times New Roman"/>
                  <w:i w:val="0"/>
                  <w:iCs w:val="0"/>
                  <w:color w:val="000000" w:themeColor="text1"/>
                  <w:sz w:val="24"/>
                  <w:szCs w:val="24"/>
                </w:rPr>
                <w:t>elicit prediction error</w:t>
              </w:r>
            </w:ins>
            <w:ins w:id="133" w:author="Benton, Deon" w:date="2026-06-28T18:55:00Z" w16du:dateUtc="2026-06-28T23:55:00Z">
              <w:r w:rsidR="005D31A3">
                <w:rPr>
                  <w:rFonts w:ascii="Times New Roman" w:hAnsi="Times New Roman" w:cs="Times New Roman"/>
                  <w:i w:val="0"/>
                  <w:iCs w:val="0"/>
                  <w:color w:val="000000" w:themeColor="text1"/>
                  <w:sz w:val="24"/>
                  <w:szCs w:val="24"/>
                </w:rPr>
                <w:t xml:space="preserve">. </w:t>
              </w:r>
            </w:ins>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ins w:id="134" w:author="Benton, Deon" w:date="2026-06-28T18:23:00Z" w16du:dateUtc="2026-06-28T23:23:00Z">
        <w:r>
          <w:rPr>
            <w:rFonts w:ascii="Times New Roman" w:hAnsi="Times New Roman" w:cs="Times New Roman"/>
          </w:rPr>
          <w:t xml:space="preserve">As Figure 3 illustrates, </w:t>
        </w:r>
      </w:ins>
      <w:ins w:id="135" w:author="Benton, Deon" w:date="2026-06-28T19:13:00Z" w16du:dateUtc="2026-06-29T00:13:00Z">
        <w:r w:rsidR="00742284">
          <w:rPr>
            <w:rFonts w:ascii="Times New Roman" w:hAnsi="Times New Roman" w:cs="Times New Roman"/>
          </w:rPr>
          <w:t>ALIA</w:t>
        </w:r>
      </w:ins>
      <w:ins w:id="136" w:author="Benton, Deon" w:date="2026-06-28T19:15:00Z" w16du:dateUtc="2026-06-29T00:15:00Z">
        <w:r w:rsidR="00C32588">
          <w:rPr>
            <w:rFonts w:ascii="Times New Roman" w:hAnsi="Times New Roman" w:cs="Times New Roman"/>
          </w:rPr>
          <w:t>S</w:t>
        </w:r>
      </w:ins>
      <w:ins w:id="137" w:author="Benton, Deon" w:date="2026-06-28T19:13:00Z" w16du:dateUtc="2026-06-29T00:13:00Z">
        <w:r w:rsidR="00742284">
          <w:rPr>
            <w:rFonts w:ascii="Times New Roman" w:hAnsi="Times New Roman" w:cs="Times New Roman"/>
          </w:rPr>
          <w:t>’s central thesis is that</w:t>
        </w:r>
      </w:ins>
      <w:ins w:id="138" w:author="Benton, Deon" w:date="2026-06-28T19:29:00Z" w16du:dateUtc="2026-06-29T00:29:00Z">
        <w:r w:rsidR="00B758A5">
          <w:rPr>
            <w:rFonts w:ascii="Times New Roman" w:hAnsi="Times New Roman" w:cs="Times New Roman"/>
          </w:rPr>
          <w:t xml:space="preserve"> infants’ looking patterns</w:t>
        </w:r>
      </w:ins>
      <w:ins w:id="139" w:author="Benton, Deon" w:date="2026-06-28T19:30:00Z" w16du:dateUtc="2026-06-29T00:30:00Z">
        <w:r w:rsidR="00B758A5">
          <w:rPr>
            <w:rFonts w:ascii="Times New Roman" w:hAnsi="Times New Roman" w:cs="Times New Roman"/>
          </w:rPr>
          <w:t xml:space="preserve"> </w:t>
        </w:r>
      </w:ins>
      <w:ins w:id="140" w:author="Benton, Deon" w:date="2026-06-28T19:37:00Z" w16du:dateUtc="2026-06-29T00:37:00Z">
        <w:r w:rsidR="00113091">
          <w:rPr>
            <w:rFonts w:ascii="Times New Roman" w:hAnsi="Times New Roman" w:cs="Times New Roman"/>
          </w:rPr>
          <w:t>are governed by</w:t>
        </w:r>
      </w:ins>
      <w:ins w:id="141" w:author="Benton, Deon" w:date="2026-06-28T19:31:00Z" w16du:dateUtc="2026-06-29T00:31:00Z">
        <w:r w:rsidR="00113091">
          <w:rPr>
            <w:rFonts w:ascii="Times New Roman" w:hAnsi="Times New Roman" w:cs="Times New Roman"/>
          </w:rPr>
          <w:t xml:space="preserve"> </w:t>
        </w:r>
      </w:ins>
      <w:ins w:id="142" w:author="Benton, Deon" w:date="2026-06-28T19:29:00Z" w16du:dateUtc="2026-06-29T00:29:00Z">
        <w:r w:rsidR="00B758A5">
          <w:rPr>
            <w:rFonts w:ascii="Times New Roman" w:hAnsi="Times New Roman" w:cs="Times New Roman"/>
          </w:rPr>
          <w:t>learned</w:t>
        </w:r>
      </w:ins>
      <w:ins w:id="143" w:author="Benton, Deon" w:date="2026-06-28T19:30:00Z" w16du:dateUtc="2026-06-29T00:30:00Z">
        <w:r w:rsidR="00B758A5">
          <w:rPr>
            <w:rFonts w:ascii="Times New Roman" w:hAnsi="Times New Roman" w:cs="Times New Roman"/>
          </w:rPr>
          <w:t xml:space="preserve"> associations among </w:t>
        </w:r>
      </w:ins>
      <w:ins w:id="144" w:author="Benton, Deon" w:date="2026-06-28T19:34:00Z" w16du:dateUtc="2026-06-29T00:34:00Z">
        <w:r w:rsidR="00113091">
          <w:rPr>
            <w:rFonts w:ascii="Times New Roman" w:hAnsi="Times New Roman" w:cs="Times New Roman"/>
          </w:rPr>
          <w:t>the kinematics of different actions</w:t>
        </w:r>
      </w:ins>
      <w:ins w:id="145" w:author="Benton, Deon" w:date="2026-06-28T19:30:00Z" w16du:dateUtc="2026-06-29T00:30:00Z">
        <w:r w:rsidR="00B758A5">
          <w:rPr>
            <w:rFonts w:ascii="Times New Roman" w:hAnsi="Times New Roman" w:cs="Times New Roman"/>
          </w:rPr>
          <w:t xml:space="preserve"> and the visible surface </w:t>
        </w:r>
      </w:ins>
      <w:ins w:id="146" w:author="Benton, Deon" w:date="2026-06-28T19:34:00Z" w16du:dateUtc="2026-06-29T00:34:00Z">
        <w:r w:rsidR="00113091">
          <w:rPr>
            <w:rFonts w:ascii="Times New Roman" w:hAnsi="Times New Roman" w:cs="Times New Roman"/>
          </w:rPr>
          <w:t xml:space="preserve">features </w:t>
        </w:r>
      </w:ins>
      <w:ins w:id="147" w:author="Benton, Deon" w:date="2026-06-28T19:31:00Z" w16du:dateUtc="2026-06-29T00:31:00Z">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w:t>
        </w:r>
      </w:ins>
      <w:ins w:id="148" w:author="Benton, Deon" w:date="2026-06-28T19:32:00Z" w16du:dateUtc="2026-06-29T00:32:00Z">
        <w:r w:rsidR="00113091">
          <w:rPr>
            <w:rFonts w:ascii="Times New Roman" w:hAnsi="Times New Roman" w:cs="Times New Roman"/>
          </w:rPr>
          <w:t xml:space="preserve"> </w:t>
        </w:r>
      </w:ins>
      <w:ins w:id="149" w:author="Benton, Deon" w:date="2026-06-28T19:45:00Z" w16du:dateUtc="2026-06-29T00:45:00Z">
        <w:r w:rsidR="00326AE0">
          <w:rPr>
            <w:rFonts w:ascii="Times New Roman" w:hAnsi="Times New Roman" w:cs="Times New Roman"/>
          </w:rPr>
          <w:t>The critical associations for the present phenomena</w:t>
        </w:r>
      </w:ins>
      <w:ins w:id="150" w:author="Benton, Deon" w:date="2026-06-28T19:38:00Z" w16du:dateUtc="2026-06-29T00:38:00Z">
        <w:r w:rsidR="00113091">
          <w:rPr>
            <w:rFonts w:ascii="Times New Roman" w:hAnsi="Times New Roman" w:cs="Times New Roman"/>
          </w:rPr>
          <w:t xml:space="preserve"> </w:t>
        </w:r>
      </w:ins>
      <w:ins w:id="151" w:author="Benton, Deon" w:date="2026-06-28T19:45:00Z" w16du:dateUtc="2026-06-29T00:45:00Z">
        <w:r w:rsidR="00326AE0">
          <w:rPr>
            <w:rFonts w:ascii="Times New Roman" w:hAnsi="Times New Roman" w:cs="Times New Roman"/>
          </w:rPr>
          <w:t>link</w:t>
        </w:r>
      </w:ins>
      <w:ins w:id="152" w:author="Benton, Deon" w:date="2026-06-28T19:38:00Z" w16du:dateUtc="2026-06-29T00:38:00Z">
        <w:r w:rsidR="00113091">
          <w:rPr>
            <w:rFonts w:ascii="Times New Roman" w:hAnsi="Times New Roman" w:cs="Times New Roman"/>
          </w:rPr>
          <w:t xml:space="preserve"> </w:t>
        </w:r>
      </w:ins>
      <w:ins w:id="153" w:author="Benton, Deon" w:date="2026-06-28T19:39:00Z" w16du:dateUtc="2026-06-29T00:39:00Z">
        <w:r w:rsidR="00113091">
          <w:rPr>
            <w:rFonts w:ascii="Times New Roman" w:hAnsi="Times New Roman" w:cs="Times New Roman"/>
          </w:rPr>
          <w:t xml:space="preserve">obstacles with </w:t>
        </w:r>
      </w:ins>
      <w:ins w:id="154" w:author="Benton, Deon" w:date="2026-06-28T19:35:00Z" w16du:dateUtc="2026-06-29T00:35:00Z">
        <w:r w:rsidR="00113091">
          <w:rPr>
            <w:rFonts w:ascii="Times New Roman" w:hAnsi="Times New Roman" w:cs="Times New Roman"/>
          </w:rPr>
          <w:t xml:space="preserve">arced trajectories and </w:t>
        </w:r>
      </w:ins>
      <w:ins w:id="155" w:author="Benton, Deon" w:date="2026-06-28T19:39:00Z" w16du:dateUtc="2026-06-29T00:39:00Z">
        <w:r w:rsidR="00113091">
          <w:rPr>
            <w:rFonts w:ascii="Times New Roman" w:hAnsi="Times New Roman" w:cs="Times New Roman"/>
          </w:rPr>
          <w:t xml:space="preserve">absent </w:t>
        </w:r>
      </w:ins>
      <w:ins w:id="156" w:author="Benton, Deon" w:date="2026-06-28T19:35:00Z" w16du:dateUtc="2026-06-29T00:35:00Z">
        <w:r w:rsidR="00113091">
          <w:rPr>
            <w:rFonts w:ascii="Times New Roman" w:hAnsi="Times New Roman" w:cs="Times New Roman"/>
          </w:rPr>
          <w:t xml:space="preserve">obstacles </w:t>
        </w:r>
      </w:ins>
      <w:ins w:id="157" w:author="Benton, Deon" w:date="2026-06-28T19:39:00Z" w16du:dateUtc="2026-06-29T00:39:00Z">
        <w:r w:rsidR="00113091">
          <w:rPr>
            <w:rFonts w:ascii="Times New Roman" w:hAnsi="Times New Roman" w:cs="Times New Roman"/>
          </w:rPr>
          <w:t xml:space="preserve">with straight motion. </w:t>
        </w:r>
      </w:ins>
      <w:ins w:id="158" w:author="Benton, Deon" w:date="2026-06-28T19:41:00Z" w16du:dateUtc="2026-06-29T00:41:00Z">
        <w:r w:rsidR="00DB4446">
          <w:rPr>
            <w:rFonts w:ascii="Times New Roman" w:hAnsi="Times New Roman" w:cs="Times New Roman"/>
          </w:rPr>
          <w:t>Crucially, t</w:t>
        </w:r>
      </w:ins>
      <w:ins w:id="159" w:author="Benton, Deon" w:date="2026-06-28T19:26:00Z" w16du:dateUtc="2026-06-29T00:26:00Z">
        <w:r w:rsidR="00B758A5">
          <w:rPr>
            <w:rFonts w:ascii="Times New Roman" w:hAnsi="Times New Roman" w:cs="Times New Roman"/>
          </w:rPr>
          <w:t>he</w:t>
        </w:r>
      </w:ins>
      <w:ins w:id="160" w:author="Benton, Deon" w:date="2026-06-28T19:46:00Z" w16du:dateUtc="2026-06-29T00:46:00Z">
        <w:r w:rsidR="00326AE0">
          <w:rPr>
            <w:rFonts w:ascii="Times New Roman" w:hAnsi="Times New Roman" w:cs="Times New Roman"/>
          </w:rPr>
          <w:t xml:space="preserve"> resulting</w:t>
        </w:r>
      </w:ins>
      <w:ins w:id="161" w:author="Benton, Deon" w:date="2026-06-28T19:26:00Z" w16du:dateUtc="2026-06-29T00:26:00Z">
        <w:r w:rsidR="00B758A5">
          <w:rPr>
            <w:rFonts w:ascii="Times New Roman" w:hAnsi="Times New Roman" w:cs="Times New Roman"/>
          </w:rPr>
          <w:t xml:space="preserve"> representations </w:t>
        </w:r>
      </w:ins>
      <w:ins w:id="162" w:author="Benton, Deon" w:date="2026-06-28T19:41:00Z" w16du:dateUtc="2026-06-29T00:41:00Z">
        <w:r w:rsidR="00DB4446">
          <w:rPr>
            <w:rFonts w:ascii="Times New Roman" w:hAnsi="Times New Roman" w:cs="Times New Roman"/>
          </w:rPr>
          <w:t>ar</w:t>
        </w:r>
      </w:ins>
      <w:ins w:id="163" w:author="Benton, Deon" w:date="2026-06-28T19:42:00Z" w16du:dateUtc="2026-06-29T00:42:00Z">
        <w:r w:rsidR="00DB4446">
          <w:rPr>
            <w:rFonts w:ascii="Times New Roman" w:hAnsi="Times New Roman" w:cs="Times New Roman"/>
          </w:rPr>
          <w:t xml:space="preserve">e </w:t>
        </w:r>
      </w:ins>
      <w:ins w:id="164" w:author="Benton, Deon" w:date="2026-06-28T19:43:00Z" w16du:dateUtc="2026-06-29T00:43:00Z">
        <w:r w:rsidR="00DB4446">
          <w:rPr>
            <w:rFonts w:ascii="Times New Roman" w:hAnsi="Times New Roman" w:cs="Times New Roman"/>
          </w:rPr>
          <w:t xml:space="preserve">entirely </w:t>
        </w:r>
      </w:ins>
      <w:ins w:id="165" w:author="Benton, Deon" w:date="2026-06-28T19:42:00Z" w16du:dateUtc="2026-06-29T00:42:00Z">
        <w:r w:rsidR="00DB4446">
          <w:rPr>
            <w:rFonts w:ascii="Times New Roman" w:hAnsi="Times New Roman" w:cs="Times New Roman"/>
          </w:rPr>
          <w:t>perceptually grounded</w:t>
        </w:r>
      </w:ins>
      <w:ins w:id="166" w:author="Benton, Deon" w:date="2026-06-28T19:43:00Z" w16du:dateUtc="2026-06-29T00:43:00Z">
        <w:r w:rsidR="00DB4446">
          <w:rPr>
            <w:rFonts w:ascii="Times New Roman" w:hAnsi="Times New Roman" w:cs="Times New Roman"/>
          </w:rPr>
          <w:t xml:space="preserve">. </w:t>
        </w:r>
      </w:ins>
      <w:ins w:id="167" w:author="Benton, Deon" w:date="2026-06-28T19:46:00Z" w16du:dateUtc="2026-06-29T00:46:00Z">
        <w:r w:rsidR="00326AE0">
          <w:rPr>
            <w:rFonts w:ascii="Times New Roman" w:hAnsi="Times New Roman" w:cs="Times New Roman"/>
          </w:rPr>
          <w:t>Nothing in them reflects</w:t>
        </w:r>
      </w:ins>
      <w:r w:rsidR="005265DD" w:rsidRPr="005265DD">
        <w:rPr>
          <w:rFonts w:ascii="Times New Roman" w:hAnsi="Times New Roman" w:cs="Times New Roman"/>
        </w:rPr>
        <w:t xml:space="preserve"> goals, </w:t>
      </w:r>
      <w:ins w:id="168" w:author="Benton, Deon" w:date="2026-06-28T19:47:00Z" w16du:dateUtc="2026-06-29T00:47:00Z">
        <w:r w:rsidR="00326AE0">
          <w:rPr>
            <w:rFonts w:ascii="Times New Roman" w:hAnsi="Times New Roman" w:cs="Times New Roman"/>
          </w:rPr>
          <w:t xml:space="preserve">constraints, </w:t>
        </w:r>
      </w:ins>
      <w:ins w:id="169" w:author="Benton, Deon" w:date="2026-06-28T19:27:00Z" w16du:dateUtc="2026-06-29T00:27:00Z">
        <w:r w:rsidR="00B758A5">
          <w:rPr>
            <w:rFonts w:ascii="Times New Roman" w:hAnsi="Times New Roman" w:cs="Times New Roman"/>
          </w:rPr>
          <w:t>efficiency, cost,</w:t>
        </w:r>
      </w:ins>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77FA1FC"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lastRenderedPageBreak/>
        <w:t xml:space="preserve">Habituation events that align with </w:t>
      </w:r>
      <w:ins w:id="170" w:author="Benton, Deon" w:date="2026-06-28T19:47:00Z" w16du:dateUtc="2026-06-29T00:47:00Z">
        <w:r w:rsidR="007426D9">
          <w:rPr>
            <w:rFonts w:ascii="Times New Roman" w:hAnsi="Times New Roman" w:cs="Times New Roman"/>
          </w:rPr>
          <w:t xml:space="preserve">these </w:t>
        </w:r>
      </w:ins>
      <w:ins w:id="171" w:author="Benton, Deon" w:date="2026-06-28T19:49:00Z" w16du:dateUtc="2026-06-29T00:49:00Z">
        <w:r w:rsidR="007426D9">
          <w:rPr>
            <w:rFonts w:ascii="Times New Roman" w:hAnsi="Times New Roman" w:cs="Times New Roman"/>
          </w:rPr>
          <w:t>associations</w:t>
        </w:r>
      </w:ins>
      <w:ins w:id="172" w:author="Benton, Deon" w:date="2026-06-28T19:47:00Z" w16du:dateUtc="2026-06-29T00:47:00Z">
        <w:r w:rsidR="007426D9">
          <w:rPr>
            <w:rFonts w:ascii="Times New Roman" w:hAnsi="Times New Roman" w:cs="Times New Roman"/>
          </w:rPr>
          <w:t xml:space="preserve"> reinfor</w:t>
        </w:r>
      </w:ins>
      <w:ins w:id="173" w:author="Benton, Deon" w:date="2026-06-28T19:48:00Z" w16du:dateUtc="2026-06-29T00:48:00Z">
        <w:r w:rsidR="007426D9">
          <w:rPr>
            <w:rFonts w:ascii="Times New Roman" w:hAnsi="Times New Roman" w:cs="Times New Roman"/>
          </w:rPr>
          <w:t>ce them</w:t>
        </w:r>
      </w:ins>
      <w:r>
        <w:rPr>
          <w:rFonts w:ascii="Times New Roman" w:hAnsi="Times New Roman" w:cs="Times New Roman"/>
        </w:rPr>
        <w:t xml:space="preserve">; </w:t>
      </w:r>
      <w:ins w:id="174" w:author="Benton, Deon" w:date="2026-06-28T20:08:00Z" w16du:dateUtc="2026-06-29T01:08:00Z">
        <w:r w:rsidR="00D87C3B">
          <w:rPr>
            <w:rFonts w:ascii="Times New Roman" w:hAnsi="Times New Roman" w:cs="Times New Roman"/>
          </w:rPr>
          <w:t>those</w:t>
        </w:r>
      </w:ins>
      <w:r>
        <w:rPr>
          <w:rFonts w:ascii="Times New Roman" w:hAnsi="Times New Roman" w:cs="Times New Roman"/>
        </w:rPr>
        <w:t xml:space="preserve"> </w:t>
      </w:r>
      <w:ins w:id="175" w:author="Benton, Deon" w:date="2026-06-28T20:07:00Z" w16du:dateUtc="2026-06-29T01:07:00Z">
        <w:r w:rsidR="00D87C3B">
          <w:rPr>
            <w:rFonts w:ascii="Times New Roman" w:hAnsi="Times New Roman" w:cs="Times New Roman"/>
          </w:rPr>
          <w:t xml:space="preserve">that do not </w:t>
        </w:r>
      </w:ins>
      <w:r>
        <w:rPr>
          <w:rFonts w:ascii="Times New Roman" w:hAnsi="Times New Roman" w:cs="Times New Roman"/>
        </w:rPr>
        <w:t>weaken them.</w:t>
      </w:r>
      <w:ins w:id="176" w:author="Benton, Deon" w:date="2026-06-28T19:51:00Z" w16du:dateUtc="2026-06-29T00:51:00Z">
        <w:r w:rsidR="007426D9">
          <w:rPr>
            <w:rFonts w:ascii="Times New Roman" w:hAnsi="Times New Roman" w:cs="Times New Roman"/>
          </w:rPr>
          <w:t xml:space="preserve"> A corollary of this learning process is that test events that present </w:t>
        </w:r>
      </w:ins>
      <w:ins w:id="177" w:author="Benton, Deon" w:date="2026-06-28T19:52:00Z" w16du:dateUtc="2026-06-29T00:52:00Z">
        <w:r w:rsidR="009A669F">
          <w:rPr>
            <w:rFonts w:ascii="Times New Roman" w:hAnsi="Times New Roman" w:cs="Times New Roman"/>
          </w:rPr>
          <w:t>one component of a</w:t>
        </w:r>
      </w:ins>
      <w:ins w:id="178" w:author="Benton, Deon" w:date="2026-06-28T19:51:00Z" w16du:dateUtc="2026-06-29T00:51:00Z">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w:t>
        </w:r>
      </w:ins>
      <w:ins w:id="179" w:author="Benton, Deon" w:date="2026-06-28T19:52:00Z" w16du:dateUtc="2026-06-29T00:52:00Z">
        <w:r w:rsidR="009A669F">
          <w:rPr>
            <w:rFonts w:ascii="Times New Roman" w:hAnsi="Times New Roman" w:cs="Times New Roman"/>
          </w:rPr>
          <w:t>esenting both components</w:t>
        </w:r>
      </w:ins>
      <w:ins w:id="180" w:author="Benton, Deon" w:date="2026-06-28T19:53:00Z" w16du:dateUtc="2026-06-29T00:53:00Z">
        <w:r w:rsidR="009A669F">
          <w:rPr>
            <w:rFonts w:ascii="Times New Roman" w:hAnsi="Times New Roman" w:cs="Times New Roman"/>
          </w:rPr>
          <w:t>.</w:t>
        </w:r>
      </w:ins>
      <w:ins w:id="181" w:author="Benton, Deon" w:date="2026-06-28T20:03:00Z" w16du:dateUtc="2026-06-29T01:03:00Z">
        <w:r w:rsidR="00D87C3B">
          <w:rPr>
            <w:rFonts w:ascii="Times New Roman" w:hAnsi="Times New Roman" w:cs="Times New Roman"/>
          </w:rPr>
          <w:t xml:space="preserve"> </w:t>
        </w:r>
      </w:ins>
      <w:ins w:id="182" w:author="Benton, Deon" w:date="2026-06-28T20:04:00Z" w16du:dateUtc="2026-06-29T01:04:00Z">
        <w:r w:rsidR="00D87C3B">
          <w:rPr>
            <w:rFonts w:ascii="Times New Roman" w:hAnsi="Times New Roman" w:cs="Times New Roman"/>
          </w:rPr>
          <w:t xml:space="preserve">Greater looking to inefficient actions </w:t>
        </w:r>
      </w:ins>
      <w:ins w:id="183" w:author="Benton, Deon" w:date="2026-06-28T20:05:00Z" w16du:dateUtc="2026-06-29T01:05:00Z">
        <w:r w:rsidR="00D87C3B">
          <w:rPr>
            <w:rFonts w:ascii="Times New Roman" w:hAnsi="Times New Roman" w:cs="Times New Roman"/>
          </w:rPr>
          <w:t xml:space="preserve">relative to efficient ones </w:t>
        </w:r>
      </w:ins>
      <w:ins w:id="184" w:author="Benton, Deon" w:date="2026-06-28T20:06:00Z" w16du:dateUtc="2026-06-29T01:06:00Z">
        <w:r w:rsidR="00D87C3B">
          <w:rPr>
            <w:rFonts w:ascii="Times New Roman" w:hAnsi="Times New Roman" w:cs="Times New Roman"/>
          </w:rPr>
          <w:t xml:space="preserve">thus arises because </w:t>
        </w:r>
      </w:ins>
      <w:ins w:id="185" w:author="Benton, Deon" w:date="2026-06-28T20:09:00Z" w16du:dateUtc="2026-06-29T01:09:00Z">
        <w:r w:rsidR="008B3793">
          <w:rPr>
            <w:rFonts w:ascii="Times New Roman" w:hAnsi="Times New Roman" w:cs="Times New Roman"/>
          </w:rPr>
          <w:t>inefficient actions violate a learned</w:t>
        </w:r>
      </w:ins>
      <w:ins w:id="186" w:author="Benton, Deon" w:date="2026-06-28T20:06:00Z" w16du:dateUtc="2026-06-29T01:06:00Z">
        <w:r w:rsidR="00D87C3B">
          <w:rPr>
            <w:rFonts w:ascii="Times New Roman" w:hAnsi="Times New Roman" w:cs="Times New Roman"/>
          </w:rPr>
          <w:t xml:space="preserve"> association between arced trajectories and obstacles.</w:t>
        </w:r>
      </w:ins>
      <w:ins w:id="187" w:author="Benton, Deon" w:date="2026-06-28T20:05:00Z" w16du:dateUtc="2026-06-29T01:05:00Z">
        <w:r w:rsidR="00D87C3B">
          <w:rPr>
            <w:rFonts w:ascii="Times New Roman" w:hAnsi="Times New Roman" w:cs="Times New Roman"/>
          </w:rPr>
          <w:t xml:space="preserve"> </w:t>
        </w:r>
      </w:ins>
    </w:p>
    <w:p w14:paraId="1A102FD8" w14:textId="578C931B"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 the barrier is peripheral to the arced trajectory</w:t>
      </w:r>
      <w:ins w:id="188" w:author="Benton, Deon" w:date="2026-06-28T20:14:00Z" w16du:dateUtc="2026-06-29T01:14:00Z">
        <w:r w:rsidR="00D40643">
          <w:rPr>
            <w:rFonts w:ascii="Times New Roman" w:hAnsi="Times New Roman" w:cs="Times New Roman"/>
          </w:rPr>
          <w:t xml:space="preserve">, making it less salient </w:t>
        </w:r>
      </w:ins>
      <w:ins w:id="189" w:author="Benton, Deon" w:date="2026-06-28T20:13:00Z" w16du:dateUtc="2026-06-29T01:13:00Z">
        <w:r w:rsidR="00D40643">
          <w:rPr>
            <w:rFonts w:ascii="Times New Roman" w:hAnsi="Times New Roman" w:cs="Times New Roman"/>
          </w:rPr>
          <w:t>and less</w:t>
        </w:r>
      </w:ins>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ins w:id="190" w:author="Benton, Deon" w:date="2026-06-28T20:15:00Z" w16du:dateUtc="2026-06-29T01:15:00Z">
        <w:r w:rsidR="00D40643">
          <w:rPr>
            <w:rFonts w:ascii="Times New Roman" w:hAnsi="Times New Roman" w:cs="Times New Roman"/>
          </w:rPr>
          <w:t xml:space="preserve">nevertheless </w:t>
        </w:r>
      </w:ins>
      <w:r w:rsidR="00A2057B">
        <w:rPr>
          <w:rFonts w:ascii="Times New Roman" w:hAnsi="Times New Roman" w:cs="Times New Roman"/>
        </w:rPr>
        <w:t xml:space="preserve">manage to notice </w:t>
      </w:r>
      <w:ins w:id="191" w:author="Benton, Deon" w:date="2026-06-28T20:10:00Z" w16du:dateUtc="2026-06-29T01:10:00Z">
        <w:r w:rsidR="008B3793">
          <w:rPr>
            <w:rFonts w:ascii="Times New Roman" w:hAnsi="Times New Roman" w:cs="Times New Roman"/>
          </w:rPr>
          <w:t xml:space="preserve">it </w:t>
        </w:r>
      </w:ins>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ins w:id="192" w:author="Benton, Deon" w:date="2026-06-28T20:10:00Z" w16du:dateUtc="2026-06-29T01:10:00Z">
        <w:r w:rsidR="008B3793">
          <w:rPr>
            <w:rFonts w:ascii="Times New Roman" w:hAnsi="Times New Roman" w:cs="Times New Roman"/>
          </w:rPr>
          <w:t>any new association</w:t>
        </w:r>
      </w:ins>
      <w:ins w:id="193" w:author="Benton, Deon" w:date="2026-06-28T20:15:00Z" w16du:dateUtc="2026-06-29T01:15:00Z">
        <w:r w:rsidR="00184F6B">
          <w:rPr>
            <w:rFonts w:ascii="Times New Roman" w:hAnsi="Times New Roman" w:cs="Times New Roman"/>
          </w:rPr>
          <w:t xml:space="preserve"> formed</w:t>
        </w:r>
      </w:ins>
      <w:r w:rsidR="00FC2555" w:rsidRPr="00615D6F">
        <w:rPr>
          <w:rFonts w:ascii="Times New Roman" w:hAnsi="Times New Roman" w:cs="Times New Roman"/>
        </w:rPr>
        <w:t xml:space="preserve"> between it and arced motion will </w:t>
      </w:r>
      <w:ins w:id="194" w:author="Benton, Deon" w:date="2026-06-28T20:15:00Z" w16du:dateUtc="2026-06-29T01:15:00Z">
        <w:r w:rsidR="00D40643">
          <w:rPr>
            <w:rFonts w:ascii="Times New Roman" w:hAnsi="Times New Roman" w:cs="Times New Roman"/>
          </w:rPr>
          <w:t>tend to weaken</w:t>
        </w:r>
      </w:ins>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ins w:id="195" w:author="Benton, Deon" w:date="2026-06-28T20:10:00Z" w16du:dateUtc="2026-06-29T01:10:00Z">
        <w:r w:rsidR="008B3793">
          <w:rPr>
            <w:rFonts w:ascii="Times New Roman" w:hAnsi="Times New Roman" w:cs="Times New Roman"/>
          </w:rPr>
          <w:t>one between arced trajectories and obstacles.</w:t>
        </w:r>
      </w:ins>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ins w:id="196" w:author="Benton, Deon" w:date="2026-06-28T20:17:00Z" w16du:dateUtc="2026-06-29T01:17:00Z">
        <w:r w:rsidR="0031420A">
          <w:rPr>
            <w:rFonts w:ascii="Times New Roman" w:hAnsi="Times New Roman" w:cs="Times New Roman"/>
          </w:rPr>
          <w:t>inefficient and efficient actions should be treated equivalently.</w:t>
        </w:r>
      </w:ins>
      <w:r w:rsidR="00FC2555" w:rsidRPr="00615D6F">
        <w:rPr>
          <w:rFonts w:ascii="Times New Roman" w:hAnsi="Times New Roman" w:cs="Times New Roman"/>
        </w:rPr>
        <w:t xml:space="preserve"> </w:t>
      </w:r>
    </w:p>
    <w:p w14:paraId="318A08C1" w14:textId="5B20FDE9" w:rsidR="00524642" w:rsidRDefault="0031420A" w:rsidP="000E52FB">
      <w:pPr>
        <w:spacing w:line="480" w:lineRule="auto"/>
        <w:ind w:firstLine="720"/>
        <w:contextualSpacing/>
        <w:rPr>
          <w:ins w:id="197" w:author="Benton, Deon" w:date="2026-06-28T22:14:00Z" w16du:dateUtc="2026-06-29T03:14:00Z"/>
          <w:rFonts w:ascii="Times New Roman" w:hAnsi="Times New Roman" w:cs="Times New Roman"/>
        </w:rPr>
      </w:pPr>
      <w:ins w:id="198" w:author="Benton, Deon" w:date="2026-06-28T20:18:00Z" w16du:dateUtc="2026-06-29T01:18:00Z">
        <w:r>
          <w:rPr>
            <w:rFonts w:ascii="Times New Roman" w:hAnsi="Times New Roman" w:cs="Times New Roman"/>
          </w:rPr>
          <w:t>This account</w:t>
        </w:r>
      </w:ins>
      <w:r w:rsidR="00526C3A">
        <w:rPr>
          <w:rFonts w:ascii="Times New Roman" w:hAnsi="Times New Roman" w:cs="Times New Roman"/>
        </w:rPr>
        <w:t xml:space="preserve"> can</w:t>
      </w:r>
      <w:ins w:id="199" w:author="Benton, Deon" w:date="2026-06-28T20:18:00Z" w16du:dateUtc="2026-06-29T01:18:00Z">
        <w:r>
          <w:rPr>
            <w:rFonts w:ascii="Times New Roman" w:hAnsi="Times New Roman" w:cs="Times New Roman"/>
          </w:rPr>
          <w:t xml:space="preserve"> also</w:t>
        </w:r>
      </w:ins>
      <w:r w:rsidR="00526C3A">
        <w:rPr>
          <w:rFonts w:ascii="Times New Roman" w:hAnsi="Times New Roman" w:cs="Times New Roman"/>
        </w:rPr>
        <w:t xml:space="preserve"> explain why </w:t>
      </w:r>
      <w:ins w:id="200" w:author="Benton, Deon" w:date="2026-06-28T20:19:00Z" w16du:dateUtc="2026-06-29T01:19:00Z">
        <w:r>
          <w:rPr>
            <w:rFonts w:ascii="Times New Roman" w:hAnsi="Times New Roman" w:cs="Times New Roman"/>
          </w:rPr>
          <w:t>pre-reaching infants</w:t>
        </w:r>
      </w:ins>
      <w:r w:rsidR="00526C3A">
        <w:rPr>
          <w:rFonts w:ascii="Times New Roman" w:hAnsi="Times New Roman" w:cs="Times New Roman"/>
        </w:rPr>
        <w:t xml:space="preserve"> show the effect only after direct action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heighten infants’ attention to the geometry and trajectory of successful reaches (</w:t>
      </w:r>
      <w:ins w:id="201" w:author="Benton, Deon" w:date="2026-06-28T20:20:00Z" w16du:dateUtc="2026-06-29T01:20:00Z">
        <w:r>
          <w:rPr>
            <w:rFonts w:ascii="Times New Roman" w:hAnsi="Times New Roman" w:cs="Times New Roman"/>
          </w:rPr>
          <w:t xml:space="preserve">for evidence consistent with this, see </w:t>
        </w:r>
      </w:ins>
      <w:r w:rsidR="00526C3A">
        <w:rPr>
          <w:rFonts w:ascii="Times New Roman" w:hAnsi="Times New Roman" w:cs="Times New Roman"/>
        </w:rPr>
        <w:t>Needham et al., 2002</w:t>
      </w:r>
      <w:ins w:id="202" w:author="Benton, Deon" w:date="2026-06-28T20:20:00Z" w16du:dateUtc="2026-06-29T01:20:00Z">
        <w:r w:rsidR="00FC6FE3">
          <w:rPr>
            <w:rFonts w:ascii="Times New Roman" w:hAnsi="Times New Roman" w:cs="Times New Roman"/>
          </w:rPr>
          <w:t xml:space="preserve"> and</w:t>
        </w:r>
      </w:ins>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ins w:id="203" w:author="Benton, Deon" w:date="2026-06-28T20:26:00Z" w16du:dateUtc="2026-06-29T01:26:00Z">
        <w:r w:rsidR="00726EB0">
          <w:rPr>
            <w:rFonts w:ascii="Times New Roman" w:hAnsi="Times New Roman" w:cs="Times New Roman"/>
          </w:rPr>
          <w:t xml:space="preserve">sticky-mittens experience should selectively strengthen the association between no obstacles and </w:t>
        </w:r>
      </w:ins>
      <w:ins w:id="204" w:author="Benton, Deon" w:date="2026-06-28T20:27:00Z" w16du:dateUtc="2026-06-29T01:27:00Z">
        <w:r w:rsidR="00726EB0">
          <w:rPr>
            <w:rFonts w:ascii="Times New Roman" w:hAnsi="Times New Roman" w:cs="Times New Roman"/>
          </w:rPr>
          <w:t>straight trajectories.</w:t>
        </w:r>
      </w:ins>
      <w:ins w:id="205" w:author="Benton, Deon" w:date="2026-06-28T20:26:00Z" w16du:dateUtc="2026-06-29T01:26:00Z">
        <w:r w:rsidR="00726EB0">
          <w:rPr>
            <w:rFonts w:ascii="Times New Roman" w:hAnsi="Times New Roman" w:cs="Times New Roman"/>
          </w:rPr>
          <w:t xml:space="preserve"> </w:t>
        </w:r>
      </w:ins>
      <w:ins w:id="206" w:author="Benton, Deon" w:date="2026-06-28T20:29:00Z" w16du:dateUtc="2026-06-29T01:29:00Z">
        <w:r w:rsidR="00726EB0">
          <w:rPr>
            <w:rFonts w:ascii="Times New Roman" w:hAnsi="Times New Roman" w:cs="Times New Roman"/>
          </w:rPr>
          <w:t>Th</w:t>
        </w:r>
      </w:ins>
      <w:ins w:id="207" w:author="Benton, Deon" w:date="2026-06-28T20:32:00Z" w16du:dateUtc="2026-06-29T01:32:00Z">
        <w:r w:rsidR="00AF3234">
          <w:rPr>
            <w:rFonts w:ascii="Times New Roman" w:hAnsi="Times New Roman" w:cs="Times New Roman"/>
          </w:rPr>
          <w:t>e consequence is that</w:t>
        </w:r>
      </w:ins>
      <w:ins w:id="208" w:author="Benton, Deon" w:date="2026-06-28T20:29:00Z" w16du:dateUtc="2026-06-29T01:29:00Z">
        <w:r w:rsidR="00726EB0">
          <w:rPr>
            <w:rFonts w:ascii="Times New Roman" w:hAnsi="Times New Roman" w:cs="Times New Roman"/>
          </w:rPr>
          <w:t xml:space="preserve"> </w:t>
        </w:r>
      </w:ins>
      <w:ins w:id="209" w:author="Benton, Deon" w:date="2026-06-28T20:30:00Z" w16du:dateUtc="2026-06-29T01:30:00Z">
        <w:r w:rsidR="00726EB0">
          <w:rPr>
            <w:rFonts w:ascii="Times New Roman" w:hAnsi="Times New Roman" w:cs="Times New Roman"/>
          </w:rPr>
          <w:t xml:space="preserve">efficient actions </w:t>
        </w:r>
      </w:ins>
      <w:ins w:id="210" w:author="Benton, Deon" w:date="2026-06-28T20:32:00Z" w16du:dateUtc="2026-06-29T01:32:00Z">
        <w:r w:rsidR="00AF3234">
          <w:rPr>
            <w:rFonts w:ascii="Times New Roman" w:hAnsi="Times New Roman" w:cs="Times New Roman"/>
          </w:rPr>
          <w:t>should produce less prediction error—and thus less looking—t</w:t>
        </w:r>
      </w:ins>
      <w:ins w:id="211" w:author="Benton, Deon" w:date="2026-06-28T20:30:00Z" w16du:dateUtc="2026-06-29T01:30:00Z">
        <w:r w:rsidR="00726EB0">
          <w:rPr>
            <w:rFonts w:ascii="Times New Roman" w:hAnsi="Times New Roman" w:cs="Times New Roman"/>
          </w:rPr>
          <w:t>han inefficient ones.</w:t>
        </w:r>
      </w:ins>
      <w:r w:rsidR="00C34BA4" w:rsidRPr="00C34BA4">
        <w:rPr>
          <w:rFonts w:ascii="Times New Roman" w:hAnsi="Times New Roman" w:cs="Times New Roman"/>
        </w:rPr>
        <w:t xml:space="preserve"> </w:t>
      </w:r>
    </w:p>
    <w:p w14:paraId="2133B31B" w14:textId="48274CB3"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ins w:id="212" w:author="Benton, Deon" w:date="2026-06-29T18:47:00Z" w16du:dateUtc="2026-06-29T23:47:00Z">
        <w:r w:rsidR="005330B2">
          <w:rPr>
            <w:rFonts w:ascii="Times New Roman" w:hAnsi="Times New Roman" w:cs="Times New Roman"/>
          </w:rPr>
          <w:t xml:space="preserve">Two additional simulations are then reported demonstrating that ALIAS does more than capture existing data: It can generate </w:t>
        </w:r>
      </w:ins>
      <w:ins w:id="213" w:author="Benton, Deon" w:date="2026-06-29T18:48:00Z" w16du:dateUtc="2026-06-29T23:48:00Z">
        <w:r w:rsidR="005330B2">
          <w:rPr>
            <w:rFonts w:ascii="Times New Roman" w:hAnsi="Times New Roman" w:cs="Times New Roman"/>
          </w:rPr>
          <w:t xml:space="preserve">predictions that meaningfully diverge from those of </w:t>
        </w:r>
      </w:ins>
      <w:ins w:id="214" w:author="Benton, Deon" w:date="2026-06-29T18:56:00Z" w16du:dateUtc="2026-06-29T23:56:00Z">
        <w:r w:rsidR="005330B2">
          <w:rPr>
            <w:rFonts w:ascii="Times New Roman" w:hAnsi="Times New Roman" w:cs="Times New Roman"/>
          </w:rPr>
          <w:t>domain-</w:t>
        </w:r>
        <w:r w:rsidR="005330B2">
          <w:rPr>
            <w:rFonts w:ascii="Times New Roman" w:hAnsi="Times New Roman" w:cs="Times New Roman"/>
          </w:rPr>
          <w:lastRenderedPageBreak/>
          <w:t>specific</w:t>
        </w:r>
      </w:ins>
      <w:ins w:id="215" w:author="Benton, Deon" w:date="2026-06-29T18:48:00Z" w16du:dateUtc="2026-06-29T23:48:00Z">
        <w:r w:rsidR="005330B2">
          <w:rPr>
            <w:rFonts w:ascii="Times New Roman" w:hAnsi="Times New Roman" w:cs="Times New Roman"/>
          </w:rPr>
          <w:t xml:space="preserve"> accounts and that serve as predictions</w:t>
        </w:r>
      </w:ins>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4FB3CB1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ins w:id="216" w:author="Benton, Deon" w:date="2026-06-29T18:56:00Z" w16du:dateUtc="2026-06-29T23:56:00Z">
        <w:r w:rsidR="005330B2">
          <w:rPr>
            <w:rFonts w:ascii="Times New Roman" w:hAnsi="Times New Roman" w:cs="Times New Roman"/>
          </w:rPr>
          <w:t>presenting</w:t>
        </w:r>
      </w:ins>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7"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18"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6"/>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9"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20"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00DFE611" w:rsidR="008F4405" w:rsidRDefault="00256CC3" w:rsidP="00F93D10">
      <w:pPr>
        <w:spacing w:line="480" w:lineRule="auto"/>
        <w:ind w:firstLine="720"/>
        <w:contextualSpacing/>
        <w:rPr>
          <w:ins w:id="219" w:author="Benton, Deon" w:date="2026-06-29T19:34:00Z" w16du:dateUtc="2026-06-30T00:34:00Z"/>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ins w:id="220" w:author="Benton, Deon" w:date="2026-06-29T19:27:00Z" w16du:dateUtc="2026-06-30T00:27:00Z">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 xml:space="preserve">Autoencoders learn compact internal </w:t>
        </w:r>
        <w:r w:rsidR="00F93D10" w:rsidRPr="00AE702A">
          <w:rPr>
            <w:rFonts w:ascii="Times New Roman" w:hAnsi="Times New Roman" w:cs="Times New Roman"/>
          </w:rPr>
          <w:lastRenderedPageBreak/>
          <w:t>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ins>
      <w:ins w:id="221" w:author="Benton, Deon" w:date="2026-06-29T19:35:00Z" w16du:dateUtc="2026-06-30T00:35:00Z">
        <w:r w:rsidR="008F4405">
          <w:rPr>
            <w:rFonts w:ascii="Times New Roman" w:hAnsi="Times New Roman" w:cs="Times New Roman"/>
          </w:rPr>
          <w:t>The fact that both model</w:t>
        </w:r>
      </w:ins>
      <w:ins w:id="222" w:author="Benton, Deon" w:date="2026-06-29T19:36:00Z" w16du:dateUtc="2026-06-30T00:36:00Z">
        <w:r w:rsidR="008F4405">
          <w:rPr>
            <w:rFonts w:ascii="Times New Roman" w:hAnsi="Times New Roman" w:cs="Times New Roman"/>
          </w:rPr>
          <w:t xml:space="preserve"> types employed self-supervised learning and thus did not require an explicit teaching signal made them </w:t>
        </w:r>
        <w:r w:rsidR="00B246E0">
          <w:rPr>
            <w:rFonts w:ascii="Times New Roman" w:hAnsi="Times New Roman" w:cs="Times New Roman"/>
          </w:rPr>
          <w:t>appropriate choice</w:t>
        </w:r>
      </w:ins>
      <w:ins w:id="223" w:author="Benton, Deon" w:date="2026-06-29T19:37:00Z" w16du:dateUtc="2026-06-30T00:37:00Z">
        <w:r w:rsidR="00B246E0">
          <w:rPr>
            <w:rFonts w:ascii="Times New Roman" w:hAnsi="Times New Roman" w:cs="Times New Roman"/>
          </w:rPr>
          <w:t>s</w:t>
        </w:r>
      </w:ins>
      <w:ins w:id="224" w:author="Benton, Deon" w:date="2026-06-29T19:36:00Z" w16du:dateUtc="2026-06-30T00:36:00Z">
        <w:r w:rsidR="008F4405">
          <w:rPr>
            <w:rFonts w:ascii="Times New Roman" w:hAnsi="Times New Roman" w:cs="Times New Roman"/>
          </w:rPr>
          <w:t xml:space="preserve"> for the present simulations.</w:t>
        </w:r>
      </w:ins>
    </w:p>
    <w:p w14:paraId="6DA3979C" w14:textId="08A0DD7B"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ins w:id="225" w:author="Benton, Deon" w:date="2026-06-29T19:01:00Z" w16du:dateUtc="2026-06-30T00:01:00Z">
        <w:r w:rsidR="00831A28">
          <w:rPr>
            <w:rFonts w:ascii="Times New Roman" w:hAnsi="Times New Roman" w:cs="Times New Roman"/>
          </w:rPr>
          <w:t xml:space="preserve">input and output layers, each consisting of 11 groups. </w:t>
        </w:r>
      </w:ins>
      <w:ins w:id="226" w:author="Benton, Deon" w:date="2026-06-29T19:02:00Z" w16du:dateUtc="2026-06-30T00:02:00Z">
        <w:r w:rsidR="00831A28">
          <w:rPr>
            <w:rFonts w:ascii="Times New Roman" w:hAnsi="Times New Roman" w:cs="Times New Roman"/>
          </w:rPr>
          <w:t>The groups</w:t>
        </w:r>
      </w:ins>
      <w:r w:rsidR="00227ED2">
        <w:rPr>
          <w:rFonts w:ascii="Times New Roman" w:hAnsi="Times New Roman" w:cs="Times New Roman"/>
        </w:rPr>
        <w:t xml:space="preserve"> </w:t>
      </w:r>
      <w:ins w:id="227" w:author="Benton, Deon" w:date="2026-06-29T19:02:00Z" w16du:dateUtc="2026-06-30T00:02:00Z">
        <w:r w:rsidR="00831A28">
          <w:rPr>
            <w:rFonts w:ascii="Times New Roman" w:hAnsi="Times New Roman" w:cs="Times New Roman"/>
          </w:rPr>
          <w:t>corresponded</w:t>
        </w:r>
      </w:ins>
      <w:r w:rsidR="00B15EDE" w:rsidRPr="00B15EDE">
        <w:rPr>
          <w:rFonts w:ascii="Times New Roman" w:hAnsi="Times New Roman" w:cs="Times New Roman"/>
        </w:rPr>
        <w:t xml:space="preserve"> to different visible surface features</w:t>
      </w:r>
      <w:ins w:id="228" w:author="Benton, Deon" w:date="2026-06-29T19:02:00Z" w16du:dateUtc="2026-06-30T00:02:00Z">
        <w:r w:rsidR="00831A28">
          <w:rPr>
            <w:rFonts w:ascii="Times New Roman" w:hAnsi="Times New Roman" w:cs="Times New Roman"/>
          </w:rPr>
          <w:t xml:space="preserve"> (described more below)</w:t>
        </w:r>
      </w:ins>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ins w:id="229" w:author="Benton, Deon" w:date="2026-06-29T19:03:00Z" w16du:dateUtc="2026-06-30T00:03:00Z">
        <w:r w:rsidR="00FF2ADB">
          <w:rPr>
            <w:rFonts w:ascii="Times New Roman" w:hAnsi="Times New Roman" w:cs="Times New Roman"/>
          </w:rPr>
          <w:t>; the precise number</w:t>
        </w:r>
      </w:ins>
      <w:r w:rsidR="00AE7C83">
        <w:rPr>
          <w:rFonts w:ascii="Times New Roman" w:hAnsi="Times New Roman" w:cs="Times New Roman"/>
        </w:rPr>
        <w:t xml:space="preserve"> </w:t>
      </w:r>
      <w:ins w:id="230" w:author="Benton, Deon" w:date="2026-06-29T19:03:00Z" w16du:dateUtc="2026-06-30T00:03:00Z">
        <w:r w:rsidR="00FF2ADB">
          <w:rPr>
            <w:rFonts w:ascii="Times New Roman" w:hAnsi="Times New Roman" w:cs="Times New Roman"/>
          </w:rPr>
          <w:t xml:space="preserve">depended </w:t>
        </w:r>
      </w:ins>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ins w:id="231" w:author="Benton, Deon" w:date="2026-06-29T19:03:00Z" w16du:dateUtc="2026-06-30T00:03:00Z">
        <w:r w:rsidR="00FF2ADB">
          <w:rPr>
            <w:rFonts w:ascii="Times New Roman" w:hAnsi="Times New Roman" w:cs="Times New Roman"/>
          </w:rPr>
          <w:t xml:space="preserve">layers </w:t>
        </w:r>
      </w:ins>
      <w:r w:rsidR="00A73E05">
        <w:rPr>
          <w:rFonts w:ascii="Times New Roman" w:hAnsi="Times New Roman" w:cs="Times New Roman"/>
        </w:rPr>
        <w:t xml:space="preserve">were fully connected to the hidden </w:t>
      </w:r>
      <w:ins w:id="232" w:author="Benton, Deon" w:date="2026-06-29T19:03:00Z" w16du:dateUtc="2026-06-30T00:03:00Z">
        <w:r w:rsidR="00FF2ADB">
          <w:rPr>
            <w:rFonts w:ascii="Times New Roman" w:hAnsi="Times New Roman" w:cs="Times New Roman"/>
          </w:rPr>
          <w:t xml:space="preserve">layer, </w:t>
        </w:r>
      </w:ins>
      <w:ins w:id="233" w:author="Benton, Deon" w:date="2026-06-29T19:04:00Z" w16du:dateUtc="2026-06-30T00:04:00Z">
        <w:r w:rsidR="00FF2ADB">
          <w:rPr>
            <w:rFonts w:ascii="Times New Roman" w:hAnsi="Times New Roman" w:cs="Times New Roman"/>
          </w:rPr>
          <w:t>which</w:t>
        </w:r>
      </w:ins>
      <w:r w:rsidR="006971F8">
        <w:rPr>
          <w:rFonts w:ascii="Times New Roman" w:hAnsi="Times New Roman" w:cs="Times New Roman"/>
        </w:rPr>
        <w:t xml:space="preserve"> in turn </w:t>
      </w:r>
      <w:ins w:id="234" w:author="Benton, Deon" w:date="2026-06-29T19:04:00Z" w16du:dateUtc="2026-06-30T00:04:00Z">
        <w:r w:rsidR="00FF2ADB">
          <w:rPr>
            <w:rFonts w:ascii="Times New Roman" w:hAnsi="Times New Roman" w:cs="Times New Roman"/>
          </w:rPr>
          <w:t>was</w:t>
        </w:r>
      </w:ins>
      <w:r w:rsidR="00A73E05">
        <w:rPr>
          <w:rFonts w:ascii="Times New Roman" w:hAnsi="Times New Roman" w:cs="Times New Roman"/>
        </w:rPr>
        <w:t xml:space="preserve"> fully connected to the output </w:t>
      </w:r>
      <w:ins w:id="235" w:author="Benton, Deon" w:date="2026-06-29T19:04:00Z" w16du:dateUtc="2026-06-30T00:04:00Z">
        <w:r w:rsidR="00FF2ADB">
          <w:rPr>
            <w:rFonts w:ascii="Times New Roman" w:hAnsi="Times New Roman" w:cs="Times New Roman"/>
          </w:rPr>
          <w:t>layer</w:t>
        </w:r>
      </w:ins>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25F4C59"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ins w:id="236" w:author="Benton, Deon" w:date="2026-06-29T19:05:00Z" w16du:dateUtc="2026-06-30T00:05:00Z">
        <w:r w:rsidR="0056396D">
          <w:rPr>
            <w:rFonts w:ascii="Times New Roman" w:hAnsi="Times New Roman" w:cs="Times New Roman"/>
          </w:rPr>
          <w:t>“upstream” units were based on t</w:t>
        </w:r>
      </w:ins>
      <w:ins w:id="237" w:author="Benton, Deon" w:date="2026-06-29T19:06:00Z" w16du:dateUtc="2026-06-30T00:06:00Z">
        <w:r w:rsidR="0056396D">
          <w:rPr>
            <w:rFonts w:ascii="Times New Roman" w:hAnsi="Times New Roman" w:cs="Times New Roman"/>
          </w:rPr>
          <w:t>heir</w:t>
        </w:r>
      </w:ins>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ins w:id="238" w:author="Benton, Deon" w:date="2026-06-29T19:08:00Z" w16du:dateUtc="2026-06-30T00:08:00Z">
        <w:r w:rsidR="00FB26DE">
          <w:rPr>
            <w:rFonts w:ascii="Times New Roman" w:hAnsi="Times New Roman" w:cs="Times New Roman"/>
          </w:rPr>
          <w:t>. For example, the net input into a hidden unit was</w:t>
        </w:r>
      </w:ins>
      <w:ins w:id="239" w:author="Benton, Deon" w:date="2026-06-29T19:06:00Z" w16du:dateUtc="2026-06-30T00:06:00Z">
        <w:r w:rsidR="0056396D">
          <w:rPr>
            <w:rFonts w:ascii="Times New Roman" w:hAnsi="Times New Roman" w:cs="Times New Roman"/>
          </w:rPr>
          <w:t xml:space="preserve"> calculated as follows</w:t>
        </w:r>
      </w:ins>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ins w:id="240" w:author="Benton, Deon" w:date="2026-06-29T19:06:00Z" w16du:dateUtc="2026-06-30T00:06:00Z">
        <w:r w:rsidR="0056396D">
          <w:rPr>
            <w:rFonts w:ascii="Times New Roman" w:hAnsi="Times New Roman" w:cs="Times New Roman"/>
          </w:rPr>
          <w:t>Hidden unit</w:t>
        </w:r>
      </w:ins>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1B7C6328"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was</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0C971EE3"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ins w:id="241" w:author="Benton, Deon" w:date="2026-06-29T19:11:00Z" w16du:dateUtc="2026-06-30T00:11:00Z">
        <w:r w:rsidR="00FB26DE">
          <w:rPr>
            <w:rFonts w:ascii="Times New Roman" w:hAnsi="Times New Roman" w:cs="Times New Roman"/>
          </w:rPr>
          <w:t>c</w:t>
        </w:r>
      </w:ins>
      <w:ins w:id="242" w:author="Benton, Deon" w:date="2026-06-29T19:12:00Z" w16du:dateUtc="2026-06-30T00:12:00Z">
        <w:r w:rsidR="00FB26DE">
          <w:rPr>
            <w:rFonts w:ascii="Times New Roman" w:hAnsi="Times New Roman" w:cs="Times New Roman"/>
          </w:rPr>
          <w:t xml:space="preserve">ould </w:t>
        </w:r>
      </w:ins>
      <w:ins w:id="243" w:author="Benton, Deon" w:date="2026-06-29T19:25:00Z" w16du:dateUtc="2026-06-30T00:25:00Z">
        <w:r w:rsidR="00F93D10">
          <w:rPr>
            <w:rFonts w:ascii="Times New Roman" w:hAnsi="Times New Roman" w:cs="Times New Roman"/>
          </w:rPr>
          <w:t>influence processing</w:t>
        </w:r>
      </w:ins>
      <w:r w:rsidR="003E753F">
        <w:rPr>
          <w:rFonts w:ascii="Times New Roman" w:hAnsi="Times New Roman" w:cs="Times New Roman"/>
        </w:rPr>
        <w:t xml:space="preserve"> at later ones.</w:t>
      </w:r>
    </w:p>
    <w:p w14:paraId="79254BE6" w14:textId="5EF821ED"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ins w:id="244" w:author="Benton, Deon" w:date="2026-06-29T19:12:00Z" w16du:dateUtc="2026-06-30T00:12:00Z">
        <w:r w:rsidR="00FB26DE">
          <w:rPr>
            <w:rFonts w:ascii="Times New Roman" w:hAnsi="Times New Roman" w:cs="Times New Roman"/>
          </w:rPr>
          <w:t>The units</w:t>
        </w:r>
      </w:ins>
      <w:r w:rsidR="00DF5625">
        <w:rPr>
          <w:rFonts w:ascii="Times New Roman" w:hAnsi="Times New Roman" w:cs="Times New Roman"/>
        </w:rPr>
        <w:t xml:space="preserve"> within each group</w:t>
      </w:r>
      <w:ins w:id="245" w:author="Benton, Deon" w:date="2026-06-29T19:12:00Z" w16du:dateUtc="2026-06-30T00:12:00Z">
        <w:r w:rsidR="00FB26DE">
          <w:rPr>
            <w:rFonts w:ascii="Times New Roman" w:hAnsi="Times New Roman" w:cs="Times New Roman"/>
          </w:rPr>
          <w:t xml:space="preserve"> corresponded</w:t>
        </w:r>
      </w:ins>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w:t>
      </w:r>
      <w:ins w:id="246" w:author="Benton, Deon" w:date="2026-06-29T19:13:00Z" w16du:dateUtc="2026-06-30T00:13:00Z">
        <w:r w:rsidR="00FB26DE">
          <w:rPr>
            <w:rFonts w:ascii="Times New Roman" w:hAnsi="Times New Roman" w:cs="Times New Roman"/>
          </w:rPr>
          <w:t xml:space="preserve">a surface </w:t>
        </w:r>
      </w:ins>
      <w:r w:rsidR="00DF5625">
        <w:rPr>
          <w:rFonts w:ascii="Times New Roman" w:hAnsi="Times New Roman" w:cs="Times New Roman"/>
        </w:rPr>
        <w:t xml:space="preserve">feature. </w:t>
      </w:r>
      <w:ins w:id="247" w:author="Benton, Deon" w:date="2026-06-29T19:13:00Z" w16du:dateUtc="2026-06-30T00:13:00Z">
        <w:r w:rsidR="00FB26DE">
          <w:rPr>
            <w:rFonts w:ascii="Times New Roman" w:hAnsi="Times New Roman" w:cs="Times New Roman"/>
          </w:rPr>
          <w:t>Localist coding was used because it</w:t>
        </w:r>
      </w:ins>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ins w:id="248" w:author="Benton, Deon" w:date="2026-06-29T19:13:00Z" w16du:dateUtc="2026-06-30T00:13:00Z">
        <w:r w:rsidR="00FB26DE">
          <w:rPr>
            <w:rFonts w:ascii="Times New Roman" w:hAnsi="Times New Roman" w:cs="Times New Roman"/>
          </w:rPr>
          <w:t xml:space="preserve"> and</w:t>
        </w:r>
      </w:ins>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lastRenderedPageBreak/>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32E99271"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ins w:id="249" w:author="Benton, Deon" w:date="2026-06-29T19:21:00Z" w16du:dateUtc="2026-06-30T00:21:00Z">
        <w:r w:rsidR="00245D00">
          <w:rPr>
            <w:rFonts w:ascii="Times New Roman" w:hAnsi="Times New Roman" w:cs="Times New Roman"/>
          </w:rPr>
          <w:t xml:space="preserve"> active (i.e., present) features</w:t>
        </w:r>
      </w:ins>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ins w:id="250" w:author="Benton, Deon" w:date="2026-06-29T19:15:00Z" w16du:dateUtc="2026-06-30T00:15:00Z">
        <w:r w:rsidR="00245D00">
          <w:rPr>
            <w:rFonts w:ascii="Times New Roman" w:hAnsi="Times New Roman" w:cs="Times New Roman"/>
          </w:rPr>
          <w:t>activations of</w:t>
        </w:r>
      </w:ins>
      <w:r w:rsidRPr="00802190">
        <w:rPr>
          <w:rFonts w:ascii="Times New Roman" w:hAnsi="Times New Roman" w:cs="Times New Roman"/>
        </w:rPr>
        <w:t xml:space="preserve"> 1.0; all other input units </w:t>
      </w:r>
      <w:ins w:id="251" w:author="Benton, Deon" w:date="2026-06-29T19:15:00Z" w16du:dateUtc="2026-06-30T00:15:00Z">
        <w:r w:rsidR="00245D00">
          <w:rPr>
            <w:rFonts w:ascii="Times New Roman" w:hAnsi="Times New Roman" w:cs="Times New Roman"/>
          </w:rPr>
          <w:t>had activations of</w:t>
        </w:r>
      </w:ins>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w:t>
      </w:r>
      <w:ins w:id="252" w:author="Benton, Deon" w:date="2026-06-29T19:16:00Z" w16du:dateUtc="2026-06-30T00:16:00Z">
        <w:r w:rsidR="00245D00">
          <w:rPr>
            <w:rFonts w:ascii="Times New Roman" w:hAnsi="Times New Roman" w:cs="Times New Roman"/>
          </w:rPr>
          <w:t xml:space="preserve"> learning and processing in infants is noisy.</w:t>
        </w:r>
      </w:ins>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lastRenderedPageBreak/>
        <w:t xml:space="preserve">the </w:t>
      </w:r>
      <w:r w:rsidR="005A6C73">
        <w:rPr>
          <w:rFonts w:ascii="Times New Roman" w:hAnsi="Times New Roman" w:cs="Times New Roman"/>
        </w:rPr>
        <w:t xml:space="preserve">11 </w:t>
      </w:r>
      <w:ins w:id="253" w:author="Benton, Deon" w:date="2026-06-29T19:16:00Z" w16du:dateUtc="2026-06-30T00:16:00Z">
        <w:r w:rsidR="00245D00">
          <w:rPr>
            <w:rFonts w:ascii="Times New Roman" w:hAnsi="Times New Roman" w:cs="Times New Roman"/>
          </w:rPr>
          <w:t xml:space="preserve">input </w:t>
        </w:r>
      </w:ins>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ins w:id="254" w:author="Benton, Deon" w:date="2026-06-29T19:19:00Z" w16du:dateUtc="2026-06-30T00:19:00Z">
        <w:r w:rsidR="00245D00">
          <w:rPr>
            <w:rFonts w:ascii="Times New Roman" w:hAnsi="Times New Roman" w:cs="Times New Roman"/>
          </w:rPr>
          <w:t xml:space="preserve"> that the position to the immediate right of the current position</w:t>
        </w:r>
      </w:ins>
      <w:ins w:id="255" w:author="Benton, Deon" w:date="2026-06-29T19:20:00Z" w16du:dateUtc="2026-06-30T00:20:00Z">
        <w:r w:rsidR="00245D00">
          <w:rPr>
            <w:rFonts w:ascii="Times New Roman" w:hAnsi="Times New Roman" w:cs="Times New Roman"/>
          </w:rPr>
          <w:t xml:space="preserve"> in the Horizontal Position input group</w:t>
        </w:r>
      </w:ins>
      <w:ins w:id="256" w:author="Benton, Deon" w:date="2026-06-29T19:19:00Z" w16du:dateUtc="2026-06-30T00:19:00Z">
        <w:r w:rsidR="00245D00">
          <w:rPr>
            <w:rFonts w:ascii="Times New Roman" w:hAnsi="Times New Roman" w:cs="Times New Roman"/>
          </w:rPr>
          <w:t xml:space="preserve"> would be active </w:t>
        </w:r>
      </w:ins>
      <w:ins w:id="257" w:author="Benton, Deon" w:date="2026-06-29T19:20:00Z" w16du:dateUtc="2026-06-30T00:20:00Z">
        <w:r w:rsidR="00245D00">
          <w:rPr>
            <w:rFonts w:ascii="Times New Roman" w:hAnsi="Times New Roman" w:cs="Times New Roman"/>
          </w:rPr>
          <w:t xml:space="preserve">in the corresponding output group </w:t>
        </w:r>
      </w:ins>
      <w:ins w:id="258" w:author="Benton, Deon" w:date="2026-06-29T19:19:00Z" w16du:dateUtc="2026-06-30T00:19:00Z">
        <w:r w:rsidR="00245D00">
          <w:rPr>
            <w:rFonts w:ascii="Times New Roman" w:hAnsi="Times New Roman" w:cs="Times New Roman"/>
          </w:rPr>
          <w:t>at the</w:t>
        </w:r>
      </w:ins>
      <w:ins w:id="259" w:author="Benton, Deon" w:date="2026-06-29T19:21:00Z" w16du:dateUtc="2026-06-30T00:21:00Z">
        <w:r w:rsidR="00245D00">
          <w:rPr>
            <w:rFonts w:ascii="Times New Roman" w:hAnsi="Times New Roman" w:cs="Times New Roman"/>
          </w:rPr>
          <w:t xml:space="preserve"> immed</w:t>
        </w:r>
      </w:ins>
      <w:ins w:id="260" w:author="Benton, Deon" w:date="2026-06-29T19:22:00Z" w16du:dateUtc="2026-06-30T00:22:00Z">
        <w:r w:rsidR="00245D00">
          <w:rPr>
            <w:rFonts w:ascii="Times New Roman" w:hAnsi="Times New Roman" w:cs="Times New Roman"/>
          </w:rPr>
          <w:t>iate</w:t>
        </w:r>
      </w:ins>
      <w:ins w:id="261" w:author="Benton, Deon" w:date="2026-06-29T19:19:00Z" w16du:dateUtc="2026-06-30T00:19:00Z">
        <w:r w:rsidR="00245D00">
          <w:rPr>
            <w:rFonts w:ascii="Times New Roman" w:hAnsi="Times New Roman" w:cs="Times New Roman"/>
          </w:rPr>
          <w:t xml:space="preserve"> </w:t>
        </w:r>
      </w:ins>
      <w:ins w:id="262" w:author="Benton, Deon" w:date="2026-06-29T19:21:00Z" w16du:dateUtc="2026-06-30T00:21:00Z">
        <w:r w:rsidR="00245D00">
          <w:rPr>
            <w:rFonts w:ascii="Times New Roman" w:hAnsi="Times New Roman" w:cs="Times New Roman"/>
          </w:rPr>
          <w:t>next</w:t>
        </w:r>
      </w:ins>
      <w:ins w:id="263" w:author="Benton, Deon" w:date="2026-06-29T19:19:00Z" w16du:dateUtc="2026-06-30T00:19:00Z">
        <w:r w:rsidR="00245D00">
          <w:rPr>
            <w:rFonts w:ascii="Times New Roman" w:hAnsi="Times New Roman" w:cs="Times New Roman"/>
          </w:rPr>
          <w:t xml:space="preserve"> step</w:t>
        </w:r>
      </w:ins>
      <w:ins w:id="264" w:author="Benton, Deon" w:date="2026-06-29T19:20:00Z" w16du:dateUtc="2026-06-30T00:20:00Z">
        <w:r w:rsidR="00245D00">
          <w:rPr>
            <w:rFonts w:ascii="Times New Roman" w:hAnsi="Times New Roman" w:cs="Times New Roman"/>
          </w:rPr>
          <w:t>.</w:t>
        </w:r>
      </w:ins>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ins w:id="265" w:author="Benton, Deon" w:date="2026-06-29T19:22:00Z" w16du:dateUtc="2026-06-30T00:22:00Z">
        <w:r w:rsidR="00245D00">
          <w:rPr>
            <w:rFonts w:ascii="Times New Roman" w:hAnsi="Times New Roman" w:cs="Times New Roman"/>
          </w:rPr>
          <w:t>predict that the</w:t>
        </w:r>
      </w:ins>
      <w:r w:rsidR="00F92118" w:rsidRPr="00F92118">
        <w:rPr>
          <w:rFonts w:ascii="Times New Roman" w:hAnsi="Times New Roman" w:cs="Times New Roman"/>
        </w:rPr>
        <w:t xml:space="preserve"> second unit in the corresponding output group</w:t>
      </w:r>
      <w:ins w:id="266" w:author="Benton, Deon" w:date="2026-06-29T19:22:00Z" w16du:dateUtc="2026-06-30T00:22:00Z">
        <w:r w:rsidR="00245D00">
          <w:rPr>
            <w:rFonts w:ascii="Times New Roman" w:hAnsi="Times New Roman" w:cs="Times New Roman"/>
          </w:rPr>
          <w:t xml:space="preserve"> would be active</w:t>
        </w:r>
      </w:ins>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This captured the</w:t>
      </w:r>
      <w:ins w:id="267" w:author="Benton, Deon" w:date="2026-06-29T19:22:00Z" w16du:dateUtc="2026-06-30T00:22:00Z">
        <w:r w:rsidR="00F93D10">
          <w:rPr>
            <w:rFonts w:ascii="Times New Roman" w:hAnsi="Times New Roman" w:cs="Times New Roman"/>
          </w:rPr>
          <w:t xml:space="preserve"> fact that motion is dynamic and necessarily </w:t>
        </w:r>
      </w:ins>
      <w:ins w:id="268" w:author="Benton, Deon" w:date="2026-06-29T19:23:00Z" w16du:dateUtc="2026-06-30T00:23:00Z">
        <w:r w:rsidR="00F93D10">
          <w:rPr>
            <w:rFonts w:ascii="Times New Roman" w:hAnsi="Times New Roman" w:cs="Times New Roman"/>
          </w:rPr>
          <w:t>unfolds over time.</w:t>
        </w:r>
      </w:ins>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ins w:id="269" w:author="Benton, Deon" w:date="2026-06-29T19:23:00Z" w16du:dateUtc="2026-06-30T00:23:00Z">
        <w:r w:rsidR="00F93D10">
          <w:rPr>
            <w:rFonts w:ascii="Times New Roman" w:hAnsi="Times New Roman" w:cs="Times New Roman"/>
          </w:rPr>
          <w:t xml:space="preserve">itself </w:t>
        </w:r>
      </w:ins>
      <w:r w:rsidR="00F92118" w:rsidRPr="00F92118">
        <w:rPr>
          <w:rFonts w:ascii="Times New Roman" w:hAnsi="Times New Roman" w:cs="Times New Roman"/>
        </w:rPr>
        <w:t xml:space="preserve">was </w:t>
      </w:r>
      <w:ins w:id="270" w:author="Benton, Deon" w:date="2026-06-29T19:24:00Z" w16du:dateUtc="2026-06-30T00:24:00Z">
        <w:r w:rsidR="00F93D10">
          <w:rPr>
            <w:rFonts w:ascii="Times New Roman" w:hAnsi="Times New Roman" w:cs="Times New Roman"/>
          </w:rPr>
          <w:t>captured by the Kinematic Motion Type group</w:t>
        </w:r>
      </w:ins>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ins w:id="271" w:author="Benton, Deon" w:date="2026-06-29T19:24:00Z" w16du:dateUtc="2026-06-30T00:24:00Z">
        <w:r w:rsidR="00F93D10">
          <w:rPr>
            <w:rFonts w:ascii="Times New Roman" w:hAnsi="Times New Roman" w:cs="Times New Roman"/>
          </w:rPr>
          <w:t>copying task</w:t>
        </w:r>
      </w:ins>
      <w:r w:rsidR="00AF1C96" w:rsidRPr="00AF1C96">
        <w:rPr>
          <w:rFonts w:ascii="Times New Roman" w:hAnsi="Times New Roman" w:cs="Times New Roman"/>
        </w:rPr>
        <w:t xml:space="preserve"> was </w:t>
      </w:r>
      <w:ins w:id="272" w:author="Benton, Deon" w:date="2026-06-29T19:38:00Z" w16du:dateUtc="2026-06-30T00:38:00Z">
        <w:r w:rsidR="00852C98">
          <w:rPr>
            <w:rFonts w:ascii="Times New Roman" w:hAnsi="Times New Roman" w:cs="Times New Roman"/>
          </w:rPr>
          <w:t>carried out by the</w:t>
        </w:r>
      </w:ins>
      <w:ins w:id="273" w:author="Benton, Deon" w:date="2026-06-29T19:25:00Z" w16du:dateUtc="2026-06-30T00:25:00Z">
        <w:r w:rsidR="00F93D10" w:rsidRPr="00AF1C96">
          <w:rPr>
            <w:rFonts w:ascii="Times New Roman" w:hAnsi="Times New Roman" w:cs="Times New Roman"/>
          </w:rPr>
          <w:t xml:space="preserve"> </w:t>
        </w:r>
      </w:ins>
      <w:r w:rsidR="00AF1C96" w:rsidRPr="00AF1C96">
        <w:rPr>
          <w:rFonts w:ascii="Times New Roman" w:hAnsi="Times New Roman" w:cs="Times New Roman"/>
        </w:rPr>
        <w:t xml:space="preserve">autoencoder (e.g., Mareschal et al., 2000); the </w:t>
      </w:r>
      <w:ins w:id="274" w:author="Benton, Deon" w:date="2026-06-29T19:24:00Z" w16du:dateUtc="2026-06-30T00:24:00Z">
        <w:r w:rsidR="00F93D10">
          <w:rPr>
            <w:rFonts w:ascii="Times New Roman" w:hAnsi="Times New Roman" w:cs="Times New Roman"/>
          </w:rPr>
          <w:t>prediction task</w:t>
        </w:r>
      </w:ins>
      <w:ins w:id="275" w:author="Benton, Deon" w:date="2026-06-29T19:38:00Z" w16du:dateUtc="2026-06-30T00:38:00Z">
        <w:r w:rsidR="00852C98">
          <w:rPr>
            <w:rFonts w:ascii="Times New Roman" w:hAnsi="Times New Roman" w:cs="Times New Roman"/>
          </w:rPr>
          <w:t>,</w:t>
        </w:r>
      </w:ins>
      <w:ins w:id="276" w:author="Benton, Deon" w:date="2026-06-29T19:24:00Z" w16du:dateUtc="2026-06-30T00:24:00Z">
        <w:r w:rsidR="00F93D10">
          <w:rPr>
            <w:rFonts w:ascii="Times New Roman" w:hAnsi="Times New Roman" w:cs="Times New Roman"/>
          </w:rPr>
          <w:t xml:space="preserve"> </w:t>
        </w:r>
      </w:ins>
      <w:ins w:id="277" w:author="Benton, Deon" w:date="2026-06-29T19:25:00Z" w16du:dateUtc="2026-06-30T00:25:00Z">
        <w:r w:rsidR="00F93D10">
          <w:rPr>
            <w:rFonts w:ascii="Times New Roman" w:hAnsi="Times New Roman" w:cs="Times New Roman"/>
          </w:rPr>
          <w:t>by the</w:t>
        </w:r>
      </w:ins>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467EA983"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ins w:id="278" w:author="Benton, Deon" w:date="2026-06-29T19:40:00Z" w16du:dateUtc="2026-06-30T00:40:00Z">
        <w:r w:rsidR="0005547E">
          <w:rPr>
            <w:rFonts w:ascii="Times New Roman" w:hAnsi="Times New Roman" w:cs="Times New Roman"/>
          </w:rPr>
          <w:t>looking in</w:t>
        </w:r>
      </w:ins>
      <w:r w:rsidR="005E4BBB">
        <w:rPr>
          <w:rFonts w:ascii="Times New Roman" w:hAnsi="Times New Roman" w:cs="Times New Roman"/>
        </w:rPr>
        <w:t xml:space="preserve"> action efficiency</w:t>
      </w:r>
      <w:ins w:id="279" w:author="Benton, Deon" w:date="2026-06-29T19:40:00Z" w16du:dateUtc="2026-06-30T00:40:00Z">
        <w:r w:rsidR="0005547E">
          <w:rPr>
            <w:rFonts w:ascii="Times New Roman" w:hAnsi="Times New Roman" w:cs="Times New Roman"/>
          </w:rPr>
          <w:t xml:space="preserve"> understanding</w:t>
        </w:r>
      </w:ins>
      <w:r w:rsidR="005E4BBB">
        <w:rPr>
          <w:rFonts w:ascii="Times New Roman" w:hAnsi="Times New Roman" w:cs="Times New Roman"/>
        </w:rPr>
        <w:t xml:space="preserve"> </w:t>
      </w:r>
      <w:r w:rsidR="00072831">
        <w:rPr>
          <w:rFonts w:ascii="Times New Roman" w:hAnsi="Times New Roman" w:cs="Times New Roman"/>
        </w:rPr>
        <w:t xml:space="preserve">studies </w:t>
      </w:r>
      <w:ins w:id="280" w:author="Benton, Deon" w:date="2026-06-29T19:40:00Z" w16du:dateUtc="2026-06-30T00:40:00Z">
        <w:r w:rsidR="0005547E">
          <w:rPr>
            <w:rFonts w:ascii="Times New Roman" w:hAnsi="Times New Roman" w:cs="Times New Roman"/>
          </w:rPr>
          <w:t xml:space="preserve">is </w:t>
        </w:r>
      </w:ins>
      <w:r w:rsidR="00AD60C4">
        <w:rPr>
          <w:rFonts w:ascii="Times New Roman" w:hAnsi="Times New Roman" w:cs="Times New Roman"/>
        </w:rPr>
        <w:t>shaped by</w:t>
      </w:r>
      <w:r w:rsidR="005B5DC1">
        <w:rPr>
          <w:rFonts w:ascii="Times New Roman" w:hAnsi="Times New Roman" w:cs="Times New Roman"/>
        </w:rPr>
        <w:t xml:space="preserve"> prior experience </w:t>
      </w:r>
      <w:ins w:id="281" w:author="Benton, Deon" w:date="2026-06-29T19:40:00Z" w16du:dateUtc="2026-06-30T00:40:00Z">
        <w:r w:rsidR="0005547E">
          <w:rPr>
            <w:rFonts w:ascii="Times New Roman" w:hAnsi="Times New Roman" w:cs="Times New Roman"/>
          </w:rPr>
          <w:t xml:space="preserve">with </w:t>
        </w:r>
      </w:ins>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ins w:id="282" w:author="Benton, Deon" w:date="2026-06-29T19:41:00Z" w16du:dateUtc="2026-06-30T00:41:00Z">
        <w:r w:rsidR="0005547E">
          <w:rPr>
            <w:rFonts w:ascii="Times New Roman" w:hAnsi="Times New Roman" w:cs="Times New Roman"/>
          </w:rPr>
          <w:t xml:space="preserve"> over a short barrier</w:t>
        </w:r>
      </w:ins>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ins w:id="283"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animate entities; the remaining half possessed surface features </w:t>
      </w:r>
      <w:ins w:id="284"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ins w:id="285" w:author="Benton, Deon" w:date="2026-06-29T19:53:00Z" w16du:dateUtc="2026-06-30T00:53:00Z">
        <w:r w:rsidR="00F15B28">
          <w:rPr>
            <w:rFonts w:ascii="Times New Roman" w:hAnsi="Times New Roman" w:cs="Times New Roman"/>
          </w:rPr>
          <w:t>Although the exact nature of habituation depended on the simulation</w:t>
        </w:r>
      </w:ins>
      <w:ins w:id="286" w:author="Benton, Deon" w:date="2026-06-29T19:54:00Z" w16du:dateUtc="2026-06-30T00:54:00Z">
        <w:r w:rsidR="00F15B28">
          <w:rPr>
            <w:rFonts w:ascii="Times New Roman" w:hAnsi="Times New Roman" w:cs="Times New Roman"/>
          </w:rPr>
          <w:t xml:space="preserve">, </w:t>
        </w:r>
      </w:ins>
      <w:ins w:id="287" w:author="Benton, Deon" w:date="2026-06-29T19:56:00Z" w16du:dateUtc="2026-06-30T00:56:00Z">
        <w:r w:rsidR="00F15B28">
          <w:rPr>
            <w:rFonts w:ascii="Times New Roman" w:hAnsi="Times New Roman" w:cs="Times New Roman"/>
          </w:rPr>
          <w:t>networks were generally</w:t>
        </w:r>
      </w:ins>
      <w:ins w:id="288" w:author="Benton, Deon" w:date="2026-06-29T19:54:00Z" w16du:dateUtc="2026-06-30T00:54:00Z">
        <w:r w:rsidR="00F15B28">
          <w:rPr>
            <w:rFonts w:ascii="Times New Roman" w:hAnsi="Times New Roman" w:cs="Times New Roman"/>
          </w:rPr>
          <w:t xml:space="preserve"> </w:t>
        </w:r>
      </w:ins>
      <w:ins w:id="289" w:author="Benton, Deon" w:date="2026-06-29T19:57:00Z" w16du:dateUtc="2026-06-30T00:57:00Z">
        <w:r w:rsidR="00D45450">
          <w:rPr>
            <w:rFonts w:ascii="Times New Roman" w:hAnsi="Times New Roman" w:cs="Times New Roman"/>
          </w:rPr>
          <w:t>experienced an</w:t>
        </w:r>
      </w:ins>
      <w:ins w:id="290" w:author="Benton, Deon" w:date="2026-06-29T19:54:00Z" w16du:dateUtc="2026-06-30T00:54:00Z">
        <w:r w:rsidR="00F15B28">
          <w:rPr>
            <w:rFonts w:ascii="Times New Roman" w:hAnsi="Times New Roman" w:cs="Times New Roman"/>
          </w:rPr>
          <w:t xml:space="preserve"> Arced Path event</w:t>
        </w:r>
      </w:ins>
      <w:ins w:id="291" w:author="Benton, Deon" w:date="2026-06-29T19:56:00Z" w16du:dateUtc="2026-06-30T00:56:00Z">
        <w:r w:rsidR="00F15B28">
          <w:rPr>
            <w:rFonts w:ascii="Times New Roman" w:hAnsi="Times New Roman" w:cs="Times New Roman"/>
          </w:rPr>
          <w:t>. Novel objects and differently sized</w:t>
        </w:r>
      </w:ins>
      <w:ins w:id="292" w:author="Benton, Deon" w:date="2026-06-29T19:57:00Z" w16du:dateUtc="2026-06-30T00:57:00Z">
        <w:r w:rsidR="00F15B28">
          <w:rPr>
            <w:rFonts w:ascii="Times New Roman" w:hAnsi="Times New Roman" w:cs="Times New Roman"/>
          </w:rPr>
          <w:t xml:space="preserve"> barriers were used</w:t>
        </w:r>
      </w:ins>
      <w:ins w:id="293" w:author="Benton, Deon" w:date="2026-06-29T19:56:00Z" w16du:dateUtc="2026-06-30T00:56:00Z">
        <w:r w:rsidR="00F15B28">
          <w:rPr>
            <w:rFonts w:ascii="Times New Roman" w:hAnsi="Times New Roman" w:cs="Times New Roman"/>
          </w:rPr>
          <w:t xml:space="preserve"> </w:t>
        </w:r>
      </w:ins>
      <w:ins w:id="294" w:author="Benton, Deon" w:date="2026-06-29T19:58:00Z" w16du:dateUtc="2026-06-30T00:58:00Z">
        <w:r w:rsidR="00D45450">
          <w:rPr>
            <w:rFonts w:ascii="Times New Roman" w:hAnsi="Times New Roman" w:cs="Times New Roman"/>
          </w:rPr>
          <w:t xml:space="preserve">to assess generalization beyond the pretraining stimuli. </w:t>
        </w:r>
      </w:ins>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lastRenderedPageBreak/>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50FFB0B4" w:rsidR="00CF2482" w:rsidRDefault="00DC6894" w:rsidP="00524642">
      <w:pPr>
        <w:spacing w:line="480" w:lineRule="auto"/>
        <w:ind w:firstLine="720"/>
        <w:contextualSpacing/>
        <w:rPr>
          <w:rFonts w:ascii="Times New Roman" w:hAnsi="Times New Roman" w:cs="Times New Roman"/>
        </w:rPr>
      </w:pPr>
      <w:ins w:id="295" w:author="Benton, Deon" w:date="2026-06-29T19:59:00Z" w16du:dateUtc="2026-06-30T00:59:00Z">
        <w:r>
          <w:rPr>
            <w:rFonts w:ascii="Times New Roman" w:hAnsi="Times New Roman" w:cs="Times New Roman"/>
          </w:rPr>
          <w:t>During each time step of both phases,</w:t>
        </w:r>
      </w:ins>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ins w:id="296" w:author="Benton, Deon" w:date="2026-06-29T19:49:00Z" w16du:dateUtc="2026-06-30T00:49:00Z">
        <w:r w:rsidR="00F030F8">
          <w:rPr>
            <w:rFonts w:ascii="Times New Roman" w:hAnsi="Times New Roman" w:cs="Times New Roman"/>
          </w:rPr>
          <w:t xml:space="preserve">an object’s </w:t>
        </w:r>
      </w:ins>
      <w:ins w:id="297" w:author="Benton, Deon" w:date="2026-06-29T19:48:00Z" w16du:dateUtc="2026-06-30T00:48:00Z">
        <w:r w:rsidR="00F030F8">
          <w:rPr>
            <w:rFonts w:ascii="Times New Roman" w:hAnsi="Times New Roman" w:cs="Times New Roman"/>
          </w:rPr>
          <w:t>next position</w:t>
        </w:r>
      </w:ins>
      <w:r w:rsidR="00CF2482">
        <w:rPr>
          <w:rFonts w:ascii="Times New Roman" w:hAnsi="Times New Roman" w:cs="Times New Roman"/>
        </w:rPr>
        <w:t xml:space="preserve">. </w:t>
      </w:r>
      <w:ins w:id="298" w:author="Benton, Deon" w:date="2026-06-29T19:49:00Z" w16du:dateUtc="2026-06-30T00:49:00Z">
        <w:r w:rsidR="00336A6C">
          <w:rPr>
            <w:rFonts w:ascii="Times New Roman" w:hAnsi="Times New Roman" w:cs="Times New Roman"/>
          </w:rPr>
          <w:t xml:space="preserve">To minimize the </w:t>
        </w:r>
      </w:ins>
      <w:ins w:id="299" w:author="Benton, Deon" w:date="2026-06-29T19:50:00Z" w16du:dateUtc="2026-06-30T00:50:00Z">
        <w:r w:rsidR="00336A6C" w:rsidRPr="00A83B89">
          <w:rPr>
            <w:rFonts w:ascii="Times New Roman" w:hAnsi="Times New Roman" w:cs="Times New Roman"/>
          </w:rPr>
          <w:t xml:space="preserve">target and output patterns after </w:t>
        </w:r>
      </w:ins>
      <w:ins w:id="300" w:author="Benton, Deon" w:date="2026-06-29T19:51:00Z" w16du:dateUtc="2026-06-30T00:51:00Z">
        <w:r w:rsidR="00336A6C">
          <w:rPr>
            <w:rFonts w:ascii="Times New Roman" w:hAnsi="Times New Roman" w:cs="Times New Roman"/>
          </w:rPr>
          <w:t>a full</w:t>
        </w:r>
      </w:ins>
      <w:ins w:id="301" w:author="Benton, Deon" w:date="2026-06-29T19:50:00Z" w16du:dateUtc="2026-06-30T00:50:00Z">
        <w:r w:rsidR="00336A6C" w:rsidRPr="00A83B89">
          <w:rPr>
            <w:rFonts w:ascii="Times New Roman" w:hAnsi="Times New Roman" w:cs="Times New Roman"/>
          </w:rPr>
          <w:t xml:space="preserve"> pass through</w:t>
        </w:r>
      </w:ins>
      <w:ins w:id="302" w:author="Benton, Deon" w:date="2026-06-29T19:52:00Z" w16du:dateUtc="2026-06-30T00:52:00Z">
        <w:r w:rsidR="006A66FC">
          <w:rPr>
            <w:rFonts w:ascii="Times New Roman" w:hAnsi="Times New Roman" w:cs="Times New Roman"/>
          </w:rPr>
          <w:t xml:space="preserve"> the</w:t>
        </w:r>
      </w:ins>
      <w:ins w:id="303" w:author="Benton, Deon" w:date="2026-06-29T19:50:00Z" w16du:dateUtc="2026-06-30T00:50:00Z">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ins>
      <w:ins w:id="304" w:author="Benton, Deon" w:date="2026-06-29T19:51:00Z" w16du:dateUtc="2026-06-30T00:51:00Z">
        <w:r w:rsidR="006A66FC">
          <w:rPr>
            <w:rFonts w:ascii="Times New Roman" w:hAnsi="Times New Roman" w:cs="Times New Roman"/>
          </w:rPr>
          <w:t xml:space="preserve">connection weights were modified via </w:t>
        </w:r>
      </w:ins>
      <w:ins w:id="305" w:author="Benton, Deon" w:date="2026-06-29T19:50:00Z" w16du:dateUtc="2026-06-30T00:50:00Z">
        <w:r w:rsidR="00336A6C">
          <w:rPr>
            <w:rFonts w:ascii="Times New Roman" w:hAnsi="Times New Roman" w:cs="Times New Roman"/>
          </w:rPr>
          <w:t xml:space="preserve">a </w:t>
        </w:r>
      </w:ins>
      <w:r w:rsidR="003D3718">
        <w:rPr>
          <w:rFonts w:ascii="Times New Roman" w:hAnsi="Times New Roman" w:cs="Times New Roman"/>
        </w:rPr>
        <w:t>version of recurrent backpropagation through time</w:t>
      </w:r>
      <w:del w:id="306" w:author="Benton, Deon" w:date="2026-06-29T19:51:00Z" w16du:dateUtc="2026-06-30T00:51:00Z">
        <w:r w:rsidR="00892D3A" w:rsidDel="006A66FC">
          <w:rPr>
            <w:rFonts w:ascii="Times New Roman" w:hAnsi="Times New Roman" w:cs="Times New Roman"/>
          </w:rPr>
          <w:delText>,</w:delText>
        </w:r>
      </w:del>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 xml:space="preserve">. </w:t>
      </w:r>
      <w:ins w:id="307" w:author="Benton, Deon" w:date="2026-06-29T20:00:00Z" w16du:dateUtc="2026-06-30T01:00:00Z">
        <w:r w:rsidR="00CA2C16">
          <w:rPr>
            <w:rFonts w:ascii="Times New Roman" w:hAnsi="Times New Roman" w:cs="Times New Roman"/>
          </w:rPr>
          <w:t>Cross-entropy was the</w:t>
        </w:r>
      </w:ins>
      <w:r w:rsidR="001F4704">
        <w:rPr>
          <w:rFonts w:ascii="Times New Roman" w:hAnsi="Times New Roman" w:cs="Times New Roman"/>
        </w:rPr>
        <w:t xml:space="preserve"> error</w:t>
      </w:r>
      <w:ins w:id="308" w:author="Benton, Deon" w:date="2026-06-29T20:00:00Z" w16du:dateUtc="2026-06-30T01:00:00Z">
        <w:r w:rsidR="00CA2C16">
          <w:rPr>
            <w:rFonts w:ascii="Times New Roman" w:hAnsi="Times New Roman" w:cs="Times New Roman"/>
          </w:rPr>
          <w:t xml:space="preserve"> measure</w:t>
        </w:r>
      </w:ins>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w:lastRenderedPageBreak/>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73B8BE3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ins w:id="309" w:author="Benton, Deon" w:date="2026-06-29T20:00:00Z" w16du:dateUtc="2026-06-30T01:00:00Z">
        <w:r w:rsidR="00B316B7">
          <w:rPr>
            <w:rFonts w:ascii="Times New Roman" w:hAnsi="Times New Roman" w:cs="Times New Roman"/>
          </w:rPr>
          <w:t>At test, n</w:t>
        </w:r>
      </w:ins>
      <w:ins w:id="310" w:author="Benton, Deon" w:date="2026-06-29T19:52:00Z" w16du:dateUtc="2026-06-30T00:52:00Z">
        <w:r w:rsidR="004F58C8">
          <w:rPr>
            <w:rFonts w:ascii="Times New Roman" w:hAnsi="Times New Roman" w:cs="Times New Roman"/>
          </w:rPr>
          <w:t>etwork</w:t>
        </w:r>
      </w:ins>
      <w:r w:rsidR="00A5259B">
        <w:rPr>
          <w:rFonts w:ascii="Times New Roman" w:hAnsi="Times New Roman" w:cs="Times New Roman"/>
        </w:rPr>
        <w:t xml:space="preserve"> weights were frozen</w:t>
      </w:r>
      <w:ins w:id="311" w:author="Benton, Deon" w:date="2026-06-29T19:52:00Z" w16du:dateUtc="2026-06-30T00:52:00Z">
        <w:r w:rsidR="004F58C8">
          <w:rPr>
            <w:rFonts w:ascii="Times New Roman" w:hAnsi="Times New Roman" w:cs="Times New Roman"/>
          </w:rPr>
          <w:t xml:space="preserve"> to simulate no further learning</w:t>
        </w:r>
      </w:ins>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11737676"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ins w:id="312" w:author="Benton, Deon" w:date="2026-06-29T21:03:00Z" w16du:dateUtc="2026-06-30T02:03:00Z">
        <w:r w:rsidR="0024615B">
          <w:rPr>
            <w:rFonts w:ascii="Times New Roman" w:hAnsi="Times New Roman" w:cs="Times New Roman"/>
          </w:rPr>
          <w:t xml:space="preserve">The assumption that peripherally located obstacles have </w:t>
        </w:r>
      </w:ins>
      <w:ins w:id="313" w:author="Benton, Deon" w:date="2026-06-29T21:12:00Z" w16du:dateUtc="2026-06-30T02:12:00Z">
        <w:r w:rsidR="0024615B">
          <w:rPr>
            <w:rFonts w:ascii="Times New Roman" w:hAnsi="Times New Roman" w:cs="Times New Roman"/>
          </w:rPr>
          <w:t>lower</w:t>
        </w:r>
      </w:ins>
      <w:ins w:id="314" w:author="Benton, Deon" w:date="2026-06-29T21:03:00Z" w16du:dateUtc="2026-06-30T02:03:00Z">
        <w:r w:rsidR="0024615B">
          <w:rPr>
            <w:rFonts w:ascii="Times New Roman" w:hAnsi="Times New Roman" w:cs="Times New Roman"/>
          </w:rPr>
          <w:t xml:space="preserve"> salience</w:t>
        </w:r>
      </w:ins>
      <w:ins w:id="315" w:author="Benton, Deon" w:date="2026-06-29T21:12:00Z" w16du:dateUtc="2026-06-30T02:12:00Z">
        <w:r w:rsidR="0024615B">
          <w:rPr>
            <w:rFonts w:ascii="Times New Roman" w:hAnsi="Times New Roman" w:cs="Times New Roman"/>
          </w:rPr>
          <w:t xml:space="preserve"> relative to centrally located ones</w:t>
        </w:r>
      </w:ins>
      <w:ins w:id="316" w:author="Benton, Deon" w:date="2026-06-29T21:03:00Z" w16du:dateUtc="2026-06-30T02:03:00Z">
        <w:r w:rsidR="0024615B">
          <w:rPr>
            <w:rFonts w:ascii="Times New Roman" w:hAnsi="Times New Roman" w:cs="Times New Roman"/>
          </w:rPr>
          <w:t xml:space="preserve"> was implemented</w:t>
        </w:r>
      </w:ins>
      <w:ins w:id="317" w:author="Benton, Deon" w:date="2026-06-29T21:14:00Z" w16du:dateUtc="2026-06-30T02:14:00Z">
        <w:r w:rsidR="00303D8A">
          <w:rPr>
            <w:rFonts w:ascii="Times New Roman" w:hAnsi="Times New Roman" w:cs="Times New Roman"/>
          </w:rPr>
          <w:t xml:space="preserve"> by</w:t>
        </w:r>
      </w:ins>
      <w:ins w:id="318" w:author="Benton, Deon" w:date="2026-06-29T21:03:00Z" w16du:dateUtc="2026-06-30T02:03:00Z">
        <w:r w:rsidR="0024615B">
          <w:rPr>
            <w:rFonts w:ascii="Times New Roman" w:hAnsi="Times New Roman" w:cs="Times New Roman"/>
          </w:rPr>
          <w:t xml:space="preserve"> </w:t>
        </w:r>
      </w:ins>
      <w:ins w:id="319" w:author="Benton, Deon" w:date="2026-06-29T21:12:00Z" w16du:dateUtc="2026-06-30T02:12:00Z">
        <w:r w:rsidR="0024615B">
          <w:rPr>
            <w:rFonts w:ascii="Times New Roman" w:hAnsi="Times New Roman" w:cs="Times New Roman"/>
          </w:rPr>
          <w:t>decreasing</w:t>
        </w:r>
      </w:ins>
      <w:ins w:id="320" w:author="Benton, Deon" w:date="2026-06-29T21:03:00Z" w16du:dateUtc="2026-06-30T02:03:00Z">
        <w:r w:rsidR="0024615B">
          <w:rPr>
            <w:rFonts w:ascii="Times New Roman" w:hAnsi="Times New Roman" w:cs="Times New Roman"/>
          </w:rPr>
          <w:t xml:space="preserve"> the learning rate and increasing the weight decay </w:t>
        </w:r>
      </w:ins>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ins w:id="321" w:author="Benton, Deon" w:date="2026-06-29T21:13:00Z" w16du:dateUtc="2026-06-30T02:13:00Z">
        <w:r w:rsidR="00303D8A">
          <w:rPr>
            <w:rFonts w:ascii="Times New Roman" w:hAnsi="Times New Roman" w:cs="Times New Roman"/>
          </w:rPr>
          <w:t xml:space="preserve">learning rate </w:t>
        </w:r>
      </w:ins>
      <w:ins w:id="322" w:author="Benton, Deon" w:date="2026-06-29T21:14:00Z" w16du:dateUtc="2026-06-30T02:14:00Z">
        <w:r w:rsidR="00303D8A">
          <w:rPr>
            <w:rFonts w:ascii="Times New Roman" w:hAnsi="Times New Roman" w:cs="Times New Roman"/>
          </w:rPr>
          <w:t>value</w:t>
        </w:r>
      </w:ins>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ins w:id="323" w:author="Benton, Deon" w:date="2026-06-29T21:15:00Z" w16du:dateUtc="2026-06-30T02:15:00Z">
        <w:r w:rsidR="00303D8A">
          <w:rPr>
            <w:rFonts w:ascii="Times New Roman" w:hAnsi="Times New Roman" w:cs="Times New Roman"/>
          </w:rPr>
          <w:t xml:space="preserve"> value</w:t>
        </w:r>
      </w:ins>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w:t>
      </w:r>
      <w:ins w:id="324" w:author="Benton, Deon" w:date="2026-06-29T21:16:00Z" w16du:dateUtc="2026-06-30T02:16:00Z">
        <w:r w:rsidR="00BD66C2">
          <w:rPr>
            <w:rFonts w:ascii="Times New Roman" w:hAnsi="Times New Roman" w:cs="Times New Roman"/>
          </w:rPr>
          <w:t xml:space="preserve"> </w:t>
        </w:r>
      </w:ins>
      <w:ins w:id="325" w:author="Benton, Deon" w:date="2026-06-29T21:17:00Z" w16du:dateUtc="2026-06-30T02:17:00Z">
        <w:r w:rsidR="00BD66C2">
          <w:rPr>
            <w:rFonts w:ascii="Times New Roman" w:hAnsi="Times New Roman" w:cs="Times New Roman"/>
          </w:rPr>
          <w:t xml:space="preserve">the </w:t>
        </w:r>
      </w:ins>
      <w:r w:rsidR="00A71A04">
        <w:rPr>
          <w:rFonts w:ascii="Times New Roman" w:hAnsi="Times New Roman" w:cs="Times New Roman"/>
        </w:rPr>
        <w:t>Supplementary Materials—</w:t>
      </w:r>
      <w:ins w:id="326" w:author="Benton, Deon" w:date="2026-06-29T21:17:00Z" w16du:dateUtc="2026-06-30T02:17:00Z">
        <w:r w:rsidR="00BD66C2">
          <w:rPr>
            <w:rFonts w:ascii="Times New Roman" w:hAnsi="Times New Roman" w:cs="Times New Roman"/>
          </w:rPr>
          <w:t>showed that</w:t>
        </w:r>
      </w:ins>
      <w:r w:rsidR="00A71A04">
        <w:rPr>
          <w:rFonts w:ascii="Times New Roman" w:hAnsi="Times New Roman" w:cs="Times New Roman"/>
        </w:rPr>
        <w:t xml:space="preserve"> </w:t>
      </w:r>
      <w:ins w:id="327" w:author="Benton, Deon" w:date="2026-06-29T21:16:00Z" w16du:dateUtc="2026-06-30T02:16:00Z">
        <w:r w:rsidR="00BD66C2">
          <w:rPr>
            <w:rFonts w:ascii="Times New Roman" w:hAnsi="Times New Roman" w:cs="Times New Roman"/>
          </w:rPr>
          <w:t xml:space="preserve">the </w:t>
        </w:r>
      </w:ins>
      <w:ins w:id="328" w:author="Benton, Deon" w:date="2026-06-29T21:18:00Z" w16du:dateUtc="2026-06-30T02:18:00Z">
        <w:r w:rsidR="00BD66C2">
          <w:rPr>
            <w:rFonts w:ascii="Times New Roman" w:hAnsi="Times New Roman" w:cs="Times New Roman"/>
          </w:rPr>
          <w:t>current findings were robust across a range of values for these different parameters.</w:t>
        </w:r>
      </w:ins>
      <w:ins w:id="329" w:author="Benton, Deon" w:date="2026-06-29T21:16:00Z" w16du:dateUtc="2026-06-30T02:16:00Z">
        <w:r w:rsidR="00BD66C2">
          <w:rPr>
            <w:rFonts w:ascii="Times New Roman" w:hAnsi="Times New Roman" w:cs="Times New Roman"/>
          </w:rPr>
          <w:t xml:space="preserve"> </w:t>
        </w:r>
      </w:ins>
      <w:ins w:id="330" w:author="Benton, Deon" w:date="2026-06-29T21:18:00Z" w16du:dateUtc="2026-06-30T02:18:00Z">
        <w:r w:rsidR="00BD66C2">
          <w:rPr>
            <w:rFonts w:ascii="Times New Roman" w:hAnsi="Times New Roman" w:cs="Times New Roman"/>
          </w:rPr>
          <w:t>The assumpt</w:t>
        </w:r>
      </w:ins>
      <w:ins w:id="331" w:author="Benton, Deon" w:date="2026-06-29T21:19:00Z" w16du:dateUtc="2026-06-30T02:19:00Z">
        <w:r w:rsidR="00BD66C2">
          <w:rPr>
            <w:rFonts w:ascii="Times New Roman" w:hAnsi="Times New Roman" w:cs="Times New Roman"/>
          </w:rPr>
          <w:t xml:space="preserve">ion that arced trajectories clear obstacles by small </w:t>
        </w:r>
        <w:r w:rsidR="00BD66C2">
          <w:rPr>
            <w:rFonts w:ascii="Times New Roman" w:hAnsi="Times New Roman" w:cs="Times New Roman"/>
          </w:rPr>
          <w:lastRenderedPageBreak/>
          <w:t>margins was implemented</w:t>
        </w:r>
      </w:ins>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EEA5F68"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900 epochs for simulations whose target findings derived from studies testing 12-month-olds; for simulations </w:t>
      </w:r>
      <w:ins w:id="332" w:author="Benton, Deon" w:date="2026-06-29T21:20:00Z" w16du:dateUtc="2026-06-30T02:20:00Z">
        <w:r w:rsidR="00BD66C2">
          <w:rPr>
            <w:rFonts w:ascii="Times New Roman" w:hAnsi="Times New Roman" w:cs="Times New Roman"/>
          </w:rPr>
          <w:t>testing</w:t>
        </w:r>
      </w:ins>
      <w:r>
        <w:rPr>
          <w:rFonts w:ascii="Times New Roman" w:hAnsi="Times New Roman" w:cs="Times New Roman"/>
        </w:rPr>
        <w:t xml:space="preserve">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ins w:id="333" w:author="Benton, Deon" w:date="2026-06-29T21:20:00Z" w16du:dateUtc="2026-06-30T02:20:00Z">
        <w:r w:rsidR="00BD66C2">
          <w:rPr>
            <w:rFonts w:ascii="Times New Roman" w:hAnsi="Times New Roman" w:cs="Times New Roman"/>
          </w:rPr>
          <w:t xml:space="preserve"> </w:t>
        </w:r>
      </w:ins>
      <w:r>
        <w:rPr>
          <w:rFonts w:ascii="Times New Roman" w:hAnsi="Times New Roman" w:cs="Times New Roman"/>
        </w:rPr>
        <w:t xml:space="preserve">than younger ones. </w:t>
      </w:r>
      <w:r w:rsidR="00A66CD1">
        <w:rPr>
          <w:rFonts w:ascii="Times New Roman" w:hAnsi="Times New Roman" w:cs="Times New Roman"/>
        </w:rPr>
        <w:t>These were 0.1 and 50</w:t>
      </w:r>
      <w:ins w:id="334" w:author="Benton, Deon" w:date="2026-06-29T21:20:00Z" w16du:dateUtc="2026-06-30T02:20:00Z">
        <w:r w:rsidR="00BD66C2">
          <w:rPr>
            <w:rFonts w:ascii="Times New Roman" w:hAnsi="Times New Roman" w:cs="Times New Roman"/>
          </w:rPr>
          <w:t>, respecti</w:t>
        </w:r>
      </w:ins>
      <w:ins w:id="335" w:author="Benton, Deon" w:date="2026-06-29T21:21:00Z" w16du:dateUtc="2026-06-30T02:21:00Z">
        <w:r w:rsidR="00BD66C2">
          <w:rPr>
            <w:rFonts w:ascii="Times New Roman" w:hAnsi="Times New Roman" w:cs="Times New Roman"/>
          </w:rPr>
          <w:t>vely,</w:t>
        </w:r>
      </w:ins>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ins w:id="336" w:author="Benton, Deon" w:date="2026-06-29T21:23:00Z" w16du:dateUtc="2026-06-30T02:23:00Z">
        <w:r w:rsidR="001902F7">
          <w:rPr>
            <w:rFonts w:ascii="Times New Roman" w:hAnsi="Times New Roman" w:cs="Times New Roman"/>
          </w:rPr>
          <w:t>reflect</w:t>
        </w:r>
      </w:ins>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12E4D6F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6CD5C53C"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ins w:id="337" w:author="Benton, Deon" w:date="2026-06-29T21:24:00Z" w16du:dateUtc="2026-06-30T02:24:00Z">
        <w:r w:rsidR="001902F7">
          <w:rPr>
            <w:rFonts w:ascii="Times New Roman" w:hAnsi="Times New Roman" w:cs="Times New Roman"/>
          </w:rPr>
          <w:t xml:space="preserve">Here greater error was treated as longer looking. This </w:t>
        </w:r>
      </w:ins>
      <w:r w:rsidR="007E5540">
        <w:rPr>
          <w:rFonts w:ascii="Times New Roman" w:hAnsi="Times New Roman" w:cs="Times New Roman"/>
        </w:rPr>
        <w:t xml:space="preserve">interpretation </w:t>
      </w:r>
      <w:ins w:id="338" w:author="Benton, Deon" w:date="2026-06-29T21:24:00Z" w16du:dateUtc="2026-06-30T02:24:00Z">
        <w:r w:rsidR="001902F7">
          <w:rPr>
            <w:rFonts w:ascii="Times New Roman" w:hAnsi="Times New Roman" w:cs="Times New Roman"/>
          </w:rPr>
          <w:t xml:space="preserve">is </w:t>
        </w:r>
      </w:ins>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 xml:space="preserve">Benton, 2025; </w:t>
      </w:r>
      <w:r w:rsidRPr="005170FC">
        <w:rPr>
          <w:rFonts w:ascii="Times New Roman" w:hAnsi="Times New Roman" w:cs="Times New Roman"/>
        </w:rPr>
        <w:t>Mareschal et al., 2000; Quinn &amp; Johnson, 2000; Rakison &amp; Lupyan,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in Overwalle (2010).</w:t>
      </w:r>
    </w:p>
    <w:p w14:paraId="683C4102" w14:textId="4C7FBF5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ins w:id="339" w:author="Benton, Deon" w:date="2026-06-29T21:25:00Z" w16du:dateUtc="2026-06-30T02:25:00Z">
        <w:r w:rsidR="001902F7">
          <w:rPr>
            <w:rFonts w:ascii="Times New Roman" w:hAnsi="Times New Roman" w:cs="Times New Roman"/>
          </w:rPr>
          <w:t>that results</w:t>
        </w:r>
      </w:ins>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ins w:id="340" w:author="Benton, Deon" w:date="2026-06-29T21:26:00Z" w16du:dateUtc="2026-06-30T02:26:00Z">
        <w:r w:rsidR="001902F7">
          <w:rPr>
            <w:rFonts w:ascii="Times New Roman" w:hAnsi="Times New Roman" w:cs="Times New Roman"/>
          </w:rPr>
          <w:t>Instead, t</w:t>
        </w:r>
      </w:ins>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ins w:id="341" w:author="Benton, Deon" w:date="2026-06-29T21:27:00Z" w16du:dateUtc="2026-06-30T02:27:00Z">
        <w:r w:rsidR="001902F7">
          <w:rPr>
            <w:rFonts w:ascii="Times New Roman" w:hAnsi="Times New Roman" w:cs="Times New Roman"/>
          </w:rPr>
          <w:t>those</w:t>
        </w:r>
      </w:ins>
      <w:r w:rsidR="000E36CA" w:rsidRPr="000E36CA">
        <w:rPr>
          <w:rFonts w:ascii="Times New Roman" w:hAnsi="Times New Roman" w:cs="Times New Roman"/>
        </w:rPr>
        <w:t xml:space="preserve"> observed in infants. This </w:t>
      </w:r>
      <w:ins w:id="342" w:author="Benton, Deon" w:date="2026-06-29T21:27:00Z" w16du:dateUtc="2026-06-30T02:27:00Z">
        <w:r w:rsidR="001902F7">
          <w:rPr>
            <w:rFonts w:ascii="Times New Roman" w:hAnsi="Times New Roman" w:cs="Times New Roman"/>
          </w:rPr>
          <w:t>approach has precedence in</w:t>
        </w:r>
      </w:ins>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ins w:id="343" w:author="Benton, Deon" w:date="2026-06-29T21:32:00Z" w16du:dateUtc="2026-06-30T02:32:00Z">
        <w:r w:rsidR="001902F7">
          <w:rPr>
            <w:rFonts w:ascii="Times New Roman" w:hAnsi="Times New Roman" w:cs="Times New Roman"/>
          </w:rPr>
          <w:t>The objects used</w:t>
        </w:r>
      </w:ins>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6E0619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ins w:id="344" w:author="Benton, Deon" w:date="2026-06-29T21:32:00Z" w16du:dateUtc="2026-06-30T02:32:00Z">
        <w:r w:rsidR="001902F7">
          <w:rPr>
            <w:rFonts w:ascii="Times New Roman" w:hAnsi="Times New Roman" w:cs="Times New Roman"/>
          </w:rPr>
          <w:t>ALIAS’s responses across the conditions.</w:t>
        </w:r>
      </w:ins>
      <w:r>
        <w:rPr>
          <w:rFonts w:ascii="Times New Roman" w:hAnsi="Times New Roman" w:cs="Times New Roman"/>
        </w:rPr>
        <w:t xml:space="preserve"> Networks in the Experimental condition produced greater error to the Inefficient test event than</w:t>
      </w:r>
      <w:ins w:id="345" w:author="Benton, Deon" w:date="2026-06-29T21:51:00Z" w16du:dateUtc="2026-06-30T02:51:00Z">
        <w:r w:rsidR="00C41F59">
          <w:rPr>
            <w:rFonts w:ascii="Times New Roman" w:hAnsi="Times New Roman" w:cs="Times New Roman"/>
          </w:rPr>
          <w:t xml:space="preserve"> to</w:t>
        </w:r>
      </w:ins>
      <w:r>
        <w:rPr>
          <w:rFonts w:ascii="Times New Roman" w:hAnsi="Times New Roman" w:cs="Times New Roman"/>
        </w:rPr>
        <w:t xml:space="preserve"> the Efficient one</w:t>
      </w:r>
      <w:ins w:id="346" w:author="Benton, Deon" w:date="2026-06-29T21:33:00Z" w16du:dateUtc="2026-06-30T02:33:00Z">
        <w:r w:rsidR="00DC0F46">
          <w:rPr>
            <w:rFonts w:ascii="Times New Roman" w:hAnsi="Times New Roman" w:cs="Times New Roman"/>
          </w:rPr>
          <w:t xml:space="preserve"> in the Experimental condition</w:t>
        </w:r>
      </w:ins>
      <w:ins w:id="347" w:author="Benton, Deon" w:date="2026-06-29T21:51:00Z" w16du:dateUtc="2026-06-30T02:51:00Z">
        <w:r w:rsidR="00C41F59">
          <w:rPr>
            <w:rFonts w:ascii="Times New Roman" w:hAnsi="Times New Roman" w:cs="Times New Roman"/>
          </w:rPr>
          <w:t>. In contrast, networks</w:t>
        </w:r>
      </w:ins>
      <w:ins w:id="348" w:author="Benton, Deon" w:date="2026-06-29T21:33:00Z" w16du:dateUtc="2026-06-30T02:33:00Z">
        <w:r w:rsidR="00DC0F46">
          <w:rPr>
            <w:rFonts w:ascii="Times New Roman" w:hAnsi="Times New Roman" w:cs="Times New Roman"/>
          </w:rPr>
          <w:t xml:space="preserve"> in the Control condition </w:t>
        </w:r>
      </w:ins>
      <w:ins w:id="349" w:author="Benton, Deon" w:date="2026-06-29T21:34:00Z" w16du:dateUtc="2026-06-30T02:34:00Z">
        <w:r w:rsidR="00DC0F46">
          <w:rPr>
            <w:rFonts w:ascii="Times New Roman" w:hAnsi="Times New Roman" w:cs="Times New Roman"/>
          </w:rPr>
          <w:t>produced equivalent error to both test events</w:t>
        </w:r>
      </w:ins>
      <w:r>
        <w:rPr>
          <w:rFonts w:ascii="Times New Roman" w:hAnsi="Times New Roman" w:cs="Times New Roman"/>
        </w:rPr>
        <w:t xml:space="preserve">. </w:t>
      </w:r>
      <w:ins w:id="350" w:author="Benton, Deon" w:date="2026-06-29T21:42:00Z" w16du:dateUtc="2026-06-30T02:42:00Z">
        <w:r w:rsidR="00BE12CA">
          <w:rPr>
            <w:rFonts w:ascii="Times New Roman" w:hAnsi="Times New Roman" w:cs="Times New Roman"/>
          </w:rPr>
          <w:t>ALIAS thus reproduced the first target finding.</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24E221B"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ins w:id="351" w:author="Benton, Deon" w:date="2026-06-29T21:43:00Z" w16du:dateUtc="2026-06-30T02:43:00Z">
        <w:r w:rsidR="00BE12CA">
          <w:rPr>
            <w:rFonts w:ascii="Times New Roman" w:hAnsi="Times New Roman" w:cs="Times New Roman"/>
          </w:rPr>
          <w:t>—like ALIAS</w:t>
        </w:r>
        <w:r w:rsidR="00C41F59">
          <w:rPr>
            <w:rFonts w:ascii="Times New Roman" w:hAnsi="Times New Roman" w:cs="Times New Roman"/>
          </w:rPr>
          <w:t>—VOM10’s criti</w:t>
        </w:r>
      </w:ins>
      <w:ins w:id="352" w:author="Benton, Deon" w:date="2026-06-29T21:44:00Z" w16du:dateUtc="2026-06-30T02:44:00Z">
        <w:r w:rsidR="00C41F59">
          <w:rPr>
            <w:rFonts w:ascii="Times New Roman" w:hAnsi="Times New Roman" w:cs="Times New Roman"/>
          </w:rPr>
          <w:t xml:space="preserve">cal units were more active during the Inefficient than the Efficient test event in the Experimental condition; these units were equivalently active in the Control condition. Although </w:t>
        </w:r>
      </w:ins>
      <w:ins w:id="353" w:author="Benton, Deon" w:date="2026-06-29T21:45:00Z" w16du:dateUtc="2026-06-30T02:45:00Z">
        <w:r w:rsidR="00C41F59">
          <w:rPr>
            <w:rFonts w:ascii="Times New Roman" w:hAnsi="Times New Roman" w:cs="Times New Roman"/>
          </w:rPr>
          <w:t>VOM10</w:t>
        </w:r>
      </w:ins>
      <w:ins w:id="354" w:author="Benton, Deon" w:date="2026-06-29T21:44:00Z" w16du:dateUtc="2026-06-30T02:44:00Z">
        <w:r w:rsidR="00C41F59">
          <w:rPr>
            <w:rFonts w:ascii="Times New Roman" w:hAnsi="Times New Roman" w:cs="Times New Roman"/>
          </w:rPr>
          <w:t xml:space="preserve"> also reproduced the first target f</w:t>
        </w:r>
      </w:ins>
      <w:ins w:id="355" w:author="Benton, Deon" w:date="2026-06-29T21:45:00Z" w16du:dateUtc="2026-06-30T02:45:00Z">
        <w:r w:rsidR="00C41F59">
          <w:rPr>
            <w:rFonts w:ascii="Times New Roman" w:hAnsi="Times New Roman" w:cs="Times New Roman"/>
          </w:rPr>
          <w:t xml:space="preserve">inding, </w:t>
        </w:r>
      </w:ins>
      <w:r w:rsidR="00376BBD">
        <w:rPr>
          <w:rFonts w:ascii="Times New Roman" w:hAnsi="Times New Roman" w:cs="Times New Roman"/>
        </w:rPr>
        <w:t xml:space="preserve">comparing </w:t>
      </w:r>
      <w:ins w:id="356" w:author="Benton, Deon" w:date="2026-06-29T21:45:00Z" w16du:dateUtc="2026-06-30T02:45:00Z">
        <w:r w:rsidR="00C41F59">
          <w:rPr>
            <w:rFonts w:ascii="Times New Roman" w:hAnsi="Times New Roman" w:cs="Times New Roman"/>
          </w:rPr>
          <w:t>its responses to those of</w:t>
        </w:r>
      </w:ins>
      <w:r w:rsidR="00376BBD">
        <w:rPr>
          <w:rFonts w:ascii="Times New Roman" w:hAnsi="Times New Roman" w:cs="Times New Roman"/>
        </w:rPr>
        <w:t xml:space="preserve"> ALIAS </w:t>
      </w:r>
      <w:r w:rsidR="00376BBD" w:rsidRPr="00376BBD">
        <w:rPr>
          <w:rFonts w:ascii="Times New Roman" w:hAnsi="Times New Roman" w:cs="Times New Roman"/>
        </w:rPr>
        <w:t>reveals that</w:t>
      </w:r>
      <w:ins w:id="357" w:author="Benton, Deon" w:date="2026-06-29T21:46:00Z" w16du:dateUtc="2026-06-30T02:46:00Z">
        <w:r w:rsidR="00C41F59">
          <w:rPr>
            <w:rFonts w:ascii="Times New Roman" w:hAnsi="Times New Roman" w:cs="Times New Roman"/>
          </w:rPr>
          <w:t xml:space="preserve"> the effect was smaller for VOM10 than for ALIAS.</w:t>
        </w:r>
      </w:ins>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2E545AD8"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ins w:id="358" w:author="Benton, Deon" w:date="2026-06-29T21:46:00Z" w16du:dateUtc="2026-06-30T02:46:00Z">
        <w:r w:rsidR="00C41F59">
          <w:rPr>
            <w:rFonts w:ascii="Times New Roman" w:hAnsi="Times New Roman" w:cs="Times New Roman"/>
          </w:rPr>
          <w:t>, in contrast to VOM10,</w:t>
        </w:r>
      </w:ins>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ins w:id="359" w:author="Benton, Deon" w:date="2026-06-29T21:46:00Z" w16du:dateUtc="2026-06-30T02:46:00Z">
        <w:r w:rsidR="00C41F59">
          <w:rPr>
            <w:rFonts w:ascii="Times New Roman" w:hAnsi="Times New Roman" w:cs="Times New Roman"/>
          </w:rPr>
          <w:t>’s</w:t>
        </w:r>
      </w:ins>
      <w:r w:rsidR="00566545" w:rsidRPr="00566545">
        <w:rPr>
          <w:rFonts w:ascii="Times New Roman" w:hAnsi="Times New Roman" w:cs="Times New Roman"/>
        </w:rPr>
        <w:t xml:space="preserve"> </w:t>
      </w:r>
      <w:ins w:id="360" w:author="Benton, Deon" w:date="2026-06-29T21:47:00Z" w16du:dateUtc="2026-06-30T02:47:00Z">
        <w:r w:rsidR="00C41F59">
          <w:rPr>
            <w:rFonts w:ascii="Times New Roman" w:hAnsi="Times New Roman" w:cs="Times New Roman"/>
          </w:rPr>
          <w:t>critical units were more active during the Efficient than the Inefficient test event in the Control condition. These units showed equivalent activation in the Experimental condition.</w:t>
        </w:r>
      </w:ins>
      <w:ins w:id="361" w:author="Benton, Deon" w:date="2026-06-29T21:48:00Z" w16du:dateUtc="2026-06-30T02:48:00Z">
        <w:r w:rsidR="00C41F59">
          <w:rPr>
            <w:rFonts w:ascii="Times New Roman" w:hAnsi="Times New Roman" w:cs="Times New Roman"/>
          </w:rPr>
          <w:t xml:space="preserve"> Thus, VOM10-2 failed to capture the first finding.</w:t>
        </w:r>
      </w:ins>
      <w:ins w:id="362" w:author="Benton, Deon" w:date="2026-06-29T21:47:00Z" w16du:dateUtc="2026-06-30T02:47:00Z">
        <w:r w:rsidR="00C41F5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5475572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ins w:id="363" w:author="Benton, Deon" w:date="2026-06-29T21:48:00Z" w16du:dateUtc="2026-06-30T02:48:00Z">
        <w:r w:rsidR="00C41F59">
          <w:rPr>
            <w:rFonts w:ascii="Times New Roman" w:hAnsi="Times New Roman" w:cs="Times New Roman"/>
          </w:rPr>
          <w:t>Figure 9 shows that networks in both conditions produced greater</w:t>
        </w:r>
      </w:ins>
      <w:ins w:id="364" w:author="Benton, Deon" w:date="2026-06-29T21:49:00Z" w16du:dateUtc="2026-06-30T02:49:00Z">
        <w:r w:rsidR="00C41F59">
          <w:rPr>
            <w:rFonts w:ascii="Times New Roman" w:hAnsi="Times New Roman" w:cs="Times New Roman"/>
          </w:rPr>
          <w:t xml:space="preserve"> error to the Inefficient than to the Efficient event, although the effect was weaker in the Control than in the Experimental condition. </w:t>
        </w:r>
      </w:ins>
      <w:r w:rsidR="004E4E4E">
        <w:rPr>
          <w:rFonts w:ascii="Times New Roman" w:hAnsi="Times New Roman" w:cs="Times New Roman"/>
        </w:rPr>
        <w:t xml:space="preserve"> </w:t>
      </w:r>
      <w:ins w:id="365" w:author="Benton, Deon" w:date="2026-06-29T21:50:00Z" w16du:dateUtc="2026-06-30T02:50:00Z">
        <w:r w:rsidR="00C41F59">
          <w:rPr>
            <w:rFonts w:ascii="Times New Roman" w:hAnsi="Times New Roman" w:cs="Times New Roman"/>
          </w:rPr>
          <w:t xml:space="preserve">Thus, ALIAS-2 partially replicates the first finding. </w:t>
        </w:r>
      </w:ins>
    </w:p>
    <w:p w14:paraId="349545A5" w14:textId="5E5480DA" w:rsidR="002A5455" w:rsidRDefault="006E748F" w:rsidP="00092652">
      <w:pPr>
        <w:spacing w:line="480" w:lineRule="auto"/>
        <w:ind w:firstLine="720"/>
        <w:contextualSpacing/>
        <w:rPr>
          <w:rFonts w:ascii="Times New Roman" w:hAnsi="Times New Roman" w:cs="Times New Roman"/>
        </w:rPr>
      </w:pPr>
      <w:r>
        <w:rPr>
          <w:rFonts w:ascii="Times New Roman" w:hAnsi="Times New Roman" w:cs="Times New Roman"/>
        </w:rPr>
        <w:t>ALIAS’s—and to a lesser extent, ALIAS-2’s—ability to capture the</w:t>
      </w:r>
      <w:r w:rsidR="00092652">
        <w:rPr>
          <w:rFonts w:ascii="Times New Roman" w:hAnsi="Times New Roman" w:cs="Times New Roman"/>
        </w:rPr>
        <w:t xml:space="preserve"> first target finding suggests that it may be premature to use this finding to conclude that </w:t>
      </w:r>
      <w:r>
        <w:rPr>
          <w:rFonts w:ascii="Times New Roman" w:hAnsi="Times New Roman" w:cs="Times New Roman"/>
        </w:rPr>
        <w:t>infants’ sensitivity to action efficiency stems from</w:t>
      </w:r>
      <w:r w:rsidR="00092652">
        <w:rPr>
          <w:rFonts w:ascii="Times New Roman" w:hAnsi="Times New Roman" w:cs="Times New Roman"/>
        </w:rPr>
        <w:t xml:space="preserve"> rich notions of agents, goals, constraints, cost, and efficiency</w:t>
      </w:r>
      <w:r>
        <w:rPr>
          <w:rFonts w:ascii="Times New Roman" w:hAnsi="Times New Roman" w:cs="Times New Roman"/>
        </w:rPr>
        <w:t xml:space="preserve"> that are supported by specialized mechanisms</w:t>
      </w:r>
      <w:r w:rsidR="00092652">
        <w:rPr>
          <w:rFonts w:ascii="Times New Roman" w:hAnsi="Times New Roman" w:cs="Times New Roman"/>
        </w:rPr>
        <w:t xml:space="preserve">. </w:t>
      </w:r>
      <w:r>
        <w:rPr>
          <w:rFonts w:ascii="Times New Roman" w:hAnsi="Times New Roman" w:cs="Times New Roman"/>
        </w:rPr>
        <w:t>Instead, these findings demonstrate that an associative learning mechanism is sufficient to reproduce this pattern of behavior. It was nevertheless important to provide independent evidence</w:t>
      </w:r>
      <w:ins w:id="366" w:author="Benton, Deon" w:date="2026-06-29T21:52:00Z" w16du:dateUtc="2026-06-30T02:52:00Z">
        <w:r w:rsidR="00C41F59">
          <w:rPr>
            <w:rFonts w:ascii="Times New Roman" w:hAnsi="Times New Roman" w:cs="Times New Roman"/>
          </w:rPr>
          <w:t xml:space="preserve"> </w:t>
        </w:r>
      </w:ins>
      <w:r w:rsidR="00092652">
        <w:rPr>
          <w:rFonts w:ascii="Times New Roman" w:hAnsi="Times New Roman" w:cs="Times New Roman"/>
        </w:rPr>
        <w:t>that</w:t>
      </w:r>
      <w:ins w:id="367" w:author="Benton, Deon" w:date="2026-06-29T21:53:00Z" w16du:dateUtc="2026-06-30T02:53:00Z">
        <w:r w:rsidR="00C41F59">
          <w:rPr>
            <w:rFonts w:ascii="Times New Roman" w:hAnsi="Times New Roman" w:cs="Times New Roman"/>
          </w:rPr>
          <w:t xml:space="preserve"> associative learning</w:t>
        </w:r>
      </w:ins>
      <w:r w:rsidR="00092652">
        <w:rPr>
          <w:rFonts w:ascii="Times New Roman" w:hAnsi="Times New Roman" w:cs="Times New Roman"/>
        </w:rPr>
        <w:t xml:space="preserve"> was responsible </w:t>
      </w:r>
      <w:r>
        <w:rPr>
          <w:rFonts w:ascii="Times New Roman" w:hAnsi="Times New Roman" w:cs="Times New Roman"/>
        </w:rPr>
        <w:t>for ALIAS’s success. This was achieved by tracing</w:t>
      </w:r>
      <w:ins w:id="368" w:author="Benton, Deon" w:date="2026-06-29T21:53:00Z" w16du:dateUtc="2026-06-30T02:53:00Z">
        <w:r w:rsidR="00EE5221">
          <w:rPr>
            <w:rFonts w:ascii="Times New Roman" w:hAnsi="Times New Roman" w:cs="Times New Roman"/>
          </w:rPr>
          <w:t xml:space="preserve"> </w:t>
        </w:r>
      </w:ins>
      <w:r w:rsidR="00081DBF">
        <w:rPr>
          <w:rFonts w:ascii="Times New Roman" w:hAnsi="Times New Roman" w:cs="Times New Roman"/>
        </w:rPr>
        <w:t xml:space="preserve">the model’s internal dynamics at various points </w:t>
      </w:r>
      <w:r w:rsidR="00A01043">
        <w:rPr>
          <w:rFonts w:ascii="Times New Roman" w:hAnsi="Times New Roman" w:cs="Times New Roman"/>
        </w:rPr>
        <w:t>throughout</w:t>
      </w:r>
      <w:r w:rsidR="00081DBF">
        <w:rPr>
          <w:rFonts w:ascii="Times New Roman" w:hAnsi="Times New Roman" w:cs="Times New Roman"/>
        </w:rPr>
        <w:t xml:space="preserve"> processing</w:t>
      </w:r>
      <w:r w:rsidR="00B01F9A">
        <w:rPr>
          <w:rFonts w:ascii="Times New Roman" w:hAnsi="Times New Roman" w:cs="Times New Roman"/>
        </w:rPr>
        <w:t>.</w:t>
      </w:r>
      <w:r w:rsidR="00081DBF">
        <w:rPr>
          <w:rFonts w:ascii="Times New Roman" w:hAnsi="Times New Roman" w:cs="Times New Roman"/>
        </w:rPr>
        <w:t xml:space="preserve"> </w:t>
      </w:r>
      <w:ins w:id="369" w:author="Benton, Deon" w:date="2026-06-29T21:53:00Z" w16du:dateUtc="2026-06-30T02:53:00Z">
        <w:r w:rsidR="00EE5221">
          <w:rPr>
            <w:rFonts w:ascii="Times New Roman" w:hAnsi="Times New Roman" w:cs="Times New Roman"/>
          </w:rPr>
          <w:t>As discussed above, s</w:t>
        </w:r>
      </w:ins>
      <w:r w:rsidR="00081DBF">
        <w:rPr>
          <w:rFonts w:ascii="Times New Roman" w:hAnsi="Times New Roman" w:cs="Times New Roman"/>
        </w:rPr>
        <w:t>uch processing</w:t>
      </w:r>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081DBF">
        <w:rPr>
          <w:rFonts w:ascii="Times New Roman" w:hAnsi="Times New Roman" w:cs="Times New Roman"/>
        </w:rPr>
        <w:t xml:space="preserve">The pattern </w:t>
      </w:r>
      <w:r w:rsidR="00081DBF">
        <w:rPr>
          <w:rFonts w:ascii="Times New Roman" w:hAnsi="Times New Roman" w:cs="Times New Roman"/>
        </w:rPr>
        <w:lastRenderedPageBreak/>
        <w:t xml:space="preserve">of activation produced by the straight and arced events across the input groups </w:t>
      </w:r>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r w:rsidR="00081DBF">
        <w:rPr>
          <w:rFonts w:ascii="Times New Roman" w:hAnsi="Times New Roman" w:cs="Times New Roman"/>
        </w:rPr>
        <w:t xml:space="preserve"> because the model’s weights themselves are small, random values</w:t>
      </w:r>
      <w:r w:rsidR="00C65292">
        <w:rPr>
          <w:rFonts w:ascii="Times New Roman" w:hAnsi="Times New Roman" w:cs="Times New Roman"/>
        </w:rPr>
        <w:t xml:space="preserve"> with little meaning</w:t>
      </w:r>
      <w:r w:rsidR="002A5455">
        <w:rPr>
          <w:rFonts w:ascii="Times New Roman" w:hAnsi="Times New Roman" w:cs="Times New Roman"/>
        </w:rPr>
        <w:t xml:space="preserve">. </w:t>
      </w:r>
      <w:r w:rsidR="00081DBF">
        <w:rPr>
          <w:rFonts w:ascii="Times New Roman" w:hAnsi="Times New Roman" w:cs="Times New Roman"/>
        </w:rPr>
        <w:t>This activity</w:t>
      </w:r>
      <w:r w:rsidR="002A5455">
        <w:rPr>
          <w:rFonts w:ascii="Times New Roman" w:hAnsi="Times New Roman" w:cs="Times New Roman"/>
        </w:rPr>
        <w:t xml:space="preserve"> </w:t>
      </w:r>
      <w:r w:rsidR="00081DBF">
        <w:rPr>
          <w:rFonts w:ascii="Times New Roman" w:hAnsi="Times New Roman" w:cs="Times New Roman"/>
        </w:rPr>
        <w:t xml:space="preserve">nonetheless </w:t>
      </w:r>
      <w:r w:rsidR="002A5455">
        <w:rPr>
          <w:rFonts w:ascii="Times New Roman" w:hAnsi="Times New Roman" w:cs="Times New Roman"/>
        </w:rPr>
        <w:t>then propagates to</w:t>
      </w:r>
      <w:r w:rsidR="00081DBF">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r w:rsidR="00201483">
        <w:rPr>
          <w:rFonts w:ascii="Times New Roman" w:hAnsi="Times New Roman" w:cs="Times New Roman"/>
        </w:rPr>
        <w:t>observed and target patterns</w:t>
      </w:r>
      <w:r w:rsidR="002A5455">
        <w:rPr>
          <w:rFonts w:ascii="Times New Roman" w:hAnsi="Times New Roman" w:cs="Times New Roman"/>
        </w:rPr>
        <w:t xml:space="preserve"> is treated as error</w:t>
      </w:r>
      <w:r w:rsidR="00201483">
        <w:rPr>
          <w:rFonts w:ascii="Times New Roman" w:hAnsi="Times New Roman" w:cs="Times New Roman"/>
        </w:rPr>
        <w:t xml:space="preserve"> that model seeks to reduce</w:t>
      </w:r>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key insight is that, from the </w:t>
      </w:r>
      <w:r w:rsidR="00F77F01">
        <w:rPr>
          <w:rFonts w:ascii="Times New Roman" w:hAnsi="Times New Roman" w:cs="Times New Roman"/>
        </w:rPr>
        <w:t>outset of</w:t>
      </w:r>
      <w:r>
        <w:rPr>
          <w:rFonts w:ascii="Times New Roman" w:hAnsi="Times New Roman" w:cs="Times New Roman"/>
        </w:rPr>
        <w:t xml:space="preserve"> training,</w:t>
      </w:r>
      <w:r w:rsidR="002A5455">
        <w:rPr>
          <w:rFonts w:ascii="Times New Roman" w:hAnsi="Times New Roman" w:cs="Times New Roman"/>
        </w:rPr>
        <w:t xml:space="preserve"> the pattern of error </w:t>
      </w:r>
      <w:r w:rsidR="00F77F01">
        <w:rPr>
          <w:rFonts w:ascii="Times New Roman" w:hAnsi="Times New Roman" w:cs="Times New Roman"/>
        </w:rPr>
        <w:t>that both motion types produce distinct patterns of error across the output groups</w:t>
      </w:r>
      <w:r w:rsidR="002A5455">
        <w:rPr>
          <w:rFonts w:ascii="Times New Roman" w:hAnsi="Times New Roman" w:cs="Times New Roman"/>
        </w:rPr>
        <w:t xml:space="preserve"> </w:t>
      </w:r>
      <w:r w:rsidR="00F77F01">
        <w:rPr>
          <w:rFonts w:ascii="Times New Roman" w:hAnsi="Times New Roman" w:cs="Times New Roman"/>
        </w:rPr>
        <w:t xml:space="preserve">A corollary of this is that the </w:t>
      </w:r>
      <w:r w:rsidR="002A5455">
        <w:rPr>
          <w:rFonts w:ascii="Times New Roman" w:hAnsi="Times New Roman" w:cs="Times New Roman"/>
        </w:rPr>
        <w:t xml:space="preserve">network weights </w:t>
      </w:r>
      <w:r w:rsidR="00F77F01">
        <w:rPr>
          <w:rFonts w:ascii="Times New Roman" w:hAnsi="Times New Roman" w:cs="Times New Roman"/>
        </w:rPr>
        <w:t>move in</w:t>
      </w:r>
      <w:r w:rsidR="002A5455">
        <w:rPr>
          <w:rFonts w:ascii="Times New Roman" w:hAnsi="Times New Roman" w:cs="Times New Roman"/>
        </w:rPr>
        <w:t xml:space="preserve"> different directions for both events</w:t>
      </w:r>
      <w:r w:rsidR="00F77F01">
        <w:rPr>
          <w:rFonts w:ascii="Times New Roman" w:hAnsi="Times New Roman" w:cs="Times New Roman"/>
        </w:rPr>
        <w:t xml:space="preserve"> such that, over time, </w:t>
      </w:r>
      <w:r w:rsidR="002A5455">
        <w:rPr>
          <w:rFonts w:ascii="Times New Roman" w:hAnsi="Times New Roman" w:cs="Times New Roman"/>
        </w:rPr>
        <w:t xml:space="preserve">meaningfully distinct hidden representations for </w:t>
      </w:r>
      <w:r w:rsidR="00F77F01">
        <w:rPr>
          <w:rFonts w:ascii="Times New Roman" w:hAnsi="Times New Roman" w:cs="Times New Roman"/>
        </w:rPr>
        <w:t>each action emerge</w:t>
      </w:r>
      <w:r w:rsidR="002A5455">
        <w:rPr>
          <w:rFonts w:ascii="Times New Roman" w:hAnsi="Times New Roman" w:cs="Times New Roman"/>
        </w:rPr>
        <w:t xml:space="preserve">. </w:t>
      </w:r>
      <w:r w:rsidR="00F77F01">
        <w:rPr>
          <w:rFonts w:ascii="Times New Roman" w:hAnsi="Times New Roman" w:cs="Times New Roman"/>
        </w:rPr>
        <w:t>These representations will also come to capture</w:t>
      </w:r>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r w:rsidR="00F77F01">
        <w:rPr>
          <w:rFonts w:ascii="Times New Roman" w:hAnsi="Times New Roman" w:cs="Times New Roman"/>
        </w:rPr>
        <w:t xml:space="preserve"> how these learned features impact networks’ behavior at test</w:t>
      </w:r>
      <w:r>
        <w:rPr>
          <w:rFonts w:ascii="Times New Roman" w:hAnsi="Times New Roman" w:cs="Times New Roman"/>
        </w:rPr>
        <w:t xml:space="preserve">, consider the habituation </w:t>
      </w:r>
      <w:r w:rsidR="000C1A3F">
        <w:rPr>
          <w:rFonts w:ascii="Times New Roman" w:hAnsi="Times New Roman" w:cs="Times New Roman"/>
        </w:rPr>
        <w:t>events</w:t>
      </w:r>
      <w:r>
        <w:rPr>
          <w:rFonts w:ascii="Times New Roman" w:hAnsi="Times New Roman" w:cs="Times New Roman"/>
        </w:rPr>
        <w:t xml:space="preserve"> networks in the Experimental condition. Two of the</w:t>
      </w:r>
      <w:r w:rsidR="000C1A3F">
        <w:rPr>
          <w:rFonts w:ascii="Times New Roman" w:hAnsi="Times New Roman" w:cs="Times New Roman"/>
        </w:rPr>
        <w:t xml:space="preserve"> presented</w:t>
      </w:r>
      <w:r>
        <w:rPr>
          <w:rFonts w:ascii="Times New Roman" w:hAnsi="Times New Roman" w:cs="Times New Roman"/>
        </w:rPr>
        <w:t xml:space="preserve"> features were novel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r w:rsidR="000C1A3F">
        <w:rPr>
          <w:rFonts w:ascii="Times New Roman" w:hAnsi="Times New Roman" w:cs="Times New Roman"/>
        </w:rPr>
        <w:t>with which they co-occurred</w:t>
      </w:r>
      <w:r>
        <w:rPr>
          <w:rFonts w:ascii="Times New Roman" w:hAnsi="Times New Roman" w:cs="Times New Roman"/>
        </w:rPr>
        <w:t xml:space="preserve"> during </w:t>
      </w:r>
      <w:r w:rsidR="000C1A3F">
        <w:rPr>
          <w:rFonts w:ascii="Times New Roman" w:hAnsi="Times New Roman" w:cs="Times New Roman"/>
        </w:rPr>
        <w:t>pretraining</w:t>
      </w:r>
      <w:r>
        <w:rPr>
          <w:rFonts w:ascii="Times New Roman" w:hAnsi="Times New Roman" w:cs="Times New Roman"/>
        </w:rPr>
        <w:t xml:space="preserve">. By contrast, new associations must be formed </w:t>
      </w:r>
      <w:r w:rsidR="000C1A3F">
        <w:rPr>
          <w:rFonts w:ascii="Times New Roman" w:hAnsi="Times New Roman" w:cs="Times New Roman"/>
        </w:rPr>
        <w:t>among the novel features</w:t>
      </w:r>
      <w:r>
        <w:rPr>
          <w:rFonts w:ascii="Times New Roman" w:hAnsi="Times New Roman" w:cs="Times New Roman"/>
        </w:rPr>
        <w:t xml:space="preserve">. Thus, </w:t>
      </w:r>
      <w:r w:rsidR="000C1A3F">
        <w:rPr>
          <w:rFonts w:ascii="Times New Roman" w:hAnsi="Times New Roman" w:cs="Times New Roman"/>
        </w:rPr>
        <w:t>networks must associate a higher jump with a taller barrier.</w:t>
      </w:r>
      <w:r>
        <w:rPr>
          <w:rFonts w:ascii="Times New Roman" w:hAnsi="Times New Roman" w:cs="Times New Roman"/>
        </w:rPr>
        <w:t xml:space="preserve"> Although the habituation phase is shorter</w:t>
      </w:r>
      <w:r w:rsidR="000C1A3F">
        <w:rPr>
          <w:rFonts w:ascii="Times New Roman" w:hAnsi="Times New Roman" w:cs="Times New Roman"/>
        </w:rPr>
        <w:t xml:space="preserve"> in length</w:t>
      </w:r>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2"/>
                          <a:stretch>
                            <a:fillRect/>
                          </a:stretch>
                        </pic:blipFill>
                        <pic:spPr>
                          <a:xfrm>
                            <a:off x="0" y="0"/>
                            <a:ext cx="5517518" cy="3678345"/>
                          </a:xfrm>
                          <a:prstGeom prst="rect">
                            <a:avLst/>
                          </a:prstGeom>
                        </pic:spPr>
                      </pic:pic>
                    </a:graphicData>
                  </a:graphic>
                </wp:inline>
              </w:drawing>
            </w:r>
          </w:p>
        </w:tc>
      </w:tr>
    </w:tbl>
    <w:p w14:paraId="2C53863B" w14:textId="15239A81"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ins w:id="370" w:author="Benton, Deon" w:date="2026-06-29T21:54:00Z" w16du:dateUtc="2026-06-30T02:54:00Z">
        <w:r w:rsidR="00EE5221">
          <w:rPr>
            <w:rFonts w:ascii="Times New Roman" w:hAnsi="Times New Roman" w:cs="Times New Roman"/>
            <w:i w:val="0"/>
            <w:iCs w:val="0"/>
            <w:color w:val="000000" w:themeColor="text1"/>
            <w:sz w:val="24"/>
            <w:szCs w:val="24"/>
          </w:rPr>
          <w:t xml:space="preserve"> This results pattern was typical of most model runs.</w:t>
        </w:r>
      </w:ins>
    </w:p>
    <w:p w14:paraId="1B515456" w14:textId="77777777" w:rsidR="002A5455" w:rsidRDefault="002A5455" w:rsidP="002A5455">
      <w:pPr>
        <w:spacing w:line="480" w:lineRule="auto"/>
        <w:contextualSpacing/>
        <w:rPr>
          <w:rFonts w:ascii="Times New Roman" w:hAnsi="Times New Roman" w:cs="Times New Roman"/>
        </w:rPr>
      </w:pPr>
    </w:p>
    <w:p w14:paraId="506C4856" w14:textId="57D829C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r w:rsidR="00E54F84">
        <w:rPr>
          <w:rFonts w:ascii="Times New Roman" w:hAnsi="Times New Roman" w:cs="Times New Roman"/>
        </w:rPr>
        <w:t xml:space="preserve">As shown in Figure </w:t>
      </w:r>
      <w:r w:rsidR="00567787">
        <w:rPr>
          <w:rFonts w:ascii="Times New Roman" w:hAnsi="Times New Roman" w:cs="Times New Roman"/>
        </w:rPr>
        <w:t>10</w:t>
      </w:r>
      <w:r w:rsidR="00E54F84">
        <w:rPr>
          <w:rFonts w:ascii="Times New Roman" w:hAnsi="Times New Roman" w:cs="Times New Roman"/>
        </w:rPr>
        <w:t>, 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w:t>
      </w:r>
      <w:r w:rsidR="006C56DA">
        <w:rPr>
          <w:rFonts w:ascii="Times New Roman" w:hAnsi="Times New Roman" w:cs="Times New Roman"/>
        </w:rPr>
        <w:t xml:space="preserve">error </w:t>
      </w:r>
      <w:r>
        <w:rPr>
          <w:rFonts w:ascii="Times New Roman" w:hAnsi="Times New Roman" w:cs="Times New Roman"/>
        </w:rPr>
        <w:t xml:space="preserve">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w:t>
      </w:r>
      <w:r w:rsidR="006C56DA">
        <w:rPr>
          <w:rFonts w:ascii="Times New Roman" w:hAnsi="Times New Roman" w:cs="Times New Roman"/>
        </w:rPr>
        <w:t>a discrepancy</w:t>
      </w:r>
      <w:r>
        <w:rPr>
          <w:rFonts w:ascii="Times New Roman" w:hAnsi="Times New Roman" w:cs="Times New Roman"/>
        </w:rPr>
        <w:t xml:space="preserve"> and show </w:t>
      </w:r>
      <w:r w:rsidR="006C56DA">
        <w:rPr>
          <w:rFonts w:ascii="Times New Roman" w:hAnsi="Times New Roman" w:cs="Times New Roman"/>
        </w:rPr>
        <w:t>increased error</w:t>
      </w:r>
      <w:r>
        <w:rPr>
          <w:rFonts w:ascii="Times New Roman" w:hAnsi="Times New Roman" w:cs="Times New Roman"/>
        </w:rPr>
        <w:t>.</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3"/>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5CB9CAFC"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r w:rsidR="00332DBA">
        <w:rPr>
          <w:rFonts w:ascii="Times New Roman" w:hAnsi="Times New Roman" w:cs="Times New Roman"/>
        </w:rPr>
        <w:t xml:space="preserve"> associate the Obstacle Height 4 and Periphery units with the </w:t>
      </w:r>
      <w:r w:rsidR="006154C2">
        <w:rPr>
          <w:rFonts w:ascii="Times New Roman" w:hAnsi="Times New Roman" w:cs="Times New Roman"/>
        </w:rPr>
        <w:t>three</w:t>
      </w:r>
      <w:r w:rsidR="00332DBA">
        <w:rPr>
          <w:rFonts w:ascii="Times New Roman" w:hAnsi="Times New Roman" w:cs="Times New Roman"/>
        </w:rPr>
        <w:t xml:space="preserve"> other critical input features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6154C2">
        <w:rPr>
          <w:rFonts w:ascii="Times New Roman" w:hAnsi="Times New Roman" w:cs="Times New Roman"/>
        </w:rPr>
        <w:t xml:space="preserve"> </w:t>
      </w:r>
      <w:r w:rsidR="00655992">
        <w:rPr>
          <w:rFonts w:ascii="Times New Roman" w:hAnsi="Times New Roman" w:cs="Times New Roman"/>
        </w:rPr>
        <w:t xml:space="preserve">and </w:t>
      </w:r>
      <w:r w:rsidR="00332DBA">
        <w:rPr>
          <w:rFonts w:ascii="Times New Roman" w:hAnsi="Times New Roman" w:cs="Times New Roman"/>
        </w:rPr>
        <w:t xml:space="preserve">Small Separation) that these units were associated with—via adjustments to the weights connecting these units—during habituation. </w:t>
      </w:r>
      <w:r w:rsidR="00227861">
        <w:rPr>
          <w:rFonts w:ascii="Times New Roman" w:hAnsi="Times New Roman" w:cs="Times New Roman"/>
        </w:rPr>
        <w:t>Thus,</w:t>
      </w:r>
      <w:r w:rsidR="00332DBA">
        <w:rPr>
          <w:rFonts w:ascii="Times New Roman" w:hAnsi="Times New Roman" w:cs="Times New Roman"/>
        </w:rPr>
        <w:t xml:space="preserve"> the</w:t>
      </w:r>
      <w:r w:rsidR="006154C2">
        <w:rPr>
          <w:rFonts w:ascii="Times New Roman" w:hAnsi="Times New Roman" w:cs="Times New Roman"/>
        </w:rPr>
        <w:t xml:space="preserve"> network did not activate </w:t>
      </w:r>
      <w:r w:rsidR="00FC33AD">
        <w:rPr>
          <w:rFonts w:ascii="Times New Roman" w:hAnsi="Times New Roman" w:cs="Times New Roman"/>
        </w:rPr>
        <w:t>both obstacle units</w:t>
      </w:r>
      <w:r w:rsidR="006154C2">
        <w:rPr>
          <w:rFonts w:ascii="Times New Roman" w:hAnsi="Times New Roman" w:cs="Times New Roman"/>
        </w:rPr>
        <w:t xml:space="preserve"> when presented with</w:t>
      </w:r>
      <w:r w:rsidR="00332DBA">
        <w:rPr>
          <w:rFonts w:ascii="Times New Roman" w:hAnsi="Times New Roman" w:cs="Times New Roman"/>
        </w:rPr>
        <w:t xml:space="preserve"> t</w:t>
      </w:r>
      <w:r w:rsidR="006154C2">
        <w:rPr>
          <w:rFonts w:ascii="Times New Roman" w:hAnsi="Times New Roman" w:cs="Times New Roman"/>
        </w:rPr>
        <w:t>wo</w:t>
      </w:r>
      <w:r w:rsidR="00332DBA">
        <w:rPr>
          <w:rFonts w:ascii="Times New Roman" w:hAnsi="Times New Roman" w:cs="Times New Roman"/>
        </w:rPr>
        <w:t xml:space="preserve"> of </w:t>
      </w:r>
      <w:r w:rsidR="006154C2">
        <w:rPr>
          <w:rFonts w:ascii="Times New Roman" w:hAnsi="Times New Roman" w:cs="Times New Roman"/>
        </w:rPr>
        <w:t>the three</w:t>
      </w:r>
      <w:r w:rsidR="00655992">
        <w:rPr>
          <w:rFonts w:ascii="Times New Roman" w:hAnsi="Times New Roman" w:cs="Times New Roman"/>
        </w:rPr>
        <w:t xml:space="preserve"> associated</w:t>
      </w:r>
      <w:r w:rsidR="00332DBA">
        <w:rPr>
          <w:rFonts w:ascii="Times New Roman" w:hAnsi="Times New Roman" w:cs="Times New Roman"/>
        </w:rPr>
        <w:t xml:space="preserve"> features (Arced Path</w:t>
      </w:r>
      <w:r w:rsidR="007B4552">
        <w:rPr>
          <w:rFonts w:ascii="Times New Roman" w:hAnsi="Times New Roman" w:cs="Times New Roman"/>
        </w:rPr>
        <w:t xml:space="preserve"> and</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r w:rsidR="00227861">
        <w:rPr>
          <w:rFonts w:ascii="Times New Roman" w:hAnsi="Times New Roman" w:cs="Times New Roman"/>
        </w:rPr>
        <w:t xml:space="preserve"> during the Inconsistent test event</w:t>
      </w:r>
      <w:r w:rsidRPr="00136774">
        <w:rPr>
          <w:rFonts w:ascii="Times New Roman" w:hAnsi="Times New Roman" w:cs="Times New Roman"/>
        </w:rPr>
        <w:t xml:space="preserve">. </w:t>
      </w:r>
      <w:r w:rsidR="006154C2">
        <w:rPr>
          <w:rFonts w:ascii="Times New Roman" w:hAnsi="Times New Roman" w:cs="Times New Roman"/>
        </w:rPr>
        <w:t>This</w:t>
      </w:r>
      <w:r w:rsidR="00FC33AD">
        <w:rPr>
          <w:rFonts w:ascii="Times New Roman" w:hAnsi="Times New Roman" w:cs="Times New Roman"/>
        </w:rPr>
        <w:t xml:space="preserve"> </w:t>
      </w:r>
      <w:r w:rsidR="006154C2">
        <w:rPr>
          <w:rFonts w:ascii="Times New Roman" w:hAnsi="Times New Roman" w:cs="Times New Roman"/>
        </w:rPr>
        <w:t>is the correct response.</w:t>
      </w:r>
    </w:p>
    <w:p w14:paraId="10651209" w14:textId="61FF0DD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r w:rsidR="006154C2">
        <w:rPr>
          <w:rFonts w:ascii="Times New Roman" w:hAnsi="Times New Roman" w:cs="Times New Roman"/>
        </w:rPr>
        <w:t>was not subjected to the same visual salience manipulation as the obstacle groups</w:t>
      </w:r>
      <w:r>
        <w:rPr>
          <w:rFonts w:ascii="Times New Roman" w:hAnsi="Times New Roman" w:cs="Times New Roman"/>
        </w:rPr>
        <w:t xml:space="preserve">, </w:t>
      </w:r>
      <w:r w:rsidRPr="00610A6A">
        <w:rPr>
          <w:rFonts w:ascii="Times New Roman" w:hAnsi="Times New Roman" w:cs="Times New Roman"/>
        </w:rPr>
        <w:t xml:space="preserve">the network </w:t>
      </w:r>
      <w:r w:rsidR="008B4D07">
        <w:rPr>
          <w:rFonts w:ascii="Times New Roman" w:hAnsi="Times New Roman" w:cs="Times New Roman"/>
        </w:rPr>
        <w:t xml:space="preserve">developed a sufficiently strong association to </w:t>
      </w:r>
      <w:r w:rsidRPr="00610A6A">
        <w:rPr>
          <w:rFonts w:ascii="Times New Roman" w:hAnsi="Times New Roman" w:cs="Times New Roman"/>
        </w:rPr>
        <w:t>activate</w:t>
      </w:r>
      <w:r w:rsidR="006154C2">
        <w:rPr>
          <w:rFonts w:ascii="Times New Roman" w:hAnsi="Times New Roman" w:cs="Times New Roman"/>
        </w:rPr>
        <w:t xml:space="preserve"> correctly</w:t>
      </w:r>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r w:rsidR="006154C2">
        <w:rPr>
          <w:rFonts w:ascii="Times New Roman" w:hAnsi="Times New Roman" w:cs="Times New Roman"/>
        </w:rPr>
        <w:t>some of the input features it was</w:t>
      </w:r>
      <w:r w:rsidRPr="00610A6A">
        <w:rPr>
          <w:rFonts w:ascii="Times New Roman" w:hAnsi="Times New Roman" w:cs="Times New Roman"/>
        </w:rPr>
        <w:t xml:space="preserve"> associated with during </w:t>
      </w:r>
      <w:r>
        <w:rPr>
          <w:rFonts w:ascii="Times New Roman" w:hAnsi="Times New Roman" w:cs="Times New Roman"/>
        </w:rPr>
        <w:t>habituation</w:t>
      </w:r>
      <w:r w:rsidR="006154C2">
        <w:rPr>
          <w:rFonts w:ascii="Times New Roman" w:hAnsi="Times New Roman" w:cs="Times New Roman"/>
        </w:rPr>
        <w:t xml:space="preserve"> (i.e., itself and Arced</w:t>
      </w:r>
      <w:r w:rsidR="007B4552">
        <w:rPr>
          <w:rFonts w:ascii="Times New Roman" w:hAnsi="Times New Roman" w:cs="Times New Roman"/>
        </w:rPr>
        <w:t xml:space="preserve"> Path</w:t>
      </w:r>
      <w:r w:rsidR="006154C2">
        <w:rPr>
          <w:rFonts w:ascii="Times New Roman" w:hAnsi="Times New Roman" w:cs="Times New Roman"/>
        </w:rPr>
        <w:t xml:space="preserve">). This again was the correct </w:t>
      </w:r>
      <w:r w:rsidR="006154C2">
        <w:rPr>
          <w:rFonts w:ascii="Times New Roman" w:hAnsi="Times New Roman" w:cs="Times New Roman"/>
        </w:rPr>
        <w:lastRenderedPageBreak/>
        <w:t xml:space="preserve">response. </w:t>
      </w:r>
      <w:r w:rsidR="00227861">
        <w:rPr>
          <w:rFonts w:ascii="Times New Roman" w:hAnsi="Times New Roman" w:cs="Times New Roman"/>
        </w:rPr>
        <w:t xml:space="preserve">Combined with the fact that all </w:t>
      </w:r>
      <w:r w:rsidR="008B4D07">
        <w:rPr>
          <w:rFonts w:ascii="Times New Roman" w:hAnsi="Times New Roman" w:cs="Times New Roman"/>
        </w:rPr>
        <w:t xml:space="preserve">five </w:t>
      </w:r>
      <w:r w:rsidR="00227861">
        <w:rPr>
          <w:rFonts w:ascii="Times New Roman" w:hAnsi="Times New Roman" w:cs="Times New Roman"/>
        </w:rPr>
        <w:t>features were activated correctly during the Consistent test event meant that both events produced equivalent error.</w:t>
      </w:r>
      <w:r w:rsidR="00367AE5">
        <w:rPr>
          <w:rFonts w:ascii="Times New Roman" w:hAnsi="Times New Roman" w:cs="Times New Roman"/>
        </w:rPr>
        <w:t xml:space="preserve"> </w:t>
      </w:r>
    </w:p>
    <w:p w14:paraId="3E108D4A" w14:textId="2B643C84" w:rsidR="00B63244" w:rsidRDefault="00367AE5" w:rsidP="008554A5">
      <w:pPr>
        <w:spacing w:line="480" w:lineRule="auto"/>
        <w:ind w:firstLine="720"/>
        <w:contextualSpacing/>
        <w:rPr>
          <w:rFonts w:ascii="Times New Roman" w:hAnsi="Times New Roman" w:cs="Times New Roman"/>
        </w:rPr>
      </w:pPr>
      <w:r>
        <w:rPr>
          <w:rFonts w:ascii="Times New Roman" w:hAnsi="Times New Roman" w:cs="Times New Roman"/>
        </w:rPr>
        <w:t>It might nonetheless be argued that these results and this analysis are undermined by the fact that the model’s pretraining experience poorly approximated infants’ real-world experience. The basis for this potential objection is that</w:t>
      </w:r>
      <w:r w:rsidR="009C148F">
        <w:rPr>
          <w:rFonts w:ascii="Times New Roman" w:hAnsi="Times New Roman" w:cs="Times New Roman"/>
        </w:rPr>
        <w:t xml:space="preserve"> whereas infants see at some instances of unconstrained arced motion,</w:t>
      </w:r>
      <w:r w:rsidR="00B63244" w:rsidRPr="00B63244">
        <w:rPr>
          <w:rFonts w:ascii="Times New Roman" w:hAnsi="Times New Roman" w:cs="Times New Roman"/>
        </w:rPr>
        <w:t xml:space="preserve"> </w:t>
      </w:r>
      <w:r w:rsidR="009C148F">
        <w:rPr>
          <w:rFonts w:ascii="Times New Roman" w:hAnsi="Times New Roman" w:cs="Times New Roman"/>
        </w:rPr>
        <w:t>such motion</w:t>
      </w:r>
      <w:r w:rsidR="00B63244" w:rsidRPr="00B63244">
        <w:rPr>
          <w:rFonts w:ascii="Times New Roman" w:hAnsi="Times New Roman" w:cs="Times New Roman"/>
        </w:rPr>
        <w:t xml:space="preserve"> never occurred during pretraining</w:t>
      </w:r>
      <w:r w:rsidR="009C148F">
        <w:rPr>
          <w:rFonts w:ascii="Times New Roman" w:hAnsi="Times New Roman" w:cs="Times New Roman"/>
        </w:rPr>
        <w:t xml:space="preserve"> for networks</w:t>
      </w:r>
      <w:r w:rsidR="009E3E69">
        <w:rPr>
          <w:rFonts w:ascii="Times New Roman" w:hAnsi="Times New Roman" w:cs="Times New Roman"/>
        </w:rPr>
        <w:t xml:space="preserve">. </w:t>
      </w:r>
      <w:r>
        <w:rPr>
          <w:rFonts w:ascii="Times New Roman" w:hAnsi="Times New Roman" w:cs="Times New Roman"/>
        </w:rPr>
        <w:t>Simulation 1b addressed this issue head-on by</w:t>
      </w:r>
      <w:r w:rsidR="00B63244">
        <w:rPr>
          <w:rFonts w:ascii="Times New Roman" w:hAnsi="Times New Roman" w:cs="Times New Roman"/>
        </w:rPr>
        <w:t xml:space="preserve"> </w:t>
      </w:r>
      <w:r>
        <w:rPr>
          <w:rFonts w:ascii="Times New Roman" w:hAnsi="Times New Roman" w:cs="Times New Roman"/>
        </w:rPr>
        <w:t>testing</w:t>
      </w:r>
      <w:r w:rsidR="0078769E">
        <w:rPr>
          <w:rFonts w:ascii="Times New Roman" w:hAnsi="Times New Roman" w:cs="Times New Roman"/>
        </w:rPr>
        <w:t xml:space="preserve"> </w:t>
      </w:r>
      <w:r w:rsidR="00906324">
        <w:rPr>
          <w:rFonts w:ascii="Times New Roman" w:hAnsi="Times New Roman" w:cs="Times New Roman"/>
        </w:rPr>
        <w:t>ALIAS’s ability to</w:t>
      </w:r>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r>
        <w:rPr>
          <w:rFonts w:ascii="Times New Roman" w:hAnsi="Times New Roman" w:cs="Times New Roman"/>
        </w:rPr>
        <w:t xml:space="preserve"> the </w:t>
      </w:r>
      <w:r w:rsidR="00906324">
        <w:rPr>
          <w:rFonts w:ascii="Times New Roman" w:hAnsi="Times New Roman" w:cs="Times New Roman"/>
        </w:rPr>
        <w:t>pretraining</w:t>
      </w:r>
      <w:r>
        <w:rPr>
          <w:rFonts w:ascii="Times New Roman" w:hAnsi="Times New Roman" w:cs="Times New Roman"/>
        </w:rPr>
        <w:t xml:space="preserve"> ratio of constrained to unconstrained arced motion</w:t>
      </w:r>
      <w:r w:rsidR="00906324">
        <w:rPr>
          <w:rFonts w:ascii="Times New Roman" w:hAnsi="Times New Roman" w:cs="Times New Roman"/>
        </w:rPr>
        <w:t xml:space="preserve"> varied.</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ALIAS’s performance in Simulation 1a depended on not seeing unconstrained arced motion during pretraining, the ratio of this motion to arced motion was varied during pretraining. </w:t>
      </w:r>
      <w:r w:rsidR="003354F7">
        <w:rPr>
          <w:rFonts w:ascii="Times New Roman" w:eastAsia="Times New Roman" w:hAnsi="Times New Roman" w:cs="Times New Roman"/>
        </w:rPr>
        <w:t>The ratios used were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90% constrained vs. 10% 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A sixth ratio—</w:t>
      </w:r>
      <w:r w:rsidR="003B2C68" w:rsidRPr="00BF62AD">
        <w:rPr>
          <w:rFonts w:ascii="Times New Roman" w:eastAsia="Times New Roman" w:hAnsi="Times New Roman" w:cs="Times New Roman"/>
        </w:rPr>
        <w:t>100% constrained vs. 0% unconstrained</w:t>
      </w:r>
      <w:r w:rsidR="00652565">
        <w:rPr>
          <w:rFonts w:ascii="Times New Roman" w:eastAsia="Times New Roman" w:hAnsi="Times New Roman" w:cs="Times New Roman"/>
        </w:rPr>
        <w:t>—</w:t>
      </w:r>
      <w:r>
        <w:rPr>
          <w:rFonts w:ascii="Times New Roman" w:eastAsia="Times New Roman" w:hAnsi="Times New Roman" w:cs="Times New Roman"/>
        </w:rPr>
        <w:t>w</w:t>
      </w:r>
      <w:r w:rsidR="00652565">
        <w:rPr>
          <w:rFonts w:ascii="Times New Roman" w:eastAsia="Times New Roman" w:hAnsi="Times New Roman" w:cs="Times New Roman"/>
        </w:rPr>
        <w:t>a</w:t>
      </w:r>
      <w:r>
        <w:rPr>
          <w:rFonts w:ascii="Times New Roman" w:eastAsia="Times New Roman" w:hAnsi="Times New Roman" w:cs="Times New Roman"/>
        </w:rPr>
        <w:t xml:space="preserve">s also used to test the robustness of </w:t>
      </w:r>
      <w:r w:rsidR="003B2C68">
        <w:rPr>
          <w:rFonts w:ascii="Times New Roman" w:eastAsia="Times New Roman" w:hAnsi="Times New Roman" w:cs="Times New Roman"/>
        </w:rPr>
        <w:t>Simulation 1a</w:t>
      </w:r>
      <w:r>
        <w:rPr>
          <w:rFonts w:ascii="Times New Roman" w:eastAsia="Times New Roman" w:hAnsi="Times New Roman" w:cs="Times New Roman"/>
        </w:rPr>
        <w:t xml:space="preserve">. </w:t>
      </w:r>
      <w:r w:rsidR="008A27EC">
        <w:rPr>
          <w:rFonts w:ascii="Times New Roman" w:eastAsia="Times New Roman" w:hAnsi="Times New Roman" w:cs="Times New Roman"/>
        </w:rPr>
        <w:t>In each ratio, the first and second numbers corresponded to the proportion of time that constrained motion occurred during pretraining; the second number corresponded to the proportion of time that unconstrained motion occurred during this phase.</w:t>
      </w:r>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r w:rsidR="008A27EC">
        <w:rPr>
          <w:rFonts w:ascii="Times New Roman" w:eastAsia="Times New Roman" w:hAnsi="Times New Roman" w:cs="Times New Roman"/>
        </w:rPr>
        <w:t>Given the goal of this simulation</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 was not compared to the competitor models</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r>
        <w:rPr>
          <w:rFonts w:ascii="Times New Roman" w:hAnsi="Times New Roman" w:cs="Times New Roman"/>
        </w:rPr>
        <w:t>As shown in Figure 12, ALIAS reproduced the first target finding irrespective of the ratio of each kind of motion.</w:t>
      </w:r>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C631AEA"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DB1F92" w:rsidRPr="00DB1F92">
        <w:t xml:space="preserve"> </w:t>
      </w:r>
      <w:r w:rsidR="00DB1F92" w:rsidRPr="00DB1F92">
        <w:rPr>
          <w:rFonts w:ascii="Times New Roman" w:hAnsi="Times New Roman" w:cs="Times New Roman"/>
        </w:rPr>
        <w:t>Varying the ratio of constrained and unconstrained actions during pretraining had little effect because all networks were habituated to constrained action immediately before test.</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 xml:space="preserve">possessed features </w:t>
      </w:r>
      <w:r w:rsidR="000535F0">
        <w:rPr>
          <w:rFonts w:ascii="Times New Roman" w:eastAsia="Times New Roman" w:hAnsi="Times New Roman" w:cs="Times New Roman"/>
        </w:rPr>
        <w:lastRenderedPageBreak/>
        <w:t>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r w:rsidR="006A6503">
        <w:rPr>
          <w:rFonts w:ascii="Times New Roman" w:eastAsia="Times New Roman" w:hAnsi="Times New Roman" w:cs="Times New Roman"/>
        </w:rPr>
        <w:t>VOM10</w:t>
      </w:r>
      <w:r w:rsidR="002E4851">
        <w:rPr>
          <w:rFonts w:ascii="Times New Roman" w:eastAsia="Times New Roman" w:hAnsi="Times New Roman" w:cs="Times New Roman"/>
        </w:rPr>
        <w:t xml:space="preserve"> nor </w:t>
      </w:r>
      <w:r w:rsidR="006A6503">
        <w:rPr>
          <w:rFonts w:ascii="Times New Roman" w:eastAsia="Times New Roman" w:hAnsi="Times New Roman" w:cs="Times New Roman"/>
        </w:rPr>
        <w:t>VOM10</w:t>
      </w:r>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4BE72101"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776D974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DD3A69">
        <w:rPr>
          <w:rFonts w:ascii="Times New Roman" w:hAnsi="Times New Roman" w:cs="Times New Roman"/>
        </w:rPr>
        <w:t>ALIAS’s responses did not hinge on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4B0AF253" w:rsidR="00A565C1" w:rsidRDefault="00DB1F9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These findings indicate that differential obstacle salience is necessary.</w:t>
      </w:r>
      <w:r w:rsidR="00F770FE">
        <w:rPr>
          <w:rFonts w:ascii="Times New Roman" w:eastAsia="Times New Roman" w:hAnsi="Times New Roman" w:cs="Times New Roman"/>
        </w:rPr>
        <w:t xml:space="preserve">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whether objects possess animate-typical features</w:t>
      </w:r>
      <w:r w:rsidR="006E079D">
        <w:rPr>
          <w:rFonts w:ascii="Times New Roman" w:hAnsi="Times New Roman" w:cs="Times New Roman"/>
        </w:rPr>
        <w:t xml:space="preserve"> only weakly demonstrate </w:t>
      </w:r>
      <w:r w:rsidR="00F25110">
        <w:rPr>
          <w:rFonts w:ascii="Times New Roman" w:hAnsi="Times New Roman" w:cs="Times New Roman"/>
        </w:rPr>
        <w:t xml:space="preserve">its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r w:rsidR="004C69B8">
        <w:rPr>
          <w:rFonts w:ascii="Times New Roman" w:hAnsi="Times New Roman" w:cs="Times New Roman"/>
        </w:rPr>
        <w:t xml:space="preserve">make </w:t>
      </w:r>
      <w:r w:rsidR="004C69B8">
        <w:rPr>
          <w:rFonts w:ascii="Times New Roman" w:hAnsi="Times New Roman" w:cs="Times New Roman"/>
        </w:rPr>
        <w:lastRenderedPageBreak/>
        <w:t xml:space="preserve">bidirectional inferences among goals, actions, and constraints. </w:t>
      </w:r>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r w:rsidR="00A565C1">
        <w:rPr>
          <w:rFonts w:ascii="Times New Roman" w:hAnsi="Times New Roman" w:cs="Times New Roman"/>
        </w:rPr>
        <w:t>reached</w:t>
      </w:r>
      <w:r w:rsidR="00A565C1" w:rsidRPr="00DB2735">
        <w:rPr>
          <w:rFonts w:ascii="Times New Roman" w:hAnsi="Times New Roman" w:cs="Times New Roman"/>
        </w:rPr>
        <w:t xml:space="preserve"> the small </w:t>
      </w:r>
      <w:r w:rsidR="00A565C1">
        <w:rPr>
          <w:rFonts w:ascii="Times New Roman" w:hAnsi="Times New Roman" w:cs="Times New Roman"/>
        </w:rPr>
        <w:t>one</w:t>
      </w:r>
      <w:r w:rsidR="00A565C1" w:rsidRPr="00DB2735">
        <w:rPr>
          <w:rFonts w:ascii="Times New Roman" w:hAnsi="Times New Roman" w:cs="Times New Roman"/>
        </w:rPr>
        <w:t>, the small circle moved through a</w:t>
      </w:r>
      <w:r w:rsidR="00A565C1">
        <w:rPr>
          <w:rFonts w:ascii="Times New Roman" w:hAnsi="Times New Roman" w:cs="Times New Roman"/>
        </w:rPr>
        <w:t xml:space="preserve"> narrow gap between two bars and</w:t>
      </w:r>
      <w:r w:rsidR="00A565C1" w:rsidRPr="00DB2735">
        <w:rPr>
          <w:rFonts w:ascii="Times New Roman" w:hAnsi="Times New Roman" w:cs="Times New Roman"/>
        </w:rPr>
        <w:t xml:space="preserve"> </w:t>
      </w:r>
      <w:r w:rsidR="00A565C1">
        <w:rPr>
          <w:rFonts w:ascii="Times New Roman" w:hAnsi="Times New Roman" w:cs="Times New Roman"/>
        </w:rPr>
        <w:t xml:space="preserve">disappeared </w:t>
      </w:r>
      <w:r w:rsidR="00A565C1" w:rsidRPr="00DB2735">
        <w:rPr>
          <w:rFonts w:ascii="Times New Roman" w:hAnsi="Times New Roman" w:cs="Times New Roman"/>
        </w:rPr>
        <w:t>from the screen</w:t>
      </w:r>
      <w:r w:rsidR="00A565C1">
        <w:rPr>
          <w:rFonts w:ascii="Times New Roman" w:hAnsi="Times New Roman" w:cs="Times New Roman"/>
        </w:rPr>
        <w:t>; the width of the gap forced the larger circle to move around one of the bars</w:t>
      </w:r>
      <w:r w:rsidR="00A565C1" w:rsidRPr="00DB2735">
        <w:rPr>
          <w:rFonts w:ascii="Times New Roman" w:hAnsi="Times New Roman" w:cs="Times New Roman"/>
        </w:rPr>
        <w:t xml:space="preserve">. </w:t>
      </w:r>
      <w:r w:rsidR="00A565C1">
        <w:rPr>
          <w:rFonts w:ascii="Times New Roman" w:hAnsi="Times New Roman" w:cs="Times New Roman"/>
        </w:rPr>
        <w:t>The fact that the</w:t>
      </w:r>
      <w:r w:rsidR="00A565C1" w:rsidRPr="00DB2735">
        <w:rPr>
          <w:rFonts w:ascii="Times New Roman" w:hAnsi="Times New Roman" w:cs="Times New Roman"/>
        </w:rPr>
        <w:t xml:space="preserve"> large circle never reached the small one</w:t>
      </w:r>
      <w:r w:rsidR="00A565C1">
        <w:rPr>
          <w:rFonts w:ascii="Times New Roman" w:hAnsi="Times New Roman" w:cs="Times New Roman"/>
        </w:rPr>
        <w:t xml:space="preserve"> before it disappeared from the screen meant that the large circle’s goal of reaching the small one </w:t>
      </w:r>
      <w:r w:rsidR="00A565C1" w:rsidRPr="00DB2735">
        <w:rPr>
          <w:rFonts w:ascii="Times New Roman" w:hAnsi="Times New Roman" w:cs="Times New Roman"/>
        </w:rPr>
        <w:t>had to be inferred.</w:t>
      </w:r>
      <w:r w:rsidR="00A565C1">
        <w:rPr>
          <w:rFonts w:ascii="Times New Roman" w:hAnsi="Times New Roman" w:cs="Times New Roman"/>
        </w:rPr>
        <w:t xml:space="preserve"> The authors found that when the gap was widened such that the large circle could fit through, infants looked longer when it continued moving around one of the barriers than when it passed through it. 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when it did so in the presence of one. </w:t>
      </w:r>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30C4467B"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 xml:space="preserve">behaviors. </w:t>
      </w:r>
      <w:r w:rsidR="000833BF">
        <w:rPr>
          <w:rFonts w:ascii="Times New Roman" w:hAnsi="Times New Roman" w:cs="Times New Roman"/>
        </w:rPr>
        <w:t>All networks</w:t>
      </w:r>
      <w:r>
        <w:rPr>
          <w:rFonts w:ascii="Times New Roman" w:hAnsi="Times New Roman" w:cs="Times New Roman"/>
        </w:rPr>
        <w:t xml:space="preserve"> were assigned either to the Inferring Goals condition or to the Inferring Constraints condition.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C75B9B3"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B24AB5">
        <w:rPr>
          <w:rFonts w:ascii="Times New Roman" w:hAnsi="Times New Roman" w:cs="Times New Roman"/>
        </w:rPr>
        <w:t>produced more error 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produced more error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These patterns were true both across different habituation lengths as well as overall. </w:t>
      </w:r>
      <w:r w:rsidR="008961AE" w:rsidRPr="008961AE">
        <w:rPr>
          <w:rFonts w:ascii="Times New Roman" w:hAnsi="Times New Roman" w:cs="Times New Roman"/>
        </w:rPr>
        <w:t xml:space="preserve">The </w:t>
      </w:r>
      <w:r w:rsidR="00F46D7F">
        <w:rPr>
          <w:rFonts w:ascii="Times New Roman" w:hAnsi="Times New Roman" w:cs="Times New Roman"/>
        </w:rPr>
        <w:t>basis for these findings is similar to that in Simulation 1a</w:t>
      </w:r>
      <w:r w:rsidR="00DF39FF">
        <w:rPr>
          <w:rFonts w:ascii="Times New Roman" w:hAnsi="Times New Roman" w:cs="Times New Roman"/>
        </w:rPr>
        <w:t>.</w:t>
      </w:r>
      <w:r w:rsidR="00AC20CD">
        <w:rPr>
          <w:rFonts w:ascii="Times New Roman" w:hAnsi="Times New Roman" w:cs="Times New Roman"/>
        </w:rPr>
        <w:t xml:space="preserve"> </w:t>
      </w:r>
      <w:r w:rsidR="00DF39FF">
        <w:rPr>
          <w:rFonts w:ascii="Times New Roman" w:hAnsi="Times New Roman" w:cs="Times New Roman"/>
        </w:rPr>
        <w:t>In the Inferring Goals condition</w:t>
      </w:r>
      <w:r w:rsidR="00F46D7F">
        <w:rPr>
          <w:rFonts w:ascii="Times New Roman" w:hAnsi="Times New Roman" w:cs="Times New Roman"/>
        </w:rPr>
        <w:t xml:space="preserve">, the Incongruent test event violated a learned association </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F46D7F">
        <w:rPr>
          <w:rFonts w:ascii="Times New Roman" w:hAnsi="Times New Roman" w:cs="Times New Roman"/>
        </w:rPr>
        <w:t xml:space="preserve"> with over</w:t>
      </w:r>
      <w:r w:rsidR="008961AE" w:rsidRPr="008961AE">
        <w:rPr>
          <w:rFonts w:ascii="Times New Roman" w:hAnsi="Times New Roman" w:cs="Times New Roman"/>
        </w:rPr>
        <w:t xml:space="preserve"> a small barrier</w:t>
      </w:r>
      <w:r w:rsidR="00F46D7F">
        <w:rPr>
          <w:rFonts w:ascii="Times New Roman" w:hAnsi="Times New Roman" w:cs="Times New Roman"/>
        </w:rPr>
        <w:t xml:space="preserve"> </w:t>
      </w:r>
      <w:r w:rsidR="008961AE" w:rsidRPr="008961AE">
        <w:rPr>
          <w:rFonts w:ascii="Times New Roman" w:hAnsi="Times New Roman" w:cs="Times New Roman"/>
        </w:rPr>
        <w:t>and spatial contiguity between</w:t>
      </w:r>
      <w:r w:rsidR="00F46D7F">
        <w:rPr>
          <w:rFonts w:ascii="Times New Roman" w:hAnsi="Times New Roman" w:cs="Times New Roman"/>
        </w:rPr>
        <w:t xml:space="preserve"> the two objects. In the Inferring Constraints condition,</w:t>
      </w:r>
      <w:r w:rsidR="00D4748F">
        <w:rPr>
          <w:rFonts w:ascii="Times New Roman" w:hAnsi="Times New Roman" w:cs="Times New Roman"/>
        </w:rPr>
        <w:t xml:space="preserve"> the No-Obstacle event 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r w:rsidR="00D4748F">
        <w:rPr>
          <w:rFonts w:ascii="Times New Roman" w:hAnsi="Times New Roman" w:cs="Times New Roman"/>
        </w:rPr>
        <w:t>Less error was produced in the comparison conditions due to fewer violations.</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37D82ED5"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r w:rsidR="006A6503">
        <w:rPr>
          <w:rFonts w:ascii="Times New Roman" w:hAnsi="Times New Roman" w:cs="Times New Roman"/>
        </w:rPr>
        <w:t>VOM10</w:t>
      </w:r>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r w:rsidR="006A6503">
        <w:rPr>
          <w:rFonts w:ascii="Times New Roman" w:hAnsi="Times New Roman" w:cs="Times New Roman"/>
        </w:rPr>
        <w:t>VOM10</w:t>
      </w:r>
      <w:r>
        <w:rPr>
          <w:rFonts w:ascii="Times New Roman" w:hAnsi="Times New Roman" w:cs="Times New Roman"/>
        </w:rPr>
        <w:t xml:space="preserve"> </w:t>
      </w:r>
      <w:r w:rsidR="00A851D5">
        <w:rPr>
          <w:rFonts w:ascii="Times New Roman" w:hAnsi="Times New Roman" w:cs="Times New Roman"/>
        </w:rPr>
        <w:t>cannot</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DECC3B4"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also failed to replicate the third target finding. </w:t>
      </w:r>
      <w:r w:rsidR="005B3E42">
        <w:rPr>
          <w:rFonts w:ascii="Times New Roman" w:hAnsi="Times New Roman" w:cs="Times New Roman"/>
        </w:rPr>
        <w:t>The</w:t>
      </w:r>
      <w:r w:rsidR="004E7F45">
        <w:rPr>
          <w:rFonts w:ascii="Times New Roman" w:hAnsi="Times New Roman" w:cs="Times New Roman"/>
        </w:rPr>
        <w:t>se failures</w:t>
      </w:r>
      <w:r w:rsidR="005B3E42">
        <w:rPr>
          <w:rFonts w:ascii="Times New Roman" w:hAnsi="Times New Roman" w:cs="Times New Roman"/>
        </w:rPr>
        <w:t xml:space="preserve"> </w:t>
      </w:r>
      <w:r w:rsidR="005B3E42" w:rsidRPr="005B3E42">
        <w:rPr>
          <w:rFonts w:ascii="Times New Roman" w:hAnsi="Times New Roman" w:cs="Times New Roman"/>
        </w:rPr>
        <w:t>reflect a fundamental inability</w:t>
      </w:r>
      <w:r w:rsidR="004E7F45">
        <w:rPr>
          <w:rFonts w:ascii="Times New Roman" w:hAnsi="Times New Roman" w:cs="Times New Roman"/>
        </w:rPr>
        <w:t xml:space="preserve"> of both versions of VOM10</w:t>
      </w:r>
      <w:r w:rsidR="005B3E42" w:rsidRPr="005B3E42">
        <w:rPr>
          <w:rFonts w:ascii="Times New Roman" w:hAnsi="Times New Roman" w:cs="Times New Roman"/>
        </w:rPr>
        <w:t xml:space="preserve"> to simulate infant action efficiency understanding outside of Gergely et al. (1995).</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entities involved is</w:t>
      </w:r>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71149B1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2645">
        <w:rPr>
          <w:rFonts w:ascii="Times New Roman" w:eastAsia="Times New Roman" w:hAnsi="Times New Roman" w:cs="Times New Roman"/>
        </w:rPr>
        <w:t xml:space="preserve">Networks were 6 months old.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include obstacle information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Van Overwalle</w:t>
      </w:r>
      <w:r w:rsidR="006E3047">
        <w:rPr>
          <w:rFonts w:ascii="Times New Roman" w:hAnsi="Times New Roman" w:cs="Times New Roman"/>
        </w:rPr>
        <w:t>’s (2010) original</w:t>
      </w:r>
      <w:r w:rsidR="00D7509C">
        <w:rPr>
          <w:rFonts w:ascii="Times New Roman" w:hAnsi="Times New Roman" w:cs="Times New Roman"/>
        </w:rPr>
        <w:t xml:space="preserve"> formulation</w:t>
      </w:r>
      <w:r w:rsidR="006E3047">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74B25796"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error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error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55F7D02"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w:t>
      </w:r>
      <w:r w:rsidR="00A50D52">
        <w:rPr>
          <w:rFonts w:ascii="Times New Roman" w:hAnsi="Times New Roman" w:cs="Times New Roman"/>
        </w:rPr>
        <w:t xml:space="preserve">result </w:t>
      </w:r>
      <w:r w:rsidR="00302752">
        <w:rPr>
          <w:rFonts w:ascii="Times New Roman" w:hAnsi="Times New Roman" w:cs="Times New Roman"/>
        </w:rPr>
        <w:t>conflicts with ALIAS’s and infants’ tendency to</w:t>
      </w:r>
      <w:r w:rsidR="00293BE2">
        <w:rPr>
          <w:rFonts w:ascii="Times New Roman" w:hAnsi="Times New Roman" w:cs="Times New Roman"/>
        </w:rPr>
        <w:t xml:space="preserve"> produce more error to and</w:t>
      </w:r>
      <w:r w:rsidR="00302752">
        <w:rPr>
          <w:rFonts w:ascii="Times New Roman" w:hAnsi="Times New Roman" w:cs="Times New Roman"/>
        </w:rPr>
        <w:t xml:space="preserve"> look </w:t>
      </w:r>
      <w:r w:rsidR="00293BE2">
        <w:rPr>
          <w:rFonts w:ascii="Times New Roman" w:hAnsi="Times New Roman" w:cs="Times New Roman"/>
        </w:rPr>
        <w:t xml:space="preserve">numerically </w:t>
      </w:r>
      <w:r w:rsidR="00302752">
        <w:rPr>
          <w:rFonts w:ascii="Times New Roman" w:hAnsi="Times New Roman" w:cs="Times New Roman"/>
        </w:rPr>
        <w:t xml:space="preserve">longer at the Low, efficient than at the High, inefficient test event. </w:t>
      </w:r>
    </w:p>
    <w:p w14:paraId="3943714A" w14:textId="0073C32E" w:rsidR="003A21FB" w:rsidRDefault="001E65B6"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The basis for ALIAS’s behavior was again analogous </w:t>
      </w:r>
      <w:r w:rsidR="000128E0">
        <w:rPr>
          <w:rFonts w:ascii="Times New Roman" w:hAnsi="Times New Roman" w:cs="Times New Roman"/>
        </w:rPr>
        <w:t>to</w:t>
      </w:r>
      <w:r>
        <w:rPr>
          <w:rFonts w:ascii="Times New Roman" w:hAnsi="Times New Roman" w:cs="Times New Roman"/>
        </w:rPr>
        <w:t xml:space="preserve"> that in Simulation 1a. The High, inefficient test event violated </w:t>
      </w:r>
      <w:r w:rsidR="002758FE">
        <w:rPr>
          <w:rFonts w:ascii="Times New Roman" w:hAnsi="Times New Roman" w:cs="Times New Roman"/>
        </w:rPr>
        <w:t>associations formed during pretraining and habituation</w:t>
      </w:r>
      <w:r>
        <w:rPr>
          <w:rFonts w:ascii="Times New Roman" w:hAnsi="Times New Roman" w:cs="Times New Roman"/>
        </w:rPr>
        <w:t xml:space="preserve"> among</w:t>
      </w:r>
      <w:r w:rsidR="002758FE">
        <w:rPr>
          <w:rFonts w:ascii="Times New Roman" w:hAnsi="Times New Roman" w:cs="Times New Roman"/>
        </w:rPr>
        <w:t xml:space="preserve"> a</w:t>
      </w:r>
      <w:r>
        <w:rPr>
          <w:rFonts w:ascii="Times New Roman" w:hAnsi="Times New Roman" w:cs="Times New Roman"/>
        </w:rPr>
        <w:t xml:space="preserve"> </w:t>
      </w:r>
      <w:r w:rsidR="006C2CB8" w:rsidRPr="006C2CB8">
        <w:rPr>
          <w:rFonts w:ascii="Times New Roman" w:hAnsi="Times New Roman" w:cs="Times New Roman"/>
        </w:rPr>
        <w:t xml:space="preserve">small obstacle, </w:t>
      </w:r>
      <w:r w:rsidR="00CC1742">
        <w:rPr>
          <w:rFonts w:ascii="Times New Roman" w:hAnsi="Times New Roman" w:cs="Times New Roman"/>
        </w:rPr>
        <w:t>a</w:t>
      </w:r>
      <w:r w:rsidR="002758FE">
        <w:rPr>
          <w:rFonts w:ascii="Times New Roman" w:hAnsi="Times New Roman" w:cs="Times New Roman"/>
        </w:rPr>
        <w:t xml:space="preserve"> low jump, and minimal vertical clearance. These associations were largely preserved in the Low, efficient test event.</w:t>
      </w:r>
      <w:r w:rsidR="00CC1742">
        <w:rPr>
          <w:rFonts w:ascii="Times New Roman" w:hAnsi="Times New Roman" w:cs="Times New Roman"/>
        </w:rPr>
        <w:t xml:space="preserve"> </w:t>
      </w:r>
      <w:r w:rsidR="002758FE">
        <w:rPr>
          <w:rFonts w:ascii="Times New Roman" w:hAnsi="Times New Roman" w:cs="Times New Roman"/>
        </w:rPr>
        <w:t>Error was thus lower for the former test event.</w:t>
      </w:r>
      <w:r w:rsidR="006C56DA">
        <w:rPr>
          <w:rFonts w:ascii="Times New Roman" w:hAnsi="Times New Roman" w:cs="Times New Roman"/>
        </w:rPr>
        <w:t xml:space="preserve"> </w:t>
      </w:r>
    </w:p>
    <w:p w14:paraId="3570B0DF" w14:textId="5C2C8064"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lastRenderedPageBreak/>
        <w:t xml:space="preserve">ALIAS’s success in capturing the first four target findings </w:t>
      </w:r>
      <w:r w:rsidR="00A50D52">
        <w:rPr>
          <w:rFonts w:ascii="Times New Roman" w:hAnsi="Times New Roman" w:cs="Times New Roman"/>
        </w:rPr>
        <w:t>suggests</w:t>
      </w:r>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743B933"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w:t>
      </w:r>
      <w:r w:rsidR="00A419C3">
        <w:rPr>
          <w:rFonts w:ascii="Times New Roman" w:hAnsi="Times New Roman" w:cs="Times New Roman"/>
        </w:rPr>
        <w:t xml:space="preserve">overcome minimal prior action processing experience if the </w:t>
      </w:r>
      <w:r w:rsidR="00214CFE" w:rsidRPr="00214CFE">
        <w:rPr>
          <w:rFonts w:ascii="Times New Roman" w:hAnsi="Times New Roman" w:cs="Times New Roman"/>
        </w:rPr>
        <w:t>effective action experience</w:t>
      </w:r>
      <w:r w:rsidR="00A419C3">
        <w:rPr>
          <w:rFonts w:ascii="Times New Roman" w:hAnsi="Times New Roman" w:cs="Times New Roman"/>
        </w:rPr>
        <w:t xml:space="preserve"> it is given</w:t>
      </w:r>
      <w:r w:rsidR="00214CFE" w:rsidRPr="00214CFE">
        <w:rPr>
          <w:rFonts w:ascii="Times New Roman" w:hAnsi="Times New Roman" w:cs="Times New Roman"/>
        </w:rPr>
        <w:t xml:space="preserv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w:t>
      </w:r>
      <w:r w:rsidR="00A8146F">
        <w:rPr>
          <w:rFonts w:ascii="Times New Roman" w:hAnsi="Times New Roman" w:cs="Times New Roman"/>
        </w:rPr>
        <w:t xml:space="preserve">This simulation focused on </w:t>
      </w:r>
      <w:r w:rsidR="005C5DC0" w:rsidRPr="005C5DC0">
        <w:rPr>
          <w:rFonts w:ascii="Times New Roman" w:hAnsi="Times New Roman" w:cs="Times New Roman"/>
        </w:rPr>
        <w:t xml:space="preserve">ALIAS and ALIAS-2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B509CE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Networks were</w:t>
      </w:r>
      <w:r w:rsidR="008F1FB1">
        <w:rPr>
          <w:rFonts w:ascii="Times New Roman" w:eastAsia="Times New Roman" w:hAnsi="Times New Roman" w:cs="Times New Roman"/>
        </w:rPr>
        <w:t xml:space="preserve"> 3 months old.</w:t>
      </w:r>
      <w:r w:rsidR="00DD1E58">
        <w:rPr>
          <w:rFonts w:ascii="Times New Roman" w:eastAsia="Times New Roman" w:hAnsi="Times New Roman" w:cs="Times New Roman"/>
        </w:rPr>
        <w:t xml:space="preserve"> </w:t>
      </w:r>
      <w:r w:rsidR="005D266F">
        <w:rPr>
          <w:rFonts w:ascii="Times New Roman" w:eastAsia="Times New Roman" w:hAnsi="Times New Roman" w:cs="Times New Roman"/>
        </w:rPr>
        <w:t>Unlike the previous simulations, this one included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F80D4B">
        <w:rPr>
          <w:rFonts w:ascii="Times New Roman" w:eastAsia="Times New Roman" w:hAnsi="Times New Roman" w:cs="Times New Roman"/>
        </w:rPr>
        <w:t>that immediately followed</w:t>
      </w:r>
      <w:r w:rsidR="005D266F">
        <w:rPr>
          <w:rFonts w:ascii="Times New Roman" w:eastAsia="Times New Roman" w:hAnsi="Times New Roman" w:cs="Times New Roman"/>
        </w:rPr>
        <w:t xml:space="preserve"> </w:t>
      </w:r>
      <w:r w:rsidR="009D4ECE">
        <w:rPr>
          <w:rFonts w:ascii="Times New Roman" w:eastAsia="Times New Roman" w:hAnsi="Times New Roman" w:cs="Times New Roman"/>
        </w:rPr>
        <w:t>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r w:rsidR="008F1FB1">
        <w:rPr>
          <w:rFonts w:ascii="Times New Roman" w:eastAsia="Times New Roman" w:hAnsi="Times New Roman" w:cs="Times New Roman"/>
        </w:rPr>
        <w:t>path during</w:t>
      </w:r>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846B4DF" w:rsidR="00C7751A" w:rsidRDefault="00587973"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Networks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3F2A08">
        <w:rPr>
          <w:rFonts w:ascii="Times New Roman" w:eastAsia="Times New Roman" w:hAnsi="Times New Roman" w:cs="Times New Roman"/>
        </w:rPr>
        <w:t>, or No Training</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00F4120E">
        <w:rPr>
          <w:rFonts w:ascii="Times New Roman" w:eastAsia="Times New Roman" w:hAnsi="Times New Roman" w:cs="Times New Roman"/>
        </w:rPr>
        <w:t>Effective Action condition</w:t>
      </w:r>
      <w:r>
        <w:rPr>
          <w:rFonts w:ascii="Times New Roman" w:eastAsia="Times New Roman" w:hAnsi="Times New Roman" w:cs="Times New Roman"/>
        </w:rPr>
        <w:t xml:space="preserve"> was</w:t>
      </w:r>
      <w:r w:rsidR="00F064D2">
        <w:rPr>
          <w:rFonts w:ascii="Times New Roman" w:eastAsia="Times New Roman" w:hAnsi="Times New Roman" w:cs="Times New Roman"/>
        </w:rPr>
        <w:t xml:space="preserve"> further divided into either the Experimental or the </w:t>
      </w:r>
      <w:r w:rsidR="006841EE">
        <w:rPr>
          <w:rFonts w:ascii="Times New Roman" w:eastAsia="Times New Roman" w:hAnsi="Times New Roman" w:cs="Times New Roman"/>
        </w:rPr>
        <w:t>Control condition</w:t>
      </w:r>
      <w:r w:rsidR="00F4120E">
        <w:rPr>
          <w:rFonts w:ascii="Times New Roman" w:eastAsia="Times New Roman" w:hAnsi="Times New Roman" w:cs="Times New Roman"/>
        </w:rPr>
        <w:t>s</w:t>
      </w:r>
      <w:r w:rsidR="006841EE">
        <w:rPr>
          <w:rFonts w:ascii="Times New Roman" w:eastAsia="Times New Roman" w:hAnsi="Times New Roman" w:cs="Times New Roman"/>
        </w:rPr>
        <w:t xml:space="preserve">.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F4120E">
        <w:rPr>
          <w:rFonts w:ascii="Times New Roman" w:eastAsia="Times New Roman" w:hAnsi="Times New Roman" w:cs="Times New Roman"/>
        </w:rPr>
        <w:t xml:space="preserve">temporarily </w:t>
      </w:r>
      <w:r w:rsidR="00E21A3E">
        <w:rPr>
          <w:rFonts w:ascii="Times New Roman" w:eastAsia="Times New Roman" w:hAnsi="Times New Roman" w:cs="Times New Roman"/>
        </w:rPr>
        <w:lastRenderedPageBreak/>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xml:space="preserve">. </w:t>
      </w:r>
      <w:r w:rsidR="00F4120E">
        <w:rPr>
          <w:rFonts w:ascii="Times New Roman" w:eastAsia="Times New Roman" w:hAnsi="Times New Roman" w:cs="Times New Roman"/>
        </w:rPr>
        <w:t xml:space="preserve">To implement the assumption that this attentional enhancement is short-lived, </w:t>
      </w:r>
      <w:r w:rsidR="00B66ED1">
        <w:rPr>
          <w:rFonts w:ascii="Times New Roman" w:eastAsia="Times New Roman" w:hAnsi="Times New Roman" w:cs="Times New Roman"/>
        </w:rPr>
        <w:t>the learning rate returned to its developmental value at the start of habituation</w:t>
      </w:r>
      <w:r w:rsidR="004E3A37">
        <w:rPr>
          <w:rFonts w:ascii="Times New Roman" w:eastAsia="Times New Roman" w:hAnsi="Times New Roman" w:cs="Times New Roman"/>
        </w:rPr>
        <w:t>.</w:t>
      </w:r>
      <w:r w:rsidR="00B66ED1">
        <w:rPr>
          <w:rFonts w:ascii="Times New Roman" w:eastAsia="Times New Roman" w:hAnsi="Times New Roman" w:cs="Times New Roman"/>
        </w:rPr>
        <w:t xml:space="preserve"> For the Ineffective Action and No Training conditions, the</w:t>
      </w:r>
      <w:r w:rsidR="004E3A37">
        <w:rPr>
          <w:rFonts w:ascii="Times New Roman" w:eastAsia="Times New Roman" w:hAnsi="Times New Roman" w:cs="Times New Roman"/>
        </w:rPr>
        <w:t xml:space="preserve"> learning rate maintained its pretraining value </w:t>
      </w:r>
      <w:r w:rsidR="00B66ED1">
        <w:rPr>
          <w:rFonts w:ascii="Times New Roman" w:eastAsia="Times New Roman" w:hAnsi="Times New Roman" w:cs="Times New Roman"/>
        </w:rPr>
        <w:t xml:space="preserve">throughout learning.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8A44792"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The effect was</w:t>
      </w:r>
      <w:r w:rsidR="005262F7">
        <w:rPr>
          <w:rFonts w:ascii="Times New Roman" w:eastAsia="Times New Roman" w:hAnsi="Times New Roman" w:cs="Times New Roman"/>
        </w:rPr>
        <w:t xml:space="preserve"> </w:t>
      </w:r>
      <w:r w:rsidR="003101E6">
        <w:rPr>
          <w:rFonts w:ascii="Times New Roman" w:eastAsia="Times New Roman" w:hAnsi="Times New Roman" w:cs="Times New Roman"/>
        </w:rPr>
        <w:t>much</w:t>
      </w:r>
      <w:r w:rsidR="005262F7">
        <w:rPr>
          <w:rFonts w:ascii="Times New Roman" w:eastAsia="Times New Roman" w:hAnsi="Times New Roman" w:cs="Times New Roman"/>
        </w:rPr>
        <w:t xml:space="preserve"> attenuated for networks in the Control condition.</w:t>
      </w:r>
      <w:r w:rsidR="004335C0">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4A6E02E2"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w:t>
      </w:r>
      <w:r w:rsidR="00156F2D">
        <w:rPr>
          <w:rFonts w:ascii="Times New Roman" w:eastAsia="Times New Roman" w:hAnsi="Times New Roman" w:cs="Times New Roman"/>
        </w:rPr>
        <w:t xml:space="preserve"> produced comparable error to</w:t>
      </w:r>
      <w:r w:rsidR="009D1397">
        <w:rPr>
          <w:rFonts w:ascii="Times New Roman" w:eastAsia="Times New Roman" w:hAnsi="Times New Roman" w:cs="Times New Roman"/>
        </w:rPr>
        <w:t xml:space="preserve"> both test events.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545C9D">
        <w:rPr>
          <w:rFonts w:ascii="Times New Roman" w:eastAsia="Times New Roman" w:hAnsi="Times New Roman" w:cs="Times New Roman"/>
        </w:rPr>
        <w:t xml:space="preserve">experience with constrained arced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r w:rsidR="005262F7">
        <w:rPr>
          <w:rFonts w:ascii="Times New Roman" w:eastAsia="Times New Roman" w:hAnsi="Times New Roman" w:cs="Times New Roman"/>
        </w:rPr>
        <w:t>then networks in Effective Action and</w:t>
      </w:r>
      <w:r w:rsidR="00545C9D">
        <w:rPr>
          <w:rFonts w:ascii="Times New Roman" w:eastAsia="Times New Roman" w:hAnsi="Times New Roman" w:cs="Times New Roman"/>
        </w:rPr>
        <w:t xml:space="preserve"> No Training condition</w:t>
      </w:r>
      <w:r w:rsidR="005262F7">
        <w:rPr>
          <w:rFonts w:ascii="Times New Roman" w:eastAsia="Times New Roman" w:hAnsi="Times New Roman" w:cs="Times New Roman"/>
        </w:rPr>
        <w:t xml:space="preserve">s should have treated the test events similarly.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687DD85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networks in the No Training condition, these networks also </w:t>
      </w:r>
      <w:r w:rsidR="00156F2D">
        <w:rPr>
          <w:rFonts w:ascii="Times New Roman" w:eastAsia="Times New Roman" w:hAnsi="Times New Roman" w:cs="Times New Roman"/>
        </w:rPr>
        <w:t>produced comparable error to</w:t>
      </w:r>
      <w:r w:rsidR="00B47E38">
        <w:rPr>
          <w:rFonts w:ascii="Times New Roman" w:eastAsia="Times New Roman" w:hAnsi="Times New Roman" w:cs="Times New Roman"/>
        </w:rPr>
        <w:t xml:space="preserve"> both test events.</w:t>
      </w:r>
      <w:r w:rsidR="0065698E">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sufficient to </w:t>
      </w:r>
      <w:r>
        <w:rPr>
          <w:rFonts w:ascii="Times New Roman" w:eastAsia="Times New Roman" w:hAnsi="Times New Roman" w:cs="Times New Roman"/>
        </w:rPr>
        <w:t>reproduce the fifth target finding</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3DCA3EE" w:rsidR="00286C0B" w:rsidRDefault="00F07A9C"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determine </w:t>
      </w:r>
      <w:r w:rsidR="00B34CD4">
        <w:rPr>
          <w:rFonts w:ascii="Times New Roman" w:eastAsia="Times New Roman" w:hAnsi="Times New Roman" w:cs="Times New Roman"/>
        </w:rPr>
        <w:t>whether attentional boosts must be transient</w:t>
      </w:r>
      <w:r>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sidR="00B34CD4">
        <w:rPr>
          <w:rFonts w:ascii="Times New Roman" w:eastAsia="Times New Roman" w:hAnsi="Times New Roman" w:cs="Times New Roman"/>
        </w:rPr>
        <w:t xml:space="preserve">this boost was allowed to </w:t>
      </w:r>
      <w:r>
        <w:rPr>
          <w:rFonts w:ascii="Times New Roman" w:eastAsia="Times New Roman" w:hAnsi="Times New Roman" w:cs="Times New Roman"/>
        </w:rPr>
        <w:t>extend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3F64C2">
        <w:rPr>
          <w:rFonts w:ascii="Times New Roman" w:eastAsia="Times New Roman" w:hAnsi="Times New Roman" w:cs="Times New Roman"/>
        </w:rPr>
        <w:t>Figure 25 shows</w:t>
      </w:r>
      <w:r w:rsidR="00365AA2">
        <w:rPr>
          <w:rFonts w:ascii="Times New Roman" w:eastAsia="Times New Roman" w:hAnsi="Times New Roman" w:cs="Times New Roman"/>
        </w:rPr>
        <w:t xml:space="preserve"> </w:t>
      </w:r>
      <w:r w:rsidR="00E762FC">
        <w:rPr>
          <w:rFonts w:ascii="Times New Roman" w:eastAsia="Times New Roman" w:hAnsi="Times New Roman" w:cs="Times New Roman"/>
        </w:rPr>
        <w:t xml:space="preserve">that networks produced </w:t>
      </w:r>
      <w:r w:rsidR="00365AA2">
        <w:rPr>
          <w:rFonts w:ascii="Times New Roman" w:eastAsia="Times New Roman" w:hAnsi="Times New Roman" w:cs="Times New Roman"/>
        </w:rPr>
        <w:t xml:space="preserve">greater error to the Efficient than to the Inefficient </w:t>
      </w:r>
      <w:r>
        <w:rPr>
          <w:rFonts w:ascii="Times New Roman" w:eastAsia="Times New Roman" w:hAnsi="Times New Roman" w:cs="Times New Roman"/>
        </w:rPr>
        <w:t xml:space="preserve">test </w:t>
      </w:r>
      <w:r w:rsidR="00365AA2">
        <w:rPr>
          <w:rFonts w:ascii="Times New Roman" w:eastAsia="Times New Roman" w:hAnsi="Times New Roman" w:cs="Times New Roman"/>
        </w:rPr>
        <w:t>event</w:t>
      </w:r>
      <w:r w:rsidR="00E762FC">
        <w:rPr>
          <w:rFonts w:ascii="Times New Roman" w:eastAsia="Times New Roman" w:hAnsi="Times New Roman" w:cs="Times New Roman"/>
        </w:rPr>
        <w:t xml:space="preserve">, thereby suggesting </w:t>
      </w:r>
      <w:r w:rsidR="00CB75AD">
        <w:rPr>
          <w:rFonts w:ascii="Times New Roman" w:eastAsia="Times New Roman" w:hAnsi="Times New Roman" w:cs="Times New Roman"/>
        </w:rPr>
        <w:t>that</w:t>
      </w:r>
      <w:r w:rsidR="004F0975">
        <w:rPr>
          <w:rFonts w:ascii="Times New Roman" w:eastAsia="Times New Roman" w:hAnsi="Times New Roman" w:cs="Times New Roman"/>
        </w:rPr>
        <w:t xml:space="preserve"> </w:t>
      </w:r>
      <w:r w:rsidR="00B34CD4">
        <w:rPr>
          <w:rFonts w:ascii="Times New Roman" w:eastAsia="Times New Roman" w:hAnsi="Times New Roman" w:cs="Times New Roman"/>
        </w:rPr>
        <w:t xml:space="preserve">the </w:t>
      </w:r>
      <w:r w:rsidR="00E762FC">
        <w:rPr>
          <w:rFonts w:ascii="Times New Roman" w:eastAsia="Times New Roman" w:hAnsi="Times New Roman" w:cs="Times New Roman"/>
        </w:rPr>
        <w:t xml:space="preserve">attentional </w:t>
      </w:r>
      <w:r w:rsidR="00B34CD4">
        <w:rPr>
          <w:rFonts w:ascii="Times New Roman" w:eastAsia="Times New Roman" w:hAnsi="Times New Roman" w:cs="Times New Roman"/>
        </w:rPr>
        <w:t>boost must be transient</w:t>
      </w:r>
      <w:r w:rsidR="00CB75AD">
        <w:rPr>
          <w:rFonts w:ascii="Times New Roman" w:eastAsia="Times New Roman" w:hAnsi="Times New Roman" w:cs="Times New Roman"/>
        </w:rPr>
        <w:t>.</w:t>
      </w:r>
      <w:r w:rsidR="004F0975">
        <w:rPr>
          <w:rFonts w:ascii="Times New Roman" w:eastAsia="Times New Roman" w:hAnsi="Times New Roman" w:cs="Times New Roman"/>
        </w:rPr>
        <w:t xml:space="preserve"> </w:t>
      </w:r>
    </w:p>
    <w:p w14:paraId="467D8B5B" w14:textId="714007EE"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 xml:space="preserve">habituation representation; the Efficient test event was not </w:t>
      </w:r>
      <w:r w:rsidR="005F6C78">
        <w:rPr>
          <w:rFonts w:ascii="Times New Roman" w:eastAsia="Times New Roman" w:hAnsi="Times New Roman" w:cs="Times New Roman"/>
        </w:rPr>
        <w:lastRenderedPageBreak/>
        <w:t>because it depicted a</w:t>
      </w:r>
      <w:r w:rsidRPr="002518C6">
        <w:rPr>
          <w:rFonts w:ascii="Times New Roman" w:eastAsia="Times New Roman" w:hAnsi="Times New Roman" w:cs="Times New Roman"/>
        </w:rPr>
        <w:t xml:space="preserve"> straight reach trajectory. </w:t>
      </w:r>
      <w:r w:rsidR="00E762FC">
        <w:rPr>
          <w:rFonts w:ascii="Times New Roman" w:eastAsia="Times New Roman" w:hAnsi="Times New Roman" w:cs="Times New Roman"/>
        </w:rPr>
        <w:t>The</w:t>
      </w:r>
      <w:r w:rsidR="00C637E6">
        <w:rPr>
          <w:rFonts w:ascii="Times New Roman" w:eastAsia="Times New Roman" w:hAnsi="Times New Roman" w:cs="Times New Roman"/>
        </w:rPr>
        <w:t xml:space="preserve"> extremely brief nature of </w:t>
      </w:r>
      <w:r w:rsidR="00CB75AD">
        <w:rPr>
          <w:rFonts w:ascii="Times New Roman" w:eastAsia="Times New Roman" w:hAnsi="Times New Roman" w:cs="Times New Roman"/>
        </w:rPr>
        <w:t>the pretraining phase</w:t>
      </w:r>
      <w:r w:rsidR="00BE42B5">
        <w:rPr>
          <w:rFonts w:ascii="Times New Roman" w:eastAsia="Times New Roman" w:hAnsi="Times New Roman" w:cs="Times New Roman"/>
        </w:rPr>
        <w:t>,</w:t>
      </w:r>
      <w:r w:rsidR="00CB75AD">
        <w:rPr>
          <w:rFonts w:ascii="Times New Roman" w:eastAsia="Times New Roman" w:hAnsi="Times New Roman" w:cs="Times New Roman"/>
        </w:rPr>
        <w:t xml:space="preserve"> combined with </w:t>
      </w:r>
      <w:r w:rsidR="00BE42B5">
        <w:rPr>
          <w:rFonts w:ascii="Times New Roman" w:eastAsia="Times New Roman" w:hAnsi="Times New Roman" w:cs="Times New Roman"/>
        </w:rPr>
        <w:t>networks’</w:t>
      </w:r>
      <w:r w:rsidR="00CB75AD">
        <w:rPr>
          <w:rFonts w:ascii="Times New Roman" w:eastAsia="Times New Roman" w:hAnsi="Times New Roman" w:cs="Times New Roman"/>
        </w:rPr>
        <w:t xml:space="preserve"> impoverished processing abilities</w:t>
      </w:r>
      <w:r w:rsidR="00BE42B5">
        <w:rPr>
          <w:rFonts w:ascii="Times New Roman" w:eastAsia="Times New Roman" w:hAnsi="Times New Roman" w:cs="Times New Roman"/>
        </w:rPr>
        <w:t xml:space="preserve"> in this simulation,</w:t>
      </w:r>
      <w:r w:rsidR="00CB75AD">
        <w:rPr>
          <w:rFonts w:ascii="Times New Roman" w:eastAsia="Times New Roman" w:hAnsi="Times New Roman" w:cs="Times New Roman"/>
        </w:rPr>
        <w:t xml:space="preserve"> </w:t>
      </w:r>
      <w:r w:rsidR="00C637E6">
        <w:rPr>
          <w:rFonts w:ascii="Times New Roman" w:eastAsia="Times New Roman" w:hAnsi="Times New Roman" w:cs="Times New Roman"/>
        </w:rPr>
        <w:t xml:space="preserve">precluded </w:t>
      </w:r>
      <w:r w:rsidR="00CB75AD">
        <w:rPr>
          <w:rFonts w:ascii="Times New Roman" w:eastAsia="Times New Roman" w:hAnsi="Times New Roman" w:cs="Times New Roman"/>
        </w:rPr>
        <w:t xml:space="preserve">them from forming </w:t>
      </w:r>
      <w:r w:rsidR="003B6AA8">
        <w:rPr>
          <w:rFonts w:ascii="Times New Roman" w:eastAsia="Times New Roman" w:hAnsi="Times New Roman" w:cs="Times New Roman"/>
        </w:rPr>
        <w:t>robust representations of</w:t>
      </w:r>
      <w:r w:rsidR="00CB75AD">
        <w:rPr>
          <w:rFonts w:ascii="Times New Roman" w:eastAsia="Times New Roman" w:hAnsi="Times New Roman" w:cs="Times New Roman"/>
        </w:rPr>
        <w:t xml:space="preserve"> straight motion during this phase</w:t>
      </w:r>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021DE">
        <w:rPr>
          <w:rFonts w:ascii="Times New Roman" w:eastAsia="Times New Roman" w:hAnsi="Times New Roman" w:cs="Times New Roman"/>
        </w:rPr>
        <w:t>. Note that</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961524">
        <w:rPr>
          <w:rFonts w:ascii="Times New Roman" w:eastAsia="Times New Roman" w:hAnsi="Times New Roman" w:cs="Times New Roman"/>
        </w:rPr>
        <w:t xml:space="preserve">As </w:t>
      </w:r>
      <w:r w:rsidR="00916ED3">
        <w:rPr>
          <w:rFonts w:ascii="Times New Roman" w:eastAsia="Times New Roman" w:hAnsi="Times New Roman" w:cs="Times New Roman"/>
        </w:rPr>
        <w:t xml:space="preserve">Figure 26 depicts, ALIAS-2 was able successfully to reproduce the fifth target finding: In the Effective Action condition, </w:t>
      </w:r>
      <w:r w:rsidR="00792E0A">
        <w:rPr>
          <w:rFonts w:ascii="Times New Roman" w:eastAsia="Times New Roman" w:hAnsi="Times New Roman" w:cs="Times New Roman"/>
        </w:rPr>
        <w:t xml:space="preserve">networks </w:t>
      </w:r>
      <w:r w:rsidR="00916ED3">
        <w:rPr>
          <w:rFonts w:ascii="Times New Roman" w:eastAsia="Times New Roman" w:hAnsi="Times New Roman" w:cs="Times New Roman"/>
        </w:rPr>
        <w:t xml:space="preserve">habituated to constrained action </w:t>
      </w:r>
      <w:r w:rsidR="00792E0A">
        <w:rPr>
          <w:rFonts w:ascii="Times New Roman" w:eastAsia="Times New Roman" w:hAnsi="Times New Roman" w:cs="Times New Roman"/>
        </w:rPr>
        <w:t xml:space="preserve">produced greater error 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r w:rsidR="00916ED3">
        <w:rPr>
          <w:rFonts w:ascii="Times New Roman" w:eastAsia="Times New Roman" w:hAnsi="Times New Roman" w:cs="Times New Roman"/>
        </w:rPr>
        <w:t xml:space="preserve"> habituated to unconstrained action in the Ineffective and No Training conditions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r w:rsidR="00CB185F">
        <w:rPr>
          <w:rFonts w:ascii="Times New Roman" w:eastAsia="Times New Roman" w:hAnsi="Times New Roman" w:cs="Times New Roman"/>
        </w:rPr>
        <w:t>comparable amounts of</w:t>
      </w:r>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r w:rsidR="00946621">
        <w:rPr>
          <w:rFonts w:ascii="Times New Roman" w:eastAsia="Times New Roman" w:hAnsi="Times New Roman" w:cs="Times New Roman"/>
        </w:rPr>
        <w:t>The results of this simulation indicate that</w:t>
      </w:r>
      <w:r w:rsidR="00CB185F">
        <w:rPr>
          <w:rFonts w:ascii="Times New Roman" w:eastAsia="Times New Roman" w:hAnsi="Times New Roman" w:cs="Times New Roman"/>
        </w:rPr>
        <w:t xml:space="preserve"> </w:t>
      </w:r>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B185F">
        <w:rPr>
          <w:rFonts w:ascii="Times New Roman" w:eastAsia="Times New Roman" w:hAnsi="Times New Roman" w:cs="Times New Roman"/>
        </w:rPr>
        <w:t>s</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7151A5A1" w14:textId="1594A51D" w:rsidR="00F97439" w:rsidRDefault="001361CE"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sidR="003232DB" w:rsidRPr="004C18C3">
        <w:rPr>
          <w:rFonts w:ascii="Times New Roman" w:eastAsia="Times New Roman" w:hAnsi="Times New Roman" w:cs="Times New Roman"/>
        </w:rPr>
        <w:t>infants' looking behaviors in studies assessing their action efficiency understanding</w:t>
      </w:r>
      <w:r w:rsidR="003232DB">
        <w:rPr>
          <w:rFonts w:ascii="Times New Roman" w:eastAsia="Times New Roman" w:hAnsi="Times New Roman" w:cs="Times New Roman"/>
        </w:rPr>
        <w:t xml:space="preserve"> can be explained by associative learning. </w:t>
      </w:r>
      <w:r w:rsidR="004C18C3" w:rsidRPr="004C18C3">
        <w:rPr>
          <w:rFonts w:ascii="Times New Roman" w:eastAsia="Times New Roman" w:hAnsi="Times New Roman" w:cs="Times New Roman"/>
        </w:rPr>
        <w:lastRenderedPageBreak/>
        <w:t xml:space="preserve">Specifically, ALIAS reproduced the finding that infants </w:t>
      </w:r>
      <w:r w:rsidR="00197AC8">
        <w:rPr>
          <w:rFonts w:ascii="Times New Roman" w:eastAsia="Times New Roman" w:hAnsi="Times New Roman" w:cs="Times New Roman"/>
        </w:rPr>
        <w:t>look selectively</w:t>
      </w:r>
      <w:r w:rsidR="004C18C3" w:rsidRPr="004C18C3">
        <w:rPr>
          <w:rFonts w:ascii="Times New Roman" w:eastAsia="Times New Roman" w:hAnsi="Times New Roman" w:cs="Times New Roman"/>
        </w:rPr>
        <w:t xml:space="preserve"> at inefficient actions, that this effect is independent of </w:t>
      </w:r>
      <w:r w:rsidR="00197AC8">
        <w:rPr>
          <w:rFonts w:ascii="Times New Roman" w:eastAsia="Times New Roman" w:hAnsi="Times New Roman" w:cs="Times New Roman"/>
        </w:rPr>
        <w:t>whether the entities involved possess</w:t>
      </w:r>
      <w:r w:rsidR="004C18C3" w:rsidRPr="004C18C3">
        <w:rPr>
          <w:rFonts w:ascii="Times New Roman" w:eastAsia="Times New Roman" w:hAnsi="Times New Roman" w:cs="Times New Roman"/>
        </w:rPr>
        <w:t xml:space="preserve"> animacy cues, that infants make bidirectional inferences among actions, goals, and constraints, that </w:t>
      </w:r>
      <w:r w:rsidR="00197AC8">
        <w:rPr>
          <w:rFonts w:ascii="Times New Roman" w:eastAsia="Times New Roman" w:hAnsi="Times New Roman" w:cs="Times New Roman"/>
        </w:rPr>
        <w:t>ostensibly they</w:t>
      </w:r>
      <w:r w:rsidR="004C18C3"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r w:rsidR="00197AC8">
        <w:rPr>
          <w:rFonts w:ascii="Times New Roman" w:eastAsia="Times New Roman" w:hAnsi="Times New Roman" w:cs="Times New Roman"/>
        </w:rPr>
        <w:t>such looking behaviors</w:t>
      </w:r>
      <w:r w:rsidR="004C18C3"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r w:rsidR="00197AC8">
        <w:rPr>
          <w:rFonts w:ascii="Times New Roman" w:eastAsia="Times New Roman" w:hAnsi="Times New Roman" w:cs="Times New Roman"/>
        </w:rPr>
        <w:t xml:space="preserve"> readily</w:t>
      </w:r>
      <w:r w:rsidR="004C18C3"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sidR="004C18C3">
        <w:rPr>
          <w:rFonts w:ascii="Times New Roman" w:eastAsia="Times New Roman" w:hAnsi="Times New Roman" w:cs="Times New Roman"/>
        </w:rPr>
        <w:t xml:space="preserve"> </w:t>
      </w:r>
      <w:r w:rsidR="005011EE" w:rsidRPr="005011EE">
        <w:rPr>
          <w:rFonts w:ascii="Times New Roman" w:eastAsia="Times New Roman" w:hAnsi="Times New Roman" w:cs="Times New Roman"/>
        </w:rPr>
        <w:t>At the same time, a complete account of infants’ looking performance in these studies should do more than reproduce existing findings. The account must also be generative: it should produce testable predictions for future research. The final section does exactly this by placing ALIAS in a series of novel situations and examining its resulting behavior. These behaviors constitute a set of predictions that can be used to decide between the present account and the domain-specific alternatives.</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6"/>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such an event would look like. </w:t>
      </w:r>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78D0C134"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w:t>
      </w:r>
      <w:r w:rsidR="003E3063">
        <w:rPr>
          <w:rFonts w:ascii="Times New Roman" w:eastAsia="Times New Roman" w:hAnsi="Times New Roman" w:cs="Times New Roman"/>
        </w:rPr>
        <w:t>Inefficient and Efficient</w:t>
      </w:r>
      <w:r w:rsidR="004E61C0">
        <w:rPr>
          <w:rFonts w:ascii="Times New Roman" w:eastAsia="Times New Roman" w:hAnsi="Times New Roman" w:cs="Times New Roman"/>
        </w:rPr>
        <w:t xml:space="preserve">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9"/>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F9090A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sidR="003E3063">
        <w:rPr>
          <w:rFonts w:ascii="Times New Roman" w:eastAsia="Times New Roman" w:hAnsi="Times New Roman" w:cs="Times New Roman"/>
        </w:rPr>
        <w:t>it might be asked how</w:t>
      </w:r>
      <w:r w:rsidR="00CC107C">
        <w:rPr>
          <w:rFonts w:ascii="Times New Roman" w:eastAsia="Times New Roman" w:hAnsi="Times New Roman" w:cs="Times New Roman"/>
        </w:rPr>
        <w:t xml:space="preserve"> ALIAS</w:t>
      </w:r>
      <w:r w:rsidR="003E3063">
        <w:rPr>
          <w:rFonts w:ascii="Times New Roman" w:eastAsia="Times New Roman" w:hAnsi="Times New Roman" w:cs="Times New Roman"/>
        </w:rPr>
        <w:t xml:space="preserve"> would treat</w:t>
      </w:r>
      <w:r>
        <w:rPr>
          <w:rFonts w:ascii="Times New Roman" w:eastAsia="Times New Roman" w:hAnsi="Times New Roman" w:cs="Times New Roman"/>
        </w:rPr>
        <w:t xml:space="preserve">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3E3063">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r w:rsidR="004015A7">
        <w:rPr>
          <w:rFonts w:ascii="Times New Roman" w:eastAsia="Times New Roman" w:hAnsi="Times New Roman" w:cs="Times New Roman"/>
        </w:rPr>
        <w:t>Networks were again 6 months old.</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60"/>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2AE02456"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produced more error to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than to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The former test event produced more error than the latter one because</w:t>
      </w:r>
      <w:r w:rsidR="003746FE">
        <w:rPr>
          <w:rFonts w:ascii="Times New Roman" w:eastAsia="Times New Roman" w:hAnsi="Times New Roman" w:cs="Times New Roman"/>
        </w:rPr>
        <w:t xml:space="preserve"> </w:t>
      </w:r>
      <w:r w:rsidR="007C1566">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7C1566">
        <w:rPr>
          <w:rFonts w:ascii="Times New Roman" w:eastAsia="Times New Roman" w:hAnsi="Times New Roman" w:cs="Times New Roman"/>
        </w:rPr>
        <w:t xml:space="preserve"> </w:t>
      </w:r>
      <w:r w:rsidR="0045705D" w:rsidRPr="0045705D">
        <w:rPr>
          <w:rFonts w:ascii="Times New Roman" w:eastAsia="Times New Roman" w:hAnsi="Times New Roman" w:cs="Times New Roman"/>
        </w:rPr>
        <w:t xml:space="preserve">strongly activated </w:t>
      </w:r>
      <w:r w:rsidR="00B3415C">
        <w:rPr>
          <w:rFonts w:ascii="Times New Roman" w:eastAsia="Times New Roman" w:hAnsi="Times New Roman" w:cs="Times New Roman"/>
        </w:rPr>
        <w:t>the</w:t>
      </w:r>
      <w:r w:rsidR="00621D8E">
        <w:rPr>
          <w:rFonts w:ascii="Times New Roman" w:eastAsia="Times New Roman" w:hAnsi="Times New Roman" w:cs="Times New Roman"/>
        </w:rPr>
        <w:t xml:space="preserve"> associated </w:t>
      </w:r>
      <w:r w:rsidR="00B3415C">
        <w:rPr>
          <w:rFonts w:ascii="Times New Roman" w:eastAsia="Times New Roman" w:hAnsi="Times New Roman" w:cs="Times New Roman"/>
        </w:rPr>
        <w:t>straight-motion representation, a representation</w:t>
      </w:r>
      <w:r w:rsidR="00572534">
        <w:rPr>
          <w:rFonts w:ascii="Times New Roman" w:eastAsia="Times New Roman" w:hAnsi="Times New Roman" w:cs="Times New Roman"/>
        </w:rPr>
        <w:t xml:space="preserve"> that</w:t>
      </w:r>
      <w:r w:rsidR="007C1566">
        <w:rPr>
          <w:rFonts w:ascii="Times New Roman" w:eastAsia="Times New Roman" w:hAnsi="Times New Roman" w:cs="Times New Roman"/>
        </w:rPr>
        <w:t xml:space="preserve"> ultimately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High, inefficient test</w:t>
      </w:r>
      <w:r w:rsidR="0045705D" w:rsidRPr="0045705D">
        <w:rPr>
          <w:rFonts w:ascii="Times New Roman" w:eastAsia="Times New Roman" w:hAnsi="Times New Roman" w:cs="Times New Roman"/>
        </w:rPr>
        <w:t xml:space="preserve"> event produced </w:t>
      </w:r>
      <w:r w:rsidR="00621D8E">
        <w:rPr>
          <w:rFonts w:ascii="Times New Roman" w:eastAsia="Times New Roman" w:hAnsi="Times New Roman" w:cs="Times New Roman"/>
        </w:rPr>
        <w:t>less</w:t>
      </w:r>
      <w:r w:rsidR="0045705D" w:rsidRPr="0045705D">
        <w:rPr>
          <w:rFonts w:ascii="Times New Roman" w:eastAsia="Times New Roman" w:hAnsi="Times New Roman" w:cs="Times New Roman"/>
        </w:rPr>
        <w:t xml:space="preserve"> error because</w:t>
      </w:r>
      <w:r w:rsidR="00B3415C">
        <w:rPr>
          <w:rFonts w:ascii="Times New Roman" w:eastAsia="Times New Roman" w:hAnsi="Times New Roman" w:cs="Times New Roman"/>
        </w:rPr>
        <w:t xml:space="preserve"> the associations among</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 xml:space="preserve">its input features were </w:t>
      </w:r>
      <w:r w:rsidR="00B3415C">
        <w:rPr>
          <w:rFonts w:ascii="Times New Roman" w:eastAsia="Times New Roman" w:hAnsi="Times New Roman" w:cs="Times New Roman"/>
        </w:rPr>
        <w:t>largely</w:t>
      </w:r>
      <w:r w:rsidR="00572534">
        <w:rPr>
          <w:rFonts w:ascii="Times New Roman" w:eastAsia="Times New Roman" w:hAnsi="Times New Roman" w:cs="Times New Roman"/>
        </w:rPr>
        <w:t xml:space="preserve"> consistent with th</w:t>
      </w:r>
      <w:r w:rsidR="00E91656">
        <w:rPr>
          <w:rFonts w:ascii="Times New Roman" w:eastAsia="Times New Roman" w:hAnsi="Times New Roman" w:cs="Times New Roman"/>
        </w:rPr>
        <w:t>ose</w:t>
      </w:r>
      <w:r w:rsidR="0066742F">
        <w:rPr>
          <w:rFonts w:ascii="Times New Roman" w:eastAsia="Times New Roman" w:hAnsi="Times New Roman" w:cs="Times New Roman"/>
        </w:rPr>
        <w:t xml:space="preserve"> f</w:t>
      </w:r>
      <w:r w:rsidR="00586AD2">
        <w:rPr>
          <w:rFonts w:ascii="Times New Roman" w:eastAsia="Times New Roman" w:hAnsi="Times New Roman" w:cs="Times New Roman"/>
        </w:rPr>
        <w:t>ormed during</w:t>
      </w:r>
      <w:r w:rsidR="00572534">
        <w:rPr>
          <w:rFonts w:ascii="Times New Roman" w:eastAsia="Times New Roman" w:hAnsi="Times New Roman" w:cs="Times New Roman"/>
        </w:rPr>
        <w:t xml:space="preserve"> pretraining</w:t>
      </w:r>
      <w:r w:rsidR="00870BB3" w:rsidRPr="00870BB3">
        <w:rPr>
          <w:rFonts w:ascii="Times New Roman" w:eastAsia="Times New Roman" w:hAnsi="Times New Roman" w:cs="Times New Roman"/>
        </w:rPr>
        <w:t xml:space="preserve">. </w:t>
      </w:r>
    </w:p>
    <w:p w14:paraId="7574BB23" w14:textId="4966AE8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r w:rsidR="00706D61">
        <w:rPr>
          <w:rFonts w:ascii="Times New Roman" w:eastAsia="Times New Roman" w:hAnsi="Times New Roman" w:cs="Times New Roman"/>
        </w:rPr>
        <w:t xml:space="preserve"> arguably </w:t>
      </w:r>
      <w:r w:rsidR="00C45169">
        <w:rPr>
          <w:rFonts w:ascii="Times New Roman" w:eastAsia="Times New Roman" w:hAnsi="Times New Roman" w:cs="Times New Roman"/>
        </w:rPr>
        <w:t xml:space="preserve">they </w:t>
      </w:r>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r w:rsidR="0081501F">
        <w:rPr>
          <w:rFonts w:ascii="Times New Roman" w:eastAsia="Times New Roman" w:hAnsi="Times New Roman" w:cs="Times New Roman"/>
        </w:rPr>
        <w:t>action processing depends on the efficiency, cost, and subjective utility of those actions, among other things,</w:t>
      </w:r>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r w:rsidR="00C45169">
        <w:rPr>
          <w:rFonts w:ascii="Times New Roman" w:eastAsia="Times New Roman" w:hAnsi="Times New Roman" w:cs="Times New Roman"/>
        </w:rPr>
        <w:t xml:space="preserve">infants should show equivalent dishabituation to both </w:t>
      </w:r>
      <w:r w:rsidR="00C45169">
        <w:rPr>
          <w:rFonts w:ascii="Times New Roman" w:eastAsia="Times New Roman" w:hAnsi="Times New Roman" w:cs="Times New Roman"/>
        </w:rPr>
        <w:lastRenderedPageBreak/>
        <w:t>inconsistent events because both events are non-rational and costly</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81501F">
        <w:rPr>
          <w:rFonts w:ascii="Times New Roman" w:eastAsia="Times New Roman" w:hAnsi="Times New Roman" w:cs="Times New Roman"/>
        </w:rPr>
        <w:t xml:space="preserve">These </w:t>
      </w:r>
      <w:r w:rsidR="00AD694F">
        <w:rPr>
          <w:rFonts w:ascii="Times New Roman" w:eastAsia="Times New Roman" w:hAnsi="Times New Roman" w:cs="Times New Roman"/>
        </w:rPr>
        <w:t>accounts also</w:t>
      </w:r>
      <w:r w:rsidR="0081501F">
        <w:rPr>
          <w:rFonts w:ascii="Times New Roman" w:eastAsia="Times New Roman" w:hAnsi="Times New Roman" w:cs="Times New Roman"/>
        </w:rPr>
        <w:t xml:space="preserve"> predict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7AA055A2" w:rsidR="00F03116" w:rsidRDefault="00922F34"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Developmental scientists have long</w:t>
      </w:r>
      <w:r w:rsidR="00470D5C">
        <w:rPr>
          <w:rFonts w:ascii="Times New Roman" w:eastAsia="Times New Roman" w:hAnsi="Times New Roman" w:cs="Times New Roman"/>
        </w:rPr>
        <w:t xml:space="preserve"> wrestled with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sidR="00470D5C">
        <w:rPr>
          <w:rFonts w:ascii="Times New Roman" w:eastAsia="Times New Roman" w:hAnsi="Times New Roman" w:cs="Times New Roman"/>
        </w:rPr>
        <w:t xml:space="preserve">. </w:t>
      </w:r>
      <w:r w:rsidR="001A58FE">
        <w:rPr>
          <w:rFonts w:ascii="Times New Roman" w:eastAsia="Times New Roman" w:hAnsi="Times New Roman" w:cs="Times New Roman"/>
        </w:rPr>
        <w:t xml:space="preserve">Rich proposals </w:t>
      </w:r>
      <w:r w:rsidR="00DD0C8C">
        <w:rPr>
          <w:rFonts w:ascii="Times New Roman" w:eastAsia="Times New Roman" w:hAnsi="Times New Roman" w:cs="Times New Roman"/>
        </w:rPr>
        <w:t>maintain that infants</w:t>
      </w:r>
      <w:r w:rsidR="005D64BA">
        <w:rPr>
          <w:rFonts w:ascii="Times New Roman" w:eastAsia="Times New Roman" w:hAnsi="Times New Roman" w:cs="Times New Roman"/>
        </w:rPr>
        <w:t xml:space="preserve"> possess early-emerging and conceptually rich domain-specific systems that </w:t>
      </w:r>
      <w:r w:rsidR="001A58FE">
        <w:rPr>
          <w:rFonts w:ascii="Times New Roman" w:eastAsia="Times New Roman" w:hAnsi="Times New Roman" w:cs="Times New Roman"/>
        </w:rPr>
        <w:t>support processing actions</w:t>
      </w:r>
      <w:r w:rsidR="005D64BA">
        <w:rPr>
          <w:rFonts w:ascii="Times New Roman" w:eastAsia="Times New Roman" w:hAnsi="Times New Roman" w:cs="Times New Roman"/>
        </w:rPr>
        <w:t xml:space="preserve"> in terms of their efficiency, cost, rationality, and subjectiv</w:t>
      </w:r>
      <w:r w:rsidR="001A58FE">
        <w:rPr>
          <w:rFonts w:ascii="Times New Roman" w:eastAsia="Times New Roman" w:hAnsi="Times New Roman" w:cs="Times New Roman"/>
        </w:rPr>
        <w:t>e utility, among other things</w:t>
      </w:r>
      <w:r>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1A58FE">
        <w:rPr>
          <w:rFonts w:ascii="Times New Roman" w:eastAsia="Times New Roman" w:hAnsi="Times New Roman" w:cs="Times New Roman"/>
        </w:rPr>
        <w:t>Lean proposals argue instead that</w:t>
      </w:r>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1A58FE">
        <w:rPr>
          <w:rFonts w:ascii="Times New Roman" w:eastAsia="Times New Roman" w:hAnsi="Times New Roman" w:cs="Times New Roman"/>
        </w:rPr>
        <w:t xml:space="preserve"> broadly</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74071E">
        <w:rPr>
          <w:rFonts w:ascii="Times New Roman" w:eastAsia="Times New Roman" w:hAnsi="Times New Roman" w:cs="Times New Roman"/>
        </w:rPr>
        <w:t xml:space="preserve"> </w:t>
      </w:r>
      <w:r w:rsidR="001A58FE">
        <w:rPr>
          <w:rFonts w:ascii="Times New Roman" w:eastAsia="Times New Roman" w:hAnsi="Times New Roman" w:cs="Times New Roman"/>
        </w:rPr>
        <w:t>reflect the operation of more domain-general processes.</w:t>
      </w:r>
      <w:r w:rsidR="00B64262">
        <w:rPr>
          <w:rFonts w:ascii="Times New Roman" w:eastAsia="Times New Roman" w:hAnsi="Times New Roman" w:cs="Times New Roman"/>
        </w:rPr>
        <w:t xml:space="preserve"> </w:t>
      </w:r>
    </w:p>
    <w:p w14:paraId="35003FE9" w14:textId="0874DA4E"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r w:rsidR="00790573">
        <w:rPr>
          <w:rFonts w:ascii="Times New Roman" w:eastAsia="Times New Roman" w:hAnsi="Times New Roman" w:cs="Times New Roman"/>
        </w:rPr>
        <w:t xml:space="preserve"> in a model called ALIAS.</w:t>
      </w:r>
      <w:r w:rsidR="0074071E">
        <w:rPr>
          <w:rFonts w:ascii="Times New Roman" w:eastAsia="Times New Roman" w:hAnsi="Times New Roman" w:cs="Times New Roman"/>
        </w:rPr>
        <w:t xml:space="preserve"> </w:t>
      </w:r>
      <w:r w:rsidR="00F56580" w:rsidRPr="00F56580">
        <w:rPr>
          <w:rFonts w:ascii="Times New Roman" w:eastAsia="Times New Roman" w:hAnsi="Times New Roman" w:cs="Times New Roman"/>
        </w:rPr>
        <w:t xml:space="preserve">Across five simulations, </w:t>
      </w:r>
      <w:r w:rsidR="00790573">
        <w:rPr>
          <w:rFonts w:ascii="Times New Roman" w:eastAsia="Times New Roman" w:hAnsi="Times New Roman" w:cs="Times New Roman"/>
        </w:rPr>
        <w:t>this model</w:t>
      </w:r>
      <w:r w:rsidR="00F56580" w:rsidRPr="00F56580">
        <w:rPr>
          <w:rFonts w:ascii="Times New Roman" w:eastAsia="Times New Roman" w:hAnsi="Times New Roman" w:cs="Times New Roman"/>
        </w:rPr>
        <w:t xml:space="preserve"> reproduced </w:t>
      </w:r>
      <w:r w:rsidR="00790573">
        <w:rPr>
          <w:rFonts w:ascii="Times New Roman" w:eastAsia="Times New Roman" w:hAnsi="Times New Roman" w:cs="Times New Roman"/>
        </w:rPr>
        <w:t>key</w:t>
      </w:r>
      <w:r w:rsidR="00F56580" w:rsidRPr="00F56580">
        <w:rPr>
          <w:rFonts w:ascii="Times New Roman" w:eastAsia="Times New Roman" w:hAnsi="Times New Roman" w:cs="Times New Roman"/>
        </w:rPr>
        <w:t xml:space="preserve"> findings in </w:t>
      </w:r>
      <w:r w:rsidR="00790573">
        <w:rPr>
          <w:rFonts w:ascii="Times New Roman" w:eastAsia="Times New Roman" w:hAnsi="Times New Roman" w:cs="Times New Roman"/>
        </w:rPr>
        <w:t>this literature</w:t>
      </w:r>
      <w:r w:rsidR="00F56580" w:rsidRPr="00F56580">
        <w:rPr>
          <w:rFonts w:ascii="Times New Roman" w:eastAsia="Times New Roman" w:hAnsi="Times New Roman" w:cs="Times New Roman"/>
        </w:rPr>
        <w:t xml:space="preserve"> that have been interpreted as evidence for domain-specific mechanisms. These </w:t>
      </w:r>
      <w:r w:rsidR="00790573">
        <w:rPr>
          <w:rFonts w:ascii="Times New Roman" w:eastAsia="Times New Roman" w:hAnsi="Times New Roman" w:cs="Times New Roman"/>
        </w:rPr>
        <w:t>include</w:t>
      </w:r>
      <w:r w:rsidR="00F56580" w:rsidRPr="00F56580">
        <w:rPr>
          <w:rFonts w:ascii="Times New Roman" w:eastAsia="Times New Roman" w:hAnsi="Times New Roman" w:cs="Times New Roman"/>
        </w:rPr>
        <w:t xml:space="preserve"> infants</w:t>
      </w:r>
      <w:r w:rsidR="00790573">
        <w:rPr>
          <w:rFonts w:ascii="Times New Roman" w:eastAsia="Times New Roman" w:hAnsi="Times New Roman" w:cs="Times New Roman"/>
        </w:rPr>
        <w:t xml:space="preserve">’ </w:t>
      </w:r>
      <w:r w:rsidR="00F56580" w:rsidRPr="00F56580">
        <w:rPr>
          <w:rFonts w:ascii="Times New Roman" w:eastAsia="Times New Roman" w:hAnsi="Times New Roman" w:cs="Times New Roman"/>
        </w:rPr>
        <w:t>sensitivity to efficient and inefficient actions</w:t>
      </w:r>
      <w:r w:rsidR="00790573">
        <w:rPr>
          <w:rFonts w:ascii="Times New Roman" w:eastAsia="Times New Roman" w:hAnsi="Times New Roman" w:cs="Times New Roman"/>
        </w:rPr>
        <w:t xml:space="preserve"> for animate and non-animate objects alike</w:t>
      </w:r>
      <w:r w:rsidR="00F56580" w:rsidRPr="00F56580">
        <w:rPr>
          <w:rFonts w:ascii="Times New Roman" w:eastAsia="Times New Roman" w:hAnsi="Times New Roman" w:cs="Times New Roman"/>
        </w:rPr>
        <w:t xml:space="preserve">, bidirectional inferences about actions, goals, and constraints, graded representations of efficiency, and the effects of early </w:t>
      </w:r>
      <w:r w:rsidR="00F56580" w:rsidRPr="00F56580">
        <w:rPr>
          <w:rFonts w:ascii="Times New Roman" w:eastAsia="Times New Roman" w:hAnsi="Times New Roman" w:cs="Times New Roman"/>
        </w:rPr>
        <w:lastRenderedPageBreak/>
        <w:t>action experience. Together, the simulations show that these phenomena can emerge from associative learning operating over perceptually grounded event representations.</w:t>
      </w:r>
      <w:r w:rsidR="00790573">
        <w:rPr>
          <w:rFonts w:ascii="Times New Roman" w:eastAsia="Times New Roman" w:hAnsi="Times New Roman" w:cs="Times New Roman"/>
        </w:rPr>
        <w:t xml:space="preserve"> </w:t>
      </w:r>
    </w:p>
    <w:p w14:paraId="0190E236" w14:textId="2868A6A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r w:rsidR="00DC2349">
        <w:rPr>
          <w:rFonts w:ascii="Times New Roman" w:eastAsia="Times New Roman" w:hAnsi="Times New Roman" w:cs="Times New Roman"/>
        </w:rPr>
        <w:t xml:space="preserve"> and</w:t>
      </w:r>
      <w:r w:rsidR="00EC32E4">
        <w:rPr>
          <w:rFonts w:ascii="Times New Roman" w:eastAsia="Times New Roman" w:hAnsi="Times New Roman" w:cs="Times New Roman"/>
        </w:rPr>
        <w:t xml:space="preserve"> </w:t>
      </w:r>
      <w:r w:rsidR="006A6503">
        <w:rPr>
          <w:rFonts w:ascii="Times New Roman" w:eastAsia="Times New Roman" w:hAnsi="Times New Roman" w:cs="Times New Roman"/>
        </w:rPr>
        <w:t>VOM10</w:t>
      </w:r>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r w:rsidR="00722454">
        <w:rPr>
          <w:rFonts w:ascii="Times New Roman" w:eastAsia="Times New Roman" w:hAnsi="Times New Roman" w:cs="Times New Roman"/>
        </w:rPr>
        <w:t>3</w:t>
      </w:r>
      <w:r w:rsidR="00D65B4F">
        <w:rPr>
          <w:rFonts w:ascii="Times New Roman" w:eastAsia="Times New Roman" w:hAnsi="Times New Roman" w:cs="Times New Roman"/>
        </w:rPr>
        <w:t xml:space="preserve"> </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5F7EFFBD" w:rsidR="00F1765B" w:rsidRDefault="00722454"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 it relates to VOM10—the main competitor model—this model was unable to reproduce the third</w:t>
      </w:r>
      <w:r w:rsidR="00560B54">
        <w:rPr>
          <w:rFonts w:ascii="Times New Roman" w:eastAsia="Times New Roman" w:hAnsi="Times New Roman" w:cs="Times New Roman"/>
        </w:rPr>
        <w:t xml:space="preserve"> and </w:t>
      </w:r>
      <w:r>
        <w:rPr>
          <w:rFonts w:ascii="Times New Roman" w:eastAsia="Times New Roman" w:hAnsi="Times New Roman" w:cs="Times New Roman"/>
        </w:rPr>
        <w:t>fifth target findings.</w:t>
      </w:r>
      <w:r w:rsidR="00560B54">
        <w:rPr>
          <w:rFonts w:ascii="Times New Roman" w:eastAsia="Times New Roman" w:hAnsi="Times New Roman" w:cs="Times New Roman"/>
        </w:rPr>
        <w:t xml:space="preserve"> VOM10’s failure to capture the third and fifth target findings can be attributed to a common source:</w:t>
      </w:r>
      <w:r>
        <w:rPr>
          <w:rFonts w:ascii="Times New Roman" w:eastAsia="Times New Roman" w:hAnsi="Times New Roman" w:cs="Times New Roman"/>
        </w:rPr>
        <w:t xml:space="preserve"> </w:t>
      </w:r>
      <w:r w:rsidRPr="00722454">
        <w:rPr>
          <w:rFonts w:ascii="Times New Roman" w:eastAsia="Times New Roman" w:hAnsi="Times New Roman" w:cs="Times New Roman"/>
        </w:rPr>
        <w:t>the absence of prior action processing experience.</w:t>
      </w:r>
      <w:r w:rsidR="00560B54">
        <w:rPr>
          <w:rFonts w:ascii="Times New Roman" w:eastAsia="Times New Roman" w:hAnsi="Times New Roman" w:cs="Times New Roman"/>
        </w:rPr>
        <w:t xml:space="preserve"> Yet just such experience is required for the model to represent aspects of the visual scene that otherwise were absent or to model the role of experience on action processing. Although VOM10 captured the first target finding, </w:t>
      </w:r>
      <w:r w:rsidR="000407F0">
        <w:rPr>
          <w:rFonts w:ascii="Times New Roman" w:eastAsia="Times New Roman" w:hAnsi="Times New Roman" w:cs="Times New Roman"/>
        </w:rPr>
        <w:t>even here caution is warranted.</w:t>
      </w:r>
      <w:r w:rsidR="00560B54">
        <w:rPr>
          <w:rFonts w:ascii="Times New Roman" w:eastAsia="Times New Roman" w:hAnsi="Times New Roman" w:cs="Times New Roman"/>
        </w:rPr>
        <w:t xml:space="preserve"> </w:t>
      </w:r>
      <w:r w:rsidRPr="00722454">
        <w:rPr>
          <w:rFonts w:ascii="Times New Roman" w:eastAsia="Times New Roman" w:hAnsi="Times New Roman" w:cs="Times New Roman"/>
        </w:rPr>
        <w:t xml:space="preserve"> This is because</w:t>
      </w:r>
      <w:r w:rsidR="000407F0">
        <w:rPr>
          <w:rFonts w:ascii="Times New Roman" w:eastAsia="Times New Roman" w:hAnsi="Times New Roman" w:cs="Times New Roman"/>
        </w:rPr>
        <w:t xml:space="preserve"> a revised version of this model—which more faithfully </w:t>
      </w:r>
      <w:r w:rsidRPr="00722454">
        <w:rPr>
          <w:rFonts w:ascii="Times New Roman" w:eastAsia="Times New Roman" w:hAnsi="Times New Roman" w:cs="Times New Roman"/>
        </w:rPr>
        <w:t>simulated the</w:t>
      </w:r>
      <w:r w:rsidR="000407F0">
        <w:rPr>
          <w:rFonts w:ascii="Times New Roman" w:eastAsia="Times New Roman" w:hAnsi="Times New Roman" w:cs="Times New Roman"/>
        </w:rPr>
        <w:t xml:space="preserve"> experimental task from which the first target finding derived—failed to reproduce this finding. </w:t>
      </w:r>
      <w:r w:rsidRPr="00722454">
        <w:rPr>
          <w:rFonts w:ascii="Times New Roman" w:eastAsia="Times New Roman" w:hAnsi="Times New Roman" w:cs="Times New Roman"/>
        </w:rPr>
        <w:t xml:space="preserve">This </w:t>
      </w:r>
      <w:r w:rsidR="000407F0" w:rsidRPr="00722454">
        <w:rPr>
          <w:rFonts w:ascii="Times New Roman" w:eastAsia="Times New Roman" w:hAnsi="Times New Roman" w:cs="Times New Roman"/>
        </w:rPr>
        <w:t>suggests</w:t>
      </w:r>
      <w:r w:rsidRPr="00722454">
        <w:rPr>
          <w:rFonts w:ascii="Times New Roman" w:eastAsia="Times New Roman" w:hAnsi="Times New Roman" w:cs="Times New Roman"/>
        </w:rPr>
        <w:t xml:space="preserve"> that </w:t>
      </w:r>
      <w:r w:rsidR="000407F0">
        <w:rPr>
          <w:rFonts w:ascii="Times New Roman" w:eastAsia="Times New Roman" w:hAnsi="Times New Roman" w:cs="Times New Roman"/>
        </w:rPr>
        <w:t xml:space="preserve">VOM10’s original success stemmed from quirks relating to how this model can be used to simulate action efficiency understanding studies rather than from its ability to capture the processes underlying action efficiency processing in infants. </w:t>
      </w:r>
      <w:r w:rsidR="00282BDF">
        <w:rPr>
          <w:rFonts w:ascii="Times New Roman" w:eastAsia="Times New Roman" w:hAnsi="Times New Roman" w:cs="Times New Roman"/>
        </w:rPr>
        <w:t xml:space="preserve">Interestingly, Simulation 4 </w:t>
      </w:r>
      <w:r w:rsidR="00282BDF">
        <w:rPr>
          <w:rFonts w:ascii="Times New Roman" w:eastAsia="Times New Roman" w:hAnsi="Times New Roman" w:cs="Times New Roman"/>
        </w:rPr>
        <w:lastRenderedPageBreak/>
        <w:t>demonstrated that retaining such quirks prevented VOM10 from capturing</w:t>
      </w:r>
      <w:r w:rsidR="0000673A">
        <w:rPr>
          <w:rFonts w:ascii="Times New Roman" w:eastAsia="Times New Roman" w:hAnsi="Times New Roman" w:cs="Times New Roman"/>
        </w:rPr>
        <w:t xml:space="preserve"> infants’ graded sensitivity to efficiency.</w:t>
      </w:r>
      <w:r w:rsidR="00282BDF">
        <w:rPr>
          <w:rFonts w:ascii="Times New Roman" w:eastAsia="Times New Roman" w:hAnsi="Times New Roman" w:cs="Times New Roman"/>
        </w:rPr>
        <w:t xml:space="preserve"> </w:t>
      </w:r>
      <w:r w:rsidR="00850F06">
        <w:rPr>
          <w:rFonts w:ascii="Times New Roman" w:eastAsia="Times New Roman" w:hAnsi="Times New Roman" w:cs="Times New Roman"/>
        </w:rPr>
        <w:t xml:space="preserve">This </w:t>
      </w:r>
      <w:r w:rsidR="0000673A">
        <w:rPr>
          <w:rFonts w:ascii="Times New Roman" w:eastAsia="Times New Roman" w:hAnsi="Times New Roman" w:cs="Times New Roman"/>
        </w:rPr>
        <w:t>failure</w:t>
      </w:r>
      <w:r w:rsidR="00884DB7">
        <w:rPr>
          <w:rFonts w:ascii="Times New Roman" w:eastAsia="Times New Roman" w:hAnsi="Times New Roman" w:cs="Times New Roman"/>
        </w:rPr>
        <w:t xml:space="preserve"> should not be interpreted as failures of connectionist systems more broadly. </w:t>
      </w:r>
      <w:r w:rsidR="00282BDF">
        <w:rPr>
          <w:rFonts w:ascii="Times New Roman" w:eastAsia="Times New Roman" w:hAnsi="Times New Roman" w:cs="Times New Roman"/>
        </w:rPr>
        <w:t>ALIAS</w:t>
      </w:r>
      <w:r w:rsidR="00850F06">
        <w:rPr>
          <w:rFonts w:ascii="Times New Roman" w:eastAsia="Times New Roman" w:hAnsi="Times New Roman" w:cs="Times New Roman"/>
        </w:rPr>
        <w:t xml:space="preserve"> could not have </w:t>
      </w:r>
      <w:r w:rsidR="00884DB7">
        <w:rPr>
          <w:rFonts w:ascii="Times New Roman" w:eastAsia="Times New Roman" w:hAnsi="Times New Roman" w:cs="Times New Roman"/>
        </w:rPr>
        <w:t xml:space="preserve">reproduced the target findings </w:t>
      </w:r>
      <w:r w:rsidR="00850F06">
        <w:rPr>
          <w:rFonts w:ascii="Times New Roman" w:eastAsia="Times New Roman" w:hAnsi="Times New Roman" w:cs="Times New Roman"/>
        </w:rPr>
        <w:t>if this were true.</w:t>
      </w:r>
      <w:r w:rsidR="00282BDF">
        <w:rPr>
          <w:rFonts w:ascii="Times New Roman" w:eastAsia="Times New Roman" w:hAnsi="Times New Roman" w:cs="Times New Roman"/>
        </w:rPr>
        <w:t xml:space="preserve"> </w:t>
      </w:r>
    </w:p>
    <w:p w14:paraId="5A5C26E8" w14:textId="01230C13" w:rsidR="00E90545" w:rsidRDefault="00F1765B"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novel contributions tha</w:t>
      </w:r>
      <w:r w:rsidR="00D02F3F">
        <w:rPr>
          <w:rFonts w:ascii="Times New Roman" w:eastAsia="Times New Roman" w:hAnsi="Times New Roman" w:cs="Times New Roman"/>
        </w:rPr>
        <w:t>t</w:t>
      </w:r>
      <w:r>
        <w:rPr>
          <w:rFonts w:ascii="Times New Roman" w:eastAsia="Times New Roman" w:hAnsi="Times New Roman" w:cs="Times New Roman"/>
        </w:rPr>
        <w:t xml:space="preserve"> the current simulations make, two are particularly noteworthy</w:t>
      </w:r>
      <w:r w:rsidR="00894916">
        <w:rPr>
          <w:rFonts w:ascii="Times New Roman" w:eastAsia="Times New Roman" w:hAnsi="Times New Roman" w:cs="Times New Roman"/>
        </w:rPr>
        <w:t>.</w:t>
      </w:r>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mechanistic basis of infants’ looking responses in </w:t>
      </w:r>
      <w:r w:rsidR="00894916">
        <w:rPr>
          <w:rFonts w:ascii="Times New Roman" w:eastAsia="Times New Roman" w:hAnsi="Times New Roman" w:cs="Times New Roman"/>
        </w:rPr>
        <w:t>action efficiency understanding studies</w:t>
      </w:r>
      <w:r w:rsidR="00A1213D">
        <w:rPr>
          <w:rFonts w:ascii="Times New Roman" w:eastAsia="Times New Roman" w:hAnsi="Times New Roman" w:cs="Times New Roman"/>
        </w:rPr>
        <w:t xml:space="preserve">. </w:t>
      </w:r>
      <w:r w:rsidR="002C71F4">
        <w:rPr>
          <w:rFonts w:ascii="Times New Roman" w:eastAsia="Times New Roman" w:hAnsi="Times New Roman" w:cs="Times New Roman"/>
        </w:rPr>
        <w:t>As one example, Simulation 4 demonstrated that prior experience with curved trajectories and obstacles can explain why infants look longer at events depicting barrierless arced motion than those depicting constrained arced motion or why infants look longer when agents stop short of their goals than when they stop next to them</w:t>
      </w:r>
      <w:r w:rsidR="00C73F96">
        <w:rPr>
          <w:rFonts w:ascii="Times New Roman" w:eastAsia="Times New Roman" w:hAnsi="Times New Roman" w:cs="Times New Roman"/>
        </w:rPr>
        <w:t xml:space="preserve">: Both </w:t>
      </w:r>
      <w:r w:rsidR="00B5096E">
        <w:rPr>
          <w:rFonts w:ascii="Times New Roman" w:eastAsia="Times New Roman" w:hAnsi="Times New Roman" w:cs="Times New Roman"/>
        </w:rPr>
        <w:t>error patterns</w:t>
      </w:r>
      <w:r w:rsidR="00C73F96">
        <w:rPr>
          <w:rFonts w:ascii="Times New Roman" w:eastAsia="Times New Roman" w:hAnsi="Times New Roman" w:cs="Times New Roman"/>
        </w:rPr>
        <w:t xml:space="preserve"> were the emergent consequence of </w:t>
      </w:r>
      <w:r w:rsidR="00F0291E">
        <w:rPr>
          <w:rFonts w:ascii="Times New Roman" w:eastAsia="Times New Roman" w:hAnsi="Times New Roman" w:cs="Times New Roman"/>
        </w:rPr>
        <w:t xml:space="preserve">prior experience </w:t>
      </w:r>
      <w:r w:rsidR="00C73F96">
        <w:rPr>
          <w:rFonts w:ascii="Times New Roman" w:eastAsia="Times New Roman" w:hAnsi="Times New Roman" w:cs="Times New Roman"/>
        </w:rPr>
        <w:t>observing arced motion in the presence of barriers and actions that terminate in the agent being spatially contiguous with its goal.</w:t>
      </w:r>
      <w:r w:rsidR="002C71F4">
        <w:rPr>
          <w:rFonts w:ascii="Times New Roman" w:eastAsia="Times New Roman" w:hAnsi="Times New Roman" w:cs="Times New Roman"/>
        </w:rPr>
        <w:t xml:space="preserve"> 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developmentally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that develops a representation of its own straight reaches while in a heightened attentional state. Action events whose kinematics</w:t>
      </w:r>
      <w:r w:rsidR="00F066C9">
        <w:rPr>
          <w:rFonts w:ascii="Times New Roman" w:eastAsia="Times New Roman" w:hAnsi="Times New Roman" w:cs="Times New Roman"/>
        </w:rPr>
        <w:t xml:space="preserve"> subsequently</w:t>
      </w:r>
      <w:r w:rsidR="00D02F3F">
        <w:rPr>
          <w:rFonts w:ascii="Times New Roman" w:eastAsia="Times New Roman" w:hAnsi="Times New Roman" w:cs="Times New Roman"/>
        </w:rPr>
        <w:t xml:space="preserve"> deviate from this learned representation (e.g., </w:t>
      </w:r>
      <w:r w:rsidR="00F066C9">
        <w:rPr>
          <w:rFonts w:ascii="Times New Roman" w:eastAsia="Times New Roman" w:hAnsi="Times New Roman" w:cs="Times New Roman"/>
        </w:rPr>
        <w:t xml:space="preserve">the </w:t>
      </w:r>
      <w:r w:rsidR="00D96643">
        <w:rPr>
          <w:rFonts w:ascii="Times New Roman" w:eastAsia="Times New Roman" w:hAnsi="Times New Roman" w:cs="Times New Roman"/>
        </w:rPr>
        <w:t>I</w:t>
      </w:r>
      <w:r w:rsidR="00F066C9">
        <w:rPr>
          <w:rFonts w:ascii="Times New Roman" w:eastAsia="Times New Roman" w:hAnsi="Times New Roman" w:cs="Times New Roman"/>
        </w:rPr>
        <w:t>nefficient test 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should elicit more error</w:t>
      </w:r>
      <w:r w:rsidR="00896AD3">
        <w:rPr>
          <w:rFonts w:ascii="Times New Roman" w:eastAsia="Times New Roman" w:hAnsi="Times New Roman" w:cs="Times New Roman"/>
        </w:rPr>
        <w:t xml:space="preserve"> </w:t>
      </w:r>
      <w:r w:rsidR="00D02F3F">
        <w:rPr>
          <w:rFonts w:ascii="Times New Roman" w:eastAsia="Times New Roman" w:hAnsi="Times New Roman" w:cs="Times New Roman"/>
        </w:rPr>
        <w:t>than events whose kinematics overlap with this representation</w:t>
      </w:r>
      <w:r w:rsidR="00896AD3">
        <w:rPr>
          <w:rFonts w:ascii="Times New Roman" w:eastAsia="Times New Roman" w:hAnsi="Times New Roman" w:cs="Times New Roman"/>
        </w:rPr>
        <w:t xml:space="preserve"> (e.g., </w:t>
      </w:r>
      <w:r w:rsidR="00F066C9">
        <w:rPr>
          <w:rFonts w:ascii="Times New Roman" w:eastAsia="Times New Roman" w:hAnsi="Times New Roman" w:cs="Times New Roman"/>
        </w:rPr>
        <w:t xml:space="preserve">the </w:t>
      </w:r>
      <w:r w:rsidR="003318EA">
        <w:rPr>
          <w:rFonts w:ascii="Times New Roman" w:eastAsia="Times New Roman" w:hAnsi="Times New Roman" w:cs="Times New Roman"/>
        </w:rPr>
        <w:t>E</w:t>
      </w:r>
      <w:r w:rsidR="00F066C9">
        <w:rPr>
          <w:rFonts w:ascii="Times New Roman" w:eastAsia="Times New Roman" w:hAnsi="Times New Roman" w:cs="Times New Roman"/>
        </w:rPr>
        <w:t xml:space="preserve">fficient test </w:t>
      </w:r>
      <w:r w:rsidR="00076987">
        <w:rPr>
          <w:rFonts w:ascii="Times New Roman" w:eastAsia="Times New Roman" w:hAnsi="Times New Roman" w:cs="Times New Roman"/>
        </w:rPr>
        <w:t>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w:t>
      </w:r>
      <w:r w:rsidR="002C71F4">
        <w:rPr>
          <w:rFonts w:ascii="Times New Roman" w:eastAsia="Times New Roman" w:hAnsi="Times New Roman" w:cs="Times New Roman"/>
        </w:rPr>
        <w:t xml:space="preserve">In general, ALIAS’s </w:t>
      </w:r>
      <w:r w:rsidR="00076987">
        <w:rPr>
          <w:rFonts w:ascii="Times New Roman" w:eastAsia="Times New Roman" w:hAnsi="Times New Roman" w:cs="Times New Roman"/>
        </w:rPr>
        <w:t>behavior here was</w:t>
      </w:r>
      <w:r w:rsidR="002C71F4">
        <w:rPr>
          <w:rFonts w:ascii="Times New Roman" w:eastAsia="Times New Roman" w:hAnsi="Times New Roman" w:cs="Times New Roman"/>
        </w:rPr>
        <w:t xml:space="preserve"> based not on e</w:t>
      </w:r>
      <w:r w:rsidR="00076987">
        <w:rPr>
          <w:rFonts w:ascii="Times New Roman" w:eastAsia="Times New Roman" w:hAnsi="Times New Roman" w:cs="Times New Roman"/>
        </w:rPr>
        <w:t xml:space="preserve"> specialized processes or e</w:t>
      </w:r>
      <w:r w:rsidR="002C71F4">
        <w:rPr>
          <w:rFonts w:ascii="Times New Roman" w:eastAsia="Times New Roman" w:hAnsi="Times New Roman" w:cs="Times New Roman"/>
        </w:rPr>
        <w:t xml:space="preserve">xplicit notions of goals, action, efficiency, cost, or rationality but rather </w:t>
      </w:r>
      <w:r w:rsidR="00076987">
        <w:rPr>
          <w:rFonts w:ascii="Times New Roman" w:eastAsia="Times New Roman" w:hAnsi="Times New Roman" w:cs="Times New Roman"/>
        </w:rPr>
        <w:t xml:space="preserve">on </w:t>
      </w:r>
      <w:r w:rsidR="002C71F4">
        <w:rPr>
          <w:rFonts w:ascii="Times New Roman" w:eastAsia="Times New Roman" w:hAnsi="Times New Roman" w:cs="Times New Roman"/>
        </w:rPr>
        <w:t>associations</w:t>
      </w:r>
      <w:r w:rsidR="00076987">
        <w:rPr>
          <w:rFonts w:ascii="Times New Roman" w:eastAsia="Times New Roman" w:hAnsi="Times New Roman" w:cs="Times New Roman"/>
        </w:rPr>
        <w:t>—formed during pretraining and reinforced (or weakened) during habituation—</w:t>
      </w:r>
      <w:r w:rsidR="002C71F4">
        <w:rPr>
          <w:rFonts w:ascii="Times New Roman" w:eastAsia="Times New Roman" w:hAnsi="Times New Roman" w:cs="Times New Roman"/>
        </w:rPr>
        <w:t xml:space="preserve">among </w:t>
      </w:r>
      <w:r w:rsidR="00076987">
        <w:rPr>
          <w:rFonts w:ascii="Times New Roman" w:eastAsia="Times New Roman" w:hAnsi="Times New Roman" w:cs="Times New Roman"/>
        </w:rPr>
        <w:t xml:space="preserve">differentially salient, conceptually neutral visible surface features. </w:t>
      </w:r>
    </w:p>
    <w:p w14:paraId="1C278FDD" w14:textId="1CF51E8D" w:rsidR="000B6CC3"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D96643">
        <w:rPr>
          <w:rFonts w:ascii="Times New Roman" w:eastAsia="Times New Roman" w:hAnsi="Times New Roman" w:cs="Times New Roman"/>
        </w:rPr>
        <w:t>H</w:t>
      </w:r>
      <w:r w:rsidR="00F1765B">
        <w:rPr>
          <w:rFonts w:ascii="Times New Roman" w:eastAsia="Times New Roman" w:hAnsi="Times New Roman" w:cs="Times New Roman"/>
        </w:rPr>
        <w:t>igh, inefficient test</w:t>
      </w:r>
      <w:r w:rsidR="00F05F8A">
        <w:rPr>
          <w:rFonts w:ascii="Times New Roman" w:eastAsia="Times New Roman" w:hAnsi="Times New Roman" w:cs="Times New Roman"/>
        </w:rPr>
        <w:t xml:space="preserve"> event like that in Liu and Spelke (2017) and a</w:t>
      </w:r>
      <w:r w:rsidR="00F1765B">
        <w:rPr>
          <w:rFonts w:ascii="Times New Roman" w:eastAsia="Times New Roman" w:hAnsi="Times New Roman" w:cs="Times New Roman"/>
        </w:rPr>
        <w:t xml:space="preserve">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w:t>
      </w:r>
      <w:r w:rsidR="00F05F8A">
        <w:rPr>
          <w:rFonts w:ascii="Times New Roman" w:eastAsia="Times New Roman" w:hAnsi="Times New Roman" w:cs="Times New Roman"/>
        </w:rPr>
        <w:lastRenderedPageBreak/>
        <w:t xml:space="preserve">Gergely et al. (1995) </w:t>
      </w:r>
      <w:r w:rsidR="00C943CC">
        <w:rPr>
          <w:rFonts w:ascii="Times New Roman" w:eastAsia="Times New Roman" w:hAnsi="Times New Roman" w:cs="Times New Roman"/>
        </w:rPr>
        <w:t xml:space="preserve">should look longer at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xml:space="preserve">. Another prediction is that infants should look longer at an </w:t>
      </w:r>
      <w:r w:rsidR="00D96643">
        <w:rPr>
          <w:rFonts w:ascii="Times New Roman" w:eastAsia="Times New Roman" w:hAnsi="Times New Roman" w:cs="Times New Roman"/>
        </w:rPr>
        <w:t>I</w:t>
      </w:r>
      <w:r w:rsidR="00C943CC">
        <w:rPr>
          <w:rFonts w:ascii="Times New Roman" w:eastAsia="Times New Roman" w:hAnsi="Times New Roman" w:cs="Times New Roman"/>
        </w:rPr>
        <w:t xml:space="preserve">nefficient test event than at an </w:t>
      </w:r>
      <w:r w:rsidR="00FE08FC">
        <w:rPr>
          <w:rFonts w:ascii="Times New Roman" w:eastAsia="Times New Roman" w:hAnsi="Times New Roman" w:cs="Times New Roman"/>
        </w:rPr>
        <w:t>E</w:t>
      </w:r>
      <w:r w:rsidR="00C943CC">
        <w:rPr>
          <w:rFonts w:ascii="Times New Roman" w:eastAsia="Times New Roman" w:hAnsi="Times New Roman" w:cs="Times New Roman"/>
        </w:rPr>
        <w:t xml:space="preserv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r w:rsidR="00B41B30">
        <w:rPr>
          <w:rFonts w:ascii="Times New Roman" w:eastAsia="Times New Roman" w:hAnsi="Times New Roman" w:cs="Times New Roman"/>
        </w:rPr>
        <w:t xml:space="preserve">obstacle. Although not explicitly tested here, another prediction the model makes </w:t>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B41B30">
        <w:rPr>
          <w:rFonts w:ascii="Times New Roman" w:eastAsia="Times New Roman" w:hAnsi="Times New Roman" w:cs="Times New Roman"/>
        </w:rPr>
        <w:t>enable infants to form robust 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 Conversely,</w:t>
      </w:r>
      <w:r w:rsidR="00E33C8B" w:rsidRPr="00E33C8B">
        <w:rPr>
          <w:rFonts w:ascii="Times New Roman" w:eastAsia="Times New Roman" w:hAnsi="Times New Roman" w:cs="Times New Roman"/>
        </w:rPr>
        <w:t xml:space="preserve"> </w:t>
      </w:r>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 xml:space="preserve">the salience of centrally located obstacles should prevent robust associations from forming between them and arced motion. Still another prediction—again not explicitly tested here—the model makes is that infants should look longer at </w:t>
      </w:r>
      <w:r w:rsidR="00D96643">
        <w:rPr>
          <w:rFonts w:ascii="Times New Roman" w:eastAsia="Times New Roman" w:hAnsi="Times New Roman" w:cs="Times New Roman"/>
        </w:rPr>
        <w:t>B</w:t>
      </w:r>
      <w:r w:rsidR="00B41B30">
        <w:rPr>
          <w:rFonts w:ascii="Times New Roman" w:eastAsia="Times New Roman" w:hAnsi="Times New Roman" w:cs="Times New Roman"/>
        </w:rPr>
        <w:t xml:space="preserve">arrierless, inefficient test event than an </w:t>
      </w:r>
      <w:r w:rsidR="00FE08FC">
        <w:rPr>
          <w:rFonts w:ascii="Times New Roman" w:eastAsia="Times New Roman" w:hAnsi="Times New Roman" w:cs="Times New Roman"/>
        </w:rPr>
        <w:t>E</w:t>
      </w:r>
      <w:r w:rsidR="00B41B30">
        <w:rPr>
          <w:rFonts w:ascii="Times New Roman" w:eastAsia="Times New Roman" w:hAnsi="Times New Roman" w:cs="Times New Roman"/>
        </w:rPr>
        <w:t xml:space="preserve">fficient test event, even in the absence of habituation. Behavioral findings that corroborate any of these predictions—but ideally all of them—would be difficult to reconcile </w:t>
      </w:r>
      <w:r w:rsidR="001A5B5C">
        <w:rPr>
          <w:rFonts w:ascii="Times New Roman" w:eastAsia="Times New Roman" w:hAnsi="Times New Roman" w:cs="Times New Roman"/>
        </w:rPr>
        <w:t>under any of the current domain-specific proposals.</w:t>
      </w:r>
      <w:r w:rsidR="00A14E3E">
        <w:rPr>
          <w:rFonts w:ascii="Times New Roman" w:eastAsia="Times New Roman" w:hAnsi="Times New Roman" w:cs="Times New Roman"/>
        </w:rPr>
        <w:t xml:space="preserve"> </w:t>
      </w:r>
    </w:p>
    <w:p w14:paraId="16679668" w14:textId="77777777" w:rsidR="00976A68" w:rsidRDefault="002B54F9" w:rsidP="0096234E">
      <w:pPr>
        <w:spacing w:line="480" w:lineRule="auto"/>
        <w:ind w:firstLine="720"/>
        <w:contextualSpacing/>
        <w:rPr>
          <w:rFonts w:ascii="Times New Roman" w:eastAsia="Times New Roman" w:hAnsi="Times New Roman" w:cs="Times New Roman"/>
        </w:rPr>
      </w:pPr>
      <w:r w:rsidRPr="002B54F9">
        <w:rPr>
          <w:rFonts w:ascii="Times New Roman" w:eastAsia="Times New Roman" w:hAnsi="Times New Roman" w:cs="Times New Roman"/>
        </w:rPr>
        <w:t xml:space="preserve">The present account may also help </w:t>
      </w:r>
      <w:r w:rsidR="00543EF9">
        <w:rPr>
          <w:rFonts w:ascii="Times New Roman" w:eastAsia="Times New Roman" w:hAnsi="Times New Roman" w:cs="Times New Roman"/>
        </w:rPr>
        <w:t xml:space="preserve">to </w:t>
      </w:r>
      <w:r w:rsidRPr="002B54F9">
        <w:rPr>
          <w:rFonts w:ascii="Times New Roman" w:eastAsia="Times New Roman" w:hAnsi="Times New Roman" w:cs="Times New Roman"/>
        </w:rPr>
        <w:t xml:space="preserve">explain an apparent discontinuity between action efficiency processing in infancy and later development. On the one hand, studies with infants suggest that sensitivity to action efficiency emerges sometime between 6 and 12 months of age (e.g., Csibra et al., 2003; </w:t>
      </w:r>
      <w:r w:rsidR="004D12AE" w:rsidRPr="002B54F9">
        <w:rPr>
          <w:rFonts w:ascii="Times New Roman" w:eastAsia="Times New Roman" w:hAnsi="Times New Roman" w:cs="Times New Roman"/>
        </w:rPr>
        <w:t xml:space="preserve">Csibra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Pr="002B54F9">
        <w:rPr>
          <w:rFonts w:ascii="Times New Roman" w:eastAsia="Times New Roman" w:hAnsi="Times New Roman" w:cs="Times New Roman"/>
        </w:rPr>
        <w:t xml:space="preserve">Gergely et al., 1995; Liu &amp; Spelke,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Pr="002B54F9">
        <w:rPr>
          <w:rFonts w:ascii="Times New Roman" w:eastAsia="Times New Roman" w:hAnsi="Times New Roman" w:cs="Times New Roman"/>
        </w:rPr>
        <w:t xml:space="preserve"> when evaluating others' behavior (Jara-Ettinger et al., 2015), and 5-year-olds reason productively about others' actions in terms of</w:t>
      </w:r>
      <w:r w:rsidR="00906840">
        <w:rPr>
          <w:rFonts w:ascii="Times New Roman" w:eastAsia="Times New Roman" w:hAnsi="Times New Roman" w:cs="Times New Roman"/>
        </w:rPr>
        <w:t xml:space="preserve"> the costs and rewards</w:t>
      </w:r>
      <w:r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Pr="002B54F9">
        <w:rPr>
          <w:rFonts w:ascii="Times New Roman" w:eastAsia="Times New Roman" w:hAnsi="Times New Roman" w:cs="Times New Roman"/>
        </w:rPr>
        <w:t xml:space="preserve"> (e.g., Ossmy et al., 2021) nor</w:t>
      </w:r>
      <w:r w:rsidR="003C01FB">
        <w:rPr>
          <w:rFonts w:ascii="Times New Roman" w:eastAsia="Times New Roman" w:hAnsi="Times New Roman" w:cs="Times New Roman"/>
        </w:rPr>
        <w:t xml:space="preserve"> do they</w:t>
      </w:r>
      <w:r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lastRenderedPageBreak/>
        <w:t>agents to follow</w:t>
      </w:r>
      <w:r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present</w:t>
      </w:r>
      <w:r w:rsidRPr="002B54F9">
        <w:rPr>
          <w:rFonts w:ascii="Times New Roman" w:eastAsia="Times New Roman" w:hAnsi="Times New Roman" w:cs="Times New Roman"/>
        </w:rPr>
        <w:t xml:space="preserve"> domain-specific theories because each implicitly assumes continuity in the mechanisms supporting action efficiency understanding. Yet, if</w:t>
      </w:r>
      <w:r w:rsidR="00447069">
        <w:rPr>
          <w:rFonts w:ascii="Times New Roman" w:eastAsia="Times New Roman" w:hAnsi="Times New Roman" w:cs="Times New Roman"/>
        </w:rPr>
        <w:t xml:space="preserve"> sophisticated notions like goals, efficiency, cost, and utility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 processing</w:t>
      </w:r>
      <w:r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Pr="002B54F9">
        <w:rPr>
          <w:rFonts w:ascii="Times New Roman" w:eastAsia="Times New Roman" w:hAnsi="Times New Roman" w:cs="Times New Roman"/>
        </w:rPr>
        <w:t xml:space="preserve">. </w:t>
      </w:r>
    </w:p>
    <w:p w14:paraId="4823A738" w14:textId="07D113BF"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One outstanding question concerns how genuine efficiency-based action processing develops. Although ALIAS is not a theory of how this capacity emerges, there is no reason to think that its development is not ultimately rooted in the same general associative processes. Indeed, a similar proposal has been advanced in another domain. The proposal in question is Associative Sequence Learning (ASL; e.g., Heyes &amp; Ray, 2000; Heyes, 2001) and the phenomenon it seeks to explain is imitation. ASL is relevant because it demonstrates how a </w:t>
      </w:r>
      <w:r w:rsidR="008846DA">
        <w:rPr>
          <w:rFonts w:ascii="Times New Roman" w:eastAsia="Times New Roman" w:hAnsi="Times New Roman" w:cs="Times New Roman"/>
        </w:rPr>
        <w:t>capacity</w:t>
      </w:r>
      <w:r w:rsidR="00DC441E" w:rsidRPr="00DC441E">
        <w:rPr>
          <w:rFonts w:ascii="Times New Roman" w:eastAsia="Times New Roman" w:hAnsi="Times New Roman" w:cs="Times New Roman"/>
        </w:rPr>
        <w:t xml:space="preserve"> </w:t>
      </w:r>
      <w:r w:rsidR="00127CFB">
        <w:rPr>
          <w:rFonts w:ascii="Times New Roman" w:eastAsia="Times New Roman" w:hAnsi="Times New Roman" w:cs="Times New Roman"/>
        </w:rPr>
        <w:t xml:space="preserve">like imitation </w:t>
      </w:r>
      <w:r w:rsidR="00DC441E" w:rsidRPr="00DC441E">
        <w:rPr>
          <w:rFonts w:ascii="Times New Roman" w:eastAsia="Times New Roman" w:hAnsi="Times New Roman" w:cs="Times New Roman"/>
        </w:rPr>
        <w:t xml:space="preserve">can emerge </w:t>
      </w:r>
      <w:r w:rsidR="008846DA">
        <w:rPr>
          <w:rFonts w:ascii="Times New Roman" w:eastAsia="Times New Roman" w:hAnsi="Times New Roman" w:cs="Times New Roman"/>
        </w:rPr>
        <w:t xml:space="preserve">via more general associative-based </w:t>
      </w:r>
      <w:r w:rsidR="00220D5D">
        <w:rPr>
          <w:rFonts w:ascii="Times New Roman" w:eastAsia="Times New Roman" w:hAnsi="Times New Roman" w:cs="Times New Roman"/>
        </w:rPr>
        <w:t>processes</w:t>
      </w:r>
      <w:r w:rsidR="00DC441E" w:rsidRPr="00DC441E">
        <w:rPr>
          <w:rFonts w:ascii="Times New Roman" w:eastAsia="Times New Roman" w:hAnsi="Times New Roman" w:cs="Times New Roman"/>
        </w:rPr>
        <w:t xml:space="preserve">. According to ASL, repeated pairings between observed and executed actions establish associations linking perception and action. Over time, these associations become sufficiently strong that observing another person's action elicits the corresponding motor response. Importantly, ASL does not deny that imitation is a sophisticated cognitive ability; rather, it 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is the</w:t>
      </w:r>
      <w:r w:rsidR="00220D5D">
        <w:rPr>
          <w:rFonts w:ascii="Times New Roman" w:eastAsia="Times New Roman" w:hAnsi="Times New Roman" w:cs="Times New Roman"/>
        </w:rPr>
        <w:t xml:space="preserve"> emergent consequence </w:t>
      </w:r>
      <w:r w:rsidR="00DC441E" w:rsidRPr="00DC441E">
        <w:rPr>
          <w:rFonts w:ascii="Times New Roman" w:eastAsia="Times New Roman" w:hAnsi="Times New Roman" w:cs="Times New Roman"/>
        </w:rPr>
        <w:t xml:space="preserve">of learning rather than specialized mechanisms. The present account adopts a similar perspective. Although ALIAS is concerned with infants' early looking behavior rather than the development of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 xml:space="preserve">-based action processing, the notion that the latter develops via the very same </w:t>
      </w:r>
      <w:r w:rsidR="00DC441E" w:rsidRPr="00DC441E">
        <w:rPr>
          <w:rFonts w:ascii="Times New Roman" w:eastAsia="Times New Roman" w:hAnsi="Times New Roman" w:cs="Times New Roman"/>
        </w:rPr>
        <w:lastRenderedPageBreak/>
        <w:t xml:space="preserve">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might be insufficient to support a complete understanding of action efficiency. Physically experiencing the efficiency of one's own actions may </w:t>
      </w:r>
      <w:r w:rsidR="00285ADC">
        <w:rPr>
          <w:rFonts w:ascii="Times New Roman" w:eastAsia="Times New Roman" w:hAnsi="Times New Roman" w:cs="Times New Roman"/>
        </w:rPr>
        <w:t>be additionally</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(e.g., Ossmy et al., 2021).</w:t>
      </w:r>
      <w:r w:rsidR="00E646EA">
        <w:rPr>
          <w:rFonts w:ascii="Times New Roman" w:eastAsia="Times New Roman" w:hAnsi="Times New Roman" w:cs="Times New Roman"/>
        </w:rPr>
        <w:t xml:space="preserve"> </w:t>
      </w:r>
      <w:r w:rsidR="00EF1C65">
        <w:rPr>
          <w:rFonts w:ascii="Times New Roman" w:eastAsia="Times New Roman" w:hAnsi="Times New Roman" w:cs="Times New Roman"/>
        </w:rPr>
        <w:t>Mature</w:t>
      </w:r>
      <w:r w:rsidR="00E646EA">
        <w:rPr>
          <w:rFonts w:ascii="Times New Roman" w:eastAsia="Times New Roman" w:hAnsi="Times New Roman" w:cs="Times New Roman"/>
        </w:rPr>
        <w:t xml:space="preserve"> efficiency-based action processing may thus arise from</w:t>
      </w:r>
      <w:r w:rsidR="00DC441E" w:rsidRPr="00DC441E">
        <w:rPr>
          <w:rFonts w:ascii="Times New Roman" w:eastAsia="Times New Roman" w:hAnsi="Times New Roman" w:cs="Times New Roman"/>
        </w:rPr>
        <w:t xml:space="preserve"> </w:t>
      </w:r>
      <w:r w:rsidR="00E646EA">
        <w:rPr>
          <w:rFonts w:ascii="Times New Roman" w:eastAsia="Times New Roman" w:hAnsi="Times New Roman" w:cs="Times New Roman"/>
        </w:rPr>
        <w:t>a combination of observation and action, thereby allowing</w:t>
      </w:r>
      <w:r w:rsidR="00DC441E" w:rsidRPr="00DC441E">
        <w:rPr>
          <w:rFonts w:ascii="Times New Roman" w:eastAsia="Times New Roman" w:hAnsi="Times New Roman" w:cs="Times New Roman"/>
        </w:rPr>
        <w:t xml:space="preserve"> perceptually grounded associative representations to become integrated with action production over development.</w:t>
      </w:r>
      <w:r w:rsidR="00DC441E">
        <w:rPr>
          <w:rFonts w:ascii="Times New Roman" w:eastAsia="Times New Roman" w:hAnsi="Times New Roman" w:cs="Times New Roman"/>
        </w:rPr>
        <w:t xml:space="preserve"> </w:t>
      </w:r>
    </w:p>
    <w:p w14:paraId="15CC3850" w14:textId="564FA2C1"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86209A6"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 xml:space="preserve">this simplification was deliberate: Because </w:t>
      </w:r>
      <w:r w:rsidR="00460C30">
        <w:rPr>
          <w:rFonts w:ascii="Times New Roman" w:eastAsia="Times New Roman" w:hAnsi="Times New Roman" w:cs="Times New Roman"/>
        </w:rPr>
        <w:t>simple models afford tracing precisely</w:t>
      </w:r>
      <w:r w:rsidR="00C85217">
        <w:rPr>
          <w:rFonts w:ascii="Times New Roman" w:eastAsia="Times New Roman" w:hAnsi="Times New Roman" w:cs="Times New Roman"/>
        </w:rPr>
        <w:t xml:space="preserve"> how</w:t>
      </w:r>
      <w:r w:rsidR="00460C30">
        <w:rPr>
          <w:rFonts w:ascii="Times New Roman" w:eastAsia="Times New Roman" w:hAnsi="Times New Roman" w:cs="Times New Roman"/>
        </w:rPr>
        <w:t xml:space="preserve"> simple model’s</w:t>
      </w:r>
      <w:r w:rsidR="00C85217">
        <w:rPr>
          <w:rFonts w:ascii="Times New Roman" w:eastAsia="Times New Roman" w:hAnsi="Times New Roman" w:cs="Times New Roman"/>
        </w:rPr>
        <w:t xml:space="preserve">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F52B44">
        <w:rPr>
          <w:rFonts w:ascii="Times New Roman" w:eastAsia="Times New Roman" w:hAnsi="Times New Roman" w:cs="Times New Roman"/>
        </w:rPr>
        <w:t>it is possible to elucidate the mechanisms driving the model’s performance</w:t>
      </w:r>
      <w:r w:rsidR="00042D8C">
        <w:rPr>
          <w:rFonts w:ascii="Times New Roman" w:eastAsia="Times New Roman" w:hAnsi="Times New Roman" w:cs="Times New Roman"/>
        </w:rPr>
        <w:t xml:space="preserve"> and</w:t>
      </w:r>
      <w:r w:rsidR="00F52B44">
        <w:rPr>
          <w:rFonts w:ascii="Times New Roman" w:eastAsia="Times New Roman" w:hAnsi="Times New Roman" w:cs="Times New Roman"/>
        </w:rPr>
        <w:t xml:space="preserve"> thus to</w:t>
      </w:r>
      <w:r w:rsidR="00042D8C">
        <w:rPr>
          <w:rFonts w:ascii="Times New Roman" w:eastAsia="Times New Roman" w:hAnsi="Times New Roman" w:cs="Times New Roman"/>
        </w:rPr>
        <w:t xml:space="preserve">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xml:space="preserve">. This </w:t>
      </w:r>
      <w:r w:rsidR="00C95E66">
        <w:rPr>
          <w:rFonts w:ascii="Times New Roman" w:eastAsia="Times New Roman" w:hAnsi="Times New Roman" w:cs="Times New Roman"/>
        </w:rPr>
        <w:lastRenderedPageBreak/>
        <w:t>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039CE8F9" w:rsidR="008F5140" w:rsidRDefault="00EE4985"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ALIAS reproduced benchmark findings that</w:t>
      </w:r>
      <w:r w:rsidR="003C59F3">
        <w:rPr>
          <w:rFonts w:ascii="Times New Roman" w:eastAsia="Times New Roman" w:hAnsi="Times New Roman" w:cs="Times New Roman"/>
        </w:rPr>
        <w:t xml:space="preserve"> previously </w:t>
      </w:r>
      <w:r w:rsidR="00096DDF">
        <w:rPr>
          <w:rFonts w:ascii="Times New Roman" w:eastAsia="Times New Roman" w:hAnsi="Times New Roman" w:cs="Times New Roman"/>
        </w:rPr>
        <w:t xml:space="preserve">were interpreted as evidence for specialized mechanisms and abstract </w:t>
      </w:r>
      <w:r w:rsidR="003C59F3">
        <w:rPr>
          <w:rFonts w:ascii="Times New Roman" w:eastAsia="Times New Roman" w:hAnsi="Times New Roman" w:cs="Times New Roman"/>
        </w:rPr>
        <w:t xml:space="preserve">efficiency-based </w:t>
      </w:r>
      <w:r w:rsidR="00096DDF">
        <w:rPr>
          <w:rFonts w:ascii="Times New Roman" w:eastAsia="Times New Roman" w:hAnsi="Times New Roman" w:cs="Times New Roman"/>
        </w:rPr>
        <w:t>notions</w:t>
      </w:r>
      <w:r w:rsidR="003C59F3">
        <w:rPr>
          <w:rFonts w:ascii="Times New Roman" w:eastAsia="Times New Roman" w:hAnsi="Times New Roman" w:cs="Times New Roman"/>
        </w:rPr>
        <w:t xml:space="preserve"> of action. </w:t>
      </w:r>
      <w:r w:rsidR="00096DDF">
        <w:rPr>
          <w:rFonts w:ascii="Times New Roman" w:eastAsia="Times New Roman" w:hAnsi="Times New Roman" w:cs="Times New Roman"/>
        </w:rPr>
        <w:t xml:space="preserve">The model achieved this via an associative-learning mechanism operating over perceptual features and action kinematics. The success of this model does not mean that infants do not possess an efficiency-based understanding of action. They show </w:t>
      </w:r>
      <w:r w:rsidR="003C59F3">
        <w:rPr>
          <w:rFonts w:ascii="Times New Roman" w:eastAsia="Times New Roman" w:hAnsi="Times New Roman" w:cs="Times New Roman"/>
        </w:rPr>
        <w:t xml:space="preserve">instead </w:t>
      </w:r>
      <w:r w:rsidR="00096DDF">
        <w:rPr>
          <w:rFonts w:ascii="Times New Roman" w:eastAsia="Times New Roman" w:hAnsi="Times New Roman" w:cs="Times New Roman"/>
        </w:rPr>
        <w:t xml:space="preserve">that existing looking-time evidence does not uniquely require that interpretation. </w:t>
      </w:r>
      <w:r w:rsidR="003C59F3">
        <w:rPr>
          <w:rFonts w:ascii="Times New Roman" w:eastAsia="Times New Roman" w:hAnsi="Times New Roman" w:cs="Times New Roman"/>
        </w:rPr>
        <w:t>Thus,</w:t>
      </w:r>
      <w:r w:rsidR="00096DDF">
        <w:rPr>
          <w:rFonts w:ascii="Times New Roman" w:eastAsia="Times New Roman" w:hAnsi="Times New Roman" w:cs="Times New Roman"/>
        </w:rPr>
        <w:t xml:space="preserve"> before concluding that infants’ performance reflects </w:t>
      </w:r>
      <w:r w:rsidR="003C59F3">
        <w:rPr>
          <w:rFonts w:ascii="Times New Roman" w:eastAsia="Times New Roman" w:hAnsi="Times New Roman" w:cs="Times New Roman"/>
        </w:rPr>
        <w:t>domain</w:t>
      </w:r>
      <w:r w:rsidR="00096DDF">
        <w:rPr>
          <w:rFonts w:ascii="Times New Roman" w:eastAsia="Times New Roman" w:hAnsi="Times New Roman" w:cs="Times New Roman"/>
        </w:rPr>
        <w:t>-specific</w:t>
      </w:r>
      <w:r w:rsidR="003C59F3">
        <w:rPr>
          <w:rFonts w:ascii="Times New Roman" w:eastAsia="Times New Roman" w:hAnsi="Times New Roman" w:cs="Times New Roman"/>
        </w:rPr>
        <w:t xml:space="preserve"> and early-emerging</w:t>
      </w:r>
      <w:r w:rsidR="00096DDF">
        <w:rPr>
          <w:rFonts w:ascii="Times New Roman" w:eastAsia="Times New Roman" w:hAnsi="Times New Roman" w:cs="Times New Roman"/>
        </w:rPr>
        <w:t xml:space="preserve"> concepts, future studies must first rule out the possibility that </w:t>
      </w:r>
      <w:r w:rsidR="004C2D16">
        <w:rPr>
          <w:rFonts w:ascii="Times New Roman" w:eastAsia="Times New Roman" w:hAnsi="Times New Roman" w:cs="Times New Roman"/>
        </w:rPr>
        <w:t xml:space="preserve">such performance reflects </w:t>
      </w:r>
      <w:r w:rsidR="00096DDF">
        <w:rPr>
          <w:rFonts w:ascii="Times New Roman" w:eastAsia="Times New Roman" w:hAnsi="Times New Roman" w:cs="Times New Roman"/>
        </w:rPr>
        <w:t>associative processes</w:t>
      </w:r>
      <w:r w:rsidR="004C2D16">
        <w:rPr>
          <w:rFonts w:ascii="Times New Roman" w:eastAsia="Times New Roman" w:hAnsi="Times New Roman" w:cs="Times New Roman"/>
        </w:rPr>
        <w:t xml:space="preserve"> and visible surface features.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5"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6"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7"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8"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9"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70"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1"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2"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3"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4"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7"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8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4"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90"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2"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3"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4"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5"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6"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7"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M., &amp; Ray, E. D. (2000). What is the significance of imitation in animals?.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8"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9"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100"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1"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2"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3"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4"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5"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6"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7"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8"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9"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10"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1"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2"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3"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4"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5"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6"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7"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8"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9"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20"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1"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2"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3"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r w:rsidRPr="00A5416E">
        <w:rPr>
          <w:rFonts w:ascii="Times New Roman" w:hAnsi="Times New Roman" w:cs="Times New Roman"/>
        </w:rPr>
        <w:t xml:space="preserve">Ossmy, O., Han, D., Kaplan, B. E., Xu, M., Bianco, C., Mukamel, R., &amp; Adolph, K. E. (2021). Children do not distinguish efficient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4"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5"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6"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7"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8"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9"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30"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1"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2"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3"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4"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5"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6"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7"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8"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9"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40"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1"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2"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3"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4"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5"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6"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7"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8"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9"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50"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1"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2"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3"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4"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5"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6"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7"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9"/>
      <w:headerReference w:type="first" r:id="rId1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198B" w14:textId="77777777" w:rsidR="005F2B8F" w:rsidRDefault="005F2B8F" w:rsidP="00391C7E">
      <w:pPr>
        <w:spacing w:after="0" w:line="240" w:lineRule="auto"/>
      </w:pPr>
      <w:r>
        <w:separator/>
      </w:r>
    </w:p>
  </w:endnote>
  <w:endnote w:type="continuationSeparator" w:id="0">
    <w:p w14:paraId="4DDC4124" w14:textId="77777777" w:rsidR="005F2B8F" w:rsidRDefault="005F2B8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192D" w14:textId="77777777" w:rsidR="005F2B8F" w:rsidRDefault="005F2B8F" w:rsidP="00391C7E">
      <w:pPr>
        <w:spacing w:after="0" w:line="240" w:lineRule="auto"/>
      </w:pPr>
      <w:r>
        <w:separator/>
      </w:r>
    </w:p>
  </w:footnote>
  <w:footnote w:type="continuationSeparator" w:id="0">
    <w:p w14:paraId="0732A00D" w14:textId="77777777" w:rsidR="005F2B8F" w:rsidRDefault="005F2B8F"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652"/>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5B8B"/>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2013"/>
    <w:rsid w:val="001123AA"/>
    <w:rsid w:val="0011240F"/>
    <w:rsid w:val="00112880"/>
    <w:rsid w:val="001129C8"/>
    <w:rsid w:val="00112ABC"/>
    <w:rsid w:val="00112AF3"/>
    <w:rsid w:val="00113091"/>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56A"/>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D09"/>
    <w:rsid w:val="00190110"/>
    <w:rsid w:val="001902F7"/>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528"/>
    <w:rsid w:val="002246F3"/>
    <w:rsid w:val="002249C6"/>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60C6"/>
    <w:rsid w:val="0024615B"/>
    <w:rsid w:val="00246178"/>
    <w:rsid w:val="00246567"/>
    <w:rsid w:val="002465E9"/>
    <w:rsid w:val="00246765"/>
    <w:rsid w:val="002468ED"/>
    <w:rsid w:val="00246BF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BE2"/>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65A2"/>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F0"/>
    <w:rsid w:val="00312DF4"/>
    <w:rsid w:val="00313295"/>
    <w:rsid w:val="0031334A"/>
    <w:rsid w:val="00313694"/>
    <w:rsid w:val="003140E2"/>
    <w:rsid w:val="0031420A"/>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4065"/>
    <w:rsid w:val="003241F6"/>
    <w:rsid w:val="0032420B"/>
    <w:rsid w:val="0032485E"/>
    <w:rsid w:val="003248FE"/>
    <w:rsid w:val="00324C6A"/>
    <w:rsid w:val="00324D35"/>
    <w:rsid w:val="00324DBA"/>
    <w:rsid w:val="00325351"/>
    <w:rsid w:val="0032551E"/>
    <w:rsid w:val="0032624C"/>
    <w:rsid w:val="00326503"/>
    <w:rsid w:val="00326577"/>
    <w:rsid w:val="00326AE0"/>
    <w:rsid w:val="00326DF7"/>
    <w:rsid w:val="00326ED5"/>
    <w:rsid w:val="00327070"/>
    <w:rsid w:val="00327258"/>
    <w:rsid w:val="00327476"/>
    <w:rsid w:val="00331188"/>
    <w:rsid w:val="003314EC"/>
    <w:rsid w:val="00331765"/>
    <w:rsid w:val="0033184B"/>
    <w:rsid w:val="003318EA"/>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4185"/>
    <w:rsid w:val="003943BB"/>
    <w:rsid w:val="0039487E"/>
    <w:rsid w:val="00394891"/>
    <w:rsid w:val="00395866"/>
    <w:rsid w:val="00396028"/>
    <w:rsid w:val="003960B5"/>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063"/>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4C2"/>
    <w:rsid w:val="003F65E1"/>
    <w:rsid w:val="003F6836"/>
    <w:rsid w:val="003F6D39"/>
    <w:rsid w:val="003F6D4C"/>
    <w:rsid w:val="003F712B"/>
    <w:rsid w:val="003F7FD9"/>
    <w:rsid w:val="00400445"/>
    <w:rsid w:val="00400808"/>
    <w:rsid w:val="004008E2"/>
    <w:rsid w:val="004008F3"/>
    <w:rsid w:val="00400A8A"/>
    <w:rsid w:val="004015A7"/>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93F"/>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58"/>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2F"/>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B8F"/>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A9E"/>
    <w:rsid w:val="00642D50"/>
    <w:rsid w:val="006432DB"/>
    <w:rsid w:val="0064343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16D"/>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1F8"/>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6FC"/>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DA"/>
    <w:rsid w:val="006C5974"/>
    <w:rsid w:val="006C5A94"/>
    <w:rsid w:val="006C5AAB"/>
    <w:rsid w:val="006C5C52"/>
    <w:rsid w:val="006C6A19"/>
    <w:rsid w:val="006C6ADB"/>
    <w:rsid w:val="006C6E3E"/>
    <w:rsid w:val="006C7667"/>
    <w:rsid w:val="006C788D"/>
    <w:rsid w:val="006C7DCD"/>
    <w:rsid w:val="006D000D"/>
    <w:rsid w:val="006D007E"/>
    <w:rsid w:val="006D015B"/>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D93"/>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540"/>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41E"/>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9A1"/>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24A"/>
    <w:rsid w:val="008E542C"/>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4AF8"/>
    <w:rsid w:val="0097530F"/>
    <w:rsid w:val="009754B6"/>
    <w:rsid w:val="0097588A"/>
    <w:rsid w:val="00975E36"/>
    <w:rsid w:val="00975F5D"/>
    <w:rsid w:val="00976076"/>
    <w:rsid w:val="009761A8"/>
    <w:rsid w:val="00976811"/>
    <w:rsid w:val="00976A68"/>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69F"/>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697"/>
    <w:rsid w:val="009F774E"/>
    <w:rsid w:val="009F7A89"/>
    <w:rsid w:val="009F7F31"/>
    <w:rsid w:val="00A00104"/>
    <w:rsid w:val="00A00226"/>
    <w:rsid w:val="00A00271"/>
    <w:rsid w:val="00A00325"/>
    <w:rsid w:val="00A005EA"/>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6C3"/>
    <w:rsid w:val="00A30A75"/>
    <w:rsid w:val="00A30FB2"/>
    <w:rsid w:val="00A30FE4"/>
    <w:rsid w:val="00A31190"/>
    <w:rsid w:val="00A311E7"/>
    <w:rsid w:val="00A318A3"/>
    <w:rsid w:val="00A31A97"/>
    <w:rsid w:val="00A31C2C"/>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1D5"/>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A84"/>
    <w:rsid w:val="00BD5CD5"/>
    <w:rsid w:val="00BD6120"/>
    <w:rsid w:val="00BD6656"/>
    <w:rsid w:val="00BD66C2"/>
    <w:rsid w:val="00BD6965"/>
    <w:rsid w:val="00BD6A9D"/>
    <w:rsid w:val="00BD6CB2"/>
    <w:rsid w:val="00BD73A3"/>
    <w:rsid w:val="00BD7846"/>
    <w:rsid w:val="00BD7B8E"/>
    <w:rsid w:val="00BE03EC"/>
    <w:rsid w:val="00BE0536"/>
    <w:rsid w:val="00BE0C77"/>
    <w:rsid w:val="00BE12CA"/>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142"/>
    <w:rsid w:val="00CB6393"/>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BE1"/>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A12"/>
    <w:rsid w:val="00DC0ABB"/>
    <w:rsid w:val="00DC0F46"/>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36AE"/>
    <w:rsid w:val="00F142C5"/>
    <w:rsid w:val="00F146AE"/>
    <w:rsid w:val="00F14D46"/>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242"/>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2ADB"/>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tics.2023.09.00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doi.org/10.1016/S0010-0277(99)00039-6" TargetMode="External"/><Relationship Id="rId138" Type="http://schemas.openxmlformats.org/officeDocument/2006/relationships/hyperlink" Target="https://doi.org/10.1038/s44159-023-00152-5%20" TargetMode="External"/><Relationship Id="rId159" Type="http://schemas.openxmlformats.org/officeDocument/2006/relationships/header" Target="header1.xml"/><Relationship Id="rId107" Type="http://schemas.openxmlformats.org/officeDocument/2006/relationships/hyperlink" Target="https://doi.org/10.1037/0096-1523.18.2.385"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j.tics.2022.12.014" TargetMode="External"/><Relationship Id="rId128" Type="http://schemas.openxmlformats.org/officeDocument/2006/relationships/hyperlink" Target="https://doi.org/10.1016/j.cognition.2017.09.007" TargetMode="External"/><Relationship Id="rId149" Type="http://schemas.openxmlformats.org/officeDocument/2006/relationships/hyperlink" Target="https://doi.org/10.1371/journal.pbio.0030208" TargetMode="External"/><Relationship Id="rId5" Type="http://schemas.openxmlformats.org/officeDocument/2006/relationships/webSettings" Target="webSettings.xml"/><Relationship Id="rId95" Type="http://schemas.openxmlformats.org/officeDocument/2006/relationships/hyperlink" Target="https://doi.org/10.1016/j.cogdev.2010.09.001" TargetMode="External"/><Relationship Id="rId160" Type="http://schemas.openxmlformats.org/officeDocument/2006/relationships/header" Target="header2.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svg"/><Relationship Id="rId118" Type="http://schemas.openxmlformats.org/officeDocument/2006/relationships/hyperlink" Target="https://doi.org/10.1016/j.cogpsych.2010.02.001" TargetMode="External"/><Relationship Id="rId139" Type="http://schemas.openxmlformats.org/officeDocument/2006/relationships/hyperlink" Target="https://doi.org/10.1016/S0885-2014(97)90008-3" TargetMode="External"/><Relationship Id="rId85" Type="http://schemas.openxmlformats.org/officeDocument/2006/relationships/hyperlink" Target="https://doi.org/10.1207/s15516709cog1402_1%20" TargetMode="External"/><Relationship Id="rId150" Type="http://schemas.openxmlformats.org/officeDocument/2006/relationships/hyperlink" Target="https://doi.org/10.1016/j.neuroimage.2010.05.028"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177/0956797615572806" TargetMode="External"/><Relationship Id="rId108" Type="http://schemas.openxmlformats.org/officeDocument/2006/relationships/hyperlink" Target="https://doi.org/10.1016/S0010-0277(98)00036-5" TargetMode="External"/><Relationship Id="rId124" Type="http://schemas.openxmlformats.org/officeDocument/2006/relationships/hyperlink" Target="https://doi.org/10.1038/s41598-021-97354-9" TargetMode="External"/><Relationship Id="rId129" Type="http://schemas.openxmlformats.org/officeDocument/2006/relationships/hyperlink" Target="https://doi.org/10.1037/1089-2680.1.3.271" TargetMode="External"/><Relationship Id="rId54" Type="http://schemas.openxmlformats.org/officeDocument/2006/relationships/image" Target="media/image44.png"/><Relationship Id="rId70" Type="http://schemas.openxmlformats.org/officeDocument/2006/relationships/hyperlink" Target="https://doi.org/10.1037/xge0001656" TargetMode="External"/><Relationship Id="rId75" Type="http://schemas.openxmlformats.org/officeDocument/2006/relationships/hyperlink" Target="https://doi.org/10.1207/S15327078IN0104_3"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038/nature06288" TargetMode="External"/><Relationship Id="rId140" Type="http://schemas.openxmlformats.org/officeDocument/2006/relationships/hyperlink" Target="https://doi.org/10.1521/soco.2025.43.3.152" TargetMode="External"/><Relationship Id="rId145" Type="http://schemas.openxmlformats.org/officeDocument/2006/relationships/hyperlink" Target="https://doi.org/10.1146/annurev.ph.25.030163.002553"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80/095400999116322" TargetMode="External"/><Relationship Id="rId119" Type="http://schemas.openxmlformats.org/officeDocument/2006/relationships/hyperlink" Target="https://doi.org/10.1111/1467-7687.00021%20"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https://doi.org/10.1016/0010-0277(86)90052-1" TargetMode="External"/><Relationship Id="rId81" Type="http://schemas.openxmlformats.org/officeDocument/2006/relationships/hyperlink" Target="https://doi.org/10.1037/0033-295X.112.2.347"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207/S15327078IN0101_04%20" TargetMode="External"/><Relationship Id="rId135" Type="http://schemas.openxmlformats.org/officeDocument/2006/relationships/hyperlink" Target="https://doi.org/10.1098/rsos.191795" TargetMode="External"/><Relationship Id="rId151" Type="http://schemas.openxmlformats.org/officeDocument/2006/relationships/hyperlink" Target="https://doi.org/10.1207/s15327078in0701_6%20" TargetMode="External"/><Relationship Id="rId156" Type="http://schemas.openxmlformats.org/officeDocument/2006/relationships/hyperlink" Target="https://doi.org/10.1038/358749a0"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16/S0010-0277(87)80006-9"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0022-0965(83)90085-3%20" TargetMode="External"/><Relationship Id="rId97" Type="http://schemas.openxmlformats.org/officeDocument/2006/relationships/hyperlink" Target="https://doi.org/10.1177/17456916221112075" TargetMode="External"/><Relationship Id="rId104" Type="http://schemas.openxmlformats.org/officeDocument/2006/relationships/hyperlink" Target="https://doi.org/10.1016/0885-2014(93)90008-S" TargetMode="External"/><Relationship Id="rId120" Type="http://schemas.openxmlformats.org/officeDocument/2006/relationships/hyperlink" Target="https://doi.org/10.1037/0033-295X.104.4.686%20" TargetMode="External"/><Relationship Id="rId125" Type="http://schemas.openxmlformats.org/officeDocument/2006/relationships/hyperlink" Target="https://doi.org/10.1126/science.1111656" TargetMode="External"/><Relationship Id="rId141" Type="http://schemas.openxmlformats.org/officeDocument/2006/relationships/hyperlink" Target="https://doi.org/10.1016/S1364-6613(02)01926-5" TargetMode="External"/><Relationship Id="rId146" Type="http://schemas.openxmlformats.org/officeDocument/2006/relationships/hyperlink" Target="https://doi.org/10.1016/j.cognition.2004.07.004%20" TargetMode="External"/><Relationship Id="rId7" Type="http://schemas.openxmlformats.org/officeDocument/2006/relationships/endnotes" Target="endnotes.xml"/><Relationship Id="rId71" Type="http://schemas.openxmlformats.org/officeDocument/2006/relationships/hyperlink" Target="https://doi.org/10.1016/j.cogdev.2022.101164" TargetMode="External"/><Relationship Id="rId92" Type="http://schemas.openxmlformats.org/officeDocument/2006/relationships/hyperlink" Target="https://doi.org/10.1016/j.jecp.2020.105035" TargetMode="External"/><Relationship Id="rId162"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111/j.1467-8624.1991.tb01602.x"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73/pnas.1904786116%20" TargetMode="External"/><Relationship Id="rId115" Type="http://schemas.openxmlformats.org/officeDocument/2006/relationships/hyperlink" Target="https://doi.org/10.1111/j.1467-7687.2007.00586.x%20" TargetMode="External"/><Relationship Id="rId131" Type="http://schemas.openxmlformats.org/officeDocument/2006/relationships/hyperlink" Target="https://doi.org/10.1111/j.1540-5834.2008.00469.x" TargetMode="External"/><Relationship Id="rId136" Type="http://schemas.openxmlformats.org/officeDocument/2006/relationships/hyperlink" Target="https://doi.org/10.1371/journal.pone.0023223" TargetMode="External"/><Relationship Id="rId157" Type="http://schemas.openxmlformats.org/officeDocument/2006/relationships/hyperlink" Target="https://doi.org/10.1111/1467-8721.ep10772615" TargetMode="External"/><Relationship Id="rId61" Type="http://schemas.openxmlformats.org/officeDocument/2006/relationships/image" Target="media/image51.png"/><Relationship Id="rId82" Type="http://schemas.openxmlformats.org/officeDocument/2006/relationships/hyperlink" Target="https://doi.org/10.1111/1467-7687.00039" TargetMode="External"/><Relationship Id="rId152" Type="http://schemas.openxmlformats.org/officeDocument/2006/relationships/hyperlink" Target="https://doi.org/10.1016/j.cogdev.2012.08.004" TargetMode="Externa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1364-6613(99)01356-X" TargetMode="External"/><Relationship Id="rId100" Type="http://schemas.openxmlformats.org/officeDocument/2006/relationships/hyperlink" Target="https://doi.org/10.1016/j.tics.2016.05.011%20" TargetMode="External"/><Relationship Id="rId105" Type="http://schemas.openxmlformats.org/officeDocument/2006/relationships/hyperlink" Target="https://doi.org/10.1016/j.cogdev.2005.04.004" TargetMode="External"/><Relationship Id="rId126" Type="http://schemas.openxmlformats.org/officeDocument/2006/relationships/hyperlink" Target="https://doi.org/10.1016/j.cognition.2004.11.005" TargetMode="External"/><Relationship Id="rId147" Type="http://schemas.openxmlformats.org/officeDocument/2006/relationships/hyperlink" Target="https://doi.org/10.1037/0033-295X.99.4.605"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111/desc.13464" TargetMode="External"/><Relationship Id="rId93" Type="http://schemas.openxmlformats.org/officeDocument/2006/relationships/hyperlink" Target="https://doi.org/10.1016/S0163-6383(98)90001-7%20" TargetMode="External"/><Relationship Id="rId98" Type="http://schemas.openxmlformats.org/officeDocument/2006/relationships/hyperlink" Target="https://doi.org/10.1162/neco.1989.1.1.143" TargetMode="External"/><Relationship Id="rId121" Type="http://schemas.openxmlformats.org/officeDocument/2006/relationships/hyperlink" Target="https://doi.org/10.1016/S0010-0277(96)00727-5" TargetMode="External"/><Relationship Id="rId142" Type="http://schemas.openxmlformats.org/officeDocument/2006/relationships/hyperlink" Target="https://doi.org/10.1073/pnas.1318053110%20"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0010-0277(85)90008-3" TargetMode="External"/><Relationship Id="rId116" Type="http://schemas.openxmlformats.org/officeDocument/2006/relationships/hyperlink" Target="https://doi.org/10.1111/j.0956-7976.2004.00755.x" TargetMode="External"/><Relationship Id="rId137" Type="http://schemas.openxmlformats.org/officeDocument/2006/relationships/hyperlink" Target="https://doi.org/10.1207/s15327078in1003_6" TargetMode="External"/><Relationship Id="rId158" Type="http://schemas.openxmlformats.org/officeDocument/2006/relationships/hyperlink" Target="https://doi.org/10.2307/1130473"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2701_4"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16/j.cognition.2016.12.007" TargetMode="External"/><Relationship Id="rId132" Type="http://schemas.openxmlformats.org/officeDocument/2006/relationships/hyperlink" Target="https://doi.org/10.1038/323533a0" TargetMode="External"/><Relationship Id="rId153" Type="http://schemas.openxmlformats.org/officeDocument/2006/relationships/hyperlink" Target="https://doi.org/10.1016/j.cognition.2017.06.029" TargetMode="Externa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0010-0285(83)90017-8" TargetMode="External"/><Relationship Id="rId127" Type="http://schemas.openxmlformats.org/officeDocument/2006/relationships/hyperlink" Target="https://doi.org/10.1037/xge0000260%20"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cognition.2012.11.007%20" TargetMode="External"/><Relationship Id="rId78" Type="http://schemas.openxmlformats.org/officeDocument/2006/relationships/hyperlink" Target="https://doi.org/10.1016/S0885-2014(02)00124-7" TargetMode="External"/><Relationship Id="rId94" Type="http://schemas.openxmlformats.org/officeDocument/2006/relationships/hyperlink" Target="https://doi.org/10.1177/0963721412470687" TargetMode="External"/><Relationship Id="rId99" Type="http://schemas.openxmlformats.org/officeDocument/2006/relationships/hyperlink" Target="https://doi.org/10.1037/0012-1649.19.3.338" TargetMode="External"/><Relationship Id="rId101" Type="http://schemas.openxmlformats.org/officeDocument/2006/relationships/hyperlink" Target="https://doi.org/10.1016/j.cognition.2015.03.006" TargetMode="External"/><Relationship Id="rId122" Type="http://schemas.openxmlformats.org/officeDocument/2006/relationships/hyperlink" Target="https://doi.org/10.1016/S0163-6383(02)00097-8%20" TargetMode="External"/><Relationship Id="rId143" Type="http://schemas.openxmlformats.org/officeDocument/2006/relationships/hyperlink" Target="https://doi.org/10.1111/j.1551-6709.2010.01129.x" TargetMode="External"/><Relationship Id="rId148" Type="http://schemas.openxmlformats.org/officeDocument/2006/relationships/hyperlink" Target="https://doi.org/10.1002/icd.2359"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16/j.dr.2022.101034"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desc.13581" TargetMode="External"/><Relationship Id="rId133" Type="http://schemas.openxmlformats.org/officeDocument/2006/relationships/hyperlink" Target="https://doi.org/10.1371/journal.pone.0042698" TargetMode="External"/><Relationship Id="rId154" Type="http://schemas.openxmlformats.org/officeDocument/2006/relationships/hyperlink" Target="https://doi.org/10.1016/S0010-0277(98)00058-4" TargetMode="External"/><Relationship Id="rId16" Type="http://schemas.openxmlformats.org/officeDocument/2006/relationships/image" Target="media/image6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111/1467-7687.00220" TargetMode="External"/><Relationship Id="rId102" Type="http://schemas.openxmlformats.org/officeDocument/2006/relationships/hyperlink" Target="https://doi.org/10.1016/j.cogpsych.2020.101334%20" TargetMode="External"/><Relationship Id="rId123" Type="http://schemas.openxmlformats.org/officeDocument/2006/relationships/hyperlink" Target="https://doi.org/10.1126/science.1107621" TargetMode="External"/><Relationship Id="rId144" Type="http://schemas.openxmlformats.org/officeDocument/2006/relationships/hyperlink" Target="https://doi.org/10.1016/j.infbeh.2003.05.006" TargetMode="External"/><Relationship Id="rId90" Type="http://schemas.openxmlformats.org/officeDocument/2006/relationships/hyperlink" Target="https://doi.org/10.1016/S1364-6613(03)00128-1"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02/icd.2355" TargetMode="External"/><Relationship Id="rId113" Type="http://schemas.openxmlformats.org/officeDocument/2006/relationships/hyperlink" Target="https://doi.org/10.1037/0012-1649.36.5.635" TargetMode="External"/><Relationship Id="rId134" Type="http://schemas.openxmlformats.org/officeDocument/2006/relationships/hyperlink" Target="https://doi.org/10.1080/09540090310001655093" TargetMode="External"/><Relationship Id="rId80" Type="http://schemas.openxmlformats.org/officeDocument/2006/relationships/hyperlink" Target="https://doi.org/10.1037/0012-1649.29.3.421" TargetMode="External"/><Relationship Id="rId155" Type="http://schemas.openxmlformats.org/officeDocument/2006/relationships/hyperlink" Target="https://doi.org/10.1111/1467-9280.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17305</Words>
  <Characters>93971</Characters>
  <Application>Microsoft Office Word</Application>
  <DocSecurity>0</DocSecurity>
  <Lines>1381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cp:revision>
  <dcterms:created xsi:type="dcterms:W3CDTF">2026-06-30T16:12:00Z</dcterms:created>
  <dcterms:modified xsi:type="dcterms:W3CDTF">2026-06-30T19:46:00Z</dcterms:modified>
</cp:coreProperties>
</file>