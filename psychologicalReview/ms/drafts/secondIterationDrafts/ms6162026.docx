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either habituated or familiarized to</w:t>
        </w:r>
      </w:ins>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86"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87" w:author="Benton, Deon" w:date="2026-06-11T16:06:00Z" w16du:dateUtc="2026-06-11T21:06:00Z"/>
          <w:rFonts w:ascii="Times New Roman" w:hAnsi="Times New Roman" w:cs="Times New Roman"/>
        </w:rPr>
      </w:pPr>
    </w:p>
    <w:p w14:paraId="37D40616" w14:textId="2A902DE8" w:rsidR="00885219" w:rsidRDefault="00233DCE" w:rsidP="00885219">
      <w:pPr>
        <w:spacing w:line="480" w:lineRule="auto"/>
        <w:ind w:firstLine="720"/>
        <w:contextualSpacing/>
        <w:rPr>
          <w:ins w:id="88" w:author="Benton, Deon" w:date="2026-06-12T15:04:00Z" w16du:dateUtc="2026-06-12T20:04:00Z"/>
          <w:rFonts w:ascii="Times New Roman" w:hAnsi="Times New Roman" w:cs="Times New Roman"/>
        </w:rPr>
      </w:pPr>
      <w:ins w:id="89" w:author="Benton, Deon" w:date="2026-06-11T16:06:00Z" w16du:dateUtc="2026-06-11T21:06:00Z">
        <w:r>
          <w:rPr>
            <w:rFonts w:ascii="Times New Roman" w:hAnsi="Times New Roman" w:cs="Times New Roman"/>
          </w:rPr>
          <w:t>A number of important findings</w:t>
        </w:r>
      </w:ins>
      <w:ins w:id="90" w:author="Benton, Deon" w:date="2026-06-12T16:34:00Z" w16du:dateUtc="2026-06-12T21:34:00Z">
        <w:r w:rsidR="005F477E">
          <w:rPr>
            <w:rFonts w:ascii="Times New Roman" w:hAnsi="Times New Roman" w:cs="Times New Roman"/>
          </w:rPr>
          <w:t>—which serve as targets for the present series of simulations—</w:t>
        </w:r>
      </w:ins>
      <w:ins w:id="91"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2"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3" w:author="Benton, Deon" w:date="2026-06-11T16:09:00Z" w16du:dateUtc="2026-06-11T21:09:00Z">
        <w:r w:rsidR="00CE5E41">
          <w:rPr>
            <w:rFonts w:ascii="Times New Roman" w:hAnsi="Times New Roman" w:cs="Times New Roman"/>
          </w:rPr>
          <w:t xml:space="preserve"> </w:t>
        </w:r>
      </w:ins>
      <w:ins w:id="94" w:author="Benton, Deon" w:date="2026-06-11T17:33:00Z" w16du:dateUtc="2026-06-11T22:33:00Z">
        <w:r w:rsidR="00B84A3B">
          <w:rPr>
            <w:rFonts w:ascii="Times New Roman" w:hAnsi="Times New Roman" w:cs="Times New Roman"/>
          </w:rPr>
          <w:t>9- to 12-month-olds</w:t>
        </w:r>
      </w:ins>
      <w:ins w:id="95" w:author="Benton, Deon" w:date="2026-06-11T16:09:00Z" w16du:dateUtc="2026-06-11T21:09:00Z">
        <w:r w:rsidR="00CE5E41">
          <w:rPr>
            <w:rFonts w:ascii="Times New Roman" w:hAnsi="Times New Roman" w:cs="Times New Roman"/>
          </w:rPr>
          <w:t xml:space="preserve"> look longer at the inefficient test event than at the efficient one</w:t>
        </w:r>
      </w:ins>
      <w:ins w:id="96" w:author="Benton, Deon" w:date="2026-06-11T16:50:00Z" w16du:dateUtc="2026-06-11T21:50:00Z">
        <w:r w:rsidR="00F2555C">
          <w:rPr>
            <w:rFonts w:ascii="Times New Roman" w:hAnsi="Times New Roman" w:cs="Times New Roman"/>
          </w:rPr>
          <w:t xml:space="preserve"> but</w:t>
        </w:r>
      </w:ins>
      <w:ins w:id="97" w:author="Benton, Deon" w:date="2026-06-11T16:09:00Z" w16du:dateUtc="2026-06-11T21:09:00Z">
        <w:r w:rsidR="00CE5E41">
          <w:rPr>
            <w:rFonts w:ascii="Times New Roman" w:hAnsi="Times New Roman" w:cs="Times New Roman"/>
          </w:rPr>
          <w:t xml:space="preserve"> only if the first</w:t>
        </w:r>
      </w:ins>
      <w:ins w:id="98" w:author="Benton, Deon" w:date="2026-06-11T16:11:00Z" w16du:dateUtc="2026-06-11T21:11:00Z">
        <w:r w:rsidR="00487805">
          <w:rPr>
            <w:rFonts w:ascii="Times New Roman" w:hAnsi="Times New Roman" w:cs="Times New Roman"/>
          </w:rPr>
          <w:t xml:space="preserve"> </w:t>
        </w:r>
      </w:ins>
      <w:ins w:id="99" w:author="Benton, Deon" w:date="2026-06-11T16:12:00Z" w16du:dateUtc="2026-06-11T21:12:00Z">
        <w:r w:rsidR="00487805">
          <w:rPr>
            <w:rFonts w:ascii="Times New Roman" w:hAnsi="Times New Roman" w:cs="Times New Roman"/>
          </w:rPr>
          <w:t>object’s</w:t>
        </w:r>
      </w:ins>
      <w:ins w:id="100" w:author="Benton, Deon" w:date="2026-06-11T16:11:00Z" w16du:dateUtc="2026-06-11T21:11:00Z">
        <w:r w:rsidR="00487805">
          <w:rPr>
            <w:rFonts w:ascii="Times New Roman" w:hAnsi="Times New Roman" w:cs="Times New Roman"/>
          </w:rPr>
          <w:t xml:space="preserve"> movement during habituation was constrained</w:t>
        </w:r>
      </w:ins>
      <w:ins w:id="101" w:author="Benton, Deon" w:date="2026-06-11T16:12:00Z" w16du:dateUtc="2026-06-11T21:12:00Z">
        <w:r w:rsidR="00487805">
          <w:rPr>
            <w:rFonts w:ascii="Times New Roman" w:hAnsi="Times New Roman" w:cs="Times New Roman"/>
          </w:rPr>
          <w:t xml:space="preserve"> (i.e., it occurred over a barrier)</w:t>
        </w:r>
      </w:ins>
      <w:ins w:id="102" w:author="Benton, Deon" w:date="2026-06-11T16:51:00Z" w16du:dateUtc="2026-06-11T21:51:00Z">
        <w:r w:rsidR="00F2555C">
          <w:rPr>
            <w:rFonts w:ascii="Times New Roman" w:hAnsi="Times New Roman" w:cs="Times New Roman"/>
          </w:rPr>
          <w:t>; infants look equally long at both events if its</w:t>
        </w:r>
      </w:ins>
      <w:ins w:id="103" w:author="Benton, Deon" w:date="2026-06-11T16:11:00Z" w16du:dateUtc="2026-06-11T21:11:00Z">
        <w:r w:rsidR="00487805">
          <w:rPr>
            <w:rFonts w:ascii="Times New Roman" w:hAnsi="Times New Roman" w:cs="Times New Roman"/>
          </w:rPr>
          <w:t xml:space="preserve"> </w:t>
        </w:r>
      </w:ins>
      <w:ins w:id="104" w:author="Benton, Deon" w:date="2026-06-11T16:51:00Z" w16du:dateUtc="2026-06-11T21:51:00Z">
        <w:r w:rsidR="00F2555C">
          <w:rPr>
            <w:rFonts w:ascii="Times New Roman" w:hAnsi="Times New Roman" w:cs="Times New Roman"/>
          </w:rPr>
          <w:t>movement was</w:t>
        </w:r>
      </w:ins>
      <w:ins w:id="105" w:author="Benton, Deon" w:date="2026-06-11T16:11:00Z" w16du:dateUtc="2026-06-11T21:11:00Z">
        <w:r w:rsidR="00487805">
          <w:rPr>
            <w:rFonts w:ascii="Times New Roman" w:hAnsi="Times New Roman" w:cs="Times New Roman"/>
          </w:rPr>
          <w:t xml:space="preserve"> unconstrained</w:t>
        </w:r>
      </w:ins>
      <w:ins w:id="106"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07" w:author="Benton, Deon" w:date="2026-06-11T16:12:00Z" w16du:dateUtc="2026-06-11T21:12:00Z">
        <w:r w:rsidR="00487805">
          <w:rPr>
            <w:rFonts w:ascii="Times New Roman" w:hAnsi="Times New Roman" w:cs="Times New Roman"/>
          </w:rPr>
          <w:t>i.e., it occurred beside a barrier</w:t>
        </w:r>
      </w:ins>
      <w:ins w:id="108"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t>
      </w:r>
      <w:r w:rsidR="00AF18DD">
        <w:rPr>
          <w:rFonts w:ascii="Times New Roman" w:hAnsi="Times New Roman" w:cs="Times New Roman"/>
        </w:rPr>
        <w:lastRenderedPageBreak/>
        <w:t>Wellman, 2005; Schwier et al., 2006; Sodian et al., 2004; Woodward &amp; Sommerville, 2000</w:t>
      </w:r>
      <w:ins w:id="109" w:author="Benton, Deon" w:date="2026-06-11T16:12:00Z" w16du:dateUtc="2026-06-11T21:12:00Z">
        <w:r w:rsidR="00487805">
          <w:rPr>
            <w:rFonts w:ascii="Times New Roman" w:hAnsi="Times New Roman" w:cs="Times New Roman"/>
          </w:rPr>
          <w:t>)</w:t>
        </w:r>
      </w:ins>
      <w:ins w:id="110" w:author="Benton, Deon" w:date="2026-06-11T16:11:00Z" w16du:dateUtc="2026-06-11T21:11:00Z">
        <w:r w:rsidR="00487805">
          <w:rPr>
            <w:rFonts w:ascii="Times New Roman" w:hAnsi="Times New Roman" w:cs="Times New Roman"/>
          </w:rPr>
          <w:t>.</w:t>
        </w:r>
      </w:ins>
      <w:ins w:id="111" w:author="Benton, Deon" w:date="2026-06-11T17:58:00Z" w16du:dateUtc="2026-06-11T22:58:00Z">
        <w:r w:rsidR="00117FAE">
          <w:rPr>
            <w:rFonts w:ascii="Times New Roman" w:hAnsi="Times New Roman" w:cs="Times New Roman"/>
          </w:rPr>
          <w:t xml:space="preserve"> </w:t>
        </w:r>
      </w:ins>
      <w:ins w:id="112" w:author="Benton, Deon" w:date="2026-06-11T18:00:00Z" w16du:dateUtc="2026-06-11T23:00:00Z">
        <w:r w:rsidR="008C03FA">
          <w:rPr>
            <w:rFonts w:ascii="Times New Roman" w:hAnsi="Times New Roman" w:cs="Times New Roman"/>
          </w:rPr>
          <w:t xml:space="preserve">Another is that infants’ looking behaviors </w:t>
        </w:r>
      </w:ins>
      <w:ins w:id="113" w:author="Benton, Deon" w:date="2026-06-13T22:17:00Z" w16du:dateUtc="2026-06-14T03:17:00Z">
        <w:r w:rsidR="00363BCE">
          <w:rPr>
            <w:rFonts w:ascii="Times New Roman" w:hAnsi="Times New Roman" w:cs="Times New Roman"/>
          </w:rPr>
          <w:t xml:space="preserve">extend to </w:t>
        </w:r>
      </w:ins>
      <w:ins w:id="114" w:author="Benton, Deon" w:date="2026-06-11T18:02:00Z" w16du:dateUtc="2026-06-11T23:02:00Z">
        <w:r w:rsidR="008C03FA">
          <w:rPr>
            <w:rFonts w:ascii="Times New Roman" w:hAnsi="Times New Roman" w:cs="Times New Roman"/>
          </w:rPr>
          <w:t xml:space="preserve">action events </w:t>
        </w:r>
      </w:ins>
      <w:ins w:id="115" w:author="Benton, Deon" w:date="2026-06-13T22:17:00Z" w16du:dateUtc="2026-06-14T03:17:00Z">
        <w:r w:rsidR="00363BCE">
          <w:rPr>
            <w:rFonts w:ascii="Times New Roman" w:hAnsi="Times New Roman" w:cs="Times New Roman"/>
          </w:rPr>
          <w:t>depicting</w:t>
        </w:r>
      </w:ins>
      <w:ins w:id="116" w:author="Benton, Deon" w:date="2026-06-11T18:00:00Z" w16du:dateUtc="2026-06-11T23:00:00Z">
        <w:r w:rsidR="008C03FA">
          <w:rPr>
            <w:rFonts w:ascii="Times New Roman" w:hAnsi="Times New Roman" w:cs="Times New Roman"/>
          </w:rPr>
          <w:t xml:space="preserve"> inert or non-self-propelled objects</w:t>
        </w:r>
      </w:ins>
      <w:ins w:id="117" w:author="Benton, Deon" w:date="2026-06-11T18:04:00Z" w16du:dateUtc="2026-06-11T23:04:00Z">
        <w:r w:rsidR="0022501C">
          <w:rPr>
            <w:rFonts w:ascii="Times New Roman" w:hAnsi="Times New Roman" w:cs="Times New Roman"/>
          </w:rPr>
          <w:t xml:space="preserve"> (</w:t>
        </w:r>
      </w:ins>
      <w:ins w:id="118" w:author="Benton, Deon" w:date="2026-06-13T22:17:00Z" w16du:dateUtc="2026-06-14T03:17:00Z">
        <w:r w:rsidR="00363BCE">
          <w:rPr>
            <w:rFonts w:ascii="Times New Roman" w:hAnsi="Times New Roman" w:cs="Times New Roman"/>
          </w:rPr>
          <w:t xml:space="preserve">Figure </w:t>
        </w:r>
      </w:ins>
      <w:ins w:id="119" w:author="Benton, Deon" w:date="2026-06-13T22:18:00Z" w16du:dateUtc="2026-06-14T03:18:00Z">
        <w:r w:rsidR="00363BCE">
          <w:rPr>
            <w:rFonts w:ascii="Times New Roman" w:hAnsi="Times New Roman" w:cs="Times New Roman"/>
          </w:rPr>
          <w:t xml:space="preserve">2A; </w:t>
        </w:r>
      </w:ins>
      <w:ins w:id="120"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1" w:author="Benton, Deon" w:date="2026-06-11T18:04:00Z" w16du:dateUtc="2026-06-11T23:04:00Z">
        <w:r w:rsidR="0022501C">
          <w:rPr>
            <w:rFonts w:ascii="Times New Roman" w:hAnsi="Times New Roman" w:cs="Times New Roman"/>
          </w:rPr>
          <w:t>)</w:t>
        </w:r>
      </w:ins>
      <w:ins w:id="122" w:author="Benton, Deon" w:date="2026-06-11T18:02:00Z" w16du:dateUtc="2026-06-11T23:02:00Z">
        <w:r w:rsidR="0022501C">
          <w:rPr>
            <w:rFonts w:ascii="Times New Roman" w:hAnsi="Times New Roman" w:cs="Times New Roman"/>
          </w:rPr>
          <w:t xml:space="preserve">. </w:t>
        </w:r>
      </w:ins>
      <w:ins w:id="123" w:author="Benton, Deon" w:date="2026-06-11T18:04:00Z" w16du:dateUtc="2026-06-11T23:04:00Z">
        <w:r w:rsidR="0022501C" w:rsidRPr="0022501C">
          <w:rPr>
            <w:rFonts w:ascii="Times New Roman" w:hAnsi="Times New Roman" w:cs="Times New Roman"/>
          </w:rPr>
          <w:t xml:space="preserve">In other words, infants continue to look longer at the inefficient test event than at the efficient one following habituation to constrained, but not </w:t>
        </w:r>
      </w:ins>
      <w:r w:rsidR="00070D7E">
        <w:rPr>
          <w:rFonts w:ascii="Times New Roman" w:hAnsi="Times New Roman" w:cs="Times New Roman"/>
        </w:rPr>
        <w:t xml:space="preserve">to </w:t>
      </w:r>
      <w:ins w:id="124" w:author="Benton, Deon" w:date="2026-06-11T18:04:00Z" w16du:dateUtc="2026-06-11T23:04:00Z">
        <w:r w:rsidR="0022501C" w:rsidRPr="0022501C">
          <w:rPr>
            <w:rFonts w:ascii="Times New Roman" w:hAnsi="Times New Roman" w:cs="Times New Roman"/>
          </w:rPr>
          <w:t>unconstrained, actions, irrespective of whether the entities involved are animated.</w:t>
        </w:r>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5"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6"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t>
        </w:r>
        <w:r w:rsidR="00F859B0">
          <w:rPr>
            <w:rFonts w:ascii="Times New Roman" w:hAnsi="Times New Roman" w:cs="Times New Roman"/>
            <w:i w:val="0"/>
            <w:iCs w:val="0"/>
            <w:sz w:val="24"/>
            <w:szCs w:val="24"/>
          </w:rPr>
          <w:lastRenderedPageBreak/>
          <w:t xml:space="preserve">whereas open </w:t>
        </w:r>
      </w:ins>
      <w:ins w:id="127"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109363B3" w14:textId="26834EE6" w:rsidR="00575A55" w:rsidRDefault="005A533A" w:rsidP="00D1192B">
      <w:pPr>
        <w:spacing w:line="480" w:lineRule="auto"/>
        <w:ind w:firstLine="720"/>
        <w:contextualSpacing/>
        <w:rPr>
          <w:ins w:id="128" w:author="Benton, Deon" w:date="2026-06-11T18:08:00Z" w16du:dateUtc="2026-06-11T23:08: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29"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0"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1"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2"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3" w:author="Benton, Deon" w:date="2026-06-11T17:44:00Z" w16du:dateUtc="2026-06-11T22:44:00Z">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4" w:author="Benton, Deon" w:date="2026-06-11T17:45:00Z" w16du:dateUtc="2026-06-11T22:45:00Z">
        <w:r w:rsidR="00DB2735">
          <w:rPr>
            <w:rFonts w:ascii="Times New Roman" w:hAnsi="Times New Roman" w:cs="Times New Roman"/>
          </w:rPr>
          <w:t>’</w:t>
        </w:r>
      </w:ins>
      <w:ins w:id="135" w:author="Benton, Deon" w:date="2026-06-11T17:44:00Z" w16du:dateUtc="2026-06-11T22:44:00Z">
        <w:r w:rsidR="00DB2735" w:rsidRPr="00DB2735">
          <w:rPr>
            <w:rFonts w:ascii="Times New Roman" w:hAnsi="Times New Roman" w:cs="Times New Roman"/>
          </w:rPr>
          <w:t>s goal and actions to infer the presence of environmental constraints.</w:t>
        </w:r>
      </w:ins>
      <w:ins w:id="136" w:author="Benton, Deon" w:date="2026-06-11T17:43:00Z" w16du:dateUtc="2026-06-11T22:43:00Z">
        <w:r w:rsidR="00683378">
          <w:rPr>
            <w:rFonts w:ascii="Times New Roman" w:hAnsi="Times New Roman" w:cs="Times New Roman"/>
          </w:rPr>
          <w:t xml:space="preserve"> </w:t>
        </w:r>
      </w:ins>
      <w:ins w:id="137"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38" w:author="Benton, Deon" w:date="2026-06-11T17:47:00Z" w16du:dateUtc="2026-06-11T22:47:00Z">
        <w:r w:rsidR="00B713C5">
          <w:rPr>
            <w:rFonts w:ascii="Times New Roman" w:hAnsi="Times New Roman" w:cs="Times New Roman"/>
          </w:rPr>
          <w:t>reached</w:t>
        </w:r>
      </w:ins>
      <w:ins w:id="139" w:author="Benton, Deon" w:date="2026-06-11T17:45:00Z" w16du:dateUtc="2026-06-11T22:45:00Z">
        <w:r w:rsidR="00DB2735" w:rsidRPr="00DB2735">
          <w:rPr>
            <w:rFonts w:ascii="Times New Roman" w:hAnsi="Times New Roman" w:cs="Times New Roman"/>
          </w:rPr>
          <w:t xml:space="preserve"> the small </w:t>
        </w:r>
      </w:ins>
      <w:ins w:id="140" w:author="Benton, Deon" w:date="2026-06-11T17:47:00Z" w16du:dateUtc="2026-06-11T22:47:00Z">
        <w:r w:rsidR="00B713C5">
          <w:rPr>
            <w:rFonts w:ascii="Times New Roman" w:hAnsi="Times New Roman" w:cs="Times New Roman"/>
          </w:rPr>
          <w:t>one</w:t>
        </w:r>
      </w:ins>
      <w:ins w:id="141" w:author="Benton, Deon" w:date="2026-06-11T17:45:00Z" w16du:dateUtc="2026-06-11T22:45:00Z">
        <w:r w:rsidR="00DB2735" w:rsidRPr="00DB2735">
          <w:rPr>
            <w:rFonts w:ascii="Times New Roman" w:hAnsi="Times New Roman" w:cs="Times New Roman"/>
          </w:rPr>
          <w:t>, the small circle moved through a</w:t>
        </w:r>
      </w:ins>
      <w:r w:rsidR="00F91E70">
        <w:rPr>
          <w:rFonts w:ascii="Times New Roman" w:hAnsi="Times New Roman" w:cs="Times New Roman"/>
        </w:rPr>
        <w:t xml:space="preserve"> narrow gap between two bars and</w:t>
      </w:r>
      <w:ins w:id="142" w:author="Benton, Deon" w:date="2026-06-11T17:45:00Z" w16du:dateUtc="2026-06-11T22:45:00Z">
        <w:r w:rsidR="00DB2735" w:rsidRPr="00DB2735">
          <w:rPr>
            <w:rFonts w:ascii="Times New Roman" w:hAnsi="Times New Roman" w:cs="Times New Roman"/>
          </w:rPr>
          <w:t xml:space="preserve"> </w:t>
        </w:r>
      </w:ins>
      <w:r w:rsidR="00F91E70">
        <w:rPr>
          <w:rFonts w:ascii="Times New Roman" w:hAnsi="Times New Roman" w:cs="Times New Roman"/>
        </w:rPr>
        <w:t xml:space="preserve">disappeared </w:t>
      </w:r>
      <w:ins w:id="143" w:author="Benton, Deon" w:date="2026-06-11T17:45:00Z" w16du:dateUtc="2026-06-11T22:45:00Z">
        <w:r w:rsidR="00DB2735" w:rsidRPr="00DB2735">
          <w:rPr>
            <w:rFonts w:ascii="Times New Roman" w:hAnsi="Times New Roman" w:cs="Times New Roman"/>
          </w:rPr>
          <w:t>from the screen</w:t>
        </w:r>
      </w:ins>
      <w:r w:rsidR="00BE589C">
        <w:rPr>
          <w:rFonts w:ascii="Times New Roman" w:hAnsi="Times New Roman" w:cs="Times New Roman"/>
        </w:rPr>
        <w:t>; the</w:t>
      </w:r>
      <w:r w:rsidR="00F91E70">
        <w:rPr>
          <w:rFonts w:ascii="Times New Roman" w:hAnsi="Times New Roman" w:cs="Times New Roman"/>
        </w:rPr>
        <w:t xml:space="preserve"> width of the gap forced the</w:t>
      </w:r>
      <w:r w:rsidR="00BE589C">
        <w:rPr>
          <w:rFonts w:ascii="Times New Roman" w:hAnsi="Times New Roman" w:cs="Times New Roman"/>
        </w:rPr>
        <w:t xml:space="preserve"> larger circle to move around one of the bars</w:t>
      </w:r>
      <w:ins w:id="144" w:author="Benton, Deon" w:date="2026-06-11T17:45:00Z" w16du:dateUtc="2026-06-11T22:45:00Z">
        <w:r w:rsidR="00DB2735" w:rsidRPr="00DB2735">
          <w:rPr>
            <w:rFonts w:ascii="Times New Roman" w:hAnsi="Times New Roman" w:cs="Times New Roman"/>
          </w:rPr>
          <w:t xml:space="preserve">. </w:t>
        </w:r>
      </w:ins>
      <w:r w:rsidR="00211AD8">
        <w:rPr>
          <w:rFonts w:ascii="Times New Roman" w:hAnsi="Times New Roman" w:cs="Times New Roman"/>
        </w:rPr>
        <w:t>The fact that the</w:t>
      </w:r>
      <w:ins w:id="145" w:author="Benton, Deon" w:date="2026-06-11T17:45:00Z" w16du:dateUtc="2026-06-11T22:45:00Z">
        <w:r w:rsidR="00DB2735" w:rsidRPr="00DB2735">
          <w:rPr>
            <w:rFonts w:ascii="Times New Roman" w:hAnsi="Times New Roman" w:cs="Times New Roman"/>
          </w:rPr>
          <w:t xml:space="preserve"> large circle never reached the small one</w:t>
        </w:r>
      </w:ins>
      <w:ins w:id="146" w:author="Benton, Deon" w:date="2026-06-11T17:48:00Z" w16du:dateUtc="2026-06-11T22:48:00Z">
        <w:r w:rsidR="00982C7A">
          <w:rPr>
            <w:rFonts w:ascii="Times New Roman" w:hAnsi="Times New Roman" w:cs="Times New Roman"/>
          </w:rPr>
          <w:t xml:space="preserve"> before it disappeared from the screen</w:t>
        </w:r>
      </w:ins>
      <w:r w:rsidR="00211AD8">
        <w:rPr>
          <w:rFonts w:ascii="Times New Roman" w:hAnsi="Times New Roman" w:cs="Times New Roman"/>
        </w:rPr>
        <w:t xml:space="preserve"> meant that </w:t>
      </w:r>
      <w:ins w:id="147" w:author="Benton, Deon" w:date="2026-06-15T13:00:00Z" w16du:dateUtc="2026-06-15T18:00:00Z">
        <w:r w:rsidR="000F17F6">
          <w:rPr>
            <w:rFonts w:ascii="Times New Roman" w:hAnsi="Times New Roman" w:cs="Times New Roman"/>
          </w:rPr>
          <w:t xml:space="preserve">the large circle’s </w:t>
        </w:r>
      </w:ins>
      <w:r w:rsidR="00211AD8">
        <w:rPr>
          <w:rFonts w:ascii="Times New Roman" w:hAnsi="Times New Roman" w:cs="Times New Roman"/>
        </w:rPr>
        <w:t>goal</w:t>
      </w:r>
      <w:r w:rsidR="00F17A5F">
        <w:rPr>
          <w:rFonts w:ascii="Times New Roman" w:hAnsi="Times New Roman" w:cs="Times New Roman"/>
        </w:rPr>
        <w:t xml:space="preserve"> </w:t>
      </w:r>
      <w:ins w:id="148" w:author="Benton, Deon" w:date="2026-06-15T13:00:00Z" w16du:dateUtc="2026-06-15T18:00:00Z">
        <w:r w:rsidR="000F17F6">
          <w:rPr>
            <w:rFonts w:ascii="Times New Roman" w:hAnsi="Times New Roman" w:cs="Times New Roman"/>
          </w:rPr>
          <w:t>of reaching the small one</w:t>
        </w:r>
      </w:ins>
      <w:r w:rsidR="00211AD8">
        <w:rPr>
          <w:rFonts w:ascii="Times New Roman" w:hAnsi="Times New Roman" w:cs="Times New Roman"/>
        </w:rPr>
        <w:t xml:space="preserve"> </w:t>
      </w:r>
      <w:ins w:id="149" w:author="Benton, Deon" w:date="2026-06-11T17:45:00Z" w16du:dateUtc="2026-06-11T22:45:00Z">
        <w:r w:rsidR="00DB2735" w:rsidRPr="00DB2735">
          <w:rPr>
            <w:rFonts w:ascii="Times New Roman" w:hAnsi="Times New Roman" w:cs="Times New Roman"/>
          </w:rPr>
          <w:t>had to be inferred.</w:t>
        </w:r>
      </w:ins>
      <w:ins w:id="150" w:author="Benton, Deon" w:date="2026-06-11T17:48:00Z" w16du:dateUtc="2026-06-11T22:48:00Z">
        <w:r w:rsidR="00982C7A">
          <w:rPr>
            <w:rFonts w:ascii="Times New Roman" w:hAnsi="Times New Roman" w:cs="Times New Roman"/>
          </w:rPr>
          <w:t xml:space="preserve"> </w:t>
        </w:r>
      </w:ins>
      <w:ins w:id="151" w:author="Benton, Deon" w:date="2026-06-11T17:50:00Z" w16du:dateUtc="2026-06-11T22:50:00Z">
        <w:r w:rsidR="0035651A">
          <w:rPr>
            <w:rFonts w:ascii="Times New Roman" w:hAnsi="Times New Roman" w:cs="Times New Roman"/>
          </w:rPr>
          <w:t>The authors found that when t</w:t>
        </w:r>
      </w:ins>
      <w:r w:rsidR="00211AD8">
        <w:rPr>
          <w:rFonts w:ascii="Times New Roman" w:hAnsi="Times New Roman" w:cs="Times New Roman"/>
        </w:rPr>
        <w:t>he gap was widened</w:t>
      </w:r>
      <w:r w:rsidR="00242EA6">
        <w:rPr>
          <w:rFonts w:ascii="Times New Roman" w:hAnsi="Times New Roman" w:cs="Times New Roman"/>
        </w:rPr>
        <w:t xml:space="preserve"> such that the large circle could fit through</w:t>
      </w:r>
      <w:ins w:id="152" w:author="Benton, Deon" w:date="2026-06-11T17:51:00Z" w16du:dateUtc="2026-06-11T22:51:00Z">
        <w:r w:rsidR="0035651A">
          <w:rPr>
            <w:rFonts w:ascii="Times New Roman" w:hAnsi="Times New Roman" w:cs="Times New Roman"/>
          </w:rPr>
          <w:t>,</w:t>
        </w:r>
      </w:ins>
      <w:ins w:id="153" w:author="Benton, Deon" w:date="2026-06-15T13:00:00Z" w16du:dateUtc="2026-06-15T18:00:00Z">
        <w:r w:rsidR="000F17F6">
          <w:rPr>
            <w:rFonts w:ascii="Times New Roman" w:hAnsi="Times New Roman" w:cs="Times New Roman"/>
          </w:rPr>
          <w:t xml:space="preserve"> </w:t>
        </w:r>
      </w:ins>
      <w:ins w:id="154" w:author="Benton, Deon" w:date="2026-06-11T17:51:00Z" w16du:dateUtc="2026-06-11T22:51:00Z">
        <w:r w:rsidR="00FF5C10">
          <w:rPr>
            <w:rFonts w:ascii="Times New Roman" w:hAnsi="Times New Roman" w:cs="Times New Roman"/>
          </w:rPr>
          <w:t xml:space="preserve">infants looked longer </w:t>
        </w:r>
      </w:ins>
      <w:ins w:id="155" w:author="Benton, Deon" w:date="2026-06-11T17:53:00Z" w16du:dateUtc="2026-06-11T22:53:00Z">
        <w:r w:rsidR="001E1088">
          <w:rPr>
            <w:rFonts w:ascii="Times New Roman" w:hAnsi="Times New Roman" w:cs="Times New Roman"/>
          </w:rPr>
          <w:t xml:space="preserve">when </w:t>
        </w:r>
      </w:ins>
      <w:r w:rsidR="00242EA6">
        <w:rPr>
          <w:rFonts w:ascii="Times New Roman" w:hAnsi="Times New Roman" w:cs="Times New Roman"/>
        </w:rPr>
        <w:t>it</w:t>
      </w:r>
      <w:ins w:id="156" w:author="Benton, Deon" w:date="2026-06-11T17:51:00Z" w16du:dateUtc="2026-06-11T22:51:00Z">
        <w:r w:rsidR="00FF5C10">
          <w:rPr>
            <w:rFonts w:ascii="Times New Roman" w:hAnsi="Times New Roman" w:cs="Times New Roman"/>
          </w:rPr>
          <w:t xml:space="preserve"> </w:t>
        </w:r>
      </w:ins>
      <w:r w:rsidR="00211AD8">
        <w:rPr>
          <w:rFonts w:ascii="Times New Roman" w:hAnsi="Times New Roman" w:cs="Times New Roman"/>
        </w:rPr>
        <w:t>continued moving</w:t>
      </w:r>
      <w:ins w:id="157" w:author="Benton, Deon" w:date="2026-06-11T17:51:00Z" w16du:dateUtc="2026-06-11T22:51:00Z">
        <w:r w:rsidR="00FF5C10">
          <w:rPr>
            <w:rFonts w:ascii="Times New Roman" w:hAnsi="Times New Roman" w:cs="Times New Roman"/>
          </w:rPr>
          <w:t xml:space="preserve"> around one of the barriers than when it passed through </w:t>
        </w:r>
      </w:ins>
      <w:r w:rsidR="00211AD8">
        <w:rPr>
          <w:rFonts w:ascii="Times New Roman" w:hAnsi="Times New Roman" w:cs="Times New Roman"/>
        </w:rPr>
        <w:t>it</w:t>
      </w:r>
      <w:ins w:id="158" w:author="Benton, Deon" w:date="2026-06-11T17:53:00Z" w16du:dateUtc="2026-06-11T22:53:00Z">
        <w:r w:rsidR="001E1088">
          <w:rPr>
            <w:rFonts w:ascii="Times New Roman" w:hAnsi="Times New Roman" w:cs="Times New Roman"/>
          </w:rPr>
          <w:t xml:space="preserve">. </w:t>
        </w:r>
      </w:ins>
      <w:ins w:id="159" w:author="Benton, Deon" w:date="2026-06-11T17:55:00Z" w16du:dateUtc="2026-06-11T22:55:00Z">
        <w:r w:rsidR="00470AA1">
          <w:rPr>
            <w:rFonts w:ascii="Times New Roman" w:hAnsi="Times New Roman" w:cs="Times New Roman"/>
          </w:rPr>
          <w:t xml:space="preserve">In a second experiment, </w:t>
        </w:r>
      </w:ins>
      <w:ins w:id="160" w:author="Benton, Deon" w:date="2026-06-11T17:56:00Z" w16du:dateUtc="2026-06-11T22:56:00Z">
        <w:r w:rsidR="00470AA1">
          <w:rPr>
            <w:rFonts w:ascii="Times New Roman" w:hAnsi="Times New Roman" w:cs="Times New Roman"/>
          </w:rPr>
          <w:t xml:space="preserve">infants were </w:t>
        </w:r>
        <w:r w:rsidR="00470AA1" w:rsidRPr="00470AA1">
          <w:rPr>
            <w:rFonts w:ascii="Times New Roman" w:hAnsi="Times New Roman" w:cs="Times New Roman"/>
          </w:rPr>
          <w:t xml:space="preserve">habituated to </w:t>
        </w:r>
      </w:ins>
      <w:ins w:id="161" w:author="Benton, Deon" w:date="2026-06-11T17:57:00Z" w16du:dateUtc="2026-06-11T22:57:00Z">
        <w:r w:rsidR="00470AA1">
          <w:rPr>
            <w:rFonts w:ascii="Times New Roman" w:hAnsi="Times New Roman" w:cs="Times New Roman"/>
          </w:rPr>
          <w:t>a constrained action event</w:t>
        </w:r>
      </w:ins>
      <w:ins w:id="162" w:author="Benton, Deon" w:date="2026-06-11T17:56:00Z" w16du:dateUtc="2026-06-11T22:56:00Z">
        <w:r w:rsidR="00470AA1"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sidR="00BC145A">
        <w:rPr>
          <w:rFonts w:ascii="Times New Roman" w:hAnsi="Times New Roman" w:cs="Times New Roman"/>
        </w:rPr>
        <w:t xml:space="preserve">curved </w:t>
      </w:r>
      <w:ins w:id="163" w:author="Benton, Deon" w:date="2026-06-11T17:56:00Z" w16du:dateUtc="2026-06-11T22:56:00Z">
        <w:r w:rsidR="00470AA1" w:rsidRPr="00470AA1">
          <w:rPr>
            <w:rFonts w:ascii="Times New Roman" w:hAnsi="Times New Roman" w:cs="Times New Roman"/>
          </w:rPr>
          <w:t xml:space="preserve">path in the absence of an obstacle than when it did so in the presence of one. </w:t>
        </w:r>
      </w:ins>
    </w:p>
    <w:p w14:paraId="41D83989" w14:textId="74A358EF" w:rsidR="00821C5B" w:rsidRDefault="00D1192B" w:rsidP="006625A2">
      <w:pPr>
        <w:spacing w:line="480" w:lineRule="auto"/>
        <w:ind w:firstLine="720"/>
        <w:contextualSpacing/>
        <w:rPr>
          <w:ins w:id="164" w:author="Benton, Deon" w:date="2026-06-11T18:22:00Z" w16du:dateUtc="2026-06-11T23:22:00Z"/>
          <w:rFonts w:ascii="Times New Roman" w:hAnsi="Times New Roman" w:cs="Times New Roman"/>
        </w:rPr>
      </w:pPr>
      <w:r>
        <w:rPr>
          <w:rFonts w:ascii="Times New Roman" w:hAnsi="Times New Roman" w:cs="Times New Roman"/>
        </w:rPr>
        <w:t>One aspect of action processing that the research discussed above</w:t>
      </w:r>
      <w:ins w:id="165" w:author="Benton, Deon" w:date="2026-06-11T18:11:00Z" w16du:dateUtc="2026-06-11T23:11:00Z">
        <w:r w:rsidR="00C56A1F">
          <w:rPr>
            <w:rFonts w:ascii="Times New Roman" w:hAnsi="Times New Roman" w:cs="Times New Roman"/>
          </w:rPr>
          <w:t xml:space="preserve"> cannot speak to </w:t>
        </w:r>
      </w:ins>
      <w:r w:rsidR="003F197B">
        <w:rPr>
          <w:rFonts w:ascii="Times New Roman" w:hAnsi="Times New Roman" w:cs="Times New Roman"/>
        </w:rPr>
        <w:t xml:space="preserve">is </w:t>
      </w:r>
      <w:ins w:id="166" w:author="Benton, Deon" w:date="2026-06-11T18:11:00Z" w16du:dateUtc="2026-06-11T23:11:00Z">
        <w:r w:rsidR="00C56A1F">
          <w:rPr>
            <w:rFonts w:ascii="Times New Roman" w:hAnsi="Times New Roman" w:cs="Times New Roman"/>
          </w:rPr>
          <w:t>whether infa</w:t>
        </w:r>
      </w:ins>
      <w:ins w:id="167" w:author="Benton, Deon" w:date="2026-06-11T18:12:00Z" w16du:dateUtc="2026-06-11T23:12:00Z">
        <w:r w:rsidR="00C56A1F">
          <w:rPr>
            <w:rFonts w:ascii="Times New Roman" w:hAnsi="Times New Roman" w:cs="Times New Roman"/>
          </w:rPr>
          <w:t>nts</w:t>
        </w:r>
      </w:ins>
      <w:ins w:id="168" w:author="Benton, Deon" w:date="2026-06-11T18:15:00Z" w16du:dateUtc="2026-06-11T23:15:00Z">
        <w:r w:rsidR="00BC1E9F">
          <w:rPr>
            <w:rFonts w:ascii="Times New Roman" w:hAnsi="Times New Roman" w:cs="Times New Roman"/>
          </w:rPr>
          <w:t xml:space="preserve"> can represent the efficiency of an action continuously rather than in a binary, all-</w:t>
        </w:r>
        <w:r w:rsidR="00BC1E9F">
          <w:rPr>
            <w:rFonts w:ascii="Times New Roman" w:hAnsi="Times New Roman" w:cs="Times New Roman"/>
          </w:rPr>
          <w:lastRenderedPageBreak/>
          <w:t>or-none fashion</w:t>
        </w:r>
      </w:ins>
      <w:ins w:id="169" w:author="Benton, Deon" w:date="2026-06-11T18:12:00Z" w16du:dateUtc="2026-06-11T23:12:00Z">
        <w:r w:rsidR="00C56A1F">
          <w:rPr>
            <w:rFonts w:ascii="Times New Roman" w:hAnsi="Times New Roman" w:cs="Times New Roman"/>
          </w:rPr>
          <w:t xml:space="preserve">. </w:t>
        </w:r>
      </w:ins>
      <w:ins w:id="170" w:author="Benton, Deon" w:date="2026-06-11T18:14:00Z" w16du:dateUtc="2026-06-11T23:14:00Z">
        <w:r w:rsidR="00BC1E9F">
          <w:rPr>
            <w:rFonts w:ascii="Times New Roman" w:hAnsi="Times New Roman" w:cs="Times New Roman"/>
          </w:rPr>
          <w:t>To address this question,</w:t>
        </w:r>
      </w:ins>
      <w:ins w:id="171"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72" w:author="Benton, Deon" w:date="2026-06-13T22:20:00Z" w16du:dateUtc="2026-06-14T03:20:00Z">
        <w:r w:rsidR="00C25F00">
          <w:rPr>
            <w:rFonts w:ascii="Times New Roman" w:hAnsi="Times New Roman" w:cs="Times New Roman"/>
          </w:rPr>
          <w:t xml:space="preserve"> (Figure 2C)</w:t>
        </w:r>
      </w:ins>
      <w:ins w:id="173" w:author="Benton, Deon" w:date="2026-06-11T18:19:00Z" w16du:dateUtc="2026-06-11T23:19:00Z">
        <w:r w:rsidR="001B19BB">
          <w:rPr>
            <w:rFonts w:ascii="Times New Roman" w:hAnsi="Times New Roman" w:cs="Times New Roman"/>
          </w:rPr>
          <w:t xml:space="preserve">. </w:t>
        </w:r>
      </w:ins>
      <w:ins w:id="174"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75"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76" w:author="Benton, Deon" w:date="2026-06-13T22:16:00Z" w16du:dateUtc="2026-06-14T03:16:00Z">
        <w:r w:rsidR="00C12ACF">
          <w:rPr>
            <w:rFonts w:ascii="Times New Roman" w:hAnsi="Times New Roman" w:cs="Times New Roman"/>
          </w:rPr>
          <w:t xml:space="preserve"> (see Figure 2C)</w:t>
        </w:r>
      </w:ins>
      <w:ins w:id="177" w:author="Benton, Deon" w:date="2026-06-11T18:16:00Z" w16du:dateUtc="2026-06-11T23:16:00Z">
        <w:r w:rsidR="001B19BB" w:rsidRPr="001B19BB">
          <w:rPr>
            <w:rFonts w:ascii="Times New Roman" w:hAnsi="Times New Roman" w:cs="Times New Roman"/>
          </w:rPr>
          <w:t xml:space="preserve">. </w:t>
        </w:r>
      </w:ins>
      <w:ins w:id="178" w:author="Benton, Deon" w:date="2026-06-11T18:17:00Z" w16du:dateUtc="2026-06-11T23:17:00Z">
        <w:r w:rsidR="001B19BB">
          <w:rPr>
            <w:rFonts w:ascii="Times New Roman" w:hAnsi="Times New Roman" w:cs="Times New Roman"/>
          </w:rPr>
          <w:t>In</w:t>
        </w:r>
      </w:ins>
      <w:ins w:id="179"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80" w:author="Benton, Deon" w:date="2026-06-11T18:18:00Z" w16du:dateUtc="2026-06-11T23:18:00Z">
        <w:r w:rsidR="001B19BB">
          <w:rPr>
            <w:rFonts w:ascii="Times New Roman" w:hAnsi="Times New Roman" w:cs="Times New Roman"/>
          </w:rPr>
          <w:t>; the first agent jump</w:t>
        </w:r>
      </w:ins>
      <w:ins w:id="181" w:author="Benton, Deon" w:date="2026-06-11T18:19:00Z" w16du:dateUtc="2026-06-11T23:19:00Z">
        <w:r w:rsidR="001B19BB">
          <w:rPr>
            <w:rFonts w:ascii="Times New Roman" w:hAnsi="Times New Roman" w:cs="Times New Roman"/>
          </w:rPr>
          <w:t>ed</w:t>
        </w:r>
      </w:ins>
      <w:ins w:id="182" w:author="Benton, Deon" w:date="2026-06-11T18:18:00Z" w16du:dateUtc="2026-06-11T23:18:00Z">
        <w:r w:rsidR="001B19BB">
          <w:rPr>
            <w:rFonts w:ascii="Times New Roman" w:hAnsi="Times New Roman" w:cs="Times New Roman"/>
          </w:rPr>
          <w:t xml:space="preserve"> as high as ne</w:t>
        </w:r>
      </w:ins>
      <w:ins w:id="183" w:author="Benton, Deon" w:date="2026-06-11T18:19:00Z" w16du:dateUtc="2026-06-11T23:19:00Z">
        <w:r w:rsidR="001B19BB">
          <w:rPr>
            <w:rFonts w:ascii="Times New Roman" w:hAnsi="Times New Roman" w:cs="Times New Roman"/>
          </w:rPr>
          <w:t>cessary</w:t>
        </w:r>
      </w:ins>
      <w:ins w:id="184" w:author="Benton, Deon" w:date="2026-06-11T18:18:00Z" w16du:dateUtc="2026-06-11T23:18:00Z">
        <w:r w:rsidR="001B19BB">
          <w:rPr>
            <w:rFonts w:ascii="Times New Roman" w:hAnsi="Times New Roman" w:cs="Times New Roman"/>
          </w:rPr>
          <w:t xml:space="preserve"> to clear the barrier</w:t>
        </w:r>
      </w:ins>
      <w:ins w:id="185" w:author="Benton, Deon" w:date="2026-06-11T18:16:00Z" w16du:dateUtc="2026-06-11T23:16:00Z">
        <w:r w:rsidR="001B19BB" w:rsidRPr="001B19BB">
          <w:rPr>
            <w:rFonts w:ascii="Times New Roman" w:hAnsi="Times New Roman" w:cs="Times New Roman"/>
          </w:rPr>
          <w:t xml:space="preserve">. Liu and Spelke (2017) found that infants </w:t>
        </w:r>
      </w:ins>
      <w:ins w:id="186" w:author="Benton, Deon" w:date="2026-06-11T18:20:00Z" w16du:dateUtc="2026-06-11T23:20:00Z">
        <w:r w:rsidR="006368C9">
          <w:rPr>
            <w:rFonts w:ascii="Times New Roman" w:hAnsi="Times New Roman" w:cs="Times New Roman"/>
          </w:rPr>
          <w:t xml:space="preserve">only </w:t>
        </w:r>
      </w:ins>
      <w:ins w:id="187"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88"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89" w:author="Benton, Deon" w:date="2026-06-11T18:20:00Z" w16du:dateUtc="2026-06-11T23:20:00Z">
        <w:r w:rsidR="006368C9">
          <w:rPr>
            <w:rFonts w:ascii="Times New Roman" w:hAnsi="Times New Roman" w:cs="Times New Roman"/>
          </w:rPr>
          <w:t>.</w:t>
        </w:r>
      </w:ins>
      <w:ins w:id="190" w:author="Benton, Deon" w:date="2026-06-11T18:19:00Z" w16du:dateUtc="2026-06-11T23:19:00Z">
        <w:r w:rsidR="006368C9">
          <w:rPr>
            <w:rFonts w:ascii="Times New Roman" w:hAnsi="Times New Roman" w:cs="Times New Roman"/>
          </w:rPr>
          <w:t xml:space="preserve"> </w:t>
        </w:r>
      </w:ins>
      <w:ins w:id="191" w:author="Benton, Deon" w:date="2026-06-11T18:20:00Z" w16du:dateUtc="2026-06-11T23:20:00Z">
        <w:r w:rsidR="006368C9">
          <w:rPr>
            <w:rFonts w:ascii="Times New Roman" w:hAnsi="Times New Roman" w:cs="Times New Roman"/>
          </w:rPr>
          <w:t xml:space="preserve">To test </w:t>
        </w:r>
      </w:ins>
      <w:ins w:id="192"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93" w:author="Benton, Deon" w:date="2026-06-11T18:21:00Z" w16du:dateUtc="2026-06-11T23:21:00Z">
        <w:r w:rsidR="006368C9">
          <w:rPr>
            <w:rFonts w:ascii="Times New Roman" w:hAnsi="Times New Roman" w:cs="Times New Roman"/>
          </w:rPr>
          <w:t>, a different set of infants were</w:t>
        </w:r>
      </w:ins>
      <w:ins w:id="194" w:author="Benton, Deon" w:date="2026-06-11T18:16:00Z" w16du:dateUtc="2026-06-11T23:16:00Z">
        <w:r w:rsidR="001B19BB" w:rsidRPr="001B19BB">
          <w:rPr>
            <w:rFonts w:ascii="Times New Roman" w:hAnsi="Times New Roman" w:cs="Times New Roman"/>
          </w:rPr>
          <w:t xml:space="preserve"> habituated to </w:t>
        </w:r>
      </w:ins>
      <w:ins w:id="195" w:author="Benton, Deon" w:date="2026-06-11T18:21:00Z" w16du:dateUtc="2026-06-11T23:21:00Z">
        <w:r w:rsidR="006368C9">
          <w:rPr>
            <w:rFonts w:ascii="Times New Roman" w:hAnsi="Times New Roman" w:cs="Times New Roman"/>
          </w:rPr>
          <w:t>an unconstrained action event</w:t>
        </w:r>
      </w:ins>
      <w:ins w:id="196" w:author="Benton, Deon" w:date="2026-06-11T18:16:00Z" w16du:dateUtc="2026-06-11T23:16:00Z">
        <w:r w:rsidR="001B19BB" w:rsidRPr="001B19BB">
          <w:rPr>
            <w:rFonts w:ascii="Times New Roman" w:hAnsi="Times New Roman" w:cs="Times New Roman"/>
          </w:rPr>
          <w:t xml:space="preserve"> and then tested on the constrained events</w:t>
        </w:r>
      </w:ins>
      <w:ins w:id="197" w:author="Benton, Deon" w:date="2026-06-11T18:21:00Z" w16du:dateUtc="2026-06-11T23:21:00Z">
        <w:r w:rsidR="006368C9">
          <w:rPr>
            <w:rFonts w:ascii="Times New Roman" w:hAnsi="Times New Roman" w:cs="Times New Roman"/>
          </w:rPr>
          <w:t xml:space="preserve">. </w:t>
        </w:r>
      </w:ins>
      <w:ins w:id="198" w:author="Benton, Deon" w:date="2026-06-11T18:22:00Z" w16du:dateUtc="2026-06-11T23:22:00Z">
        <w:r w:rsidR="00E07339">
          <w:rPr>
            <w:rFonts w:ascii="Times New Roman" w:hAnsi="Times New Roman" w:cs="Times New Roman"/>
          </w:rPr>
          <w:t>Liu and Spelke (2017) found that</w:t>
        </w:r>
      </w:ins>
      <w:ins w:id="199"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5C172EF6" w:rsidR="00524642" w:rsidRDefault="00245684" w:rsidP="00FD1B0A">
      <w:pPr>
        <w:spacing w:line="480" w:lineRule="auto"/>
        <w:ind w:firstLine="720"/>
        <w:contextualSpacing/>
        <w:rPr>
          <w:rFonts w:ascii="Times New Roman" w:hAnsi="Times New Roman" w:cs="Times New Roman"/>
        </w:rPr>
      </w:pPr>
      <w:ins w:id="200" w:author="Benton, Deon" w:date="2026-06-11T18:27:00Z" w16du:dateUtc="2026-06-11T23:27:00Z">
        <w:r w:rsidRPr="00245684">
          <w:rPr>
            <w:rFonts w:ascii="Times New Roman" w:hAnsi="Times New Roman" w:cs="Times New Roman"/>
          </w:rPr>
          <w:t xml:space="preserve">A final </w:t>
        </w:r>
      </w:ins>
      <w:ins w:id="201" w:author="Benton, Deon" w:date="2026-06-12T14:48:00Z" w16du:dateUtc="2026-06-12T19:48:00Z">
        <w:r w:rsidR="00CE5D87">
          <w:rPr>
            <w:rFonts w:ascii="Times New Roman" w:hAnsi="Times New Roman" w:cs="Times New Roman"/>
          </w:rPr>
          <w:t>notable finding is</w:t>
        </w:r>
      </w:ins>
      <w:ins w:id="202" w:author="Benton, Deon" w:date="2026-06-11T18:27:00Z" w16du:dateUtc="2026-06-11T23:27:00Z">
        <w:r w:rsidRPr="00245684">
          <w:rPr>
            <w:rFonts w:ascii="Times New Roman" w:hAnsi="Times New Roman" w:cs="Times New Roman"/>
          </w:rPr>
          <w:t xml:space="preserve"> that pre-reaching infants—that is, infants </w:t>
        </w:r>
      </w:ins>
      <w:ins w:id="203" w:author="Benton, Deon" w:date="2026-06-12T14:49:00Z" w16du:dateUtc="2026-06-12T19:49:00Z">
        <w:r w:rsidR="0059707B">
          <w:rPr>
            <w:rFonts w:ascii="Times New Roman" w:hAnsi="Times New Roman" w:cs="Times New Roman"/>
          </w:rPr>
          <w:t xml:space="preserve">with </w:t>
        </w:r>
      </w:ins>
      <w:ins w:id="204" w:author="Benton, Deon" w:date="2026-06-11T18:32:00Z" w16du:dateUtc="2026-06-11T23:32:00Z">
        <w:r w:rsidR="00BD5CD5">
          <w:rPr>
            <w:rFonts w:ascii="Times New Roman" w:hAnsi="Times New Roman" w:cs="Times New Roman"/>
          </w:rPr>
          <w:t>little firsthand</w:t>
        </w:r>
      </w:ins>
      <w:ins w:id="205"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206"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207" w:author="Benton, Deon" w:date="2026-06-11T18:28:00Z" w16du:dateUtc="2026-06-11T23:28:00Z">
        <w:r>
          <w:rPr>
            <w:rFonts w:ascii="Times New Roman" w:hAnsi="Times New Roman" w:cs="Times New Roman"/>
          </w:rPr>
          <w:t>hold onto a</w:t>
        </w:r>
      </w:ins>
      <w:ins w:id="208"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209" w:author="Benton, Deon" w:date="2026-06-13T22:16:00Z" w16du:dateUtc="2026-06-14T03:16:00Z">
        <w:r w:rsidR="00736B41">
          <w:rPr>
            <w:rFonts w:ascii="Times New Roman" w:hAnsi="Times New Roman" w:cs="Times New Roman"/>
          </w:rPr>
          <w:t xml:space="preserve"> (F</w:t>
        </w:r>
      </w:ins>
      <w:ins w:id="210" w:author="Benton, Deon" w:date="2026-06-13T22:17:00Z" w16du:dateUtc="2026-06-14T03:17:00Z">
        <w:r w:rsidR="00736B41">
          <w:rPr>
            <w:rFonts w:ascii="Times New Roman" w:hAnsi="Times New Roman" w:cs="Times New Roman"/>
          </w:rPr>
          <w:t>igure 2D)</w:t>
        </w:r>
      </w:ins>
      <w:ins w:id="211" w:author="Benton, Deon" w:date="2026-06-11T18:23:00Z" w16du:dateUtc="2026-06-11T23:23:00Z">
        <w:r w:rsidR="00821C5B" w:rsidRPr="00821C5B">
          <w:rPr>
            <w:rFonts w:ascii="Times New Roman" w:hAnsi="Times New Roman" w:cs="Times New Roman"/>
          </w:rPr>
          <w:t xml:space="preserve">. Infants were then habituated </w:t>
        </w:r>
      </w:ins>
      <w:ins w:id="212" w:author="Benton, Deon" w:date="2026-06-11T18:29:00Z" w16du:dateUtc="2026-06-11T23:29:00Z">
        <w:r w:rsidR="00755784">
          <w:rPr>
            <w:rFonts w:ascii="Times New Roman" w:hAnsi="Times New Roman" w:cs="Times New Roman"/>
          </w:rPr>
          <w:t>to a constrained action event in which</w:t>
        </w:r>
      </w:ins>
      <w:ins w:id="213" w:author="Benton, Deon" w:date="2026-06-11T18:23:00Z" w16du:dateUtc="2026-06-11T23:23:00Z">
        <w:r w:rsidR="00821C5B" w:rsidRPr="00821C5B">
          <w:rPr>
            <w:rFonts w:ascii="Times New Roman" w:hAnsi="Times New Roman" w:cs="Times New Roman"/>
          </w:rPr>
          <w:t xml:space="preserve"> an actor reached over</w:t>
        </w:r>
      </w:ins>
      <w:ins w:id="214" w:author="Benton, Deon" w:date="2026-06-11T18:29:00Z" w16du:dateUtc="2026-06-11T23:29:00Z">
        <w:r w:rsidR="00755784">
          <w:rPr>
            <w:rFonts w:ascii="Times New Roman" w:hAnsi="Times New Roman" w:cs="Times New Roman"/>
          </w:rPr>
          <w:t xml:space="preserve"> </w:t>
        </w:r>
      </w:ins>
      <w:ins w:id="215" w:author="Benton, Deon" w:date="2026-06-11T18:23:00Z" w16du:dateUtc="2026-06-11T23:23:00Z">
        <w:r w:rsidR="00821C5B" w:rsidRPr="00821C5B">
          <w:rPr>
            <w:rFonts w:ascii="Times New Roman" w:hAnsi="Times New Roman" w:cs="Times New Roman"/>
          </w:rPr>
          <w:t xml:space="preserve">or beside a barrier to retrieve the same ball. </w:t>
        </w:r>
      </w:ins>
      <w:ins w:id="216" w:author="Benton, Deon" w:date="2026-06-11T18:35:00Z" w16du:dateUtc="2026-06-11T23:35:00Z">
        <w:r w:rsidR="00070BBC" w:rsidRPr="00070BBC">
          <w:rPr>
            <w:rFonts w:ascii="Times New Roman" w:hAnsi="Times New Roman" w:cs="Times New Roman"/>
          </w:rPr>
          <w:t xml:space="preserve">Skerry et al. (2013) found that when the obstacle was removed and the actor followed the familiar arced path on some test trials and the novel straight path on others, only infants who had been habituated to a constrained action event looked longer at the former </w:t>
        </w:r>
        <w:r w:rsidR="00070BBC" w:rsidRPr="00070BBC">
          <w:rPr>
            <w:rFonts w:ascii="Times New Roman" w:hAnsi="Times New Roman" w:cs="Times New Roman"/>
          </w:rPr>
          <w:lastRenderedPageBreak/>
          <w:t>than at the latter.</w:t>
        </w:r>
        <w:r w:rsidR="00070BBC">
          <w:rPr>
            <w:rFonts w:ascii="Times New Roman" w:hAnsi="Times New Roman" w:cs="Times New Roman"/>
          </w:rPr>
          <w:t xml:space="preserve">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3E9F73D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sidR="00A11BF2">
        <w:rPr>
          <w:rFonts w:ascii="Times New Roman" w:hAnsi="Times New Roman" w:cs="Times New Roman"/>
        </w:rPr>
        <w:t>Several accounts have been proposed to explain</w:t>
      </w:r>
      <w:r w:rsidR="00557E8E">
        <w:rPr>
          <w:rFonts w:ascii="Times New Roman" w:hAnsi="Times New Roman" w:cs="Times New Roman"/>
        </w:rPr>
        <w:t xml:space="preserve"> the mechanistic basis of infants’ behaviors in these studies.</w:t>
      </w:r>
      <w:r w:rsidR="00A11BF2">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557E8E">
        <w:rPr>
          <w:rFonts w:ascii="Times New Roman" w:hAnsi="Times New Roman" w:cs="Times New Roman"/>
        </w:rPr>
        <w:t>: rich and lean proposals</w:t>
      </w:r>
      <w:r w:rsidR="00CF07BC">
        <w:rPr>
          <w:rFonts w:ascii="Times New Roman" w:hAnsi="Times New Roman" w:cs="Times New Roman"/>
        </w:rPr>
        <w:t>.</w:t>
      </w:r>
      <w:r w:rsidR="00926D5F">
        <w:rPr>
          <w:rFonts w:ascii="Times New Roman" w:hAnsi="Times New Roman" w:cs="Times New Roman"/>
        </w:rPr>
        <w:t xml:space="preserve"> </w:t>
      </w:r>
      <w:r w:rsidR="00B778CC">
        <w:rPr>
          <w:rFonts w:ascii="Times New Roman" w:hAnsi="Times New Roman" w:cs="Times New Roman"/>
        </w:rPr>
        <w:t xml:space="preserve">According to </w:t>
      </w:r>
      <w:r w:rsidR="00557E8E">
        <w:rPr>
          <w:rFonts w:ascii="Times New Roman" w:hAnsi="Times New Roman" w:cs="Times New Roman"/>
        </w:rPr>
        <w:t>rich</w:t>
      </w:r>
      <w:r w:rsidR="00B778CC">
        <w:rPr>
          <w:rFonts w:ascii="Times New Roman" w:hAnsi="Times New Roman" w:cs="Times New Roman"/>
        </w:rPr>
        <w:t xml:space="preserve"> accounts, infants</w:t>
      </w:r>
      <w:r w:rsidR="005E4A7C">
        <w:rPr>
          <w:rFonts w:ascii="Times New Roman" w:hAnsi="Times New Roman" w:cs="Times New Roman"/>
        </w:rPr>
        <w:t xml:space="preserve"> possess </w:t>
      </w:r>
      <w:r w:rsidR="00557E8E">
        <w:rPr>
          <w:rFonts w:ascii="Times New Roman" w:hAnsi="Times New Roman" w:cs="Times New Roman"/>
        </w:rPr>
        <w:t>early emerging</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BB2364">
        <w:rPr>
          <w:rFonts w:ascii="Times New Roman" w:hAnsi="Times New Roman" w:cs="Times New Roman"/>
        </w:rPr>
        <w:t xml:space="preserve">These mechanisms are called domain-specific because they are triggered by a single input type and operate in a single domain. </w:t>
      </w:r>
      <w:r w:rsidR="009F48D5">
        <w:rPr>
          <w:rFonts w:ascii="Times New Roman" w:eastAsia="Times New Roman" w:hAnsi="Times New Roman" w:cs="Times New Roman"/>
        </w:rPr>
        <w:t xml:space="preserve">An </w:t>
      </w:r>
      <w:r w:rsidR="00FC550B">
        <w:rPr>
          <w:rFonts w:ascii="Times New Roman" w:eastAsia="Times New Roman" w:hAnsi="Times New Roman" w:cs="Times New Roman"/>
        </w:rPr>
        <w:t>example of such an</w:t>
      </w:r>
      <w:r w:rsidR="00FA188E">
        <w:rPr>
          <w:rFonts w:ascii="Times New Roman" w:eastAsia="Times New Roman" w:hAnsi="Times New Roman" w:cs="Times New Roman"/>
        </w:rPr>
        <w:t xml:space="preserve">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BB2364">
        <w:rPr>
          <w:rFonts w:ascii="Times New Roman" w:hAnsi="Times New Roman" w:cs="Times New Roman"/>
        </w:rPr>
        <w:t xml:space="preserve"> On this perspective,</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217" w:author="Benton, Deon" w:date="2026-06-13T17:33:00Z" w16du:dateUtc="2026-06-13T22:33:00Z">
        <w:r w:rsidR="00B57D78">
          <w:rPr>
            <w:rFonts w:ascii="Times New Roman" w:hAnsi="Times New Roman" w:cs="Times New Roman"/>
          </w:rPr>
          <w:t>then an observed action is transformed into an interpreted action representation; that is,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218" w:author="Benton, Deon" w:date="2026-06-13T17:34:00Z" w16du:dateUtc="2026-06-13T22:34:00Z">
        <w:r w:rsidR="00B57D78">
          <w:rPr>
            <w:rFonts w:ascii="Times New Roman" w:hAnsi="Times New Roman" w:cs="Times New Roman"/>
          </w:rPr>
          <w:t>On this account, then,</w:t>
        </w:r>
      </w:ins>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w:t>
      </w:r>
      <w:ins w:id="219" w:author="Benton, Deon" w:date="2026-06-13T17:34:00Z" w16du:dateUtc="2026-06-13T22:34:00Z">
        <w:r w:rsidR="00B57D78">
          <w:rPr>
            <w:rFonts w:ascii="Times New Roman" w:hAnsi="Times New Roman" w:cs="Times New Roman"/>
          </w:rPr>
          <w:t>the teleological stance</w:t>
        </w:r>
      </w:ins>
      <w:r w:rsidR="005917B9" w:rsidRPr="00080943">
        <w:rPr>
          <w:rFonts w:ascii="Times New Roman" w:hAnsi="Times New Roman" w:cs="Times New Roman"/>
        </w:rPr>
        <w:t xml:space="preserve">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9C173B3"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plans—sequences of</w:t>
      </w:r>
      <w:ins w:id="220" w:author="Benton, Deon" w:date="2026-06-13T17:36:00Z" w16du:dateUtc="2026-06-13T22:36:00Z">
        <w:r w:rsidR="00AA1D3B">
          <w:rPr>
            <w:rFonts w:ascii="Times New Roman" w:hAnsi="Times New Roman" w:cs="Times New Roman"/>
          </w:rPr>
          <w:t xml:space="preserve"> goal-directed</w:t>
        </w:r>
      </w:ins>
      <w:r w:rsidR="00FD6C4C">
        <w:rPr>
          <w:rFonts w:ascii="Times New Roman" w:hAnsi="Times New Roman" w:cs="Times New Roman"/>
        </w:rPr>
        <w:t xml:space="preserve"> actions—</w:t>
      </w:r>
      <w:r w:rsidR="00B75E95">
        <w:rPr>
          <w:rFonts w:ascii="Times New Roman" w:hAnsi="Times New Roman" w:cs="Times New Roman"/>
        </w:rPr>
        <w:t>in accordance with their</w:t>
      </w:r>
      <w:r w:rsidR="00FD6C4C">
        <w:rPr>
          <w:rFonts w:ascii="Times New Roman" w:hAnsi="Times New Roman" w:cs="Times New Roman"/>
        </w:rPr>
        <w:t xml:space="preserve"> expected subjective utilities. A subjective utility is the </w:t>
      </w:r>
      <w:r w:rsidR="00FD6C4C">
        <w:rPr>
          <w:rFonts w:ascii="Times New Roman" w:hAnsi="Times New Roman" w:cs="Times New Roman"/>
        </w:rPr>
        <w:lastRenderedPageBreak/>
        <w:t>difference between the rewards that result from an outcome and the cost of executing the plan.</w:t>
      </w:r>
      <w:r w:rsidR="0036596B">
        <w:rPr>
          <w:rFonts w:ascii="Times New Roman" w:hAnsi="Times New Roman" w:cs="Times New Roman"/>
        </w:rPr>
        <w:t xml:space="preserve"> </w:t>
      </w:r>
      <w:ins w:id="221" w:author="Benton, Deon" w:date="2026-06-13T17:02:00Z" w16du:dateUtc="2026-06-13T22:02:00Z">
        <w:r w:rsidR="00B75E95">
          <w:rPr>
            <w:rFonts w:ascii="Times New Roman" w:hAnsi="Times New Roman" w:cs="Times New Roman"/>
          </w:rPr>
          <w:t>Agents are expected to choose those plans that, b</w:t>
        </w:r>
      </w:ins>
      <w:ins w:id="222" w:author="Benton, Deon" w:date="2026-06-13T17:03:00Z" w16du:dateUtc="2026-06-13T22:03:00Z">
        <w:r w:rsidR="00B75E95">
          <w:rPr>
            <w:rFonts w:ascii="Times New Roman" w:hAnsi="Times New Roman" w:cs="Times New Roman"/>
          </w:rPr>
          <w:t>y</w:t>
        </w:r>
      </w:ins>
      <w:ins w:id="223" w:author="Benton, Deon" w:date="2026-06-13T17:02:00Z" w16du:dateUtc="2026-06-13T22:02:00Z">
        <w:r w:rsidR="00B75E95">
          <w:rPr>
            <w:rFonts w:ascii="Times New Roman" w:hAnsi="Times New Roman" w:cs="Times New Roman"/>
          </w:rPr>
          <w:t xml:space="preserve"> minimiz</w:t>
        </w:r>
      </w:ins>
      <w:ins w:id="224" w:author="Benton, Deon" w:date="2026-06-13T17:03:00Z" w16du:dateUtc="2026-06-13T22:03:00Z">
        <w:r w:rsidR="00B75E95">
          <w:rPr>
            <w:rFonts w:ascii="Times New Roman" w:hAnsi="Times New Roman" w:cs="Times New Roman"/>
          </w:rPr>
          <w:t>ing</w:t>
        </w:r>
      </w:ins>
      <w:ins w:id="225" w:author="Benton, Deon" w:date="2026-06-13T17:02:00Z" w16du:dateUtc="2026-06-13T22:02:00Z">
        <w:r w:rsidR="00B75E95">
          <w:rPr>
            <w:rFonts w:ascii="Times New Roman" w:hAnsi="Times New Roman" w:cs="Times New Roman"/>
          </w:rPr>
          <w:t xml:space="preserve"> unnecessary costs</w:t>
        </w:r>
      </w:ins>
      <w:ins w:id="226" w:author="Benton, Deon" w:date="2026-06-13T17:03:00Z" w16du:dateUtc="2026-06-13T22:03:00Z">
        <w:r w:rsidR="00B75E95">
          <w:rPr>
            <w:rFonts w:ascii="Times New Roman" w:hAnsi="Times New Roman" w:cs="Times New Roman"/>
          </w:rPr>
          <w:t>,</w:t>
        </w:r>
      </w:ins>
      <w:ins w:id="227" w:author="Benton, Deon" w:date="2026-06-13T17:02:00Z" w16du:dateUtc="2026-06-13T22:02:00Z">
        <w:r w:rsidR="00B75E95">
          <w:rPr>
            <w:rFonts w:ascii="Times New Roman" w:hAnsi="Times New Roman" w:cs="Times New Roman"/>
          </w:rPr>
          <w:t xml:space="preserve"> make this difference as large as possible. </w:t>
        </w:r>
      </w:ins>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ins w:id="228" w:author="Benton, Deon" w:date="2026-06-13T17:35:00Z" w16du:dateUtc="2026-06-13T22:35:00Z">
        <w:r w:rsidR="00640CDB">
          <w:rPr>
            <w:rFonts w:ascii="Times New Roman" w:hAnsi="Times New Roman" w:cs="Times New Roman"/>
          </w:rPr>
          <w:t>—via Bayesian inference—</w:t>
        </w:r>
      </w:ins>
      <w:r w:rsidR="00020BD2">
        <w:rPr>
          <w:rFonts w:ascii="Times New Roman" w:hAnsi="Times New Roman" w:cs="Times New Roman"/>
        </w:rPr>
        <w:t>the</w:t>
      </w:r>
      <w:r w:rsidR="00FD6C4C">
        <w:rPr>
          <w:rFonts w:ascii="Times New Roman" w:hAnsi="Times New Roman" w:cs="Times New Roman"/>
        </w:rPr>
        <w:t xml:space="preserve"> </w:t>
      </w:r>
      <w:r w:rsidR="00930D6E">
        <w:rPr>
          <w:rFonts w:ascii="Times New Roman" w:hAnsi="Times New Roman" w:cs="Times New Roman"/>
        </w:rPr>
        <w:t xml:space="preserve">rewards and costs that drove </w:t>
      </w:r>
      <w:ins w:id="229" w:author="Benton, Deon" w:date="2026-06-13T17:03:00Z" w16du:dateUtc="2026-06-13T22:03:00Z">
        <w:r w:rsidR="00B75E95">
          <w:rPr>
            <w:rFonts w:ascii="Times New Roman" w:hAnsi="Times New Roman" w:cs="Times New Roman"/>
          </w:rPr>
          <w:t>the agent to choose a plan</w:t>
        </w:r>
      </w:ins>
      <w:r w:rsidR="001F4EC9">
        <w:rPr>
          <w:rFonts w:ascii="Times New Roman" w:hAnsi="Times New Roman" w:cs="Times New Roman"/>
        </w:rPr>
        <w:t xml:space="preserve"> from </w:t>
      </w:r>
      <w:ins w:id="230" w:author="Benton, Deon" w:date="2026-06-13T17:03:00Z" w16du:dateUtc="2026-06-13T22:03:00Z">
        <w:r w:rsidR="00B75E95">
          <w:rPr>
            <w:rFonts w:ascii="Times New Roman" w:hAnsi="Times New Roman" w:cs="Times New Roman"/>
          </w:rPr>
          <w:t>its behavior</w:t>
        </w:r>
      </w:ins>
      <w:r>
        <w:rPr>
          <w:rFonts w:ascii="Times New Roman" w:hAnsi="Times New Roman" w:cs="Times New Roman"/>
        </w:rPr>
        <w:t>.</w:t>
      </w:r>
      <w:r w:rsidR="00FA10B5">
        <w:rPr>
          <w:rFonts w:ascii="Times New Roman" w:hAnsi="Times New Roman" w:cs="Times New Roman"/>
        </w:rPr>
        <w:t xml:space="preserve"> </w:t>
      </w:r>
    </w:p>
    <w:p w14:paraId="753B37F9" w14:textId="5316FBD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w:t>
      </w:r>
      <w:ins w:id="231" w:author="Benton, Deon" w:date="2026-06-13T17:13:00Z" w16du:dateUtc="2026-06-13T22:13:00Z">
        <w:r w:rsidR="00FD3467">
          <w:rPr>
            <w:rFonts w:ascii="Times New Roman" w:hAnsi="Times New Roman" w:cs="Times New Roman"/>
          </w:rPr>
          <w:t>two</w:t>
        </w:r>
      </w:ins>
      <w:r w:rsidR="00932620">
        <w:rPr>
          <w:rFonts w:ascii="Times New Roman" w:hAnsi="Times New Roman" w:cs="Times New Roman"/>
        </w:rPr>
        <w:t xml:space="preserve"> domain-specific</w:t>
      </w:r>
      <w:r>
        <w:rPr>
          <w:rFonts w:ascii="Times New Roman" w:hAnsi="Times New Roman" w:cs="Times New Roman"/>
        </w:rPr>
        <w:t xml:space="preserve"> systems</w:t>
      </w:r>
      <w:ins w:id="232" w:author="Benton, Deon" w:date="2026-06-13T17:13:00Z" w16du:dateUtc="2026-06-13T22:13:00Z">
        <w:r w:rsidR="00FD3467">
          <w:rPr>
            <w:rFonts w:ascii="Times New Roman" w:hAnsi="Times New Roman" w:cs="Times New Roman"/>
          </w:rPr>
          <w:t xml:space="preserve"> that, despite being independent, interact </w:t>
        </w:r>
      </w:ins>
      <w:del w:id="233" w:author="Benton, Deon" w:date="2026-06-13T17:37:00Z" w16du:dateUtc="2026-06-13T22:37:00Z">
        <w:r w:rsidDel="00C51AAE">
          <w:rPr>
            <w:rFonts w:ascii="Times New Roman" w:hAnsi="Times New Roman" w:cs="Times New Roman"/>
          </w:rPr>
          <w:delText xml:space="preserve"> </w:delText>
        </w:r>
      </w:del>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ins w:id="234" w:author="Benton, Deon" w:date="2026-06-13T17:14:00Z" w16du:dateUtc="2026-06-13T22:14:00Z">
        <w:r w:rsidR="007F1BA8">
          <w:rPr>
            <w:rFonts w:ascii="Times New Roman" w:hAnsi="Times New Roman" w:cs="Times New Roman"/>
          </w:rPr>
          <w:t>, p.</w:t>
        </w:r>
      </w:ins>
      <w:ins w:id="235" w:author="Benton, Deon" w:date="2026-06-13T17:16:00Z" w16du:dateUtc="2026-06-13T22:16:00Z">
        <w:r w:rsidR="007F1BA8">
          <w:rPr>
            <w:rFonts w:ascii="Times New Roman" w:hAnsi="Times New Roman" w:cs="Times New Roman"/>
          </w:rPr>
          <w:t xml:space="preserve"> 66</w:t>
        </w:r>
      </w:ins>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p>
    <w:p w14:paraId="7C9D2B33" w14:textId="0C52EF03" w:rsidR="000F3F41" w:rsidRDefault="00CB402C" w:rsidP="00F06FB8">
      <w:pPr>
        <w:spacing w:line="480" w:lineRule="auto"/>
        <w:ind w:firstLine="720"/>
        <w:contextualSpacing/>
        <w:rPr>
          <w:rFonts w:ascii="Times New Roman" w:hAnsi="Times New Roman" w:cs="Times New Roman"/>
        </w:rPr>
      </w:pPr>
      <w:ins w:id="236" w:author="Benton, Deon" w:date="2026-06-13T17:21:00Z" w16du:dateUtc="2026-06-13T22:21:00Z">
        <w:r>
          <w:rPr>
            <w:rFonts w:ascii="Times New Roman" w:hAnsi="Times New Roman" w:cs="Times New Roman"/>
          </w:rPr>
          <w:t>Despite differing</w:t>
        </w:r>
      </w:ins>
      <w:r w:rsidR="00052CF0">
        <w:rPr>
          <w:rFonts w:ascii="Times New Roman" w:hAnsi="Times New Roman" w:cs="Times New Roman"/>
        </w:rPr>
        <w:t xml:space="preserve"> somewhat in their specifics</w:t>
      </w:r>
      <w:r w:rsidR="00C62E91" w:rsidRPr="00C62E91">
        <w:rPr>
          <w:rFonts w:ascii="Times New Roman" w:hAnsi="Times New Roman" w:cs="Times New Roman"/>
        </w:rPr>
        <w:t xml:space="preserve">, </w:t>
      </w:r>
      <w:del w:id="237" w:author="Benton, Deon" w:date="2026-06-13T17:21:00Z" w16du:dateUtc="2026-06-13T22:21:00Z">
        <w:r w:rsidR="00C62E91" w:rsidRPr="00C62E91" w:rsidDel="00CB402C">
          <w:rPr>
            <w:rFonts w:ascii="Times New Roman" w:hAnsi="Times New Roman" w:cs="Times New Roman"/>
          </w:rPr>
          <w:delText xml:space="preserve">they </w:delText>
        </w:r>
      </w:del>
      <w:ins w:id="238" w:author="Benton, Deon" w:date="2026-06-13T17:21:00Z" w16du:dateUtc="2026-06-13T22:21:00Z">
        <w:r>
          <w:rPr>
            <w:rFonts w:ascii="Times New Roman" w:hAnsi="Times New Roman" w:cs="Times New Roman"/>
          </w:rPr>
          <w:t>each of these accounts</w:t>
        </w:r>
        <w:r w:rsidRPr="00C62E91">
          <w:rPr>
            <w:rFonts w:ascii="Times New Roman" w:hAnsi="Times New Roman" w:cs="Times New Roman"/>
          </w:rPr>
          <w:t xml:space="preserve"> </w:t>
        </w:r>
      </w:ins>
      <w:r w:rsidR="00C62E91" w:rsidRPr="00C62E91">
        <w:rPr>
          <w:rFonts w:ascii="Times New Roman" w:hAnsi="Times New Roman" w:cs="Times New Roman"/>
        </w:rPr>
        <w:t xml:space="preserve">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00C62E91" w:rsidRPr="00C62E91">
        <w:rPr>
          <w:rFonts w:ascii="Times New Roman" w:hAnsi="Times New Roman" w:cs="Times New Roman"/>
        </w:rPr>
        <w:t xml:space="preserve"> </w:t>
      </w:r>
      <w:r w:rsidR="00C62E91">
        <w:rPr>
          <w:rFonts w:ascii="Times New Roman" w:hAnsi="Times New Roman" w:cs="Times New Roman"/>
        </w:rPr>
        <w:t>their efficiency</w:t>
      </w:r>
      <w:r w:rsidR="00CD2C97">
        <w:rPr>
          <w:rFonts w:ascii="Times New Roman" w:hAnsi="Times New Roman" w:cs="Times New Roman"/>
        </w:rPr>
        <w:t>,</w:t>
      </w:r>
      <w:r w:rsidR="00C62E91">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00C62E91"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00C62E91" w:rsidRPr="00C62E91">
        <w:rPr>
          <w:rFonts w:ascii="Times New Roman" w:hAnsi="Times New Roman" w:cs="Times New Roman"/>
        </w:rPr>
        <w:t xml:space="preserve">, </w:t>
      </w:r>
      <w:r w:rsidR="00D35AAC">
        <w:rPr>
          <w:rFonts w:ascii="Times New Roman" w:hAnsi="Times New Roman" w:cs="Times New Roman"/>
        </w:rPr>
        <w:t xml:space="preserve">not least because adults </w:t>
      </w:r>
      <w:del w:id="239" w:author="Benton, Deon" w:date="2026-06-13T17:30:00Z" w16du:dateUtc="2026-06-13T22:30:00Z">
        <w:r w:rsidR="0031611D" w:rsidDel="00FC4D03">
          <w:rPr>
            <w:rFonts w:ascii="Times New Roman" w:hAnsi="Times New Roman" w:cs="Times New Roman"/>
          </w:rPr>
          <w:delText xml:space="preserve"> </w:delText>
        </w:r>
      </w:del>
      <w:ins w:id="240" w:author="Benton, Deon" w:date="2026-06-13T17:22:00Z" w16du:dateUtc="2026-06-13T22:22:00Z">
        <w:r>
          <w:rPr>
            <w:rFonts w:ascii="Times New Roman" w:hAnsi="Times New Roman" w:cs="Times New Roman"/>
          </w:rPr>
          <w:t xml:space="preserve">likely </w:t>
        </w:r>
      </w:ins>
      <w:r w:rsidR="0031611D">
        <w:rPr>
          <w:rFonts w:ascii="Times New Roman" w:hAnsi="Times New Roman" w:cs="Times New Roman"/>
        </w:rPr>
        <w:t>use</w:t>
      </w:r>
      <w:r w:rsidR="00712CF8">
        <w:rPr>
          <w:rFonts w:ascii="Times New Roman" w:hAnsi="Times New Roman" w:cs="Times New Roman"/>
        </w:rPr>
        <w:t xml:space="preserve"> similar</w:t>
      </w:r>
      <w:r w:rsidR="00C62E91" w:rsidRPr="00C62E91">
        <w:rPr>
          <w:rFonts w:ascii="Times New Roman" w:hAnsi="Times New Roman" w:cs="Times New Roman"/>
        </w:rPr>
        <w:t xml:space="preserve"> principles to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00C62E91" w:rsidRPr="00C62E91">
        <w:rPr>
          <w:rFonts w:ascii="Times New Roman" w:hAnsi="Times New Roman" w:cs="Times New Roman"/>
        </w:rPr>
        <w:t>actions. Other a</w:t>
      </w:r>
      <w:r w:rsidR="00CC4C6E">
        <w:rPr>
          <w:rFonts w:ascii="Times New Roman" w:hAnsi="Times New Roman" w:cs="Times New Roman"/>
        </w:rPr>
        <w:t>ttractive</w:t>
      </w:r>
      <w:r w:rsidR="00C62E91"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00C62E91"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sidR="00C62E91">
        <w:rPr>
          <w:rFonts w:ascii="Times New Roman" w:hAnsi="Times New Roman" w:cs="Times New Roman"/>
        </w:rPr>
        <w:t xml:space="preserve"> </w:t>
      </w:r>
      <w:r w:rsidR="00C62E91" w:rsidRPr="00C62E91">
        <w:rPr>
          <w:rFonts w:ascii="Times New Roman" w:hAnsi="Times New Roman" w:cs="Times New Roman"/>
        </w:rPr>
        <w:t>and</w:t>
      </w:r>
      <w:r w:rsidR="00C62E91">
        <w:rPr>
          <w:rFonts w:ascii="Times New Roman" w:hAnsi="Times New Roman" w:cs="Times New Roman"/>
        </w:rPr>
        <w:t xml:space="preserve"> </w:t>
      </w:r>
      <w:r w:rsidR="006C5AAB">
        <w:rPr>
          <w:rFonts w:ascii="Times New Roman" w:hAnsi="Times New Roman" w:cs="Times New Roman"/>
        </w:rPr>
        <w:t>enjoy some degree of</w:t>
      </w:r>
      <w:r w:rsidR="00C62E91"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w:t>
      </w:r>
      <w:ins w:id="241" w:author="Benton, Deon" w:date="2026-06-13T17:22:00Z" w16du:dateUtc="2026-06-13T22:22:00Z">
        <w:r>
          <w:rPr>
            <w:rFonts w:ascii="Times New Roman" w:hAnsi="Times New Roman" w:cs="Times New Roman"/>
          </w:rPr>
          <w:t>key questions remain.</w:t>
        </w:r>
      </w:ins>
      <w:r w:rsidR="00C62E91" w:rsidRPr="00C62E91">
        <w:rPr>
          <w:rFonts w:ascii="Times New Roman" w:hAnsi="Times New Roman" w:cs="Times New Roman"/>
        </w:rPr>
        <w:t xml:space="preserve"> For example,</w:t>
      </w:r>
      <w:r w:rsidR="00C62E91">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silent about the</w:t>
      </w:r>
      <w:r w:rsidR="00956572">
        <w:rPr>
          <w:rFonts w:ascii="Times New Roman" w:hAnsi="Times New Roman" w:cs="Times New Roman"/>
        </w:rPr>
        <w:t xml:space="preserve"> </w:t>
      </w:r>
      <w:r w:rsidR="00C62E91"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00C62E91" w:rsidRPr="00C62E91">
        <w:rPr>
          <w:rFonts w:ascii="Times New Roman" w:hAnsi="Times New Roman" w:cs="Times New Roman"/>
        </w:rPr>
        <w:t>.</w:t>
      </w:r>
      <w:r w:rsidR="00C62E91">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ins w:id="242" w:author="Benton, Deon" w:date="2026-06-13T17:25:00Z" w16du:dateUtc="2026-06-13T22:25:00Z">
        <w:r>
          <w:rPr>
            <w:rFonts w:ascii="Times New Roman" w:hAnsi="Times New Roman" w:cs="Times New Roman"/>
          </w:rPr>
          <w:t xml:space="preserve"> For example, </w:t>
        </w:r>
        <w:r>
          <w:rPr>
            <w:rFonts w:ascii="Times New Roman" w:hAnsi="Times New Roman" w:cs="Times New Roman"/>
          </w:rPr>
          <w:lastRenderedPageBreak/>
          <w:t>before the child mentioned at the o</w:t>
        </w:r>
      </w:ins>
      <w:ins w:id="243" w:author="Benton, Deon" w:date="2026-06-13T17:26:00Z" w16du:dateUtc="2026-06-13T22:26:00Z">
        <w:r>
          <w:rPr>
            <w:rFonts w:ascii="Times New Roman" w:hAnsi="Times New Roman" w:cs="Times New Roman"/>
          </w:rPr>
          <w:t xml:space="preserve">utset understands that walking around a fence is more efficient than </w:t>
        </w:r>
      </w:ins>
      <w:ins w:id="244" w:author="Benton, Deon" w:date="2026-06-15T13:08:00Z" w16du:dateUtc="2026-06-15T18:08:00Z">
        <w:r w:rsidR="00CB6418">
          <w:rPr>
            <w:rFonts w:ascii="Times New Roman" w:hAnsi="Times New Roman" w:cs="Times New Roman"/>
          </w:rPr>
          <w:t xml:space="preserve">pushing against it or even </w:t>
        </w:r>
        <w:r w:rsidR="00556090">
          <w:rPr>
            <w:rFonts w:ascii="Times New Roman" w:hAnsi="Times New Roman" w:cs="Times New Roman"/>
          </w:rPr>
          <w:t>clumsily</w:t>
        </w:r>
        <w:r w:rsidR="00CB6418">
          <w:rPr>
            <w:rFonts w:ascii="Times New Roman" w:hAnsi="Times New Roman" w:cs="Times New Roman"/>
          </w:rPr>
          <w:t xml:space="preserve"> </w:t>
        </w:r>
      </w:ins>
      <w:ins w:id="245" w:author="Benton, Deon" w:date="2026-06-13T17:26:00Z" w16du:dateUtc="2026-06-13T22:26:00Z">
        <w:r>
          <w:rPr>
            <w:rFonts w:ascii="Times New Roman" w:hAnsi="Times New Roman" w:cs="Times New Roman"/>
          </w:rPr>
          <w:t xml:space="preserve">clambering over it, </w:t>
        </w:r>
      </w:ins>
      <w:ins w:id="246" w:author="Benton, Deon" w:date="2026-06-13T17:29:00Z" w16du:dateUtc="2026-06-13T22:29:00Z">
        <w:r>
          <w:rPr>
            <w:rFonts w:ascii="Times New Roman" w:hAnsi="Times New Roman" w:cs="Times New Roman"/>
          </w:rPr>
          <w:t>they must first possess some notion of what</w:t>
        </w:r>
      </w:ins>
      <w:ins w:id="247" w:author="Benton, Deon" w:date="2026-06-13T17:30:00Z" w16du:dateUtc="2026-06-13T22:30:00Z">
        <w:r>
          <w:rPr>
            <w:rFonts w:ascii="Times New Roman" w:hAnsi="Times New Roman" w:cs="Times New Roman"/>
          </w:rPr>
          <w:t xml:space="preserve"> </w:t>
        </w:r>
      </w:ins>
      <w:ins w:id="248" w:author="Benton, Deon" w:date="2026-06-15T13:09:00Z" w16du:dateUtc="2026-06-15T18:09:00Z">
        <w:r w:rsidR="00746365">
          <w:rPr>
            <w:rFonts w:ascii="Times New Roman" w:hAnsi="Times New Roman" w:cs="Times New Roman"/>
          </w:rPr>
          <w:t>makes actions efficient</w:t>
        </w:r>
      </w:ins>
      <w:ins w:id="249" w:author="Benton, Deon" w:date="2026-06-13T17:29:00Z" w16du:dateUtc="2026-06-13T22:29:00Z">
        <w:r>
          <w:rPr>
            <w:rFonts w:ascii="Times New Roman" w:hAnsi="Times New Roman" w:cs="Times New Roman"/>
          </w:rPr>
          <w:t>.</w:t>
        </w:r>
      </w:ins>
      <w:ins w:id="250" w:author="Benton, Deon" w:date="2026-06-13T17:30:00Z" w16du:dateUtc="2026-06-13T22:30:00Z">
        <w:r w:rsidR="00FC4D03">
          <w:rPr>
            <w:rFonts w:ascii="Times New Roman" w:hAnsi="Times New Roman" w:cs="Times New Roman"/>
          </w:rPr>
          <w:t xml:space="preserve"> The teleological stance</w:t>
        </w:r>
      </w:ins>
      <w:ins w:id="251" w:author="Benton, Deon" w:date="2026-06-13T17:31:00Z" w16du:dateUtc="2026-06-13T22:31:00Z">
        <w:r w:rsidR="00FC4D03">
          <w:rPr>
            <w:rFonts w:ascii="Times New Roman" w:hAnsi="Times New Roman" w:cs="Times New Roman"/>
          </w:rPr>
          <w:t xml:space="preserve"> is also </w:t>
        </w:r>
        <w:r w:rsidR="00B57D78">
          <w:rPr>
            <w:rFonts w:ascii="Times New Roman" w:hAnsi="Times New Roman" w:cs="Times New Roman"/>
          </w:rPr>
          <w:t>limited</w:t>
        </w:r>
        <w:r w:rsidR="00FC4D03">
          <w:rPr>
            <w:rFonts w:ascii="Times New Roman" w:hAnsi="Times New Roman" w:cs="Times New Roman"/>
          </w:rPr>
          <w:t xml:space="preserve"> because it leaves</w:t>
        </w:r>
      </w:ins>
      <w:r w:rsidR="00D35AAC">
        <w:rPr>
          <w:rFonts w:ascii="Times New Roman" w:hAnsi="Times New Roman" w:cs="Times New Roman"/>
        </w:rPr>
        <w:t xml:space="preserve"> unspecified</w:t>
      </w:r>
      <w:r w:rsidR="005A6517">
        <w:rPr>
          <w:rFonts w:ascii="Times New Roman" w:hAnsi="Times New Roman" w:cs="Times New Roman"/>
        </w:rPr>
        <w:t xml:space="preserve"> how</w:t>
      </w:r>
      <w:ins w:id="252" w:author="Benton, Deon" w:date="2026-06-13T17:32:00Z" w16du:dateUtc="2026-06-13T22:32:00Z">
        <w:r w:rsidR="00B57D78">
          <w:rPr>
            <w:rFonts w:ascii="Times New Roman" w:hAnsi="Times New Roman" w:cs="Times New Roman"/>
          </w:rPr>
          <w:t xml:space="preserve"> </w:t>
        </w:r>
      </w:ins>
      <w:ins w:id="253" w:author="Benton, Deon" w:date="2026-06-15T13:09:00Z" w16du:dateUtc="2026-06-15T18:09:00Z">
        <w:r w:rsidR="00746365">
          <w:rPr>
            <w:rFonts w:ascii="Times New Roman" w:hAnsi="Times New Roman" w:cs="Times New Roman"/>
          </w:rPr>
          <w:t xml:space="preserve">mechanistically </w:t>
        </w:r>
      </w:ins>
      <w:r w:rsidR="004277B3">
        <w:rPr>
          <w:rFonts w:ascii="Times New Roman" w:hAnsi="Times New Roman" w:cs="Times New Roman"/>
        </w:rPr>
        <w:t>an</w:t>
      </w:r>
      <w:r w:rsidR="00C62E91" w:rsidRPr="00C62E91">
        <w:rPr>
          <w:rFonts w:ascii="Times New Roman" w:hAnsi="Times New Roman" w:cs="Times New Roman"/>
        </w:rPr>
        <w:t xml:space="preserve"> observed action</w:t>
      </w:r>
      <w:ins w:id="254" w:author="Benton, Deon" w:date="2026-06-13T17:32:00Z" w16du:dateUtc="2026-06-13T22:32:00Z">
        <w:r w:rsidR="00B57D78">
          <w:rPr>
            <w:rFonts w:ascii="Times New Roman" w:hAnsi="Times New Roman" w:cs="Times New Roman"/>
          </w:rPr>
          <w:t xml:space="preserve"> maps onto</w:t>
        </w:r>
      </w:ins>
      <w:r w:rsidR="00C62E91" w:rsidRPr="00C62E91">
        <w:rPr>
          <w:rFonts w:ascii="Times New Roman" w:hAnsi="Times New Roman" w:cs="Times New Roman"/>
        </w:rPr>
        <w:t xml:space="preserve"> </w:t>
      </w:r>
      <w:r w:rsidR="004277B3">
        <w:rPr>
          <w:rFonts w:ascii="Times New Roman" w:hAnsi="Times New Roman" w:cs="Times New Roman"/>
        </w:rPr>
        <w:t>an</w:t>
      </w:r>
      <w:r w:rsidR="00C62E91" w:rsidRPr="00C62E91">
        <w:rPr>
          <w:rFonts w:ascii="Times New Roman" w:hAnsi="Times New Roman" w:cs="Times New Roman"/>
        </w:rPr>
        <w:t xml:space="preserve"> interpreted action representation.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6A29AC51"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C84E74">
        <w:rPr>
          <w:rFonts w:ascii="Times New Roman" w:hAnsi="Times New Roman" w:cs="Times New Roman"/>
        </w:rPr>
        <w:t>I will develop here</w:t>
      </w:r>
      <w:ins w:id="255" w:author="Benton, Deon" w:date="2026-06-13T18:19:00Z" w16du:dateUtc="2026-06-13T23:19:00Z">
        <w:r w:rsidR="00E23CEC">
          <w:rPr>
            <w:rFonts w:ascii="Times New Roman" w:hAnsi="Times New Roman" w:cs="Times New Roman"/>
          </w:rPr>
          <w:t xml:space="preserve"> a fundamentally different account of infants’ looking behaviors in studies that assess their </w:t>
        </w:r>
      </w:ins>
      <w:ins w:id="256" w:author="Benton, Deon" w:date="2026-06-13T18:20:00Z" w16du:dateUtc="2026-06-13T23:20:00Z">
        <w:r w:rsidR="00E23CEC">
          <w:rPr>
            <w:rFonts w:ascii="Times New Roman" w:hAnsi="Times New Roman" w:cs="Times New Roman"/>
          </w:rPr>
          <w:t xml:space="preserve">putative knowledge of action efficiency based on the idea that such behaviors are the product of a </w:t>
        </w:r>
      </w:ins>
      <w:r w:rsidR="00131F9A" w:rsidRPr="00131F9A">
        <w:rPr>
          <w:rFonts w:ascii="Times New Roman" w:hAnsi="Times New Roman" w:cs="Times New Roman"/>
        </w:rPr>
        <w:t>domain-general</w:t>
      </w:r>
      <w:ins w:id="257" w:author="Benton, Deon" w:date="2026-06-13T18:20:00Z" w16du:dateUtc="2026-06-13T23:20:00Z">
        <w:r w:rsidR="00E23CEC">
          <w:rPr>
            <w:rFonts w:ascii="Times New Roman" w:hAnsi="Times New Roman" w:cs="Times New Roman"/>
          </w:rPr>
          <w:t xml:space="preserve"> associative</w:t>
        </w:r>
      </w:ins>
      <w:r w:rsidR="00131F9A" w:rsidRPr="00131F9A">
        <w:rPr>
          <w:rFonts w:ascii="Times New Roman" w:hAnsi="Times New Roman" w:cs="Times New Roman"/>
        </w:rPr>
        <w:t xml:space="preserve"> learning mechanism</w:t>
      </w:r>
      <w:del w:id="258" w:author="Benton, Deon" w:date="2026-06-13T18:20:00Z" w16du:dateUtc="2026-06-13T23:20:00Z">
        <w:r w:rsidR="00131F9A" w:rsidRPr="00131F9A" w:rsidDel="00E23CEC">
          <w:rPr>
            <w:rFonts w:ascii="Times New Roman" w:hAnsi="Times New Roman" w:cs="Times New Roman"/>
          </w:rPr>
          <w:delText>s</w:delText>
        </w:r>
      </w:del>
      <w:r w:rsidR="00131F9A" w:rsidRPr="00131F9A">
        <w:rPr>
          <w:rFonts w:ascii="Times New Roman" w:hAnsi="Times New Roman" w:cs="Times New Roman"/>
        </w:rPr>
        <w:t xml:space="preserve"> that operate</w:t>
      </w:r>
      <w:ins w:id="259" w:author="Benton, Deon" w:date="2026-06-13T18:20:00Z" w16du:dateUtc="2026-06-13T23:20:00Z">
        <w:r w:rsidR="00E23CEC">
          <w:rPr>
            <w:rFonts w:ascii="Times New Roman" w:hAnsi="Times New Roman" w:cs="Times New Roman"/>
          </w:rPr>
          <w:t>s</w:t>
        </w:r>
      </w:ins>
      <w:r w:rsidR="00131F9A" w:rsidRPr="00131F9A">
        <w:rPr>
          <w:rFonts w:ascii="Times New Roman" w:hAnsi="Times New Roman" w:cs="Times New Roman"/>
        </w:rPr>
        <w:t xml:space="preserve"> over </w:t>
      </w:r>
      <w:ins w:id="260" w:author="Benton, Deon" w:date="2026-06-13T18:21:00Z" w16du:dateUtc="2026-06-13T23:21:00Z">
        <w:r w:rsidR="00916828">
          <w:rPr>
            <w:rFonts w:ascii="Times New Roman" w:hAnsi="Times New Roman" w:cs="Times New Roman"/>
          </w:rPr>
          <w:t xml:space="preserve">action-based </w:t>
        </w:r>
      </w:ins>
      <w:r w:rsidR="00D27E27">
        <w:rPr>
          <w:rFonts w:ascii="Times New Roman" w:hAnsi="Times New Roman" w:cs="Times New Roman"/>
        </w:rPr>
        <w:t>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2D38A9" w:rsidRPr="002D38A9">
        <w:rPr>
          <w:rFonts w:ascii="Times New Roman" w:hAnsi="Times New Roman" w:cs="Times New Roman"/>
        </w:rPr>
        <w:t xml:space="preserve">However, because </w:t>
      </w:r>
      <w:ins w:id="261" w:author="Benton, Deon" w:date="2026-06-14T13:31:00Z" w16du:dateUtc="2026-06-14T18:31:00Z">
        <w:r w:rsidR="00F00916">
          <w:rPr>
            <w:rFonts w:ascii="Times New Roman" w:hAnsi="Times New Roman" w:cs="Times New Roman"/>
          </w:rPr>
          <w:t xml:space="preserve">this account </w:t>
        </w:r>
      </w:ins>
      <w:ins w:id="262" w:author="Benton, Deon" w:date="2026-06-14T13:35:00Z" w16du:dateUtc="2026-06-14T18:35:00Z">
        <w:r w:rsidR="00F00916">
          <w:rPr>
            <w:rFonts w:ascii="Times New Roman" w:hAnsi="Times New Roman" w:cs="Times New Roman"/>
          </w:rPr>
          <w:t>is both inspired by and extends</w:t>
        </w:r>
      </w:ins>
      <w:r w:rsidR="002D38A9" w:rsidRPr="002D38A9">
        <w:rPr>
          <w:rFonts w:ascii="Times New Roman" w:hAnsi="Times New Roman" w:cs="Times New Roman"/>
        </w:rPr>
        <w:t xml:space="preserve"> </w:t>
      </w:r>
      <w:ins w:id="263" w:author="Benton, Deon" w:date="2026-06-14T13:34:00Z" w16du:dateUtc="2026-06-14T18:34:00Z">
        <w:r w:rsidR="00F00916">
          <w:rPr>
            <w:rFonts w:ascii="Times New Roman" w:hAnsi="Times New Roman" w:cs="Times New Roman"/>
          </w:rPr>
          <w:t>similarly perceptually grounded</w:t>
        </w:r>
      </w:ins>
      <w:r w:rsidR="002D38A9" w:rsidRPr="002D38A9">
        <w:rPr>
          <w:rFonts w:ascii="Times New Roman" w:hAnsi="Times New Roman" w:cs="Times New Roman"/>
        </w:rPr>
        <w:t xml:space="preserve"> explanations of infants’ </w:t>
      </w:r>
      <w:ins w:id="264" w:author="Benton, Deon" w:date="2026-06-14T13:35:00Z" w16du:dateUtc="2026-06-14T18:35:00Z">
        <w:r w:rsidR="00F00916">
          <w:rPr>
            <w:rFonts w:ascii="Times New Roman" w:hAnsi="Times New Roman" w:cs="Times New Roman"/>
          </w:rPr>
          <w:t xml:space="preserve">looking behaviors </w:t>
        </w:r>
      </w:ins>
      <w:r w:rsidR="002D38A9" w:rsidRPr="002D38A9">
        <w:rPr>
          <w:rFonts w:ascii="Times New Roman" w:hAnsi="Times New Roman" w:cs="Times New Roman"/>
        </w:rPr>
        <w:t xml:space="preserve">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65" w:author="Benton, Deon" w:date="2026-06-14T15:45:00Z" w16du:dateUtc="2026-06-14T20:45:00Z"/>
          <w:rFonts w:ascii="Times New Roman" w:hAnsi="Times New Roman" w:cs="Times New Roman"/>
          <w:b/>
          <w:bCs/>
        </w:rPr>
      </w:pPr>
      <w:ins w:id="266" w:author="Benton, Deon" w:date="2026-06-14T15:45:00Z" w16du:dateUtc="2026-06-14T20:45:00Z">
        <w:r>
          <w:rPr>
            <w:rFonts w:ascii="Times New Roman" w:hAnsi="Times New Roman" w:cs="Times New Roman"/>
            <w:b/>
            <w:bCs/>
          </w:rPr>
          <w:lastRenderedPageBreak/>
          <w:t>Lean proposals for the origins of infant action efficiency understanding</w:t>
        </w:r>
      </w:ins>
    </w:p>
    <w:p w14:paraId="41CFEEEA" w14:textId="33CA81D3" w:rsidR="00524642" w:rsidRPr="000A329B" w:rsidRDefault="005D0679" w:rsidP="000A329B">
      <w:pPr>
        <w:spacing w:line="480" w:lineRule="auto"/>
        <w:ind w:firstLine="720"/>
        <w:contextualSpacing/>
        <w:rPr>
          <w:rFonts w:ascii="Times New Roman" w:hAnsi="Times New Roman" w:cs="Times New Roman"/>
        </w:rPr>
      </w:pPr>
      <w:ins w:id="267" w:author="Benton, Deon" w:date="2026-06-14T13:36:00Z" w16du:dateUtc="2026-06-14T18:36:00Z">
        <w:r>
          <w:rPr>
            <w:rFonts w:ascii="Times New Roman" w:hAnsi="Times New Roman" w:cs="Times New Roman"/>
          </w:rPr>
          <w:t>In contrast to the rich accounts described a</w:t>
        </w:r>
      </w:ins>
      <w:ins w:id="268" w:author="Benton, Deon" w:date="2026-06-14T13:37:00Z" w16du:dateUtc="2026-06-14T18:37:00Z">
        <w:r>
          <w:rPr>
            <w:rFonts w:ascii="Times New Roman" w:hAnsi="Times New Roman" w:cs="Times New Roman"/>
          </w:rPr>
          <w:t>bove, lean</w:t>
        </w:r>
      </w:ins>
      <w:r w:rsidR="007C734F">
        <w:rPr>
          <w:rFonts w:ascii="Times New Roman" w:hAnsi="Times New Roman" w:cs="Times New Roman"/>
        </w:rPr>
        <w:t xml:space="preserve"> proposals </w:t>
      </w:r>
      <w:ins w:id="269" w:author="Benton, Deon" w:date="2026-06-14T13:37:00Z" w16du:dateUtc="2026-06-14T18:37:00Z">
        <w:r>
          <w:rPr>
            <w:rFonts w:ascii="Times New Roman" w:hAnsi="Times New Roman" w:cs="Times New Roman"/>
          </w:rPr>
          <w:t xml:space="preserve">maintain </w:t>
        </w:r>
      </w:ins>
      <w:r w:rsidR="007C734F">
        <w:rPr>
          <w:rFonts w:ascii="Times New Roman" w:hAnsi="Times New Roman" w:cs="Times New Roman"/>
        </w:rPr>
        <w:t>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ins w:id="270" w:author="Benton, Deon" w:date="2026-06-14T13:49:00Z" w16du:dateUtc="2026-06-14T18:49:00Z">
        <w:r w:rsidR="009C3DA5" w:rsidRPr="009C3DA5">
          <w:rPr>
            <w:rFonts w:ascii="Times New Roman" w:hAnsi="Times New Roman" w:cs="Times New Roman"/>
          </w:rPr>
          <w:t xml:space="preserve">Beyond violation-of-expectation studies, a </w:t>
        </w:r>
      </w:ins>
      <w:ins w:id="271" w:author="Benton, Deon" w:date="2026-06-15T16:23:00Z" w16du:dateUtc="2026-06-15T21:23:00Z">
        <w:r w:rsidR="00604492">
          <w:rPr>
            <w:rFonts w:ascii="Times New Roman" w:hAnsi="Times New Roman" w:cs="Times New Roman"/>
          </w:rPr>
          <w:t>theme that is common to al</w:t>
        </w:r>
      </w:ins>
      <w:ins w:id="272" w:author="Benton, Deon" w:date="2026-06-15T16:24:00Z" w16du:dateUtc="2026-06-15T21:24:00Z">
        <w:r w:rsidR="00604492">
          <w:rPr>
            <w:rFonts w:ascii="Times New Roman" w:hAnsi="Times New Roman" w:cs="Times New Roman"/>
          </w:rPr>
          <w:t xml:space="preserve">l lean proposals is the notion that </w:t>
        </w:r>
      </w:ins>
      <w:ins w:id="273" w:author="Benton, Deon" w:date="2026-06-14T13:49:00Z" w16du:dateUtc="2026-06-14T18:49:00Z">
        <w:r w:rsidR="009C3DA5" w:rsidRPr="009C3DA5">
          <w:rPr>
            <w:rFonts w:ascii="Times New Roman" w:hAnsi="Times New Roman" w:cs="Times New Roman"/>
          </w:rPr>
          <w:t>that infants’ concepts emerge more slowly than the available</w:t>
        </w:r>
      </w:ins>
      <w:ins w:id="274" w:author="Benton, Deon" w:date="2026-06-15T16:24:00Z" w16du:dateUtc="2026-06-15T21:24:00Z">
        <w:r w:rsidR="00604492">
          <w:rPr>
            <w:rFonts w:ascii="Times New Roman" w:hAnsi="Times New Roman" w:cs="Times New Roman"/>
          </w:rPr>
          <w:t xml:space="preserve"> data suggests</w:t>
        </w:r>
      </w:ins>
      <w:ins w:id="275" w:author="Benton, Deon" w:date="2026-06-14T13:49:00Z" w16du:dateUtc="2026-06-14T18:49:00Z">
        <w:r w:rsidR="009C3DA5" w:rsidRPr="009C3DA5">
          <w:rPr>
            <w:rFonts w:ascii="Times New Roman" w:hAnsi="Times New Roman" w:cs="Times New Roman"/>
          </w:rPr>
          <w:t>, that these concepts are grounded in the visible</w:t>
        </w:r>
      </w:ins>
      <w:ins w:id="276" w:author="Benton, Deon" w:date="2026-06-14T14:07:00Z" w16du:dateUtc="2026-06-14T19:07:00Z">
        <w:r w:rsidR="00E64638">
          <w:rPr>
            <w:rFonts w:ascii="Times New Roman" w:hAnsi="Times New Roman" w:cs="Times New Roman"/>
          </w:rPr>
          <w:t xml:space="preserve"> </w:t>
        </w:r>
      </w:ins>
      <w:ins w:id="277" w:author="Benton, Deon" w:date="2026-06-14T13:49:00Z" w16du:dateUtc="2026-06-14T18:49:00Z">
        <w:r w:rsidR="009C3DA5" w:rsidRPr="009C3DA5">
          <w:rPr>
            <w:rFonts w:ascii="Times New Roman" w:hAnsi="Times New Roman" w:cs="Times New Roman"/>
          </w:rPr>
          <w:t>surface features of the objects and entities they represent, and that the input available to infants is far more richly structured than has often been assumed.</w:t>
        </w:r>
      </w:ins>
    </w:p>
    <w:p w14:paraId="024F7213" w14:textId="77777777" w:rsidR="004F4B31" w:rsidRDefault="00DE18F0" w:rsidP="003B5A45">
      <w:pPr>
        <w:spacing w:line="480" w:lineRule="auto"/>
        <w:contextualSpacing/>
        <w:rPr>
          <w:ins w:id="278" w:author="Benton, Deon" w:date="2026-06-14T15:31:00Z" w16du:dateUtc="2026-06-14T20:31:00Z"/>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Perner &amp; Ruffman, 2005), causal perception and reasoning (e.g., Cohen et al., 2002; McClelland &amp; Thompson, 2007), sociomoral reasoning (e.g., Benton &amp; Lapan, 2021</w:t>
      </w:r>
      <w:ins w:id="279" w:author="Benton, Deon" w:date="2026-06-14T13:39:00Z" w16du:dateUtc="2026-06-14T18:39:00Z">
        <w:r w:rsidR="005D0679">
          <w:rPr>
            <w:rFonts w:ascii="Times New Roman" w:hAnsi="Times New Roman" w:cs="Times New Roman"/>
          </w:rPr>
          <w:t>; McMahon &amp; Isik, 2023</w:t>
        </w:r>
      </w:ins>
      <w:ins w:id="280" w:author="Benton, Deon" w:date="2026-06-14T13:58:00Z" w16du:dateUtc="2026-06-14T18:58:00Z">
        <w:r w:rsidR="00B2694B">
          <w:rPr>
            <w:rFonts w:ascii="Times New Roman" w:hAnsi="Times New Roman" w:cs="Times New Roman"/>
          </w:rPr>
          <w:t>; Scarf et al., 2</w:t>
        </w:r>
      </w:ins>
      <w:ins w:id="281" w:author="Benton, Deon" w:date="2026-06-14T13:59:00Z" w16du:dateUtc="2026-06-14T18:59:00Z">
        <w:r w:rsidR="00B2694B">
          <w:rPr>
            <w:rFonts w:ascii="Times New Roman" w:hAnsi="Times New Roman" w:cs="Times New Roman"/>
          </w:rPr>
          <w:t>012a, 2012b</w:t>
        </w:r>
      </w:ins>
      <w:r w:rsidR="00BC4C2E">
        <w:rPr>
          <w:rFonts w:ascii="Times New Roman" w:hAnsi="Times New Roman" w:cs="Times New Roman"/>
        </w:rPr>
        <w:t xml:space="preserve">), object permanence (e.g., </w:t>
      </w:r>
      <w:r w:rsidR="000A329B">
        <w:rPr>
          <w:rFonts w:ascii="Times New Roman" w:hAnsi="Times New Roman" w:cs="Times New Roman"/>
        </w:rPr>
        <w:t xml:space="preserve">Bogartz et al., 2000; </w:t>
      </w:r>
      <w:ins w:id="282" w:author="Benton, Deon" w:date="2026-06-14T14:09:00Z" w16du:dateUtc="2026-06-14T19:09:00Z">
        <w:r w:rsidR="00E64638">
          <w:rPr>
            <w:rFonts w:ascii="Times New Roman" w:hAnsi="Times New Roman" w:cs="Times New Roman"/>
          </w:rPr>
          <w:t xml:space="preserve">Munakata, 1998; </w:t>
        </w:r>
      </w:ins>
      <w:r w:rsidR="00BC4C2E">
        <w:rPr>
          <w:rFonts w:ascii="Times New Roman" w:hAnsi="Times New Roman" w:cs="Times New Roman"/>
        </w:rPr>
        <w:t xml:space="preserve">Munakata et al., 1997), numerical cognition (e.g., </w:t>
      </w:r>
      <w:ins w:id="283" w:author="Benton, Deon" w:date="2026-06-14T13:53:00Z" w16du:dateUtc="2026-06-14T18:53:00Z">
        <w:r w:rsidR="00210D28">
          <w:rPr>
            <w:rFonts w:ascii="Times New Roman" w:hAnsi="Times New Roman" w:cs="Times New Roman"/>
          </w:rPr>
          <w:t xml:space="preserve">Clearfield &amp; Mix, 1999; </w:t>
        </w:r>
      </w:ins>
      <w:r w:rsidR="00BC4C2E">
        <w:rPr>
          <w:rFonts w:ascii="Times New Roman" w:hAnsi="Times New Roman" w:cs="Times New Roman"/>
        </w:rPr>
        <w:t>Cohen &amp; Marks, 2002</w:t>
      </w:r>
      <w:ins w:id="284" w:author="Benton, Deon" w:date="2026-06-14T13:56:00Z" w16du:dateUtc="2026-06-14T18:56:00Z">
        <w:r w:rsidR="00210D28">
          <w:rPr>
            <w:rFonts w:ascii="Times New Roman" w:hAnsi="Times New Roman" w:cs="Times New Roman"/>
          </w:rPr>
          <w:t>; Simon, 1997</w:t>
        </w:r>
      </w:ins>
      <w:r w:rsidR="00BC4C2E">
        <w:rPr>
          <w:rFonts w:ascii="Times New Roman" w:hAnsi="Times New Roman" w:cs="Times New Roman"/>
        </w:rPr>
        <w:t>)</w:t>
      </w:r>
      <w:r w:rsidR="000A329B">
        <w:rPr>
          <w:rFonts w:ascii="Times New Roman" w:hAnsi="Times New Roman" w:cs="Times New Roman"/>
        </w:rPr>
        <w:t>, among others (e.g., Benton, 2025;</w:t>
      </w:r>
      <w:ins w:id="285" w:author="Benton, Deon" w:date="2026-06-14T14:02:00Z" w16du:dateUtc="2026-06-14T19:02:00Z">
        <w:r w:rsidR="001E2525">
          <w:rPr>
            <w:rFonts w:ascii="Times New Roman" w:hAnsi="Times New Roman" w:cs="Times New Roman"/>
          </w:rPr>
          <w:t xml:space="preserve"> Benton &amp; Hoch, 2026;</w:t>
        </w:r>
      </w:ins>
      <w:r w:rsidR="000A329B">
        <w:rPr>
          <w:rFonts w:ascii="Times New Roman" w:hAnsi="Times New Roman" w:cs="Times New Roman"/>
        </w:rPr>
        <w:t xml:space="preserve"> Rakison &amp; Lupyan,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p>
    <w:p w14:paraId="0CC76AEF" w14:textId="3AAFCBB1" w:rsidR="00B95495" w:rsidRDefault="00673D12" w:rsidP="004F4B31">
      <w:pPr>
        <w:spacing w:line="480" w:lineRule="auto"/>
        <w:ind w:firstLine="720"/>
        <w:contextualSpacing/>
        <w:rPr>
          <w:rFonts w:ascii="Times New Roman" w:hAnsi="Times New Roman" w:cs="Times New Roman"/>
        </w:rPr>
      </w:pPr>
      <w:r>
        <w:rPr>
          <w:rFonts w:ascii="Times New Roman" w:hAnsi="Times New Roman" w:cs="Times New Roman"/>
        </w:rPr>
        <w:lastRenderedPageBreak/>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ins w:id="286" w:author="Benton, Deon" w:date="2026-06-12T14:40:00Z" w16du:dateUtc="2026-06-12T19:40:00Z">
        <w:r w:rsidR="0000003E">
          <w:rPr>
            <w:rFonts w:ascii="Times New Roman" w:hAnsi="Times New Roman" w:cs="Times New Roman"/>
          </w:rPr>
          <w:t>Van Overwalle</w:t>
        </w:r>
      </w:ins>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w:t>
      </w:r>
      <w:r w:rsidR="00966E4F">
        <w:rPr>
          <w:rFonts w:ascii="Times New Roman" w:hAnsi="Times New Roman" w:cs="Times New Roman"/>
        </w:rPr>
        <w:t xml:space="preserve">The crux </w:t>
      </w:r>
      <w:ins w:id="287" w:author="Benton, Deon" w:date="2026-06-14T15:16:00Z" w16du:dateUtc="2026-06-14T20:16:00Z">
        <w:r w:rsidR="00966E4F">
          <w:rPr>
            <w:rFonts w:ascii="Times New Roman" w:hAnsi="Times New Roman" w:cs="Times New Roman"/>
          </w:rPr>
          <w:t xml:space="preserve">of </w:t>
        </w:r>
      </w:ins>
      <w:ins w:id="288" w:author="Benton, Deon" w:date="2026-06-12T14:40:00Z" w16du:dateUtc="2026-06-12T19:40:00Z">
        <w:r w:rsidR="0000003E">
          <w:rPr>
            <w:rFonts w:ascii="Times New Roman" w:hAnsi="Times New Roman" w:cs="Times New Roman"/>
          </w:rPr>
          <w:t>Van Overwalle</w:t>
        </w:r>
      </w:ins>
      <w:r w:rsidR="0056623D">
        <w:rPr>
          <w:rFonts w:ascii="Times New Roman" w:hAnsi="Times New Roman" w:cs="Times New Roman"/>
        </w:rPr>
        <w:t>’s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 xml:space="preserve">infants learn </w:t>
      </w:r>
      <w:ins w:id="289" w:author="Benton, Deon" w:date="2026-06-14T15:16:00Z" w16du:dateUtc="2026-06-14T20:16:00Z">
        <w:r w:rsidR="00966E4F">
          <w:rPr>
            <w:rFonts w:ascii="Times New Roman" w:hAnsi="Times New Roman" w:cs="Times New Roman"/>
          </w:rPr>
          <w:t xml:space="preserve">which actions are efficient and which are inefficient </w:t>
        </w:r>
      </w:ins>
      <w:ins w:id="290" w:author="Benton, Deon" w:date="2026-06-14T15:21:00Z" w16du:dateUtc="2026-06-14T20:21:00Z">
        <w:r w:rsidR="004F4B31">
          <w:rPr>
            <w:rFonts w:ascii="Times New Roman" w:hAnsi="Times New Roman" w:cs="Times New Roman"/>
          </w:rPr>
          <w:t>via</w:t>
        </w:r>
      </w:ins>
      <w:ins w:id="291" w:author="Benton, Deon" w:date="2026-06-14T15:22:00Z" w16du:dateUtc="2026-06-14T20:22:00Z">
        <w:r w:rsidR="004F4B31">
          <w:rPr>
            <w:rFonts w:ascii="Times New Roman" w:hAnsi="Times New Roman" w:cs="Times New Roman"/>
          </w:rPr>
          <w:t xml:space="preserve"> a “forward model”; that is, </w:t>
        </w:r>
      </w:ins>
      <w:r w:rsidR="00186981">
        <w:rPr>
          <w:rFonts w:ascii="Times New Roman" w:hAnsi="Times New Roman" w:cs="Times New Roman"/>
        </w:rPr>
        <w:t xml:space="preserve">as </w:t>
      </w:r>
      <w:r w:rsidR="00BA00C2">
        <w:rPr>
          <w:rFonts w:ascii="Times New Roman" w:hAnsi="Times New Roman" w:cs="Times New Roman"/>
        </w:rPr>
        <w:t xml:space="preserve">infants watch agents follow particular </w:t>
      </w:r>
      <w:ins w:id="292" w:author="Benton, Deon" w:date="2026-06-14T15:18:00Z" w16du:dateUtc="2026-06-14T20:18:00Z">
        <w:r w:rsidR="00966E4F">
          <w:rPr>
            <w:rFonts w:ascii="Times New Roman" w:hAnsi="Times New Roman" w:cs="Times New Roman"/>
          </w:rPr>
          <w:t xml:space="preserve">trajectories </w:t>
        </w:r>
      </w:ins>
      <w:r w:rsidR="00BA00C2">
        <w:rPr>
          <w:rFonts w:ascii="Times New Roman" w:hAnsi="Times New Roman" w:cs="Times New Roman"/>
        </w:rPr>
        <w:t xml:space="preserve">to </w:t>
      </w:r>
      <w:ins w:id="293" w:author="Benton, Deon" w:date="2026-06-14T15:19:00Z" w16du:dateUtc="2026-06-14T20:19:00Z">
        <w:r w:rsidR="00966E4F">
          <w:rPr>
            <w:rFonts w:ascii="Times New Roman" w:hAnsi="Times New Roman" w:cs="Times New Roman"/>
          </w:rPr>
          <w:t>reach</w:t>
        </w:r>
      </w:ins>
      <w:r w:rsidR="00BA00C2">
        <w:rPr>
          <w:rFonts w:ascii="Times New Roman" w:hAnsi="Times New Roman" w:cs="Times New Roman"/>
        </w:rPr>
        <w:t xml:space="preserve">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ins w:id="294" w:author="Benton, Deon" w:date="2026-06-14T15:19:00Z" w16du:dateUtc="2026-06-14T20:19:00Z">
        <w:r w:rsidR="00966E4F">
          <w:rPr>
            <w:rFonts w:ascii="Times New Roman" w:hAnsi="Times New Roman" w:cs="Times New Roman"/>
          </w:rPr>
          <w:t xml:space="preserve"> </w:t>
        </w:r>
      </w:ins>
      <w:r w:rsidR="004D4A45">
        <w:rPr>
          <w:rFonts w:ascii="Times New Roman" w:hAnsi="Times New Roman" w:cs="Times New Roman"/>
        </w:rPr>
        <w:t>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ins w:id="295" w:author="Benton, Deon" w:date="2026-06-14T15:20:00Z" w16du:dateUtc="2026-06-14T20:20:00Z">
        <w:r w:rsidR="00966E4F">
          <w:rPr>
            <w:rFonts w:ascii="Times New Roman" w:hAnsi="Times New Roman" w:cs="Times New Roman"/>
          </w:rPr>
          <w:t>those trajectories.</w:t>
        </w:r>
      </w:ins>
      <w:r w:rsidR="00861E76">
        <w:rPr>
          <w:rFonts w:ascii="Times New Roman" w:hAnsi="Times New Roman" w:cs="Times New Roman"/>
        </w:rPr>
        <w:t xml:space="preserve"> </w:t>
      </w:r>
      <w:ins w:id="296" w:author="Benton, Deon" w:date="2026-06-12T14:40:00Z" w16du:dateUtc="2026-06-12T19:40:00Z">
        <w:r w:rsidR="0000003E">
          <w:rPr>
            <w:rFonts w:ascii="Times New Roman" w:hAnsi="Times New Roman" w:cs="Times New Roman"/>
          </w:rPr>
          <w:t>Van Overwalle</w:t>
        </w:r>
      </w:ins>
      <w:r w:rsidR="00B95495" w:rsidRPr="00B95495">
        <w:rPr>
          <w:rFonts w:ascii="Times New Roman" w:hAnsi="Times New Roman" w:cs="Times New Roman"/>
        </w:rPr>
        <w:t xml:space="preserve"> (2010)</w:t>
      </w:r>
      <w:ins w:id="297" w:author="Benton, Deon" w:date="2026-06-12T14:40:00Z" w16du:dateUtc="2026-06-12T19:40:00Z">
        <w:r w:rsidR="00814902">
          <w:rPr>
            <w:rFonts w:ascii="Times New Roman" w:hAnsi="Times New Roman" w:cs="Times New Roman"/>
          </w:rPr>
          <w:t xml:space="preserve">, hereafter </w:t>
        </w:r>
        <w:r w:rsidR="0000003E">
          <w:rPr>
            <w:rFonts w:ascii="Times New Roman" w:hAnsi="Times New Roman" w:cs="Times New Roman"/>
          </w:rPr>
          <w:t>V</w:t>
        </w:r>
      </w:ins>
      <w:ins w:id="298" w:author="Benton, Deon" w:date="2026-06-13T22:23:00Z" w16du:dateUtc="2026-06-14T03:23:00Z">
        <w:r w:rsidR="006A6503">
          <w:rPr>
            <w:rFonts w:ascii="Times New Roman" w:hAnsi="Times New Roman" w:cs="Times New Roman"/>
          </w:rPr>
          <w:t>VOM10</w:t>
        </w:r>
      </w:ins>
      <w:ins w:id="299" w:author="Benton, Deon" w:date="2026-06-12T14:40:00Z" w16du:dateUtc="2026-06-12T19:40:00Z">
        <w:r w:rsidR="00814902">
          <w:rPr>
            <w:rFonts w:ascii="Times New Roman" w:hAnsi="Times New Roman" w:cs="Times New Roman"/>
          </w:rPr>
          <w:t>,</w:t>
        </w:r>
      </w:ins>
      <w:r w:rsidR="00B95495" w:rsidRPr="00B95495">
        <w:rPr>
          <w:rFonts w:ascii="Times New Roman" w:hAnsi="Times New Roman" w:cs="Times New Roman"/>
        </w:rPr>
        <w:t xml:space="preserve"> 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300"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r w:rsidR="006E183D">
        <w:rPr>
          <w:rFonts w:ascii="Times New Roman" w:hAnsi="Times New Roman" w:cs="Times New Roman"/>
        </w:rPr>
        <w:t>Networks</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w:t>
      </w:r>
      <w:ins w:id="301" w:author="Benton, Deon" w:date="2026-06-14T15:30:00Z" w16du:dateUtc="2026-06-14T20:30:00Z">
        <w:r w:rsidR="004F4B31">
          <w:rPr>
            <w:rFonts w:ascii="Times New Roman" w:hAnsi="Times New Roman" w:cs="Times New Roman"/>
          </w:rPr>
          <w:t xml:space="preserve">a constrained action event but not to an unconstrained action event looked longer </w:t>
        </w:r>
      </w:ins>
      <w:ins w:id="302" w:author="Benton, Deon" w:date="2026-06-14T15:32:00Z" w16du:dateUtc="2026-06-14T20:32:00Z">
        <w:r w:rsidR="00BA5467">
          <w:rPr>
            <w:rFonts w:ascii="Times New Roman" w:hAnsi="Times New Roman" w:cs="Times New Roman"/>
          </w:rPr>
          <w:t>at</w:t>
        </w:r>
      </w:ins>
      <w:r w:rsidR="00B95495" w:rsidRPr="00B95495">
        <w:rPr>
          <w:rFonts w:ascii="Times New Roman" w:hAnsi="Times New Roman" w:cs="Times New Roman"/>
        </w:rPr>
        <w:t xml:space="preserve"> the inefficient</w:t>
      </w:r>
      <w:ins w:id="303" w:author="Benton, Deon" w:date="2026-06-14T15:32:00Z" w16du:dateUtc="2026-06-14T20:32:00Z">
        <w:r w:rsidR="00BA5467">
          <w:rPr>
            <w:rFonts w:ascii="Times New Roman" w:hAnsi="Times New Roman" w:cs="Times New Roman"/>
          </w:rPr>
          <w:t xml:space="preserve"> test event than at the efficient one.</w:t>
        </w:r>
      </w:ins>
      <w:r w:rsidR="00B95495" w:rsidRPr="00B95495">
        <w:rPr>
          <w:rFonts w:ascii="Times New Roman" w:hAnsi="Times New Roman" w:cs="Times New Roman"/>
        </w:rPr>
        <w:t xml:space="preserve"> </w:t>
      </w:r>
    </w:p>
    <w:p w14:paraId="685FC961" w14:textId="46D17E75" w:rsidR="00AD1A72" w:rsidRDefault="00896148" w:rsidP="00CF0A2A">
      <w:pPr>
        <w:spacing w:line="480" w:lineRule="auto"/>
        <w:ind w:firstLine="720"/>
        <w:contextualSpacing/>
        <w:rPr>
          <w:rFonts w:ascii="Times New Roman" w:eastAsia="Times New Roman" w:hAnsi="Times New Roman" w:cs="Times New Roman"/>
        </w:rPr>
      </w:pPr>
      <w:ins w:id="304" w:author="Benton, Deon" w:date="2026-06-14T15:32:00Z" w16du:dateUtc="2026-06-14T20:32:00Z">
        <w:r>
          <w:rPr>
            <w:rFonts w:ascii="Times New Roman" w:hAnsi="Times New Roman" w:cs="Times New Roman"/>
          </w:rPr>
          <w:t>Despite reproducing</w:t>
        </w:r>
      </w:ins>
      <w:r w:rsidR="005E149F">
        <w:rPr>
          <w:rFonts w:ascii="Times New Roman" w:hAnsi="Times New Roman" w:cs="Times New Roman"/>
        </w:rPr>
        <w:t xml:space="preserve"> Gergely et al.</w:t>
      </w:r>
      <w:ins w:id="305" w:author="Benton, Deon" w:date="2026-06-14T15:33:00Z" w16du:dateUtc="2026-06-14T20:33:00Z">
        <w:r>
          <w:rPr>
            <w:rFonts w:ascii="Times New Roman" w:hAnsi="Times New Roman" w:cs="Times New Roman"/>
          </w:rPr>
          <w:t>’s</w:t>
        </w:r>
      </w:ins>
      <w:r w:rsidR="005E149F">
        <w:rPr>
          <w:rFonts w:ascii="Times New Roman" w:hAnsi="Times New Roman" w:cs="Times New Roman"/>
        </w:rPr>
        <w:t xml:space="preserve"> (1995)</w:t>
      </w:r>
      <w:ins w:id="306" w:author="Benton, Deon" w:date="2026-06-14T15:33:00Z" w16du:dateUtc="2026-06-14T20:33:00Z">
        <w:r>
          <w:rPr>
            <w:rFonts w:ascii="Times New Roman" w:hAnsi="Times New Roman" w:cs="Times New Roman"/>
          </w:rPr>
          <w:t xml:space="preserve"> findings</w:t>
        </w:r>
      </w:ins>
      <w:r w:rsidR="005416F9">
        <w:rPr>
          <w:rFonts w:ascii="Times New Roman" w:hAnsi="Times New Roman" w:cs="Times New Roman"/>
        </w:rPr>
        <w:t xml:space="preserve">, </w:t>
      </w:r>
      <w:r w:rsidR="00FE151D">
        <w:rPr>
          <w:rFonts w:ascii="Times New Roman" w:hAnsi="Times New Roman" w:cs="Times New Roman"/>
        </w:rPr>
        <w:t xml:space="preserve">caution </w:t>
      </w:r>
      <w:ins w:id="307" w:author="Benton, Deon" w:date="2026-06-14T15:33:00Z" w16du:dateUtc="2026-06-14T20:33:00Z">
        <w:r>
          <w:rPr>
            <w:rFonts w:ascii="Times New Roman" w:hAnsi="Times New Roman" w:cs="Times New Roman"/>
          </w:rPr>
          <w:t xml:space="preserve">should </w:t>
        </w:r>
      </w:ins>
      <w:r w:rsidR="00FE151D">
        <w:rPr>
          <w:rFonts w:ascii="Times New Roman" w:hAnsi="Times New Roman" w:cs="Times New Roman"/>
        </w:rPr>
        <w:t>be exercised</w:t>
      </w:r>
      <w:r w:rsidR="00B07D54">
        <w:rPr>
          <w:rFonts w:ascii="Times New Roman" w:hAnsi="Times New Roman" w:cs="Times New Roman"/>
        </w:rPr>
        <w:t xml:space="preserve"> before</w:t>
      </w:r>
      <w:ins w:id="308" w:author="Benton, Deon" w:date="2026-06-14T15:33:00Z" w16du:dateUtc="2026-06-14T20:33:00Z">
        <w:r>
          <w:rPr>
            <w:rFonts w:ascii="Times New Roman" w:hAnsi="Times New Roman" w:cs="Times New Roman"/>
          </w:rPr>
          <w:t xml:space="preserve"> </w:t>
        </w:r>
      </w:ins>
      <w:ins w:id="309" w:author="Benton, Deon" w:date="2026-06-14T15:34:00Z" w16du:dateUtc="2026-06-14T20:34:00Z">
        <w:r>
          <w:rPr>
            <w:rFonts w:ascii="Times New Roman" w:hAnsi="Times New Roman" w:cs="Times New Roman"/>
          </w:rPr>
          <w:t>concluding that</w:t>
        </w:r>
      </w:ins>
      <w:ins w:id="310" w:author="Benton, Deon" w:date="2026-06-14T15:33:00Z" w16du:dateUtc="2026-06-14T20:33:00Z">
        <w:r>
          <w:rPr>
            <w:rFonts w:ascii="Times New Roman" w:hAnsi="Times New Roman" w:cs="Times New Roman"/>
          </w:rPr>
          <w:t xml:space="preserve"> these results challenge domain-specific proposals.</w:t>
        </w:r>
      </w:ins>
      <w:r w:rsidR="00B07D54">
        <w:rPr>
          <w:rFonts w:ascii="Times New Roman" w:hAnsi="Times New Roman" w:cs="Times New Roman"/>
        </w:rPr>
        <w:t xml:space="preserve"> </w:t>
      </w:r>
      <w:r w:rsidR="00FE151D">
        <w:rPr>
          <w:rFonts w:ascii="Times New Roman" w:hAnsi="Times New Roman" w:cs="Times New Roman"/>
        </w:rPr>
        <w:t>One reason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FE151D">
        <w:rPr>
          <w:rFonts w:ascii="Times New Roman" w:hAnsi="Times New Roman" w:cs="Times New Roman"/>
        </w:rPr>
        <w:t>Thus, the</w:t>
      </w:r>
      <w:r w:rsidR="00200667">
        <w:rPr>
          <w:rFonts w:ascii="Times New Roman" w:hAnsi="Times New Roman" w:cs="Times New Roman"/>
        </w:rPr>
        <w:t xml:space="preserv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C41262">
        <w:rPr>
          <w:rFonts w:ascii="Times New Roman" w:hAnsi="Times New Roman" w:cs="Times New Roman"/>
        </w:rPr>
        <w:t xml:space="preserve">, </w:t>
      </w:r>
      <w:r w:rsidR="00200667">
        <w:rPr>
          <w:rFonts w:ascii="Times New Roman" w:hAnsi="Times New Roman" w:cs="Times New Roman"/>
        </w:rPr>
        <w:t xml:space="preserve">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w:t>
      </w:r>
      <w:ins w:id="311" w:author="Benton, Deon" w:date="2026-06-14T15:35:00Z" w16du:dateUtc="2026-06-14T20:35:00Z">
        <w:r w:rsidR="00CF0A2A">
          <w:rPr>
            <w:rFonts w:ascii="Times New Roman" w:hAnsi="Times New Roman" w:cs="Times New Roman"/>
          </w:rPr>
          <w:t xml:space="preserve"> described above </w:t>
        </w:r>
      </w:ins>
      <w:r w:rsidR="00200667">
        <w:rPr>
          <w:rFonts w:ascii="Times New Roman" w:hAnsi="Times New Roman" w:cs="Times New Roman"/>
        </w:rPr>
        <w:t>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ins w:id="312" w:author="Benton, Deon" w:date="2026-06-14T15:35:00Z" w16du:dateUtc="2026-06-14T20:35:00Z">
        <w:r w:rsidR="00CF0A2A">
          <w:rPr>
            <w:rFonts w:ascii="Times New Roman" w:hAnsi="Times New Roman" w:cs="Times New Roman"/>
          </w:rPr>
          <w:t xml:space="preserve">VOM10 </w:t>
        </w:r>
      </w:ins>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ins w:id="313" w:author="Benton, Deon" w:date="2026-06-14T15:35:00Z" w16du:dateUtc="2026-06-14T20:35:00Z">
        <w:r w:rsidR="00CF0A2A">
          <w:rPr>
            <w:rFonts w:ascii="Times New Roman" w:eastAsia="Times New Roman" w:hAnsi="Times New Roman" w:cs="Times New Roman"/>
          </w:rPr>
          <w:t>Another reason this conclusion should be adopted cautiously is that</w:t>
        </w:r>
      </w:ins>
      <w:ins w:id="314" w:author="Benton, Deon" w:date="2026-06-14T15:36:00Z" w16du:dateUtc="2026-06-14T20:36:00Z">
        <w:r w:rsidR="00CF0A2A">
          <w:rPr>
            <w:rFonts w:ascii="Times New Roman" w:eastAsia="Times New Roman" w:hAnsi="Times New Roman" w:cs="Times New Roman"/>
          </w:rPr>
          <w:t>, by stipulating units for agents and goals, the</w:t>
        </w:r>
      </w:ins>
      <w:r w:rsidR="001E7EFE">
        <w:rPr>
          <w:rFonts w:ascii="Times New Roman" w:eastAsia="Times New Roman" w:hAnsi="Times New Roman" w:cs="Times New Roman"/>
        </w:rPr>
        <w:t xml:space="preserve"> model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w:t>
      </w:r>
      <w:ins w:id="315" w:author="Benton, Deon" w:date="2026-06-14T15:37:00Z" w16du:dateUtc="2026-06-14T20:37:00Z">
        <w:r w:rsidR="00CF0A2A">
          <w:rPr>
            <w:rFonts w:ascii="Times New Roman" w:eastAsia="Times New Roman" w:hAnsi="Times New Roman" w:cs="Times New Roman"/>
          </w:rPr>
          <w:t>these things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6" w:author="Benton, Deon" w:date="2026-06-14T15:37:00Z" w16du:dateUtc="2026-06-14T20:37:00Z">
        <w:r w:rsidR="00CF0A2A">
          <w:rPr>
            <w:rFonts w:ascii="Times New Roman" w:eastAsia="Times New Roman" w:hAnsi="Times New Roman" w:cs="Times New Roman"/>
          </w:rPr>
          <w:t>In this way, VOM10</w:t>
        </w:r>
      </w:ins>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leaves unresolved</w:t>
      </w:r>
      <w:ins w:id="317" w:author="Benton, Deon" w:date="2026-06-14T15:38:00Z" w16du:dateUtc="2026-06-14T20:38:00Z">
        <w:r w:rsidR="00CF0A2A">
          <w:rPr>
            <w:rFonts w:ascii="Times New Roman" w:eastAsia="Times New Roman" w:hAnsi="Times New Roman" w:cs="Times New Roman"/>
          </w:rPr>
          <w:t xml:space="preserve"> the developmental origins of these concepts.</w:t>
        </w:r>
      </w:ins>
      <w:r w:rsidR="005E149F">
        <w:rPr>
          <w:rFonts w:ascii="Times New Roman" w:eastAsia="Times New Roman" w:hAnsi="Times New Roman" w:cs="Times New Roman"/>
        </w:rPr>
        <w:t xml:space="preserve"> </w:t>
      </w:r>
      <w:ins w:id="318" w:author="Benton, Deon" w:date="2026-06-14T15:38:00Z" w16du:dateUtc="2026-06-14T20:38:00Z">
        <w:r w:rsidR="00CF0A2A">
          <w:rPr>
            <w:rFonts w:ascii="Times New Roman" w:eastAsia="Times New Roman" w:hAnsi="Times New Roman" w:cs="Times New Roman"/>
          </w:rPr>
          <w:t xml:space="preserve">A final reason to exercise caution </w:t>
        </w:r>
      </w:ins>
      <w:ins w:id="319" w:author="Benton, Deon" w:date="2026-06-14T15:40:00Z" w16du:dateUtc="2026-06-14T20:40:00Z">
        <w:r w:rsidR="00CF0A2A">
          <w:rPr>
            <w:rFonts w:ascii="Times New Roman" w:eastAsia="Times New Roman" w:hAnsi="Times New Roman" w:cs="Times New Roman"/>
          </w:rPr>
          <w:t xml:space="preserve">concerns the lack of fidelity between </w:t>
        </w:r>
      </w:ins>
      <w:ins w:id="320" w:author="Benton, Deon" w:date="2026-06-14T15:38:00Z" w16du:dateUtc="2026-06-14T20:38:00Z">
        <w:r w:rsidR="00CF0A2A">
          <w:rPr>
            <w:rFonts w:ascii="Times New Roman" w:eastAsia="Times New Roman" w:hAnsi="Times New Roman" w:cs="Times New Roman"/>
          </w:rPr>
          <w:t>VOM10</w:t>
        </w:r>
      </w:ins>
      <w:ins w:id="321" w:author="Benton, Deon" w:date="2026-06-14T15:40:00Z" w16du:dateUtc="2026-06-14T20:40:00Z">
        <w:r w:rsidR="00CF0A2A">
          <w:rPr>
            <w:rFonts w:ascii="Times New Roman" w:eastAsia="Times New Roman" w:hAnsi="Times New Roman" w:cs="Times New Roman"/>
          </w:rPr>
          <w:t>’</w:t>
        </w:r>
      </w:ins>
      <w:ins w:id="322" w:author="Benton, Deon" w:date="2026-06-14T15:39:00Z" w16du:dateUtc="2026-06-14T20:39:00Z">
        <w:r w:rsidR="00CF0A2A">
          <w:rPr>
            <w:rFonts w:ascii="Times New Roman" w:eastAsia="Times New Roman" w:hAnsi="Times New Roman" w:cs="Times New Roman"/>
          </w:rPr>
          <w:t>s</w:t>
        </w:r>
      </w:ins>
      <w:ins w:id="323" w:author="Benton, Deon" w:date="2026-06-14T15:40:00Z" w16du:dateUtc="2026-06-14T20:40:00Z">
        <w:r w:rsidR="00CF0A2A">
          <w:rPr>
            <w:rFonts w:ascii="Times New Roman" w:eastAsia="Times New Roman" w:hAnsi="Times New Roman" w:cs="Times New Roman"/>
          </w:rPr>
          <w:t xml:space="preserve"> simulation of Gergely et al. (1995) and the study itself.</w:t>
        </w:r>
      </w:ins>
      <w:ins w:id="324" w:author="Benton, Deon" w:date="2026-06-14T15:39:00Z" w16du:dateUtc="2026-06-14T20:39:00Z">
        <w:r w:rsidR="00CF0A2A">
          <w:rPr>
            <w:rFonts w:ascii="Times New Roman" w:eastAsia="Times New Roman" w:hAnsi="Times New Roman" w:cs="Times New Roman"/>
          </w:rPr>
          <w:t xml:space="preserve"> </w:t>
        </w:r>
      </w:ins>
      <w:ins w:id="325" w:author="Benton, Deon" w:date="2026-06-14T15:41:00Z" w16du:dateUtc="2026-06-14T20:41:00Z">
        <w:r w:rsidR="00CF0A2A">
          <w:rPr>
            <w:rFonts w:ascii="Times New Roman" w:eastAsia="Times New Roman" w:hAnsi="Times New Roman" w:cs="Times New Roman"/>
          </w:rPr>
          <w:t xml:space="preserve">Recall that in </w:t>
        </w:r>
      </w:ins>
      <w:r w:rsidR="00AD1A72">
        <w:rPr>
          <w:rFonts w:ascii="Times New Roman" w:eastAsia="Times New Roman" w:hAnsi="Times New Roman" w:cs="Times New Roman"/>
        </w:rPr>
        <w:t xml:space="preserve">Gergely et al.’s (1995) study, </w:t>
      </w:r>
      <w:r w:rsidR="001371E0">
        <w:rPr>
          <w:rFonts w:ascii="Times New Roman" w:eastAsia="Times New Roman" w:hAnsi="Times New Roman" w:cs="Times New Roman"/>
        </w:rPr>
        <w:t>an</w:t>
      </w:r>
      <w:r w:rsidR="00AD1A72"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ins w:id="326" w:author="Benton, Deon" w:date="2026-06-14T15:41:00Z" w16du:dateUtc="2026-06-14T20:41:00Z">
        <w:r w:rsidR="00CF0A2A">
          <w:rPr>
            <w:rFonts w:ascii="Times New Roman" w:eastAsia="Times New Roman" w:hAnsi="Times New Roman" w:cs="Times New Roman"/>
          </w:rPr>
          <w:t xml:space="preserve"> for infants in the Control condition</w:t>
        </w:r>
      </w:ins>
      <w:r w:rsidR="008721B2">
        <w:rPr>
          <w:rFonts w:ascii="Times New Roman" w:eastAsia="Times New Roman" w:hAnsi="Times New Roman" w:cs="Times New Roman"/>
        </w:rPr>
        <w:t xml:space="preserve">. </w:t>
      </w:r>
      <w:ins w:id="327" w:author="Benton, Deon" w:date="2026-06-14T15:42:00Z" w16du:dateUtc="2026-06-14T20:42:00Z">
        <w:r w:rsidR="00CF0A2A">
          <w:rPr>
            <w:rFonts w:ascii="Times New Roman" w:eastAsia="Times New Roman" w:hAnsi="Times New Roman" w:cs="Times New Roman"/>
          </w:rPr>
          <w:t>No such</w:t>
        </w:r>
      </w:ins>
      <w:r w:rsidR="008721B2">
        <w:rPr>
          <w:rFonts w:ascii="Times New Roman" w:eastAsia="Times New Roman" w:hAnsi="Times New Roman" w:cs="Times New Roman"/>
        </w:rPr>
        <w:t xml:space="preserve"> obstacle appeared </w:t>
      </w:r>
      <w:ins w:id="328" w:author="Benton, Deon" w:date="2026-06-14T15:41:00Z" w16du:dateUtc="2026-06-14T20:41:00Z">
        <w:r w:rsidR="00CF0A2A">
          <w:rPr>
            <w:rFonts w:ascii="Times New Roman" w:eastAsia="Times New Roman" w:hAnsi="Times New Roman" w:cs="Times New Roman"/>
          </w:rPr>
          <w:t>in Van Overwalle’s (2010) simulation of this condition</w:t>
        </w:r>
      </w:ins>
      <w:r w:rsidR="00EE5C57">
        <w:rPr>
          <w:rFonts w:ascii="Times New Roman" w:eastAsia="Times New Roman" w:hAnsi="Times New Roman" w:cs="Times New Roman"/>
        </w:rPr>
        <w:t xml:space="preserve">. </w:t>
      </w:r>
      <w:ins w:id="329" w:author="Benton, Deon" w:date="2026-06-14T15:43:00Z" w16du:dateUtc="2026-06-14T20:43:00Z">
        <w:r w:rsidR="00B02DD6">
          <w:rPr>
            <w:rFonts w:ascii="Times New Roman" w:eastAsia="Times New Roman" w:hAnsi="Times New Roman" w:cs="Times New Roman"/>
          </w:rPr>
          <w:t xml:space="preserve">An additional point of departure between VOM10 and Gergely et al. </w:t>
        </w:r>
        <w:r w:rsidR="00B02DD6">
          <w:rPr>
            <w:rFonts w:ascii="Times New Roman" w:eastAsia="Times New Roman" w:hAnsi="Times New Roman" w:cs="Times New Roman"/>
          </w:rPr>
          <w:lastRenderedPageBreak/>
          <w:t>(1995) is that</w:t>
        </w:r>
      </w:ins>
      <w:r w:rsidR="004A5CEE">
        <w:rPr>
          <w:rFonts w:ascii="Times New Roman" w:eastAsia="Times New Roman" w:hAnsi="Times New Roman" w:cs="Times New Roman"/>
        </w:rPr>
        <w:t xml:space="preserve"> the</w:t>
      </w:r>
      <w:r w:rsidR="00AD1A72"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30" w:author="Benton, Deon" w:date="2026-06-14T15:43:00Z" w16du:dateUtc="2026-06-14T20:43:00Z">
        <w:r w:rsidR="00B02DD6">
          <w:rPr>
            <w:rFonts w:ascii="Times New Roman" w:eastAsia="Times New Roman" w:hAnsi="Times New Roman" w:cs="Times New Roman"/>
          </w:rPr>
          <w:t xml:space="preserve"> in the model but not in the behavioral study</w:t>
        </w:r>
      </w:ins>
      <w:ins w:id="331" w:author="Benton, Deon" w:date="2026-06-14T15:44:00Z" w16du:dateUtc="2026-06-14T20:44:00Z">
        <w:r w:rsidR="00B02DD6">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Considered together, these issues limit what can be concluded about the sufficiency of </w:t>
      </w:r>
      <w:ins w:id="332" w:author="Benton, Deon" w:date="2026-06-12T14:40:00Z" w16du:dateUtc="2026-06-12T19:40:00Z">
        <w:r w:rsidR="0000003E">
          <w:rPr>
            <w:rFonts w:ascii="Times New Roman" w:eastAsia="Times New Roman" w:hAnsi="Times New Roman" w:cs="Times New Roman"/>
          </w:rPr>
          <w:t>Van Overwalle</w:t>
        </w:r>
      </w:ins>
      <w:r w:rsidR="00AD1A72" w:rsidRPr="00AD1A72">
        <w:rPr>
          <w:rFonts w:ascii="Times New Roman" w:eastAsia="Times New Roman" w:hAnsi="Times New Roman" w:cs="Times New Roman"/>
        </w:rPr>
        <w:t>’s (2010) proposal for explaining infant action efficiency understanding.</w:t>
      </w:r>
      <w:r w:rsidR="00AD1A72">
        <w:rPr>
          <w:rFonts w:ascii="Times New Roman" w:eastAsia="Times New Roman" w:hAnsi="Times New Roman" w:cs="Times New Roman"/>
        </w:rPr>
        <w:t xml:space="preserve"> </w:t>
      </w:r>
    </w:p>
    <w:p w14:paraId="6BEE43CD" w14:textId="70657D3C" w:rsidR="002450CA" w:rsidRDefault="00930DFC" w:rsidP="00037EA9">
      <w:pPr>
        <w:spacing w:line="480" w:lineRule="auto"/>
        <w:ind w:firstLine="720"/>
        <w:contextualSpacing/>
        <w:rPr>
          <w:ins w:id="333" w:author="Benton, Deon" w:date="2026-06-14T15:45:00Z" w16du:dateUtc="2026-06-14T20:45:00Z"/>
          <w:rFonts w:ascii="Times New Roman" w:hAnsi="Times New Roman" w:cs="Times New Roman"/>
        </w:rPr>
      </w:pPr>
      <w:r>
        <w:rPr>
          <w:rFonts w:ascii="Times New Roman" w:eastAsia="Times New Roman" w:hAnsi="Times New Roman" w:cs="Times New Roman"/>
        </w:rPr>
        <w:t xml:space="preserve">Due in part to these limitations and given that </w:t>
      </w:r>
      <w:ins w:id="334" w:author="Benton, Deon" w:date="2026-06-12T14:40:00Z" w16du:dateUtc="2026-06-12T19:40:00Z">
        <w:r w:rsidR="0000003E">
          <w:rPr>
            <w:rFonts w:ascii="Times New Roman" w:eastAsia="Times New Roman" w:hAnsi="Times New Roman" w:cs="Times New Roman"/>
          </w:rPr>
          <w:t>Van Overwalle</w:t>
        </w:r>
      </w:ins>
      <w:r>
        <w:rPr>
          <w:rFonts w:ascii="Times New Roman" w:eastAsia="Times New Roman" w:hAnsi="Times New Roman" w:cs="Times New Roman"/>
        </w:rPr>
        <w:t>’s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 xml:space="preserve">The second was to compare ALIAS to </w:t>
      </w:r>
      <w:ins w:id="335" w:author="Benton, Deon" w:date="2026-06-13T22:23:00Z" w16du:dateUtc="2026-06-14T03:23:00Z">
        <w:r w:rsidR="006A6503">
          <w:rPr>
            <w:rFonts w:ascii="Times New Roman" w:hAnsi="Times New Roman" w:cs="Times New Roman"/>
          </w:rPr>
          <w:t>VOM10</w:t>
        </w:r>
      </w:ins>
      <w:r w:rsidR="00C43E13" w:rsidRPr="00C43E13">
        <w:rPr>
          <w:rFonts w:ascii="Times New Roman" w:hAnsi="Times New Roman" w:cs="Times New Roman"/>
        </w:rPr>
        <w:t xml:space="preserve"> and modified versions of both models</w:t>
      </w:r>
      <w:r w:rsidR="00C43E13">
        <w:rPr>
          <w:rFonts w:ascii="Times New Roman" w:hAnsi="Times New Roman" w:cs="Times New Roman"/>
        </w:rPr>
        <w:t>.</w:t>
      </w:r>
    </w:p>
    <w:p w14:paraId="5BA2404B" w14:textId="77777777" w:rsidR="005F40ED" w:rsidRDefault="005F40ED" w:rsidP="005F40ED">
      <w:pPr>
        <w:spacing w:line="480" w:lineRule="auto"/>
        <w:contextualSpacing/>
        <w:rPr>
          <w:ins w:id="336"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37" w:author="Benton, Deon" w:date="2026-06-14T15:45:00Z" w16du:dateUtc="2026-06-14T20:45:00Z">
        <w:r>
          <w:rPr>
            <w:rFonts w:ascii="Times New Roman" w:hAnsi="Times New Roman" w:cs="Times New Roman"/>
            <w:b/>
            <w:bCs/>
          </w:rPr>
          <w:t>An experienced-based associative learning a</w:t>
        </w:r>
      </w:ins>
      <w:ins w:id="338"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39"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40"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41"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42"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71529B1C" w:rsidR="002460C6" w:rsidRDefault="005244A6" w:rsidP="00EF283F">
      <w:pPr>
        <w:spacing w:line="480" w:lineRule="auto"/>
        <w:ind w:firstLine="720"/>
        <w:contextualSpacing/>
        <w:rPr>
          <w:ins w:id="343" w:author="Benton, Deon" w:date="2026-06-14T17:37:00Z" w16du:dateUtc="2026-06-14T22:37:00Z"/>
          <w:rFonts w:ascii="Times New Roman" w:hAnsi="Times New Roman" w:cs="Times New Roman"/>
        </w:rPr>
      </w:pPr>
      <w:ins w:id="344" w:author="Benton, Deon" w:date="2026-06-14T16:37:00Z" w16du:dateUtc="2026-06-14T21:37:00Z">
        <w:r w:rsidRPr="005244A6">
          <w:rPr>
            <w:rFonts w:ascii="Times New Roman" w:hAnsi="Times New Roman" w:cs="Times New Roman"/>
          </w:rPr>
          <w:t xml:space="preserve">A central thesis of the current alternative account—illustrated in Figure 3—is that infants' looking behavior in action efficiency studies reflects repeated experience observing agents move along straight trajectories when obstacles are absent and along arced trajectories when obstacles are present. A consequence of such repeated exposure to these environmental regularities is that associations will be formed between arced motion and obstacles and between straight motion and </w:t>
        </w:r>
        <w:r w:rsidRPr="005244A6">
          <w:rPr>
            <w:rFonts w:ascii="Times New Roman" w:hAnsi="Times New Roman" w:cs="Times New Roman"/>
          </w:rPr>
          <w:lastRenderedPageBreak/>
          <w:t>the absence of obstacles</w:t>
        </w:r>
      </w:ins>
      <w:ins w:id="345" w:author="Benton, Deon" w:date="2026-06-14T17:40:00Z" w16du:dateUtc="2026-06-14T22:40:00Z">
        <w:r w:rsidR="00ED5049">
          <w:rPr>
            <w:rFonts w:ascii="Times New Roman" w:hAnsi="Times New Roman" w:cs="Times New Roman"/>
          </w:rPr>
          <w:t xml:space="preserve"> (Figure 3A)</w:t>
        </w:r>
      </w:ins>
      <w:ins w:id="346" w:author="Benton, Deon" w:date="2026-06-14T16:37:00Z" w16du:dateUtc="2026-06-14T21:37:00Z">
        <w:r w:rsidRPr="005244A6">
          <w:rPr>
            <w:rFonts w:ascii="Times New Roman" w:hAnsi="Times New Roman" w:cs="Times New Roman"/>
          </w:rPr>
          <w:t>. During the early stages of this learning process, both components of the newly established relation would need to be present for an association to be detected. However, if the components continue to be experienced together, not only will their association be strengthened, but the presence of one of the components will be sufficient to activate a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Pr>
            <w:rFonts w:ascii="Times New Roman" w:hAnsi="Times New Roman" w:cs="Times New Roman"/>
          </w:rPr>
          <w:t xml:space="preserve"> </w:t>
        </w:r>
      </w:ins>
    </w:p>
    <w:p w14:paraId="6498E897" w14:textId="1AE0E684" w:rsidR="001129C8" w:rsidRDefault="002460C6" w:rsidP="00EF283F">
      <w:pPr>
        <w:spacing w:line="480" w:lineRule="auto"/>
        <w:ind w:firstLine="720"/>
        <w:contextualSpacing/>
        <w:rPr>
          <w:rFonts w:ascii="Times New Roman" w:hAnsi="Times New Roman" w:cs="Times New Roman"/>
        </w:rPr>
      </w:pPr>
      <w:ins w:id="347" w:author="Benton, Deon" w:date="2026-06-14T17:37:00Z" w16du:dateUtc="2026-06-14T22:37:00Z">
        <w:r w:rsidRPr="002460C6">
          <w:rPr>
            <w:rFonts w:ascii="Times New Roman" w:hAnsi="Times New Roman" w:cs="Times New Roman"/>
          </w:rPr>
          <w:t>This account has two implications for infants' looking behavior in action efficiency studies. First, associations may either be strengthened or weakened depending on the degree of overlap between infants' prior experience and the events they observe during habituation</w:t>
        </w:r>
      </w:ins>
      <w:ins w:id="348" w:author="Benton, Deon" w:date="2026-06-14T17:38:00Z" w16du:dateUtc="2026-06-14T22:38:00Z">
        <w:r w:rsidR="00F254E9">
          <w:rPr>
            <w:rFonts w:ascii="Times New Roman" w:hAnsi="Times New Roman" w:cs="Times New Roman"/>
          </w:rPr>
          <w:t xml:space="preserve"> (Figure 3B)</w:t>
        </w:r>
      </w:ins>
      <w:ins w:id="349" w:author="Benton, Deon" w:date="2026-06-14T17:37:00Z" w16du:dateUtc="2026-06-14T22:37:00Z">
        <w:r w:rsidRPr="002460C6">
          <w:rPr>
            <w:rFonts w:ascii="Times New Roman" w:hAnsi="Times New Roman" w:cs="Times New Roman"/>
          </w:rPr>
          <w:t>. Second, test events in which one component of a relation is missing will evoke longer looking than test events that present both components</w:t>
        </w:r>
      </w:ins>
      <w:ins w:id="350" w:author="Benton, Deon" w:date="2026-06-14T17:39:00Z" w16du:dateUtc="2026-06-14T22:39:00Z">
        <w:r w:rsidR="00F254E9">
          <w:rPr>
            <w:rFonts w:ascii="Times New Roman" w:hAnsi="Times New Roman" w:cs="Times New Roman"/>
          </w:rPr>
          <w:t xml:space="preserve"> (Figure</w:t>
        </w:r>
      </w:ins>
      <w:ins w:id="351" w:author="Benton, Deon" w:date="2026-06-14T17:40:00Z" w16du:dateUtc="2026-06-14T22:40:00Z">
        <w:r w:rsidR="00F254E9">
          <w:rPr>
            <w:rFonts w:ascii="Times New Roman" w:hAnsi="Times New Roman" w:cs="Times New Roman"/>
          </w:rPr>
          <w:t>s</w:t>
        </w:r>
      </w:ins>
      <w:ins w:id="352" w:author="Benton, Deon" w:date="2026-06-14T17:39:00Z" w16du:dateUtc="2026-06-14T22:39:00Z">
        <w:r w:rsidR="00F254E9">
          <w:rPr>
            <w:rFonts w:ascii="Times New Roman" w:hAnsi="Times New Roman" w:cs="Times New Roman"/>
          </w:rPr>
          <w:t xml:space="preserve"> 3C and </w:t>
        </w:r>
      </w:ins>
      <w:ins w:id="353" w:author="Benton, Deon" w:date="2026-06-14T17:40:00Z" w16du:dateUtc="2026-06-14T22:40:00Z">
        <w:r w:rsidR="00F254E9">
          <w:rPr>
            <w:rFonts w:ascii="Times New Roman" w:hAnsi="Times New Roman" w:cs="Times New Roman"/>
          </w:rPr>
          <w:t>3</w:t>
        </w:r>
      </w:ins>
      <w:ins w:id="354" w:author="Benton, Deon" w:date="2026-06-14T17:39:00Z" w16du:dateUtc="2026-06-14T22:39:00Z">
        <w:r w:rsidR="00F254E9">
          <w:rPr>
            <w:rFonts w:ascii="Times New Roman" w:hAnsi="Times New Roman" w:cs="Times New Roman"/>
          </w:rPr>
          <w:t>D)</w:t>
        </w:r>
      </w:ins>
      <w:ins w:id="355" w:author="Benton, Deon" w:date="2026-06-14T17:37:00Z" w16du:dateUtc="2026-06-14T22:37:00Z">
        <w:r w:rsidRPr="002460C6">
          <w:rPr>
            <w:rFonts w:ascii="Times New Roman" w:hAnsi="Times New Roman" w:cs="Times New Roman"/>
          </w:rPr>
          <w:t xml:space="preserve">. Together, these principles explain why infants who are habituated to a constrained action event look longer at inefficient action events than at efficient ones. Because habituation to a constrained motion event reinforces the learned </w:t>
        </w:r>
      </w:ins>
      <w:ins w:id="356" w:author="Benton, Deon" w:date="2026-06-15T16:26:00Z" w16du:dateUtc="2026-06-15T21:26:00Z">
        <w:r w:rsidR="00996555">
          <w:rPr>
            <w:rFonts w:ascii="Times New Roman" w:hAnsi="Times New Roman" w:cs="Times New Roman"/>
          </w:rPr>
          <w:t>arced motion-obstacle association</w:t>
        </w:r>
      </w:ins>
      <w:ins w:id="357" w:author="Benton, Deon" w:date="2026-06-14T17:37:00Z" w16du:dateUtc="2026-06-14T22:37:00Z">
        <w:r w:rsidRPr="002460C6">
          <w:rPr>
            <w:rFonts w:ascii="Times New Roman" w:hAnsi="Times New Roman" w:cs="Times New Roman"/>
          </w:rPr>
          <w:t xml:space="preserve"> due to its overlap </w:t>
        </w:r>
      </w:ins>
      <w:ins w:id="358" w:author="Benton, Deon" w:date="2026-06-15T16:27:00Z" w16du:dateUtc="2026-06-15T21:27:00Z">
        <w:r w:rsidR="00996555" w:rsidRPr="002460C6">
          <w:rPr>
            <w:rFonts w:ascii="Times New Roman" w:hAnsi="Times New Roman" w:cs="Times New Roman"/>
          </w:rPr>
          <w:t>with</w:t>
        </w:r>
      </w:ins>
      <w:ins w:id="359" w:author="Benton, Deon" w:date="2026-06-14T17:37:00Z" w16du:dateUtc="2026-06-14T22:37:00Z">
        <w:r w:rsidRPr="002460C6">
          <w:rPr>
            <w:rFonts w:ascii="Times New Roman" w:hAnsi="Times New Roman" w:cs="Times New Roman"/>
          </w:rPr>
          <w:t xml:space="preserve"> prior experience, </w:t>
        </w:r>
      </w:ins>
      <w:ins w:id="360" w:author="Benton, Deon" w:date="2026-06-15T16:26:00Z" w16du:dateUtc="2026-06-15T21:26:00Z">
        <w:r w:rsidR="00996555">
          <w:rPr>
            <w:rFonts w:ascii="Times New Roman" w:hAnsi="Times New Roman" w:cs="Times New Roman"/>
          </w:rPr>
          <w:t xml:space="preserve">infants look longer at the inefficient than at the </w:t>
        </w:r>
      </w:ins>
      <w:ins w:id="361" w:author="Benton, Deon" w:date="2026-06-15T16:27:00Z" w16du:dateUtc="2026-06-15T21:27:00Z">
        <w:r w:rsidR="00996555">
          <w:rPr>
            <w:rFonts w:ascii="Times New Roman" w:hAnsi="Times New Roman" w:cs="Times New Roman"/>
          </w:rPr>
          <w:t>efficient test event</w:t>
        </w:r>
      </w:ins>
      <w:ins w:id="362" w:author="Benton, Deon" w:date="2026-06-14T17:37:00Z" w16du:dateUtc="2026-06-14T22:37:00Z">
        <w:r w:rsidRPr="002460C6">
          <w:rPr>
            <w:rFonts w:ascii="Times New Roman" w:hAnsi="Times New Roman" w:cs="Times New Roman"/>
          </w:rPr>
          <w:t>. The former event presents only one component of the arced motion–obstacle association;</w:t>
        </w:r>
      </w:ins>
      <w:ins w:id="363" w:author="Benton, Deon" w:date="2026-06-14T17:38:00Z" w16du:dateUtc="2026-06-14T22:38:00Z">
        <w:r>
          <w:rPr>
            <w:rFonts w:ascii="Times New Roman" w:hAnsi="Times New Roman" w:cs="Times New Roman"/>
          </w:rPr>
          <w:t xml:space="preserve"> </w:t>
        </w:r>
      </w:ins>
      <w:ins w:id="364" w:author="Benton, Deon" w:date="2026-06-14T17:37:00Z" w16du:dateUtc="2026-06-14T22:37:00Z">
        <w:r w:rsidRPr="002460C6">
          <w:rPr>
            <w:rFonts w:ascii="Times New Roman" w:hAnsi="Times New Roman" w:cs="Times New Roman"/>
          </w:rPr>
          <w:t>the latter presents both components of the</w:t>
        </w:r>
      </w:ins>
      <w:ins w:id="365" w:author="Benton, Deon" w:date="2026-06-15T16:28:00Z" w16du:dateUtc="2026-06-15T21:28:00Z">
        <w:r w:rsidR="00D83C07">
          <w:rPr>
            <w:rFonts w:ascii="Times New Roman" w:hAnsi="Times New Roman" w:cs="Times New Roman"/>
          </w:rPr>
          <w:t xml:space="preserve"> previously formed</w:t>
        </w:r>
      </w:ins>
      <w:ins w:id="366" w:author="Benton, Deon" w:date="2026-06-14T17:38:00Z" w16du:dateUtc="2026-06-14T22:38:00Z">
        <w:r>
          <w:rPr>
            <w:rFonts w:ascii="Times New Roman" w:hAnsi="Times New Roman" w:cs="Times New Roman"/>
          </w:rPr>
          <w:t xml:space="preserve"> </w:t>
        </w:r>
      </w:ins>
      <w:ins w:id="367" w:author="Benton, Deon" w:date="2026-06-14T17:37:00Z" w16du:dateUtc="2026-06-14T22:37:00Z">
        <w:r w:rsidRPr="002460C6">
          <w:rPr>
            <w:rFonts w:ascii="Times New Roman" w:hAnsi="Times New Roman" w:cs="Times New Roman"/>
          </w:rPr>
          <w:t>straight motion–absence-of-obstacle association</w:t>
        </w:r>
      </w:ins>
      <w:ins w:id="368" w:author="Benton, Deon" w:date="2026-06-14T17:38:00Z" w16du:dateUtc="2026-06-14T22:38:00Z">
        <w:r>
          <w:rPr>
            <w:rFonts w:ascii="Times New Roman" w:hAnsi="Times New Roman" w:cs="Times New Roman"/>
          </w:rPr>
          <w:t xml:space="preserve">. </w:t>
        </w:r>
      </w:ins>
    </w:p>
    <w:p w14:paraId="570392B3" w14:textId="44239A75" w:rsidR="00085213" w:rsidRDefault="00B17A8C" w:rsidP="0096761D">
      <w:pPr>
        <w:spacing w:line="480" w:lineRule="auto"/>
        <w:ind w:firstLine="720"/>
        <w:contextualSpacing/>
        <w:rPr>
          <w:ins w:id="369" w:author="Benton, Deon" w:date="2026-06-14T19:25:00Z" w16du:dateUtc="2026-06-15T00:25:00Z"/>
          <w:rFonts w:ascii="Times New Roman" w:hAnsi="Times New Roman" w:cs="Times New Roman"/>
        </w:rPr>
      </w:pPr>
      <w:ins w:id="370" w:author="Benton, Deon" w:date="2026-06-15T16:29:00Z" w16du:dateUtc="2026-06-15T21:29:00Z">
        <w:r>
          <w:rPr>
            <w:rFonts w:ascii="Times New Roman" w:hAnsi="Times New Roman" w:cs="Times New Roman"/>
          </w:rPr>
          <w:t>Yet, i</w:t>
        </w:r>
      </w:ins>
      <w:ins w:id="371" w:author="Benton, Deon" w:date="2026-06-14T19:06:00Z" w16du:dateUtc="2026-06-15T00:06:00Z">
        <w:r w:rsidR="00615D6F" w:rsidRPr="00615D6F">
          <w:rPr>
            <w:rFonts w:ascii="Times New Roman" w:hAnsi="Times New Roman" w:cs="Times New Roman"/>
          </w:rPr>
          <w:t xml:space="preserve">f associative learning is the basis of infants’ looking behaviors in action efficiency studies, one question that the current account </w:t>
        </w:r>
      </w:ins>
      <w:ins w:id="372" w:author="Benton, Deon" w:date="2026-06-14T19:26:00Z" w16du:dateUtc="2026-06-15T00:26:00Z">
        <w:r w:rsidR="00085213">
          <w:rPr>
            <w:rFonts w:ascii="Times New Roman" w:hAnsi="Times New Roman" w:cs="Times New Roman"/>
          </w:rPr>
          <w:t>raises</w:t>
        </w:r>
      </w:ins>
      <w:ins w:id="373" w:author="Benton, Deon" w:date="2026-06-14T19:06:00Z" w16du:dateUtc="2026-06-15T00:06:00Z">
        <w:r w:rsidR="00615D6F" w:rsidRPr="00615D6F">
          <w:rPr>
            <w:rFonts w:ascii="Times New Roman" w:hAnsi="Times New Roman" w:cs="Times New Roman"/>
          </w:rPr>
          <w:t xml:space="preserve"> </w:t>
        </w:r>
      </w:ins>
      <w:ins w:id="374" w:author="Benton, Deon" w:date="2026-06-14T19:26:00Z" w16du:dateUtc="2026-06-15T00:26:00Z">
        <w:r w:rsidR="00085213">
          <w:rPr>
            <w:rFonts w:ascii="Times New Roman" w:hAnsi="Times New Roman" w:cs="Times New Roman"/>
          </w:rPr>
          <w:t>is</w:t>
        </w:r>
      </w:ins>
      <w:ins w:id="375" w:author="Benton, Deon" w:date="2026-06-14T19:06:00Z" w16du:dateUtc="2026-06-15T00:06:00Z">
        <w:r w:rsidR="00615D6F" w:rsidRPr="00615D6F">
          <w:rPr>
            <w:rFonts w:ascii="Times New Roman" w:hAnsi="Times New Roman" w:cs="Times New Roman"/>
          </w:rPr>
          <w:t xml:space="preserve"> why infants habituated to an unconstrained event do not show a similar pattern of looking. Although it is true that infants habituated to both kinds of events see arced motion and an obstacle, a key difference between </w:t>
        </w:r>
      </w:ins>
      <w:ins w:id="376" w:author="Benton, Deon" w:date="2026-06-15T16:29:00Z" w16du:dateUtc="2026-06-15T21:29:00Z">
        <w:r w:rsidR="00431D46">
          <w:rPr>
            <w:rFonts w:ascii="Times New Roman" w:hAnsi="Times New Roman" w:cs="Times New Roman"/>
          </w:rPr>
          <w:t>them</w:t>
        </w:r>
      </w:ins>
      <w:ins w:id="377" w:author="Benton, Deon" w:date="2026-06-14T19:06:00Z" w16du:dateUtc="2026-06-15T00:06:00Z">
        <w:r w:rsidR="00615D6F" w:rsidRPr="00615D6F">
          <w:rPr>
            <w:rFonts w:ascii="Times New Roman" w:hAnsi="Times New Roman" w:cs="Times New Roman"/>
          </w:rPr>
          <w:t xml:space="preserve"> is that arced </w:t>
        </w:r>
        <w:r w:rsidR="00615D6F" w:rsidRPr="00615D6F">
          <w:rPr>
            <w:rFonts w:ascii="Times New Roman" w:hAnsi="Times New Roman" w:cs="Times New Roman"/>
          </w:rPr>
          <w:lastRenderedPageBreak/>
          <w:t>motion occur</w:t>
        </w:r>
      </w:ins>
      <w:ins w:id="378" w:author="Benton, Deon" w:date="2026-06-15T16:29:00Z" w16du:dateUtc="2026-06-15T21:29:00Z">
        <w:r w:rsidR="00D23397">
          <w:rPr>
            <w:rFonts w:ascii="Times New Roman" w:hAnsi="Times New Roman" w:cs="Times New Roman"/>
          </w:rPr>
          <w:t>s</w:t>
        </w:r>
      </w:ins>
      <w:ins w:id="379"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 Infants may simply be less likely to notice obstacles in the latter configuration than in the former one. This may be a consequence of the reduced salience of </w:t>
        </w:r>
      </w:ins>
      <w:ins w:id="380" w:author="Benton, Deon" w:date="2026-06-15T16:30:00Z" w16du:dateUtc="2026-06-15T21:30:00Z">
        <w:r w:rsidR="00D23397">
          <w:rPr>
            <w:rFonts w:ascii="Times New Roman" w:hAnsi="Times New Roman" w:cs="Times New Roman"/>
          </w:rPr>
          <w:t xml:space="preserve">peripherally located </w:t>
        </w:r>
      </w:ins>
      <w:ins w:id="381" w:author="Benton, Deon" w:date="2026-06-14T19:06:00Z" w16du:dateUtc="2026-06-15T00:06:00Z">
        <w:r w:rsidR="00615D6F" w:rsidRPr="00615D6F">
          <w:rPr>
            <w:rFonts w:ascii="Times New Roman" w:hAnsi="Times New Roman" w:cs="Times New Roman"/>
          </w:rPr>
          <w:t>obstacles and a preexisting bias to attend to motion (</w:t>
        </w:r>
      </w:ins>
      <w:ins w:id="382" w:author="Benton, Deon" w:date="2026-06-14T19:30:00Z" w16du:dateUtc="2026-06-15T00:30:00Z">
        <w:r w:rsidR="004478F7">
          <w:rPr>
            <w:rFonts w:ascii="Times New Roman" w:hAnsi="Times New Roman" w:cs="Times New Roman"/>
          </w:rPr>
          <w:t xml:space="preserve">Figure 3B; </w:t>
        </w:r>
      </w:ins>
      <w:ins w:id="383" w:author="Benton, Deon" w:date="2026-06-14T19:06:00Z" w16du:dateUtc="2026-06-15T00:06:00Z">
        <w:r w:rsidR="00615D6F" w:rsidRPr="00615D6F">
          <w:rPr>
            <w:rFonts w:ascii="Times New Roman" w:hAnsi="Times New Roman" w:cs="Times New Roman"/>
          </w:rPr>
          <w:t>e.g., Slater, 1989; Vallortigara, Regolin, &amp; Marconato, 2005). Together, these factors should lead infants to devote most of their attention to the moving object and its arced trajectory</w:t>
        </w:r>
      </w:ins>
      <w:ins w:id="384" w:author="Benton, Deon" w:date="2026-06-14T19:27:00Z" w16du:dateUtc="2026-06-15T00:27:00Z">
        <w:r w:rsidR="00085213">
          <w:rPr>
            <w:rFonts w:ascii="Times New Roman" w:hAnsi="Times New Roman" w:cs="Times New Roman"/>
          </w:rPr>
          <w:t xml:space="preserve"> and </w:t>
        </w:r>
      </w:ins>
      <w:ins w:id="385" w:author="Benton, Deon" w:date="2026-06-14T19:28:00Z" w16du:dateUtc="2026-06-15T00:28:00Z">
        <w:r w:rsidR="008A35DF">
          <w:rPr>
            <w:rFonts w:ascii="Times New Roman" w:hAnsi="Times New Roman" w:cs="Times New Roman"/>
          </w:rPr>
          <w:t>comparativel</w:t>
        </w:r>
      </w:ins>
      <w:ins w:id="386" w:author="Benton, Deon" w:date="2026-06-14T19:29:00Z" w16du:dateUtc="2026-06-15T00:29:00Z">
        <w:r w:rsidR="008A35DF">
          <w:rPr>
            <w:rFonts w:ascii="Times New Roman" w:hAnsi="Times New Roman" w:cs="Times New Roman"/>
          </w:rPr>
          <w:t>y little attention to</w:t>
        </w:r>
      </w:ins>
      <w:ins w:id="387" w:author="Benton, Deon" w:date="2026-06-14T19:27:00Z" w16du:dateUtc="2026-06-15T00:27:00Z">
        <w:r w:rsidR="00085213">
          <w:rPr>
            <w:rFonts w:ascii="Times New Roman" w:hAnsi="Times New Roman" w:cs="Times New Roman"/>
          </w:rPr>
          <w:t xml:space="preserve"> the stationary obstacle</w:t>
        </w:r>
      </w:ins>
      <w:ins w:id="388" w:author="Benton, Deon" w:date="2026-06-14T19:06:00Z" w16du:dateUtc="2026-06-15T00:06:00Z">
        <w:r w:rsidR="00615D6F" w:rsidRPr="00615D6F">
          <w:rPr>
            <w:rFonts w:ascii="Times New Roman" w:hAnsi="Times New Roman" w:cs="Times New Roman"/>
          </w:rPr>
          <w:t>. If infants nevertheless do notice the obstacle</w:t>
        </w:r>
      </w:ins>
      <w:ins w:id="389" w:author="Benton, Deon" w:date="2026-06-15T12:37:00Z" w16du:dateUtc="2026-06-15T17:37:00Z">
        <w:r w:rsidR="007778C8">
          <w:rPr>
            <w:rFonts w:ascii="Times New Roman" w:hAnsi="Times New Roman" w:cs="Times New Roman"/>
          </w:rPr>
          <w:t xml:space="preserve"> in this configuration</w:t>
        </w:r>
      </w:ins>
      <w:ins w:id="390" w:author="Benton, Deon" w:date="2026-06-14T19:06:00Z" w16du:dateUtc="2026-06-15T00:06:00Z">
        <w:r w:rsidR="00615D6F" w:rsidRPr="00615D6F">
          <w:rPr>
            <w:rFonts w:ascii="Times New Roman" w:hAnsi="Times New Roman" w:cs="Times New Roman"/>
          </w:rPr>
          <w:t>,</w:t>
        </w:r>
      </w:ins>
      <w:ins w:id="391" w:author="Benton, Deon" w:date="2026-06-15T12:37:00Z" w16du:dateUtc="2026-06-15T17:37:00Z">
        <w:r w:rsidR="00995227">
          <w:rPr>
            <w:rFonts w:ascii="Times New Roman" w:hAnsi="Times New Roman" w:cs="Times New Roman"/>
          </w:rPr>
          <w:t xml:space="preserve"> then</w:t>
        </w:r>
      </w:ins>
      <w:ins w:id="392" w:author="Benton, Deon" w:date="2026-06-14T19:06:00Z" w16du:dateUtc="2026-06-15T00:06:00Z">
        <w:r w:rsidR="00615D6F" w:rsidRPr="00615D6F">
          <w:rPr>
            <w:rFonts w:ascii="Times New Roman" w:hAnsi="Times New Roman" w:cs="Times New Roman"/>
          </w:rPr>
          <w:t xml:space="preserve"> the association formed between it and arced motion will compete with</w:t>
        </w:r>
      </w:ins>
      <w:ins w:id="393" w:author="Benton, Deon" w:date="2026-06-14T19:21:00Z" w16du:dateUtc="2026-06-15T00:21:00Z">
        <w:r w:rsidR="00085213">
          <w:rPr>
            <w:rFonts w:ascii="Times New Roman" w:hAnsi="Times New Roman" w:cs="Times New Roman"/>
          </w:rPr>
          <w:t>—</w:t>
        </w:r>
      </w:ins>
      <w:ins w:id="394" w:author="Benton, Deon" w:date="2026-06-14T19:06:00Z" w16du:dateUtc="2026-06-15T00:06:00Z">
        <w:r w:rsidR="00615D6F" w:rsidRPr="00615D6F">
          <w:rPr>
            <w:rFonts w:ascii="Times New Roman" w:hAnsi="Times New Roman" w:cs="Times New Roman"/>
          </w:rPr>
          <w:t>and th</w:t>
        </w:r>
      </w:ins>
      <w:ins w:id="395" w:author="Benton, Deon" w:date="2026-06-14T19:21:00Z" w16du:dateUtc="2026-06-15T00:21:00Z">
        <w:r w:rsidR="00085213">
          <w:rPr>
            <w:rFonts w:ascii="Times New Roman" w:hAnsi="Times New Roman" w:cs="Times New Roman"/>
          </w:rPr>
          <w:t>ereby</w:t>
        </w:r>
      </w:ins>
      <w:ins w:id="396" w:author="Benton, Deon" w:date="2026-06-14T19:06:00Z" w16du:dateUtc="2026-06-15T00:06:00Z">
        <w:r w:rsidR="00615D6F" w:rsidRPr="00615D6F">
          <w:rPr>
            <w:rFonts w:ascii="Times New Roman" w:hAnsi="Times New Roman" w:cs="Times New Roman"/>
          </w:rPr>
          <w:t xml:space="preserve"> weaken</w:t>
        </w:r>
      </w:ins>
      <w:ins w:id="397" w:author="Benton, Deon" w:date="2026-06-14T19:21:00Z" w16du:dateUtc="2026-06-15T00:21:00Z">
        <w:r w:rsidR="00085213">
          <w:rPr>
            <w:rFonts w:ascii="Times New Roman" w:hAnsi="Times New Roman" w:cs="Times New Roman"/>
          </w:rPr>
          <w:t>—</w:t>
        </w:r>
      </w:ins>
      <w:ins w:id="398" w:author="Benton, Deon" w:date="2026-06-14T19:06:00Z" w16du:dateUtc="2026-06-15T00:06:00Z">
        <w:r w:rsidR="00615D6F" w:rsidRPr="00615D6F">
          <w:rPr>
            <w:rFonts w:ascii="Times New Roman" w:hAnsi="Times New Roman" w:cs="Times New Roman"/>
          </w:rPr>
          <w:t xml:space="preserve">the stronger association formed </w:t>
        </w:r>
      </w:ins>
      <w:ins w:id="399" w:author="Benton, Deon" w:date="2026-06-15T12:37:00Z" w16du:dateUtc="2026-06-15T17:37:00Z">
        <w:r w:rsidR="00C76011">
          <w:rPr>
            <w:rFonts w:ascii="Times New Roman" w:hAnsi="Times New Roman" w:cs="Times New Roman"/>
          </w:rPr>
          <w:t>previously</w:t>
        </w:r>
      </w:ins>
      <w:ins w:id="400" w:author="Benton, Deon" w:date="2026-06-14T19:22:00Z" w16du:dateUtc="2026-06-15T00:22:00Z">
        <w:r w:rsidR="00085213">
          <w:rPr>
            <w:rFonts w:ascii="Times New Roman" w:hAnsi="Times New Roman" w:cs="Times New Roman"/>
          </w:rPr>
          <w:t xml:space="preserve"> </w:t>
        </w:r>
      </w:ins>
      <w:ins w:id="401" w:author="Benton, Deon" w:date="2026-06-14T19:06:00Z" w16du:dateUtc="2026-06-15T00:06:00Z">
        <w:r w:rsidR="00615D6F" w:rsidRPr="00615D6F">
          <w:rPr>
            <w:rFonts w:ascii="Times New Roman" w:hAnsi="Times New Roman" w:cs="Times New Roman"/>
          </w:rPr>
          <w:t xml:space="preserve">between this motion and centrally located obstacles. </w:t>
        </w:r>
      </w:ins>
      <w:ins w:id="402" w:author="Benton, Deon" w:date="2026-06-15T12:37:00Z" w16du:dateUtc="2026-06-15T17:37:00Z">
        <w:r w:rsidR="00C03CB8">
          <w:rPr>
            <w:rFonts w:ascii="Times New Roman" w:hAnsi="Times New Roman" w:cs="Times New Roman"/>
          </w:rPr>
          <w:t>At the same time</w:t>
        </w:r>
      </w:ins>
      <w:ins w:id="403" w:author="Benton, Deon" w:date="2026-06-14T19:06:00Z" w16du:dateUtc="2026-06-15T00:06:00Z">
        <w:r w:rsidR="00615D6F" w:rsidRPr="00615D6F">
          <w:rPr>
            <w:rFonts w:ascii="Times New Roman" w:hAnsi="Times New Roman" w:cs="Times New Roman"/>
          </w:rPr>
          <w:t xml:space="preserve">, because the habituation phase is much shorter than infants' real-world experience, any association </w:t>
        </w:r>
      </w:ins>
      <w:ins w:id="404" w:author="Benton, Deon" w:date="2026-06-14T19:22:00Z" w16du:dateUtc="2026-06-15T00:22:00Z">
        <w:r w:rsidR="00085213">
          <w:rPr>
            <w:rFonts w:ascii="Times New Roman" w:hAnsi="Times New Roman" w:cs="Times New Roman"/>
          </w:rPr>
          <w:t>that is established</w:t>
        </w:r>
      </w:ins>
      <w:ins w:id="405" w:author="Benton, Deon" w:date="2026-06-14T19:06:00Z" w16du:dateUtc="2026-06-15T00:06:00Z">
        <w:r w:rsidR="00615D6F" w:rsidRPr="00615D6F">
          <w:rPr>
            <w:rFonts w:ascii="Times New Roman" w:hAnsi="Times New Roman" w:cs="Times New Roman"/>
          </w:rPr>
          <w:t xml:space="preserve"> between arced motion and a peripherally located obstacle </w:t>
        </w:r>
      </w:ins>
      <w:ins w:id="406" w:author="Benton, Deon" w:date="2026-06-15T16:31:00Z" w16du:dateUtc="2026-06-15T21:31:00Z">
        <w:r w:rsidR="00E4576F">
          <w:rPr>
            <w:rFonts w:ascii="Times New Roman" w:hAnsi="Times New Roman" w:cs="Times New Roman"/>
          </w:rPr>
          <w:t xml:space="preserve">will be </w:t>
        </w:r>
      </w:ins>
      <w:ins w:id="407" w:author="Benton, Deon" w:date="2026-06-14T19:06:00Z" w16du:dateUtc="2026-06-15T00:06:00Z">
        <w:r w:rsidR="00615D6F" w:rsidRPr="00615D6F">
          <w:rPr>
            <w:rFonts w:ascii="Times New Roman" w:hAnsi="Times New Roman" w:cs="Times New Roman"/>
          </w:rPr>
          <w:t xml:space="preserve">relatively weak. </w:t>
        </w:r>
      </w:ins>
      <w:ins w:id="408" w:author="Benton, Deon" w:date="2026-06-14T19:23:00Z" w16du:dateUtc="2026-06-15T00:23:00Z">
        <w:r w:rsidR="00085213">
          <w:rPr>
            <w:rFonts w:ascii="Times New Roman" w:hAnsi="Times New Roman" w:cs="Times New Roman"/>
          </w:rPr>
          <w:t xml:space="preserve">This means that when infants </w:t>
        </w:r>
      </w:ins>
      <w:ins w:id="409" w:author="Benton, Deon" w:date="2026-06-14T19:24:00Z" w16du:dateUtc="2026-06-15T00:24:00Z">
        <w:r w:rsidR="00085213">
          <w:rPr>
            <w:rFonts w:ascii="Times New Roman" w:hAnsi="Times New Roman" w:cs="Times New Roman"/>
          </w:rPr>
          <w:t>are subsequently tested on the inefficient te</w:t>
        </w:r>
      </w:ins>
      <w:ins w:id="410" w:author="Benton, Deon" w:date="2026-06-14T19:25:00Z" w16du:dateUtc="2026-06-15T00:25:00Z">
        <w:r w:rsidR="00085213">
          <w:rPr>
            <w:rFonts w:ascii="Times New Roman" w:hAnsi="Times New Roman" w:cs="Times New Roman"/>
          </w:rPr>
          <w:t>st event</w:t>
        </w:r>
      </w:ins>
      <w:ins w:id="411" w:author="Benton, Deon" w:date="2026-06-15T16:32:00Z" w16du:dateUtc="2026-06-15T21:32:00Z">
        <w:r w:rsidR="00E4576F">
          <w:rPr>
            <w:rFonts w:ascii="Times New Roman" w:hAnsi="Times New Roman" w:cs="Times New Roman"/>
          </w:rPr>
          <w:t xml:space="preserve"> following habituation to unconstrained motion</w:t>
        </w:r>
      </w:ins>
      <w:ins w:id="412" w:author="Benton, Deon" w:date="2026-06-14T19:25:00Z" w16du:dateUtc="2026-06-15T00:25:00Z">
        <w:r w:rsidR="00085213">
          <w:rPr>
            <w:rFonts w:ascii="Times New Roman" w:hAnsi="Times New Roman" w:cs="Times New Roman"/>
          </w:rPr>
          <w:t>, the arced motion</w:t>
        </w:r>
      </w:ins>
      <w:ins w:id="413" w:author="Benton, Deon" w:date="2026-06-15T16:32:00Z" w16du:dateUtc="2026-06-15T21:32:00Z">
        <w:r w:rsidR="00AA4E1F">
          <w:rPr>
            <w:rFonts w:ascii="Times New Roman" w:hAnsi="Times New Roman" w:cs="Times New Roman"/>
          </w:rPr>
          <w:t xml:space="preserve"> that is presented in this event</w:t>
        </w:r>
      </w:ins>
      <w:ins w:id="414" w:author="Benton, Deon" w:date="2026-06-14T19:06:00Z" w16du:dateUtc="2026-06-15T00:06:00Z">
        <w:r w:rsidR="00615D6F" w:rsidRPr="00615D6F">
          <w:rPr>
            <w:rFonts w:ascii="Times New Roman" w:hAnsi="Times New Roman" w:cs="Times New Roman"/>
          </w:rPr>
          <w:t xml:space="preserve"> will </w:t>
        </w:r>
      </w:ins>
      <w:ins w:id="415" w:author="Benton, Deon" w:date="2026-06-15T16:33:00Z" w16du:dateUtc="2026-06-15T21:33:00Z">
        <w:r w:rsidR="00AA4E1F">
          <w:rPr>
            <w:rFonts w:ascii="Times New Roman" w:hAnsi="Times New Roman" w:cs="Times New Roman"/>
          </w:rPr>
          <w:t xml:space="preserve">only weakly </w:t>
        </w:r>
      </w:ins>
      <w:ins w:id="416" w:author="Benton, Deon" w:date="2026-06-14T19:06:00Z" w16du:dateUtc="2026-06-15T00:06:00Z">
        <w:r w:rsidR="00615D6F" w:rsidRPr="00615D6F">
          <w:rPr>
            <w:rFonts w:ascii="Times New Roman" w:hAnsi="Times New Roman" w:cs="Times New Roman"/>
          </w:rPr>
          <w:t xml:space="preserve">activate a representation of the obstacle. </w:t>
        </w:r>
      </w:ins>
      <w:ins w:id="417" w:author="Benton, Deon" w:date="2026-06-15T16:33:00Z" w16du:dateUtc="2026-06-15T21:33:00Z">
        <w:r w:rsidR="00AA4E1F">
          <w:rPr>
            <w:rFonts w:ascii="Times New Roman" w:hAnsi="Times New Roman" w:cs="Times New Roman"/>
          </w:rPr>
          <w:t>As a consequence,</w:t>
        </w:r>
      </w:ins>
      <w:ins w:id="418" w:author="Benton, Deon" w:date="2026-06-15T16:36:00Z" w16du:dateUtc="2026-06-15T21:36:00Z">
        <w:r w:rsidR="007C7CBB">
          <w:rPr>
            <w:rFonts w:ascii="Times New Roman" w:hAnsi="Times New Roman" w:cs="Times New Roman"/>
          </w:rPr>
          <w:t xml:space="preserve"> the inefficient and efficient test events should evoke comparable amount of looki</w:t>
        </w:r>
      </w:ins>
      <w:ins w:id="419" w:author="Benton, Deon" w:date="2026-06-15T16:37:00Z" w16du:dateUtc="2026-06-15T21:37:00Z">
        <w:r w:rsidR="007C7CBB">
          <w:rPr>
            <w:rFonts w:ascii="Times New Roman" w:hAnsi="Times New Roman" w:cs="Times New Roman"/>
          </w:rPr>
          <w:t>ng time in infants.</w:t>
        </w:r>
      </w:ins>
      <w:ins w:id="420" w:author="Benton, Deon" w:date="2026-06-14T19:06:00Z" w16du:dateUtc="2026-06-15T00:06:00Z">
        <w:r w:rsidR="00615D6F" w:rsidRPr="00615D6F">
          <w:rPr>
            <w:rFonts w:ascii="Times New Roman" w:hAnsi="Times New Roman" w:cs="Times New Roman"/>
          </w:rPr>
          <w:t xml:space="preserve"> </w:t>
        </w:r>
      </w:ins>
    </w:p>
    <w:p w14:paraId="3FA53A5B" w14:textId="45C610ED" w:rsidR="00623ED3" w:rsidRDefault="00E6791C" w:rsidP="00B907B6">
      <w:pPr>
        <w:spacing w:line="480" w:lineRule="auto"/>
        <w:ind w:firstLine="720"/>
        <w:contextualSpacing/>
        <w:rPr>
          <w:rFonts w:ascii="Times New Roman" w:hAnsi="Times New Roman" w:cs="Times New Roman"/>
        </w:rPr>
      </w:pPr>
      <w:ins w:id="421" w:author="Benton, Deon" w:date="2026-06-15T16:34:00Z" w16du:dateUtc="2026-06-15T21:34:00Z">
        <w:r>
          <w:rPr>
            <w:rFonts w:ascii="Times New Roman" w:hAnsi="Times New Roman" w:cs="Times New Roman"/>
          </w:rPr>
          <w:t>An additional finding that</w:t>
        </w:r>
      </w:ins>
      <w:ins w:id="422" w:author="Benton, Deon" w:date="2026-06-15T16:35:00Z" w16du:dateUtc="2026-06-15T21:35:00Z">
        <w:r>
          <w:rPr>
            <w:rFonts w:ascii="Times New Roman" w:hAnsi="Times New Roman" w:cs="Times New Roman"/>
          </w:rPr>
          <w:t xml:space="preserve"> the present account must explain is</w:t>
        </w:r>
      </w:ins>
      <w:ins w:id="423" w:author="Benton, Deon" w:date="2026-06-15T16:34:00Z" w16du:dateUtc="2026-06-15T21:34:00Z">
        <w:r w:rsidR="00084DE7">
          <w:rPr>
            <w:rFonts w:ascii="Times New Roman" w:hAnsi="Times New Roman" w:cs="Times New Roman"/>
          </w:rPr>
          <w:t xml:space="preserve"> </w:t>
        </w:r>
      </w:ins>
      <w:ins w:id="424" w:author="Benton, Deon" w:date="2026-06-15T16:35:00Z" w16du:dateUtc="2026-06-15T21:35:00Z">
        <w:r>
          <w:rPr>
            <w:rFonts w:ascii="Times New Roman" w:hAnsi="Times New Roman" w:cs="Times New Roman"/>
          </w:rPr>
          <w:t>why</w:t>
        </w:r>
      </w:ins>
      <w:ins w:id="425" w:author="Benton, Deon" w:date="2026-06-15T16:40:00Z" w16du:dateUtc="2026-06-15T21:40:00Z">
        <w:r w:rsidR="00B907B6">
          <w:rPr>
            <w:rFonts w:ascii="Times New Roman" w:hAnsi="Times New Roman" w:cs="Times New Roman"/>
          </w:rPr>
          <w:t xml:space="preserve"> </w:t>
        </w:r>
      </w:ins>
      <w:del w:id="426" w:author="Benton, Deon" w:date="2026-06-15T16:40:00Z" w16du:dateUtc="2026-06-15T21:40:00Z">
        <w:r w:rsidR="001D3116" w:rsidRPr="001D3116" w:rsidDel="00B907B6">
          <w:rPr>
            <w:rFonts w:ascii="Times New Roman" w:hAnsi="Times New Roman" w:cs="Times New Roman"/>
          </w:rPr>
          <w:delText xml:space="preserve"> </w:delText>
        </w:r>
      </w:del>
      <w:r w:rsidR="001D3116" w:rsidRPr="001D3116">
        <w:rPr>
          <w:rFonts w:ascii="Times New Roman" w:hAnsi="Times New Roman" w:cs="Times New Roman"/>
        </w:rPr>
        <w:t xml:space="preserve">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C2053F">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w:t>
      </w:r>
      <w:ins w:id="427" w:author="Benton, Deon" w:date="2026-06-15T16:40:00Z" w16du:dateUtc="2026-06-15T21:40:00Z">
        <w:r w:rsidR="00B907B6">
          <w:rPr>
            <w:rFonts w:ascii="Times New Roman" w:hAnsi="Times New Roman" w:cs="Times New Roman"/>
          </w:rPr>
          <w:t>—discussed above—</w:t>
        </w:r>
      </w:ins>
      <w:r w:rsidR="00A63B78">
        <w:rPr>
          <w:rFonts w:ascii="Times New Roman" w:hAnsi="Times New Roman" w:cs="Times New Roman"/>
        </w:rPr>
        <w:t>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w:t>
      </w:r>
      <w:ins w:id="428" w:author="Benton, Deon" w:date="2026-06-15T16:41:00Z" w16du:dateUtc="2026-06-15T21:41:00Z">
        <w:r w:rsidR="00B907B6">
          <w:rPr>
            <w:rFonts w:ascii="Times New Roman" w:hAnsi="Times New Roman" w:cs="Times New Roman"/>
          </w:rPr>
          <w:t>direct-action experience that is effective may</w:t>
        </w:r>
      </w:ins>
      <w:r w:rsidR="004B17E0">
        <w:rPr>
          <w:rFonts w:ascii="Times New Roman" w:hAnsi="Times New Roman" w:cs="Times New Roman"/>
        </w:rPr>
        <w:t xml:space="preserve"> </w:t>
      </w:r>
      <w:r w:rsidR="001572E6">
        <w:rPr>
          <w:rFonts w:ascii="Times New Roman" w:hAnsi="Times New Roman" w:cs="Times New Roman"/>
        </w:rPr>
        <w:t>temporarily heighten</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ins w:id="429" w:author="Benton, Deon" w:date="2026-06-15T16:43:00Z" w16du:dateUtc="2026-06-15T21:43:00Z">
        <w:r w:rsidR="00F96304">
          <w:rPr>
            <w:rFonts w:ascii="Times New Roman" w:hAnsi="Times New Roman" w:cs="Times New Roman"/>
          </w:rPr>
          <w:t>; that is, effective action may</w:t>
        </w:r>
      </w:ins>
    </w:p>
    <w:p w14:paraId="3F43DA49" w14:textId="2D0E15BE" w:rsidR="00B3601A" w:rsidRDefault="0059095F" w:rsidP="00F96304">
      <w:pPr>
        <w:spacing w:line="480" w:lineRule="auto"/>
        <w:contextualSpacing/>
        <w:rPr>
          <w:rFonts w:ascii="Times New Roman" w:hAnsi="Times New Roman" w:cs="Times New Roman"/>
        </w:rPr>
      </w:pPr>
      <w:r w:rsidRPr="0059095F">
        <w:rPr>
          <w:rFonts w:ascii="Times New Roman" w:hAnsi="Times New Roman" w:cs="Times New Roman"/>
        </w:rPr>
        <w:t>strengthen</w:t>
      </w:r>
      <w:del w:id="430" w:author="Benton, Deon" w:date="2026-06-15T16:43:00Z" w16du:dateUtc="2026-06-15T21:43:00Z">
        <w:r w:rsidR="001572E6" w:rsidDel="00F96304">
          <w:rPr>
            <w:rFonts w:ascii="Times New Roman" w:hAnsi="Times New Roman" w:cs="Times New Roman"/>
          </w:rPr>
          <w:delText>s</w:delText>
        </w:r>
      </w:del>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F70D15" w:rsidRPr="007B24BC">
        <w:rPr>
          <w:rFonts w:ascii="Times New Roman" w:hAnsi="Times New Roman" w:cs="Times New Roman"/>
        </w:rPr>
        <w:t xml:space="preserve">Consistent with this </w:t>
      </w:r>
      <w:r w:rsidR="00F70D15" w:rsidRPr="007B24BC">
        <w:rPr>
          <w:rFonts w:ascii="Times New Roman" w:hAnsi="Times New Roman" w:cs="Times New Roman"/>
        </w:rPr>
        <w:lastRenderedPageBreak/>
        <w:t>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1" w:author="Benton, Deon" w:date="2026-06-15T16:43:00Z" w16du:dateUtc="2026-06-15T21:43:00Z">
        <w:r w:rsidR="00F70D15">
          <w:rPr>
            <w:rFonts w:ascii="Times New Roman" w:hAnsi="Times New Roman" w:cs="Times New Roman"/>
          </w:rPr>
          <w:t xml:space="preserve"> </w:t>
        </w:r>
      </w:ins>
      <w:ins w:id="432" w:author="Benton, Deon" w:date="2026-06-15T16:42:00Z" w16du:dateUtc="2026-06-15T21:42:00Z">
        <w:r w:rsidR="00F70D15">
          <w:rPr>
            <w:rFonts w:ascii="Times New Roman" w:hAnsi="Times New Roman" w:cs="Times New Roman"/>
          </w:rPr>
          <w:t>In the context of a sticky-mittens experience, infants may</w:t>
        </w:r>
      </w:ins>
      <w:r w:rsidR="00665CB2">
        <w:rPr>
          <w:rFonts w:ascii="Times New Roman" w:hAnsi="Times New Roman" w:cs="Times New Roman"/>
        </w:rPr>
        <w:t xml:space="preserve"> notice</w:t>
      </w:r>
      <w:r w:rsidR="001664C2">
        <w:rPr>
          <w:rFonts w:ascii="Times New Roman" w:hAnsi="Times New Roman" w:cs="Times New Roman"/>
        </w:rPr>
        <w:t xml:space="preserve"> that</w:t>
      </w:r>
      <w:r w:rsidR="0089720F">
        <w:rPr>
          <w:rFonts w:ascii="Times New Roman" w:hAnsi="Times New Roman" w:cs="Times New Roman"/>
        </w:rPr>
        <w:t xml:space="preserve"> 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ins w:id="433" w:author="Benton, Deon" w:date="2026-06-15T16:44:00Z" w16du:dateUtc="2026-06-15T21:44:00Z">
        <w:r w:rsidR="00F96304">
          <w:rPr>
            <w:rFonts w:ascii="Times New Roman" w:hAnsi="Times New Roman" w:cs="Times New Roman"/>
          </w:rPr>
          <w:t xml:space="preserve"> during each reach attempt</w:t>
        </w:r>
      </w:ins>
      <w:r w:rsidR="0089720F">
        <w:rPr>
          <w:rFonts w:ascii="Times New Roman" w:hAnsi="Times New Roman" w:cs="Times New Roman"/>
        </w:rPr>
        <w:t>.</w:t>
      </w:r>
      <w:r w:rsidR="001664C2">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w:t>
      </w:r>
      <w:ins w:id="434" w:author="Benton, Deon" w:date="2026-06-15T16:45:00Z" w16du:dateUtc="2026-06-15T21:45:00Z">
        <w:r w:rsidR="00F96304">
          <w:rPr>
            <w:rFonts w:ascii="Times New Roman" w:hAnsi="Times New Roman" w:cs="Times New Roman"/>
          </w:rPr>
          <w:t xml:space="preserve">This could eventuate in </w:t>
        </w:r>
      </w:ins>
      <w:r w:rsidR="00AE7DD7">
        <w:rPr>
          <w:rFonts w:ascii="Times New Roman" w:hAnsi="Times New Roman" w:cs="Times New Roman"/>
        </w:rPr>
        <w:t xml:space="preserve">longer looking </w:t>
      </w:r>
      <w:ins w:id="435" w:author="Benton, Deon" w:date="2026-06-15T16:45:00Z" w16du:dateUtc="2026-06-15T21:45:00Z">
        <w:r w:rsidR="00F96304">
          <w:rPr>
            <w:rFonts w:ascii="Times New Roman" w:hAnsi="Times New Roman" w:cs="Times New Roman"/>
          </w:rPr>
          <w:t xml:space="preserve">at </w:t>
        </w:r>
      </w:ins>
      <w:r w:rsidR="00AE7DD7">
        <w:rPr>
          <w:rFonts w:ascii="Times New Roman" w:hAnsi="Times New Roman" w:cs="Times New Roman"/>
        </w:rPr>
        <w:t>the</w:t>
      </w:r>
      <w:r w:rsidR="00C34BA4" w:rsidRPr="00C34BA4">
        <w:rPr>
          <w:rFonts w:ascii="Times New Roman" w:hAnsi="Times New Roman" w:cs="Times New Roman"/>
        </w:rPr>
        <w:t xml:space="preserve"> inefficient </w:t>
      </w:r>
      <w:ins w:id="436" w:author="Benton, Deon" w:date="2026-06-15T16:47:00Z" w16du:dateUtc="2026-06-15T21:47:00Z">
        <w:r w:rsidR="001D23DE">
          <w:rPr>
            <w:rFonts w:ascii="Times New Roman" w:hAnsi="Times New Roman" w:cs="Times New Roman"/>
          </w:rPr>
          <w:t>than the efficient test event</w:t>
        </w:r>
      </w:ins>
      <w:r w:rsidR="00C34BA4">
        <w:rPr>
          <w:rFonts w:ascii="Times New Roman" w:hAnsi="Times New Roman" w:cs="Times New Roman"/>
        </w:rPr>
        <w:t xml:space="preserve"> </w:t>
      </w:r>
      <w:r w:rsidR="00C34BA4" w:rsidRPr="00C34BA4">
        <w:rPr>
          <w:rFonts w:ascii="Times New Roman" w:hAnsi="Times New Roman" w:cs="Times New Roman"/>
        </w:rPr>
        <w:t xml:space="preserve">without </w:t>
      </w:r>
      <w:ins w:id="437" w:author="Benton, Deon" w:date="2026-06-15T16:45:00Z" w16du:dateUtc="2026-06-15T21:45:00Z">
        <w:r w:rsidR="001D23DE" w:rsidRPr="00C34BA4">
          <w:rPr>
            <w:rFonts w:ascii="Times New Roman" w:hAnsi="Times New Roman" w:cs="Times New Roman"/>
          </w:rPr>
          <w:t>re</w:t>
        </w:r>
        <w:r w:rsidR="001D23DE">
          <w:rPr>
            <w:rFonts w:ascii="Times New Roman" w:hAnsi="Times New Roman" w:cs="Times New Roman"/>
          </w:rPr>
          <w:t>course to</w:t>
        </w:r>
        <w:r w:rsidR="001D23DE" w:rsidRPr="00C34BA4">
          <w:rPr>
            <w:rFonts w:ascii="Times New Roman" w:hAnsi="Times New Roman" w:cs="Times New Roman"/>
          </w:rPr>
          <w:t xml:space="preserve"> </w:t>
        </w:r>
      </w:ins>
      <w:r w:rsidR="00C34BA4" w:rsidRPr="00C34BA4">
        <w:rPr>
          <w:rFonts w:ascii="Times New Roman" w:hAnsi="Times New Roman" w:cs="Times New Roman"/>
        </w:rPr>
        <w:t>a priori notions of goals</w:t>
      </w:r>
      <w:ins w:id="438" w:author="Benton, Deon" w:date="2026-06-15T16:47:00Z" w16du:dateUtc="2026-06-15T21:47:00Z">
        <w:r w:rsidR="001D23DE">
          <w:rPr>
            <w:rFonts w:ascii="Times New Roman" w:hAnsi="Times New Roman" w:cs="Times New Roman"/>
          </w:rPr>
          <w:t xml:space="preserve"> or</w:t>
        </w:r>
      </w:ins>
      <w:r w:rsidR="00C34BA4" w:rsidRPr="00C34BA4">
        <w:rPr>
          <w:rFonts w:ascii="Times New Roman" w:hAnsi="Times New Roman" w:cs="Times New Roman"/>
        </w:rPr>
        <w:t xml:space="preserve"> efficiency.</w:t>
      </w:r>
    </w:p>
    <w:p w14:paraId="7FFC4B6D" w14:textId="6ACC319A" w:rsidR="008B60F5" w:rsidRDefault="00627EEA" w:rsidP="0096761D">
      <w:pPr>
        <w:spacing w:line="480" w:lineRule="auto"/>
        <w:ind w:firstLine="720"/>
        <w:contextualSpacing/>
        <w:rPr>
          <w:rFonts w:ascii="Times New Roman" w:hAnsi="Times New Roman" w:cs="Times New Roman"/>
        </w:rPr>
      </w:pPr>
      <w:ins w:id="439" w:author="Benton, Deon" w:date="2026-06-15T16:48:00Z" w16du:dateUtc="2026-06-15T21:48:00Z">
        <w:r>
          <w:rPr>
            <w:rFonts w:ascii="Times New Roman" w:hAnsi="Times New Roman" w:cs="Times New Roman"/>
          </w:rPr>
          <w:t>In terms of how</w:t>
        </w:r>
      </w:ins>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ins w:id="440" w:author="Benton, Deon" w:date="2026-06-15T16:48:00Z" w16du:dateUtc="2026-06-15T21:48:00Z">
        <w:r>
          <w:rPr>
            <w:rFonts w:ascii="Times New Roman" w:hAnsi="Times New Roman" w:cs="Times New Roman"/>
          </w:rPr>
          <w:t>,</w:t>
        </w:r>
      </w:ins>
      <w:r w:rsidR="00276A87" w:rsidRPr="008B60F5">
        <w:rPr>
          <w:rFonts w:ascii="Times New Roman" w:hAnsi="Times New Roman" w:cs="Times New Roman"/>
        </w:rPr>
        <w:t xml:space="preserve"> </w:t>
      </w:r>
      <w:ins w:id="441" w:author="Benton, Deon" w:date="2026-06-15T16:48:00Z" w16du:dateUtc="2026-06-15T21:48:00Z">
        <w:r>
          <w:rPr>
            <w:rFonts w:ascii="Times New Roman" w:hAnsi="Times New Roman" w:cs="Times New Roman"/>
          </w:rPr>
          <w:t>one</w:t>
        </w:r>
        <w:r w:rsidRPr="008B60F5">
          <w:rPr>
            <w:rFonts w:ascii="Times New Roman" w:hAnsi="Times New Roman" w:cs="Times New Roman"/>
          </w:rPr>
          <w:t xml:space="preserve"> </w:t>
        </w:r>
      </w:ins>
      <w:r w:rsidR="008B60F5" w:rsidRPr="008B60F5">
        <w:rPr>
          <w:rFonts w:ascii="Times New Roman" w:hAnsi="Times New Roman" w:cs="Times New Roman"/>
        </w:rPr>
        <w:t xml:space="preserve">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ins w:id="442" w:author="Benton, Deon" w:date="2026-06-15T16:49:00Z" w16du:dateUtc="2026-06-15T21:49:00Z">
        <w:r>
          <w:rPr>
            <w:rFonts w:ascii="Times New Roman" w:hAnsi="Times New Roman" w:cs="Times New Roman"/>
          </w:rPr>
          <w:t>A corollary of this is that</w:t>
        </w:r>
      </w:ins>
      <w:r w:rsidR="008B60F5" w:rsidRPr="008B60F5">
        <w:rPr>
          <w:rFonts w:ascii="Times New Roman" w:hAnsi="Times New Roman" w:cs="Times New Roman"/>
        </w:rPr>
        <w:t xml:space="preserve"> efficient reaches performed by another individual </w:t>
      </w:r>
      <w:ins w:id="443" w:author="Benton, Deon" w:date="2026-06-15T16:49:00Z" w16du:dateUtc="2026-06-15T21:49:00Z">
        <w:r>
          <w:rPr>
            <w:rFonts w:ascii="Times New Roman" w:hAnsi="Times New Roman" w:cs="Times New Roman"/>
          </w:rPr>
          <w:t>will be perceived as</w:t>
        </w:r>
      </w:ins>
      <w:r w:rsidR="008B60F5" w:rsidRPr="008B60F5">
        <w:rPr>
          <w:rFonts w:ascii="Times New Roman" w:hAnsi="Times New Roman" w:cs="Times New Roman"/>
        </w:rPr>
        <w:t xml:space="preserve"> familiar </w:t>
      </w:r>
      <w:ins w:id="444" w:author="Benton, Deon" w:date="2026-06-15T16:50:00Z" w16du:dateUtc="2026-06-15T21:50:00Z">
        <w:r w:rsidR="005E3911">
          <w:rPr>
            <w:rFonts w:ascii="Times New Roman" w:hAnsi="Times New Roman" w:cs="Times New Roman"/>
          </w:rPr>
          <w:t>to the extent that they</w:t>
        </w:r>
      </w:ins>
      <w:ins w:id="445" w:author="Benton, Deon" w:date="2026-06-15T16:51:00Z" w16du:dateUtc="2026-06-15T21:51:00Z">
        <w:r w:rsidR="005E3911">
          <w:rPr>
            <w:rFonts w:ascii="Times New Roman" w:hAnsi="Times New Roman" w:cs="Times New Roman"/>
          </w:rPr>
          <w:t xml:space="preserve"> overlap with representations established during infants’ own successful action experience. </w:t>
        </w:r>
      </w:ins>
    </w:p>
    <w:p w14:paraId="59A5325D" w14:textId="597752DF"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 xml:space="preserve">demonstrating that </w:t>
      </w:r>
      <w:ins w:id="446" w:author="Benton, Deon" w:date="2026-06-15T16:51:00Z" w16du:dateUtc="2026-06-15T21:51:00Z">
        <w:r w:rsidR="005E3911">
          <w:rPr>
            <w:rFonts w:ascii="Times New Roman" w:hAnsi="Times New Roman" w:cs="Times New Roman"/>
          </w:rPr>
          <w:t>this</w:t>
        </w:r>
      </w:ins>
      <w:r w:rsidR="00617B5C">
        <w:rPr>
          <w:rFonts w:ascii="Times New Roman" w:hAnsi="Times New Roman" w:cs="Times New Roman"/>
        </w:rPr>
        <w:t xml:space="preserve">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w:t>
      </w:r>
      <w:ins w:id="447" w:author="Benton, Deon" w:date="2026-06-15T16:53:00Z" w16du:dateUtc="2026-06-15T21:53:00Z">
        <w:r w:rsidR="00B238EB">
          <w:rPr>
            <w:rFonts w:ascii="Times New Roman" w:hAnsi="Times New Roman" w:cs="Times New Roman"/>
          </w:rPr>
          <w:t xml:space="preserve">action efficiency understanding in infants. </w:t>
        </w:r>
      </w:ins>
      <w:r w:rsidR="00617B5C">
        <w:rPr>
          <w:rFonts w:ascii="Times New Roman" w:hAnsi="Times New Roman" w:cs="Times New Roman"/>
        </w:rPr>
        <w:t xml:space="preserve">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ins w:id="448" w:author="Benton, Deon" w:date="2026-06-15T16:55:00Z" w16du:dateUtc="2026-06-15T21:55:00Z">
        <w:r w:rsidR="0077188E">
          <w:rPr>
            <w:rFonts w:ascii="Times New Roman" w:hAnsi="Times New Roman" w:cs="Times New Roman"/>
          </w:rPr>
          <w:t>it is worth noting that the</w:t>
        </w:r>
      </w:ins>
      <w:r w:rsidR="00635C87">
        <w:rPr>
          <w:rFonts w:ascii="Times New Roman" w:hAnsi="Times New Roman" w:cs="Times New Roman"/>
        </w:rPr>
        <w:t xml:space="preserve"> present account </w:t>
      </w:r>
      <w:r w:rsidR="00635C87">
        <w:rPr>
          <w:rFonts w:ascii="Times New Roman" w:hAnsi="Times New Roman" w:cs="Times New Roman"/>
        </w:rPr>
        <w:lastRenderedPageBreak/>
        <w:t xml:space="preserve">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w:t>
      </w:r>
      <w:r w:rsidR="005F4708">
        <w:rPr>
          <w:rFonts w:ascii="Times New Roman" w:hAnsi="Times New Roman" w:cs="Times New Roman"/>
        </w:rPr>
        <w:t xml:space="preserve">though </w:t>
      </w:r>
      <w:r w:rsidR="001E340B">
        <w:rPr>
          <w:rFonts w:ascii="Times New Roman" w:hAnsi="Times New Roman" w:cs="Times New Roman"/>
        </w:rPr>
        <w:t xml:space="preserve">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5F4708">
        <w:rPr>
          <w:rFonts w:ascii="Times New Roman" w:hAnsi="Times New Roman" w:cs="Times New Roman"/>
        </w:rPr>
        <w:t xml:space="preserve"> </w:t>
      </w:r>
      <w:r w:rsidR="00635C87">
        <w:rPr>
          <w:rFonts w:ascii="Times New Roman" w:hAnsi="Times New Roman" w:cs="Times New Roman"/>
        </w:rPr>
        <w:t>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B630F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w:t>
      </w:r>
      <w:ins w:id="449" w:author="Benton, Deon" w:date="2026-06-15T17:02:00Z" w16du:dateUtc="2026-06-15T22:02:00Z">
        <w:r w:rsidR="00221515">
          <w:rPr>
            <w:rFonts w:ascii="Times New Roman" w:hAnsi="Times New Roman" w:cs="Times New Roman"/>
          </w:rPr>
          <w:t>s’ understanding of what makes an action efficient</w:t>
        </w:r>
      </w:ins>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ins w:id="450" w:author="Benton, Deon" w:date="2026-06-15T17:16:00Z" w16du:dateUtc="2026-06-15T22:16:00Z">
        <w:r w:rsidR="00263DA5">
          <w:rPr>
            <w:rFonts w:ascii="Times New Roman" w:eastAsia="Times New Roman" w:hAnsi="Times New Roman" w:cs="Times New Roman"/>
          </w:rPr>
          <w:t>The target</w:t>
        </w:r>
      </w:ins>
      <w:r w:rsidR="00A729D9">
        <w:rPr>
          <w:rFonts w:ascii="Times New Roman" w:eastAsia="Times New Roman" w:hAnsi="Times New Roman" w:cs="Times New Roman"/>
        </w:rPr>
        <w:t xml:space="preserve"> findings that were the focus of</w:t>
      </w:r>
      <w:r w:rsidR="007B777A">
        <w:rPr>
          <w:rFonts w:ascii="Times New Roman" w:eastAsia="Times New Roman" w:hAnsi="Times New Roman" w:cs="Times New Roman"/>
        </w:rPr>
        <w:t xml:space="preserve"> the present series of simulations</w:t>
      </w:r>
      <w:ins w:id="451" w:author="Benton, Deon" w:date="2026-06-15T17:04:00Z" w16du:dateUtc="2026-06-15T22:04:00Z">
        <w:r w:rsidR="00221515">
          <w:rPr>
            <w:rFonts w:ascii="Times New Roman" w:eastAsia="Times New Roman" w:hAnsi="Times New Roman" w:cs="Times New Roman"/>
          </w:rPr>
          <w:t>—which we discussed above—</w:t>
        </w:r>
      </w:ins>
      <w:r w:rsidR="007B777A">
        <w:rPr>
          <w:rFonts w:ascii="Times New Roman" w:eastAsia="Times New Roman" w:hAnsi="Times New Roman" w:cs="Times New Roman"/>
        </w:rPr>
        <w:t>were</w:t>
      </w:r>
      <w:ins w:id="452" w:author="Benton, Deon" w:date="2026-06-15T17:04:00Z" w16du:dateUtc="2026-06-15T22:04:00Z">
        <w:r w:rsidR="00221515">
          <w:rPr>
            <w:rFonts w:ascii="Times New Roman" w:eastAsia="Times New Roman" w:hAnsi="Times New Roman" w:cs="Times New Roman"/>
          </w:rPr>
          <w:t xml:space="preserve"> the following</w:t>
        </w:r>
      </w:ins>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248F0558" w:rsidR="00513437" w:rsidRDefault="00513437" w:rsidP="00E75EFC">
      <w:pPr>
        <w:spacing w:line="480" w:lineRule="auto"/>
        <w:ind w:firstLine="720"/>
        <w:contextualSpacing/>
        <w:rPr>
          <w:ins w:id="453" w:author="Benton, Deon" w:date="2026-06-15T17:15:00Z" w16du:dateUtc="2026-06-15T22:15:00Z"/>
          <w:rFonts w:ascii="Times New Roman" w:hAnsi="Times New Roman" w:cs="Times New Roman"/>
        </w:rPr>
      </w:pPr>
      <w:ins w:id="454" w:author="Benton, Deon" w:date="2026-06-15T17:15:00Z" w16du:dateUtc="2026-06-15T22:15:00Z">
        <w:r w:rsidRPr="00513437">
          <w:rPr>
            <w:rFonts w:ascii="Times New Roman" w:hAnsi="Times New Roman" w:cs="Times New Roman"/>
          </w:rPr>
          <w:t xml:space="preserve">The second goal of the current simulations was to assess whether ALIAS better captures the five target findings than either VOM10 or extensions of both models. A modified version of VOM10, called VOM10-2, was designed to more faithfully represent the experimental paradigms </w:t>
        </w:r>
        <w:r>
          <w:rPr>
            <w:rFonts w:ascii="Times New Roman" w:hAnsi="Times New Roman" w:cs="Times New Roman"/>
          </w:rPr>
          <w:t>that produced the present target findings</w:t>
        </w:r>
        <w:r w:rsidRPr="00513437">
          <w:rPr>
            <w:rFonts w:ascii="Times New Roman" w:hAnsi="Times New Roman" w:cs="Times New Roman"/>
          </w:rPr>
          <w:t>.</w:t>
        </w:r>
      </w:ins>
      <w:ins w:id="455" w:author="Benton, Deon" w:date="2026-06-15T17:17:00Z" w16du:dateUtc="2026-06-15T22:17:00Z">
        <w:r w:rsidR="00263DA5">
          <w:rPr>
            <w:rFonts w:ascii="Times New Roman" w:hAnsi="Times New Roman" w:cs="Times New Roman"/>
          </w:rPr>
          <w:t xml:space="preserve"> </w:t>
        </w:r>
      </w:ins>
      <w:r w:rsidR="00263DA5" w:rsidRPr="00926947">
        <w:rPr>
          <w:rFonts w:ascii="Times New Roman" w:hAnsi="Times New Roman" w:cs="Times New Roman"/>
        </w:rPr>
        <w:t xml:space="preserve">This is achieved by ensuring that obstacles and goal objects remain continuously visible and that the agent no longer overshoots the barrier when passing over it. </w:t>
      </w:r>
      <w:ins w:id="456" w:author="Benton, Deon" w:date="2026-06-15T17:15:00Z" w16du:dateUtc="2026-06-15T22:15:00Z">
        <w:r w:rsidRPr="00513437">
          <w:rPr>
            <w:rFonts w:ascii="Times New Roman" w:hAnsi="Times New Roman" w:cs="Times New Roman"/>
          </w:rPr>
          <w:t xml:space="preserve"> A modified version of ALIAS, called ALIAS-2, eliminated the assumption that obstacles located peripheral to arced motion are less salient than obstacles located directly beneath it. Both extensions are described </w:t>
        </w:r>
        <w:r w:rsidR="00827E6C">
          <w:rPr>
            <w:rFonts w:ascii="Times New Roman" w:hAnsi="Times New Roman" w:cs="Times New Roman"/>
          </w:rPr>
          <w:t>more fully below</w:t>
        </w:r>
        <w:r w:rsidRPr="00513437">
          <w:rPr>
            <w:rFonts w:ascii="Times New Roman" w:hAnsi="Times New Roman" w:cs="Times New Roman"/>
          </w:rPr>
          <w:t>. By comparing ALIAS to these alternative models, the present simulations make it possible to determine whether the limitations previously ascribed to VOM10 are genuine and whether the assumptions unique to ALIAS are necessary for reproducing the current target findings. Given the goals of the present simulations, the studies from which the current target findings were derived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457" w:author="Benton, Deon" w:date="2026-06-15T17:17:00Z" w16du:dateUtc="2026-06-15T22:17:00Z">
        <w:r w:rsidR="00263DA5">
          <w:rPr>
            <w:rFonts w:ascii="Times New Roman" w:hAnsi="Times New Roman" w:cs="Times New Roman"/>
          </w:rPr>
          <w:t xml:space="preserve"> </w:t>
        </w:r>
      </w:ins>
    </w:p>
    <w:p w14:paraId="48BD51A4" w14:textId="6435C62F" w:rsidR="009F2395" w:rsidRDefault="00926947" w:rsidP="00706D21">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458"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459"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460" w:author="Benton, Deon" w:date="2026-06-12T14:40:00Z" w16du:dateUtc="2026-06-12T19:40:00Z">
        <w:r w:rsidR="0000003E">
          <w:rPr>
            <w:rFonts w:ascii="Times New Roman" w:hAnsi="Times New Roman" w:cs="Times New Roman"/>
          </w:rPr>
          <w:t>Van Overwalle</w:t>
        </w:r>
      </w:ins>
      <w:r w:rsidRPr="00926947">
        <w:rPr>
          <w:rFonts w:ascii="Times New Roman" w:hAnsi="Times New Roman" w:cs="Times New Roman"/>
        </w:rPr>
        <w:t xml:space="preserve"> (2010), the discussion here is necessarily kept brief. </w:t>
      </w:r>
      <w:ins w:id="461" w:author="Benton, Deon" w:date="2026-06-15T17:18:00Z" w16du:dateUtc="2026-06-15T22:18:00Z">
        <w:r w:rsidR="00706D21">
          <w:rPr>
            <w:rFonts w:ascii="Times New Roman" w:hAnsi="Times New Roman" w:cs="Times New Roman"/>
          </w:rPr>
          <w:t>Next I</w:t>
        </w:r>
      </w:ins>
      <w:r w:rsidRPr="00926947">
        <w:rPr>
          <w:rFonts w:ascii="Times New Roman" w:hAnsi="Times New Roman" w:cs="Times New Roman"/>
        </w:rPr>
        <w:t xml:space="preserve"> describe ALIAS’s architecture followed by a </w:t>
      </w:r>
      <w:r w:rsidRPr="00926947">
        <w:rPr>
          <w:rFonts w:ascii="Times New Roman" w:hAnsi="Times New Roman" w:cs="Times New Roman"/>
        </w:rPr>
        <w:lastRenderedPageBreak/>
        <w:t xml:space="preserve">discussion of its pretraining experience; this experience remained identical across all simulations. I then present five simulations, each corresponding to one of the target findings. In each one, I compare ALIAS’s performance to that of </w:t>
      </w:r>
      <w:ins w:id="462" w:author="Benton, Deon" w:date="2026-06-13T22:23:00Z" w16du:dateUtc="2026-06-14T03:23:00Z">
        <w:r w:rsidR="006A6503">
          <w:rPr>
            <w:rFonts w:ascii="Times New Roman" w:hAnsi="Times New Roman" w:cs="Times New Roman"/>
          </w:rPr>
          <w:t>VOM10</w:t>
        </w:r>
      </w:ins>
      <w:ins w:id="463" w:author="Benton, Deon" w:date="2026-06-15T17:18:00Z" w16du:dateUtc="2026-06-15T22:18:00Z">
        <w:r w:rsidR="00706D21">
          <w:rPr>
            <w:rFonts w:ascii="Times New Roman" w:hAnsi="Times New Roman" w:cs="Times New Roman"/>
          </w:rPr>
          <w:t xml:space="preserve">, VOM10-2, </w:t>
        </w:r>
      </w:ins>
      <w:r w:rsidRPr="00926947">
        <w:rPr>
          <w:rFonts w:ascii="Times New Roman" w:hAnsi="Times New Roman" w:cs="Times New Roman"/>
        </w:rPr>
        <w:t xml:space="preserve">and ALIAS-2. </w:t>
      </w:r>
      <w:r w:rsidR="00BC1A22"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w:t>
      </w:r>
      <w:r w:rsidR="00EB4077">
        <w:rPr>
          <w:rFonts w:ascii="Times New Roman" w:hAnsi="Times New Roman" w:cs="Times New Roman"/>
        </w:rPr>
        <w:t xml:space="preserve">. In each one, </w:t>
      </w:r>
      <w:ins w:id="464" w:author="Benton, Deon" w:date="2026-06-15T17:23:00Z" w16du:dateUtc="2026-06-15T22:23:00Z">
        <w:r w:rsidR="00E825D8">
          <w:rPr>
            <w:rFonts w:ascii="Times New Roman" w:hAnsi="Times New Roman" w:cs="Times New Roman"/>
          </w:rPr>
          <w:t>ALIAS will be placed</w:t>
        </w:r>
      </w:ins>
      <w:ins w:id="465" w:author="Benton, Deon" w:date="2026-06-15T17:24:00Z" w16du:dateUtc="2026-06-15T22:24:00Z">
        <w:r w:rsidR="00E825D8">
          <w:rPr>
            <w:rFonts w:ascii="Times New Roman" w:hAnsi="Times New Roman" w:cs="Times New Roman"/>
          </w:rPr>
          <w:t xml:space="preserve"> in a novel situation. I will sugg</w:t>
        </w:r>
      </w:ins>
      <w:ins w:id="466" w:author="Benton, Deon" w:date="2026-06-15T17:25:00Z" w16du:dateUtc="2026-06-15T22:25:00Z">
        <w:r w:rsidR="00E825D8">
          <w:rPr>
            <w:rFonts w:ascii="Times New Roman" w:hAnsi="Times New Roman" w:cs="Times New Roman"/>
          </w:rPr>
          <w:t>est that</w:t>
        </w:r>
      </w:ins>
      <w:r w:rsidR="00EB4077">
        <w:rPr>
          <w:rFonts w:ascii="Times New Roman" w:hAnsi="Times New Roman" w:cs="Times New Roman"/>
        </w:rPr>
        <w:t xml:space="preserve"> ALIAS’s responses</w:t>
      </w:r>
      <w:ins w:id="467" w:author="Benton, Deon" w:date="2026-06-15T17:25:00Z" w16du:dateUtc="2026-06-15T22:25:00Z">
        <w:r w:rsidR="00E825D8">
          <w:rPr>
            <w:rFonts w:ascii="Times New Roman" w:hAnsi="Times New Roman" w:cs="Times New Roman"/>
          </w:rPr>
          <w:t xml:space="preserve"> in</w:t>
        </w:r>
      </w:ins>
      <w:r w:rsidR="00EB4077">
        <w:rPr>
          <w:rFonts w:ascii="Times New Roman" w:hAnsi="Times New Roman" w:cs="Times New Roman"/>
        </w:rPr>
        <w:t xml:space="preserve"> </w:t>
      </w:r>
      <w:r w:rsidR="00583C36" w:rsidRPr="00583C36">
        <w:rPr>
          <w:rFonts w:ascii="Times New Roman" w:hAnsi="Times New Roman" w:cs="Times New Roman"/>
        </w:rPr>
        <w:t xml:space="preserve">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468"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469"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w:t>
      </w:r>
      <w:r w:rsidR="006A2AD9">
        <w:rPr>
          <w:rFonts w:ascii="Times New Roman" w:hAnsi="Times New Roman" w:cs="Times New Roman"/>
        </w:rPr>
        <w:lastRenderedPageBreak/>
        <w:t xml:space="preserve">looking time (see </w:t>
      </w:r>
      <w:ins w:id="470" w:author="Benton, Deon" w:date="2026-06-12T14:40:00Z" w16du:dateUtc="2026-06-12T19:40:00Z">
        <w:r w:rsidR="0000003E">
          <w:rPr>
            <w:rFonts w:ascii="Times New Roman" w:hAnsi="Times New Roman" w:cs="Times New Roman"/>
          </w:rPr>
          <w:t>Van Overwalle</w:t>
        </w:r>
      </w:ins>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471"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472" w:author="Benton, Deon" w:date="2026-06-12T14:40:00Z" w16du:dateUtc="2026-06-12T19:40:00Z">
        <w:r w:rsidR="0000003E">
          <w:rPr>
            <w:rFonts w:ascii="Times New Roman" w:hAnsi="Times New Roman" w:cs="Times New Roman"/>
            <w:i w:val="0"/>
            <w:iCs w:val="0"/>
            <w:color w:val="000000" w:themeColor="text1"/>
            <w:sz w:val="24"/>
            <w:szCs w:val="24"/>
          </w:rPr>
          <w:t>Van Overwalle</w:t>
        </w:r>
      </w:ins>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43942B55"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r w:rsidR="006A6503">
        <w:rPr>
          <w:rFonts w:ascii="Times New Roman" w:hAnsi="Times New Roman" w:cs="Times New Roman"/>
        </w:rPr>
        <w:t>VOM10</w:t>
      </w:r>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by one cell</w:t>
      </w:r>
      <w:r w:rsidR="006F5655">
        <w:rPr>
          <w:rFonts w:ascii="Times New Roman" w:hAnsi="Times New Roman" w:cs="Times New Roman"/>
        </w:rPr>
        <w:t>. Additionally,</w:t>
      </w:r>
      <w:r>
        <w:rPr>
          <w:rFonts w:ascii="Times New Roman" w:hAnsi="Times New Roman" w:cs="Times New Roman"/>
        </w:rPr>
        <w:t xml:space="preserve">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r w:rsidR="006A6503">
        <w:rPr>
          <w:rFonts w:ascii="Times New Roman" w:hAnsi="Times New Roman" w:cs="Times New Roman"/>
        </w:rPr>
        <w:t>VOM10</w:t>
      </w:r>
      <w:r w:rsidR="007656E1" w:rsidRPr="007656E1">
        <w:rPr>
          <w:rFonts w:ascii="Times New Roman" w:hAnsi="Times New Roman" w:cs="Times New Roman"/>
        </w:rPr>
        <w:t xml:space="preserve">-2 compared to </w:t>
      </w:r>
      <w:r w:rsidR="006A6503">
        <w:rPr>
          <w:rFonts w:ascii="Times New Roman" w:hAnsi="Times New Roman" w:cs="Times New Roman"/>
        </w:rPr>
        <w:t>VOM10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70C82099" w14:textId="712BEC7B" w:rsidR="00E758A5" w:rsidRPr="00083C30" w:rsidRDefault="00782E97" w:rsidP="007656E1">
      <w:pPr>
        <w:spacing w:line="480" w:lineRule="auto"/>
        <w:contextualSpacing/>
        <w:rPr>
          <w:rFonts w:ascii="Times New Roman" w:hAnsi="Times New Roman" w:cs="Times New Roman"/>
          <w:b/>
          <w:bCs/>
        </w:rPr>
      </w:pPr>
      <w:r w:rsidRPr="00083C30">
        <w:rPr>
          <w:rFonts w:ascii="Times New Roman" w:hAnsi="Times New Roman" w:cs="Times New Roman"/>
          <w:b/>
          <w:bCs/>
        </w:rPr>
        <w:t>Network Architecture</w:t>
      </w:r>
      <w:r w:rsidR="00223A09" w:rsidRPr="00083C30">
        <w:rPr>
          <w:rFonts w:ascii="Times New Roman" w:hAnsi="Times New Roman" w:cs="Times New Roman"/>
          <w:b/>
          <w:bCs/>
        </w:rPr>
        <w:t xml:space="preserve"> </w:t>
      </w:r>
    </w:p>
    <w:p w14:paraId="6DA3979C" w14:textId="711CB555" w:rsidR="00C52039" w:rsidRDefault="008A24FD" w:rsidP="00A73E05">
      <w:pPr>
        <w:spacing w:line="480" w:lineRule="auto"/>
        <w:ind w:firstLine="720"/>
        <w:contextualSpacing/>
        <w:rPr>
          <w:rFonts w:ascii="Times New Roman" w:hAnsi="Times New Roman" w:cs="Times New Roman"/>
        </w:rPr>
      </w:pPr>
      <w:r>
        <w:rPr>
          <w:rFonts w:ascii="Times New Roman" w:hAnsi="Times New Roman" w:cs="Times New Roman"/>
        </w:rPr>
        <w:t xml:space="preserve">Figure 5 shows the model architecture. </w:t>
      </w:r>
      <w:r w:rsidR="00400445">
        <w:rPr>
          <w:rFonts w:ascii="Times New Roman" w:hAnsi="Times New Roman" w:cs="Times New Roman"/>
        </w:rPr>
        <w:t xml:space="preserve">The </w:t>
      </w:r>
      <w:r>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units were divided into 11 groups.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1F47EC"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9F5C1E"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AD026A"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r>
                        <w:rPr>
                          <w:rFonts w:ascii="Cambria Math" w:hAnsi="Cambria Math" w:cs="Times New Roman"/>
                        </w:rPr>
                        <m:t>k</m:t>
                      </m:r>
                    </m:sub>
                  </m:sSub>
                </m:e>
              </m:nary>
            </m:oMath>
            <w:r>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r>
              <w:rPr>
                <w:rFonts w:ascii="Cambria Math" w:hAnsi="Cambria Math" w:cs="Times New Roman"/>
              </w:rPr>
              <m:t>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D12EBE"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22C496AE" w14:textId="65A815B7" w:rsidR="001F0124" w:rsidRPr="001F0124" w:rsidRDefault="007233B6"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r>
              <w:rPr>
                <w:rFonts w:ascii="Cambria Math" w:hAnsi="Cambria Math" w:cs="Times New Roman"/>
              </w:rPr>
              <m:t>k</m:t>
            </m:r>
          </m:sub>
        </m:sSub>
      </m:oMath>
      <w:r w:rsidR="008C150F">
        <w:rPr>
          <w:rFonts w:ascii="Times New Roman" w:hAnsi="Times New Roman" w:cs="Times New Roman"/>
        </w:rPr>
        <w:t xml:space="preserve"> </w:t>
      </w:r>
      <w:r w:rsidR="008C150F">
        <w:rPr>
          <w:rFonts w:ascii="Times New Roman" w:hAnsi="Times New Roman" w:cs="Times New Roman"/>
        </w:rPr>
        <w:t xml:space="preserve">is the weight on the connection </w:t>
      </w:r>
      <w:r w:rsidR="008C150F">
        <w:rPr>
          <w:rFonts w:ascii="Times New Roman" w:hAnsi="Times New Roman" w:cs="Times New Roman"/>
        </w:rPr>
        <w:t xml:space="preserve">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 xml:space="preserve">was </w:t>
      </w:r>
      <w:r w:rsidR="002F33A8" w:rsidRPr="002F33A8">
        <w:rPr>
          <w:rFonts w:ascii="Times New Roman" w:hAnsi="Times New Roman" w:cs="Times New Roman"/>
        </w:rPr>
        <w:lastRenderedPageBreak/>
        <w:t>copied to the context units and made available as input at time</w:t>
      </w:r>
      <m:oMath>
        <m:r>
          <w:rPr>
            <w:rFonts w:ascii="Cambria Math" w:hAnsi="Cambria Math" w:cs="Times New Roman"/>
          </w:rPr>
          <m:t xml:space="preserve"> </m:t>
        </m:r>
        <m:r>
          <w:rPr>
            <w:rFonts w:ascii="Cambria Math" w:hAnsi="Cambria Math" w:cs="Times New Roman"/>
          </w:rPr>
          <m:t>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3E753F">
        <w:rPr>
          <w:rFonts w:ascii="Times New Roman" w:hAnsi="Times New Roman" w:cs="Times New Roman"/>
        </w:rPr>
        <w:t>thereby enabling information from earlier time steps to influence processing at later ones.</w:t>
      </w:r>
    </w:p>
    <w:p w14:paraId="3559A02D" w14:textId="4CAF3D73" w:rsidR="006B382C" w:rsidRDefault="006B382C" w:rsidP="00083C30">
      <w:pPr>
        <w:spacing w:line="480" w:lineRule="auto"/>
        <w:contextualSpacing/>
        <w:rPr>
          <w:rFonts w:ascii="Times New Roman" w:hAnsi="Times New Roman" w:cs="Times New Roman"/>
        </w:rPr>
      </w:pPr>
    </w:p>
    <w:p w14:paraId="6FE85866" w14:textId="5334FE4B" w:rsidR="00083C30" w:rsidRPr="00083C30" w:rsidRDefault="00083C30" w:rsidP="00083C30">
      <w:pPr>
        <w:spacing w:line="480" w:lineRule="auto"/>
        <w:contextualSpacing/>
        <w:rPr>
          <w:ins w:id="473" w:author="Benton, Deon" w:date="2026-06-16T12:21:00Z" w16du:dateUtc="2026-06-16T17:21:00Z"/>
          <w:rFonts w:ascii="Times New Roman" w:hAnsi="Times New Roman" w:cs="Times New Roman"/>
          <w:b/>
          <w:bCs/>
        </w:rPr>
      </w:pPr>
      <w:r w:rsidRPr="00083C30">
        <w:rPr>
          <w:rFonts w:ascii="Times New Roman" w:hAnsi="Times New Roman" w:cs="Times New Roman"/>
          <w:b/>
          <w:bCs/>
        </w:rPr>
        <w:t>Representations and Task</w:t>
      </w:r>
    </w:p>
    <w:p w14:paraId="79254BE6" w14:textId="04E01F1C" w:rsidR="00103688" w:rsidRDefault="005D77DA" w:rsidP="00B3613F">
      <w:pPr>
        <w:spacing w:line="480" w:lineRule="auto"/>
        <w:ind w:firstLine="720"/>
        <w:contextualSpacing/>
        <w:rPr>
          <w:rFonts w:ascii="Times New Roman" w:hAnsi="Times New Roman" w:cs="Times New Roman"/>
        </w:rPr>
      </w:pPr>
      <w:r>
        <w:rPr>
          <w:rFonts w:ascii="Times New Roman" w:hAnsi="Times New Roman" w:cs="Times New Roman"/>
        </w:rPr>
        <w:t>At each time step, an action event was represented as a pattern of activation distributed across the 11 input and output groups.</w:t>
      </w:r>
      <w:r w:rsidR="00EF4C82">
        <w:rPr>
          <w:rFonts w:ascii="Times New Roman" w:hAnsi="Times New Roman" w:cs="Times New Roman"/>
        </w:rPr>
        <w:t xml:space="preserve"> Figure X depicts how linear and arced motion events were represented.</w:t>
      </w:r>
      <w:r>
        <w:rPr>
          <w:rFonts w:ascii="Times New Roman" w:hAnsi="Times New Roman" w:cs="Times New Roman"/>
        </w:rPr>
        <w:t xml:space="preserve"> </w:t>
      </w:r>
      <w:r w:rsidR="00DF5625">
        <w:rPr>
          <w:rFonts w:ascii="Times New Roman" w:hAnsi="Times New Roman" w:cs="Times New Roman"/>
        </w:rPr>
        <w:t>Each group corresponded to a different visible surface feature, and t</w:t>
      </w:r>
      <w:r w:rsidR="00DF5625">
        <w:rPr>
          <w:rFonts w:ascii="Times New Roman" w:hAnsi="Times New Roman" w:cs="Times New Roman"/>
        </w:rPr>
        <w:t xml:space="preserve">he units within each group </w:t>
      </w:r>
      <w:r w:rsidR="00DF5625">
        <w:rPr>
          <w:rFonts w:ascii="Times New Roman" w:hAnsi="Times New Roman" w:cs="Times New Roman"/>
        </w:rPr>
        <w:t>represente</w:t>
      </w:r>
      <w:r w:rsidR="00DF5625">
        <w:rPr>
          <w:rFonts w:ascii="Times New Roman" w:hAnsi="Times New Roman" w:cs="Times New Roman"/>
        </w:rPr>
        <w:t xml:space="preserve">d different manifestations of that feature. </w:t>
      </w:r>
      <w:r w:rsidR="00DF5625" w:rsidRPr="00C673BB">
        <w:rPr>
          <w:rFonts w:ascii="Times New Roman" w:hAnsi="Times New Roman" w:cs="Times New Roman"/>
        </w:rPr>
        <w:t>A localist encoding scheme was used</w:t>
      </w:r>
      <w:r w:rsidR="00DF5625">
        <w:rPr>
          <w:rFonts w:ascii="Times New Roman" w:hAnsi="Times New Roman" w:cs="Times New Roman"/>
        </w:rPr>
        <w:t xml:space="preserve"> </w:t>
      </w:r>
      <w:r w:rsidR="00DF5625">
        <w:rPr>
          <w:rFonts w:ascii="Times New Roman" w:hAnsi="Times New Roman" w:cs="Times New Roman"/>
        </w:rPr>
        <w:t>because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DF5625">
        <w:rPr>
          <w:rFonts w:ascii="Times New Roman" w:hAnsi="Times New Roman" w:cs="Times New Roman"/>
        </w:rPr>
        <w:t xml:space="preserve"> and because it</w:t>
      </w:r>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the 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6DB25E8C" w14:textId="455E6D94" w:rsidR="00A141D3" w:rsidRDefault="00103688" w:rsidP="00A141D3">
      <w:pPr>
        <w:spacing w:line="480" w:lineRule="auto"/>
        <w:ind w:firstLine="720"/>
        <w:contextualSpacing/>
        <w:rPr>
          <w:ins w:id="474" w:author="Benton, Deon" w:date="2026-06-16T09:17:00Z" w16du:dateUtc="2026-06-16T14:17:00Z"/>
          <w:rFonts w:ascii="Times New Roman" w:hAnsi="Times New Roman" w:cs="Times New Roman"/>
        </w:rPr>
      </w:pPr>
      <w:r w:rsidRPr="00802190">
        <w:rPr>
          <w:rFonts w:ascii="Times New Roman" w:hAnsi="Times New Roman" w:cs="Times New Roman"/>
        </w:rPr>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 xml:space="preserve">The reason Horizontal </w:t>
      </w:r>
      <w:r w:rsidR="00346E1E" w:rsidRPr="00346E1E">
        <w:rPr>
          <w:rFonts w:ascii="Times New Roman" w:hAnsi="Times New Roman" w:cs="Times New Roman"/>
        </w:rPr>
        <w:lastRenderedPageBreak/>
        <w:t>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This captured the idea that the left object moved from one location in network space to the next. The specific form of that movement (e.g.,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ins w:id="475" w:author="Benton, Deon" w:date="2026-06-16T09:17:00Z" w16du:dateUtc="2026-06-16T14:17:00Z">
        <w:r w:rsidR="00A141D3">
          <w:rPr>
            <w:rFonts w:ascii="Times New Roman" w:hAnsi="Times New Roman" w:cs="Times New Roman"/>
          </w:rPr>
          <w:t xml:space="preserve"> </w:t>
        </w:r>
      </w:ins>
      <w:r w:rsidR="00F92118">
        <w:rPr>
          <w:rFonts w:ascii="Times New Roman" w:hAnsi="Times New Roman" w:cs="Times New Roman"/>
        </w:rPr>
        <w:t xml:space="preserve">More generally, both model types were used </w:t>
      </w:r>
      <w:ins w:id="476" w:author="Benton, Deon" w:date="2026-06-16T09:17:00Z" w16du:dateUtc="2026-06-16T14:17:00Z">
        <w:r w:rsidR="00A141D3">
          <w:rPr>
            <w:rFonts w:ascii="Times New Roman" w:hAnsi="Times New Roman" w:cs="Times New Roman"/>
          </w:rPr>
          <w:t xml:space="preserve">because </w:t>
        </w:r>
      </w:ins>
      <w:r w:rsidR="0060541B">
        <w:rPr>
          <w:rFonts w:ascii="Times New Roman" w:hAnsi="Times New Roman" w:cs="Times New Roman"/>
        </w:rPr>
        <w:t xml:space="preserve">they employ </w:t>
      </w:r>
      <w:ins w:id="477" w:author="Benton, Deon" w:date="2026-06-16T09:17:00Z" w16du:dateUtc="2026-06-16T14:17:00Z">
        <w:r w:rsidR="00A141D3">
          <w:rPr>
            <w:rFonts w:ascii="Times New Roman" w:hAnsi="Times New Roman" w:cs="Times New Roman"/>
          </w:rPr>
          <w:t>self-supervised learning</w:t>
        </w:r>
      </w:ins>
      <w:r w:rsidR="0060541B">
        <w:rPr>
          <w:rFonts w:ascii="Times New Roman" w:hAnsi="Times New Roman" w:cs="Times New Roman"/>
        </w:rPr>
        <w:t xml:space="preserve">, which </w:t>
      </w:r>
      <w:ins w:id="478" w:author="Benton, Deon" w:date="2026-06-16T09:17:00Z" w16du:dateUtc="2026-06-16T14:17:00Z">
        <w:r w:rsidR="00A141D3">
          <w:rPr>
            <w:rFonts w:ascii="Times New Roman" w:hAnsi="Times New Roman" w:cs="Times New Roman"/>
          </w:rPr>
          <w:t>align</w:t>
        </w:r>
      </w:ins>
      <w:r w:rsidR="0060541B">
        <w:rPr>
          <w:rFonts w:ascii="Times New Roman" w:hAnsi="Times New Roman" w:cs="Times New Roman"/>
        </w:rPr>
        <w:t>s</w:t>
      </w:r>
      <w:ins w:id="479" w:author="Benton, Deon" w:date="2026-06-16T09:17:00Z" w16du:dateUtc="2026-06-16T14:17:00Z">
        <w:r w:rsidR="00A141D3">
          <w:rPr>
            <w:rFonts w:ascii="Times New Roman" w:hAnsi="Times New Roman" w:cs="Times New Roman"/>
          </w:rPr>
          <w:t xml:space="preserve"> with prominent theories of how infants learn and do not require an explicit teaching signal (e.g., Cohen, 1973; Sokolov, 1963). </w:t>
        </w:r>
      </w:ins>
    </w:p>
    <w:p w14:paraId="00E24075" w14:textId="6EE22508" w:rsidR="000318BC" w:rsidRDefault="000318BC" w:rsidP="00103688">
      <w:pPr>
        <w:spacing w:line="480" w:lineRule="auto"/>
        <w:ind w:firstLine="720"/>
        <w:contextualSpacing/>
        <w:rPr>
          <w:ins w:id="480" w:author="Benton, Deon" w:date="2026-06-16T09:23:00Z" w16du:dateUtc="2026-06-16T14:23:00Z"/>
          <w:rFonts w:ascii="Times New Roman" w:hAnsi="Times New Roman" w:cs="Times New Roman"/>
        </w:rPr>
      </w:pPr>
    </w:p>
    <w:p w14:paraId="7ADFEC91" w14:textId="0D2F674D" w:rsidR="00B44ABD" w:rsidRDefault="00194CEE" w:rsidP="00B3613F">
      <w:pPr>
        <w:spacing w:line="480" w:lineRule="auto"/>
        <w:ind w:firstLine="720"/>
        <w:contextualSpacing/>
        <w:rPr>
          <w:ins w:id="481" w:author="Benton, Deon" w:date="2026-06-16T09:20:00Z" w16du:dateUtc="2026-06-16T14:20:00Z"/>
          <w:rFonts w:ascii="Times New Roman" w:hAnsi="Times New Roman" w:cs="Times New Roman"/>
        </w:rPr>
      </w:pPr>
      <w:ins w:id="482" w:author="Benton, Deon" w:date="2026-06-16T09:25:00Z" w16du:dateUtc="2026-06-16T14:25:00Z">
        <w:r>
          <w:rPr>
            <w:rFonts w:ascii="Times New Roman" w:hAnsi="Times New Roman" w:cs="Times New Roman"/>
          </w:rPr>
          <w:t>(</w:t>
        </w:r>
      </w:ins>
      <w:ins w:id="483" w:author="Benton, Deon" w:date="2026-06-16T09:29:00Z" w16du:dateUtc="2026-06-16T14:29:00Z">
        <w:r w:rsidR="005B5D52">
          <w:rPr>
            <w:rFonts w:ascii="Times New Roman" w:hAnsi="Times New Roman" w:cs="Times New Roman"/>
          </w:rPr>
          <w:t>Activation</w:t>
        </w:r>
      </w:ins>
      <w:ins w:id="484" w:author="Benton, Deon" w:date="2026-06-16T09:25:00Z" w16du:dateUtc="2026-06-16T14:25:00Z">
        <w:r>
          <w:rPr>
            <w:rFonts w:ascii="Times New Roman" w:hAnsi="Times New Roman" w:cs="Times New Roman"/>
          </w:rPr>
          <w:t xml:space="preserve"> computation)</w:t>
        </w:r>
      </w:ins>
    </w:p>
    <w:p w14:paraId="3D6F19B9" w14:textId="31DC9906" w:rsidR="00223A09" w:rsidRDefault="00061354" w:rsidP="00B3613F">
      <w:pPr>
        <w:spacing w:line="480" w:lineRule="auto"/>
        <w:ind w:firstLine="720"/>
        <w:contextualSpacing/>
        <w:rPr>
          <w:ins w:id="485" w:author="Benton, Deon" w:date="2026-06-15T19:13:00Z" w16du:dateUtc="2026-06-16T00:13:00Z"/>
          <w:rFonts w:ascii="Times New Roman" w:hAnsi="Times New Roman" w:cs="Times New Roman"/>
        </w:rPr>
      </w:pPr>
      <w:ins w:id="486" w:author="Benton, Deon" w:date="2026-06-15T19:31:00Z" w16du:dateUtc="2026-06-16T00:31:00Z">
        <w:r w:rsidRPr="00061354">
          <w:rPr>
            <w:rFonts w:ascii="Times New Roman" w:hAnsi="Times New Roman" w:cs="Times New Roman"/>
          </w:rPr>
          <w:t>Input units corresponding to features present at a given time step were assigned an activation value of 1.0; all other input units were assigned an activation value of 0.0.</w:t>
        </w:r>
        <w:r>
          <w:rPr>
            <w:rFonts w:ascii="Times New Roman" w:hAnsi="Times New Roman" w:cs="Times New Roman"/>
          </w:rPr>
          <w:t xml:space="preserve"> </w:t>
        </w:r>
      </w:ins>
      <w:ins w:id="487" w:author="Benton, Deon" w:date="2026-06-15T19:34:00Z" w16du:dateUtc="2026-06-16T00:34:00Z">
        <w:r w:rsidR="00706CB8">
          <w:rPr>
            <w:rFonts w:ascii="Times New Roman" w:hAnsi="Times New Roman" w:cs="Times New Roman"/>
          </w:rPr>
          <w:t>In contrast to the input units, the activation levels of the hidden and output units were not externally specified but instead were determined by the</w:t>
        </w:r>
      </w:ins>
      <w:ins w:id="488" w:author="Benton, Deon" w:date="2026-06-15T19:35:00Z" w16du:dateUtc="2026-06-16T00:35:00Z">
        <w:r w:rsidR="00706CB8">
          <w:rPr>
            <w:rFonts w:ascii="Times New Roman" w:hAnsi="Times New Roman" w:cs="Times New Roman"/>
          </w:rPr>
          <w:t>ir net input. This input was calculated as follows.</w:t>
        </w:r>
      </w:ins>
    </w:p>
    <w:p w14:paraId="41E0BD71" w14:textId="77777777" w:rsidR="00223A09" w:rsidRDefault="00223A09" w:rsidP="0092633A">
      <w:pPr>
        <w:spacing w:line="480" w:lineRule="auto"/>
        <w:contextualSpacing/>
        <w:rPr>
          <w:ins w:id="489" w:author="Benton, Deon" w:date="2026-06-16T09:30:00Z" w16du:dateUtc="2026-06-16T14:30:00Z"/>
          <w:rFonts w:ascii="Times New Roman" w:hAnsi="Times New Roman" w:cs="Times New Roman"/>
        </w:rPr>
      </w:pPr>
    </w:p>
    <w:p w14:paraId="4241F779" w14:textId="36763D23" w:rsidR="0092633A" w:rsidRDefault="0092633A" w:rsidP="0092633A">
      <w:pPr>
        <w:spacing w:line="480" w:lineRule="auto"/>
        <w:contextualSpacing/>
        <w:rPr>
          <w:ins w:id="490" w:author="Benton, Deon" w:date="2026-06-16T09:30:00Z" w16du:dateUtc="2026-06-16T14:30:00Z"/>
          <w:rFonts w:ascii="Times New Roman" w:hAnsi="Times New Roman" w:cs="Times New Roman"/>
        </w:rPr>
      </w:pPr>
      <w:ins w:id="491" w:author="Benton, Deon" w:date="2026-06-16T09:30:00Z" w16du:dateUtc="2026-06-16T14:30:00Z">
        <w:r>
          <w:rPr>
            <w:rFonts w:ascii="Times New Roman" w:hAnsi="Times New Roman" w:cs="Times New Roman"/>
          </w:rPr>
          <w:t>(weight initialization)</w:t>
        </w:r>
      </w:ins>
    </w:p>
    <w:p w14:paraId="4BD9C6BB" w14:textId="17B3DBF2" w:rsidR="0092633A" w:rsidRDefault="0092633A" w:rsidP="0092633A">
      <w:pPr>
        <w:spacing w:line="480" w:lineRule="auto"/>
        <w:contextualSpacing/>
        <w:rPr>
          <w:ins w:id="492" w:author="Benton, Deon" w:date="2026-06-15T19:13:00Z" w16du:dateUtc="2026-06-16T00:13:00Z"/>
          <w:rFonts w:ascii="Times New Roman" w:hAnsi="Times New Roman" w:cs="Times New Roman"/>
        </w:rPr>
      </w:pPr>
      <w:ins w:id="493" w:author="Benton, Deon" w:date="2026-06-16T09:30:00Z" w16du:dateUtc="2026-06-16T14:30:00Z">
        <w:r>
          <w:rPr>
            <w:rFonts w:ascii="Times New Roman" w:hAnsi="Times New Roman" w:cs="Times New Roman"/>
          </w:rPr>
          <w:t>(repre</w:t>
        </w:r>
      </w:ins>
      <w:ins w:id="494" w:author="Benton, Deon" w:date="2026-06-16T09:31:00Z" w16du:dateUtc="2026-06-16T14:31:00Z">
        <w:r>
          <w:rPr>
            <w:rFonts w:ascii="Times New Roman" w:hAnsi="Times New Roman" w:cs="Times New Roman"/>
          </w:rPr>
          <w:t>sentation and task)</w:t>
        </w:r>
      </w:ins>
    </w:p>
    <w:p w14:paraId="0EBE1B2D" w14:textId="77777777" w:rsidR="00223A09" w:rsidRDefault="00223A09" w:rsidP="001254DE">
      <w:pPr>
        <w:spacing w:line="480" w:lineRule="auto"/>
        <w:ind w:firstLine="720"/>
        <w:contextualSpacing/>
        <w:rPr>
          <w:ins w:id="495" w:author="Benton, Deon" w:date="2026-06-15T19:13:00Z" w16du:dateUtc="2026-06-16T00:13:00Z"/>
          <w:rFonts w:ascii="Times New Roman" w:hAnsi="Times New Roman" w:cs="Times New Roman"/>
        </w:rPr>
      </w:pPr>
    </w:p>
    <w:p w14:paraId="3FB409E6" w14:textId="31546BF3" w:rsidR="005E3390" w:rsidRDefault="0024434A" w:rsidP="001254DE">
      <w:pPr>
        <w:spacing w:line="480" w:lineRule="auto"/>
        <w:ind w:firstLine="720"/>
        <w:contextualSpacing/>
        <w:rPr>
          <w:ins w:id="496" w:author="Benton, Deon" w:date="2026-06-15T19:07:00Z" w16du:dateUtc="2026-06-16T00:07:00Z"/>
          <w:rFonts w:ascii="Times New Roman" w:hAnsi="Times New Roman" w:cs="Times New Roman"/>
        </w:rPr>
      </w:pPr>
      <w:ins w:id="497" w:author="Benton, Deon" w:date="2026-06-15T18:58:00Z" w16du:dateUtc="2026-06-15T23:58:00Z">
        <w:r>
          <w:rPr>
            <w:rFonts w:ascii="Times New Roman" w:hAnsi="Times New Roman" w:cs="Times New Roman"/>
          </w:rPr>
          <w:lastRenderedPageBreak/>
          <w:t>The input and context units</w:t>
        </w:r>
      </w:ins>
      <w:ins w:id="498" w:author="Benton, Deon" w:date="2026-06-15T18:27:00Z" w16du:dateUtc="2026-06-15T23:27:00Z">
        <w:r w:rsidR="00D32520">
          <w:rPr>
            <w:rFonts w:ascii="Times New Roman" w:hAnsi="Times New Roman" w:cs="Times New Roman"/>
          </w:rPr>
          <w:t xml:space="preserve"> were fully connected</w:t>
        </w:r>
      </w:ins>
      <w:ins w:id="499" w:author="Benton, Deon" w:date="2026-06-15T18:38:00Z" w16du:dateUtc="2026-06-15T23:38:00Z">
        <w:r w:rsidR="00B80C8D">
          <w:rPr>
            <w:rFonts w:ascii="Times New Roman" w:hAnsi="Times New Roman" w:cs="Times New Roman"/>
          </w:rPr>
          <w:t xml:space="preserve"> </w:t>
        </w:r>
      </w:ins>
      <w:ins w:id="500" w:author="Benton, Deon" w:date="2026-06-15T18:58:00Z" w16du:dateUtc="2026-06-15T23:58:00Z">
        <w:r>
          <w:rPr>
            <w:rFonts w:ascii="Times New Roman" w:hAnsi="Times New Roman" w:cs="Times New Roman"/>
          </w:rPr>
          <w:t xml:space="preserve">to the </w:t>
        </w:r>
      </w:ins>
      <w:ins w:id="501" w:author="Benton, Deon" w:date="2026-06-15T18:46:00Z" w16du:dateUtc="2026-06-15T23:46:00Z">
        <w:r w:rsidR="004C02D0">
          <w:rPr>
            <w:rFonts w:ascii="Times New Roman" w:hAnsi="Times New Roman" w:cs="Times New Roman"/>
          </w:rPr>
          <w:t xml:space="preserve">hidden </w:t>
        </w:r>
      </w:ins>
      <w:ins w:id="502" w:author="Benton, Deon" w:date="2026-06-15T18:32:00Z" w16du:dateUtc="2026-06-15T23:32:00Z">
        <w:r w:rsidR="001254DE">
          <w:rPr>
            <w:rFonts w:ascii="Times New Roman" w:hAnsi="Times New Roman" w:cs="Times New Roman"/>
          </w:rPr>
          <w:t>units</w:t>
        </w:r>
      </w:ins>
      <w:ins w:id="503" w:author="Benton, Deon" w:date="2026-06-15T18:58:00Z" w16du:dateUtc="2026-06-15T23:58:00Z">
        <w:r>
          <w:rPr>
            <w:rFonts w:ascii="Times New Roman" w:hAnsi="Times New Roman" w:cs="Times New Roman"/>
          </w:rPr>
          <w:t xml:space="preserve">, which, in turn, </w:t>
        </w:r>
      </w:ins>
      <w:ins w:id="504" w:author="Benton, Deon" w:date="2026-06-15T18:46:00Z" w16du:dateUtc="2026-06-15T23:46:00Z">
        <w:r w:rsidR="004C02D0">
          <w:rPr>
            <w:rFonts w:ascii="Times New Roman" w:hAnsi="Times New Roman" w:cs="Times New Roman"/>
          </w:rPr>
          <w:t xml:space="preserve">were fully </w:t>
        </w:r>
      </w:ins>
      <w:ins w:id="505" w:author="Benton, Deon" w:date="2026-06-15T18:36:00Z" w16du:dateUtc="2026-06-15T23:36:00Z">
        <w:r w:rsidR="00177191">
          <w:rPr>
            <w:rFonts w:ascii="Times New Roman" w:hAnsi="Times New Roman" w:cs="Times New Roman"/>
          </w:rPr>
          <w:t xml:space="preserve">connected to </w:t>
        </w:r>
      </w:ins>
      <w:ins w:id="506" w:author="Benton, Deon" w:date="2026-06-15T18:58:00Z" w16du:dateUtc="2026-06-15T23:58:00Z">
        <w:r>
          <w:rPr>
            <w:rFonts w:ascii="Times New Roman" w:hAnsi="Times New Roman" w:cs="Times New Roman"/>
          </w:rPr>
          <w:t xml:space="preserve">the </w:t>
        </w:r>
      </w:ins>
      <w:ins w:id="507" w:author="Benton, Deon" w:date="2026-06-15T18:46:00Z" w16du:dateUtc="2026-06-15T23:46:00Z">
        <w:r w:rsidR="004C02D0">
          <w:rPr>
            <w:rFonts w:ascii="Times New Roman" w:hAnsi="Times New Roman" w:cs="Times New Roman"/>
          </w:rPr>
          <w:t>output units</w:t>
        </w:r>
      </w:ins>
      <w:ins w:id="508" w:author="Benton, Deon" w:date="2026-06-15T18:38:00Z" w16du:dateUtc="2026-06-15T23:38:00Z">
        <w:r w:rsidR="00B80C8D">
          <w:rPr>
            <w:rFonts w:ascii="Times New Roman" w:hAnsi="Times New Roman" w:cs="Times New Roman"/>
          </w:rPr>
          <w:t>.</w:t>
        </w:r>
      </w:ins>
      <w:ins w:id="509" w:author="Benton, Deon" w:date="2026-06-15T19:05:00Z" w16du:dateUtc="2026-06-16T00:05:00Z">
        <w:r w:rsidR="00551016">
          <w:rPr>
            <w:rFonts w:ascii="Times New Roman" w:hAnsi="Times New Roman" w:cs="Times New Roman"/>
          </w:rPr>
          <w:t xml:space="preserve"> The activation value for input units</w:t>
        </w:r>
      </w:ins>
      <w:ins w:id="510" w:author="Benton, Deon" w:date="2026-06-15T19:06:00Z" w16du:dateUtc="2026-06-16T00:06:00Z">
        <w:r w:rsidR="005E3390">
          <w:rPr>
            <w:rFonts w:ascii="Times New Roman" w:hAnsi="Times New Roman" w:cs="Times New Roman"/>
          </w:rPr>
          <w:t xml:space="preserve"> representing the input appropriate to the current time step was set to 1.0; all other input units had an activation value of 0.0. </w:t>
        </w:r>
      </w:ins>
      <w:ins w:id="511" w:author="Benton, Deon" w:date="2026-06-15T19:10:00Z" w16du:dateUtc="2026-06-16T00:10:00Z">
        <w:r w:rsidR="00B15A42">
          <w:rPr>
            <w:rFonts w:ascii="Times New Roman" w:hAnsi="Times New Roman" w:cs="Times New Roman"/>
          </w:rPr>
          <w:t>During the initial time step</w:t>
        </w:r>
      </w:ins>
      <w:ins w:id="512" w:author="Benton, Deon" w:date="2026-06-15T19:07:00Z" w16du:dateUtc="2026-06-16T00:07:00Z">
        <w:r w:rsidR="005E3390">
          <w:rPr>
            <w:rFonts w:ascii="Times New Roman" w:hAnsi="Times New Roman" w:cs="Times New Roman"/>
          </w:rPr>
          <w:t xml:space="preserve">, </w:t>
        </w:r>
      </w:ins>
      <w:ins w:id="513" w:author="Benton, Deon" w:date="2026-06-15T19:09:00Z" w16du:dateUtc="2026-06-16T00:09:00Z">
        <w:r w:rsidR="00B15A42">
          <w:rPr>
            <w:rFonts w:ascii="Times New Roman" w:hAnsi="Times New Roman" w:cs="Times New Roman"/>
          </w:rPr>
          <w:t>the activation value for the contex</w:t>
        </w:r>
      </w:ins>
      <w:ins w:id="514" w:author="Benton, Deon" w:date="2026-06-15T19:10:00Z" w16du:dateUtc="2026-06-16T00:10:00Z">
        <w:r w:rsidR="00B15A42">
          <w:rPr>
            <w:rFonts w:ascii="Times New Roman" w:hAnsi="Times New Roman" w:cs="Times New Roman"/>
          </w:rPr>
          <w:t xml:space="preserve">t units was 0.5. However, </w:t>
        </w:r>
        <w:r w:rsidR="001F0197">
          <w:rPr>
            <w:rFonts w:ascii="Times New Roman" w:hAnsi="Times New Roman" w:cs="Times New Roman"/>
          </w:rPr>
          <w:t>This is standard for SRNs</w:t>
        </w:r>
      </w:ins>
    </w:p>
    <w:p w14:paraId="20349445" w14:textId="77777777" w:rsidR="005E3390" w:rsidRDefault="005E3390" w:rsidP="001254DE">
      <w:pPr>
        <w:spacing w:line="480" w:lineRule="auto"/>
        <w:ind w:firstLine="720"/>
        <w:contextualSpacing/>
        <w:rPr>
          <w:ins w:id="515" w:author="Benton, Deon" w:date="2026-06-15T19:07:00Z" w16du:dateUtc="2026-06-16T00:07:00Z"/>
          <w:rFonts w:ascii="Times New Roman" w:hAnsi="Times New Roman" w:cs="Times New Roman"/>
        </w:rPr>
      </w:pPr>
    </w:p>
    <w:p w14:paraId="3DBE941D" w14:textId="076A9DCE" w:rsidR="0024434A" w:rsidRDefault="00B80C8D" w:rsidP="001254DE">
      <w:pPr>
        <w:spacing w:line="480" w:lineRule="auto"/>
        <w:ind w:firstLine="720"/>
        <w:contextualSpacing/>
        <w:rPr>
          <w:ins w:id="516" w:author="Benton, Deon" w:date="2026-06-15T18:58:00Z" w16du:dateUtc="2026-06-15T23:58:00Z"/>
          <w:rFonts w:ascii="Times New Roman" w:hAnsi="Times New Roman" w:cs="Times New Roman"/>
        </w:rPr>
      </w:pPr>
      <w:ins w:id="517" w:author="Benton, Deon" w:date="2026-06-15T18:38:00Z" w16du:dateUtc="2026-06-15T23:38:00Z">
        <w:r>
          <w:rPr>
            <w:rFonts w:ascii="Times New Roman" w:hAnsi="Times New Roman" w:cs="Times New Roman"/>
          </w:rPr>
          <w:t xml:space="preserve"> </w:t>
        </w:r>
      </w:ins>
      <w:ins w:id="518" w:author="Benton, Deon" w:date="2026-06-15T19:03:00Z" w16du:dateUtc="2026-06-16T00:03:00Z">
        <w:r w:rsidR="00FB05A7">
          <w:rPr>
            <w:rFonts w:ascii="Times New Roman" w:hAnsi="Times New Roman" w:cs="Times New Roman"/>
          </w:rPr>
          <w:t>Input units that were present during the current time step had a</w:t>
        </w:r>
      </w:ins>
      <w:ins w:id="519" w:author="Benton, Deon" w:date="2026-06-15T19:00:00Z" w16du:dateUtc="2026-06-16T00:00:00Z">
        <w:r w:rsidR="00A169E0">
          <w:rPr>
            <w:rFonts w:ascii="Times New Roman" w:hAnsi="Times New Roman" w:cs="Times New Roman"/>
          </w:rPr>
          <w:t xml:space="preserve">ctivation values </w:t>
        </w:r>
      </w:ins>
      <w:ins w:id="520" w:author="Benton, Deon" w:date="2026-06-15T19:03:00Z" w16du:dateUtc="2026-06-16T00:03:00Z">
        <w:r w:rsidR="00FB05A7">
          <w:rPr>
            <w:rFonts w:ascii="Times New Roman" w:hAnsi="Times New Roman" w:cs="Times New Roman"/>
          </w:rPr>
          <w:t xml:space="preserve">that were externally set; </w:t>
        </w:r>
      </w:ins>
      <w:ins w:id="521" w:author="Benton, Deon" w:date="2026-06-15T19:04:00Z" w16du:dateUtc="2026-06-16T00:04:00Z">
        <w:r w:rsidR="00551016">
          <w:rPr>
            <w:rFonts w:ascii="Times New Roman" w:hAnsi="Times New Roman" w:cs="Times New Roman"/>
          </w:rPr>
          <w:t xml:space="preserve">activation of its corresponding unit was set to 1.0; the other unit was set to 0.0. </w:t>
        </w:r>
      </w:ins>
      <w:ins w:id="522" w:author="Benton, Deon" w:date="2026-06-15T19:00:00Z" w16du:dateUtc="2026-06-16T00:00:00Z">
        <w:r w:rsidR="00A169E0">
          <w:rPr>
            <w:rFonts w:ascii="Times New Roman" w:hAnsi="Times New Roman" w:cs="Times New Roman"/>
          </w:rPr>
          <w:t xml:space="preserve">for the input units were set externally </w:t>
        </w:r>
      </w:ins>
      <w:ins w:id="523" w:author="Benton, Deon" w:date="2026-06-15T19:01:00Z" w16du:dateUtc="2026-06-16T00:01:00Z">
        <w:r w:rsidR="00A169E0">
          <w:rPr>
            <w:rFonts w:ascii="Times New Roman" w:hAnsi="Times New Roman" w:cs="Times New Roman"/>
          </w:rPr>
          <w:t>to represent the input appropriate to a given time step</w:t>
        </w:r>
        <w:r w:rsidR="00FB05A7">
          <w:rPr>
            <w:rFonts w:ascii="Times New Roman" w:hAnsi="Times New Roman" w:cs="Times New Roman"/>
          </w:rPr>
          <w:t>, and a</w:t>
        </w:r>
      </w:ins>
      <w:ins w:id="524" w:author="Benton, Deon" w:date="2026-06-15T19:02:00Z" w16du:dateUtc="2026-06-16T00:02:00Z">
        <w:r w:rsidR="00FB05A7">
          <w:rPr>
            <w:rFonts w:ascii="Times New Roman" w:hAnsi="Times New Roman" w:cs="Times New Roman"/>
          </w:rPr>
          <w:t>ctivation values for the hidden units w</w:t>
        </w:r>
      </w:ins>
    </w:p>
    <w:p w14:paraId="7B841350" w14:textId="77777777" w:rsidR="0024434A" w:rsidRDefault="0024434A" w:rsidP="001254DE">
      <w:pPr>
        <w:spacing w:line="480" w:lineRule="auto"/>
        <w:ind w:firstLine="720"/>
        <w:contextualSpacing/>
        <w:rPr>
          <w:ins w:id="525" w:author="Benton, Deon" w:date="2026-06-15T18:58:00Z" w16du:dateUtc="2026-06-15T23:58:00Z"/>
          <w:rFonts w:ascii="Times New Roman" w:hAnsi="Times New Roman" w:cs="Times New Roman"/>
        </w:rPr>
      </w:pPr>
    </w:p>
    <w:p w14:paraId="13A5F085" w14:textId="3A70268F" w:rsidR="001254DE" w:rsidRDefault="009D11B3" w:rsidP="001254DE">
      <w:pPr>
        <w:spacing w:line="480" w:lineRule="auto"/>
        <w:ind w:firstLine="720"/>
        <w:contextualSpacing/>
        <w:rPr>
          <w:ins w:id="526" w:author="Benton, Deon" w:date="2026-06-15T18:32:00Z" w16du:dateUtc="2026-06-15T23:32:00Z"/>
          <w:rFonts w:ascii="Times New Roman" w:hAnsi="Times New Roman" w:cs="Times New Roman"/>
        </w:rPr>
      </w:pPr>
      <w:ins w:id="527" w:author="Benton, Deon" w:date="2026-06-15T18:40:00Z" w16du:dateUtc="2026-06-15T23:40:00Z">
        <w:r>
          <w:rPr>
            <w:rFonts w:ascii="Times New Roman" w:hAnsi="Times New Roman" w:cs="Times New Roman"/>
          </w:rPr>
          <w:t>Action events were presented to the network by clamping the states of the input units corresponding to that event’s perceptual features</w:t>
        </w:r>
        <w:r w:rsidR="008959E6">
          <w:rPr>
            <w:rFonts w:ascii="Times New Roman" w:hAnsi="Times New Roman" w:cs="Times New Roman"/>
          </w:rPr>
          <w:t xml:space="preserve">. </w:t>
        </w:r>
      </w:ins>
      <w:ins w:id="528" w:author="Benton, Deon" w:date="2026-06-15T18:48:00Z" w16du:dateUtc="2026-06-15T23:48:00Z">
        <w:r w:rsidR="0003487B">
          <w:rPr>
            <w:rFonts w:ascii="Times New Roman" w:hAnsi="Times New Roman" w:cs="Times New Roman"/>
          </w:rPr>
          <w:t>Features that were present during a given time step</w:t>
        </w:r>
      </w:ins>
      <w:ins w:id="529" w:author="Benton, Deon" w:date="2026-06-15T18:42:00Z" w16du:dateUtc="2026-06-15T23:42:00Z">
        <w:r w:rsidR="008959E6">
          <w:rPr>
            <w:rFonts w:ascii="Times New Roman" w:hAnsi="Times New Roman" w:cs="Times New Roman"/>
          </w:rPr>
          <w:t xml:space="preserve"> to the network by setting the activation of the input unit</w:t>
        </w:r>
      </w:ins>
    </w:p>
    <w:p w14:paraId="5214127A" w14:textId="6008DA68" w:rsidR="00444FE0" w:rsidRDefault="00444FE0" w:rsidP="007712E0">
      <w:pPr>
        <w:spacing w:line="480" w:lineRule="auto"/>
        <w:ind w:firstLine="720"/>
        <w:contextualSpacing/>
        <w:rPr>
          <w:ins w:id="530" w:author="Benton, Deon" w:date="2026-06-15T18:25:00Z" w16du:dateUtc="2026-06-15T23:25:00Z"/>
          <w:rFonts w:ascii="Times New Roman" w:hAnsi="Times New Roman" w:cs="Times New Roman"/>
        </w:rPr>
      </w:pPr>
    </w:p>
    <w:p w14:paraId="6FE098FD" w14:textId="746AE11B" w:rsidR="00444FE0" w:rsidRDefault="0076498A" w:rsidP="007712E0">
      <w:pPr>
        <w:spacing w:line="480" w:lineRule="auto"/>
        <w:ind w:firstLine="720"/>
        <w:contextualSpacing/>
        <w:rPr>
          <w:ins w:id="531" w:author="Benton, Deon" w:date="2026-06-15T18:25:00Z" w16du:dateUtc="2026-06-15T23:25:00Z"/>
          <w:rFonts w:ascii="Times New Roman" w:hAnsi="Times New Roman" w:cs="Times New Roman"/>
        </w:rPr>
      </w:pPr>
      <w:ins w:id="532" w:author="Benton, Deon" w:date="2026-06-15T18:34:00Z" w16du:dateUtc="2026-06-15T23:34:00Z">
        <w:r>
          <w:rPr>
            <w:rFonts w:ascii="Times New Roman" w:hAnsi="Times New Roman" w:cs="Times New Roman"/>
          </w:rPr>
          <w:t>Need to mention context group</w:t>
        </w:r>
      </w:ins>
    </w:p>
    <w:p w14:paraId="55CA3514" w14:textId="462F4470" w:rsidR="00444FE0" w:rsidRPr="000217CF" w:rsidRDefault="00444FE0" w:rsidP="000217CF">
      <w:pPr>
        <w:spacing w:line="480" w:lineRule="auto"/>
        <w:contextualSpacing/>
        <w:rPr>
          <w:ins w:id="533" w:author="Benton, Deon" w:date="2026-06-15T18:25:00Z" w16du:dateUtc="2026-06-15T23:25:00Z"/>
          <w:rFonts w:ascii="Times New Roman" w:hAnsi="Times New Roman" w:cs="Times New Roman"/>
          <w:i/>
          <w:iCs/>
        </w:rPr>
      </w:pPr>
      <w:ins w:id="534" w:author="Benton, Deon" w:date="2026-06-15T18:25:00Z" w16du:dateUtc="2026-06-15T23:25:00Z">
        <w:r w:rsidRPr="000217CF">
          <w:rPr>
            <w:rFonts w:ascii="Times New Roman" w:hAnsi="Times New Roman" w:cs="Times New Roman"/>
            <w:i/>
            <w:iCs/>
          </w:rPr>
          <w:t xml:space="preserve">Task and Representations </w:t>
        </w:r>
      </w:ins>
    </w:p>
    <w:p w14:paraId="2D43B3AF" w14:textId="73FEAB8D" w:rsidR="00400445" w:rsidRDefault="00A169E0" w:rsidP="007712E0">
      <w:pPr>
        <w:spacing w:line="480" w:lineRule="auto"/>
        <w:ind w:firstLine="720"/>
        <w:contextualSpacing/>
        <w:rPr>
          <w:ins w:id="535" w:author="Benton, Deon" w:date="2026-06-16T09:17:00Z" w16du:dateUtc="2026-06-16T14:17:00Z"/>
          <w:rFonts w:ascii="Times New Roman" w:hAnsi="Times New Roman" w:cs="Times New Roman"/>
        </w:rPr>
      </w:pPr>
      <w:ins w:id="536" w:author="Benton, Deon" w:date="2026-06-15T19:00:00Z" w16du:dateUtc="2026-06-16T00:00:00Z">
        <w:r>
          <w:rPr>
            <w:rFonts w:ascii="Times New Roman" w:hAnsi="Times New Roman" w:cs="Times New Roman"/>
          </w:rPr>
          <w:t>Each input and output group corresponded to the different surface features comprising an action event, and the units contained within each group represented a different manifestation of that feature..</w:t>
        </w:r>
      </w:ins>
      <w:ins w:id="537" w:author="Benton, Deon" w:date="2026-06-15T18:15:00Z" w16du:dateUtc="2026-06-15T23:15:00Z">
        <w:r w:rsidR="00781F47">
          <w:rPr>
            <w:rFonts w:ascii="Times New Roman" w:hAnsi="Times New Roman" w:cs="Times New Roman"/>
          </w:rPr>
          <w:t>Each group corresponded to a different visible surface feature and the units comprising each g</w:t>
        </w:r>
      </w:ins>
      <w:ins w:id="538" w:author="Benton, Deon" w:date="2026-06-15T18:16:00Z" w16du:dateUtc="2026-06-15T23:16:00Z">
        <w:r w:rsidR="00781F47">
          <w:rPr>
            <w:rFonts w:ascii="Times New Roman" w:hAnsi="Times New Roman" w:cs="Times New Roman"/>
          </w:rPr>
          <w:t xml:space="preserve">roup to a different manifestation of that feature. </w:t>
        </w:r>
      </w:ins>
      <w:ins w:id="539" w:author="Benton, Deon" w:date="2026-06-15T18:17:00Z" w16du:dateUtc="2026-06-15T23:17:00Z">
        <w:r w:rsidR="00781F47">
          <w:rPr>
            <w:rFonts w:ascii="Times New Roman" w:hAnsi="Times New Roman" w:cs="Times New Roman"/>
          </w:rPr>
          <w:t>An addition</w:t>
        </w:r>
        <w:r w:rsidR="007A6EAA">
          <w:rPr>
            <w:rFonts w:ascii="Times New Roman" w:hAnsi="Times New Roman" w:cs="Times New Roman"/>
          </w:rPr>
          <w:t>al</w:t>
        </w:r>
        <w:r w:rsidR="00781F47">
          <w:rPr>
            <w:rFonts w:ascii="Times New Roman" w:hAnsi="Times New Roman" w:cs="Times New Roman"/>
          </w:rPr>
          <w:t xml:space="preserve"> group of units captured an agent’s horizontal position across time.</w:t>
        </w:r>
      </w:ins>
    </w:p>
    <w:p w14:paraId="58AE1DFC" w14:textId="3F34E956" w:rsidR="008A24FD" w:rsidRDefault="008A24FD" w:rsidP="008A24FD">
      <w:pPr>
        <w:spacing w:line="480" w:lineRule="auto"/>
        <w:ind w:firstLine="720"/>
        <w:contextualSpacing/>
        <w:rPr>
          <w:ins w:id="540" w:author="Benton, Deon" w:date="2026-06-16T09:17:00Z" w16du:dateUtc="2026-06-16T14:17:00Z"/>
          <w:rFonts w:ascii="Times New Roman" w:hAnsi="Times New Roman" w:cs="Times New Roman"/>
        </w:rPr>
      </w:pPr>
      <w:ins w:id="541" w:author="Benton, Deon" w:date="2026-06-16T09:18:00Z" w16du:dateUtc="2026-06-16T14:18:00Z">
        <w:r>
          <w:rPr>
            <w:rFonts w:ascii="Times New Roman" w:hAnsi="Times New Roman" w:cs="Times New Roman"/>
          </w:rPr>
          <w:lastRenderedPageBreak/>
          <w:t>The model’s task was to</w:t>
        </w:r>
      </w:ins>
      <w:ins w:id="542" w:author="Benton, Deon" w:date="2026-06-16T09:17:00Z" w16du:dateUtc="2026-06-16T14:17:00Z">
        <w:r w:rsidRPr="00204AAB">
          <w:rPr>
            <w:rFonts w:ascii="Times New Roman" w:hAnsi="Times New Roman" w:cs="Times New Roman"/>
          </w:rPr>
          <w:t>This model</w:t>
        </w:r>
        <w:r>
          <w:rPr>
            <w:rFonts w:ascii="Times New Roman" w:hAnsi="Times New Roman" w:cs="Times New Roman"/>
          </w:rPr>
          <w:t xml:space="preserve"> combined an autoencoder (e.g., Mareschal et al., 2000) with a simple recurrent network (i.e., an SRN; e.g., Elman, 1990). Autoencoders learn a compact internal representation at the hidden layer that is sufficient for the model to “copy” the input to the model at the output layer. In contrast, SRNs </w:t>
        </w:r>
        <w:r w:rsidRPr="00B01F5F">
          <w:rPr>
            <w:rFonts w:ascii="Times New Roman" w:hAnsi="Times New Roman" w:cs="Times New Roman"/>
          </w:rPr>
          <w:t>learn sequential regularities by predicting upcoming states from prior states.</w:t>
        </w:r>
        <w:r>
          <w:rPr>
            <w:rFonts w:ascii="Times New Roman" w:hAnsi="Times New Roman" w:cs="Times New Roman"/>
          </w:rPr>
          <w:t xml:space="preserve"> These architectures were chosen because the forms of learning they employ—namely, self-supervised, input-driven learning—align with prominent theories of how infants learn and do not require an explicit teaching signal (e.g., Cohen, 1973; Sokolov, 1963). </w:t>
        </w:r>
      </w:ins>
    </w:p>
    <w:p w14:paraId="4E7896D8" w14:textId="77777777" w:rsidR="008A24FD" w:rsidRDefault="008A24FD" w:rsidP="007712E0">
      <w:pPr>
        <w:spacing w:line="480" w:lineRule="auto"/>
        <w:ind w:firstLine="720"/>
        <w:contextualSpacing/>
        <w:rPr>
          <w:ins w:id="543" w:author="Benton, Deon" w:date="2026-06-15T18:20:00Z" w16du:dateUtc="2026-06-15T23:20:00Z"/>
          <w:rFonts w:ascii="Times New Roman" w:hAnsi="Times New Roman" w:cs="Times New Roman"/>
        </w:rPr>
      </w:pPr>
    </w:p>
    <w:p w14:paraId="3EAC8226" w14:textId="1FBE108D" w:rsidR="002C5E91" w:rsidRDefault="002C5E91" w:rsidP="007712E0">
      <w:pPr>
        <w:spacing w:line="480" w:lineRule="auto"/>
        <w:ind w:firstLine="720"/>
        <w:contextualSpacing/>
        <w:rPr>
          <w:ins w:id="544" w:author="Benton, Deon" w:date="2026-06-15T18:09:00Z" w16du:dateUtc="2026-06-15T23:09:00Z"/>
          <w:rFonts w:ascii="Times New Roman" w:hAnsi="Times New Roman" w:cs="Times New Roman"/>
        </w:rPr>
      </w:pPr>
      <w:ins w:id="545" w:author="Benton, Deon" w:date="2026-06-15T18:20:00Z" w16du:dateUtc="2026-06-15T23:20:00Z">
        <w:r>
          <w:rPr>
            <w:rFonts w:ascii="Times New Roman" w:hAnsi="Times New Roman" w:cs="Times New Roman"/>
          </w:rPr>
          <w:t>I</w:t>
        </w:r>
      </w:ins>
      <w:ins w:id="546" w:author="Benton, Deon" w:date="2026-06-15T18:23:00Z" w16du:dateUtc="2026-06-15T23:23:00Z">
        <w:r w:rsidR="000C33F0">
          <w:rPr>
            <w:rFonts w:ascii="Times New Roman" w:hAnsi="Times New Roman" w:cs="Times New Roman"/>
          </w:rPr>
          <w:t>n</w:t>
        </w:r>
      </w:ins>
      <w:ins w:id="547" w:author="Benton, Deon" w:date="2026-06-15T18:20:00Z" w16du:dateUtc="2026-06-15T23:20:00Z">
        <w:r>
          <w:rPr>
            <w:rFonts w:ascii="Times New Roman" w:hAnsi="Times New Roman" w:cs="Times New Roman"/>
          </w:rPr>
          <w:t xml:space="preserve"> addition to developing a compact representation at the hidden layer sufficient to “copy” the </w:t>
        </w:r>
      </w:ins>
      <w:ins w:id="548" w:author="Benton, Deon" w:date="2026-06-15T18:21:00Z" w16du:dateUtc="2026-06-15T23:21:00Z">
        <w:r>
          <w:rPr>
            <w:rFonts w:ascii="Times New Roman" w:hAnsi="Times New Roman" w:cs="Times New Roman"/>
          </w:rPr>
          <w:t xml:space="preserve">pattern of activation </w:t>
        </w:r>
      </w:ins>
      <w:ins w:id="549" w:author="Benton, Deon" w:date="2026-06-15T18:23:00Z" w16du:dateUtc="2026-06-15T23:23:00Z">
        <w:r w:rsidR="000C33F0">
          <w:rPr>
            <w:rFonts w:ascii="Times New Roman" w:hAnsi="Times New Roman" w:cs="Times New Roman"/>
          </w:rPr>
          <w:t>along</w:t>
        </w:r>
      </w:ins>
      <w:ins w:id="550" w:author="Benton, Deon" w:date="2026-06-15T18:21:00Z" w16du:dateUtc="2026-06-15T23:21:00Z">
        <w:r>
          <w:rPr>
            <w:rFonts w:ascii="Times New Roman" w:hAnsi="Times New Roman" w:cs="Times New Roman"/>
          </w:rPr>
          <w:t xml:space="preserve"> the input groups to the corresponding output groups, </w:t>
        </w:r>
      </w:ins>
      <w:ins w:id="551" w:author="Benton, Deon" w:date="2026-06-15T18:22:00Z" w16du:dateUtc="2026-06-15T23:22:00Z">
        <w:r w:rsidR="000C33F0">
          <w:rPr>
            <w:rFonts w:ascii="Times New Roman" w:hAnsi="Times New Roman" w:cs="Times New Roman"/>
          </w:rPr>
          <w:t xml:space="preserve">the model’s task was to activate the output unit that corresponded </w:t>
        </w:r>
      </w:ins>
    </w:p>
    <w:p w14:paraId="3A51F853" w14:textId="77777777" w:rsidR="00400445" w:rsidRDefault="00400445" w:rsidP="007712E0">
      <w:pPr>
        <w:spacing w:line="480" w:lineRule="auto"/>
        <w:ind w:firstLine="720"/>
        <w:contextualSpacing/>
        <w:rPr>
          <w:ins w:id="552" w:author="Benton, Deon" w:date="2026-06-15T18:09:00Z" w16du:dateUtc="2026-06-15T23:09:00Z"/>
          <w:rFonts w:ascii="Times New Roman" w:hAnsi="Times New Roman" w:cs="Times New Roman"/>
        </w:rPr>
      </w:pPr>
    </w:p>
    <w:p w14:paraId="200D6C24" w14:textId="0D6A191C"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2049857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4DC0D2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1222C">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w:t>
      </w:r>
      <w:r w:rsidR="00D838CA">
        <w:rPr>
          <w:rFonts w:ascii="Times New Roman" w:hAnsi="Times New Roman" w:cs="Times New Roman"/>
        </w:rPr>
        <w:lastRenderedPageBreak/>
        <w:t>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w:t>
      </w:r>
      <w:r w:rsidR="00305A74">
        <w:rPr>
          <w:rFonts w:ascii="Times New Roman" w:hAnsi="Times New Roman" w:cs="Times New Roman"/>
        </w:rPr>
        <w:lastRenderedPageBreak/>
        <w:t>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w:t>
      </w:r>
      <w:r w:rsidR="00AE60E1" w:rsidRPr="00AE60E1">
        <w:rPr>
          <w:rFonts w:ascii="Times New Roman" w:hAnsi="Times New Roman" w:cs="Times New Roman"/>
        </w:rPr>
        <w:lastRenderedPageBreak/>
        <w:t>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lastRenderedPageBreak/>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5"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B0D1AF8"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553"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554"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w:t>
      </w:r>
      <w:r w:rsidR="003D401B" w:rsidRPr="003D401B">
        <w:rPr>
          <w:rFonts w:ascii="Times New Roman" w:hAnsi="Times New Roman" w:cs="Times New Roman"/>
        </w:rPr>
        <w:lastRenderedPageBreak/>
        <w:t>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xml:space="preserve">, both overall </w:t>
      </w:r>
      <w:r w:rsidR="00DF0A8B">
        <w:rPr>
          <w:rFonts w:ascii="Times New Roman" w:hAnsi="Times New Roman" w:cs="Times New Roman"/>
        </w:rPr>
        <w:lastRenderedPageBreak/>
        <w:t>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55"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556"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w:t>
      </w:r>
      <w:r w:rsidR="00376BBD" w:rsidRPr="00376BBD">
        <w:rPr>
          <w:rFonts w:ascii="Times New Roman" w:hAnsi="Times New Roman" w:cs="Times New Roman"/>
        </w:rPr>
        <w:lastRenderedPageBreak/>
        <w:t xml:space="preserve">across the two test events. </w:t>
      </w:r>
      <w:ins w:id="557"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55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5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56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56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562"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563"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564"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565"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566"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567"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568"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569"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570"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57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57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573"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57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575"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57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57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578"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579"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580"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581"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582"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583"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584"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585"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586"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587"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588"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589"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590"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591"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2"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3"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4"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5"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6"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7"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8"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9"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0"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1"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2"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3"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4"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5"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6"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7"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8"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9"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0"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1"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2"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3"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4"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5"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6"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7"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8"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9"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0"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1"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2"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3"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4"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5"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6"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7"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8"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9"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0"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1"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2"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3"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4"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5"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6"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7"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8"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9"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0"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1"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2"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3"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4"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5"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6"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7"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8"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9"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0"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1"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2"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3"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4"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5"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6"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7"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8"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29"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0"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1"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2"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3"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4"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5"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6"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7"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8"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9"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0"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1"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2"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3"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4"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5"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6"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7"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8"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49" w:history="1">
        <w:r w:rsidRPr="00E17C00">
          <w:rPr>
            <w:rStyle w:val="Hyperlink"/>
            <w:rFonts w:ascii="Times New Roman" w:hAnsi="Times New Roman" w:cs="Times New Roman"/>
          </w:rPr>
          <w:t>https://doi.org/10.1111/1467-8721.ep10772615</w:t>
        </w:r>
      </w:hyperlink>
      <w:ins w:id="592"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0"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1"/>
      <w:headerReference w:type="first" r:id="rId1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FDBB" w14:textId="77777777" w:rsidR="00701640" w:rsidRDefault="00701640" w:rsidP="00391C7E">
      <w:pPr>
        <w:spacing w:after="0" w:line="240" w:lineRule="auto"/>
      </w:pPr>
      <w:r>
        <w:separator/>
      </w:r>
    </w:p>
  </w:endnote>
  <w:endnote w:type="continuationSeparator" w:id="0">
    <w:p w14:paraId="5977F1D0" w14:textId="77777777" w:rsidR="00701640" w:rsidRDefault="0070164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183E" w14:textId="77777777" w:rsidR="00701640" w:rsidRDefault="00701640" w:rsidP="00391C7E">
      <w:pPr>
        <w:spacing w:after="0" w:line="240" w:lineRule="auto"/>
      </w:pPr>
      <w:r>
        <w:separator/>
      </w:r>
    </w:p>
  </w:footnote>
  <w:footnote w:type="continuationSeparator" w:id="0">
    <w:p w14:paraId="74887CD4" w14:textId="77777777" w:rsidR="00701640" w:rsidRDefault="00701640"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4EE"/>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5D52"/>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27EEA"/>
    <w:rsid w:val="006304C3"/>
    <w:rsid w:val="0063061E"/>
    <w:rsid w:val="00630B2A"/>
    <w:rsid w:val="00630C3D"/>
    <w:rsid w:val="00630D64"/>
    <w:rsid w:val="006315A5"/>
    <w:rsid w:val="00631863"/>
    <w:rsid w:val="00631865"/>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114"/>
    <w:rsid w:val="00837164"/>
    <w:rsid w:val="00837327"/>
    <w:rsid w:val="00837A23"/>
    <w:rsid w:val="00837F81"/>
    <w:rsid w:val="0084011A"/>
    <w:rsid w:val="00840128"/>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ED8"/>
    <w:rsid w:val="008823B1"/>
    <w:rsid w:val="00882489"/>
    <w:rsid w:val="008827A7"/>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C3"/>
    <w:rsid w:val="00893DFA"/>
    <w:rsid w:val="00894104"/>
    <w:rsid w:val="00894149"/>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E05"/>
    <w:rsid w:val="00A74882"/>
    <w:rsid w:val="00A74BC2"/>
    <w:rsid w:val="00A753E6"/>
    <w:rsid w:val="00A753F4"/>
    <w:rsid w:val="00A757E7"/>
    <w:rsid w:val="00A75B41"/>
    <w:rsid w:val="00A765E8"/>
    <w:rsid w:val="00A76C18"/>
    <w:rsid w:val="00A7703B"/>
    <w:rsid w:val="00A7709C"/>
    <w:rsid w:val="00A776DA"/>
    <w:rsid w:val="00A7779D"/>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F7"/>
    <w:rsid w:val="00B07690"/>
    <w:rsid w:val="00B07A0C"/>
    <w:rsid w:val="00B07D54"/>
    <w:rsid w:val="00B07F8B"/>
    <w:rsid w:val="00B101BD"/>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D4"/>
    <w:rsid w:val="00CE5E41"/>
    <w:rsid w:val="00CE60BA"/>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8B4"/>
    <w:rsid w:val="00D108D4"/>
    <w:rsid w:val="00D10946"/>
    <w:rsid w:val="00D10ECC"/>
    <w:rsid w:val="00D10F0D"/>
    <w:rsid w:val="00D11646"/>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C07"/>
    <w:rsid w:val="00D83D5A"/>
    <w:rsid w:val="00D8408B"/>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C7A"/>
    <w:rsid w:val="00E82187"/>
    <w:rsid w:val="00E8219A"/>
    <w:rsid w:val="00E8248B"/>
    <w:rsid w:val="00E824EF"/>
    <w:rsid w:val="00E825D8"/>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87BAC"/>
    <w:rsid w:val="00E90545"/>
    <w:rsid w:val="00E908AA"/>
    <w:rsid w:val="00E90F00"/>
    <w:rsid w:val="00E912EB"/>
    <w:rsid w:val="00E9139F"/>
    <w:rsid w:val="00E91CF8"/>
    <w:rsid w:val="00E91E3F"/>
    <w:rsid w:val="00E920F1"/>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41F"/>
    <w:rsid w:val="00F429D2"/>
    <w:rsid w:val="00F42F5B"/>
    <w:rsid w:val="00F430BB"/>
    <w:rsid w:val="00F433E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11656"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111/j.1467-8624.1991.tb01602.x" TargetMode="External"/><Relationship Id="rId84" Type="http://schemas.openxmlformats.org/officeDocument/2006/relationships/hyperlink" Target="https://doi.org/10.1111/j.1467-7687.2011.01048.x" TargetMode="External"/><Relationship Id="rId138" Type="http://schemas.openxmlformats.org/officeDocument/2006/relationships/hyperlink" Target="https://doi.org/10.1016/j.cognition.2004.07.004%20" TargetMode="External"/><Relationship Id="rId107" Type="http://schemas.openxmlformats.org/officeDocument/2006/relationships/hyperlink" Target="https://doi.org/10.1037/0012-1649.36.5.63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16/S1364-6613(99)01356-X" TargetMode="External"/><Relationship Id="rId128" Type="http://schemas.openxmlformats.org/officeDocument/2006/relationships/hyperlink" Target="https://doi.org/10.1371/journal.pone.0023223" TargetMode="External"/><Relationship Id="rId149" Type="http://schemas.openxmlformats.org/officeDocument/2006/relationships/hyperlink" Target="https://doi.org/10.1111/1467-8721.ep10772615" TargetMode="External"/><Relationship Id="rId5" Type="http://schemas.openxmlformats.org/officeDocument/2006/relationships/webSettings" Target="webSettings.xml"/><Relationship Id="rId95" Type="http://schemas.openxmlformats.org/officeDocument/2006/relationships/hyperlink" Target="https://doi.org/10.1037/0012-1649.19.3.33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0010-0277(85)90008-3" TargetMode="External"/><Relationship Id="rId69" Type="http://schemas.openxmlformats.org/officeDocument/2006/relationships/hyperlink" Target="https://doi.org/10.1111/desc.13464" TargetMode="External"/><Relationship Id="rId113" Type="http://schemas.openxmlformats.org/officeDocument/2006/relationships/hyperlink" Target="https://doi.org/10.1037/0033-295X.104.4.686%20" TargetMode="External"/><Relationship Id="rId118" Type="http://schemas.openxmlformats.org/officeDocument/2006/relationships/hyperlink" Target="https://doi.org/10.1016/j.cognition.2004.11.005" TargetMode="External"/><Relationship Id="rId134" Type="http://schemas.openxmlformats.org/officeDocument/2006/relationships/hyperlink" Target="https://doi.org/10.1073/pnas.1318053110%20" TargetMode="External"/><Relationship Id="rId139" Type="http://schemas.openxmlformats.org/officeDocument/2006/relationships/hyperlink" Target="https://doi.org/10.1037/0033-295X.99.4.605" TargetMode="External"/><Relationship Id="rId80" Type="http://schemas.openxmlformats.org/officeDocument/2006/relationships/hyperlink" Target="https://doi.org/10.1207/s15516709cog2701_4" TargetMode="External"/><Relationship Id="rId85" Type="http://schemas.openxmlformats.org/officeDocument/2006/relationships/hyperlink" Target="https://doi.org/10.1038/s41467-025-61517-3" TargetMode="External"/><Relationship Id="rId150" Type="http://schemas.openxmlformats.org/officeDocument/2006/relationships/hyperlink" Target="https://doi.org/10.2307/1130473"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svg"/><Relationship Id="rId103" Type="http://schemas.openxmlformats.org/officeDocument/2006/relationships/hyperlink" Target="https://doi.org/10.1016/S0010-0277(87)80006-9" TargetMode="External"/><Relationship Id="rId108" Type="http://schemas.openxmlformats.org/officeDocument/2006/relationships/hyperlink" Target="https://doi.org/10.1080/095400999116322" TargetMode="External"/><Relationship Id="rId124" Type="http://schemas.openxmlformats.org/officeDocument/2006/relationships/hyperlink" Target="https://doi.org/10.1038/323533a0" TargetMode="External"/><Relationship Id="rId129" Type="http://schemas.openxmlformats.org/officeDocument/2006/relationships/hyperlink" Target="https://doi.org/10.1207/s15327078in1003_6" TargetMode="External"/><Relationship Id="rId54" Type="http://schemas.openxmlformats.org/officeDocument/2006/relationships/image" Target="media/image45.png"/><Relationship Id="rId70" Type="http://schemas.openxmlformats.org/officeDocument/2006/relationships/hyperlink" Target="https://doi.org/10.1016/j.cognition.2012.11.007%20" TargetMode="External"/><Relationship Id="rId75" Type="http://schemas.openxmlformats.org/officeDocument/2006/relationships/hyperlink" Target="https://doi.org/10.1016/S0885-2014(02)00124-7" TargetMode="External"/><Relationship Id="rId91" Type="http://schemas.openxmlformats.org/officeDocument/2006/relationships/hyperlink" Target="https://doi.org/10.1016/j.cogdev.2010.09.001" TargetMode="External"/><Relationship Id="rId96" Type="http://schemas.openxmlformats.org/officeDocument/2006/relationships/hyperlink" Target="https://doi.org/10.1016/j.tics.2016.05.011%20" TargetMode="External"/><Relationship Id="rId140" Type="http://schemas.openxmlformats.org/officeDocument/2006/relationships/hyperlink" Target="https://doi.org/10.1002/icd.2359" TargetMode="External"/><Relationship Id="rId145" Type="http://schemas.openxmlformats.org/officeDocument/2006/relationships/hyperlink" Target="https://doi.org/10.1016/j.cognition.2017.06.0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S0010-0277(96)00727-5" TargetMode="External"/><Relationship Id="rId119" Type="http://schemas.openxmlformats.org/officeDocument/2006/relationships/hyperlink" Target="https://doi.org/10.1037/xge0000260%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016/j.dr.2022.101034" TargetMode="External"/><Relationship Id="rId81" Type="http://schemas.openxmlformats.org/officeDocument/2006/relationships/hyperlink" Target="https://doi.org/10.1016/S0010-0277(99)00039-6" TargetMode="External"/><Relationship Id="rId86" Type="http://schemas.openxmlformats.org/officeDocument/2006/relationships/hyperlink" Target="https://doi.org/10.1016/S1364-6613(03)00128-1" TargetMode="External"/><Relationship Id="rId130" Type="http://schemas.openxmlformats.org/officeDocument/2006/relationships/hyperlink" Target="https://doi.org/10.1038/s44159-023-00152-5%20" TargetMode="External"/><Relationship Id="rId135" Type="http://schemas.openxmlformats.org/officeDocument/2006/relationships/hyperlink" Target="https://doi.org/10.1111/j.1551-6709.2010.01129.x" TargetMode="External"/><Relationship Id="rId151"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11/j.1467-7687.2007.00586.x%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111/1467-7687.00220" TargetMode="External"/><Relationship Id="rId97" Type="http://schemas.openxmlformats.org/officeDocument/2006/relationships/hyperlink" Target="https://doi.org/10.1016/j.cogpsych.2020.101334%20" TargetMode="External"/><Relationship Id="rId104" Type="http://schemas.openxmlformats.org/officeDocument/2006/relationships/hyperlink" Target="https://doi.org/10.1073/pnas.1904786116%20" TargetMode="External"/><Relationship Id="rId120" Type="http://schemas.openxmlformats.org/officeDocument/2006/relationships/hyperlink" Target="https://doi.org/10.1016/j.cognition.2017.09.007" TargetMode="External"/><Relationship Id="rId125" Type="http://schemas.openxmlformats.org/officeDocument/2006/relationships/hyperlink" Target="https://doi.org/10.1371/journal.pone.0042698" TargetMode="External"/><Relationship Id="rId141" Type="http://schemas.openxmlformats.org/officeDocument/2006/relationships/hyperlink" Target="https://doi.org/10.1371/journal.pbio.0030208" TargetMode="External"/><Relationship Id="rId146" Type="http://schemas.openxmlformats.org/officeDocument/2006/relationships/hyperlink" Target="https://doi.org/10.1016/S0010-0277(98)00058-4" TargetMode="External"/><Relationship Id="rId7" Type="http://schemas.openxmlformats.org/officeDocument/2006/relationships/endnotes" Target="endnotes.xml"/><Relationship Id="rId71" Type="http://schemas.openxmlformats.org/officeDocument/2006/relationships/hyperlink" Target="https://doi.org/10.1016/j.tics.2022.12.014" TargetMode="External"/><Relationship Id="rId92" Type="http://schemas.openxmlformats.org/officeDocument/2006/relationships/hyperlink" Target="https://doi.org/10.1038/nature0628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02/icd.2355" TargetMode="External"/><Relationship Id="rId87" Type="http://schemas.openxmlformats.org/officeDocument/2006/relationships/hyperlink" Target="https://doi.org/10.1038/415755a%20" TargetMode="External"/><Relationship Id="rId110" Type="http://schemas.openxmlformats.org/officeDocument/2006/relationships/hyperlink" Target="https://doi.org/10.1111/j.0956-7976.2004.00755.x" TargetMode="External"/><Relationship Id="rId115" Type="http://schemas.openxmlformats.org/officeDocument/2006/relationships/hyperlink" Target="https://doi.org/10.1016/S0163-6383(02)00097-8%20" TargetMode="External"/><Relationship Id="rId131" Type="http://schemas.openxmlformats.org/officeDocument/2006/relationships/hyperlink" Target="https://doi.org/10.1016/S0885-2014(97)90008-3" TargetMode="External"/><Relationship Id="rId136" Type="http://schemas.openxmlformats.org/officeDocument/2006/relationships/hyperlink" Target="https://doi.org/10.1016/j.infbeh.2003.05.006" TargetMode="External"/><Relationship Id="rId61" Type="http://schemas.openxmlformats.org/officeDocument/2006/relationships/image" Target="media/image52.svg"/><Relationship Id="rId82" Type="http://schemas.openxmlformats.org/officeDocument/2006/relationships/hyperlink" Target="https://doi.org/10.1207/s15516709cog1402_1%20" TargetMode="External"/><Relationship Id="rId152"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6.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37/0012-1649.29.3.421" TargetMode="External"/><Relationship Id="rId100" Type="http://schemas.openxmlformats.org/officeDocument/2006/relationships/hyperlink" Target="https://doi.org/10.1016/0010-0285(83)90017-8" TargetMode="External"/><Relationship Id="rId105" Type="http://schemas.openxmlformats.org/officeDocument/2006/relationships/hyperlink" Target="https://doi.org/10.1016/j.cognition.2016.12.007" TargetMode="External"/><Relationship Id="rId126" Type="http://schemas.openxmlformats.org/officeDocument/2006/relationships/hyperlink" Target="https://doi.org/10.1080/09540090310001655093" TargetMode="External"/><Relationship Id="rId147" Type="http://schemas.openxmlformats.org/officeDocument/2006/relationships/hyperlink" Target="https://doi.org/10.1111/1467-9280.0021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207/S15327078IN0104_3" TargetMode="External"/><Relationship Id="rId93" Type="http://schemas.openxmlformats.org/officeDocument/2006/relationships/hyperlink" Target="https://doi.org/10.1177/17456916221112075" TargetMode="External"/><Relationship Id="rId98" Type="http://schemas.openxmlformats.org/officeDocument/2006/relationships/hyperlink" Target="https://doi.org/10.1016/0885-2014(93)90008-S" TargetMode="External"/><Relationship Id="rId121" Type="http://schemas.openxmlformats.org/officeDocument/2006/relationships/hyperlink" Target="https://doi.org/10.1037/1089-2680.1.3.271" TargetMode="External"/><Relationship Id="rId142" Type="http://schemas.openxmlformats.org/officeDocument/2006/relationships/hyperlink" Target="https://doi.org/10.1016/j.neuroimage.2010.05.02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37/xge0001656" TargetMode="External"/><Relationship Id="rId116" Type="http://schemas.openxmlformats.org/officeDocument/2006/relationships/hyperlink" Target="https://doi.org/10.1126/science.1107621" TargetMode="External"/><Relationship Id="rId137" Type="http://schemas.openxmlformats.org/officeDocument/2006/relationships/hyperlink" Target="https://doi.org/10.1146/annurev.ph.25.030163.00255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0010-0277(86)90052-1" TargetMode="External"/><Relationship Id="rId83" Type="http://schemas.openxmlformats.org/officeDocument/2006/relationships/hyperlink" Target="https://doi.org/10.1207/s15516709cog1401_5" TargetMode="External"/><Relationship Id="rId88" Type="http://schemas.openxmlformats.org/officeDocument/2006/relationships/hyperlink" Target="https://doi.org/10.1016/0010-0277(95)00661-H" TargetMode="External"/><Relationship Id="rId111" Type="http://schemas.openxmlformats.org/officeDocument/2006/relationships/hyperlink" Target="https://doi.org/10.1016/j.cogpsych.2010.02.001" TargetMode="External"/><Relationship Id="rId132" Type="http://schemas.openxmlformats.org/officeDocument/2006/relationships/hyperlink" Target="https://doi.org/10.1521/soco.2025.43.3.152" TargetMode="External"/><Relationship Id="rId153" Type="http://schemas.openxmlformats.org/officeDocument/2006/relationships/fontTable" Target="fontTable.xml"/><Relationship Id="rId15" Type="http://schemas.openxmlformats.org/officeDocument/2006/relationships/hyperlink" Target="https://osf.io/9eqpf/?view_only=62f752417a9141c7b0509a998039ad13" TargetMode="External"/><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111/desc.13581" TargetMode="External"/><Relationship Id="rId127" Type="http://schemas.openxmlformats.org/officeDocument/2006/relationships/hyperlink" Target="https://doi.org/10.1098/rsos.191795"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0022-0965(83)90085-3%20" TargetMode="External"/><Relationship Id="rId78" Type="http://schemas.openxmlformats.org/officeDocument/2006/relationships/hyperlink" Target="https://doi.org/10.1037/0033-295X.112.2.347" TargetMode="External"/><Relationship Id="rId94" Type="http://schemas.openxmlformats.org/officeDocument/2006/relationships/hyperlink" Target="https://doi.org/10.1162/neco.1989.1.1.143" TargetMode="External"/><Relationship Id="rId99" Type="http://schemas.openxmlformats.org/officeDocument/2006/relationships/hyperlink" Target="https://doi.org/10.1016/j.cogdev.2005.04.004" TargetMode="External"/><Relationship Id="rId101" Type="http://schemas.openxmlformats.org/officeDocument/2006/relationships/hyperlink" Target="https://doi.org/10.1037/0096-1523.18.2.385" TargetMode="External"/><Relationship Id="rId122" Type="http://schemas.openxmlformats.org/officeDocument/2006/relationships/hyperlink" Target="https://doi.org/10.1207/S15327078IN0101_04%20" TargetMode="External"/><Relationship Id="rId143" Type="http://schemas.openxmlformats.org/officeDocument/2006/relationships/hyperlink" Target="https://doi.org/10.1207/s15327078in0701_6%20" TargetMode="External"/><Relationship Id="rId148"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cogdev.2022.101164" TargetMode="External"/><Relationship Id="rId89" Type="http://schemas.openxmlformats.org/officeDocument/2006/relationships/hyperlink" Target="https://doi.org/10.1016/S0163-6383(98)90001-7%20" TargetMode="External"/><Relationship Id="rId112" Type="http://schemas.openxmlformats.org/officeDocument/2006/relationships/hyperlink" Target="https://doi.org/10.1111/1467-7687.00021%20" TargetMode="External"/><Relationship Id="rId133" Type="http://schemas.openxmlformats.org/officeDocument/2006/relationships/hyperlink" Target="https://doi.org/10.1016/S1364-6613(02)01926-5" TargetMode="External"/><Relationship Id="rId154" Type="http://schemas.microsoft.com/office/2011/relationships/people" Target="peop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111/1467-7687.00039" TargetMode="External"/><Relationship Id="rId102" Type="http://schemas.openxmlformats.org/officeDocument/2006/relationships/hyperlink" Target="https://doi.org/10.1016/S0010-0277(98)00036-5" TargetMode="External"/><Relationship Id="rId123" Type="http://schemas.openxmlformats.org/officeDocument/2006/relationships/hyperlink" Target="https://doi.org/10.1111/j.1540-5834.2008.00469.x" TargetMode="External"/><Relationship Id="rId144" Type="http://schemas.openxmlformats.org/officeDocument/2006/relationships/hyperlink" Target="https://doi.org/10.1016/j.cogdev.2012.08.004" TargetMode="External"/><Relationship Id="rId90" Type="http://schemas.openxmlformats.org/officeDocument/2006/relationships/hyperlink" Target="https://doi.org/10.1177/0963721412470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92</Pages>
  <Words>21434</Words>
  <Characters>122174</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54</cp:revision>
  <dcterms:created xsi:type="dcterms:W3CDTF">2026-06-16T14:30:00Z</dcterms:created>
  <dcterms:modified xsi:type="dcterms:W3CDTF">2026-06-16T23:45:00Z</dcterms:modified>
</cp:coreProperties>
</file>