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BC4C6EA"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behaviors. As such, this study raises crucial questions about the necessity of specialized learning </w:t>
        </w:r>
        <w:r w:rsidR="00725EDB" w:rsidRPr="00725EDB">
          <w:rPr>
            <w:rFonts w:ascii="Times New Roman" w:hAnsi="Times New Roman" w:cs="Times New Roman"/>
          </w:rPr>
          <w:lastRenderedPageBreak/>
          <w:t>mechanisms to explain, raising questions about whether any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1F06ED19"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35AC8">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54843D2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commentRangeStart w:id="93"/>
      <w:r w:rsidR="003171F9">
        <w:rPr>
          <w:rFonts w:ascii="Times New Roman" w:hAnsi="Times New Roman" w:cs="Times New Roman"/>
        </w:rPr>
        <w:t xml:space="preserve"> </w:t>
      </w:r>
      <w:commentRangeEnd w:id="93"/>
      <w:r w:rsidR="00C71559">
        <w:rPr>
          <w:rStyle w:val="CommentReference"/>
          <w:rFonts w:ascii="Times New Roman" w:hAnsi="Times New Roman" w:cs="Times New Roman"/>
          <w:sz w:val="24"/>
          <w:szCs w:val="24"/>
        </w:rPr>
        <w:commentReference w:id="93"/>
      </w:r>
      <w:r w:rsidR="003171F9">
        <w:rPr>
          <w:rFonts w:ascii="Times New Roman" w:hAnsi="Times New Roman" w:cs="Times New Roman"/>
        </w:rPr>
        <w:t>of the earliest and most influential findings is that</w:t>
      </w:r>
      <w:ins w:id="94" w:author="Benton, Deon" w:date="2026-06-11T16:09:00Z" w16du:dateUtc="2026-06-11T21:09:00Z">
        <w:r w:rsidR="00CE5E41">
          <w:rPr>
            <w:rFonts w:ascii="Times New Roman" w:hAnsi="Times New Roman" w:cs="Times New Roman"/>
          </w:rPr>
          <w:t xml:space="preserve"> </w:t>
        </w:r>
      </w:ins>
      <w:ins w:id="95" w:author="Benton, Deon" w:date="2026-06-11T17:33:00Z" w16du:dateUtc="2026-06-11T22:33:00Z">
        <w:r w:rsidR="00B84A3B">
          <w:rPr>
            <w:rFonts w:ascii="Times New Roman" w:hAnsi="Times New Roman" w:cs="Times New Roman"/>
          </w:rPr>
          <w:t>9- to 12-month-olds</w:t>
        </w:r>
      </w:ins>
      <w:ins w:id="96" w:author="Benton, Deon" w:date="2026-06-11T16:09:00Z" w16du:dateUtc="2026-06-11T21:09:00Z">
        <w:r w:rsidR="00CE5E41">
          <w:rPr>
            <w:rFonts w:ascii="Times New Roman" w:hAnsi="Times New Roman" w:cs="Times New Roman"/>
          </w:rPr>
          <w:t xml:space="preserve"> look longer at the inefficient test event than at the efficient one</w:t>
        </w:r>
      </w:ins>
      <w:ins w:id="97" w:author="Benton, Deon" w:date="2026-06-11T16:50:00Z" w16du:dateUtc="2026-06-11T21:50:00Z">
        <w:r w:rsidR="00F2555C">
          <w:rPr>
            <w:rFonts w:ascii="Times New Roman" w:hAnsi="Times New Roman" w:cs="Times New Roman"/>
          </w:rPr>
          <w:t xml:space="preserve"> but</w:t>
        </w:r>
      </w:ins>
      <w:ins w:id="98" w:author="Benton, Deon" w:date="2026-06-11T16:09:00Z" w16du:dateUtc="2026-06-11T21:09:00Z">
        <w:r w:rsidR="00CE5E41">
          <w:rPr>
            <w:rFonts w:ascii="Times New Roman" w:hAnsi="Times New Roman" w:cs="Times New Roman"/>
          </w:rPr>
          <w:t xml:space="preserve"> only if the first</w:t>
        </w:r>
      </w:ins>
      <w:ins w:id="99" w:author="Benton, Deon" w:date="2026-06-11T16:11:00Z" w16du:dateUtc="2026-06-11T21:11:00Z">
        <w:r w:rsidR="00487805">
          <w:rPr>
            <w:rFonts w:ascii="Times New Roman" w:hAnsi="Times New Roman" w:cs="Times New Roman"/>
          </w:rPr>
          <w:t xml:space="preserve"> </w:t>
        </w:r>
      </w:ins>
      <w:ins w:id="100" w:author="Benton, Deon" w:date="2026-06-11T16:12:00Z" w16du:dateUtc="2026-06-11T21:12:00Z">
        <w:r w:rsidR="00487805">
          <w:rPr>
            <w:rFonts w:ascii="Times New Roman" w:hAnsi="Times New Roman" w:cs="Times New Roman"/>
          </w:rPr>
          <w:t>object’s</w:t>
        </w:r>
      </w:ins>
      <w:ins w:id="101" w:author="Benton, Deon" w:date="2026-06-11T16:11:00Z" w16du:dateUtc="2026-06-11T21:11:00Z">
        <w:r w:rsidR="00487805">
          <w:rPr>
            <w:rFonts w:ascii="Times New Roman" w:hAnsi="Times New Roman" w:cs="Times New Roman"/>
          </w:rPr>
          <w:t xml:space="preserve"> movement during habituation was constrained</w:t>
        </w:r>
      </w:ins>
      <w:ins w:id="102" w:author="Benton, Deon" w:date="2026-06-11T16:12:00Z" w16du:dateUtc="2026-06-11T21:12:00Z">
        <w:r w:rsidR="00487805">
          <w:rPr>
            <w:rFonts w:ascii="Times New Roman" w:hAnsi="Times New Roman" w:cs="Times New Roman"/>
          </w:rPr>
          <w:t xml:space="preserve"> (i.e., it occurred over a barrier)</w:t>
        </w:r>
      </w:ins>
      <w:ins w:id="103" w:author="Benton, Deon" w:date="2026-06-11T16:51:00Z" w16du:dateUtc="2026-06-11T21:51:00Z">
        <w:r w:rsidR="00F2555C">
          <w:rPr>
            <w:rFonts w:ascii="Times New Roman" w:hAnsi="Times New Roman" w:cs="Times New Roman"/>
          </w:rPr>
          <w:t>; infants look equally long at both events if its</w:t>
        </w:r>
      </w:ins>
      <w:ins w:id="104" w:author="Benton, Deon" w:date="2026-06-11T16:11:00Z" w16du:dateUtc="2026-06-11T21:11:00Z">
        <w:r w:rsidR="00487805">
          <w:rPr>
            <w:rFonts w:ascii="Times New Roman" w:hAnsi="Times New Roman" w:cs="Times New Roman"/>
          </w:rPr>
          <w:t xml:space="preserve"> </w:t>
        </w:r>
      </w:ins>
      <w:ins w:id="105" w:author="Benton, Deon" w:date="2026-06-11T16:51:00Z" w16du:dateUtc="2026-06-11T21:51:00Z">
        <w:r w:rsidR="00F2555C">
          <w:rPr>
            <w:rFonts w:ascii="Times New Roman" w:hAnsi="Times New Roman" w:cs="Times New Roman"/>
          </w:rPr>
          <w:t>movement was</w:t>
        </w:r>
      </w:ins>
      <w:ins w:id="106" w:author="Benton, Deon" w:date="2026-06-11T16:11:00Z" w16du:dateUtc="2026-06-11T21:11:00Z">
        <w:r w:rsidR="00487805">
          <w:rPr>
            <w:rFonts w:ascii="Times New Roman" w:hAnsi="Times New Roman" w:cs="Times New Roman"/>
          </w:rPr>
          <w:t xml:space="preserve"> unconstrained</w:t>
        </w:r>
      </w:ins>
      <w:ins w:id="107"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8" w:author="Benton, Deon" w:date="2026-06-11T16:12:00Z" w16du:dateUtc="2026-06-11T21:12:00Z">
        <w:r w:rsidR="00487805">
          <w:rPr>
            <w:rFonts w:ascii="Times New Roman" w:hAnsi="Times New Roman" w:cs="Times New Roman"/>
          </w:rPr>
          <w:t>i.e., it occurred beside a barrier</w:t>
        </w:r>
      </w:ins>
      <w:ins w:id="109"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Wellman, 2005; Schwier et al., 2006; Sodian et al., 2004; Woodward &amp; Sommerville, 2000</w:t>
      </w:r>
      <w:ins w:id="110" w:author="Benton, Deon" w:date="2026-06-11T16:12:00Z" w16du:dateUtc="2026-06-11T21:12:00Z">
        <w:r w:rsidR="00487805">
          <w:rPr>
            <w:rFonts w:ascii="Times New Roman" w:hAnsi="Times New Roman" w:cs="Times New Roman"/>
          </w:rPr>
          <w:t>)</w:t>
        </w:r>
      </w:ins>
      <w:ins w:id="111" w:author="Benton, Deon" w:date="2026-06-11T16:11:00Z" w16du:dateUtc="2026-06-11T21:11:00Z">
        <w:r w:rsidR="00487805">
          <w:rPr>
            <w:rFonts w:ascii="Times New Roman" w:hAnsi="Times New Roman" w:cs="Times New Roman"/>
          </w:rPr>
          <w:t>.</w:t>
        </w:r>
      </w:ins>
      <w:ins w:id="112" w:author="Benton, Deon" w:date="2026-06-11T17:58:00Z" w16du:dateUtc="2026-06-11T22:58:00Z">
        <w:r w:rsidR="00117FAE">
          <w:rPr>
            <w:rFonts w:ascii="Times New Roman" w:hAnsi="Times New Roman" w:cs="Times New Roman"/>
          </w:rPr>
          <w:t xml:space="preserve"> </w:t>
        </w:r>
      </w:ins>
      <w:ins w:id="113" w:author="Benton, Deon" w:date="2026-06-11T18:00:00Z" w16du:dateUtc="2026-06-11T23:00:00Z">
        <w:r w:rsidR="008C03FA">
          <w:rPr>
            <w:rFonts w:ascii="Times New Roman" w:hAnsi="Times New Roman" w:cs="Times New Roman"/>
          </w:rPr>
          <w:t xml:space="preserve">Another is that infants’ looking behaviors </w:t>
        </w:r>
      </w:ins>
      <w:ins w:id="114" w:author="Benton, Deon" w:date="2026-06-11T18:02:00Z" w16du:dateUtc="2026-06-11T23:02:00Z">
        <w:r w:rsidR="008C03FA">
          <w:rPr>
            <w:rFonts w:ascii="Times New Roman" w:hAnsi="Times New Roman" w:cs="Times New Roman"/>
          </w:rPr>
          <w:t>generalize</w:t>
        </w:r>
      </w:ins>
      <w:ins w:id="115" w:author="Benton, Deon" w:date="2026-06-11T18:00:00Z" w16du:dateUtc="2026-06-11T23:00:00Z">
        <w:r w:rsidR="008C03FA">
          <w:rPr>
            <w:rFonts w:ascii="Times New Roman" w:hAnsi="Times New Roman" w:cs="Times New Roman"/>
          </w:rPr>
          <w:t xml:space="preserve"> to</w:t>
        </w:r>
      </w:ins>
      <w:ins w:id="116" w:author="Benton, Deon" w:date="2026-06-11T18:02:00Z" w16du:dateUtc="2026-06-11T23:02:00Z">
        <w:r w:rsidR="008C03FA">
          <w:rPr>
            <w:rFonts w:ascii="Times New Roman" w:hAnsi="Times New Roman" w:cs="Times New Roman"/>
          </w:rPr>
          <w:t xml:space="preserve"> action events that depict</w:t>
        </w:r>
      </w:ins>
      <w:ins w:id="117" w:author="Benton, Deon" w:date="2026-06-11T18:00:00Z" w16du:dateUtc="2026-06-11T23:00:00Z">
        <w:r w:rsidR="008C03FA">
          <w:rPr>
            <w:rFonts w:ascii="Times New Roman" w:hAnsi="Times New Roman" w:cs="Times New Roman"/>
          </w:rPr>
          <w:t xml:space="preserve"> inert or non-self-propelled objects</w:t>
        </w:r>
      </w:ins>
      <w:ins w:id="118" w:author="Benton, Deon" w:date="2026-06-11T18:04:00Z" w16du:dateUtc="2026-06-11T23:04:00Z">
        <w:r w:rsidR="0022501C">
          <w:rPr>
            <w:rFonts w:ascii="Times New Roman" w:hAnsi="Times New Roman" w:cs="Times New Roman"/>
          </w:rPr>
          <w:t xml:space="preserve"> (e.g., Csibra et al., 1999</w:t>
        </w:r>
      </w:ins>
      <w:r w:rsidR="00AF18DD">
        <w:rPr>
          <w:rFonts w:ascii="Times New Roman" w:hAnsi="Times New Roman" w:cs="Times New Roman"/>
        </w:rPr>
        <w:t>; Kamewari et al., 2005</w:t>
      </w:r>
      <w:ins w:id="119" w:author="Benton, Deon" w:date="2026-06-11T18:04:00Z" w16du:dateUtc="2026-06-11T23:04:00Z">
        <w:r w:rsidR="0022501C">
          <w:rPr>
            <w:rFonts w:ascii="Times New Roman" w:hAnsi="Times New Roman" w:cs="Times New Roman"/>
          </w:rPr>
          <w:t>)</w:t>
        </w:r>
      </w:ins>
      <w:ins w:id="120" w:author="Benton, Deon" w:date="2026-06-11T18:02:00Z" w16du:dateUtc="2026-06-11T23:02:00Z">
        <w:r w:rsidR="0022501C">
          <w:rPr>
            <w:rFonts w:ascii="Times New Roman" w:hAnsi="Times New Roman" w:cs="Times New Roman"/>
          </w:rPr>
          <w:t xml:space="preserve">. </w:t>
        </w:r>
      </w:ins>
      <w:ins w:id="121"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2"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3" w:author="Benton, Deon" w:date="2026-06-12T15:04:00Z" w16du:dateUtc="2026-06-12T20:04:00Z"/>
          <w:rFonts w:ascii="Times New Roman" w:hAnsi="Times New Roman" w:cs="Times New Roman"/>
        </w:rPr>
      </w:pPr>
    </w:p>
    <w:tbl>
      <w:tblPr>
        <w:tblStyle w:val="TableGrid"/>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tblGrid>
      <w:tr w:rsidR="001C2C9D" w14:paraId="12F95A10" w14:textId="77777777" w:rsidTr="00C35AC8">
        <w:trPr>
          <w:trHeight w:val="1800"/>
          <w:jc w:val="center"/>
        </w:trPr>
        <w:tc>
          <w:tcPr>
            <w:tcW w:w="8926" w:type="dxa"/>
          </w:tcPr>
          <w:p w14:paraId="45FCEC12" w14:textId="09D4B30E" w:rsidR="001C2C9D" w:rsidRDefault="00D949EE"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FE5D789" wp14:editId="110B2F47">
                  <wp:extent cx="5291608" cy="2886075"/>
                  <wp:effectExtent l="0" t="0" r="4445" b="0"/>
                  <wp:docPr id="11852641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64153" name="Picture 1185264153"/>
                          <pic:cNvPicPr/>
                        </pic:nvPicPr>
                        <pic:blipFill>
                          <a:blip r:embed="rId14"/>
                          <a:stretch>
                            <a:fillRect/>
                          </a:stretch>
                        </pic:blipFill>
                        <pic:spPr>
                          <a:xfrm>
                            <a:off x="0" y="0"/>
                            <a:ext cx="5320645" cy="2901912"/>
                          </a:xfrm>
                          <a:prstGeom prst="rect">
                            <a:avLst/>
                          </a:prstGeom>
                        </pic:spPr>
                      </pic:pic>
                    </a:graphicData>
                  </a:graphic>
                </wp:inline>
              </w:drawing>
            </w:r>
          </w:p>
        </w:tc>
      </w:tr>
      <w:tr w:rsidR="001C2C9D" w14:paraId="54469C3B" w14:textId="77777777" w:rsidTr="00C35AC8">
        <w:trPr>
          <w:trHeight w:val="1800"/>
          <w:jc w:val="center"/>
        </w:trPr>
        <w:tc>
          <w:tcPr>
            <w:tcW w:w="8926" w:type="dxa"/>
          </w:tcPr>
          <w:p w14:paraId="0300E465" w14:textId="70A1B2D1" w:rsidR="001C2C9D" w:rsidRDefault="00D949EE" w:rsidP="00C35AC8">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655FBAF" wp14:editId="67E63785">
                  <wp:extent cx="5211022" cy="2233613"/>
                  <wp:effectExtent l="0" t="0" r="8890" b="0"/>
                  <wp:docPr id="12554780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78027" name="Picture 1255478027"/>
                          <pic:cNvPicPr/>
                        </pic:nvPicPr>
                        <pic:blipFill>
                          <a:blip r:embed="rId15"/>
                          <a:stretch>
                            <a:fillRect/>
                          </a:stretch>
                        </pic:blipFill>
                        <pic:spPr>
                          <a:xfrm>
                            <a:off x="0" y="0"/>
                            <a:ext cx="5256181" cy="2252970"/>
                          </a:xfrm>
                          <a:prstGeom prst="rect">
                            <a:avLst/>
                          </a:prstGeom>
                        </pic:spPr>
                      </pic:pic>
                    </a:graphicData>
                  </a:graphic>
                </wp:inline>
              </w:drawing>
            </w:r>
          </w:p>
        </w:tc>
      </w:tr>
    </w:tbl>
    <w:p w14:paraId="1964B93D" w14:textId="1BBBAE31"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Pr="00446D2F">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 The accompanying bar graphs are idealized depictions of the qualitative looking-time patterns reported in the original studies</w:t>
      </w:r>
      <w:r w:rsidR="003C5831">
        <w:rPr>
          <w:rFonts w:ascii="Times New Roman" w:hAnsi="Times New Roman" w:cs="Times New Roman"/>
          <w:i w:val="0"/>
          <w:iCs w:val="0"/>
          <w:sz w:val="24"/>
          <w:szCs w:val="24"/>
        </w:rPr>
        <w:t>; these results do not</w:t>
      </w:r>
      <w:r w:rsidRPr="00C35AC8">
        <w:rPr>
          <w:rFonts w:ascii="Times New Roman" w:hAnsi="Times New Roman" w:cs="Times New Roman"/>
          <w:i w:val="0"/>
          <w:iCs w:val="0"/>
          <w:sz w:val="24"/>
          <w:szCs w:val="24"/>
        </w:rPr>
        <w:t xml:space="preserve"> represent </w:t>
      </w:r>
      <w:r w:rsidR="003C5831">
        <w:rPr>
          <w:rFonts w:ascii="Times New Roman" w:hAnsi="Times New Roman" w:cs="Times New Roman"/>
          <w:i w:val="0"/>
          <w:iCs w:val="0"/>
          <w:sz w:val="24"/>
          <w:szCs w:val="24"/>
        </w:rPr>
        <w:t xml:space="preserve">the </w:t>
      </w:r>
      <w:r w:rsidRPr="00C35AC8">
        <w:rPr>
          <w:rFonts w:ascii="Times New Roman" w:hAnsi="Times New Roman" w:cs="Times New Roman"/>
          <w:i w:val="0"/>
          <w:iCs w:val="0"/>
          <w:sz w:val="24"/>
          <w:szCs w:val="24"/>
        </w:rPr>
        <w:t>actual data.</w:t>
      </w:r>
      <w:r w:rsidR="00446D2F">
        <w:rPr>
          <w:rFonts w:ascii="Times New Roman" w:hAnsi="Times New Roman" w:cs="Times New Roman"/>
          <w:i w:val="0"/>
          <w:iCs w:val="0"/>
          <w:sz w:val="24"/>
          <w:szCs w:val="24"/>
        </w:rPr>
        <w:t xml:space="preserve"> Note</w:t>
      </w:r>
      <w:r w:rsidR="003C5831">
        <w:rPr>
          <w:rFonts w:ascii="Times New Roman" w:hAnsi="Times New Roman" w:cs="Times New Roman"/>
          <w:i w:val="0"/>
          <w:iCs w:val="0"/>
          <w:sz w:val="24"/>
          <w:szCs w:val="24"/>
        </w:rPr>
        <w:t xml:space="preserve"> also that 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6BE58056" w14:textId="75217C2C" w:rsidR="006103E2" w:rsidRDefault="005A533A" w:rsidP="006103E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 xml:space="preserve">reason about the relations among actions, goals, and environmental constraints. </w:t>
      </w:r>
      <w:r w:rsidR="005E07A8">
        <w:rPr>
          <w:rFonts w:ascii="Times New Roman" w:hAnsi="Times New Roman" w:cs="Times New Roman"/>
        </w:rPr>
        <w:t xml:space="preserve">For example, </w:t>
      </w:r>
      <w:r w:rsidR="0083621F">
        <w:rPr>
          <w:rFonts w:ascii="Times New Roman" w:hAnsi="Times New Roman" w:cs="Times New Roman"/>
        </w:rPr>
        <w:t>Csibra et al. (</w:t>
      </w:r>
      <w:ins w:id="124"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25"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26"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27"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28" w:author="Benton, Deon" w:date="2026-06-11T17:45:00Z" w16du:dateUtc="2026-06-11T22:45:00Z">
        <w:r w:rsidR="00DB2735">
          <w:rPr>
            <w:rFonts w:ascii="Times New Roman" w:hAnsi="Times New Roman" w:cs="Times New Roman"/>
          </w:rPr>
          <w:t>’</w:t>
        </w:r>
      </w:ins>
      <w:ins w:id="129" w:author="Benton, Deon" w:date="2026-06-11T17:44:00Z" w16du:dateUtc="2026-06-11T22:44:00Z">
        <w:r w:rsidR="00DB2735" w:rsidRPr="00DB2735">
          <w:rPr>
            <w:rFonts w:ascii="Times New Roman" w:hAnsi="Times New Roman" w:cs="Times New Roman"/>
          </w:rPr>
          <w:t>s goal and actions to infer the presence of environmental constraints.</w:t>
        </w:r>
      </w:ins>
      <w:ins w:id="130" w:author="Benton, Deon" w:date="2026-06-11T17:43:00Z" w16du:dateUtc="2026-06-11T22:43:00Z">
        <w:r w:rsidR="00683378">
          <w:rPr>
            <w:rFonts w:ascii="Times New Roman" w:hAnsi="Times New Roman" w:cs="Times New Roman"/>
          </w:rPr>
          <w:t xml:space="preserve"> </w:t>
        </w:r>
      </w:ins>
      <w:ins w:id="131"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2" w:author="Benton, Deon" w:date="2026-06-11T17:47:00Z" w16du:dateUtc="2026-06-11T22:47:00Z">
        <w:r w:rsidR="00B713C5">
          <w:rPr>
            <w:rFonts w:ascii="Times New Roman" w:hAnsi="Times New Roman" w:cs="Times New Roman"/>
          </w:rPr>
          <w:t>reached</w:t>
        </w:r>
      </w:ins>
      <w:ins w:id="133" w:author="Benton, Deon" w:date="2026-06-11T17:45:00Z" w16du:dateUtc="2026-06-11T22:45:00Z">
        <w:r w:rsidR="00DB2735" w:rsidRPr="00DB2735">
          <w:rPr>
            <w:rFonts w:ascii="Times New Roman" w:hAnsi="Times New Roman" w:cs="Times New Roman"/>
          </w:rPr>
          <w:t xml:space="preserve"> the small </w:t>
        </w:r>
      </w:ins>
      <w:ins w:id="134" w:author="Benton, Deon" w:date="2026-06-11T17:47:00Z" w16du:dateUtc="2026-06-11T22:47:00Z">
        <w:r w:rsidR="00B713C5">
          <w:rPr>
            <w:rFonts w:ascii="Times New Roman" w:hAnsi="Times New Roman" w:cs="Times New Roman"/>
          </w:rPr>
          <w:t>one</w:t>
        </w:r>
      </w:ins>
      <w:ins w:id="135"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36"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37"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38"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39" w:author="Benton, Deon" w:date="2026-06-11T17:45:00Z" w16du:dateUtc="2026-06-11T22:45:00Z">
        <w:r w:rsidR="00DB2735" w:rsidRPr="00DB2735">
          <w:rPr>
            <w:rFonts w:ascii="Times New Roman" w:hAnsi="Times New Roman" w:cs="Times New Roman"/>
          </w:rPr>
          <w:t xml:space="preserve"> large circle never reached the small one</w:t>
        </w:r>
      </w:ins>
      <w:ins w:id="140"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its goal of reaching the small circle</w:t>
      </w:r>
      <w:ins w:id="141" w:author="Benton, Deon" w:date="2026-06-11T17:45:00Z" w16du:dateUtc="2026-06-11T22:45:00Z">
        <w:r w:rsidR="00DB2735" w:rsidRPr="00DB2735">
          <w:rPr>
            <w:rFonts w:ascii="Times New Roman" w:hAnsi="Times New Roman" w:cs="Times New Roman"/>
          </w:rPr>
          <w:t xml:space="preserve"> had to be inferred.</w:t>
        </w:r>
      </w:ins>
      <w:ins w:id="142" w:author="Benton, Deon" w:date="2026-06-11T17:48:00Z" w16du:dateUtc="2026-06-11T22:48:00Z">
        <w:r w:rsidR="00982C7A">
          <w:rPr>
            <w:rFonts w:ascii="Times New Roman" w:hAnsi="Times New Roman" w:cs="Times New Roman"/>
          </w:rPr>
          <w:t xml:space="preserve"> </w:t>
        </w:r>
      </w:ins>
      <w:ins w:id="143" w:author="Benton, Deon" w:date="2026-06-11T17:50:00Z" w16du:dateUtc="2026-06-11T22:50:00Z">
        <w:r w:rsidR="0035651A">
          <w:rPr>
            <w:rFonts w:ascii="Times New Roman" w:hAnsi="Times New Roman" w:cs="Times New Roman"/>
          </w:rPr>
          <w:t xml:space="preserve">The authors found that </w:t>
        </w:r>
        <w:r w:rsidR="0035651A">
          <w:rPr>
            <w:rFonts w:ascii="Times New Roman" w:hAnsi="Times New Roman" w:cs="Times New Roman"/>
          </w:rPr>
          <w:lastRenderedPageBreak/>
          <w:t>when t</w:t>
        </w:r>
      </w:ins>
      <w:r w:rsidR="00211AD8">
        <w:rPr>
          <w:rFonts w:ascii="Times New Roman" w:hAnsi="Times New Roman" w:cs="Times New Roman"/>
        </w:rPr>
        <w:t>he gap was widened</w:t>
      </w:r>
      <w:ins w:id="144" w:author="Benton, Deon" w:date="2026-06-11T17:51:00Z" w16du:dateUtc="2026-06-11T22:51:00Z">
        <w:r w:rsidR="0035651A">
          <w:rPr>
            <w:rFonts w:ascii="Times New Roman" w:hAnsi="Times New Roman" w:cs="Times New Roman"/>
          </w:rPr>
          <w:t xml:space="preserve">, </w:t>
        </w:r>
        <w:r w:rsidR="00FF5C10">
          <w:rPr>
            <w:rFonts w:ascii="Times New Roman" w:hAnsi="Times New Roman" w:cs="Times New Roman"/>
          </w:rPr>
          <w:t xml:space="preserve">infants looked longer </w:t>
        </w:r>
      </w:ins>
      <w:ins w:id="145" w:author="Benton, Deon" w:date="2026-06-11T17:53:00Z" w16du:dateUtc="2026-06-11T22:53:00Z">
        <w:r w:rsidR="001E1088">
          <w:rPr>
            <w:rFonts w:ascii="Times New Roman" w:hAnsi="Times New Roman" w:cs="Times New Roman"/>
          </w:rPr>
          <w:t xml:space="preserve">when </w:t>
        </w:r>
      </w:ins>
      <w:ins w:id="146" w:author="Benton, Deon" w:date="2026-06-11T17:51:00Z" w16du:dateUtc="2026-06-11T22:51:00Z">
        <w:r w:rsidR="00FF5C10">
          <w:rPr>
            <w:rFonts w:ascii="Times New Roman" w:hAnsi="Times New Roman" w:cs="Times New Roman"/>
          </w:rPr>
          <w:t xml:space="preserve">the larger circle </w:t>
        </w:r>
      </w:ins>
      <w:r w:rsidR="00211AD8">
        <w:rPr>
          <w:rFonts w:ascii="Times New Roman" w:hAnsi="Times New Roman" w:cs="Times New Roman"/>
        </w:rPr>
        <w:t>continued moving</w:t>
      </w:r>
      <w:ins w:id="147"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48" w:author="Benton, Deon" w:date="2026-06-11T17:53:00Z" w16du:dateUtc="2026-06-11T22:53:00Z">
        <w:r w:rsidR="001E1088">
          <w:rPr>
            <w:rFonts w:ascii="Times New Roman" w:hAnsi="Times New Roman" w:cs="Times New Roman"/>
          </w:rPr>
          <w:t xml:space="preserve">. </w:t>
        </w:r>
      </w:ins>
      <w:ins w:id="149" w:author="Benton, Deon" w:date="2026-06-11T17:55:00Z" w16du:dateUtc="2026-06-11T22:55:00Z">
        <w:r w:rsidR="001E1088">
          <w:rPr>
            <w:rFonts w:ascii="Times New Roman" w:hAnsi="Times New Roman" w:cs="Times New Roman"/>
          </w:rPr>
          <w:t>This result was interpreted to mean that infants understood that</w:t>
        </w:r>
        <w:r w:rsidR="00470AA1">
          <w:rPr>
            <w:rFonts w:ascii="Times New Roman" w:hAnsi="Times New Roman" w:cs="Times New Roman"/>
          </w:rPr>
          <w:t xml:space="preserve"> the large circle’s goal was to catch the small one. </w:t>
        </w:r>
      </w:ins>
    </w:p>
    <w:p w14:paraId="109363B3" w14:textId="76E588A1" w:rsidR="00575A55" w:rsidRDefault="00470AA1" w:rsidP="006103E2">
      <w:pPr>
        <w:spacing w:line="480" w:lineRule="auto"/>
        <w:ind w:firstLine="720"/>
        <w:contextualSpacing/>
        <w:rPr>
          <w:ins w:id="150" w:author="Benton, Deon" w:date="2026-06-11T18:08:00Z" w16du:dateUtc="2026-06-11T23:08:00Z"/>
          <w:rFonts w:ascii="Times New Roman" w:hAnsi="Times New Roman" w:cs="Times New Roman"/>
        </w:rPr>
      </w:pPr>
      <w:ins w:id="151" w:author="Benton, Deon" w:date="2026-06-11T17:55:00Z" w16du:dateUtc="2026-06-11T22:55:00Z">
        <w:r>
          <w:rPr>
            <w:rFonts w:ascii="Times New Roman" w:hAnsi="Times New Roman" w:cs="Times New Roman"/>
          </w:rPr>
          <w:t xml:space="preserve">In a second experiment, </w:t>
        </w:r>
      </w:ins>
      <w:ins w:id="152"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153" w:author="Benton, Deon" w:date="2026-06-11T17:57:00Z" w16du:dateUtc="2026-06-11T22:57:00Z">
        <w:r>
          <w:rPr>
            <w:rFonts w:ascii="Times New Roman" w:hAnsi="Times New Roman" w:cs="Times New Roman"/>
          </w:rPr>
          <w:t>a constrained action event</w:t>
        </w:r>
      </w:ins>
      <w:ins w:id="154"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sidR="00BC145A">
        <w:rPr>
          <w:rFonts w:ascii="Times New Roman" w:hAnsi="Times New Roman" w:cs="Times New Roman"/>
        </w:rPr>
        <w:t xml:space="preserve">curved </w:t>
      </w:r>
      <w:ins w:id="155"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p>
    <w:p w14:paraId="41D83989" w14:textId="34BC26BB" w:rsidR="00821C5B" w:rsidRDefault="008D31D9" w:rsidP="006625A2">
      <w:pPr>
        <w:spacing w:line="480" w:lineRule="auto"/>
        <w:ind w:firstLine="720"/>
        <w:contextualSpacing/>
        <w:rPr>
          <w:ins w:id="156" w:author="Benton, Deon" w:date="2026-06-11T18:22:00Z" w16du:dateUtc="2026-06-11T23:22:00Z"/>
          <w:rFonts w:ascii="Times New Roman" w:hAnsi="Times New Roman" w:cs="Times New Roman"/>
        </w:rPr>
      </w:pPr>
      <w:ins w:id="157" w:author="Benton, Deon" w:date="2026-06-11T18:10:00Z" w16du:dateUtc="2026-06-11T23:10:00Z">
        <w:r>
          <w:rPr>
            <w:rFonts w:ascii="Times New Roman" w:hAnsi="Times New Roman" w:cs="Times New Roman"/>
          </w:rPr>
          <w:t>A key f</w:t>
        </w:r>
      </w:ins>
      <w:ins w:id="158" w:author="Benton, Deon" w:date="2026-06-11T18:11:00Z" w16du:dateUtc="2026-06-11T23:11:00Z">
        <w:r>
          <w:rPr>
            <w:rFonts w:ascii="Times New Roman" w:hAnsi="Times New Roman" w:cs="Times New Roman"/>
          </w:rPr>
          <w:t xml:space="preserve">eature </w:t>
        </w:r>
      </w:ins>
      <w:ins w:id="159" w:author="Benton, Deon" w:date="2026-06-11T18:12:00Z" w16du:dateUtc="2026-06-11T23:12:00Z">
        <w:r w:rsidR="00C56A1F">
          <w:rPr>
            <w:rFonts w:ascii="Times New Roman" w:hAnsi="Times New Roman" w:cs="Times New Roman"/>
          </w:rPr>
          <w:t>of the</w:t>
        </w:r>
      </w:ins>
      <w:ins w:id="160" w:author="Benton, Deon" w:date="2026-06-11T18:11:00Z" w16du:dateUtc="2026-06-11T23:11:00Z">
        <w:r>
          <w:rPr>
            <w:rFonts w:ascii="Times New Roman" w:hAnsi="Times New Roman" w:cs="Times New Roman"/>
          </w:rPr>
          <w:t xml:space="preserve"> work cited above is that the</w:t>
        </w:r>
      </w:ins>
      <w:ins w:id="161" w:author="Benton, Deon" w:date="2026-06-11T18:09:00Z" w16du:dateUtc="2026-06-11T23:09:00Z">
        <w:r>
          <w:rPr>
            <w:rFonts w:ascii="Times New Roman" w:hAnsi="Times New Roman" w:cs="Times New Roman"/>
          </w:rPr>
          <w:t xml:space="preserve"> actions of the objects were either efficient or </w:t>
        </w:r>
      </w:ins>
      <w:ins w:id="162" w:author="Benton, Deon" w:date="2026-06-11T18:11:00Z" w16du:dateUtc="2026-06-11T23:11:00Z">
        <w:r>
          <w:rPr>
            <w:rFonts w:ascii="Times New Roman" w:hAnsi="Times New Roman" w:cs="Times New Roman"/>
          </w:rPr>
          <w:t xml:space="preserve">they were not. </w:t>
        </w:r>
        <w:r w:rsidR="00C56A1F">
          <w:rPr>
            <w:rFonts w:ascii="Times New Roman" w:hAnsi="Times New Roman" w:cs="Times New Roman"/>
          </w:rPr>
          <w:t>This means that this research cannot speak to whether infa</w:t>
        </w:r>
      </w:ins>
      <w:ins w:id="163" w:author="Benton, Deon" w:date="2026-06-11T18:12:00Z" w16du:dateUtc="2026-06-11T23:12:00Z">
        <w:r w:rsidR="00C56A1F">
          <w:rPr>
            <w:rFonts w:ascii="Times New Roman" w:hAnsi="Times New Roman" w:cs="Times New Roman"/>
          </w:rPr>
          <w:t>nts</w:t>
        </w:r>
      </w:ins>
      <w:ins w:id="164" w:author="Benton, Deon" w:date="2026-06-11T18:15:00Z" w16du:dateUtc="2026-06-11T23:15:00Z">
        <w:r w:rsidR="00BC1E9F">
          <w:rPr>
            <w:rFonts w:ascii="Times New Roman" w:hAnsi="Times New Roman" w:cs="Times New Roman"/>
          </w:rPr>
          <w:t xml:space="preserve"> can represent the efficiency of an action continuously rather than in a binary, all-or-none fashion</w:t>
        </w:r>
      </w:ins>
      <w:ins w:id="165" w:author="Benton, Deon" w:date="2026-06-11T18:12:00Z" w16du:dateUtc="2026-06-11T23:12:00Z">
        <w:r w:rsidR="00C56A1F">
          <w:rPr>
            <w:rFonts w:ascii="Times New Roman" w:hAnsi="Times New Roman" w:cs="Times New Roman"/>
          </w:rPr>
          <w:t xml:space="preserve">. </w:t>
        </w:r>
      </w:ins>
      <w:ins w:id="166" w:author="Benton, Deon" w:date="2026-06-11T18:14:00Z" w16du:dateUtc="2026-06-11T23:14:00Z">
        <w:r w:rsidR="00BC1E9F">
          <w:rPr>
            <w:rFonts w:ascii="Times New Roman" w:hAnsi="Times New Roman" w:cs="Times New Roman"/>
          </w:rPr>
          <w:t>To address this question,</w:t>
        </w:r>
      </w:ins>
      <w:ins w:id="167"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68" w:author="Benton, Deon" w:date="2026-06-11T18:19:00Z" w16du:dateUtc="2026-06-11T23:19:00Z">
        <w:r w:rsidR="001B19BB">
          <w:rPr>
            <w:rFonts w:ascii="Times New Roman" w:hAnsi="Times New Roman" w:cs="Times New Roman"/>
          </w:rPr>
          <w:t xml:space="preserve">. </w:t>
        </w:r>
      </w:ins>
      <w:ins w:id="169"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70"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1" w:author="Benton, Deon" w:date="2026-06-11T18:16:00Z" w16du:dateUtc="2026-06-11T23:16:00Z">
        <w:r w:rsidR="001B19BB" w:rsidRPr="001B19BB">
          <w:rPr>
            <w:rFonts w:ascii="Times New Roman" w:hAnsi="Times New Roman" w:cs="Times New Roman"/>
          </w:rPr>
          <w:t xml:space="preserve">. </w:t>
        </w:r>
      </w:ins>
      <w:ins w:id="172" w:author="Benton, Deon" w:date="2026-06-11T18:17:00Z" w16du:dateUtc="2026-06-11T23:17:00Z">
        <w:r w:rsidR="001B19BB">
          <w:rPr>
            <w:rFonts w:ascii="Times New Roman" w:hAnsi="Times New Roman" w:cs="Times New Roman"/>
          </w:rPr>
          <w:t>In</w:t>
        </w:r>
      </w:ins>
      <w:ins w:id="173"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74" w:author="Benton, Deon" w:date="2026-06-11T18:18:00Z" w16du:dateUtc="2026-06-11T23:18:00Z">
        <w:r w:rsidR="001B19BB">
          <w:rPr>
            <w:rFonts w:ascii="Times New Roman" w:hAnsi="Times New Roman" w:cs="Times New Roman"/>
          </w:rPr>
          <w:t>; the first agent jump</w:t>
        </w:r>
      </w:ins>
      <w:ins w:id="175" w:author="Benton, Deon" w:date="2026-06-11T18:19:00Z" w16du:dateUtc="2026-06-11T23:19:00Z">
        <w:r w:rsidR="001B19BB">
          <w:rPr>
            <w:rFonts w:ascii="Times New Roman" w:hAnsi="Times New Roman" w:cs="Times New Roman"/>
          </w:rPr>
          <w:t>ed</w:t>
        </w:r>
      </w:ins>
      <w:ins w:id="176" w:author="Benton, Deon" w:date="2026-06-11T18:18:00Z" w16du:dateUtc="2026-06-11T23:18:00Z">
        <w:r w:rsidR="001B19BB">
          <w:rPr>
            <w:rFonts w:ascii="Times New Roman" w:hAnsi="Times New Roman" w:cs="Times New Roman"/>
          </w:rPr>
          <w:t xml:space="preserve"> as high as ne</w:t>
        </w:r>
      </w:ins>
      <w:ins w:id="177" w:author="Benton, Deon" w:date="2026-06-11T18:19:00Z" w16du:dateUtc="2026-06-11T23:19:00Z">
        <w:r w:rsidR="001B19BB">
          <w:rPr>
            <w:rFonts w:ascii="Times New Roman" w:hAnsi="Times New Roman" w:cs="Times New Roman"/>
          </w:rPr>
          <w:t>cessary</w:t>
        </w:r>
      </w:ins>
      <w:ins w:id="178" w:author="Benton, Deon" w:date="2026-06-11T18:18:00Z" w16du:dateUtc="2026-06-11T23:18:00Z">
        <w:r w:rsidR="001B19BB">
          <w:rPr>
            <w:rFonts w:ascii="Times New Roman" w:hAnsi="Times New Roman" w:cs="Times New Roman"/>
          </w:rPr>
          <w:t xml:space="preserve"> to clear the barrier</w:t>
        </w:r>
      </w:ins>
      <w:ins w:id="179" w:author="Benton, Deon" w:date="2026-06-11T18:16:00Z" w16du:dateUtc="2026-06-11T23:16:00Z">
        <w:r w:rsidR="001B19BB" w:rsidRPr="001B19BB">
          <w:rPr>
            <w:rFonts w:ascii="Times New Roman" w:hAnsi="Times New Roman" w:cs="Times New Roman"/>
          </w:rPr>
          <w:t xml:space="preserve">. Liu and Spelke (2017) found that infants </w:t>
        </w:r>
      </w:ins>
      <w:ins w:id="180" w:author="Benton, Deon" w:date="2026-06-11T18:20:00Z" w16du:dateUtc="2026-06-11T23:20:00Z">
        <w:r w:rsidR="006368C9">
          <w:rPr>
            <w:rFonts w:ascii="Times New Roman" w:hAnsi="Times New Roman" w:cs="Times New Roman"/>
          </w:rPr>
          <w:t xml:space="preserve">only </w:t>
        </w:r>
      </w:ins>
      <w:ins w:id="181"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2"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3" w:author="Benton, Deon" w:date="2026-06-11T18:20:00Z" w16du:dateUtc="2026-06-11T23:20:00Z">
        <w:r w:rsidR="006368C9">
          <w:rPr>
            <w:rFonts w:ascii="Times New Roman" w:hAnsi="Times New Roman" w:cs="Times New Roman"/>
          </w:rPr>
          <w:t>.</w:t>
        </w:r>
      </w:ins>
      <w:ins w:id="184" w:author="Benton, Deon" w:date="2026-06-11T18:19:00Z" w16du:dateUtc="2026-06-11T23:19:00Z">
        <w:r w:rsidR="006368C9">
          <w:rPr>
            <w:rFonts w:ascii="Times New Roman" w:hAnsi="Times New Roman" w:cs="Times New Roman"/>
          </w:rPr>
          <w:t xml:space="preserve"> </w:t>
        </w:r>
      </w:ins>
      <w:ins w:id="185" w:author="Benton, Deon" w:date="2026-06-11T18:20:00Z" w16du:dateUtc="2026-06-11T23:20:00Z">
        <w:r w:rsidR="006368C9">
          <w:rPr>
            <w:rFonts w:ascii="Times New Roman" w:hAnsi="Times New Roman" w:cs="Times New Roman"/>
          </w:rPr>
          <w:t xml:space="preserve">To test </w:t>
        </w:r>
      </w:ins>
      <w:ins w:id="186"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87" w:author="Benton, Deon" w:date="2026-06-11T18:21:00Z" w16du:dateUtc="2026-06-11T23:21:00Z">
        <w:r w:rsidR="006368C9">
          <w:rPr>
            <w:rFonts w:ascii="Times New Roman" w:hAnsi="Times New Roman" w:cs="Times New Roman"/>
          </w:rPr>
          <w:t>, a different set of infants were</w:t>
        </w:r>
      </w:ins>
      <w:ins w:id="188" w:author="Benton, Deon" w:date="2026-06-11T18:16:00Z" w16du:dateUtc="2026-06-11T23:16:00Z">
        <w:r w:rsidR="001B19BB" w:rsidRPr="001B19BB">
          <w:rPr>
            <w:rFonts w:ascii="Times New Roman" w:hAnsi="Times New Roman" w:cs="Times New Roman"/>
          </w:rPr>
          <w:t xml:space="preserve"> habituated to </w:t>
        </w:r>
      </w:ins>
      <w:ins w:id="189" w:author="Benton, Deon" w:date="2026-06-11T18:21:00Z" w16du:dateUtc="2026-06-11T23:21:00Z">
        <w:r w:rsidR="006368C9">
          <w:rPr>
            <w:rFonts w:ascii="Times New Roman" w:hAnsi="Times New Roman" w:cs="Times New Roman"/>
          </w:rPr>
          <w:t>an unconstrained action event</w:t>
        </w:r>
      </w:ins>
      <w:ins w:id="190" w:author="Benton, Deon" w:date="2026-06-11T18:16:00Z" w16du:dateUtc="2026-06-11T23:16:00Z">
        <w:r w:rsidR="001B19BB" w:rsidRPr="001B19BB">
          <w:rPr>
            <w:rFonts w:ascii="Times New Roman" w:hAnsi="Times New Roman" w:cs="Times New Roman"/>
          </w:rPr>
          <w:t xml:space="preserve"> and then tested on the constrained events</w:t>
        </w:r>
      </w:ins>
      <w:ins w:id="191" w:author="Benton, Deon" w:date="2026-06-11T18:21:00Z" w16du:dateUtc="2026-06-11T23:21:00Z">
        <w:r w:rsidR="006368C9">
          <w:rPr>
            <w:rFonts w:ascii="Times New Roman" w:hAnsi="Times New Roman" w:cs="Times New Roman"/>
          </w:rPr>
          <w:t xml:space="preserve">. </w:t>
        </w:r>
      </w:ins>
      <w:ins w:id="192" w:author="Benton, Deon" w:date="2026-06-11T18:22:00Z" w16du:dateUtc="2026-06-11T23:22:00Z">
        <w:r w:rsidR="00E07339">
          <w:rPr>
            <w:rFonts w:ascii="Times New Roman" w:hAnsi="Times New Roman" w:cs="Times New Roman"/>
          </w:rPr>
          <w:t>Liu and Spelke (2017) found that</w:t>
        </w:r>
      </w:ins>
      <w:ins w:id="193"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7BD65091" w:rsidR="00524642" w:rsidRDefault="00245684" w:rsidP="00FD1B0A">
      <w:pPr>
        <w:spacing w:line="480" w:lineRule="auto"/>
        <w:ind w:firstLine="720"/>
        <w:contextualSpacing/>
        <w:rPr>
          <w:rFonts w:ascii="Times New Roman" w:hAnsi="Times New Roman" w:cs="Times New Roman"/>
        </w:rPr>
      </w:pPr>
      <w:ins w:id="194" w:author="Benton, Deon" w:date="2026-06-11T18:27:00Z" w16du:dateUtc="2026-06-11T23:27:00Z">
        <w:r w:rsidRPr="00245684">
          <w:rPr>
            <w:rFonts w:ascii="Times New Roman" w:hAnsi="Times New Roman" w:cs="Times New Roman"/>
          </w:rPr>
          <w:lastRenderedPageBreak/>
          <w:t xml:space="preserve">A final </w:t>
        </w:r>
      </w:ins>
      <w:ins w:id="195" w:author="Benton, Deon" w:date="2026-06-12T14:48:00Z" w16du:dateUtc="2026-06-12T19:48:00Z">
        <w:r w:rsidR="00CE5D87">
          <w:rPr>
            <w:rFonts w:ascii="Times New Roman" w:hAnsi="Times New Roman" w:cs="Times New Roman"/>
          </w:rPr>
          <w:t>notable finding is</w:t>
        </w:r>
      </w:ins>
      <w:ins w:id="196" w:author="Benton, Deon" w:date="2026-06-11T18:27:00Z" w16du:dateUtc="2026-06-11T23:27:00Z">
        <w:r w:rsidRPr="00245684">
          <w:rPr>
            <w:rFonts w:ascii="Times New Roman" w:hAnsi="Times New Roman" w:cs="Times New Roman"/>
          </w:rPr>
          <w:t xml:space="preserve"> that pre-reaching infants—that is, infants </w:t>
        </w:r>
      </w:ins>
      <w:ins w:id="197" w:author="Benton, Deon" w:date="2026-06-12T14:49:00Z" w16du:dateUtc="2026-06-12T19:49:00Z">
        <w:r w:rsidR="0059707B">
          <w:rPr>
            <w:rFonts w:ascii="Times New Roman" w:hAnsi="Times New Roman" w:cs="Times New Roman"/>
          </w:rPr>
          <w:t xml:space="preserve">with </w:t>
        </w:r>
      </w:ins>
      <w:ins w:id="198" w:author="Benton, Deon" w:date="2026-06-11T18:32:00Z" w16du:dateUtc="2026-06-11T23:32:00Z">
        <w:r w:rsidR="00BD5CD5">
          <w:rPr>
            <w:rFonts w:ascii="Times New Roman" w:hAnsi="Times New Roman" w:cs="Times New Roman"/>
          </w:rPr>
          <w:t>little firsthand</w:t>
        </w:r>
      </w:ins>
      <w:ins w:id="199"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0"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1" w:author="Benton, Deon" w:date="2026-06-11T18:28:00Z" w16du:dateUtc="2026-06-11T23:28:00Z">
        <w:r>
          <w:rPr>
            <w:rFonts w:ascii="Times New Roman" w:hAnsi="Times New Roman" w:cs="Times New Roman"/>
          </w:rPr>
          <w:t>hold onto a</w:t>
        </w:r>
      </w:ins>
      <w:ins w:id="202" w:author="Benton, Deon" w:date="2026-06-11T18:23:00Z" w16du:dateUtc="2026-06-11T23:23:00Z">
        <w:r w:rsidR="00821C5B" w:rsidRPr="00821C5B">
          <w:rPr>
            <w:rFonts w:ascii="Times New Roman" w:hAnsi="Times New Roman" w:cs="Times New Roman"/>
          </w:rPr>
          <w:t xml:space="preserve"> Velcro-covered ball or with non-sticky mittens that did not. Infants were then habituated </w:t>
        </w:r>
      </w:ins>
      <w:ins w:id="203" w:author="Benton, Deon" w:date="2026-06-11T18:29:00Z" w16du:dateUtc="2026-06-11T23:29:00Z">
        <w:r w:rsidR="00755784">
          <w:rPr>
            <w:rFonts w:ascii="Times New Roman" w:hAnsi="Times New Roman" w:cs="Times New Roman"/>
          </w:rPr>
          <w:t>to a constrained action event in which</w:t>
        </w:r>
      </w:ins>
      <w:ins w:id="204" w:author="Benton, Deon" w:date="2026-06-11T18:23:00Z" w16du:dateUtc="2026-06-11T23:23:00Z">
        <w:r w:rsidR="00821C5B" w:rsidRPr="00821C5B">
          <w:rPr>
            <w:rFonts w:ascii="Times New Roman" w:hAnsi="Times New Roman" w:cs="Times New Roman"/>
          </w:rPr>
          <w:t xml:space="preserve"> an actor reached over</w:t>
        </w:r>
      </w:ins>
      <w:ins w:id="205" w:author="Benton, Deon" w:date="2026-06-11T18:29:00Z" w16du:dateUtc="2026-06-11T23:29:00Z">
        <w:r w:rsidR="00755784">
          <w:rPr>
            <w:rFonts w:ascii="Times New Roman" w:hAnsi="Times New Roman" w:cs="Times New Roman"/>
          </w:rPr>
          <w:t xml:space="preserve"> </w:t>
        </w:r>
      </w:ins>
      <w:ins w:id="206" w:author="Benton, Deon" w:date="2026-06-11T18:23:00Z" w16du:dateUtc="2026-06-11T23:23:00Z">
        <w:r w:rsidR="00821C5B" w:rsidRPr="00821C5B">
          <w:rPr>
            <w:rFonts w:ascii="Times New Roman" w:hAnsi="Times New Roman" w:cs="Times New Roman"/>
          </w:rPr>
          <w:t xml:space="preserve">or beside a barrier to retrieve the same ball. </w:t>
        </w:r>
      </w:ins>
      <w:ins w:id="207" w:author="Benton, Deon" w:date="2026-06-11T18:35:00Z" w16du:dateUtc="2026-06-11T23:35:00Z">
        <w:r w:rsidR="00070BBC" w:rsidRPr="00070BBC">
          <w:rPr>
            <w:rFonts w:ascii="Times New Roman" w:hAnsi="Times New Roman" w:cs="Times New Roman"/>
          </w:rPr>
          <w:t>Skerry et al. (2013) found that when the obstacle was removed and the actor followed the familiar arced path on some test trials and the novel straight path on others, only infants who had been habituated to a constrained action event looked longer at the former than at the latter.</w:t>
        </w:r>
        <w:r w:rsidR="00070BBC">
          <w:rPr>
            <w:rFonts w:ascii="Times New Roman" w:hAnsi="Times New Roman" w:cs="Times New Roman"/>
          </w:rPr>
          <w:t xml:space="preserve"> </w:t>
        </w:r>
      </w:ins>
      <w:r w:rsidR="00FD1B0A">
        <w:rPr>
          <w:rFonts w:ascii="Times New Roman" w:hAnsi="Times New Roman" w:cs="Times New Roman"/>
        </w:rPr>
        <w:t>Considered t</w:t>
      </w:r>
      <w:r w:rsidR="004F1972">
        <w:rPr>
          <w:rFonts w:ascii="Times New Roman" w:hAnsi="Times New Roman" w:cs="Times New Roman"/>
        </w:rPr>
        <w: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BC145A">
        <w:rPr>
          <w:rFonts w:ascii="Times New Roman" w:hAnsi="Times New Roman" w:cs="Times New Roman"/>
        </w:rPr>
        <w:t xml:space="preserve"> An open question, however, concerns </w:t>
      </w:r>
      <w:r w:rsidR="00A11BF2">
        <w:rPr>
          <w:rFonts w:ascii="Times New Roman" w:hAnsi="Times New Roman" w:cs="Times New Roman"/>
        </w:rPr>
        <w:t>the mechanistic basis of action efficiency understanding.</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22686255"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 xml:space="preserve">Several accounts have been proposed to explain how </w:t>
      </w:r>
      <w:r w:rsidR="007E43B6">
        <w:rPr>
          <w:rFonts w:ascii="Times New Roman" w:hAnsi="Times New Roman" w:cs="Times New Roman"/>
        </w:rPr>
        <w:t>action efficiency</w:t>
      </w:r>
      <w:r w:rsidR="00A11BF2">
        <w:rPr>
          <w:rFonts w:ascii="Times New Roman" w:hAnsi="Times New Roman" w:cs="Times New Roman"/>
        </w:rPr>
        <w:t xml:space="preserve"> understanding arises.</w:t>
      </w:r>
      <w:r w:rsidR="002103B3">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r w:rsidR="003D3C80">
        <w:rPr>
          <w:rFonts w:ascii="Times New Roman" w:hAnsi="Times New Roman" w:cs="Times New Roman"/>
        </w:rPr>
        <w:t xml:space="preserve"> </w:t>
      </w:r>
      <w:r w:rsidR="003D3C80">
        <w:rPr>
          <w:rFonts w:ascii="Times New Roman" w:hAnsi="Times New Roman" w:cs="Times New Roman"/>
        </w:rPr>
        <w:lastRenderedPageBreak/>
        <w:t xml:space="preserve">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w:t>
      </w:r>
      <w:r w:rsidR="002C108B">
        <w:rPr>
          <w:rFonts w:ascii="Times New Roman" w:hAnsi="Times New Roman" w:cs="Times New Roman"/>
        </w:rPr>
        <w:lastRenderedPageBreak/>
        <w:t>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 xml:space="preserve">this theory leaves unspecified the developmental origins of </w:t>
      </w:r>
      <w:r w:rsidR="005639C4">
        <w:rPr>
          <w:rFonts w:ascii="Times New Roman" w:hAnsi="Times New Roman" w:cs="Times New Roman"/>
        </w:rPr>
        <w:lastRenderedPageBreak/>
        <w:t>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47AFAC9"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w:t>
      </w:r>
      <w:del w:id="208" w:author="Benton, Deon" w:date="2026-06-12T14:43:00Z" w16du:dateUtc="2026-06-12T19:43:00Z">
        <w:r w:rsidR="00DE5917" w:rsidRPr="00DE5917" w:rsidDel="007878A8">
          <w:rPr>
            <w:rFonts w:ascii="Times New Roman" w:hAnsi="Times New Roman" w:cs="Times New Roman"/>
          </w:rPr>
          <w:delText xml:space="preserve">very </w:delText>
        </w:r>
      </w:del>
      <w:r w:rsidR="00DE5917" w:rsidRPr="00DE5917">
        <w:rPr>
          <w:rFonts w:ascii="Times New Roman" w:hAnsi="Times New Roman" w:cs="Times New Roman"/>
        </w:rPr>
        <w:t xml:space="preserve">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lastRenderedPageBreak/>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3819B7C6"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r w:rsidR="000A329B">
        <w:rPr>
          <w:rFonts w:ascii="Times New Roman" w:hAnsi="Times New Roman" w:cs="Times New Roman"/>
        </w:rPr>
        <w:t xml:space="preserve">Bogartz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Rakison &amp; Lupyan,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09" w:author="Benton, Deon" w:date="2026-06-12T14:40:00Z" w16du:dateUtc="2026-06-12T19:40:00Z">
        <w:r w:rsidR="0000003E">
          <w:rPr>
            <w:rFonts w:ascii="Times New Roman" w:hAnsi="Times New Roman" w:cs="Times New Roman"/>
          </w:rPr>
          <w:t>Van Overwalle</w:t>
        </w:r>
      </w:ins>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w:t>
      </w:r>
      <w:r w:rsidR="00A9104D">
        <w:rPr>
          <w:rFonts w:ascii="Times New Roman" w:hAnsi="Times New Roman" w:cs="Times New Roman"/>
        </w:rPr>
        <w:lastRenderedPageBreak/>
        <w:t xml:space="preserve">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ins w:id="210" w:author="Benton, Deon" w:date="2026-06-12T14:40:00Z" w16du:dateUtc="2026-06-12T19:40:00Z">
        <w:r w:rsidR="0000003E">
          <w:rPr>
            <w:rFonts w:ascii="Times New Roman" w:hAnsi="Times New Roman" w:cs="Times New Roman"/>
          </w:rPr>
          <w:t>Van Overwalle</w:t>
        </w:r>
      </w:ins>
      <w:r w:rsidR="0056623D">
        <w:rPr>
          <w:rFonts w:ascii="Times New Roman" w:hAnsi="Times New Roman" w:cs="Times New Roman"/>
        </w:rPr>
        <w:t>’s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ins w:id="211" w:author="Benton, Deon" w:date="2026-06-12T14:40:00Z" w16du:dateUtc="2026-06-12T19:40:00Z">
        <w:r w:rsidR="0000003E">
          <w:rPr>
            <w:rFonts w:ascii="Times New Roman" w:hAnsi="Times New Roman" w:cs="Times New Roman"/>
          </w:rPr>
          <w:t>Van Overwalle</w:t>
        </w:r>
      </w:ins>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72585DAA"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ins w:id="212" w:author="Benton, Deon" w:date="2026-06-12T14:40:00Z" w16du:dateUtc="2026-06-12T19:40:00Z">
        <w:r w:rsidR="0000003E">
          <w:rPr>
            <w:rFonts w:ascii="Times New Roman" w:hAnsi="Times New Roman" w:cs="Times New Roman"/>
          </w:rPr>
          <w:t>Van Overwalle</w:t>
        </w:r>
      </w:ins>
      <w:r w:rsidR="00B95495" w:rsidRPr="00B95495">
        <w:rPr>
          <w:rFonts w:ascii="Times New Roman" w:hAnsi="Times New Roman" w:cs="Times New Roman"/>
        </w:rPr>
        <w:t xml:space="preserve"> (2010)</w:t>
      </w:r>
      <w:ins w:id="213"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r w:rsidR="00814902">
          <w:rPr>
            <w:rFonts w:ascii="Times New Roman" w:hAnsi="Times New Roman" w:cs="Times New Roman"/>
          </w:rPr>
          <w:t>OM10,</w:t>
        </w:r>
      </w:ins>
      <w:r w:rsidR="00B95495" w:rsidRPr="00B95495">
        <w:rPr>
          <w:rFonts w:ascii="Times New Roman" w:hAnsi="Times New Roman" w:cs="Times New Roman"/>
        </w:rPr>
        <w:t xml:space="preserve">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72ECAA1B"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ins w:id="214" w:author="Benton, Deon" w:date="2026-06-12T14:42:00Z" w16du:dateUtc="2026-06-12T19:42:00Z">
        <w:r w:rsidR="007878A8">
          <w:rPr>
            <w:rFonts w:ascii="Times New Roman" w:hAnsi="Times New Roman" w:cs="Times New Roman"/>
          </w:rPr>
          <w:t>VOM10’s model</w:t>
        </w:r>
      </w:ins>
      <w:r w:rsidR="005416F9">
        <w:rPr>
          <w:rFonts w:ascii="Times New Roman" w:hAnsi="Times New Roman" w:cs="Times New Roman"/>
        </w:rPr>
        <w:t xml:space="preserve">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w:t>
      </w:r>
      <w:r w:rsidR="00200667">
        <w:rPr>
          <w:rFonts w:ascii="Times New Roman" w:hAnsi="Times New Roman" w:cs="Times New Roman"/>
        </w:rPr>
        <w:lastRenderedPageBreak/>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r w:rsidR="004D4A45">
        <w:rPr>
          <w:rFonts w:ascii="Times New Roman" w:hAnsi="Times New Roman" w:cs="Times New Roman"/>
        </w:rPr>
        <w:t>Csibra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del w:id="215" w:author="Benton, Deon" w:date="2026-06-12T14:40:00Z" w16du:dateUtc="2026-06-12T19:40:00Z">
        <w:r w:rsidR="005E149F" w:rsidDel="0000003E">
          <w:rPr>
            <w:rFonts w:ascii="Times New Roman" w:hAnsi="Times New Roman" w:cs="Times New Roman"/>
          </w:rPr>
          <w:delText>Overwalle</w:delText>
        </w:r>
      </w:del>
      <w:ins w:id="216" w:author="Benton, Deon" w:date="2026-06-12T14:40:00Z" w16du:dateUtc="2026-06-12T19:40:00Z">
        <w:r w:rsidR="0000003E">
          <w:rPr>
            <w:rFonts w:ascii="Times New Roman" w:hAnsi="Times New Roman" w:cs="Times New Roman"/>
          </w:rPr>
          <w:t>Van Overwalle</w:t>
        </w:r>
      </w:ins>
      <w:r w:rsidR="005E149F">
        <w:rPr>
          <w:rFonts w:ascii="Times New Roman" w:hAnsi="Times New Roman" w:cs="Times New Roman"/>
        </w:rPr>
        <w:t>’s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2F207AE1"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del w:id="217" w:author="Benton, Deon" w:date="2026-06-12T14:40:00Z" w16du:dateUtc="2026-06-12T19:40:00Z">
        <w:r w:rsidDel="0000003E">
          <w:rPr>
            <w:rFonts w:ascii="Times New Roman" w:eastAsia="Times New Roman" w:hAnsi="Times New Roman" w:cs="Times New Roman"/>
          </w:rPr>
          <w:delText>Overwalle</w:delText>
        </w:r>
      </w:del>
      <w:ins w:id="218"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643F80C8"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del w:id="219" w:author="Benton, Deon" w:date="2026-06-12T14:40:00Z" w16du:dateUtc="2026-06-12T19:40:00Z">
        <w:r w:rsidR="008721B2" w:rsidDel="0000003E">
          <w:rPr>
            <w:rFonts w:ascii="Times New Roman" w:eastAsia="Times New Roman" w:hAnsi="Times New Roman" w:cs="Times New Roman"/>
          </w:rPr>
          <w:delText>Overwalle</w:delText>
        </w:r>
      </w:del>
      <w:ins w:id="220" w:author="Benton, Deon" w:date="2026-06-12T14:40:00Z" w16du:dateUtc="2026-06-12T19:40:00Z">
        <w:r w:rsidR="0000003E">
          <w:rPr>
            <w:rFonts w:ascii="Times New Roman" w:eastAsia="Times New Roman" w:hAnsi="Times New Roman" w:cs="Times New Roman"/>
          </w:rPr>
          <w:t>Van Overwalle</w:t>
        </w:r>
      </w:ins>
      <w:r w:rsidR="008721B2">
        <w:rPr>
          <w:rFonts w:ascii="Times New Roman" w:eastAsia="Times New Roman" w:hAnsi="Times New Roman" w:cs="Times New Roman"/>
        </w:rPr>
        <w:t>’s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Spelke, 2017 and Simulation 4, which </w:t>
      </w:r>
      <w:r w:rsidR="005812F4">
        <w:rPr>
          <w:rFonts w:ascii="Times New Roman" w:eastAsia="Times New Roman" w:hAnsi="Times New Roman" w:cs="Times New Roman"/>
        </w:rPr>
        <w:lastRenderedPageBreak/>
        <w:t>models it)</w:t>
      </w:r>
      <w:r w:rsidRPr="00AD1A72">
        <w:rPr>
          <w:rFonts w:ascii="Times New Roman" w:eastAsia="Times New Roman" w:hAnsi="Times New Roman" w:cs="Times New Roman"/>
        </w:rPr>
        <w:t xml:space="preserve">. Considered together, these issues limit what can be concluded about the sufficiency of </w:t>
      </w:r>
      <w:del w:id="221" w:author="Benton, Deon" w:date="2026-06-12T14:40:00Z" w16du:dateUtc="2026-06-12T19:40:00Z">
        <w:r w:rsidRPr="00AD1A72" w:rsidDel="0000003E">
          <w:rPr>
            <w:rFonts w:ascii="Times New Roman" w:eastAsia="Times New Roman" w:hAnsi="Times New Roman" w:cs="Times New Roman"/>
          </w:rPr>
          <w:delText>Overwalle</w:delText>
        </w:r>
      </w:del>
      <w:ins w:id="222" w:author="Benton, Deon" w:date="2026-06-12T14:40:00Z" w16du:dateUtc="2026-06-12T19:40:00Z">
        <w:r w:rsidR="0000003E">
          <w:rPr>
            <w:rFonts w:ascii="Times New Roman" w:eastAsia="Times New Roman" w:hAnsi="Times New Roman" w:cs="Times New Roman"/>
          </w:rPr>
          <w:t>Van Overwalle</w:t>
        </w:r>
      </w:ins>
      <w:r w:rsidRPr="00AD1A72">
        <w:rPr>
          <w:rFonts w:ascii="Times New Roman" w:eastAsia="Times New Roman" w:hAnsi="Times New Roman" w:cs="Times New Roman"/>
        </w:rPr>
        <w:t>’s (2010) proposal for explaining infant action efficiency understanding.</w:t>
      </w:r>
      <w:r>
        <w:rPr>
          <w:rFonts w:ascii="Times New Roman" w:eastAsia="Times New Roman" w:hAnsi="Times New Roman" w:cs="Times New Roman"/>
        </w:rPr>
        <w:t xml:space="preserve"> </w:t>
      </w:r>
    </w:p>
    <w:p w14:paraId="6BEE43CD" w14:textId="733C68D2"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Due in part to these limitations and given that </w:t>
      </w:r>
      <w:del w:id="223" w:author="Benton, Deon" w:date="2026-06-12T14:40:00Z" w16du:dateUtc="2026-06-12T19:40:00Z">
        <w:r w:rsidDel="0000003E">
          <w:rPr>
            <w:rFonts w:ascii="Times New Roman" w:eastAsia="Times New Roman" w:hAnsi="Times New Roman" w:cs="Times New Roman"/>
          </w:rPr>
          <w:delText>Overwalle</w:delText>
        </w:r>
      </w:del>
      <w:ins w:id="224"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p>
    <w:p w14:paraId="6498E897" w14:textId="329271A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xml:space="preserve">; see also Liu et </w:t>
      </w:r>
      <w:r w:rsidR="00202F05">
        <w:rPr>
          <w:rFonts w:ascii="Times New Roman" w:hAnsi="Times New Roman" w:cs="Times New Roman"/>
        </w:rPr>
        <w:lastRenderedPageBreak/>
        <w:t>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w:t>
      </w:r>
      <w:r w:rsidR="001433CD">
        <w:rPr>
          <w:rFonts w:ascii="Times New Roman" w:hAnsi="Times New Roman" w:cs="Times New Roman"/>
        </w:rPr>
        <w:lastRenderedPageBreak/>
        <w:t xml:space="preserve">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6F8E3D44"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xml:space="preserve">, and forms </w:t>
      </w:r>
      <w:r w:rsidR="00A709A0">
        <w:rPr>
          <w:rFonts w:ascii="Times New Roman" w:hAnsi="Times New Roman" w:cs="Times New Roman"/>
        </w:rPr>
        <w:lastRenderedPageBreak/>
        <w:t>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w:t>
      </w:r>
      <w:del w:id="225" w:author="Benton, Deon" w:date="2026-06-12T14:40:00Z" w16du:dateUtc="2026-06-12T19:40:00Z">
        <w:r w:rsidR="00B22B2F" w:rsidDel="0000003E">
          <w:rPr>
            <w:rFonts w:ascii="Times New Roman" w:hAnsi="Times New Roman" w:cs="Times New Roman"/>
          </w:rPr>
          <w:delText>Overwalle</w:delText>
        </w:r>
      </w:del>
      <w:ins w:id="226" w:author="Benton, Deon" w:date="2026-06-12T14:40:00Z" w16du:dateUtc="2026-06-12T19:40:00Z">
        <w:r w:rsidR="0000003E">
          <w:rPr>
            <w:rFonts w:ascii="Times New Roman" w:hAnsi="Times New Roman" w:cs="Times New Roman"/>
          </w:rPr>
          <w:t>Van Overwalle</w:t>
        </w:r>
      </w:ins>
      <w:r w:rsidR="00B22B2F">
        <w:rPr>
          <w:rFonts w:ascii="Times New Roman" w:hAnsi="Times New Roman" w:cs="Times New Roman"/>
        </w:rPr>
        <w:t xml:space="preserve">, 2010; Rakison &amp; Lupyan, 2008; Rumelhart &amp; McClelland, 1985; Vong et al., </w:t>
      </w:r>
      <w:r w:rsidR="005900CF">
        <w:rPr>
          <w:rFonts w:ascii="Times New Roman" w:hAnsi="Times New Roman" w:cs="Times New Roman"/>
        </w:rPr>
        <w:t>2024</w:t>
      </w:r>
      <w:r w:rsidR="00B22B2F">
        <w:rPr>
          <w:rFonts w:ascii="Times New Roman" w:hAnsi="Times New Roman" w:cs="Times New Roman"/>
        </w:rPr>
        <w:t>; for excellent reviews see Elman et al., 1996 and Yermolayeva &amp; Rakison,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3ED15902"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del w:id="227" w:author="Benton, Deon" w:date="2026-06-12T14:40:00Z" w16du:dateUtc="2026-06-12T19:40:00Z">
        <w:r w:rsidR="00366CD3" w:rsidDel="0000003E">
          <w:rPr>
            <w:rFonts w:ascii="Times New Roman" w:hAnsi="Times New Roman" w:cs="Times New Roman"/>
          </w:rPr>
          <w:delText>Overwalle</w:delText>
        </w:r>
      </w:del>
      <w:ins w:id="228" w:author="Benton, Deon" w:date="2026-06-12T14:40:00Z" w16du:dateUtc="2026-06-12T19:40:00Z">
        <w:r w:rsidR="0000003E">
          <w:rPr>
            <w:rFonts w:ascii="Times New Roman" w:hAnsi="Times New Roman" w:cs="Times New Roman"/>
          </w:rPr>
          <w:t>Van Overwalle</w:t>
        </w:r>
      </w:ins>
      <w:r w:rsidR="00366CD3">
        <w:rPr>
          <w:rFonts w:ascii="Times New Roman" w:hAnsi="Times New Roman" w:cs="Times New Roman"/>
        </w:rPr>
        <w:t>’s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w:t>
      </w:r>
      <w:r w:rsidR="002A5D19">
        <w:rPr>
          <w:rFonts w:ascii="Times New Roman" w:hAnsi="Times New Roman" w:cs="Times New Roman"/>
        </w:rPr>
        <w:lastRenderedPageBreak/>
        <w:t>sufficient detail to model its critical aspects (e.g., the action phase length in Skerry et al., 2013), reasonable assumptions were made.</w:t>
      </w:r>
    </w:p>
    <w:p w14:paraId="34882FA3" w14:textId="00506C96"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I start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del w:id="229" w:author="Benton, Deon" w:date="2026-06-12T14:40:00Z" w16du:dateUtc="2026-06-12T19:40:00Z">
        <w:r w:rsidRPr="00926947" w:rsidDel="0000003E">
          <w:rPr>
            <w:rFonts w:ascii="Times New Roman" w:hAnsi="Times New Roman" w:cs="Times New Roman"/>
          </w:rPr>
          <w:delText>Overwalle</w:delText>
        </w:r>
      </w:del>
      <w:ins w:id="230" w:author="Benton, Deon" w:date="2026-06-12T14:40:00Z" w16du:dateUtc="2026-06-12T19:40:00Z">
        <w:r w:rsidR="0000003E">
          <w:rPr>
            <w:rFonts w:ascii="Times New Roman" w:hAnsi="Times New Roman" w:cs="Times New Roman"/>
          </w:rPr>
          <w:t>Van Overwalle</w:t>
        </w:r>
      </w:ins>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 xml:space="preserve">In addition to evaluating whether a given model qualitatively captures a target finding and comparing ALIAS’s performance to each one, I also discuss the mechanistic basis of </w:t>
      </w:r>
      <w:r w:rsidRPr="00BC1A22">
        <w:rPr>
          <w:rFonts w:ascii="Times New Roman" w:hAnsi="Times New Roman" w:cs="Times New Roman"/>
        </w:rPr>
        <w:lastRenderedPageBreak/>
        <w:t>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28625537"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del w:id="231" w:author="Benton, Deon" w:date="2026-06-12T14:40:00Z" w16du:dateUtc="2026-06-12T19:40:00Z">
        <w:r w:rsidR="006A2AD9" w:rsidDel="0000003E">
          <w:rPr>
            <w:rFonts w:ascii="Times New Roman" w:hAnsi="Times New Roman" w:cs="Times New Roman"/>
          </w:rPr>
          <w:delText>Overwalle</w:delText>
        </w:r>
      </w:del>
      <w:ins w:id="232" w:author="Benton, Deon" w:date="2026-06-12T14:40:00Z" w16du:dateUtc="2026-06-12T19:40:00Z">
        <w:r w:rsidR="0000003E">
          <w:rPr>
            <w:rFonts w:ascii="Times New Roman" w:hAnsi="Times New Roman" w:cs="Times New Roman"/>
          </w:rPr>
          <w:t>Van Overwalle</w:t>
        </w:r>
      </w:ins>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6">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6277A439"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3</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del w:id="233" w:author="Benton, Deon" w:date="2026-06-12T14:40:00Z" w16du:dateUtc="2026-06-12T19:40:00Z">
        <w:r w:rsidR="00F26115" w:rsidRPr="00385ADB" w:rsidDel="0000003E">
          <w:rPr>
            <w:rFonts w:ascii="Times New Roman" w:hAnsi="Times New Roman" w:cs="Times New Roman"/>
            <w:i w:val="0"/>
            <w:iCs w:val="0"/>
            <w:color w:val="000000" w:themeColor="text1"/>
            <w:sz w:val="24"/>
            <w:szCs w:val="24"/>
          </w:rPr>
          <w:delText>Overwalle</w:delText>
        </w:r>
      </w:del>
      <w:ins w:id="234" w:author="Benton, Deon" w:date="2026-06-12T14:40:00Z" w16du:dateUtc="2026-06-12T19:40:00Z">
        <w:r w:rsidR="0000003E">
          <w:rPr>
            <w:rFonts w:ascii="Times New Roman" w:hAnsi="Times New Roman" w:cs="Times New Roman"/>
            <w:i w:val="0"/>
            <w:iCs w:val="0"/>
            <w:color w:val="000000" w:themeColor="text1"/>
            <w:sz w:val="24"/>
            <w:szCs w:val="24"/>
          </w:rPr>
          <w:t>Van Overwalle</w:t>
        </w:r>
      </w:ins>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7">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35900E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35AC8">
                              <w:rPr>
                                <w:rFonts w:ascii="Times New Roman" w:hAnsi="Times New Roman" w:cs="Times New Roman"/>
                                <w:i w:val="0"/>
                                <w:iCs w:val="0"/>
                                <w:noProof/>
                                <w:color w:val="000000" w:themeColor="text1"/>
                                <w:sz w:val="24"/>
                                <w:szCs w:val="24"/>
                              </w:rPr>
                              <w:t>4</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7">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35900E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35AC8">
                        <w:rPr>
                          <w:rFonts w:ascii="Times New Roman" w:hAnsi="Times New Roman" w:cs="Times New Roman"/>
                          <w:i w:val="0"/>
                          <w:iCs w:val="0"/>
                          <w:noProof/>
                          <w:color w:val="000000" w:themeColor="text1"/>
                          <w:sz w:val="24"/>
                          <w:szCs w:val="24"/>
                        </w:rPr>
                        <w:t>4</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8"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w:t>
      </w:r>
      <w:r>
        <w:rPr>
          <w:rFonts w:ascii="Times New Roman" w:hAnsi="Times New Roman" w:cs="Times New Roman"/>
        </w:rPr>
        <w:lastRenderedPageBreak/>
        <w:t xml:space="preserve">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7F08FBAA"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5</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7632A5F"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6</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203FED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7</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7DF05267"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8</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235"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14BBF6D8"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9</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60250857"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10</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789FF2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35AC8">
        <w:rPr>
          <w:rFonts w:ascii="Times New Roman" w:hAnsi="Times New Roman" w:cs="Times New Roman"/>
          <w:b/>
          <w:bCs/>
          <w:noProof/>
          <w:color w:val="000000" w:themeColor="text1"/>
        </w:rPr>
        <w:t>11</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58645A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12</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C281C3A"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13</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1A4723B8"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del w:id="236" w:author="Benton, Deon" w:date="2026-06-12T14:46:00Z" w16du:dateUtc="2026-06-12T19:46:00Z">
        <w:r w:rsidR="00E740CC" w:rsidDel="004C69B8">
          <w:rPr>
            <w:rFonts w:ascii="Times New Roman" w:hAnsi="Times New Roman" w:cs="Times New Roman"/>
          </w:rPr>
          <w:delText>specifically</w:delText>
        </w:r>
        <w:r w:rsidR="00160614" w:rsidDel="004C69B8">
          <w:rPr>
            <w:rFonts w:ascii="Times New Roman" w:hAnsi="Times New Roman" w:cs="Times New Roman"/>
          </w:rPr>
          <w:delText xml:space="preserve"> </w:delText>
        </w:r>
      </w:del>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237" w:author="Benton, Deon" w:date="2026-06-12T14:47:00Z" w16du:dateUtc="2026-06-12T19:47:00Z">
        <w:r w:rsidR="004C69B8">
          <w:rPr>
            <w:rFonts w:ascii="Times New Roman" w:hAnsi="Times New Roman" w:cs="Times New Roman"/>
          </w:rPr>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0611C6C4"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35AC8">
        <w:rPr>
          <w:rFonts w:ascii="Times New Roman" w:hAnsi="Times New Roman" w:cs="Times New Roman"/>
          <w:b/>
          <w:bCs/>
          <w:i w:val="0"/>
          <w:iCs w:val="0"/>
          <w:noProof/>
          <w:color w:val="auto"/>
          <w:sz w:val="24"/>
          <w:szCs w:val="24"/>
        </w:rPr>
        <w:t>14</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2618339"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15</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22BF4609"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16</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that OM10's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3F3D8677"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17</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492D5344"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del w:id="238" w:author="Benton, Deon" w:date="2026-06-12T14:40:00Z" w16du:dateUtc="2026-06-12T19:40:00Z">
        <w:r w:rsidR="006E3047" w:rsidDel="0000003E">
          <w:rPr>
            <w:rFonts w:ascii="Times New Roman" w:hAnsi="Times New Roman" w:cs="Times New Roman"/>
          </w:rPr>
          <w:delText>Overwalle</w:delText>
        </w:r>
      </w:del>
      <w:ins w:id="239"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16EC717"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18</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44C241C"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35AC8">
        <w:rPr>
          <w:rFonts w:ascii="Times New Roman" w:hAnsi="Times New Roman" w:cs="Times New Roman"/>
          <w:b/>
          <w:bCs/>
          <w:i w:val="0"/>
          <w:iCs w:val="0"/>
          <w:noProof/>
          <w:color w:val="auto"/>
          <w:sz w:val="24"/>
          <w:szCs w:val="24"/>
        </w:rPr>
        <w:t>19</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7C56B62E"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35AC8">
        <w:rPr>
          <w:rFonts w:ascii="Times New Roman" w:hAnsi="Times New Roman" w:cs="Times New Roman"/>
          <w:b/>
          <w:bCs/>
          <w:i w:val="0"/>
          <w:iCs w:val="0"/>
          <w:noProof/>
          <w:color w:val="auto"/>
          <w:sz w:val="24"/>
          <w:szCs w:val="24"/>
        </w:rPr>
        <w:t>20</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322E2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5A467A23"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21</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EFB0538"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22</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33E77628"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23</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4139EE55"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24</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6DD77A5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25</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65C17D1F"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26</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77743973"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C35AC8">
        <w:rPr>
          <w:rFonts w:ascii="Times New Roman" w:hAnsi="Times New Roman" w:cs="Times New Roman"/>
          <w:b/>
          <w:bCs/>
          <w:i w:val="0"/>
          <w:iCs w:val="0"/>
          <w:noProof/>
          <w:color w:val="000000" w:themeColor="text1"/>
          <w:sz w:val="24"/>
          <w:szCs w:val="24"/>
        </w:rPr>
        <w:t>27</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240"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5"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6"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7"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8"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9"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70"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71"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2"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3"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4"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5"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6"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7"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8"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9"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80"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81"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2"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3"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4"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5"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6"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7"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8"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9"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90"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91"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2"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3"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4"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5"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6"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7"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8"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9"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100"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101"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2"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6"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7"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8"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9"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0"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1"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22"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3"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4"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5"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6"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7"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8"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9"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0"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31"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Imuta,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3"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4"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5"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6"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7"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8"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9"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0"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1"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2"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3"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4"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5"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6"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7" w:history="1">
        <w:r w:rsidRPr="00E17C00">
          <w:rPr>
            <w:rStyle w:val="Hyperlink"/>
            <w:rFonts w:ascii="Times New Roman" w:hAnsi="Times New Roman" w:cs="Times New Roman"/>
          </w:rPr>
          <w:t>https://doi.org/10.1371/journal.pbio.0030208</w:t>
        </w:r>
      </w:hyperlink>
    </w:p>
    <w:p w14:paraId="2FFE18EF" w14:textId="0AD38C8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del w:id="241" w:author="Benton, Deon" w:date="2026-06-12T14:40:00Z" w16du:dateUtc="2026-06-12T19:40:00Z">
        <w:r w:rsidRPr="005900CF" w:rsidDel="0000003E">
          <w:rPr>
            <w:rFonts w:ascii="Times New Roman" w:hAnsi="Times New Roman" w:cs="Times New Roman"/>
          </w:rPr>
          <w:delText>Overwalle</w:delText>
        </w:r>
      </w:del>
      <w:ins w:id="242" w:author="Benton, Deon" w:date="2026-06-12T14:40:00Z" w16du:dateUtc="2026-06-12T19:40:00Z">
        <w:r w:rsidR="0000003E">
          <w:rPr>
            <w:rFonts w:ascii="Times New Roman" w:hAnsi="Times New Roman" w:cs="Times New Roman"/>
          </w:rPr>
          <w:t>Van Overwalle</w:t>
        </w:r>
      </w:ins>
      <w:r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Pr="00FE58D3">
        <w:rPr>
          <w:rFonts w:ascii="Times New Roman" w:hAnsi="Times New Roman" w:cs="Times New Roman"/>
          <w:i/>
          <w:iCs/>
        </w:rPr>
        <w:t>NeuroImage</w:t>
      </w:r>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8"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9"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0"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1"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2"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3"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4"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5"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6"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Yermolayeva, Y., &amp; Rakison,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7"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9"/>
      <w:headerReference w:type="first" r:id="rId16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Benton, Deon" w:date="2026-06-12T15:06:00Z" w:initials="DB">
    <w:p w14:paraId="4865528B" w14:textId="77777777" w:rsidR="00C71559" w:rsidRDefault="00C71559" w:rsidP="00C71559">
      <w:pPr>
        <w:pStyle w:val="CommentText"/>
      </w:pPr>
      <w:r>
        <w:rPr>
          <w:rStyle w:val="CommentReference"/>
        </w:rPr>
        <w:annotationRef/>
      </w:r>
      <w:r>
        <w:t>Put this in the caption for Figure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655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D8AD57" w16cex:dateUtc="2026-06-12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65528B" w16cid:durableId="30D8A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40B6B" w14:textId="77777777" w:rsidR="00984FF8" w:rsidRDefault="00984FF8" w:rsidP="00391C7E">
      <w:pPr>
        <w:spacing w:after="0" w:line="240" w:lineRule="auto"/>
      </w:pPr>
      <w:r>
        <w:separator/>
      </w:r>
    </w:p>
  </w:endnote>
  <w:endnote w:type="continuationSeparator" w:id="0">
    <w:p w14:paraId="6C3C4918" w14:textId="77777777" w:rsidR="00984FF8" w:rsidRDefault="00984FF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ABC51" w14:textId="77777777" w:rsidR="00984FF8" w:rsidRDefault="00984FF8" w:rsidP="00391C7E">
      <w:pPr>
        <w:spacing w:after="0" w:line="240" w:lineRule="auto"/>
      </w:pPr>
      <w:r>
        <w:separator/>
      </w:r>
    </w:p>
  </w:footnote>
  <w:footnote w:type="continuationSeparator" w:id="0">
    <w:p w14:paraId="3343EDDC" w14:textId="77777777" w:rsidR="00984FF8" w:rsidRDefault="00984FF8"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E7A"/>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6D2F"/>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6B6"/>
    <w:rsid w:val="005517DA"/>
    <w:rsid w:val="00551B6D"/>
    <w:rsid w:val="00552237"/>
    <w:rsid w:val="0055297C"/>
    <w:rsid w:val="00552D36"/>
    <w:rsid w:val="00552D79"/>
    <w:rsid w:val="005535D5"/>
    <w:rsid w:val="00553AD7"/>
    <w:rsid w:val="00553CB7"/>
    <w:rsid w:val="005540D0"/>
    <w:rsid w:val="005541AB"/>
    <w:rsid w:val="00554448"/>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7A8"/>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77E"/>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8DD"/>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276"/>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A3B"/>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810"/>
    <w:rsid w:val="00B9118A"/>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AC8"/>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D4"/>
    <w:rsid w:val="00CE5E41"/>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E70"/>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11/1467-7687.00021%20" TargetMode="External"/><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hyperlink" Target="https://doi.org/10.1207/s15516709cog2701_4" TargetMode="External"/><Relationship Id="rId138" Type="http://schemas.openxmlformats.org/officeDocument/2006/relationships/hyperlink" Target="https://doi.org/10.1521/soco.2025.43.3.152" TargetMode="External"/><Relationship Id="rId159" Type="http://schemas.openxmlformats.org/officeDocument/2006/relationships/header" Target="header1.xml"/><Relationship Id="rId107" Type="http://schemas.openxmlformats.org/officeDocument/2006/relationships/hyperlink" Target="https://doi.org/10.1016/S0010-0277(98)00036-5" TargetMode="External"/><Relationship Id="rId11" Type="http://schemas.microsoft.com/office/2011/relationships/commentsExtended" Target="commentsExtended.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hyperlink" Target="https://doi.org/10.1016/j.cognition.2012.11.007%20" TargetMode="External"/><Relationship Id="rId128" Type="http://schemas.openxmlformats.org/officeDocument/2006/relationships/hyperlink" Target="https://doi.org/10.1207/S15327078IN0101_04%20" TargetMode="External"/><Relationship Id="rId149" Type="http://schemas.openxmlformats.org/officeDocument/2006/relationships/hyperlink" Target="https://doi.org/10.1126/science.adi1374%20" TargetMode="External"/><Relationship Id="rId5" Type="http://schemas.openxmlformats.org/officeDocument/2006/relationships/webSettings" Target="webSettings.xml"/><Relationship Id="rId95" Type="http://schemas.openxmlformats.org/officeDocument/2006/relationships/hyperlink" Target="https://doi.org/10.1177/0963721412470687" TargetMode="External"/><Relationship Id="rId160" Type="http://schemas.openxmlformats.org/officeDocument/2006/relationships/header" Target="header2.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svg"/><Relationship Id="rId118" Type="http://schemas.openxmlformats.org/officeDocument/2006/relationships/hyperlink" Target="https://doi.org/10.1037/0033-295X.104.4.686%20" TargetMode="External"/><Relationship Id="rId139" Type="http://schemas.openxmlformats.org/officeDocument/2006/relationships/hyperlink" Target="https://doi.org/10.1016/S1364-6613(02)01926-5" TargetMode="External"/><Relationship Id="rId85" Type="http://schemas.openxmlformats.org/officeDocument/2006/relationships/hyperlink" Target="https://doi.org/10.1016/S0010-0277(99)00039-6" TargetMode="External"/><Relationship Id="rId150" Type="http://schemas.openxmlformats.org/officeDocument/2006/relationships/hyperlink" Target="https://doi.org/10.1207/s15327078in0701_6%20" TargetMode="External"/><Relationship Id="rId12" Type="http://schemas.microsoft.com/office/2016/09/relationships/commentsIds" Target="commentsIds.xml"/><Relationship Id="rId17" Type="http://schemas.openxmlformats.org/officeDocument/2006/relationships/image" Target="media/image5.jp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016/j.cognition.2004.11.005" TargetMode="External"/><Relationship Id="rId129" Type="http://schemas.openxmlformats.org/officeDocument/2006/relationships/hyperlink" Target="https://doi.org/10.1111/j.1540-5834.2008.00469.x" TargetMode="External"/><Relationship Id="rId54" Type="http://schemas.openxmlformats.org/officeDocument/2006/relationships/image" Target="media/image41.png"/><Relationship Id="rId70" Type="http://schemas.openxmlformats.org/officeDocument/2006/relationships/hyperlink" Target="https://doi.org/10.1002/icd.2355" TargetMode="External"/><Relationship Id="rId75" Type="http://schemas.openxmlformats.org/officeDocument/2006/relationships/hyperlink" Target="https://doi.org/10.1016/j.tics.2022.12.014" TargetMode="External"/><Relationship Id="rId91" Type="http://schemas.openxmlformats.org/officeDocument/2006/relationships/hyperlink" Target="https://doi.org/10.1016/S1364-6613(03)00128-1" TargetMode="External"/><Relationship Id="rId96" Type="http://schemas.openxmlformats.org/officeDocument/2006/relationships/hyperlink" Target="https://doi.org/10.1016/j.cogdev.2010.09.001" TargetMode="External"/><Relationship Id="rId140" Type="http://schemas.openxmlformats.org/officeDocument/2006/relationships/hyperlink" Target="https://doi.org/10.1073/pnas.1318053110%20" TargetMode="External"/><Relationship Id="rId145" Type="http://schemas.openxmlformats.org/officeDocument/2006/relationships/hyperlink" Target="https://doi.org/10.1037/0033-295X.99.4.605"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hyperlink" Target="https://doi.org/10.1111/j.1467-7687.2007.00586.x%20" TargetMode="External"/><Relationship Id="rId119" Type="http://schemas.openxmlformats.org/officeDocument/2006/relationships/hyperlink" Target="https://doi.org/10.1016/S0010-0277(96)00727-5" TargetMode="Externa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hyperlink" Target="https://doi.org/10.1126/science.284.5416.875a%20" TargetMode="External"/><Relationship Id="rId81" Type="http://schemas.openxmlformats.org/officeDocument/2006/relationships/hyperlink" Target="https://doi.org/10.1037/0012-1649.29.3.421" TargetMode="External"/><Relationship Id="rId86" Type="http://schemas.openxmlformats.org/officeDocument/2006/relationships/hyperlink" Target="https://doi.org/10.1207/s15516709cog1402_1%20" TargetMode="External"/><Relationship Id="rId130" Type="http://schemas.openxmlformats.org/officeDocument/2006/relationships/hyperlink" Target="https://doi.org/10.1038/323533a0" TargetMode="External"/><Relationship Id="rId135" Type="http://schemas.openxmlformats.org/officeDocument/2006/relationships/hyperlink" Target="https://doi.org/10.1371/journal.pone.0023223" TargetMode="External"/><Relationship Id="rId151" Type="http://schemas.openxmlformats.org/officeDocument/2006/relationships/hyperlink" Target="https://doi.org/10.1016/j.cogdev.2012.08.004" TargetMode="External"/><Relationship Id="rId156" Type="http://schemas.openxmlformats.org/officeDocument/2006/relationships/hyperlink" Target="https://doi.org/10.1111/1467-8721.ep10772615" TargetMode="External"/><Relationship Id="rId13" Type="http://schemas.microsoft.com/office/2018/08/relationships/commentsExtensible" Target="commentsExtensible.xml"/><Relationship Id="rId18" Type="http://schemas.openxmlformats.org/officeDocument/2006/relationships/hyperlink" Target="https://osf.io/9eqpf/?view_only=62f752417a9141c7b0509a998039ad13" TargetMode="External"/><Relationship Id="rId39" Type="http://schemas.openxmlformats.org/officeDocument/2006/relationships/image" Target="media/image26.png"/><Relationship Id="rId109" Type="http://schemas.openxmlformats.org/officeDocument/2006/relationships/hyperlink" Target="https://doi.org/10.1073/pnas.1904786116%20" TargetMode="Externa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doi.org/10.1207/S15327078IN0104_3" TargetMode="External"/><Relationship Id="rId97" Type="http://schemas.openxmlformats.org/officeDocument/2006/relationships/hyperlink" Target="https://doi.org/10.1038/nature06288"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163-6383(02)00097-8%20" TargetMode="External"/><Relationship Id="rId125" Type="http://schemas.openxmlformats.org/officeDocument/2006/relationships/hyperlink" Target="https://doi.org/10.1037/xge0000260%20" TargetMode="External"/><Relationship Id="rId141" Type="http://schemas.openxmlformats.org/officeDocument/2006/relationships/hyperlink" Target="https://doi.org/10.1111/j.1551-6709.2010.01129.x" TargetMode="External"/><Relationship Id="rId14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037/xge0001656" TargetMode="External"/><Relationship Id="rId92" Type="http://schemas.openxmlformats.org/officeDocument/2006/relationships/hyperlink" Target="https://doi.org/10.1038/415755a%20" TargetMode="External"/><Relationship Id="rId162"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doi.org/10.1016/0010-0277(86)90052-1" TargetMode="External"/><Relationship Id="rId87" Type="http://schemas.openxmlformats.org/officeDocument/2006/relationships/hyperlink" Target="https://doi.org/10.1016/j.cognition.2021.104621%20"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7/0096-3445.114.2.159%20" TargetMode="External"/><Relationship Id="rId136" Type="http://schemas.openxmlformats.org/officeDocument/2006/relationships/hyperlink" Target="https://doi.org/10.1207/s15327078in1003_6" TargetMode="External"/><Relationship Id="rId157" Type="http://schemas.openxmlformats.org/officeDocument/2006/relationships/hyperlink" Target="https://doi.org/10.1037/a0032150" TargetMode="External"/><Relationship Id="rId61" Type="http://schemas.openxmlformats.org/officeDocument/2006/relationships/image" Target="media/image48.png"/><Relationship Id="rId82" Type="http://schemas.openxmlformats.org/officeDocument/2006/relationships/hyperlink" Target="https://doi.org/10.1037/0033-295X.112.2.347" TargetMode="External"/><Relationship Id="rId152" Type="http://schemas.openxmlformats.org/officeDocument/2006/relationships/hyperlink" Target="https://doi.org/10.1016/j.cognition.2017.06.029" TargetMode="External"/><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doi.org/10.1016/0022-0965(83)90085-3%20" TargetMode="External"/><Relationship Id="rId100" Type="http://schemas.openxmlformats.org/officeDocument/2006/relationships/hyperlink" Target="https://doi.org/10.1037/0012-1649.19.3.338"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16/j.cognition.2017.09.007" TargetMode="External"/><Relationship Id="rId147" Type="http://schemas.openxmlformats.org/officeDocument/2006/relationships/hyperlink" Target="https://doi.org/10.1371/journal.pbio.003020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38.png"/><Relationship Id="rId72" Type="http://schemas.openxmlformats.org/officeDocument/2006/relationships/hyperlink" Target="https://doi.org/10.1016/j.cogdev.2022.101164" TargetMode="External"/><Relationship Id="rId93" Type="http://schemas.openxmlformats.org/officeDocument/2006/relationships/hyperlink" Target="https://doi.org/10.1016/0010-0277(95)00661-H" TargetMode="External"/><Relationship Id="rId98" Type="http://schemas.openxmlformats.org/officeDocument/2006/relationships/hyperlink" Target="https://doi.org/10.1177/17456916221112075" TargetMode="External"/><Relationship Id="rId121" Type="http://schemas.openxmlformats.org/officeDocument/2006/relationships/hyperlink" Target="https://doi.org/10.1126/science.1107621" TargetMode="External"/><Relationship Id="rId142" Type="http://schemas.openxmlformats.org/officeDocument/2006/relationships/hyperlink" Target="https://doi.org/10.1016/j.infbeh.2003.05.006"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hyperlink" Target="https://doi.org/10.1111/j.1467-8624.1991.tb01602.x" TargetMode="External"/><Relationship Id="rId116" Type="http://schemas.openxmlformats.org/officeDocument/2006/relationships/hyperlink" Target="https://doi.org/10.1016/j.cogpsych.2010.02.001" TargetMode="External"/><Relationship Id="rId137" Type="http://schemas.openxmlformats.org/officeDocument/2006/relationships/hyperlink" Target="https://doi.org/10.1038/s44159-023-00152-5%20" TargetMode="External"/><Relationship Id="rId158" Type="http://schemas.openxmlformats.org/officeDocument/2006/relationships/hyperlink" Target="https://doi.org/10.2307/1130473" TargetMode="Externa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svg"/><Relationship Id="rId83" Type="http://schemas.openxmlformats.org/officeDocument/2006/relationships/hyperlink" Target="https://doi.org/10.1111/1467-7687.00039" TargetMode="External"/><Relationship Id="rId88" Type="http://schemas.openxmlformats.org/officeDocument/2006/relationships/hyperlink" Target="https://doi.org/10.1207/s15516709cog1401_5"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S0010-0277(98)00058-4" TargetMode="External"/><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hyperlink" Target="https://doi.org/10.1037/0096-1523.18.2.385" TargetMode="External"/><Relationship Id="rId127" Type="http://schemas.openxmlformats.org/officeDocument/2006/relationships/hyperlink" Target="https://doi.org/10.1037/1089-2680.1.3.271" TargetMode="External"/><Relationship Id="rId10" Type="http://schemas.openxmlformats.org/officeDocument/2006/relationships/comments" Target="comment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hyperlink" Target="https://doi.org/10.1111/desc.13464" TargetMode="External"/><Relationship Id="rId78" Type="http://schemas.openxmlformats.org/officeDocument/2006/relationships/hyperlink" Target="https://doi.org/10.1016/S1364-6613(99)01356-X" TargetMode="External"/><Relationship Id="rId94" Type="http://schemas.openxmlformats.org/officeDocument/2006/relationships/hyperlink" Target="https://doi.org/10.1016/S0163-6383(98)90001-7%20" TargetMode="External"/><Relationship Id="rId99" Type="http://schemas.openxmlformats.org/officeDocument/2006/relationships/hyperlink" Target="https://doi.org/10.1162/neco.1989.1.1.143" TargetMode="External"/><Relationship Id="rId101" Type="http://schemas.openxmlformats.org/officeDocument/2006/relationships/hyperlink" Target="https://doi.org/10.1016/j.tics.2016.05.011%20" TargetMode="External"/><Relationship Id="rId122" Type="http://schemas.openxmlformats.org/officeDocument/2006/relationships/hyperlink" Target="https://doi.org/10.1038/s42256-024-00802-0%20" TargetMode="External"/><Relationship Id="rId143" Type="http://schemas.openxmlformats.org/officeDocument/2006/relationships/hyperlink" Target="https://doi.org/10.1146/annurev.ph.25.030163.002553" TargetMode="External"/><Relationship Id="rId148" Type="http://schemas.openxmlformats.org/officeDocument/2006/relationships/hyperlink" Target="https://doi.org/10.1016/j.neuroimage.2010.05.02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hyperlink" Target="https://doi.org/10.1016/0010-0277(85)90008-3" TargetMode="External"/><Relationship Id="rId89" Type="http://schemas.openxmlformats.org/officeDocument/2006/relationships/hyperlink" Target="https://doi.org/10.1111/j.1467-7687.2011.01048.x"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080/09540090310001655093" TargetMode="External"/><Relationship Id="rId154" Type="http://schemas.openxmlformats.org/officeDocument/2006/relationships/hyperlink" Target="https://doi.org/10.1111/1467-9280.00218" TargetMode="External"/><Relationship Id="rId16" Type="http://schemas.openxmlformats.org/officeDocument/2006/relationships/image" Target="media/image4.jp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hyperlink" Target="https://doi.org/10.1016/S0885-2014(02)00124-7" TargetMode="External"/><Relationship Id="rId102" Type="http://schemas.openxmlformats.org/officeDocument/2006/relationships/hyperlink" Target="https://doi.org/10.1016/j.cogpsych.2020.101334%20" TargetMode="External"/><Relationship Id="rId123" Type="http://schemas.openxmlformats.org/officeDocument/2006/relationships/hyperlink" Target="https://doi.org/10.1126/science.1111656" TargetMode="External"/><Relationship Id="rId144" Type="http://schemas.openxmlformats.org/officeDocument/2006/relationships/hyperlink" Target="https://doi.org/10.1016/j.cognition.2004.07.004%20" TargetMode="External"/><Relationship Id="rId90" Type="http://schemas.openxmlformats.org/officeDocument/2006/relationships/hyperlink" Target="https://doi.org/10.1038/s41467-025-61517-3" TargetMode="External"/><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hyperlink" Target="https://doi.org/10.1016/j.dr.2022.101034"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98/rsos.191795" TargetMode="External"/><Relationship Id="rId80" Type="http://schemas.openxmlformats.org/officeDocument/2006/relationships/hyperlink" Target="https://doi.org/10.1111/1467-7687.00220" TargetMode="External"/><Relationship Id="rId155" Type="http://schemas.openxmlformats.org/officeDocument/2006/relationships/hyperlink" Target="https://doi.org/10.1038/35874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89</Pages>
  <Words>20946</Words>
  <Characters>119396</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31</cp:revision>
  <dcterms:created xsi:type="dcterms:W3CDTF">2026-06-12T16:50:00Z</dcterms:created>
  <dcterms:modified xsi:type="dcterms:W3CDTF">2026-06-13T06:26:00Z</dcterms:modified>
</cp:coreProperties>
</file>