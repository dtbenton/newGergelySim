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5916617"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Pr="00732CBD">
        <w:rPr>
          <w:rFonts w:ascii="Times New Roman" w:hAnsi="Times New Roman" w:cs="Times New Roman"/>
          <w:b/>
          <w:bCs/>
        </w:rPr>
        <w:t xml:space="preserve"> </w:t>
      </w:r>
      <w:r w:rsidR="007C7D93">
        <w:rPr>
          <w:rFonts w:ascii="Times New Roman" w:hAnsi="Times New Roman" w:cs="Times New Roman"/>
          <w:b/>
          <w:bCs/>
        </w:rPr>
        <w:t>infants’</w:t>
      </w:r>
      <w:r w:rsidR="00892ADC">
        <w:rPr>
          <w:rFonts w:ascii="Times New Roman" w:hAnsi="Times New Roman" w:cs="Times New Roman"/>
          <w:b/>
          <w:bCs/>
        </w:rPr>
        <w:t xml:space="preserve"> putative</w:t>
      </w:r>
      <w:r w:rsidR="007C7D93">
        <w:rPr>
          <w:rFonts w:ascii="Times New Roman" w:hAnsi="Times New Roman" w:cs="Times New Roman"/>
          <w:b/>
          <w:bCs/>
        </w:rPr>
        <w:t xml:space="preserve"> action efficiency understanding</w:t>
      </w:r>
      <w:r w:rsidR="007C7D93" w:rsidRPr="00732CBD" w:rsidDel="007C7D93">
        <w:rPr>
          <w:rFonts w:ascii="Times New Roman" w:hAnsi="Times New Roman" w:cs="Times New Roman"/>
          <w:b/>
          <w:bCs/>
        </w:rPr>
        <w:t xml:space="preserve"> </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7B0753A8" w:rsidR="00524642" w:rsidRDefault="000064AB" w:rsidP="004337A2">
      <w:pPr>
        <w:jc w:val="center"/>
        <w:rPr>
          <w:rFonts w:ascii="Times New Roman" w:hAnsi="Times New Roman" w:cs="Times New Roman"/>
        </w:rPr>
      </w:pPr>
      <w:r>
        <w:rPr>
          <w:rFonts w:ascii="Times New Roman" w:hAnsi="Times New Roman" w:cs="Times New Roman"/>
        </w:rPr>
        <w:lastRenderedPageBreak/>
        <w:t>“</w:t>
      </w:r>
      <w:r w:rsidR="00BF0496"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00BF0496" w:rsidRPr="00732CBD">
        <w:rPr>
          <w:rFonts w:ascii="Times New Roman" w:hAnsi="Times New Roman" w:cs="Times New Roman"/>
          <w:b/>
          <w:bCs/>
        </w:rPr>
        <w:t xml:space="preserve"> </w:t>
      </w:r>
      <w:r w:rsidR="00BF0496">
        <w:rPr>
          <w:rFonts w:ascii="Times New Roman" w:hAnsi="Times New Roman" w:cs="Times New Roman"/>
          <w:b/>
          <w:bCs/>
        </w:rPr>
        <w:t>infants’</w:t>
      </w:r>
      <w:r w:rsidR="00892ADC">
        <w:rPr>
          <w:rFonts w:ascii="Times New Roman" w:hAnsi="Times New Roman" w:cs="Times New Roman"/>
          <w:b/>
          <w:bCs/>
        </w:rPr>
        <w:t xml:space="preserve"> putative</w:t>
      </w:r>
      <w:r w:rsidR="00BF0496">
        <w:rPr>
          <w:rFonts w:ascii="Times New Roman" w:hAnsi="Times New Roman" w:cs="Times New Roman"/>
          <w:b/>
          <w:bCs/>
        </w:rPr>
        <w:t xml:space="preserve"> efficiency understanding</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A595574" w:rsidR="00524642" w:rsidRDefault="00276B3D" w:rsidP="00524642">
      <w:pPr>
        <w:spacing w:line="480" w:lineRule="auto"/>
        <w:contextualSpacing/>
        <w:rPr>
          <w:rFonts w:ascii="Times New Roman" w:hAnsi="Times New Roman" w:cs="Times New Roman"/>
        </w:rPr>
      </w:pPr>
      <w:r w:rsidRPr="00276B3D">
        <w:rPr>
          <w:rFonts w:ascii="Times New Roman" w:hAnsi="Times New Roman" w:cs="Times New Roman"/>
        </w:rPr>
        <w:t>Developmental scientists have long debated how infants determine whether an action is efficient. Nativists argue that infants possess conceptually rich, domain-specific systems for representing actions in terms of goals, costs, efficiency, and rationality. Empiricists instead maintain that preverbal infants’ looking behaviors reflect domain-general learning mechanisms operating over perceptually grounded event representations. The present paper instantiates this latter proposal in a new connectionist model called ALIAS (</w:t>
      </w:r>
      <w:r>
        <w:rPr>
          <w:rFonts w:ascii="Times New Roman" w:hAnsi="Times New Roman" w:cs="Times New Roman"/>
        </w:rPr>
        <w:t xml:space="preserve">for </w:t>
      </w:r>
      <w:r w:rsidRPr="00276B3D">
        <w:rPr>
          <w:rFonts w:ascii="Times New Roman" w:hAnsi="Times New Roman" w:cs="Times New Roman"/>
        </w:rPr>
        <w:t>Associative Learning in Action Studies) and shows that it reproduces</w:t>
      </w:r>
      <w:r w:rsidR="00951AA5">
        <w:rPr>
          <w:rFonts w:ascii="Times New Roman" w:hAnsi="Times New Roman" w:cs="Times New Roman"/>
        </w:rPr>
        <w:t xml:space="preserve"> key</w:t>
      </w:r>
      <w:r>
        <w:rPr>
          <w:rFonts w:ascii="Times New Roman" w:hAnsi="Times New Roman" w:cs="Times New Roman"/>
        </w:rPr>
        <w:t xml:space="preserve"> findings in this literature</w:t>
      </w:r>
      <w:r w:rsidRPr="00276B3D">
        <w:rPr>
          <w:rFonts w:ascii="Times New Roman" w:hAnsi="Times New Roman" w:cs="Times New Roman"/>
        </w:rPr>
        <w:t xml:space="preserve"> </w:t>
      </w:r>
      <w:r w:rsidR="00951AA5">
        <w:rPr>
          <w:rFonts w:ascii="Times New Roman" w:hAnsi="Times New Roman" w:cs="Times New Roman"/>
        </w:rPr>
        <w:t>previously</w:t>
      </w:r>
      <w:r w:rsidRPr="00276B3D">
        <w:rPr>
          <w:rFonts w:ascii="Times New Roman" w:hAnsi="Times New Roman" w:cs="Times New Roman"/>
        </w:rPr>
        <w:t xml:space="preserve"> taken as evidence for the nativist position. Analyses of </w:t>
      </w:r>
      <w:r w:rsidR="00951AA5">
        <w:rPr>
          <w:rFonts w:ascii="Times New Roman" w:hAnsi="Times New Roman" w:cs="Times New Roman"/>
        </w:rPr>
        <w:t>ALIAS’s</w:t>
      </w:r>
      <w:r>
        <w:rPr>
          <w:rFonts w:ascii="Times New Roman" w:hAnsi="Times New Roman" w:cs="Times New Roman"/>
        </w:rPr>
        <w:t xml:space="preserve"> </w:t>
      </w:r>
      <w:r w:rsidRPr="00276B3D">
        <w:rPr>
          <w:rFonts w:ascii="Times New Roman" w:hAnsi="Times New Roman" w:cs="Times New Roman"/>
        </w:rPr>
        <w:t>internal dynamics indicate that its responses emerge from learned associations between action kinematics and</w:t>
      </w:r>
      <w:r w:rsidR="00BE03EC">
        <w:rPr>
          <w:rFonts w:ascii="Times New Roman" w:hAnsi="Times New Roman" w:cs="Times New Roman"/>
        </w:rPr>
        <w:t xml:space="preserve"> their</w:t>
      </w:r>
      <w:r w:rsidRPr="00276B3D">
        <w:rPr>
          <w:rFonts w:ascii="Times New Roman" w:hAnsi="Times New Roman" w:cs="Times New Roman"/>
        </w:rPr>
        <w:t xml:space="preserve"> associated </w:t>
      </w:r>
      <w:r w:rsidR="00BE03EC">
        <w:rPr>
          <w:rFonts w:ascii="Times New Roman" w:hAnsi="Times New Roman" w:cs="Times New Roman"/>
        </w:rPr>
        <w:t>visible</w:t>
      </w:r>
      <w:r w:rsidRPr="00276B3D">
        <w:rPr>
          <w:rFonts w:ascii="Times New Roman" w:hAnsi="Times New Roman" w:cs="Times New Roman"/>
        </w:rPr>
        <w:t xml:space="preserve"> surface features. The model also generates novel predictions for future experiments. Together, these findings suggest that</w:t>
      </w:r>
      <w:r w:rsidR="00BE03EC">
        <w:rPr>
          <w:rFonts w:ascii="Times New Roman" w:hAnsi="Times New Roman" w:cs="Times New Roman"/>
        </w:rPr>
        <w:t xml:space="preserve"> a domain-general associative learning mechanism</w:t>
      </w:r>
      <w:r w:rsidRPr="00276B3D">
        <w:rPr>
          <w:rFonts w:ascii="Times New Roman" w:hAnsi="Times New Roman" w:cs="Times New Roman"/>
        </w:rPr>
        <w:t xml:space="preserve"> operating over perceptually grounded event representations is sufficient to account for the principal findings in the infant action-efficiency literature without </w:t>
      </w:r>
      <w:r w:rsidR="00BE03EC">
        <w:rPr>
          <w:rFonts w:ascii="Times New Roman" w:hAnsi="Times New Roman" w:cs="Times New Roman"/>
        </w:rPr>
        <w:t xml:space="preserve">recourse to </w:t>
      </w:r>
      <w:r w:rsidRPr="00276B3D">
        <w:rPr>
          <w:rFonts w:ascii="Times New Roman" w:hAnsi="Times New Roman" w:cs="Times New Roman"/>
        </w:rPr>
        <w:t>specialized</w:t>
      </w:r>
      <w:r w:rsidR="00BE03EC">
        <w:rPr>
          <w:rFonts w:ascii="Times New Roman" w:hAnsi="Times New Roman" w:cs="Times New Roman"/>
        </w:rPr>
        <w:t>, early-emerging, and action-centered</w:t>
      </w:r>
      <w:r w:rsidRPr="00276B3D">
        <w:rPr>
          <w:rFonts w:ascii="Times New Roman" w:hAnsi="Times New Roman" w:cs="Times New Roman"/>
        </w:rPr>
        <w:t xml:space="preserve"> representations.</w:t>
      </w:r>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10326A09" w:rsidR="00053966" w:rsidRDefault="00652A82" w:rsidP="00CA7957">
      <w:pPr>
        <w:spacing w:line="480" w:lineRule="auto"/>
        <w:ind w:firstLine="720"/>
        <w:contextualSpacing/>
        <w:rPr>
          <w:rFonts w:ascii="Times New Roman" w:hAnsi="Times New Roman" w:cs="Times New Roman"/>
          <w:noProof/>
        </w:rPr>
      </w:pPr>
      <w:ins w:id="1" w:author="Benton, Deon" w:date="2026-06-27T13:55:00Z" w16du:dateUtc="2026-06-27T18:55:00Z">
        <w:r>
          <w:rPr>
            <w:rFonts w:ascii="Times New Roman" w:hAnsi="Times New Roman" w:cs="Times New Roman"/>
          </w:rPr>
          <w:t>A daunting challenge faced by young learners is distinguishing efficient from inefficient actions</w:t>
        </w:r>
      </w:ins>
      <w:r w:rsidR="00524642">
        <w:rPr>
          <w:rFonts w:ascii="Times New Roman" w:hAnsi="Times New Roman" w:cs="Times New Roman"/>
        </w:rPr>
        <w:t xml:space="preserve">. </w:t>
      </w:r>
      <w:r w:rsidR="00524642" w:rsidRPr="00546966">
        <w:rPr>
          <w:rFonts w:ascii="Times New Roman" w:hAnsi="Times New Roman" w:cs="Times New Roman"/>
        </w:rPr>
        <w:t xml:space="preserve">For </w:t>
      </w:r>
      <w:r w:rsidR="00524642">
        <w:rPr>
          <w:rFonts w:ascii="Times New Roman" w:hAnsi="Times New Roman" w:cs="Times New Roman"/>
        </w:rPr>
        <w:t>instance,</w:t>
      </w:r>
      <w:r w:rsidR="00524642"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may learn that</w:t>
      </w:r>
      <w:r w:rsidR="00F72443">
        <w:rPr>
          <w:rFonts w:ascii="Times New Roman" w:hAnsi="Times New Roman" w:cs="Times New Roman"/>
        </w:rPr>
        <w:t xml:space="preserve"> stairs </w:t>
      </w:r>
      <w:r w:rsidR="007A6776">
        <w:rPr>
          <w:rFonts w:ascii="Times New Roman" w:hAnsi="Times New Roman" w:cs="Times New Roman"/>
        </w:rPr>
        <w:t>provide a safer and more efficient route to the top</w:t>
      </w:r>
      <w:ins w:id="2" w:author="Benton, Deon" w:date="2026-06-27T13:46:00Z" w16du:dateUtc="2026-06-27T18:46:00Z">
        <w:r>
          <w:rPr>
            <w:rFonts w:ascii="Times New Roman" w:hAnsi="Times New Roman" w:cs="Times New Roman"/>
          </w:rPr>
          <w:t xml:space="preserve"> after observing another child tumble down one. </w:t>
        </w:r>
      </w:ins>
      <w:r w:rsidR="00CC7C48">
        <w:rPr>
          <w:rFonts w:ascii="Times New Roman" w:hAnsi="Times New Roman" w:cs="Times New Roman"/>
        </w:rPr>
        <w:t>I</w:t>
      </w:r>
      <w:r w:rsidR="005516B6">
        <w:rPr>
          <w:rFonts w:ascii="Times New Roman" w:hAnsi="Times New Roman" w:cs="Times New Roman"/>
        </w:rPr>
        <w:t>n</w:t>
      </w:r>
      <w:r w:rsidR="00CC7C48">
        <w:rPr>
          <w:rFonts w:ascii="Times New Roman" w:hAnsi="Times New Roman" w:cs="Times New Roman"/>
        </w:rPr>
        <w:t xml:space="preserve"> general,</w:t>
      </w:r>
      <w:r w:rsidR="005516B6">
        <w:rPr>
          <w:rFonts w:ascii="Times New Roman" w:hAnsi="Times New Roman" w:cs="Times New Roman"/>
        </w:rPr>
        <w:t xml:space="preserve"> </w:t>
      </w:r>
      <w:ins w:id="3" w:author="Benton, Deon" w:date="2026-06-27T13:47:00Z" w16du:dateUtc="2026-06-27T18:47:00Z">
        <w:r>
          <w:rPr>
            <w:rFonts w:ascii="Times New Roman" w:hAnsi="Times New Roman" w:cs="Times New Roman"/>
          </w:rPr>
          <w:t xml:space="preserve">determining </w:t>
        </w:r>
      </w:ins>
      <w:ins w:id="4" w:author="Benton, Deon" w:date="2026-06-27T13:54:00Z" w16du:dateUtc="2026-06-27T18:54:00Z">
        <w:r>
          <w:rPr>
            <w:rFonts w:ascii="Times New Roman" w:hAnsi="Times New Roman" w:cs="Times New Roman"/>
          </w:rPr>
          <w:t>an</w:t>
        </w:r>
      </w:ins>
      <w:ins w:id="5" w:author="Benton, Deon" w:date="2026-06-27T13:47:00Z" w16du:dateUtc="2026-06-27T18:47:00Z">
        <w:r>
          <w:rPr>
            <w:rFonts w:ascii="Times New Roman" w:hAnsi="Times New Roman" w:cs="Times New Roman"/>
          </w:rPr>
          <w:t xml:space="preserve"> action</w:t>
        </w:r>
      </w:ins>
      <w:ins w:id="6" w:author="Benton, Deon" w:date="2026-06-27T13:54:00Z" w16du:dateUtc="2026-06-27T18:54:00Z">
        <w:r>
          <w:rPr>
            <w:rFonts w:ascii="Times New Roman" w:hAnsi="Times New Roman" w:cs="Times New Roman"/>
          </w:rPr>
          <w:t>’s efficiency</w:t>
        </w:r>
      </w:ins>
      <w:r w:rsidR="00C5298A">
        <w:rPr>
          <w:rFonts w:ascii="Times New Roman" w:hAnsi="Times New Roman" w:cs="Times New Roman"/>
        </w:rPr>
        <w:t>—</w:t>
      </w:r>
      <w:r w:rsidR="009C5A7F">
        <w:rPr>
          <w:rFonts w:ascii="Times New Roman" w:hAnsi="Times New Roman" w:cs="Times New Roman"/>
        </w:rPr>
        <w:t xml:space="preserve">a capacity </w:t>
      </w:r>
      <w:r w:rsidR="007A6776">
        <w:rPr>
          <w:rFonts w:ascii="Times New Roman" w:hAnsi="Times New Roman" w:cs="Times New Roman"/>
        </w:rPr>
        <w:t>referred to here</w:t>
      </w:r>
      <w:r w:rsidR="009C5A7F">
        <w:rPr>
          <w:rFonts w:ascii="Times New Roman" w:hAnsi="Times New Roman" w:cs="Times New Roman"/>
        </w:rPr>
        <w:t xml:space="preserve"> as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r w:rsidR="001D300F">
        <w:rPr>
          <w:rFonts w:ascii="Times New Roman" w:hAnsi="Times New Roman" w:cs="Times New Roman"/>
        </w:rPr>
        <w:t xml:space="preserve">navigating the world </w:t>
      </w:r>
      <w:ins w:id="7" w:author="Benton, Deon" w:date="2026-06-27T13:48:00Z" w16du:dateUtc="2026-06-27T18:48:00Z">
        <w:r>
          <w:rPr>
            <w:rFonts w:ascii="Times New Roman" w:hAnsi="Times New Roman" w:cs="Times New Roman"/>
          </w:rPr>
          <w:t>competently</w:t>
        </w:r>
      </w:ins>
      <w:r w:rsidR="002D5CB4">
        <w:rPr>
          <w:rFonts w:ascii="Times New Roman" w:hAnsi="Times New Roman" w:cs="Times New Roman"/>
        </w:rPr>
        <w:t xml:space="preserve">. </w:t>
      </w:r>
      <w:r w:rsidR="00CC7C48">
        <w:rPr>
          <w:rFonts w:ascii="Times New Roman" w:hAnsi="Times New Roman" w:cs="Times New Roman"/>
        </w:rPr>
        <w:t xml:space="preserve"> </w:t>
      </w:r>
      <w:r w:rsidR="00087C36">
        <w:rPr>
          <w:rFonts w:ascii="Times New Roman" w:hAnsi="Times New Roman" w:cs="Times New Roman"/>
        </w:rPr>
        <w:t>An open question</w:t>
      </w:r>
      <w:ins w:id="8" w:author="Benton, Deon" w:date="2026-06-27T13:51:00Z" w16du:dateUtc="2026-06-27T18:51:00Z">
        <w:r>
          <w:rPr>
            <w:rFonts w:ascii="Times New Roman" w:hAnsi="Times New Roman" w:cs="Times New Roman"/>
          </w:rPr>
          <w:t xml:space="preserve"> then concerns when, and importantly how,</w:t>
        </w:r>
      </w:ins>
      <w:ins w:id="9" w:author="Benton, Deon" w:date="2026-06-27T13:53:00Z" w16du:dateUtc="2026-06-27T18:53:00Z">
        <w:r>
          <w:rPr>
            <w:rFonts w:ascii="Times New Roman" w:hAnsi="Times New Roman" w:cs="Times New Roman"/>
          </w:rPr>
          <w:t xml:space="preserve"> this capacity develops in</w:t>
        </w:r>
      </w:ins>
      <w:r w:rsidR="00087C36">
        <w:rPr>
          <w:rFonts w:ascii="Times New Roman" w:hAnsi="Times New Roman" w:cs="Times New Roman"/>
        </w:rPr>
        <w:t xml:space="preserve"> </w:t>
      </w:r>
      <w:r w:rsidR="005516B6">
        <w:rPr>
          <w:rFonts w:ascii="Times New Roman" w:hAnsi="Times New Roman" w:cs="Times New Roman"/>
        </w:rPr>
        <w:t>preverbal infants</w:t>
      </w:r>
      <w:r w:rsidR="00951AA5">
        <w:rPr>
          <w:rFonts w:ascii="Times New Roman" w:hAnsi="Times New Roman" w:cs="Times New Roman"/>
        </w:rPr>
        <w:t xml:space="preserve"> with</w:t>
      </w:r>
      <w:r w:rsidR="002D5CB4">
        <w:rPr>
          <w:rFonts w:ascii="Times New Roman" w:hAnsi="Times New Roman" w:cs="Times New Roman"/>
        </w:rPr>
        <w:t xml:space="preserve"> limited mobility and first-hand </w:t>
      </w:r>
      <w:r w:rsidR="00951AA5">
        <w:rPr>
          <w:rFonts w:ascii="Times New Roman" w:hAnsi="Times New Roman" w:cs="Times New Roman"/>
        </w:rPr>
        <w:t xml:space="preserve">action </w:t>
      </w:r>
      <w:r w:rsidR="002D5CB4">
        <w:rPr>
          <w:rFonts w:ascii="Times New Roman" w:hAnsi="Times New Roman" w:cs="Times New Roman"/>
        </w:rPr>
        <w:t>experience</w:t>
      </w:r>
      <w:ins w:id="10" w:author="Benton, Deon" w:date="2026-06-27T13:53:00Z" w16du:dateUtc="2026-06-27T18:53:00Z">
        <w:r>
          <w:rPr>
            <w:rFonts w:ascii="Times New Roman" w:hAnsi="Times New Roman" w:cs="Times New Roman"/>
          </w:rPr>
          <w:t>.</w:t>
        </w:r>
      </w:ins>
    </w:p>
    <w:p w14:paraId="07011A1B" w14:textId="16BB28D5" w:rsidR="00233DCE" w:rsidRDefault="008E5DAD" w:rsidP="00E05A21">
      <w:pPr>
        <w:spacing w:line="480" w:lineRule="auto"/>
        <w:ind w:firstLine="720"/>
        <w:contextualSpacing/>
        <w:rPr>
          <w:rFonts w:ascii="Times New Roman" w:hAnsi="Times New Roman" w:cs="Times New Roman"/>
        </w:rPr>
      </w:pPr>
      <w:ins w:id="11" w:author="Benton, Deon" w:date="2026-06-27T13:57:00Z" w16du:dateUtc="2026-06-27T18:57:00Z">
        <w:r>
          <w:rPr>
            <w:rFonts w:ascii="Times New Roman" w:hAnsi="Times New Roman" w:cs="Times New Roman"/>
          </w:rPr>
          <w:t xml:space="preserve">Developmental cognitive scientists have </w:t>
        </w:r>
      </w:ins>
      <w:ins w:id="12" w:author="Benton, Deon" w:date="2026-06-27T13:59:00Z" w16du:dateUtc="2026-06-27T18:59:00Z">
        <w:r>
          <w:rPr>
            <w:rFonts w:ascii="Times New Roman" w:hAnsi="Times New Roman" w:cs="Times New Roman"/>
          </w:rPr>
          <w:t xml:space="preserve">typically </w:t>
        </w:r>
      </w:ins>
      <w:ins w:id="13" w:author="Benton, Deon" w:date="2026-06-27T13:57:00Z" w16du:dateUtc="2026-06-27T18:57:00Z">
        <w:r>
          <w:rPr>
            <w:rFonts w:ascii="Times New Roman" w:hAnsi="Times New Roman" w:cs="Times New Roman"/>
          </w:rPr>
          <w:t>studied the origins of this capacity via the</w:t>
        </w:r>
      </w:ins>
      <w:r w:rsidR="007A6776">
        <w:rPr>
          <w:rFonts w:ascii="Times New Roman" w:hAnsi="Times New Roman" w:cs="Times New Roman"/>
        </w:rPr>
        <w:t xml:space="preserve"> violation-of-expectation paradigm</w:t>
      </w:r>
      <w:r w:rsidR="00951AA5">
        <w:rPr>
          <w:rFonts w:ascii="Times New Roman" w:hAnsi="Times New Roman" w:cs="Times New Roman"/>
        </w:rPr>
        <w:t xml:space="preserve">, </w:t>
      </w:r>
      <w:r w:rsidR="007A6776">
        <w:rPr>
          <w:rFonts w:ascii="Times New Roman" w:hAnsi="Times New Roman" w:cs="Times New Roman"/>
        </w:rPr>
        <w:t>in which</w:t>
      </w:r>
      <w:r w:rsidR="00951AA5">
        <w:rPr>
          <w:rFonts w:ascii="Times New Roman" w:hAnsi="Times New Roman" w:cs="Times New Roman"/>
        </w:rPr>
        <w:t xml:space="preserve"> </w:t>
      </w:r>
      <w:r w:rsidR="0094054E">
        <w:rPr>
          <w:rFonts w:ascii="Times New Roman" w:hAnsi="Times New Roman" w:cs="Times New Roman"/>
        </w:rPr>
        <w:t xml:space="preserve">infants </w:t>
      </w:r>
      <w:r w:rsidR="00F438FE">
        <w:rPr>
          <w:rFonts w:ascii="Times New Roman" w:hAnsi="Times New Roman" w:cs="Times New Roman"/>
        </w:rPr>
        <w:t xml:space="preserve">are habituated to an event in which an </w:t>
      </w:r>
      <w:r w:rsidR="006801C9">
        <w:rPr>
          <w:rFonts w:ascii="Times New Roman" w:hAnsi="Times New Roman" w:cs="Times New Roman"/>
        </w:rPr>
        <w:t>object</w:t>
      </w:r>
      <w:r w:rsidR="00152D01">
        <w:rPr>
          <w:rFonts w:ascii="Times New Roman" w:hAnsi="Times New Roman" w:cs="Times New Roman"/>
        </w:rPr>
        <w:t xml:space="preserve"> jumps over a barrier to reach </w:t>
      </w:r>
      <w:r w:rsidR="00F438FE">
        <w:rPr>
          <w:rFonts w:ascii="Times New Roman" w:hAnsi="Times New Roman" w:cs="Times New Roman"/>
        </w:rPr>
        <w:t>another one</w:t>
      </w:r>
      <w:r w:rsidR="00152D01">
        <w:rPr>
          <w:rFonts w:ascii="Times New Roman" w:hAnsi="Times New Roman" w:cs="Times New Roman"/>
        </w:rPr>
        <w:t xml:space="preserve"> and then </w:t>
      </w:r>
      <w:r w:rsidR="00F438FE">
        <w:rPr>
          <w:rFonts w:ascii="Times New Roman" w:hAnsi="Times New Roman" w:cs="Times New Roman"/>
        </w:rPr>
        <w:t>tested</w:t>
      </w:r>
      <w:r w:rsidR="00152D01">
        <w:rPr>
          <w:rFonts w:ascii="Times New Roman" w:hAnsi="Times New Roman" w:cs="Times New Roman"/>
        </w:rPr>
        <w:t xml:space="preserve"> on events </w:t>
      </w:r>
      <w:r w:rsidR="006801C9">
        <w:rPr>
          <w:rFonts w:ascii="Times New Roman" w:hAnsi="Times New Roman" w:cs="Times New Roman"/>
        </w:rPr>
        <w:t>that differ in their efficiency</w:t>
      </w:r>
      <w:r w:rsidR="00F438FE">
        <w:rPr>
          <w:rFonts w:ascii="Times New Roman" w:hAnsi="Times New Roman" w:cs="Times New Roman"/>
        </w:rPr>
        <w:t xml:space="preserve"> (see Figure 1)</w:t>
      </w:r>
      <w:r w:rsidR="006801C9">
        <w:rPr>
          <w:rFonts w:ascii="Times New Roman" w:hAnsi="Times New Roman" w:cs="Times New Roman"/>
        </w:rPr>
        <w:t xml:space="preserve">. </w:t>
      </w:r>
      <w:r w:rsidR="00F438FE">
        <w:rPr>
          <w:rFonts w:ascii="Times New Roman" w:hAnsi="Times New Roman" w:cs="Times New Roman"/>
        </w:rPr>
        <w:t xml:space="preserve">In </w:t>
      </w:r>
      <w:r w:rsidR="006801C9">
        <w:rPr>
          <w:rFonts w:ascii="Times New Roman" w:hAnsi="Times New Roman" w:cs="Times New Roman"/>
        </w:rPr>
        <w:t xml:space="preserve">the </w:t>
      </w:r>
      <w:r w:rsidR="008D19AD">
        <w:rPr>
          <w:rFonts w:ascii="Times New Roman" w:hAnsi="Times New Roman" w:cs="Times New Roman"/>
        </w:rPr>
        <w:t>Efficient</w:t>
      </w:r>
      <w:r w:rsidR="006801C9">
        <w:rPr>
          <w:rFonts w:ascii="Times New Roman" w:hAnsi="Times New Roman" w:cs="Times New Roman"/>
        </w:rPr>
        <w:t xml:space="preserve"> event, </w:t>
      </w:r>
      <w:r w:rsidR="00F438FE">
        <w:rPr>
          <w:rFonts w:ascii="Times New Roman" w:hAnsi="Times New Roman" w:cs="Times New Roman"/>
        </w:rPr>
        <w:t xml:space="preserve">the </w:t>
      </w:r>
      <w:r w:rsidR="00804831">
        <w:rPr>
          <w:rFonts w:ascii="Times New Roman" w:hAnsi="Times New Roman" w:cs="Times New Roman"/>
        </w:rPr>
        <w:t>first object</w:t>
      </w:r>
      <w:r w:rsidR="00804831" w:rsidRPr="004C0C81">
        <w:rPr>
          <w:rFonts w:ascii="Times New Roman" w:hAnsi="Times New Roman" w:cs="Times New Roman"/>
        </w:rPr>
        <w:t xml:space="preserve"> </w:t>
      </w:r>
      <w:r w:rsidR="00804831">
        <w:rPr>
          <w:rFonts w:ascii="Times New Roman" w:hAnsi="Times New Roman" w:cs="Times New Roman"/>
        </w:rPr>
        <w:t>moves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r w:rsidR="00804831">
        <w:rPr>
          <w:rFonts w:ascii="Times New Roman" w:hAnsi="Times New Roman" w:cs="Times New Roman"/>
        </w:rPr>
        <w:t>the second object</w:t>
      </w:r>
      <w:r w:rsidR="00804831" w:rsidRPr="004C0C81">
        <w:rPr>
          <w:rFonts w:ascii="Times New Roman" w:hAnsi="Times New Roman" w:cs="Times New Roman"/>
        </w:rPr>
        <w:t>.</w:t>
      </w:r>
      <w:r w:rsidR="00804831">
        <w:rPr>
          <w:rFonts w:ascii="Times New Roman" w:hAnsi="Times New Roman" w:cs="Times New Roman"/>
        </w:rPr>
        <w:t xml:space="preserve"> </w:t>
      </w:r>
      <w:r w:rsidR="00533A5A">
        <w:rPr>
          <w:rFonts w:ascii="Times New Roman" w:hAnsi="Times New Roman" w:cs="Times New Roman"/>
        </w:rPr>
        <w:t>In the</w:t>
      </w:r>
      <w:r w:rsidR="00ED120C">
        <w:rPr>
          <w:rFonts w:ascii="Times New Roman" w:hAnsi="Times New Roman" w:cs="Times New Roman"/>
        </w:rPr>
        <w:t xml:space="preserve"> </w:t>
      </w:r>
      <w:r w:rsidR="00803C6E">
        <w:rPr>
          <w:rFonts w:ascii="Times New Roman" w:hAnsi="Times New Roman" w:cs="Times New Roman"/>
        </w:rPr>
        <w:t>I</w:t>
      </w:r>
      <w:r w:rsidR="00533A5A">
        <w:rPr>
          <w:rFonts w:ascii="Times New Roman" w:hAnsi="Times New Roman" w:cs="Times New Roman"/>
        </w:rPr>
        <w:t>nefficient event,</w:t>
      </w:r>
      <w:r w:rsidR="00804831">
        <w:rPr>
          <w:rFonts w:ascii="Times New Roman" w:hAnsi="Times New Roman" w:cs="Times New Roman"/>
        </w:rPr>
        <w:t xml:space="preserve"> </w:t>
      </w:r>
      <w:r w:rsidR="00152D01">
        <w:rPr>
          <w:rFonts w:ascii="Times New Roman" w:hAnsi="Times New Roman" w:cs="Times New Roman"/>
        </w:rPr>
        <w:t>the first</w:t>
      </w:r>
      <w:r w:rsidR="00804831">
        <w:rPr>
          <w:rFonts w:ascii="Times New Roman" w:hAnsi="Times New Roman" w:cs="Times New Roman"/>
        </w:rPr>
        <w:t xml:space="preserve"> object continues to move along the familiar</w:t>
      </w:r>
      <w:r w:rsidR="00152D01">
        <w:rPr>
          <w:rFonts w:ascii="Times New Roman" w:hAnsi="Times New Roman" w:cs="Times New Roman"/>
        </w:rPr>
        <w:t>, but now inefficient,</w:t>
      </w:r>
      <w:r w:rsidR="00804831">
        <w:rPr>
          <w:rFonts w:ascii="Times New Roman" w:hAnsi="Times New Roman" w:cs="Times New Roman"/>
        </w:rPr>
        <w:t xml:space="preserve"> curved or</w:t>
      </w:r>
      <w:r w:rsidR="00152D01">
        <w:rPr>
          <w:rFonts w:ascii="Times New Roman" w:hAnsi="Times New Roman" w:cs="Times New Roman"/>
        </w:rPr>
        <w:t xml:space="preserve"> arced motion path to reach the </w:t>
      </w:r>
      <w:r w:rsidR="00804831">
        <w:rPr>
          <w:rFonts w:ascii="Times New Roman" w:hAnsi="Times New Roman" w:cs="Times New Roman"/>
        </w:rPr>
        <w:t>second object</w:t>
      </w:r>
      <w:r w:rsidR="00152D01">
        <w:rPr>
          <w:rFonts w:ascii="Times New Roman" w:hAnsi="Times New Roman" w:cs="Times New Roman"/>
        </w:rPr>
        <w:t>.</w:t>
      </w:r>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B85B71">
        <w:trPr>
          <w:trHeight w:val="3123"/>
        </w:trPr>
        <w:tc>
          <w:tcPr>
            <w:tcW w:w="11674" w:type="dxa"/>
          </w:tcPr>
          <w:p w14:paraId="1D0296C3" w14:textId="4950F6AE" w:rsidR="00CA7957" w:rsidRDefault="006056DD" w:rsidP="00B85B71">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42144342" wp14:editId="13EC5E52">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62820" cy="2415396"/>
                          </a:xfrm>
                          <a:prstGeom prst="rect">
                            <a:avLst/>
                          </a:prstGeom>
                        </pic:spPr>
                      </pic:pic>
                    </a:graphicData>
                  </a:graphic>
                </wp:inline>
              </w:drawing>
            </w:r>
          </w:p>
        </w:tc>
      </w:tr>
    </w:tbl>
    <w:p w14:paraId="500CA9F6" w14:textId="367FE0E8"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r w:rsidR="00D65F67">
        <w:rPr>
          <w:rFonts w:ascii="Times New Roman" w:hAnsi="Times New Roman" w:cs="Times New Roman"/>
          <w:i w:val="0"/>
          <w:iCs w:val="0"/>
          <w:sz w:val="24"/>
          <w:szCs w:val="24"/>
        </w:rPr>
        <w:t xml:space="preserve"> </w:t>
      </w:r>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rFonts w:ascii="Times New Roman" w:hAnsi="Times New Roman" w:cs="Times New Roman"/>
        </w:rPr>
      </w:pPr>
    </w:p>
    <w:p w14:paraId="37D40616" w14:textId="5EF699E6" w:rsidR="00885219" w:rsidRDefault="0013638B" w:rsidP="00885219">
      <w:pPr>
        <w:spacing w:line="480" w:lineRule="auto"/>
        <w:ind w:firstLine="720"/>
        <w:contextualSpacing/>
        <w:rPr>
          <w:rFonts w:ascii="Times New Roman" w:hAnsi="Times New Roman" w:cs="Times New Roman"/>
        </w:rPr>
      </w:pPr>
      <w:ins w:id="14" w:author="Benton, Deon" w:date="2026-06-27T14:13:00Z" w16du:dateUtc="2026-06-27T19:13:00Z">
        <w:r>
          <w:rPr>
            <w:rFonts w:ascii="Times New Roman" w:hAnsi="Times New Roman" w:cs="Times New Roman"/>
          </w:rPr>
          <w:t>Several</w:t>
        </w:r>
      </w:ins>
      <w:r w:rsidR="00233DCE">
        <w:rPr>
          <w:rFonts w:ascii="Times New Roman" w:hAnsi="Times New Roman" w:cs="Times New Roman"/>
        </w:rPr>
        <w:t xml:space="preserve"> important findings</w:t>
      </w:r>
      <w:ins w:id="15" w:author="Benton, Deon" w:date="2026-06-28T14:50:00Z" w16du:dateUtc="2026-06-28T19:50:00Z">
        <w:r w:rsidR="00110921">
          <w:rPr>
            <w:rFonts w:ascii="Times New Roman" w:hAnsi="Times New Roman" w:cs="Times New Roman"/>
          </w:rPr>
          <w:t xml:space="preserve"> </w:t>
        </w:r>
      </w:ins>
      <w:r w:rsidR="00233DCE">
        <w:rPr>
          <w:rFonts w:ascii="Times New Roman" w:hAnsi="Times New Roman" w:cs="Times New Roman"/>
        </w:rPr>
        <w:t xml:space="preserve">have emerged from the use of this method. </w:t>
      </w:r>
      <w:r w:rsidR="00AB6A56">
        <w:rPr>
          <w:rFonts w:ascii="Times New Roman" w:hAnsi="Times New Roman" w:cs="Times New Roman"/>
        </w:rPr>
        <w:t xml:space="preserve">Figure 2 </w:t>
      </w:r>
      <w:r w:rsidR="00F8585C">
        <w:rPr>
          <w:rFonts w:ascii="Times New Roman" w:hAnsi="Times New Roman" w:cs="Times New Roman"/>
        </w:rPr>
        <w:t xml:space="preserve">provides a visualization of </w:t>
      </w:r>
      <w:r w:rsidR="008D19AD">
        <w:rPr>
          <w:rFonts w:ascii="Times New Roman" w:hAnsi="Times New Roman" w:cs="Times New Roman"/>
        </w:rPr>
        <w:t>their corresponding paradigms</w:t>
      </w:r>
      <w:r w:rsidR="00AB6A56">
        <w:rPr>
          <w:rFonts w:ascii="Times New Roman" w:hAnsi="Times New Roman" w:cs="Times New Roman"/>
        </w:rPr>
        <w:t xml:space="preserve">. </w:t>
      </w:r>
      <w:r w:rsidR="00B92709">
        <w:rPr>
          <w:rFonts w:ascii="Times New Roman" w:hAnsi="Times New Roman" w:cs="Times New Roman"/>
        </w:rPr>
        <w:t>One</w:t>
      </w:r>
      <w:r w:rsidR="003171F9">
        <w:rPr>
          <w:rFonts w:ascii="Times New Roman" w:hAnsi="Times New Roman" w:cs="Times New Roman"/>
        </w:rPr>
        <w:t xml:space="preserve"> </w:t>
      </w:r>
      <w:r w:rsidR="00951AA5">
        <w:rPr>
          <w:rFonts w:ascii="Times New Roman" w:hAnsi="Times New Roman" w:cs="Times New Roman"/>
        </w:rPr>
        <w:t>is that</w:t>
      </w:r>
      <w:r w:rsidR="00CE5E41">
        <w:rPr>
          <w:rFonts w:ascii="Times New Roman" w:hAnsi="Times New Roman" w:cs="Times New Roman"/>
        </w:rPr>
        <w:t xml:space="preserve"> </w:t>
      </w:r>
      <w:r w:rsidR="00B84A3B">
        <w:rPr>
          <w:rFonts w:ascii="Times New Roman" w:hAnsi="Times New Roman" w:cs="Times New Roman"/>
        </w:rPr>
        <w:t>9- to 12-month-olds</w:t>
      </w:r>
      <w:r w:rsidR="00CE5E41">
        <w:rPr>
          <w:rFonts w:ascii="Times New Roman" w:hAnsi="Times New Roman" w:cs="Times New Roman"/>
        </w:rPr>
        <w:t xml:space="preserve"> look</w:t>
      </w:r>
      <w:r w:rsidR="008D19AD">
        <w:rPr>
          <w:rFonts w:ascii="Times New Roman" w:hAnsi="Times New Roman" w:cs="Times New Roman"/>
        </w:rPr>
        <w:t>ed</w:t>
      </w:r>
      <w:r w:rsidR="00CE5E41">
        <w:rPr>
          <w:rFonts w:ascii="Times New Roman" w:hAnsi="Times New Roman" w:cs="Times New Roman"/>
        </w:rPr>
        <w:t xml:space="preserve"> longer at </w:t>
      </w:r>
      <w:ins w:id="16" w:author="Benton, Deon" w:date="2026-06-27T14:01:00Z" w16du:dateUtc="2026-06-27T19:01:00Z">
        <w:r w:rsidR="00D47A2B">
          <w:rPr>
            <w:rFonts w:ascii="Times New Roman" w:hAnsi="Times New Roman" w:cs="Times New Roman"/>
          </w:rPr>
          <w:t xml:space="preserve">inefficient than efficient actions </w:t>
        </w:r>
      </w:ins>
      <w:ins w:id="17" w:author="Benton, Deon" w:date="2026-06-27T14:08:00Z" w16du:dateUtc="2026-06-27T19:08:00Z">
        <w:r>
          <w:rPr>
            <w:rFonts w:ascii="Times New Roman" w:hAnsi="Times New Roman" w:cs="Times New Roman"/>
          </w:rPr>
          <w:t xml:space="preserve">if the </w:t>
        </w:r>
      </w:ins>
      <w:r w:rsidR="00CE5E41">
        <w:rPr>
          <w:rFonts w:ascii="Times New Roman" w:hAnsi="Times New Roman" w:cs="Times New Roman"/>
        </w:rPr>
        <w:t>first</w:t>
      </w:r>
      <w:r w:rsidR="00487805">
        <w:rPr>
          <w:rFonts w:ascii="Times New Roman" w:hAnsi="Times New Roman" w:cs="Times New Roman"/>
        </w:rPr>
        <w:t xml:space="preserve"> object’s </w:t>
      </w:r>
      <w:ins w:id="18" w:author="Benton, Deon" w:date="2026-06-28T13:41:00Z" w16du:dateUtc="2026-06-28T18:41:00Z">
        <w:r w:rsidR="00BF0C5A">
          <w:rPr>
            <w:rFonts w:ascii="Times New Roman" w:hAnsi="Times New Roman" w:cs="Times New Roman"/>
          </w:rPr>
          <w:t xml:space="preserve">habituation </w:t>
        </w:r>
      </w:ins>
      <w:ins w:id="19" w:author="Benton, Deon" w:date="2026-06-28T13:31:00Z" w16du:dateUtc="2026-06-28T18:31:00Z">
        <w:r w:rsidR="00C7331F">
          <w:rPr>
            <w:rFonts w:ascii="Times New Roman" w:hAnsi="Times New Roman" w:cs="Times New Roman"/>
          </w:rPr>
          <w:t>movement</w:t>
        </w:r>
      </w:ins>
      <w:r w:rsidR="00487805">
        <w:rPr>
          <w:rFonts w:ascii="Times New Roman" w:hAnsi="Times New Roman" w:cs="Times New Roman"/>
        </w:rPr>
        <w:t xml:space="preserve"> was constrained (</w:t>
      </w:r>
      <w:r w:rsidR="006C788D">
        <w:rPr>
          <w:rFonts w:ascii="Times New Roman" w:hAnsi="Times New Roman" w:cs="Times New Roman"/>
        </w:rPr>
        <w:t>Figure 1A</w:t>
      </w:r>
      <w:r w:rsidR="00487805">
        <w:rPr>
          <w:rFonts w:ascii="Times New Roman" w:hAnsi="Times New Roman" w:cs="Times New Roman"/>
        </w:rPr>
        <w:t>)</w:t>
      </w:r>
      <w:r w:rsidR="00951AA5">
        <w:rPr>
          <w:rFonts w:ascii="Times New Roman" w:hAnsi="Times New Roman" w:cs="Times New Roman"/>
        </w:rPr>
        <w:t xml:space="preserve"> but</w:t>
      </w:r>
      <w:ins w:id="20" w:author="Benton, Deon" w:date="2026-06-27T14:11:00Z" w16du:dateUtc="2026-06-27T19:11:00Z">
        <w:r>
          <w:rPr>
            <w:rFonts w:ascii="Times New Roman" w:hAnsi="Times New Roman" w:cs="Times New Roman"/>
          </w:rPr>
          <w:t xml:space="preserve"> not</w:t>
        </w:r>
      </w:ins>
      <w:ins w:id="21" w:author="Benton, Deon" w:date="2026-06-28T13:41:00Z" w16du:dateUtc="2026-06-28T18:41:00Z">
        <w:r w:rsidR="00BF0C5A">
          <w:rPr>
            <w:rFonts w:ascii="Times New Roman" w:hAnsi="Times New Roman" w:cs="Times New Roman"/>
          </w:rPr>
          <w:t xml:space="preserve"> </w:t>
        </w:r>
      </w:ins>
      <w:ins w:id="22" w:author="Benton, Deon" w:date="2026-06-27T14:11:00Z" w16du:dateUtc="2026-06-27T19:11:00Z">
        <w:r>
          <w:rPr>
            <w:rFonts w:ascii="Times New Roman" w:hAnsi="Times New Roman" w:cs="Times New Roman"/>
          </w:rPr>
          <w:t>unconstrained (</w:t>
        </w:r>
      </w:ins>
      <w:ins w:id="23" w:author="Benton, Deon" w:date="2026-06-28T13:40:00Z" w16du:dateUtc="2026-06-28T18:40:00Z">
        <w:r w:rsidR="00BF0C5A">
          <w:rPr>
            <w:rFonts w:ascii="Times New Roman" w:hAnsi="Times New Roman" w:cs="Times New Roman"/>
          </w:rPr>
          <w:t>Figure 1B</w:t>
        </w:r>
      </w:ins>
      <w:ins w:id="24" w:author="Benton, Deon" w:date="2026-06-28T13:39:00Z" w16du:dateUtc="2026-06-28T18:39:00Z">
        <w:r w:rsidR="00BF0C5A">
          <w:rPr>
            <w:rFonts w:ascii="Times New Roman" w:hAnsi="Times New Roman" w:cs="Times New Roman"/>
          </w:rPr>
          <w:t xml:space="preserve">; </w:t>
        </w:r>
      </w:ins>
      <w:r w:rsidR="00B84A3B">
        <w:rPr>
          <w:rFonts w:ascii="Times New Roman" w:hAnsi="Times New Roman" w:cs="Times New Roman"/>
        </w:rPr>
        <w:t>Gergely et al., 1995</w:t>
      </w:r>
      <w:r w:rsidR="00AF18DD">
        <w:rPr>
          <w:rFonts w:ascii="Times New Roman" w:hAnsi="Times New Roman" w:cs="Times New Roman"/>
        </w:rPr>
        <w:t xml:space="preserve">; </w:t>
      </w:r>
      <w:ins w:id="25" w:author="Benton, Deon" w:date="2026-06-28T14:49:00Z" w16du:dateUtc="2026-06-28T19:49:00Z">
        <w:r w:rsidR="00110921">
          <w:rPr>
            <w:rFonts w:ascii="Times New Roman" w:hAnsi="Times New Roman" w:cs="Times New Roman"/>
          </w:rPr>
          <w:t xml:space="preserve">see also </w:t>
        </w:r>
      </w:ins>
      <w:r w:rsidR="00AF18DD">
        <w:rPr>
          <w:rFonts w:ascii="Times New Roman" w:hAnsi="Times New Roman" w:cs="Times New Roman"/>
        </w:rPr>
        <w:t xml:space="preserve">Phillips &amp; Wellman, 2005; Schwier et al., 2006; </w:t>
      </w:r>
      <w:proofErr w:type="spellStart"/>
      <w:r w:rsidR="00AF18DD">
        <w:rPr>
          <w:rFonts w:ascii="Times New Roman" w:hAnsi="Times New Roman" w:cs="Times New Roman"/>
        </w:rPr>
        <w:t>Sodian</w:t>
      </w:r>
      <w:proofErr w:type="spellEnd"/>
      <w:r w:rsidR="00AF18DD">
        <w:rPr>
          <w:rFonts w:ascii="Times New Roman" w:hAnsi="Times New Roman" w:cs="Times New Roman"/>
        </w:rPr>
        <w:t xml:space="preserve"> et al., 2004; Woodward &amp; Sommerville, 2000</w:t>
      </w:r>
      <w:r w:rsidR="00487805">
        <w:rPr>
          <w:rFonts w:ascii="Times New Roman" w:hAnsi="Times New Roman" w:cs="Times New Roman"/>
        </w:rPr>
        <w:t>).</w:t>
      </w:r>
      <w:r w:rsidR="00117FAE">
        <w:rPr>
          <w:rFonts w:ascii="Times New Roman" w:hAnsi="Times New Roman" w:cs="Times New Roman"/>
        </w:rPr>
        <w:t xml:space="preserve"> </w:t>
      </w:r>
      <w:r w:rsidR="00A35A9B">
        <w:rPr>
          <w:rFonts w:ascii="Times New Roman" w:hAnsi="Times New Roman" w:cs="Times New Roman"/>
        </w:rPr>
        <w:t xml:space="preserve">Importantly, the agent did not need to be self-propelled </w:t>
      </w:r>
      <w:ins w:id="26" w:author="Benton, Deon" w:date="2026-06-27T14:12:00Z" w16du:dateUtc="2026-06-27T19:12:00Z">
        <w:r>
          <w:rPr>
            <w:rFonts w:ascii="Times New Roman" w:hAnsi="Times New Roman" w:cs="Times New Roman"/>
          </w:rPr>
          <w:t xml:space="preserve">for infants to show this pattern </w:t>
        </w:r>
      </w:ins>
      <w:r w:rsidR="0022501C">
        <w:rPr>
          <w:rFonts w:ascii="Times New Roman" w:hAnsi="Times New Roman" w:cs="Times New Roman"/>
        </w:rPr>
        <w:t>(</w:t>
      </w:r>
      <w:r w:rsidR="00363BCE">
        <w:rPr>
          <w:rFonts w:ascii="Times New Roman" w:hAnsi="Times New Roman" w:cs="Times New Roman"/>
        </w:rPr>
        <w:t>Figure 2A</w:t>
      </w:r>
      <w:ins w:id="27" w:author="Benton, Deon" w:date="2026-06-27T14:12:00Z" w16du:dateUtc="2026-06-27T19:12:00Z">
        <w:r>
          <w:rPr>
            <w:rFonts w:ascii="Times New Roman" w:hAnsi="Times New Roman" w:cs="Times New Roman"/>
          </w:rPr>
          <w:t xml:space="preserve">; </w:t>
        </w:r>
      </w:ins>
      <w:r w:rsidR="006C788D">
        <w:rPr>
          <w:rFonts w:ascii="Times New Roman" w:hAnsi="Times New Roman" w:cs="Times New Roman"/>
        </w:rPr>
        <w:t xml:space="preserve">e.g., </w:t>
      </w:r>
      <w:proofErr w:type="spellStart"/>
      <w:r w:rsidR="0022501C">
        <w:rPr>
          <w:rFonts w:ascii="Times New Roman" w:hAnsi="Times New Roman" w:cs="Times New Roman"/>
        </w:rPr>
        <w:t>Csibra</w:t>
      </w:r>
      <w:proofErr w:type="spellEnd"/>
      <w:r w:rsidR="0022501C">
        <w:rPr>
          <w:rFonts w:ascii="Times New Roman" w:hAnsi="Times New Roman" w:cs="Times New Roman"/>
        </w:rPr>
        <w:t xml:space="preserve"> et al., 1999</w:t>
      </w:r>
      <w:r w:rsidR="00AF18DD">
        <w:rPr>
          <w:rFonts w:ascii="Times New Roman" w:hAnsi="Times New Roman" w:cs="Times New Roman"/>
        </w:rPr>
        <w:t xml:space="preserve">; </w:t>
      </w:r>
      <w:proofErr w:type="spellStart"/>
      <w:r w:rsidR="00AF18DD">
        <w:rPr>
          <w:rFonts w:ascii="Times New Roman" w:hAnsi="Times New Roman" w:cs="Times New Roman"/>
        </w:rPr>
        <w:t>Kamewari</w:t>
      </w:r>
      <w:proofErr w:type="spellEnd"/>
      <w:r w:rsidR="00AF18DD">
        <w:rPr>
          <w:rFonts w:ascii="Times New Roman" w:hAnsi="Times New Roman" w:cs="Times New Roman"/>
        </w:rPr>
        <w:t xml:space="preserve"> et al., 2005</w:t>
      </w:r>
      <w:r w:rsidR="0022501C">
        <w:rPr>
          <w:rFonts w:ascii="Times New Roman" w:hAnsi="Times New Roman" w:cs="Times New Roman"/>
        </w:rPr>
        <w:t xml:space="preserve">). </w:t>
      </w:r>
    </w:p>
    <w:p w14:paraId="391DC3B9" w14:textId="77777777" w:rsidR="00885219" w:rsidRDefault="00885219" w:rsidP="00885219">
      <w:pPr>
        <w:spacing w:line="480" w:lineRule="auto"/>
        <w:ind w:firstLine="720"/>
        <w:contextualSpacing/>
        <w:rPr>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39C3D9F3"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r w:rsidR="00F859B0">
        <w:rPr>
          <w:rFonts w:ascii="Times New Roman" w:hAnsi="Times New Roman" w:cs="Times New Roman"/>
          <w:i w:val="0"/>
          <w:iCs w:val="0"/>
          <w:sz w:val="24"/>
          <w:szCs w:val="24"/>
        </w:rPr>
        <w:t xml:space="preserve"> Note that closed gloves correspond to the sticky-mittens condition, whereas open gloves correspond to the non-sticky-mittens condition</w:t>
      </w:r>
      <w:r w:rsidR="002E62B9">
        <w:rPr>
          <w:rFonts w:ascii="Times New Roman" w:hAnsi="Times New Roman" w:cs="Times New Roman"/>
          <w:i w:val="0"/>
          <w:iCs w:val="0"/>
          <w:sz w:val="24"/>
          <w:szCs w:val="24"/>
        </w:rPr>
        <w:t>.</w:t>
      </w:r>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36EB66E2" w:rsidR="00821C5B" w:rsidRDefault="005A533A" w:rsidP="00E85BC2">
      <w:pPr>
        <w:spacing w:line="480" w:lineRule="auto"/>
        <w:ind w:firstLine="720"/>
        <w:contextualSpacing/>
        <w:rPr>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r w:rsidR="00364101">
        <w:rPr>
          <w:rFonts w:ascii="Times New Roman" w:hAnsi="Times New Roman" w:cs="Times New Roman"/>
        </w:rPr>
        <w:t xml:space="preserve"> (Figure 2B)</w:t>
      </w:r>
      <w:r w:rsidR="0083621F">
        <w:rPr>
          <w:rFonts w:ascii="Times New Roman" w:hAnsi="Times New Roman" w:cs="Times New Roman"/>
        </w:rPr>
        <w:t xml:space="preserve">. </w:t>
      </w:r>
      <w:r w:rsidR="005E07A8">
        <w:rPr>
          <w:rFonts w:ascii="Times New Roman" w:hAnsi="Times New Roman" w:cs="Times New Roman"/>
        </w:rPr>
        <w:t xml:space="preserve">For example, </w:t>
      </w:r>
      <w:proofErr w:type="spellStart"/>
      <w:r w:rsidR="0083621F">
        <w:rPr>
          <w:rFonts w:ascii="Times New Roman" w:hAnsi="Times New Roman" w:cs="Times New Roman"/>
        </w:rPr>
        <w:t>Csibra</w:t>
      </w:r>
      <w:proofErr w:type="spellEnd"/>
      <w:r w:rsidR="0083621F">
        <w:rPr>
          <w:rFonts w:ascii="Times New Roman" w:hAnsi="Times New Roman" w:cs="Times New Roman"/>
        </w:rPr>
        <w:t xml:space="preserve"> et al. (</w:t>
      </w:r>
      <w:r w:rsidR="003A7E7A">
        <w:rPr>
          <w:rFonts w:ascii="Times New Roman" w:hAnsi="Times New Roman" w:cs="Times New Roman"/>
        </w:rPr>
        <w:t>2003; see also Wagner &amp; Carey, 2005</w:t>
      </w:r>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r w:rsidR="00DB2735" w:rsidRPr="00DB2735">
        <w:rPr>
          <w:rFonts w:ascii="Times New Roman" w:hAnsi="Times New Roman" w:cs="Times New Roman"/>
        </w:rPr>
        <w:t>12-month-olds can</w:t>
      </w:r>
      <w:r w:rsidR="005E07A8">
        <w:rPr>
          <w:rFonts w:ascii="Times New Roman" w:hAnsi="Times New Roman" w:cs="Times New Roman"/>
        </w:rPr>
        <w:t xml:space="preserve"> make bidirectional inferences among these factors:</w:t>
      </w:r>
      <w:r w:rsidR="00DB2735" w:rsidRPr="00DB2735">
        <w:rPr>
          <w:rFonts w:ascii="Times New Roman" w:hAnsi="Times New Roman" w:cs="Times New Roman"/>
        </w:rPr>
        <w:t xml:space="preserve"> </w:t>
      </w:r>
      <w:r w:rsidR="005E07A8">
        <w:rPr>
          <w:rFonts w:ascii="Times New Roman" w:hAnsi="Times New Roman" w:cs="Times New Roman"/>
        </w:rPr>
        <w:t xml:space="preserve">they can </w:t>
      </w:r>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 xml:space="preserve">s actions and the constraints under which those actions are performed </w:t>
      </w:r>
      <w:r w:rsidR="00DB2735" w:rsidRPr="00DB2735">
        <w:rPr>
          <w:rFonts w:ascii="Times New Roman" w:hAnsi="Times New Roman" w:cs="Times New Roman"/>
        </w:rPr>
        <w:lastRenderedPageBreak/>
        <w:t>to infer the agent's goal, and they can use information about an agent</w:t>
      </w:r>
      <w:r w:rsidR="00DB2735">
        <w:rPr>
          <w:rFonts w:ascii="Times New Roman" w:hAnsi="Times New Roman" w:cs="Times New Roman"/>
        </w:rPr>
        <w:t>’</w:t>
      </w:r>
      <w:r w:rsidR="00DB2735" w:rsidRPr="00DB2735">
        <w:rPr>
          <w:rFonts w:ascii="Times New Roman" w:hAnsi="Times New Roman" w:cs="Times New Roman"/>
        </w:rPr>
        <w:t>s goal and actions to infer the presence of environmental constraints.</w:t>
      </w:r>
      <w:r w:rsidR="00E85BC2">
        <w:rPr>
          <w:rFonts w:ascii="Times New Roman" w:hAnsi="Times New Roman" w:cs="Times New Roman"/>
        </w:rPr>
        <w:t xml:space="preserve"> Infants looked longer at the test events that violated these inferred relations. Finally, infants appear sensitive to graded differences in action efficiency.</w:t>
      </w:r>
      <w:r w:rsidR="00683378">
        <w:rPr>
          <w:rFonts w:ascii="Times New Roman" w:hAnsi="Times New Roman" w:cs="Times New Roman"/>
        </w:rPr>
        <w:t xml:space="preserve"> </w:t>
      </w:r>
      <w:r w:rsidR="00E85BC2" w:rsidRPr="00E85BC2">
        <w:rPr>
          <w:rFonts w:ascii="Times New Roman" w:hAnsi="Times New Roman" w:cs="Times New Roman"/>
        </w:rPr>
        <w:t xml:space="preserve">Liu and </w:t>
      </w:r>
      <w:proofErr w:type="spellStart"/>
      <w:r w:rsidR="00E85BC2" w:rsidRPr="00E85BC2">
        <w:rPr>
          <w:rFonts w:ascii="Times New Roman" w:hAnsi="Times New Roman" w:cs="Times New Roman"/>
        </w:rPr>
        <w:t>Spelke</w:t>
      </w:r>
      <w:proofErr w:type="spellEnd"/>
      <w:r w:rsidR="00E85BC2" w:rsidRPr="00E85BC2">
        <w:rPr>
          <w:rFonts w:ascii="Times New Roman" w:hAnsi="Times New Roman" w:cs="Times New Roman"/>
        </w:rPr>
        <w:t xml:space="preserve"> (2017) found that infants </w:t>
      </w:r>
      <w:ins w:id="28" w:author="Benton, Deon" w:date="2026-06-28T13:45:00Z" w16du:dateUtc="2026-06-28T18:45:00Z">
        <w:r w:rsidR="00E11A17">
          <w:rPr>
            <w:rFonts w:ascii="Times New Roman" w:hAnsi="Times New Roman" w:cs="Times New Roman"/>
          </w:rPr>
          <w:t>looked longer at</w:t>
        </w:r>
      </w:ins>
      <w:r w:rsidR="00E85BC2">
        <w:rPr>
          <w:rFonts w:ascii="Times New Roman" w:hAnsi="Times New Roman" w:cs="Times New Roman"/>
        </w:rPr>
        <w:t xml:space="preserve"> substantially inefficient </w:t>
      </w:r>
      <w:ins w:id="29" w:author="Benton, Deon" w:date="2026-06-28T13:45:00Z" w16du:dateUtc="2026-06-28T18:45:00Z">
        <w:r w:rsidR="00E11A17">
          <w:rPr>
            <w:rFonts w:ascii="Times New Roman" w:hAnsi="Times New Roman" w:cs="Times New Roman"/>
          </w:rPr>
          <w:t>than</w:t>
        </w:r>
      </w:ins>
      <w:r w:rsidR="00E85BC2" w:rsidRPr="00E85BC2">
        <w:rPr>
          <w:rFonts w:ascii="Times New Roman" w:hAnsi="Times New Roman" w:cs="Times New Roman"/>
        </w:rPr>
        <w:t xml:space="preserve"> mildly inefficient</w:t>
      </w:r>
      <w:ins w:id="30" w:author="Benton, Deon" w:date="2026-06-28T13:45:00Z" w16du:dateUtc="2026-06-28T18:45:00Z">
        <w:r w:rsidR="00E11A17">
          <w:rPr>
            <w:rFonts w:ascii="Times New Roman" w:hAnsi="Times New Roman" w:cs="Times New Roman"/>
          </w:rPr>
          <w:t xml:space="preserve"> events</w:t>
        </w:r>
      </w:ins>
      <w:r w:rsidR="00E85BC2">
        <w:rPr>
          <w:rFonts w:ascii="Times New Roman" w:hAnsi="Times New Roman" w:cs="Times New Roman"/>
        </w:rPr>
        <w:t xml:space="preserve">, </w:t>
      </w:r>
      <w:r w:rsidR="00E85BC2" w:rsidRPr="00E85BC2">
        <w:rPr>
          <w:rFonts w:ascii="Times New Roman" w:hAnsi="Times New Roman" w:cs="Times New Roman"/>
        </w:rPr>
        <w:t xml:space="preserve">and </w:t>
      </w:r>
      <w:r w:rsidR="00E85BC2">
        <w:rPr>
          <w:rFonts w:ascii="Times New Roman" w:hAnsi="Times New Roman" w:cs="Times New Roman"/>
        </w:rPr>
        <w:t xml:space="preserve">they </w:t>
      </w:r>
      <w:r w:rsidR="00E85BC2" w:rsidRPr="00E85BC2">
        <w:rPr>
          <w:rFonts w:ascii="Times New Roman" w:hAnsi="Times New Roman" w:cs="Times New Roman"/>
        </w:rPr>
        <w:t>generalized these expectations across changes in environmental constraints (Figure 2C).</w:t>
      </w:r>
      <w:r w:rsidR="00E85BC2">
        <w:rPr>
          <w:rFonts w:ascii="Times New Roman" w:hAnsi="Times New Roman" w:cs="Times New Roman"/>
        </w:rPr>
        <w:t xml:space="preserve"> </w:t>
      </w:r>
    </w:p>
    <w:p w14:paraId="271A1480" w14:textId="7B7CF337" w:rsidR="00524642" w:rsidRDefault="00245684" w:rsidP="00FD1B0A">
      <w:pPr>
        <w:spacing w:line="480" w:lineRule="auto"/>
        <w:ind w:firstLine="720"/>
        <w:contextualSpacing/>
        <w:rPr>
          <w:rFonts w:ascii="Times New Roman" w:hAnsi="Times New Roman" w:cs="Times New Roman"/>
        </w:rPr>
      </w:pPr>
      <w:r w:rsidRPr="00245684">
        <w:rPr>
          <w:rFonts w:ascii="Times New Roman" w:hAnsi="Times New Roman" w:cs="Times New Roman"/>
        </w:rPr>
        <w:t xml:space="preserve">A final </w:t>
      </w:r>
      <w:r w:rsidR="00CE5D87">
        <w:rPr>
          <w:rFonts w:ascii="Times New Roman" w:hAnsi="Times New Roman" w:cs="Times New Roman"/>
        </w:rPr>
        <w:t>notable finding is</w:t>
      </w:r>
      <w:r w:rsidRPr="00245684">
        <w:rPr>
          <w:rFonts w:ascii="Times New Roman" w:hAnsi="Times New Roman" w:cs="Times New Roman"/>
        </w:rPr>
        <w:t xml:space="preserve"> that </w:t>
      </w:r>
      <w:ins w:id="31" w:author="Benton, Deon" w:date="2026-06-28T13:50:00Z" w16du:dateUtc="2026-06-28T18:50:00Z">
        <w:r w:rsidR="00372921">
          <w:rPr>
            <w:rFonts w:ascii="Times New Roman" w:hAnsi="Times New Roman" w:cs="Times New Roman"/>
          </w:rPr>
          <w:t xml:space="preserve">infants with </w:t>
        </w:r>
      </w:ins>
      <w:ins w:id="32" w:author="Benton, Deon" w:date="2026-06-28T13:51:00Z" w16du:dateUtc="2026-06-28T18:51:00Z">
        <w:r w:rsidR="00372921">
          <w:rPr>
            <w:rFonts w:ascii="Times New Roman" w:hAnsi="Times New Roman" w:cs="Times New Roman"/>
          </w:rPr>
          <w:t>minimal object-manipulation experience show</w:t>
        </w:r>
      </w:ins>
      <w:r w:rsidRPr="00245684">
        <w:rPr>
          <w:rFonts w:ascii="Times New Roman" w:hAnsi="Times New Roman" w:cs="Times New Roman"/>
        </w:rPr>
        <w:t xml:space="preserve"> </w:t>
      </w:r>
      <w:ins w:id="33" w:author="Benton, Deon" w:date="2026-06-28T13:51:00Z" w16du:dateUtc="2026-06-28T18:51:00Z">
        <w:r w:rsidR="00372921" w:rsidRPr="00245684">
          <w:rPr>
            <w:rFonts w:ascii="Times New Roman" w:hAnsi="Times New Roman" w:cs="Times New Roman"/>
          </w:rPr>
          <w:t>sensitiv</w:t>
        </w:r>
        <w:r w:rsidR="00372921">
          <w:rPr>
            <w:rFonts w:ascii="Times New Roman" w:hAnsi="Times New Roman" w:cs="Times New Roman"/>
          </w:rPr>
          <w:t>ity</w:t>
        </w:r>
        <w:r w:rsidR="00372921" w:rsidRPr="00245684">
          <w:rPr>
            <w:rFonts w:ascii="Times New Roman" w:hAnsi="Times New Roman" w:cs="Times New Roman"/>
          </w:rPr>
          <w:t xml:space="preserve"> </w:t>
        </w:r>
      </w:ins>
      <w:r w:rsidRPr="00245684">
        <w:rPr>
          <w:rFonts w:ascii="Times New Roman" w:hAnsi="Times New Roman" w:cs="Times New Roman"/>
        </w:rPr>
        <w:t>to action efficiency when they are given direct action experience (e.g., Skerry et al., 2013; see also Liu et al., 2019).</w:t>
      </w:r>
      <w:r>
        <w:rPr>
          <w:rFonts w:ascii="Times New Roman" w:hAnsi="Times New Roman" w:cs="Times New Roman"/>
        </w:rPr>
        <w:t xml:space="preserve"> </w:t>
      </w:r>
      <w:ins w:id="34" w:author="Benton, Deon" w:date="2026-06-28T13:52:00Z" w16du:dateUtc="2026-06-28T18:52:00Z">
        <w:r w:rsidR="00372921">
          <w:rPr>
            <w:rFonts w:ascii="Times New Roman" w:hAnsi="Times New Roman" w:cs="Times New Roman"/>
          </w:rPr>
          <w:t xml:space="preserve">Skerry et al. (2013) showed that </w:t>
        </w:r>
      </w:ins>
      <w:ins w:id="35" w:author="Benton, Deon" w:date="2026-06-28T13:53:00Z" w16du:dateUtc="2026-06-28T18:53:00Z">
        <w:r w:rsidR="00372921">
          <w:rPr>
            <w:rFonts w:ascii="Times New Roman" w:hAnsi="Times New Roman" w:cs="Times New Roman"/>
          </w:rPr>
          <w:t xml:space="preserve">providing </w:t>
        </w:r>
      </w:ins>
      <w:ins w:id="36" w:author="Benton, Deon" w:date="2026-06-28T13:52:00Z" w16du:dateUtc="2026-06-28T18:52:00Z">
        <w:r w:rsidR="00372921">
          <w:rPr>
            <w:rFonts w:ascii="Times New Roman" w:hAnsi="Times New Roman" w:cs="Times New Roman"/>
          </w:rPr>
          <w:t>pre-reaching</w:t>
        </w:r>
      </w:ins>
      <w:r w:rsidR="00821C5B" w:rsidRPr="00821C5B">
        <w:rPr>
          <w:rFonts w:ascii="Times New Roman" w:hAnsi="Times New Roman" w:cs="Times New Roman"/>
        </w:rPr>
        <w:t xml:space="preserve"> 3-month-olds </w:t>
      </w:r>
      <w:ins w:id="37" w:author="Benton, Deon" w:date="2026-06-28T13:53:00Z" w16du:dateUtc="2026-06-28T18:53:00Z">
        <w:r w:rsidR="00372921">
          <w:rPr>
            <w:rFonts w:ascii="Times New Roman" w:hAnsi="Times New Roman" w:cs="Times New Roman"/>
          </w:rPr>
          <w:t>with direct-action experience via “sticky mittens” enabled them to distinguish efficient from inefficient actions</w:t>
        </w:r>
      </w:ins>
      <w:ins w:id="38" w:author="Benton, Deon" w:date="2026-06-28T13:59:00Z" w16du:dateUtc="2026-06-28T18:59:00Z">
        <w:r w:rsidR="002A5E2D">
          <w:rPr>
            <w:rFonts w:ascii="Times New Roman" w:hAnsi="Times New Roman" w:cs="Times New Roman"/>
          </w:rPr>
          <w:t xml:space="preserve"> (Figure 2D</w:t>
        </w:r>
      </w:ins>
      <w:ins w:id="39" w:author="Benton, Deon" w:date="2026-06-28T14:00:00Z" w16du:dateUtc="2026-06-28T19:00:00Z">
        <w:r w:rsidR="002A5E2D">
          <w:rPr>
            <w:rFonts w:ascii="Times New Roman" w:hAnsi="Times New Roman" w:cs="Times New Roman"/>
          </w:rPr>
          <w:t>)</w:t>
        </w:r>
      </w:ins>
      <w:ins w:id="40" w:author="Benton, Deon" w:date="2026-06-28T13:54:00Z" w16du:dateUtc="2026-06-28T18:54:00Z">
        <w:r w:rsidR="00372921">
          <w:rPr>
            <w:rFonts w:ascii="Times New Roman" w:hAnsi="Times New Roman" w:cs="Times New Roman"/>
          </w:rPr>
          <w:t xml:space="preserve">; </w:t>
        </w:r>
      </w:ins>
      <w:ins w:id="41" w:author="Benton, Deon" w:date="2026-06-28T13:59:00Z" w16du:dateUtc="2026-06-28T18:59:00Z">
        <w:r w:rsidR="002A5E2D">
          <w:rPr>
            <w:rFonts w:ascii="Times New Roman" w:hAnsi="Times New Roman" w:cs="Times New Roman"/>
          </w:rPr>
          <w:t xml:space="preserve">this pattern was absent in infants fitted with non-sticky mittens or given no mittens training whatsoever.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an open question that it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00F4E117"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r w:rsidR="00074B14">
        <w:rPr>
          <w:rFonts w:ascii="Times New Roman" w:hAnsi="Times New Roman" w:cs="Times New Roman"/>
        </w:rPr>
        <w:t xml:space="preserve">Two </w:t>
      </w:r>
      <w:ins w:id="42" w:author="Benton, Deon" w:date="2026-06-28T14:01:00Z" w16du:dateUtc="2026-06-28T19:01:00Z">
        <w:r w:rsidR="002A5E2D">
          <w:rPr>
            <w:rFonts w:ascii="Times New Roman" w:hAnsi="Times New Roman" w:cs="Times New Roman"/>
          </w:rPr>
          <w:t>kinds</w:t>
        </w:r>
      </w:ins>
      <w:r w:rsidR="00074B14">
        <w:rPr>
          <w:rFonts w:ascii="Times New Roman" w:hAnsi="Times New Roman" w:cs="Times New Roman"/>
        </w:rPr>
        <w:t xml:space="preserve"> of proposals have been offered to explain</w:t>
      </w:r>
      <w:ins w:id="43" w:author="Benton, Deon" w:date="2026-06-28T14:01:00Z" w16du:dateUtc="2026-06-28T19:01:00Z">
        <w:r w:rsidR="002A5E2D">
          <w:rPr>
            <w:rFonts w:ascii="Times New Roman" w:hAnsi="Times New Roman" w:cs="Times New Roman"/>
          </w:rPr>
          <w:t xml:space="preserve"> the origins of infant action efficiency understanding.</w:t>
        </w:r>
      </w:ins>
      <w:r w:rsidR="00074B14">
        <w:rPr>
          <w:rFonts w:ascii="Times New Roman" w:hAnsi="Times New Roman" w:cs="Times New Roman"/>
        </w:rPr>
        <w:t xml:space="preserve"> </w:t>
      </w:r>
      <w:r w:rsidR="00F45B07">
        <w:rPr>
          <w:rFonts w:ascii="Times New Roman" w:hAnsi="Times New Roman" w:cs="Times New Roman"/>
        </w:rPr>
        <w:t>Rich proposals maintain that</w:t>
      </w:r>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r w:rsidR="00123608">
        <w:rPr>
          <w:rFonts w:ascii="Times New Roman" w:hAnsi="Times New Roman" w:cs="Times New Roman"/>
        </w:rPr>
        <w:t>,</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F45B07">
        <w:rPr>
          <w:rFonts w:ascii="Times New Roman" w:hAnsi="Times New Roman" w:cs="Times New Roman"/>
        </w:rPr>
        <w:t>For example,</w:t>
      </w:r>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F45B07">
        <w:rPr>
          <w:rFonts w:ascii="Times New Roman" w:hAnsi="Times New Roman" w:cs="Times New Roman"/>
        </w:rPr>
        <w:t xml:space="preserve"> holds that</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B57D78">
        <w:rPr>
          <w:rFonts w:ascii="Times New Roman" w:hAnsi="Times New Roman" w:cs="Times New Roman"/>
        </w:rPr>
        <w:t>then the</w:t>
      </w:r>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w:t>
      </w:r>
      <w:r w:rsidR="002C2FA4" w:rsidRPr="00996380">
        <w:rPr>
          <w:rFonts w:ascii="Times New Roman" w:hAnsi="Times New Roman" w:cs="Times New Roman"/>
        </w:rPr>
        <w:lastRenderedPageBreak/>
        <w:t xml:space="preserve">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r w:rsidR="00F45B07">
        <w:rPr>
          <w:rFonts w:ascii="Times New Roman" w:hAnsi="Times New Roman" w:cs="Times New Roman"/>
        </w:rPr>
        <w:t xml:space="preserve"> </w:t>
      </w:r>
      <w:r w:rsidR="009403F1">
        <w:rPr>
          <w:rFonts w:ascii="Times New Roman" w:hAnsi="Times New Roman" w:cs="Times New Roman"/>
        </w:rPr>
        <w:t xml:space="preserve">casts this </w:t>
      </w:r>
      <w:r w:rsidR="00F45B07">
        <w:rPr>
          <w:rFonts w:ascii="Times New Roman" w:hAnsi="Times New Roman" w:cs="Times New Roman"/>
        </w:rPr>
        <w:t>in Bayesian terms</w:t>
      </w:r>
      <w:r w:rsidR="009403F1">
        <w:rPr>
          <w:rFonts w:ascii="Times New Roman" w:hAnsi="Times New Roman" w:cs="Times New Roman"/>
        </w:rPr>
        <w:t xml:space="preserve"> </w:t>
      </w:r>
      <w:r w:rsidR="009403F1" w:rsidRPr="009403F1">
        <w:rPr>
          <w:rFonts w:ascii="Times New Roman" w:hAnsi="Times New Roman" w:cs="Times New Roman"/>
        </w:rPr>
        <w:t>(Jara-Ettinger et al., 2016, 2020)</w:t>
      </w:r>
      <w:r w:rsidR="00F45B07">
        <w:rPr>
          <w:rFonts w:ascii="Times New Roman" w:hAnsi="Times New Roman" w:cs="Times New Roman"/>
        </w:rPr>
        <w:t xml:space="preserve">: agents choose </w:t>
      </w:r>
      <w:ins w:id="44" w:author="Benton, Deon" w:date="2026-06-28T14:03:00Z" w16du:dateUtc="2026-06-28T19:03:00Z">
        <w:r w:rsidR="002A5E2D">
          <w:rPr>
            <w:rFonts w:ascii="Times New Roman" w:hAnsi="Times New Roman" w:cs="Times New Roman"/>
          </w:rPr>
          <w:t>mi</w:t>
        </w:r>
      </w:ins>
      <w:ins w:id="45" w:author="Benton, Deon" w:date="2026-06-28T14:04:00Z" w16du:dateUtc="2026-06-28T19:04:00Z">
        <w:r w:rsidR="002A5E2D">
          <w:rPr>
            <w:rFonts w:ascii="Times New Roman" w:hAnsi="Times New Roman" w:cs="Times New Roman"/>
          </w:rPr>
          <w:t>ni</w:t>
        </w:r>
      </w:ins>
      <w:ins w:id="46" w:author="Benton, Deon" w:date="2026-06-28T14:03:00Z" w16du:dateUtc="2026-06-28T19:03:00Z">
        <w:r w:rsidR="002A5E2D">
          <w:rPr>
            <w:rFonts w:ascii="Times New Roman" w:hAnsi="Times New Roman" w:cs="Times New Roman"/>
          </w:rPr>
          <w:t>mally costly actions</w:t>
        </w:r>
      </w:ins>
      <w:r w:rsidR="00F45B07">
        <w:rPr>
          <w:rFonts w:ascii="Times New Roman" w:hAnsi="Times New Roman" w:cs="Times New Roman"/>
        </w:rPr>
        <w:t>.</w:t>
      </w:r>
      <w:r w:rsidR="009403F1">
        <w:rPr>
          <w:rFonts w:ascii="Times New Roman" w:hAnsi="Times New Roman" w:cs="Times New Roman"/>
        </w:rPr>
        <w:t xml:space="preserve"> Mo</w:t>
      </w:r>
      <w:r w:rsidR="00123608">
        <w:rPr>
          <w:rFonts w:ascii="Times New Roman" w:hAnsi="Times New Roman" w:cs="Times New Roman"/>
        </w:rPr>
        <w:t>re</w:t>
      </w:r>
      <w:r w:rsidR="009403F1">
        <w:rPr>
          <w:rFonts w:ascii="Times New Roman" w:hAnsi="Times New Roman" w:cs="Times New Roman"/>
        </w:rPr>
        <w:t xml:space="preserve"> recently, Liu et al. (2026) argue</w:t>
      </w:r>
      <w:r w:rsidR="00123608">
        <w:rPr>
          <w:rFonts w:ascii="Times New Roman" w:hAnsi="Times New Roman" w:cs="Times New Roman"/>
        </w:rPr>
        <w:t>d</w:t>
      </w:r>
      <w:r w:rsidR="009403F1">
        <w:rPr>
          <w:rFonts w:ascii="Times New Roman" w:hAnsi="Times New Roman" w:cs="Times New Roman"/>
        </w:rPr>
        <w:t xml:space="preserve"> that action efficiency understanding emerges from</w:t>
      </w:r>
      <w:r w:rsidR="00F45B07">
        <w:rPr>
          <w:rFonts w:ascii="Times New Roman" w:hAnsi="Times New Roman" w:cs="Times New Roman"/>
        </w:rPr>
        <w:t xml:space="preserve"> </w:t>
      </w:r>
      <w:r w:rsidR="009403F1">
        <w:rPr>
          <w:rFonts w:ascii="Times New Roman" w:hAnsi="Times New Roman" w:cs="Times New Roman"/>
        </w:rPr>
        <w:t xml:space="preserve">a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9403F1">
        <w:rPr>
          <w:rFonts w:ascii="Times New Roman" w:hAnsi="Times New Roman" w:cs="Times New Roman"/>
        </w:rPr>
        <w:t>(in which agents are represented as goal-directed reward-maximizers) that</w:t>
      </w:r>
      <w:r w:rsidR="0031611D">
        <w:rPr>
          <w:rFonts w:ascii="Times New Roman" w:hAnsi="Times New Roman" w:cs="Times New Roman"/>
        </w:rPr>
        <w:t xml:space="preserve"> receives input from</w:t>
      </w:r>
      <w:r w:rsidR="009403F1">
        <w:rPr>
          <w:rFonts w:ascii="Times New Roman" w:hAnsi="Times New Roman" w:cs="Times New Roman"/>
        </w:rPr>
        <w:t xml:space="preserve"> a</w:t>
      </w:r>
      <w:r w:rsidR="002C108B">
        <w:rPr>
          <w:rFonts w:ascii="Times New Roman" w:hAnsi="Times New Roman" w:cs="Times New Roman"/>
        </w:rPr>
        <w:t xml:space="preserve"> naïve physics system</w:t>
      </w:r>
      <w:r w:rsidR="009403F1">
        <w:rPr>
          <w:rFonts w:ascii="Times New Roman" w:hAnsi="Times New Roman" w:cs="Times New Roman"/>
        </w:rPr>
        <w:t xml:space="preserve"> (in which objects are represented as bounded and solid)</w:t>
      </w:r>
      <w:r w:rsidR="002C108B">
        <w:rPr>
          <w:rFonts w:ascii="Times New Roman" w:hAnsi="Times New Roman" w:cs="Times New Roman"/>
        </w:rPr>
        <w:t xml:space="preserve">. </w:t>
      </w:r>
    </w:p>
    <w:p w14:paraId="0D732D48" w14:textId="169C9B21" w:rsidR="00201A31" w:rsidRDefault="009403F1" w:rsidP="00337B96">
      <w:pPr>
        <w:spacing w:line="480" w:lineRule="auto"/>
        <w:ind w:firstLine="720"/>
        <w:contextualSpacing/>
        <w:rPr>
          <w:rFonts w:ascii="Times New Roman" w:hAnsi="Times New Roman" w:cs="Times New Roman"/>
        </w:rPr>
      </w:pPr>
      <w:r>
        <w:rPr>
          <w:rFonts w:ascii="Times New Roman" w:hAnsi="Times New Roman" w:cs="Times New Roman"/>
        </w:rPr>
        <w:t xml:space="preserve">These perspectives have real strengths: </w:t>
      </w:r>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r w:rsidR="00123608">
        <w:rPr>
          <w:rFonts w:ascii="Times New Roman" w:hAnsi="Times New Roman" w:cs="Times New Roman"/>
        </w:rPr>
        <w:t xml:space="preserve">and </w:t>
      </w:r>
      <w:r>
        <w:rPr>
          <w:rFonts w:ascii="Times New Roman" w:hAnsi="Times New Roman" w:cs="Times New Roman"/>
        </w:rPr>
        <w:t>enjoy some degree of</w:t>
      </w:r>
      <w:r w:rsidRPr="00C62E91">
        <w:rPr>
          <w:rFonts w:ascii="Times New Roman" w:hAnsi="Times New Roman" w:cs="Times New Roman"/>
        </w:rPr>
        <w:t xml:space="preserve"> empirical support</w:t>
      </w:r>
      <w:r w:rsidR="00123608">
        <w:rPr>
          <w:rFonts w:ascii="Times New Roman" w:hAnsi="Times New Roman" w:cs="Times New Roman"/>
        </w:rPr>
        <w:t xml:space="preserve">. </w:t>
      </w:r>
      <w:r>
        <w:rPr>
          <w:rFonts w:ascii="Times New Roman" w:hAnsi="Times New Roman" w:cs="Times New Roman"/>
        </w:rPr>
        <w:t xml:space="preserve">Yet, </w:t>
      </w:r>
      <w:r w:rsidR="00637ED5">
        <w:rPr>
          <w:rFonts w:ascii="Times New Roman" w:hAnsi="Times New Roman" w:cs="Times New Roman"/>
        </w:rPr>
        <w:t xml:space="preserve">each </w:t>
      </w:r>
      <w:ins w:id="47" w:author="Benton, Deon" w:date="2026-06-28T14:13:00Z" w16du:dateUtc="2026-06-28T19:13:00Z">
        <w:r w:rsidR="000600C9">
          <w:rPr>
            <w:rFonts w:ascii="Times New Roman" w:hAnsi="Times New Roman" w:cs="Times New Roman"/>
          </w:rPr>
          <w:t>shares</w:t>
        </w:r>
      </w:ins>
      <w:r w:rsidR="00637ED5">
        <w:rPr>
          <w:rFonts w:ascii="Times New Roman" w:hAnsi="Times New Roman" w:cs="Times New Roman"/>
        </w:rPr>
        <w:t xml:space="preserve"> a common limitation: None specify the origins of </w:t>
      </w:r>
      <w:ins w:id="48" w:author="Benton, Deon" w:date="2026-06-28T14:04:00Z" w16du:dateUtc="2026-06-28T19:04:00Z">
        <w:r w:rsidR="002A5E2D">
          <w:rPr>
            <w:rFonts w:ascii="Times New Roman" w:hAnsi="Times New Roman" w:cs="Times New Roman"/>
          </w:rPr>
          <w:t xml:space="preserve">the </w:t>
        </w:r>
      </w:ins>
      <w:r w:rsidR="00637ED5">
        <w:rPr>
          <w:rFonts w:ascii="Times New Roman" w:hAnsi="Times New Roman" w:cs="Times New Roman"/>
        </w:rPr>
        <w:t xml:space="preserve">relevant primitives. </w:t>
      </w:r>
      <w:r>
        <w:rPr>
          <w:rFonts w:ascii="Times New Roman" w:hAnsi="Times New Roman" w:cs="Times New Roman"/>
        </w:rPr>
        <w:t>The</w:t>
      </w:r>
      <w:r w:rsidR="000651E9">
        <w:rPr>
          <w:rFonts w:ascii="Times New Roman" w:hAnsi="Times New Roman" w:cs="Times New Roman"/>
        </w:rPr>
        <w:t xml:space="preserve"> </w:t>
      </w:r>
      <w:r w:rsidR="0031611D">
        <w:rPr>
          <w:rFonts w:ascii="Times New Roman" w:hAnsi="Times New Roman" w:cs="Times New Roman"/>
        </w:rPr>
        <w:t xml:space="preserve">teleological stance </w:t>
      </w:r>
      <w:r w:rsidR="00637ED5">
        <w:rPr>
          <w:rFonts w:ascii="Times New Roman" w:hAnsi="Times New Roman" w:cs="Times New Roman"/>
        </w:rPr>
        <w:t xml:space="preserve">does not explain from where </w:t>
      </w:r>
      <w:r w:rsidR="0031611D">
        <w:rPr>
          <w:rFonts w:ascii="Times New Roman" w:hAnsi="Times New Roman" w:cs="Times New Roman"/>
        </w:rPr>
        <w:t xml:space="preserve">goal, constraint, efficiency, </w:t>
      </w:r>
      <w:r w:rsidR="00637ED5">
        <w:rPr>
          <w:rFonts w:ascii="Times New Roman" w:hAnsi="Times New Roman" w:cs="Times New Roman"/>
        </w:rPr>
        <w:t xml:space="preserve">or </w:t>
      </w:r>
      <w:ins w:id="49" w:author="Benton, Deon" w:date="2026-06-28T14:12:00Z" w16du:dateUtc="2026-06-28T19:12:00Z">
        <w:r w:rsidR="000600C9">
          <w:rPr>
            <w:rFonts w:ascii="Times New Roman" w:hAnsi="Times New Roman" w:cs="Times New Roman"/>
          </w:rPr>
          <w:t>rationality</w:t>
        </w:r>
      </w:ins>
      <w:ins w:id="50" w:author="Benton, Deon" w:date="2026-06-28T14:05:00Z" w16du:dateUtc="2026-06-28T19:05:00Z">
        <w:r w:rsidR="002A5E2D">
          <w:rPr>
            <w:rFonts w:ascii="Times New Roman" w:hAnsi="Times New Roman" w:cs="Times New Roman"/>
          </w:rPr>
          <w:t xml:space="preserve"> </w:t>
        </w:r>
      </w:ins>
      <w:ins w:id="51" w:author="Benton, Deon" w:date="2026-06-28T14:12:00Z" w16du:dateUtc="2026-06-28T19:12:00Z">
        <w:r w:rsidR="000600C9">
          <w:rPr>
            <w:rFonts w:ascii="Times New Roman" w:hAnsi="Times New Roman" w:cs="Times New Roman"/>
          </w:rPr>
          <w:t>notion</w:t>
        </w:r>
      </w:ins>
      <w:ins w:id="52" w:author="Benton, Deon" w:date="2026-06-28T14:13:00Z" w16du:dateUtc="2026-06-28T19:13:00Z">
        <w:r w:rsidR="000600C9">
          <w:rPr>
            <w:rFonts w:ascii="Times New Roman" w:hAnsi="Times New Roman" w:cs="Times New Roman"/>
          </w:rPr>
          <w:t>s</w:t>
        </w:r>
      </w:ins>
      <w:ins w:id="53" w:author="Benton, Deon" w:date="2026-06-28T14:12:00Z" w16du:dateUtc="2026-06-28T19:12:00Z">
        <w:r w:rsidR="000600C9">
          <w:rPr>
            <w:rFonts w:ascii="Times New Roman" w:hAnsi="Times New Roman" w:cs="Times New Roman"/>
          </w:rPr>
          <w:t xml:space="preserve"> </w:t>
        </w:r>
      </w:ins>
      <w:r w:rsidR="00637ED5">
        <w:rPr>
          <w:rFonts w:ascii="Times New Roman" w:hAnsi="Times New Roman" w:cs="Times New Roman"/>
        </w:rPr>
        <w:t>originate</w:t>
      </w:r>
      <w:r>
        <w:rPr>
          <w:rFonts w:ascii="Times New Roman" w:hAnsi="Times New Roman" w:cs="Times New Roman"/>
        </w:rPr>
        <w:t>. The naïve utility calculus</w:t>
      </w:r>
      <w:r w:rsidR="00227C6E">
        <w:rPr>
          <w:rFonts w:ascii="Times New Roman" w:hAnsi="Times New Roman" w:cs="Times New Roman"/>
        </w:rPr>
        <w:t xml:space="preserve"> </w:t>
      </w:r>
      <w:r w:rsidR="00D664CB">
        <w:rPr>
          <w:rFonts w:ascii="Times New Roman" w:hAnsi="Times New Roman" w:cs="Times New Roman"/>
        </w:rPr>
        <w:t>is</w:t>
      </w:r>
      <w:ins w:id="54" w:author="Benton, Deon" w:date="2026-06-28T14:07:00Z" w16du:dateUtc="2026-06-28T19:07:00Z">
        <w:r w:rsidR="002A5E2D">
          <w:rPr>
            <w:rFonts w:ascii="Times New Roman" w:hAnsi="Times New Roman" w:cs="Times New Roman"/>
          </w:rPr>
          <w:t xml:space="preserve"> similarly</w:t>
        </w:r>
      </w:ins>
      <w:ins w:id="55" w:author="Benton, Deon" w:date="2026-06-28T14:10:00Z" w16du:dateUtc="2026-06-28T19:10:00Z">
        <w:r w:rsidR="000600C9">
          <w:rPr>
            <w:rFonts w:ascii="Times New Roman" w:hAnsi="Times New Roman" w:cs="Times New Roman"/>
          </w:rPr>
          <w:t xml:space="preserve"> </w:t>
        </w:r>
      </w:ins>
      <w:del w:id="56" w:author="Benton, Deon" w:date="2026-06-28T14:12:00Z" w16du:dateUtc="2026-06-28T19:12:00Z">
        <w:r w:rsidR="00D664CB" w:rsidDel="000600C9">
          <w:rPr>
            <w:rFonts w:ascii="Times New Roman" w:hAnsi="Times New Roman" w:cs="Times New Roman"/>
          </w:rPr>
          <w:delText xml:space="preserve"> </w:delText>
        </w:r>
      </w:del>
      <w:r w:rsidR="00637ED5">
        <w:rPr>
          <w:rFonts w:ascii="Times New Roman" w:hAnsi="Times New Roman" w:cs="Times New Roman"/>
        </w:rPr>
        <w:t>silent about</w:t>
      </w:r>
      <w:ins w:id="57" w:author="Benton, Deon" w:date="2026-06-28T14:12:00Z" w16du:dateUtc="2026-06-28T19:12:00Z">
        <w:r w:rsidR="000600C9">
          <w:rPr>
            <w:rFonts w:ascii="Times New Roman" w:hAnsi="Times New Roman" w:cs="Times New Roman"/>
          </w:rPr>
          <w:t xml:space="preserve"> the basis of such n</w:t>
        </w:r>
      </w:ins>
      <w:ins w:id="58" w:author="Benton, Deon" w:date="2026-06-28T14:13:00Z" w16du:dateUtc="2026-06-28T19:13:00Z">
        <w:r w:rsidR="000600C9">
          <w:rPr>
            <w:rFonts w:ascii="Times New Roman" w:hAnsi="Times New Roman" w:cs="Times New Roman"/>
          </w:rPr>
          <w:t>otions as</w:t>
        </w:r>
      </w:ins>
      <w:r w:rsidR="005639C4">
        <w:rPr>
          <w:rFonts w:ascii="Times New Roman" w:hAnsi="Times New Roman" w:cs="Times New Roman"/>
        </w:rPr>
        <w:t xml:space="preserve"> reward, cost, and subjective utility</w:t>
      </w:r>
      <w:r w:rsidR="00D664CB">
        <w:rPr>
          <w:rFonts w:ascii="Times New Roman" w:hAnsi="Times New Roman" w:cs="Times New Roman"/>
        </w:rPr>
        <w:t xml:space="preserve"> and</w:t>
      </w:r>
      <w:r w:rsidR="00637ED5">
        <w:rPr>
          <w:rFonts w:ascii="Times New Roman" w:hAnsi="Times New Roman" w:cs="Times New Roman"/>
        </w:rPr>
        <w:t xml:space="preserve"> </w:t>
      </w:r>
      <w:r w:rsidR="00227C6E">
        <w:rPr>
          <w:rFonts w:ascii="Times New Roman" w:hAnsi="Times New Roman" w:cs="Times New Roman"/>
        </w:rPr>
        <w:t xml:space="preserve">does not address how the proposed computations are implemented </w:t>
      </w:r>
      <w:r w:rsidR="00D664CB">
        <w:rPr>
          <w:rFonts w:ascii="Times New Roman" w:hAnsi="Times New Roman" w:cs="Times New Roman"/>
        </w:rPr>
        <w:t>mechanistically</w:t>
      </w:r>
      <w:r w:rsidR="00227C6E">
        <w:rPr>
          <w:rFonts w:ascii="Times New Roman" w:hAnsi="Times New Roman" w:cs="Times New Roman"/>
        </w:rPr>
        <w:t>.</w:t>
      </w:r>
      <w:ins w:id="59" w:author="Benton, Deon" w:date="2026-06-28T14:14:00Z" w16du:dateUtc="2026-06-28T19:14:00Z">
        <w:r w:rsidR="000600C9">
          <w:rPr>
            <w:rFonts w:ascii="Times New Roman" w:hAnsi="Times New Roman" w:cs="Times New Roman"/>
          </w:rPr>
          <w:t xml:space="preserve"> And</w:t>
        </w:r>
      </w:ins>
      <w:r w:rsidR="00637ED5">
        <w:rPr>
          <w:rFonts w:ascii="Times New Roman" w:hAnsi="Times New Roman" w:cs="Times New Roman"/>
        </w:rPr>
        <w:t xml:space="preserve"> </w:t>
      </w:r>
      <w:r w:rsidR="00F47C53" w:rsidRPr="00F47C53">
        <w:rPr>
          <w:rFonts w:ascii="Times New Roman" w:hAnsi="Times New Roman" w:cs="Times New Roman"/>
        </w:rPr>
        <w:t xml:space="preserve">Liu et al.’s </w:t>
      </w:r>
      <w:del w:id="60" w:author="Benton, Deon" w:date="2026-06-28T14:14:00Z" w16du:dateUtc="2026-06-28T19:14:00Z">
        <w:r w:rsidR="008F21E5" w:rsidDel="000600C9">
          <w:rPr>
            <w:rFonts w:ascii="Times New Roman" w:hAnsi="Times New Roman" w:cs="Times New Roman"/>
          </w:rPr>
          <w:delText>(202</w:delText>
        </w:r>
        <w:r w:rsidR="00281559" w:rsidDel="000600C9">
          <w:rPr>
            <w:rFonts w:ascii="Times New Roman" w:hAnsi="Times New Roman" w:cs="Times New Roman"/>
          </w:rPr>
          <w:delText>6</w:delText>
        </w:r>
        <w:r w:rsidR="008F21E5" w:rsidDel="000600C9">
          <w:rPr>
            <w:rFonts w:ascii="Times New Roman" w:hAnsi="Times New Roman" w:cs="Times New Roman"/>
          </w:rPr>
          <w:delText xml:space="preserve">) </w:delText>
        </w:r>
      </w:del>
      <w:r w:rsidR="00F47C53" w:rsidRPr="00F47C53">
        <w:rPr>
          <w:rFonts w:ascii="Times New Roman" w:hAnsi="Times New Roman" w:cs="Times New Roman"/>
        </w:rPr>
        <w:t>proposal</w:t>
      </w:r>
      <w:r w:rsidR="005515E3">
        <w:rPr>
          <w:rFonts w:ascii="Times New Roman" w:hAnsi="Times New Roman" w:cs="Times New Roman"/>
        </w:rPr>
        <w:t xml:space="preserve"> presupposes </w:t>
      </w:r>
      <w:r w:rsidR="00227C6E">
        <w:rPr>
          <w:rFonts w:ascii="Times New Roman" w:hAnsi="Times New Roman" w:cs="Times New Roman"/>
        </w:rPr>
        <w:t>the very agent and object concept explain</w:t>
      </w:r>
      <w:ins w:id="61" w:author="Benton, Deon" w:date="2026-06-28T14:15:00Z" w16du:dateUtc="2026-06-28T19:15:00Z">
        <w:r w:rsidR="000600C9">
          <w:rPr>
            <w:rFonts w:ascii="Times New Roman" w:hAnsi="Times New Roman" w:cs="Times New Roman"/>
          </w:rPr>
          <w:t>s</w:t>
        </w:r>
      </w:ins>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t>Lean proposals for the origins of infant action efficiency understanding</w:t>
      </w:r>
    </w:p>
    <w:p w14:paraId="024F7213" w14:textId="676EC7CF" w:rsidR="004F4B31" w:rsidRDefault="008B4A3B" w:rsidP="00F4387E">
      <w:pPr>
        <w:spacing w:line="480" w:lineRule="auto"/>
        <w:ind w:firstLine="720"/>
        <w:contextualSpacing/>
        <w:rPr>
          <w:rFonts w:ascii="Times New Roman" w:hAnsi="Times New Roman" w:cs="Times New Roman"/>
        </w:rPr>
      </w:pPr>
      <w:r>
        <w:rPr>
          <w:rFonts w:ascii="Times New Roman" w:hAnsi="Times New Roman" w:cs="Times New Roman"/>
        </w:rPr>
        <w:t>Lean proposals</w:t>
      </w:r>
      <w:r w:rsidR="000D746B">
        <w:rPr>
          <w:rFonts w:ascii="Times New Roman" w:hAnsi="Times New Roman" w:cs="Times New Roman"/>
        </w:rPr>
        <w:t xml:space="preserve"> instead explain infants’ looking behaviors</w:t>
      </w:r>
      <w:r w:rsidR="00A00DB1">
        <w:rPr>
          <w:rFonts w:ascii="Times New Roman" w:hAnsi="Times New Roman" w:cs="Times New Roman"/>
        </w:rPr>
        <w:t xml:space="preserve"> </w:t>
      </w:r>
      <w:r>
        <w:rPr>
          <w:rFonts w:ascii="Times New Roman" w:hAnsi="Times New Roman" w:cs="Times New Roman"/>
        </w:rPr>
        <w:t xml:space="preserve">as </w:t>
      </w:r>
      <w:ins w:id="62" w:author="Benton, Deon" w:date="2026-06-28T14:16:00Z" w16du:dateUtc="2026-06-28T19:16:00Z">
        <w:r w:rsidR="008B4701">
          <w:rPr>
            <w:rFonts w:ascii="Times New Roman" w:hAnsi="Times New Roman" w:cs="Times New Roman"/>
          </w:rPr>
          <w:t>the product of domain-general learning over perceptual regularities</w:t>
        </w:r>
      </w:ins>
      <w:r w:rsidR="000D746B">
        <w:rPr>
          <w:rFonts w:ascii="Times New Roman" w:hAnsi="Times New Roman" w:cs="Times New Roman"/>
        </w:rPr>
        <w:t xml:space="preserve"> </w:t>
      </w:r>
      <w:r w:rsidR="00EA5505">
        <w:rPr>
          <w:rFonts w:ascii="Times New Roman" w:hAnsi="Times New Roman" w:cs="Times New Roman"/>
        </w:rPr>
        <w:t xml:space="preserve">(e.g.,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r w:rsidR="009C3DA5" w:rsidRPr="009C3DA5">
        <w:rPr>
          <w:rFonts w:ascii="Times New Roman" w:hAnsi="Times New Roman" w:cs="Times New Roman"/>
        </w:rPr>
        <w:t>.</w:t>
      </w:r>
      <w:r w:rsidR="00F4387E">
        <w:rPr>
          <w:rFonts w:ascii="Times New Roman" w:hAnsi="Times New Roman" w:cs="Times New Roman"/>
        </w:rPr>
        <w:t xml:space="preserve"> </w:t>
      </w:r>
      <w:r w:rsidR="00BC4C2E">
        <w:rPr>
          <w:rFonts w:ascii="Times New Roman" w:hAnsi="Times New Roman" w:cs="Times New Roman"/>
        </w:rPr>
        <w:t xml:space="preserve">Although lean proposals </w:t>
      </w:r>
      <w:r w:rsidR="00882999">
        <w:rPr>
          <w:rFonts w:ascii="Times New Roman" w:hAnsi="Times New Roman" w:cs="Times New Roman"/>
        </w:rPr>
        <w:t>abound for a</w:t>
      </w:r>
      <w:r w:rsidR="009F09B4">
        <w:rPr>
          <w:rFonts w:ascii="Times New Roman" w:hAnsi="Times New Roman" w:cs="Times New Roman"/>
        </w:rPr>
        <w:t xml:space="preserve"> </w:t>
      </w:r>
      <w:r w:rsidR="00882999">
        <w:rPr>
          <w:rFonts w:ascii="Times New Roman" w:hAnsi="Times New Roman" w:cs="Times New Roman"/>
        </w:rPr>
        <w:t>range of cognitive</w:t>
      </w:r>
      <w:r w:rsidR="00CA2B2E">
        <w:rPr>
          <w:rFonts w:ascii="Times New Roman" w:hAnsi="Times New Roman" w:cs="Times New Roman"/>
        </w:rPr>
        <w:t xml:space="preserve"> </w:t>
      </w:r>
      <w:r w:rsidR="00FD2210">
        <w:rPr>
          <w:rFonts w:ascii="Times New Roman" w:hAnsi="Times New Roman" w:cs="Times New Roman"/>
        </w:rPr>
        <w:t>capacities</w:t>
      </w:r>
      <w:r w:rsidR="00882999">
        <w:rPr>
          <w:rFonts w:ascii="Times New Roman" w:hAnsi="Times New Roman" w:cs="Times New Roman"/>
        </w:rPr>
        <w:t xml:space="preserve"> (Benton, 2025; Benton &amp; Hoch, 2026; Benton &amp; Lapan, 2021; </w:t>
      </w:r>
      <w:r w:rsidR="00882999" w:rsidRPr="000A329B">
        <w:rPr>
          <w:rFonts w:ascii="Times New Roman" w:hAnsi="Times New Roman" w:cs="Times New Roman"/>
        </w:rPr>
        <w:t>Berthiaume</w:t>
      </w:r>
      <w:r w:rsidR="00882999">
        <w:rPr>
          <w:rFonts w:ascii="Times New Roman" w:hAnsi="Times New Roman" w:cs="Times New Roman"/>
        </w:rPr>
        <w:t xml:space="preserve"> et al., 2013; </w:t>
      </w:r>
      <w:proofErr w:type="spellStart"/>
      <w:r w:rsidR="00882999">
        <w:rPr>
          <w:rFonts w:ascii="Times New Roman" w:hAnsi="Times New Roman" w:cs="Times New Roman"/>
        </w:rPr>
        <w:t>Bogartz</w:t>
      </w:r>
      <w:proofErr w:type="spellEnd"/>
      <w:r w:rsidR="00882999">
        <w:rPr>
          <w:rFonts w:ascii="Times New Roman" w:hAnsi="Times New Roman" w:cs="Times New Roman"/>
        </w:rPr>
        <w:t xml:space="preserve"> et al., 2000; Clearfield &amp; Mix, 1999; Cohen et al., 2002; Cohen &amp; Marks, 2002; McClelland &amp; Thompson, 2007; McMahon &amp; Isik, 2023; </w:t>
      </w:r>
      <w:r w:rsidR="009F09B4">
        <w:rPr>
          <w:rFonts w:ascii="Times New Roman" w:hAnsi="Times New Roman" w:cs="Times New Roman"/>
        </w:rPr>
        <w:t xml:space="preserve">Munakata, 1998; </w:t>
      </w:r>
      <w:r w:rsidR="00882999">
        <w:rPr>
          <w:rFonts w:ascii="Times New Roman" w:hAnsi="Times New Roman" w:cs="Times New Roman"/>
        </w:rPr>
        <w:lastRenderedPageBreak/>
        <w:t xml:space="preserve">Munakata et al., 1997; Perner &amp; Ruffman, 2005; Scarf et al., 2012a, 2012b; Simon, 1997; </w:t>
      </w:r>
      <w:proofErr w:type="spellStart"/>
      <w:r w:rsidR="00882999">
        <w:rPr>
          <w:rFonts w:ascii="Times New Roman" w:hAnsi="Times New Roman" w:cs="Times New Roman"/>
        </w:rPr>
        <w:t>Rakison</w:t>
      </w:r>
      <w:proofErr w:type="spellEnd"/>
      <w:r w:rsidR="00882999">
        <w:rPr>
          <w:rFonts w:ascii="Times New Roman" w:hAnsi="Times New Roman" w:cs="Times New Roman"/>
        </w:rPr>
        <w:t xml:space="preserve"> &amp; </w:t>
      </w:r>
      <w:proofErr w:type="spellStart"/>
      <w:r w:rsidR="00882999">
        <w:rPr>
          <w:rFonts w:ascii="Times New Roman" w:hAnsi="Times New Roman" w:cs="Times New Roman"/>
        </w:rPr>
        <w:t>Lupyan</w:t>
      </w:r>
      <w:proofErr w:type="spellEnd"/>
      <w:r w:rsidR="00882999">
        <w:rPr>
          <w:rFonts w:ascii="Times New Roman" w:hAnsi="Times New Roman" w:cs="Times New Roman"/>
        </w:rPr>
        <w:t>, 2008)</w:t>
      </w:r>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CF7BE1">
        <w:rPr>
          <w:rFonts w:ascii="Times New Roman" w:hAnsi="Times New Roman" w:cs="Times New Roman"/>
        </w:rPr>
        <w:t>action efficiency</w:t>
      </w:r>
      <w:r w:rsidR="00860AC9">
        <w:rPr>
          <w:rFonts w:ascii="Times New Roman" w:hAnsi="Times New Roman" w:cs="Times New Roman"/>
        </w:rPr>
        <w:t xml:space="preserve"> </w:t>
      </w:r>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4AE78C44" w:rsidR="00B95495" w:rsidRDefault="0000003E" w:rsidP="004F4B31">
      <w:pPr>
        <w:spacing w:line="480" w:lineRule="auto"/>
        <w:ind w:firstLine="720"/>
        <w:contextualSpacing/>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EC7604">
        <w:rPr>
          <w:rFonts w:ascii="Times New Roman" w:hAnsi="Times New Roman" w:cs="Times New Roman"/>
        </w:rPr>
        <w:t xml:space="preserve"> (2010</w:t>
      </w:r>
      <w:r w:rsidR="00F4387E">
        <w:rPr>
          <w:rFonts w:ascii="Times New Roman" w:hAnsi="Times New Roman" w:cs="Times New Roman"/>
        </w:rPr>
        <w:t xml:space="preserve">; hereafter, </w:t>
      </w:r>
      <w:r w:rsidR="002612C4">
        <w:rPr>
          <w:rFonts w:ascii="Times New Roman" w:hAnsi="Times New Roman" w:cs="Times New Roman"/>
        </w:rPr>
        <w:t>V</w:t>
      </w:r>
      <w:r w:rsidR="00F4387E">
        <w:rPr>
          <w:rFonts w:ascii="Times New Roman" w:hAnsi="Times New Roman" w:cs="Times New Roman"/>
        </w:rPr>
        <w:t>OM10</w:t>
      </w:r>
      <w:r w:rsidR="00EC7604">
        <w:rPr>
          <w:rFonts w:ascii="Times New Roman" w:hAnsi="Times New Roman" w:cs="Times New Roman"/>
        </w:rPr>
        <w:t>)</w:t>
      </w:r>
      <w:r w:rsidR="009F09B4">
        <w:rPr>
          <w:rFonts w:ascii="Times New Roman" w:hAnsi="Times New Roman" w:cs="Times New Roman"/>
        </w:rPr>
        <w:t xml:space="preserve"> is an exception to this</w:t>
      </w:r>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r w:rsidR="005C146E">
        <w:rPr>
          <w:rFonts w:ascii="Times New Roman" w:hAnsi="Times New Roman" w:cs="Times New Roman"/>
        </w:rPr>
        <w:t>argued that</w:t>
      </w:r>
      <w:ins w:id="63" w:author="Benton, Deon" w:date="2026-06-28T14:25:00Z" w16du:dateUtc="2026-06-28T19:25:00Z">
        <w:r w:rsidR="0039680A">
          <w:rPr>
            <w:rFonts w:ascii="Times New Roman" w:hAnsi="Times New Roman" w:cs="Times New Roman"/>
          </w:rPr>
          <w:t xml:space="preserve"> </w:t>
        </w:r>
      </w:ins>
      <w:ins w:id="64" w:author="Benton, Deon" w:date="2026-06-28T14:19:00Z" w16du:dateUtc="2026-06-28T19:19:00Z">
        <w:r w:rsidR="0039680A">
          <w:rPr>
            <w:rFonts w:ascii="Times New Roman" w:hAnsi="Times New Roman" w:cs="Times New Roman"/>
          </w:rPr>
          <w:t>as infants observe agents mov</w:t>
        </w:r>
      </w:ins>
      <w:ins w:id="65" w:author="Benton, Deon" w:date="2026-06-28T14:20:00Z" w16du:dateUtc="2026-06-28T19:20:00Z">
        <w:r w:rsidR="0039680A">
          <w:rPr>
            <w:rFonts w:ascii="Times New Roman" w:hAnsi="Times New Roman" w:cs="Times New Roman"/>
          </w:rPr>
          <w:t>ing</w:t>
        </w:r>
      </w:ins>
      <w:r w:rsidR="00F4387E">
        <w:rPr>
          <w:rFonts w:ascii="Times New Roman" w:hAnsi="Times New Roman" w:cs="Times New Roman"/>
        </w:rPr>
        <w:t xml:space="preserve"> toward </w:t>
      </w:r>
      <w:ins w:id="66" w:author="Benton, Deon" w:date="2026-06-28T14:20:00Z" w16du:dateUtc="2026-06-28T19:20:00Z">
        <w:r w:rsidR="0039680A">
          <w:rPr>
            <w:rFonts w:ascii="Times New Roman" w:hAnsi="Times New Roman" w:cs="Times New Roman"/>
          </w:rPr>
          <w:t xml:space="preserve">their </w:t>
        </w:r>
      </w:ins>
      <w:r w:rsidR="00F4387E">
        <w:rPr>
          <w:rFonts w:ascii="Times New Roman" w:hAnsi="Times New Roman" w:cs="Times New Roman"/>
        </w:rPr>
        <w:t>goals</w:t>
      </w:r>
      <w:r w:rsidR="0056623D">
        <w:rPr>
          <w:rFonts w:ascii="Times New Roman" w:hAnsi="Times New Roman" w:cs="Times New Roman"/>
        </w:rPr>
        <w:t xml:space="preserve">, </w:t>
      </w:r>
      <w:r w:rsidR="003C6979">
        <w:rPr>
          <w:rFonts w:ascii="Times New Roman" w:hAnsi="Times New Roman" w:cs="Times New Roman"/>
        </w:rPr>
        <w:t xml:space="preserve">internal representations </w:t>
      </w:r>
      <w:ins w:id="67" w:author="Benton, Deon" w:date="2026-06-28T14:20:00Z" w16du:dateUtc="2026-06-28T19:20:00Z">
        <w:r w:rsidR="0039680A">
          <w:rPr>
            <w:rFonts w:ascii="Times New Roman" w:hAnsi="Times New Roman" w:cs="Times New Roman"/>
          </w:rPr>
          <w:t xml:space="preserve">develop </w:t>
        </w:r>
      </w:ins>
      <w:ins w:id="68" w:author="Benton, Deon" w:date="2026-06-28T14:21:00Z" w16du:dateUtc="2026-06-28T19:21:00Z">
        <w:r w:rsidR="0039680A">
          <w:rPr>
            <w:rFonts w:ascii="Times New Roman" w:hAnsi="Times New Roman" w:cs="Times New Roman"/>
          </w:rPr>
          <w:t>capturing the visible state of the world</w:t>
        </w:r>
      </w:ins>
      <w:r w:rsidR="00F4387E">
        <w:rPr>
          <w:rFonts w:ascii="Times New Roman" w:hAnsi="Times New Roman" w:cs="Times New Roman"/>
        </w:rPr>
        <w:t xml:space="preserve"> </w:t>
      </w:r>
      <w:r w:rsidR="00B7644B">
        <w:rPr>
          <w:rFonts w:ascii="Times New Roman" w:hAnsi="Times New Roman" w:cs="Times New Roman"/>
        </w:rPr>
        <w:t>at points along the trajectory</w:t>
      </w:r>
      <w:r w:rsidR="00966E4F">
        <w:rPr>
          <w:rFonts w:ascii="Times New Roman" w:hAnsi="Times New Roman" w:cs="Times New Roman"/>
        </w:rPr>
        <w:t>.</w:t>
      </w:r>
      <w:r w:rsidR="00861E76">
        <w:rPr>
          <w:rFonts w:ascii="Times New Roman" w:hAnsi="Times New Roman" w:cs="Times New Roman"/>
        </w:rPr>
        <w:t xml:space="preserve"> </w:t>
      </w:r>
      <w:ins w:id="69" w:author="Benton, Deon" w:date="2026-06-28T14:24:00Z" w16du:dateUtc="2026-06-28T19:24:00Z">
        <w:r w:rsidR="0039680A">
          <w:rPr>
            <w:rFonts w:ascii="Times New Roman" w:hAnsi="Times New Roman" w:cs="Times New Roman"/>
          </w:rPr>
          <w:t xml:space="preserve">He showed that a connectionist model </w:t>
        </w:r>
      </w:ins>
      <w:ins w:id="70" w:author="Benton, Deon" w:date="2026-06-28T14:25:00Z" w16du:dateUtc="2026-06-28T19:25:00Z">
        <w:r w:rsidR="0039680A">
          <w:rPr>
            <w:rFonts w:ascii="Times New Roman" w:hAnsi="Times New Roman" w:cs="Times New Roman"/>
          </w:rPr>
          <w:t>implementing this</w:t>
        </w:r>
      </w:ins>
      <w:ins w:id="71" w:author="Benton, Deon" w:date="2026-06-28T14:24:00Z" w16du:dateUtc="2026-06-28T19:24:00Z">
        <w:r w:rsidR="0039680A">
          <w:rPr>
            <w:rFonts w:ascii="Times New Roman" w:hAnsi="Times New Roman" w:cs="Times New Roman"/>
          </w:rPr>
          <w:t xml:space="preserve"> </w:t>
        </w:r>
      </w:ins>
      <w:ins w:id="72" w:author="Benton, Deon" w:date="2026-06-28T14:25:00Z" w16du:dateUtc="2026-06-28T19:25:00Z">
        <w:r w:rsidR="0039680A">
          <w:rPr>
            <w:rFonts w:ascii="Times New Roman" w:hAnsi="Times New Roman" w:cs="Times New Roman"/>
          </w:rPr>
          <w:t>“</w:t>
        </w:r>
      </w:ins>
      <w:ins w:id="73" w:author="Benton, Deon" w:date="2026-06-28T14:24:00Z" w16du:dateUtc="2026-06-28T19:24:00Z">
        <w:r w:rsidR="0039680A">
          <w:rPr>
            <w:rFonts w:ascii="Times New Roman" w:hAnsi="Times New Roman" w:cs="Times New Roman"/>
          </w:rPr>
          <w:t>forward model</w:t>
        </w:r>
      </w:ins>
      <w:ins w:id="74" w:author="Benton, Deon" w:date="2026-06-28T14:27:00Z" w16du:dateUtc="2026-06-28T19:27:00Z">
        <w:r w:rsidR="00EA1703">
          <w:rPr>
            <w:rFonts w:ascii="Times New Roman" w:hAnsi="Times New Roman" w:cs="Times New Roman"/>
          </w:rPr>
          <w:t>”</w:t>
        </w:r>
      </w:ins>
      <w:ins w:id="75" w:author="Benton, Deon" w:date="2026-06-28T14:24:00Z" w16du:dateUtc="2026-06-28T19:24:00Z">
        <w:r w:rsidR="0039680A">
          <w:rPr>
            <w:rFonts w:ascii="Times New Roman" w:hAnsi="Times New Roman" w:cs="Times New Roman"/>
          </w:rPr>
          <w:t xml:space="preserve"> reproduced</w:t>
        </w:r>
      </w:ins>
      <w:ins w:id="76" w:author="Benton, Deon" w:date="2026-06-28T14:26:00Z" w16du:dateUtc="2026-06-28T19:26:00Z">
        <w:r w:rsidR="0039680A">
          <w:rPr>
            <w:rFonts w:ascii="Times New Roman" w:hAnsi="Times New Roman" w:cs="Times New Roman"/>
          </w:rPr>
          <w:t xml:space="preserve"> the finding </w:t>
        </w:r>
      </w:ins>
      <w:ins w:id="77" w:author="Benton, Deon" w:date="2026-06-28T14:28:00Z" w16du:dateUtc="2026-06-28T19:28:00Z">
        <w:r w:rsidR="00EA1703">
          <w:rPr>
            <w:rFonts w:ascii="Times New Roman" w:hAnsi="Times New Roman" w:cs="Times New Roman"/>
          </w:rPr>
          <w:t>that infants looked longer at</w:t>
        </w:r>
      </w:ins>
      <w:ins w:id="78" w:author="Benton, Deon" w:date="2026-06-28T14:26:00Z" w16du:dateUtc="2026-06-28T19:26:00Z">
        <w:r w:rsidR="0039680A">
          <w:rPr>
            <w:rFonts w:ascii="Times New Roman" w:hAnsi="Times New Roman" w:cs="Times New Roman"/>
          </w:rPr>
          <w:t xml:space="preserve"> inefficient than efficient action</w:t>
        </w:r>
      </w:ins>
      <w:ins w:id="79" w:author="Benton, Deon" w:date="2026-06-28T14:28:00Z" w16du:dateUtc="2026-06-28T19:28:00Z">
        <w:r w:rsidR="00EA1703">
          <w:rPr>
            <w:rFonts w:ascii="Times New Roman" w:hAnsi="Times New Roman" w:cs="Times New Roman"/>
          </w:rPr>
          <w:t>s</w:t>
        </w:r>
      </w:ins>
      <w:ins w:id="80" w:author="Benton, Deon" w:date="2026-06-28T14:26:00Z" w16du:dateUtc="2026-06-28T19:26:00Z">
        <w:r w:rsidR="0039680A">
          <w:rPr>
            <w:rFonts w:ascii="Times New Roman" w:hAnsi="Times New Roman" w:cs="Times New Roman"/>
          </w:rPr>
          <w:t xml:space="preserve"> following habituation to constrained </w:t>
        </w:r>
      </w:ins>
      <w:ins w:id="81" w:author="Benton, Deon" w:date="2026-06-28T14:28:00Z" w16du:dateUtc="2026-06-28T19:28:00Z">
        <w:r w:rsidR="00EA1703">
          <w:rPr>
            <w:rFonts w:ascii="Times New Roman" w:hAnsi="Times New Roman" w:cs="Times New Roman"/>
          </w:rPr>
          <w:t xml:space="preserve">motion only. </w:t>
        </w:r>
      </w:ins>
    </w:p>
    <w:p w14:paraId="685FC961" w14:textId="1F104DD9"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VOM10 is </w:t>
      </w:r>
      <w:ins w:id="82" w:author="Benton, Deon" w:date="2026-06-28T14:29:00Z" w16du:dateUtc="2026-06-28T19:29:00Z">
        <w:r w:rsidR="007F541E">
          <w:rPr>
            <w:rFonts w:ascii="Times New Roman" w:hAnsi="Times New Roman" w:cs="Times New Roman"/>
          </w:rPr>
          <w:t>nevertheless</w:t>
        </w:r>
      </w:ins>
      <w:r w:rsidR="007F541E">
        <w:rPr>
          <w:rFonts w:ascii="Times New Roman" w:hAnsi="Times New Roman" w:cs="Times New Roman"/>
        </w:rPr>
        <w:t xml:space="preserve"> </w:t>
      </w:r>
      <w:r>
        <w:rPr>
          <w:rFonts w:ascii="Times New Roman" w:hAnsi="Times New Roman" w:cs="Times New Roman"/>
        </w:rPr>
        <w:t xml:space="preserve">limited in </w:t>
      </w:r>
      <w:ins w:id="83" w:author="Benton, Deon" w:date="2026-06-28T14:56:00Z" w16du:dateUtc="2026-06-28T19:56:00Z">
        <w:r w:rsidR="00580671">
          <w:rPr>
            <w:rFonts w:ascii="Times New Roman" w:hAnsi="Times New Roman" w:cs="Times New Roman"/>
          </w:rPr>
          <w:t>key</w:t>
        </w:r>
      </w:ins>
      <w:r>
        <w:rPr>
          <w:rFonts w:ascii="Times New Roman" w:hAnsi="Times New Roman" w:cs="Times New Roman"/>
        </w:rPr>
        <w:t xml:space="preserve"> respects. </w:t>
      </w:r>
      <w:ins w:id="84" w:author="Benton, Deon" w:date="2026-06-28T14:30:00Z" w16du:dateUtc="2026-06-28T19:30:00Z">
        <w:r w:rsidR="0039302D">
          <w:rPr>
            <w:rFonts w:ascii="Times New Roman" w:hAnsi="Times New Roman" w:cs="Times New Roman"/>
          </w:rPr>
          <w:t xml:space="preserve">First, </w:t>
        </w:r>
      </w:ins>
      <w:ins w:id="85" w:author="Benton, Deon" w:date="2026-06-28T14:56:00Z" w16du:dateUtc="2026-06-28T19:56:00Z">
        <w:r w:rsidR="00580671">
          <w:rPr>
            <w:rFonts w:ascii="Times New Roman" w:hAnsi="Times New Roman" w:cs="Times New Roman"/>
          </w:rPr>
          <w:t>it</w:t>
        </w:r>
      </w:ins>
      <w:r w:rsidR="005E149F">
        <w:rPr>
          <w:rFonts w:ascii="Times New Roman" w:hAnsi="Times New Roman" w:cs="Times New Roman"/>
        </w:rPr>
        <w:t xml:space="preserve"> </w:t>
      </w:r>
      <w:r>
        <w:rPr>
          <w:rFonts w:ascii="Times New Roman" w:hAnsi="Times New Roman" w:cs="Times New Roman"/>
        </w:rPr>
        <w:t>received no</w:t>
      </w:r>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Pr>
          <w:rFonts w:ascii="Times New Roman" w:hAnsi="Times New Roman" w:cs="Times New Roman"/>
        </w:rPr>
        <w:t>the simulated habituation phase</w:t>
      </w:r>
      <w:r w:rsidR="006675AE">
        <w:rPr>
          <w:rFonts w:ascii="Times New Roman" w:hAnsi="Times New Roman" w:cs="Times New Roman"/>
        </w:rPr>
        <w:t xml:space="preserve"> and thus could </w:t>
      </w:r>
      <w:r>
        <w:rPr>
          <w:rFonts w:ascii="Times New Roman" w:hAnsi="Times New Roman" w:cs="Times New Roman"/>
        </w:rPr>
        <w:t>not draw on prior exposure the way</w:t>
      </w:r>
      <w:ins w:id="86" w:author="Benton, Deon" w:date="2026-06-28T14:30:00Z" w16du:dateUtc="2026-06-28T19:30:00Z">
        <w:r w:rsidR="006E6991">
          <w:rPr>
            <w:rFonts w:ascii="Times New Roman" w:hAnsi="Times New Roman" w:cs="Times New Roman"/>
          </w:rPr>
          <w:t xml:space="preserve"> findings like that by</w:t>
        </w:r>
      </w:ins>
      <w:r>
        <w:rPr>
          <w:rFonts w:ascii="Times New Roman" w:hAnsi="Times New Roman" w:cs="Times New Roman"/>
        </w:rPr>
        <w:t xml:space="preserve"> </w:t>
      </w:r>
      <w:proofErr w:type="spellStart"/>
      <w:r>
        <w:rPr>
          <w:rFonts w:ascii="Times New Roman" w:hAnsi="Times New Roman" w:cs="Times New Roman"/>
        </w:rPr>
        <w:t>Csibra</w:t>
      </w:r>
      <w:proofErr w:type="spellEnd"/>
      <w:r>
        <w:rPr>
          <w:rFonts w:ascii="Times New Roman" w:hAnsi="Times New Roman" w:cs="Times New Roman"/>
        </w:rPr>
        <w:t xml:space="preserve"> et al.</w:t>
      </w:r>
      <w:ins w:id="87" w:author="Benton, Deon" w:date="2026-06-28T14:53:00Z" w16du:dateUtc="2026-06-28T19:53:00Z">
        <w:r w:rsidR="00580671">
          <w:rPr>
            <w:rFonts w:ascii="Times New Roman" w:hAnsi="Times New Roman" w:cs="Times New Roman"/>
          </w:rPr>
          <w:t xml:space="preserve"> </w:t>
        </w:r>
      </w:ins>
      <w:r>
        <w:rPr>
          <w:rFonts w:ascii="Times New Roman" w:hAnsi="Times New Roman" w:cs="Times New Roman"/>
        </w:rPr>
        <w:t xml:space="preserve">(2003) </w:t>
      </w:r>
      <w:ins w:id="88" w:author="Benton, Deon" w:date="2026-06-28T14:30:00Z" w16du:dateUtc="2026-06-28T19:30:00Z">
        <w:r w:rsidR="006E6991">
          <w:rPr>
            <w:rFonts w:ascii="Times New Roman" w:hAnsi="Times New Roman" w:cs="Times New Roman"/>
          </w:rPr>
          <w:t>requires</w:t>
        </w:r>
      </w:ins>
      <w:r>
        <w:rPr>
          <w:rFonts w:ascii="Times New Roman" w:hAnsi="Times New Roman" w:cs="Times New Roman"/>
        </w:rPr>
        <w:t xml:space="preserve">. </w:t>
      </w:r>
      <w:ins w:id="89" w:author="Benton, Deon" w:date="2026-06-28T14:30:00Z" w16du:dateUtc="2026-06-28T19:30:00Z">
        <w:r w:rsidR="0039302D">
          <w:rPr>
            <w:rFonts w:ascii="Times New Roman" w:hAnsi="Times New Roman" w:cs="Times New Roman"/>
          </w:rPr>
          <w:t>Second,</w:t>
        </w:r>
      </w:ins>
      <w:ins w:id="90" w:author="Benton, Deon" w:date="2026-06-28T14:55:00Z" w16du:dateUtc="2026-06-28T19:55:00Z">
        <w:r w:rsidR="00580671">
          <w:rPr>
            <w:rFonts w:ascii="Times New Roman" w:hAnsi="Times New Roman" w:cs="Times New Roman"/>
          </w:rPr>
          <w:t xml:space="preserve"> </w:t>
        </w:r>
      </w:ins>
      <w:ins w:id="91" w:author="Benton, Deon" w:date="2026-06-28T14:31:00Z" w16du:dateUtc="2026-06-28T19:31:00Z">
        <w:r w:rsidR="0039302D">
          <w:rPr>
            <w:rFonts w:ascii="Times New Roman" w:hAnsi="Times New Roman" w:cs="Times New Roman"/>
          </w:rPr>
          <w:t>implementing agent and object units</w:t>
        </w:r>
      </w:ins>
      <w:ins w:id="92" w:author="Benton, Deon" w:date="2026-06-28T14:55:00Z" w16du:dateUtc="2026-06-28T19:55:00Z">
        <w:r w:rsidR="00580671">
          <w:rPr>
            <w:rFonts w:ascii="Times New Roman" w:hAnsi="Times New Roman" w:cs="Times New Roman"/>
          </w:rPr>
          <w:t xml:space="preserve"> meant that the model</w:t>
        </w:r>
      </w:ins>
      <w:ins w:id="93" w:author="Benton, Deon" w:date="2026-06-28T14:52:00Z" w16du:dateUtc="2026-06-28T19:52:00Z">
        <w:r w:rsidR="00580671">
          <w:rPr>
            <w:rFonts w:ascii="Times New Roman" w:hAnsi="Times New Roman" w:cs="Times New Roman"/>
          </w:rPr>
          <w:t xml:space="preserve"> built in</w:t>
        </w:r>
      </w:ins>
      <w:ins w:id="94" w:author="Benton, Deon" w:date="2026-06-28T14:31:00Z" w16du:dateUtc="2026-06-28T19:31:00Z">
        <w:r w:rsidR="0039302D">
          <w:rPr>
            <w:rFonts w:ascii="Times New Roman" w:hAnsi="Times New Roman" w:cs="Times New Roman"/>
          </w:rPr>
          <w:t xml:space="preserve"> </w:t>
        </w:r>
      </w:ins>
      <w:r w:rsidR="006318BD">
        <w:rPr>
          <w:rFonts w:ascii="Times New Roman" w:hAnsi="Times New Roman" w:cs="Times New Roman"/>
        </w:rPr>
        <w:t xml:space="preserve">the very concepts lean accounts should explain. </w:t>
      </w:r>
      <w:r>
        <w:rPr>
          <w:rFonts w:ascii="Times New Roman" w:hAnsi="Times New Roman" w:cs="Times New Roman"/>
        </w:rPr>
        <w:t xml:space="preserve">Finally, </w:t>
      </w:r>
      <w:ins w:id="95" w:author="Benton, Deon" w:date="2026-06-28T14:57:00Z" w16du:dateUtc="2026-06-28T19:57:00Z">
        <w:r w:rsidR="00580671">
          <w:rPr>
            <w:rFonts w:ascii="Times New Roman" w:hAnsi="Times New Roman" w:cs="Times New Roman"/>
          </w:rPr>
          <w:t xml:space="preserve">it </w:t>
        </w:r>
      </w:ins>
      <w:r w:rsidR="00D17908">
        <w:rPr>
          <w:rFonts w:ascii="Times New Roman" w:hAnsi="Times New Roman" w:cs="Times New Roman"/>
        </w:rPr>
        <w:t xml:space="preserve">departed from </w:t>
      </w:r>
      <w:r w:rsidR="00A74E00">
        <w:rPr>
          <w:rFonts w:ascii="Times New Roman" w:hAnsi="Times New Roman" w:cs="Times New Roman"/>
        </w:rPr>
        <w:t>Gergely et al.</w:t>
      </w:r>
      <w:r w:rsidR="00D17908">
        <w:rPr>
          <w:rFonts w:ascii="Times New Roman" w:hAnsi="Times New Roman" w:cs="Times New Roman"/>
        </w:rPr>
        <w:t>’s</w:t>
      </w:r>
      <w:r w:rsidR="00A74E00">
        <w:rPr>
          <w:rFonts w:ascii="Times New Roman" w:hAnsi="Times New Roman" w:cs="Times New Roman"/>
        </w:rPr>
        <w:t xml:space="preserve"> (1995) study </w:t>
      </w:r>
      <w:r w:rsidR="00CF7BE1">
        <w:rPr>
          <w:rFonts w:ascii="Times New Roman" w:hAnsi="Times New Roman" w:cs="Times New Roman"/>
        </w:rPr>
        <w:t>by omitting</w:t>
      </w:r>
      <w:r w:rsidR="00A74E00">
        <w:rPr>
          <w:rFonts w:ascii="Times New Roman" w:hAnsi="Times New Roman" w:cs="Times New Roman"/>
        </w:rPr>
        <w:t xml:space="preserve"> </w:t>
      </w:r>
      <w:ins w:id="96" w:author="Benton, Deon" w:date="2026-06-28T14:32:00Z" w16du:dateUtc="2026-06-28T19:32:00Z">
        <w:r w:rsidR="00137361">
          <w:rPr>
            <w:rFonts w:ascii="Times New Roman" w:hAnsi="Times New Roman" w:cs="Times New Roman"/>
          </w:rPr>
          <w:t xml:space="preserve">barrier information from its simulation of the </w:t>
        </w:r>
      </w:ins>
      <w:ins w:id="97" w:author="Benton, Deon" w:date="2026-06-28T14:33:00Z" w16du:dateUtc="2026-06-28T19:33:00Z">
        <w:r w:rsidR="00137361">
          <w:rPr>
            <w:rFonts w:ascii="Times New Roman" w:hAnsi="Times New Roman" w:cs="Times New Roman"/>
          </w:rPr>
          <w:t>Control condition (</w:t>
        </w:r>
      </w:ins>
      <w:ins w:id="98" w:author="Benton, Deon" w:date="2026-06-28T14:34:00Z" w16du:dateUtc="2026-06-28T19:34:00Z">
        <w:r w:rsidR="00137361">
          <w:rPr>
            <w:rFonts w:ascii="Times New Roman" w:hAnsi="Times New Roman" w:cs="Times New Roman"/>
          </w:rPr>
          <w:t xml:space="preserve">Figure 1B) </w:t>
        </w:r>
      </w:ins>
      <w:r w:rsidR="00A74E00">
        <w:rPr>
          <w:rFonts w:ascii="Times New Roman" w:hAnsi="Times New Roman" w:cs="Times New Roman"/>
        </w:rPr>
        <w:t>and</w:t>
      </w:r>
      <w:r w:rsidR="00CF7BE1">
        <w:rPr>
          <w:rFonts w:ascii="Times New Roman" w:hAnsi="Times New Roman" w:cs="Times New Roman"/>
        </w:rPr>
        <w:t xml:space="preserve"> allowing the curved trajectory</w:t>
      </w:r>
      <w:r w:rsidR="00A74E00">
        <w:rPr>
          <w:rFonts w:ascii="Times New Roman" w:hAnsi="Times New Roman" w:cs="Times New Roman"/>
        </w:rPr>
        <w:t xml:space="preserve"> </w:t>
      </w:r>
      <w:r w:rsidR="00CF7BE1">
        <w:rPr>
          <w:rFonts w:ascii="Times New Roman" w:hAnsi="Times New Roman" w:cs="Times New Roman"/>
        </w:rPr>
        <w:t xml:space="preserve">to overshoot </w:t>
      </w:r>
      <w:r w:rsidR="00AD1A72" w:rsidRPr="00AD1A72">
        <w:rPr>
          <w:rFonts w:ascii="Times New Roman" w:eastAsia="Times New Roman" w:hAnsi="Times New Roman" w:cs="Times New Roman"/>
        </w:rPr>
        <w:t>the barrier</w:t>
      </w:r>
      <w:r w:rsidR="00B02DD6">
        <w:rPr>
          <w:rFonts w:ascii="Times New Roman" w:eastAsia="Times New Roman" w:hAnsi="Times New Roman" w:cs="Times New Roman"/>
        </w:rPr>
        <w:t xml:space="preserve">. </w:t>
      </w:r>
    </w:p>
    <w:p w14:paraId="19B39B4D" w14:textId="16CEB30B" w:rsidR="00976A68" w:rsidRDefault="000D67F7" w:rsidP="00976A68">
      <w:pPr>
        <w:spacing w:line="480" w:lineRule="auto"/>
        <w:ind w:firstLine="720"/>
        <w:contextualSpacing/>
        <w:rPr>
          <w:rFonts w:ascii="Times New Roman" w:hAnsi="Times New Roman" w:cs="Times New Roman"/>
        </w:rPr>
      </w:pPr>
      <w:ins w:id="99" w:author="Benton, Deon" w:date="2026-06-28T15:03:00Z" w16du:dateUtc="2026-06-28T20:03:00Z">
        <w:r>
          <w:rPr>
            <w:rFonts w:ascii="Times New Roman" w:eastAsia="Times New Roman" w:hAnsi="Times New Roman" w:cs="Times New Roman"/>
          </w:rPr>
          <w:t xml:space="preserve">Given these limitations, </w:t>
        </w:r>
      </w:ins>
      <w:ins w:id="100" w:author="Benton, Deon" w:date="2026-06-28T18:19:00Z" w16du:dateUtc="2026-06-28T23:19:00Z">
        <w:r w:rsidR="004B24EC">
          <w:rPr>
            <w:rFonts w:ascii="Times New Roman" w:eastAsia="Times New Roman" w:hAnsi="Times New Roman" w:cs="Times New Roman"/>
          </w:rPr>
          <w:t>I</w:t>
        </w:r>
      </w:ins>
      <w:ins w:id="101" w:author="Benton, Deon" w:date="2026-06-28T15:21:00Z" w16du:dateUtc="2026-06-28T20:21:00Z">
        <w:r w:rsidR="008E2BAD">
          <w:rPr>
            <w:rFonts w:ascii="Times New Roman" w:eastAsia="Times New Roman" w:hAnsi="Times New Roman" w:cs="Times New Roman"/>
          </w:rPr>
          <w:t xml:space="preserve"> develop and</w:t>
        </w:r>
      </w:ins>
      <w:ins w:id="102" w:author="Benton, Deon" w:date="2026-06-28T15:35:00Z" w16du:dateUtc="2026-06-28T20:35:00Z">
        <w:r w:rsidR="002E1175">
          <w:rPr>
            <w:rFonts w:ascii="Times New Roman" w:eastAsia="Times New Roman" w:hAnsi="Times New Roman" w:cs="Times New Roman"/>
          </w:rPr>
          <w:t xml:space="preserve"> computationally instantiate an alternative lean account that</w:t>
        </w:r>
      </w:ins>
      <w:ins w:id="103" w:author="Benton, Deon" w:date="2026-06-28T15:21:00Z" w16du:dateUtc="2026-06-28T20:21:00Z">
        <w:r w:rsidR="008E2BAD">
          <w:rPr>
            <w:rFonts w:ascii="Times New Roman" w:eastAsia="Times New Roman" w:hAnsi="Times New Roman" w:cs="Times New Roman"/>
          </w:rPr>
          <w:t xml:space="preserve"> </w:t>
        </w:r>
      </w:ins>
      <w:ins w:id="104" w:author="Benton, Deon" w:date="2026-06-28T15:09:00Z" w16du:dateUtc="2026-06-28T20:09:00Z">
        <w:r>
          <w:rPr>
            <w:rFonts w:ascii="Times New Roman" w:eastAsia="Times New Roman" w:hAnsi="Times New Roman" w:cs="Times New Roman"/>
          </w:rPr>
          <w:t xml:space="preserve">captures </w:t>
        </w:r>
      </w:ins>
      <w:ins w:id="105" w:author="Benton, Deon" w:date="2026-06-28T15:27:00Z" w16du:dateUtc="2026-06-28T20:27:00Z">
        <w:r w:rsidR="00906987">
          <w:rPr>
            <w:rFonts w:ascii="Times New Roman" w:eastAsia="Times New Roman" w:hAnsi="Times New Roman" w:cs="Times New Roman"/>
          </w:rPr>
          <w:t>the five</w:t>
        </w:r>
      </w:ins>
      <w:ins w:id="106" w:author="Benton, Deon" w:date="2026-06-28T15:35:00Z" w16du:dateUtc="2026-06-28T20:35:00Z">
        <w:r w:rsidR="002E1175">
          <w:rPr>
            <w:rFonts w:ascii="Times New Roman" w:eastAsia="Times New Roman" w:hAnsi="Times New Roman" w:cs="Times New Roman"/>
          </w:rPr>
          <w:t xml:space="preserve"> </w:t>
        </w:r>
      </w:ins>
      <w:r w:rsidR="00B70C06">
        <w:rPr>
          <w:rFonts w:ascii="Times New Roman" w:eastAsia="Times New Roman" w:hAnsi="Times New Roman" w:cs="Times New Roman"/>
        </w:rPr>
        <w:t>target findings</w:t>
      </w:r>
      <w:ins w:id="107" w:author="Benton, Deon" w:date="2026-06-28T15:27:00Z" w16du:dateUtc="2026-06-28T20:27:00Z">
        <w:r w:rsidR="00906987">
          <w:rPr>
            <w:rFonts w:ascii="Times New Roman" w:eastAsia="Times New Roman" w:hAnsi="Times New Roman" w:cs="Times New Roman"/>
          </w:rPr>
          <w:t xml:space="preserve"> discussed in the opening</w:t>
        </w:r>
      </w:ins>
      <w:ins w:id="108" w:author="Benton, Deon" w:date="2026-06-28T15:21:00Z" w16du:dateUtc="2026-06-28T20:21:00Z">
        <w:r w:rsidR="008E2BAD">
          <w:rPr>
            <w:rFonts w:ascii="Times New Roman" w:eastAsia="Times New Roman" w:hAnsi="Times New Roman" w:cs="Times New Roman"/>
          </w:rPr>
          <w:t xml:space="preserve">. </w:t>
        </w:r>
      </w:ins>
      <w:r w:rsidR="00976A68">
        <w:rPr>
          <w:rFonts w:ascii="Times New Roman" w:eastAsia="Times New Roman" w:hAnsi="Times New Roman" w:cs="Times New Roman"/>
        </w:rPr>
        <w:t xml:space="preserve">Importantly, </w:t>
      </w:r>
      <w:ins w:id="109" w:author="Benton, Deon" w:date="2026-06-28T15:22:00Z" w16du:dateUtc="2026-06-28T20:22:00Z">
        <w:r w:rsidR="008E2BAD">
          <w:rPr>
            <w:rFonts w:ascii="Times New Roman" w:hAnsi="Times New Roman" w:cs="Times New Roman"/>
          </w:rPr>
          <w:t>this</w:t>
        </w:r>
      </w:ins>
      <w:r w:rsidR="00976A68">
        <w:rPr>
          <w:rFonts w:ascii="Times New Roman" w:hAnsi="Times New Roman" w:cs="Times New Roman"/>
        </w:rPr>
        <w:t xml:space="preserve"> </w:t>
      </w:r>
      <w:ins w:id="110" w:author="Benton, Deon" w:date="2026-06-28T15:28:00Z" w16du:dateUtc="2026-06-28T20:28:00Z">
        <w:r w:rsidR="00906987">
          <w:rPr>
            <w:rFonts w:ascii="Times New Roman" w:hAnsi="Times New Roman" w:cs="Times New Roman"/>
          </w:rPr>
          <w:t>theory</w:t>
        </w:r>
      </w:ins>
      <w:ins w:id="111" w:author="Benton, Deon" w:date="2026-06-28T15:36:00Z" w16du:dateUtc="2026-06-28T20:36:00Z">
        <w:r w:rsidR="002E1175">
          <w:rPr>
            <w:rFonts w:ascii="Times New Roman" w:hAnsi="Times New Roman" w:cs="Times New Roman"/>
          </w:rPr>
          <w:t xml:space="preserve">, </w:t>
        </w:r>
      </w:ins>
      <w:ins w:id="112" w:author="Benton, Deon" w:date="2026-06-28T15:28:00Z" w16du:dateUtc="2026-06-28T20:28:00Z">
        <w:r w:rsidR="00906987">
          <w:rPr>
            <w:rFonts w:ascii="Times New Roman" w:hAnsi="Times New Roman" w:cs="Times New Roman"/>
          </w:rPr>
          <w:t>dubbed ALIAS</w:t>
        </w:r>
      </w:ins>
      <w:ins w:id="113" w:author="Benton, Deon" w:date="2026-06-28T15:36:00Z" w16du:dateUtc="2026-06-28T20:36:00Z">
        <w:r w:rsidR="002E1175">
          <w:rPr>
            <w:rFonts w:ascii="Times New Roman" w:hAnsi="Times New Roman" w:cs="Times New Roman"/>
          </w:rPr>
          <w:t xml:space="preserve">, is </w:t>
        </w:r>
      </w:ins>
      <w:ins w:id="114" w:author="Benton, Deon" w:date="2026-06-28T18:20:00Z" w16du:dateUtc="2026-06-28T23:20:00Z">
        <w:r w:rsidR="00774BFD">
          <w:rPr>
            <w:rFonts w:ascii="Times New Roman" w:hAnsi="Times New Roman" w:cs="Times New Roman"/>
          </w:rPr>
          <w:t xml:space="preserve">not an account of how action efficiency understanding per se develops. </w:t>
        </w:r>
      </w:ins>
      <w:ins w:id="115" w:author="Benton, Deon" w:date="2026-06-28T18:21:00Z" w16du:dateUtc="2026-06-28T23:21:00Z">
        <w:r w:rsidR="00774BFD">
          <w:rPr>
            <w:rFonts w:ascii="Times New Roman" w:hAnsi="Times New Roman" w:cs="Times New Roman"/>
          </w:rPr>
          <w:t xml:space="preserve">It is an account of the mechanistic basis of </w:t>
        </w:r>
      </w:ins>
      <w:ins w:id="116" w:author="Benton, Deon" w:date="2026-06-28T15:37:00Z" w16du:dateUtc="2026-06-28T20:37:00Z">
        <w:r w:rsidR="002E1175">
          <w:rPr>
            <w:rFonts w:ascii="Times New Roman" w:hAnsi="Times New Roman" w:cs="Times New Roman"/>
          </w:rPr>
          <w:t xml:space="preserve">infants’ </w:t>
        </w:r>
        <w:r w:rsidR="002E1175">
          <w:rPr>
            <w:rFonts w:ascii="Times New Roman" w:hAnsi="Times New Roman" w:cs="Times New Roman"/>
            <w:i/>
            <w:iCs/>
          </w:rPr>
          <w:t>looking behaviors</w:t>
        </w:r>
      </w:ins>
      <w:ins w:id="117" w:author="Benton, Deon" w:date="2026-06-28T15:38:00Z" w16du:dateUtc="2026-06-28T20:38:00Z">
        <w:r w:rsidR="002E1175">
          <w:rPr>
            <w:rFonts w:ascii="Times New Roman" w:hAnsi="Times New Roman" w:cs="Times New Roman"/>
            <w:i/>
            <w:iCs/>
          </w:rPr>
          <w:t xml:space="preserve"> </w:t>
        </w:r>
        <w:r w:rsidR="002E1175">
          <w:rPr>
            <w:rFonts w:ascii="Times New Roman" w:hAnsi="Times New Roman" w:cs="Times New Roman"/>
          </w:rPr>
          <w:t>in studies on this topic.</w:t>
        </w:r>
      </w:ins>
      <w:ins w:id="118" w:author="Benton, Deon" w:date="2026-06-28T15:39:00Z" w16du:dateUtc="2026-06-28T20:39:00Z">
        <w:r w:rsidR="002E1175">
          <w:rPr>
            <w:rFonts w:ascii="Times New Roman" w:hAnsi="Times New Roman" w:cs="Times New Roman"/>
          </w:rPr>
          <w:t xml:space="preserve"> </w:t>
        </w:r>
      </w:ins>
      <w:ins w:id="119" w:author="Benton, Deon" w:date="2026-06-28T18:22:00Z" w16du:dateUtc="2026-06-28T23:22:00Z">
        <w:r w:rsidR="00774BFD">
          <w:rPr>
            <w:rFonts w:ascii="Times New Roman" w:hAnsi="Times New Roman" w:cs="Times New Roman"/>
          </w:rPr>
          <w:t xml:space="preserve">How genuine action efficiency </w:t>
        </w:r>
      </w:ins>
      <w:ins w:id="120" w:author="Benton, Deon" w:date="2026-06-28T18:23:00Z" w16du:dateUtc="2026-06-28T23:23:00Z">
        <w:r w:rsidR="00774BFD">
          <w:rPr>
            <w:rFonts w:ascii="Times New Roman" w:hAnsi="Times New Roman" w:cs="Times New Roman"/>
          </w:rPr>
          <w:t xml:space="preserve">may </w:t>
        </w:r>
      </w:ins>
      <w:ins w:id="121" w:author="Benton, Deon" w:date="2026-06-28T18:22:00Z" w16du:dateUtc="2026-06-28T23:22:00Z">
        <w:r w:rsidR="00774BFD">
          <w:rPr>
            <w:rFonts w:ascii="Times New Roman" w:hAnsi="Times New Roman" w:cs="Times New Roman"/>
          </w:rPr>
          <w:t xml:space="preserve">develop </w:t>
        </w:r>
      </w:ins>
      <w:ins w:id="122" w:author="Benton, Deon" w:date="2026-06-28T15:31:00Z" w16du:dateUtc="2026-06-28T20:31:00Z">
        <w:r w:rsidR="00906987">
          <w:rPr>
            <w:rFonts w:ascii="Times New Roman" w:hAnsi="Times New Roman" w:cs="Times New Roman"/>
          </w:rPr>
          <w:t xml:space="preserve">is </w:t>
        </w:r>
      </w:ins>
      <w:ins w:id="123" w:author="Benton, Deon" w:date="2026-06-28T18:23:00Z" w16du:dateUtc="2026-06-28T23:23:00Z">
        <w:r w:rsidR="00774BFD">
          <w:rPr>
            <w:rFonts w:ascii="Times New Roman" w:hAnsi="Times New Roman" w:cs="Times New Roman"/>
          </w:rPr>
          <w:t>described</w:t>
        </w:r>
      </w:ins>
      <w:r w:rsidR="00976A68">
        <w:rPr>
          <w:rFonts w:ascii="Times New Roman" w:hAnsi="Times New Roman" w:cs="Times New Roman"/>
        </w:rPr>
        <w:t xml:space="preserve"> in the General Discussion.</w:t>
      </w:r>
    </w:p>
    <w:p w14:paraId="6BEE43CD" w14:textId="1A59A028" w:rsidR="002450CA" w:rsidRDefault="00976A68" w:rsidP="00037EA9">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 </w:t>
      </w:r>
    </w:p>
    <w:p w14:paraId="5BA2404B" w14:textId="77777777" w:rsidR="005F40ED" w:rsidRDefault="005F40ED" w:rsidP="005F40ED">
      <w:pPr>
        <w:spacing w:line="480" w:lineRule="auto"/>
        <w:contextualSpacing/>
        <w:rPr>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t>An experienced-based associative learning account of</w:t>
      </w:r>
      <w:r w:rsidRPr="00B12893">
        <w:rPr>
          <w:rFonts w:ascii="Times New Roman" w:hAnsi="Times New Roman" w:cs="Times New Roman"/>
          <w:b/>
          <w:bCs/>
        </w:rPr>
        <w:t xml:space="preserve"> infants’ </w:t>
      </w:r>
      <w:r>
        <w:rPr>
          <w:rFonts w:ascii="Times New Roman" w:hAnsi="Times New Roman" w:cs="Times New Roman"/>
          <w:b/>
          <w:bCs/>
        </w:rPr>
        <w:t>looking 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BDD2A60"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ins w:id="124" w:author="Benton, Deon" w:date="2026-06-28T18:53:00Z" w16du:dateUtc="2026-06-28T23:53:00Z">
              <w:r w:rsidR="005D31A3">
                <w:rPr>
                  <w:rFonts w:ascii="Times New Roman" w:hAnsi="Times New Roman" w:cs="Times New Roman"/>
                  <w:color w:val="000000" w:themeColor="text1"/>
                  <w:sz w:val="24"/>
                  <w:szCs w:val="24"/>
                </w:rPr>
                <w:t>Overview of the account instantiated by ALIAS.</w:t>
              </w:r>
            </w:ins>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w:t>
            </w:r>
            <w:ins w:id="125" w:author="Benton, Deon" w:date="2026-06-28T18:53:00Z" w16du:dateUtc="2026-06-28T23:53:00Z">
              <w:r w:rsidR="005D31A3">
                <w:rPr>
                  <w:rFonts w:ascii="Times New Roman" w:hAnsi="Times New Roman" w:cs="Times New Roman"/>
                  <w:i w:val="0"/>
                  <w:iCs w:val="0"/>
                  <w:color w:val="000000" w:themeColor="text1"/>
                  <w:sz w:val="24"/>
                  <w:szCs w:val="24"/>
                </w:rPr>
                <w:t xml:space="preserve"> learn associations</w:t>
              </w:r>
            </w:ins>
            <w:r w:rsidR="00B05318">
              <w:rPr>
                <w:rFonts w:ascii="Times New Roman" w:hAnsi="Times New Roman" w:cs="Times New Roman"/>
                <w:i w:val="0"/>
                <w:iCs w:val="0"/>
                <w:color w:val="000000" w:themeColor="text1"/>
                <w:sz w:val="24"/>
                <w:szCs w:val="24"/>
              </w:rPr>
              <w:t xml:space="preserve"> </w:t>
            </w:r>
            <w:ins w:id="126" w:author="Benton, Deon" w:date="2026-06-28T18:53:00Z" w16du:dateUtc="2026-06-28T23:53:00Z">
              <w:r w:rsidR="005D31A3">
                <w:rPr>
                  <w:rFonts w:ascii="Times New Roman" w:hAnsi="Times New Roman" w:cs="Times New Roman"/>
                  <w:i w:val="0"/>
                  <w:iCs w:val="0"/>
                  <w:color w:val="000000" w:themeColor="text1"/>
                  <w:sz w:val="24"/>
                  <w:szCs w:val="24"/>
                </w:rPr>
                <w:t>among action kinematics and visible event features</w:t>
              </w:r>
            </w:ins>
            <w:ins w:id="127" w:author="Benton, Deon" w:date="2026-06-28T18:54:00Z" w16du:dateUtc="2026-06-28T23:54:00Z">
              <w:r w:rsidR="005D31A3">
                <w:rPr>
                  <w:rFonts w:ascii="Times New Roman" w:hAnsi="Times New Roman" w:cs="Times New Roman"/>
                  <w:i w:val="0"/>
                  <w:iCs w:val="0"/>
                  <w:color w:val="000000" w:themeColor="text1"/>
                  <w:sz w:val="24"/>
                  <w:szCs w:val="24"/>
                </w:rPr>
                <w:t>. (B) Habituation either reinforces or weakens these associations</w:t>
              </w:r>
            </w:ins>
            <w:ins w:id="128" w:author="Benton, Deon" w:date="2026-06-28T19:15:00Z" w16du:dateUtc="2026-06-29T00:15:00Z">
              <w:r w:rsidR="008D1E62">
                <w:rPr>
                  <w:rFonts w:ascii="Times New Roman" w:hAnsi="Times New Roman" w:cs="Times New Roman"/>
                  <w:i w:val="0"/>
                  <w:iCs w:val="0"/>
                  <w:color w:val="000000" w:themeColor="text1"/>
                  <w:sz w:val="24"/>
                  <w:szCs w:val="24"/>
                </w:rPr>
                <w:t xml:space="preserve">, and </w:t>
              </w:r>
            </w:ins>
            <w:ins w:id="129" w:author="Benton, Deon" w:date="2026-06-28T19:16:00Z" w16du:dateUtc="2026-06-29T00:16:00Z">
              <w:r w:rsidR="008D1E62">
                <w:rPr>
                  <w:rFonts w:ascii="Times New Roman" w:hAnsi="Times New Roman" w:cs="Times New Roman"/>
                  <w:i w:val="0"/>
                  <w:iCs w:val="0"/>
                  <w:color w:val="000000" w:themeColor="text1"/>
                  <w:sz w:val="24"/>
                  <w:szCs w:val="24"/>
                </w:rPr>
                <w:t xml:space="preserve">(C) </w:t>
              </w:r>
            </w:ins>
            <w:ins w:id="130" w:author="Benton, Deon" w:date="2026-06-28T19:15:00Z" w16du:dateUtc="2026-06-29T00:15:00Z">
              <w:r w:rsidR="008D1E62">
                <w:rPr>
                  <w:rFonts w:ascii="Times New Roman" w:hAnsi="Times New Roman" w:cs="Times New Roman"/>
                  <w:i w:val="0"/>
                  <w:iCs w:val="0"/>
                  <w:color w:val="000000" w:themeColor="text1"/>
                  <w:sz w:val="24"/>
                  <w:szCs w:val="24"/>
                </w:rPr>
                <w:t xml:space="preserve">test events </w:t>
              </w:r>
            </w:ins>
            <w:ins w:id="131" w:author="Benton, Deon" w:date="2026-06-28T19:16:00Z" w16du:dateUtc="2026-06-29T00:16:00Z">
              <w:r w:rsidR="008D1E62">
                <w:rPr>
                  <w:rFonts w:ascii="Times New Roman" w:hAnsi="Times New Roman" w:cs="Times New Roman"/>
                  <w:i w:val="0"/>
                  <w:iCs w:val="0"/>
                  <w:color w:val="000000" w:themeColor="text1"/>
                  <w:sz w:val="24"/>
                  <w:szCs w:val="24"/>
                </w:rPr>
                <w:t xml:space="preserve">that omit expected features (D) </w:t>
              </w:r>
            </w:ins>
            <w:ins w:id="132" w:author="Benton, Deon" w:date="2026-06-28T19:15:00Z" w16du:dateUtc="2026-06-29T00:15:00Z">
              <w:r w:rsidR="008D1E62">
                <w:rPr>
                  <w:rFonts w:ascii="Times New Roman" w:hAnsi="Times New Roman" w:cs="Times New Roman"/>
                  <w:i w:val="0"/>
                  <w:iCs w:val="0"/>
                  <w:color w:val="000000" w:themeColor="text1"/>
                  <w:sz w:val="24"/>
                  <w:szCs w:val="24"/>
                </w:rPr>
                <w:t>elicit prediction error</w:t>
              </w:r>
            </w:ins>
            <w:ins w:id="133" w:author="Benton, Deon" w:date="2026-06-28T18:55:00Z" w16du:dateUtc="2026-06-28T23:55:00Z">
              <w:r w:rsidR="005D31A3">
                <w:rPr>
                  <w:rFonts w:ascii="Times New Roman" w:hAnsi="Times New Roman" w:cs="Times New Roman"/>
                  <w:i w:val="0"/>
                  <w:iCs w:val="0"/>
                  <w:color w:val="000000" w:themeColor="text1"/>
                  <w:sz w:val="24"/>
                  <w:szCs w:val="24"/>
                </w:rPr>
                <w:t xml:space="preserve">. </w:t>
              </w:r>
            </w:ins>
            <w:r w:rsidR="00F21BCE">
              <w:rPr>
                <w:rFonts w:ascii="Times New Roman" w:hAnsi="Times New Roman" w:cs="Times New Roman"/>
                <w:i w:val="0"/>
                <w:iCs w:val="0"/>
                <w:color w:val="000000" w:themeColor="text1"/>
                <w:sz w:val="24"/>
                <w:szCs w:val="24"/>
              </w:rPr>
              <w:t xml:space="preserve">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6D6EA3B0" w:rsidR="002460C6" w:rsidRDefault="00E8643D" w:rsidP="00EF283F">
      <w:pPr>
        <w:spacing w:line="480" w:lineRule="auto"/>
        <w:ind w:firstLine="720"/>
        <w:contextualSpacing/>
        <w:rPr>
          <w:rFonts w:ascii="Times New Roman" w:hAnsi="Times New Roman" w:cs="Times New Roman"/>
        </w:rPr>
      </w:pPr>
      <w:ins w:id="134" w:author="Benton, Deon" w:date="2026-06-28T18:23:00Z" w16du:dateUtc="2026-06-28T23:23:00Z">
        <w:r>
          <w:rPr>
            <w:rFonts w:ascii="Times New Roman" w:hAnsi="Times New Roman" w:cs="Times New Roman"/>
          </w:rPr>
          <w:t xml:space="preserve">As Figure 3 illustrates, </w:t>
        </w:r>
      </w:ins>
      <w:ins w:id="135" w:author="Benton, Deon" w:date="2026-06-28T19:13:00Z" w16du:dateUtc="2026-06-29T00:13:00Z">
        <w:r w:rsidR="00742284">
          <w:rPr>
            <w:rFonts w:ascii="Times New Roman" w:hAnsi="Times New Roman" w:cs="Times New Roman"/>
          </w:rPr>
          <w:t>ALIA</w:t>
        </w:r>
      </w:ins>
      <w:ins w:id="136" w:author="Benton, Deon" w:date="2026-06-28T19:15:00Z" w16du:dateUtc="2026-06-29T00:15:00Z">
        <w:r w:rsidR="00C32588">
          <w:rPr>
            <w:rFonts w:ascii="Times New Roman" w:hAnsi="Times New Roman" w:cs="Times New Roman"/>
          </w:rPr>
          <w:t>S</w:t>
        </w:r>
      </w:ins>
      <w:ins w:id="137" w:author="Benton, Deon" w:date="2026-06-28T19:13:00Z" w16du:dateUtc="2026-06-29T00:13:00Z">
        <w:r w:rsidR="00742284">
          <w:rPr>
            <w:rFonts w:ascii="Times New Roman" w:hAnsi="Times New Roman" w:cs="Times New Roman"/>
          </w:rPr>
          <w:t>’s central thesis is that</w:t>
        </w:r>
      </w:ins>
      <w:ins w:id="138" w:author="Benton, Deon" w:date="2026-06-28T19:29:00Z" w16du:dateUtc="2026-06-29T00:29:00Z">
        <w:r w:rsidR="00B758A5">
          <w:rPr>
            <w:rFonts w:ascii="Times New Roman" w:hAnsi="Times New Roman" w:cs="Times New Roman"/>
          </w:rPr>
          <w:t xml:space="preserve"> infants’ looking patterns</w:t>
        </w:r>
      </w:ins>
      <w:ins w:id="139" w:author="Benton, Deon" w:date="2026-06-28T19:30:00Z" w16du:dateUtc="2026-06-29T00:30:00Z">
        <w:r w:rsidR="00B758A5">
          <w:rPr>
            <w:rFonts w:ascii="Times New Roman" w:hAnsi="Times New Roman" w:cs="Times New Roman"/>
          </w:rPr>
          <w:t xml:space="preserve"> </w:t>
        </w:r>
      </w:ins>
      <w:ins w:id="140" w:author="Benton, Deon" w:date="2026-06-28T19:37:00Z" w16du:dateUtc="2026-06-29T00:37:00Z">
        <w:r w:rsidR="00113091">
          <w:rPr>
            <w:rFonts w:ascii="Times New Roman" w:hAnsi="Times New Roman" w:cs="Times New Roman"/>
          </w:rPr>
          <w:t>are governed by</w:t>
        </w:r>
      </w:ins>
      <w:ins w:id="141" w:author="Benton, Deon" w:date="2026-06-28T19:31:00Z" w16du:dateUtc="2026-06-29T00:31:00Z">
        <w:r w:rsidR="00113091">
          <w:rPr>
            <w:rFonts w:ascii="Times New Roman" w:hAnsi="Times New Roman" w:cs="Times New Roman"/>
          </w:rPr>
          <w:t xml:space="preserve"> </w:t>
        </w:r>
      </w:ins>
      <w:ins w:id="142" w:author="Benton, Deon" w:date="2026-06-28T19:29:00Z" w16du:dateUtc="2026-06-29T00:29:00Z">
        <w:r w:rsidR="00B758A5">
          <w:rPr>
            <w:rFonts w:ascii="Times New Roman" w:hAnsi="Times New Roman" w:cs="Times New Roman"/>
          </w:rPr>
          <w:t>learned</w:t>
        </w:r>
      </w:ins>
      <w:ins w:id="143" w:author="Benton, Deon" w:date="2026-06-28T19:30:00Z" w16du:dateUtc="2026-06-29T00:30:00Z">
        <w:r w:rsidR="00B758A5">
          <w:rPr>
            <w:rFonts w:ascii="Times New Roman" w:hAnsi="Times New Roman" w:cs="Times New Roman"/>
          </w:rPr>
          <w:t xml:space="preserve"> associations among </w:t>
        </w:r>
      </w:ins>
      <w:ins w:id="144" w:author="Benton, Deon" w:date="2026-06-28T19:34:00Z" w16du:dateUtc="2026-06-29T00:34:00Z">
        <w:r w:rsidR="00113091">
          <w:rPr>
            <w:rFonts w:ascii="Times New Roman" w:hAnsi="Times New Roman" w:cs="Times New Roman"/>
          </w:rPr>
          <w:t>the kinematics of different actions</w:t>
        </w:r>
      </w:ins>
      <w:ins w:id="145" w:author="Benton, Deon" w:date="2026-06-28T19:30:00Z" w16du:dateUtc="2026-06-29T00:30:00Z">
        <w:r w:rsidR="00B758A5">
          <w:rPr>
            <w:rFonts w:ascii="Times New Roman" w:hAnsi="Times New Roman" w:cs="Times New Roman"/>
          </w:rPr>
          <w:t xml:space="preserve"> and the visible surface </w:t>
        </w:r>
      </w:ins>
      <w:ins w:id="146" w:author="Benton, Deon" w:date="2026-06-28T19:34:00Z" w16du:dateUtc="2026-06-29T00:34:00Z">
        <w:r w:rsidR="00113091">
          <w:rPr>
            <w:rFonts w:ascii="Times New Roman" w:hAnsi="Times New Roman" w:cs="Times New Roman"/>
          </w:rPr>
          <w:t xml:space="preserve">features </w:t>
        </w:r>
      </w:ins>
      <w:ins w:id="147" w:author="Benton, Deon" w:date="2026-06-28T19:31:00Z" w16du:dateUtc="2026-06-29T00:31:00Z">
        <w:r w:rsidR="00B758A5">
          <w:rPr>
            <w:rFonts w:ascii="Times New Roman" w:hAnsi="Times New Roman" w:cs="Times New Roman"/>
          </w:rPr>
          <w:t>of the objects</w:t>
        </w:r>
        <w:r w:rsidR="00113091">
          <w:rPr>
            <w:rFonts w:ascii="Times New Roman" w:hAnsi="Times New Roman" w:cs="Times New Roman"/>
          </w:rPr>
          <w:t xml:space="preserve"> </w:t>
        </w:r>
        <w:r w:rsidR="00B758A5">
          <w:rPr>
            <w:rFonts w:ascii="Times New Roman" w:hAnsi="Times New Roman" w:cs="Times New Roman"/>
          </w:rPr>
          <w:t>involved</w:t>
        </w:r>
        <w:r w:rsidR="00113091">
          <w:rPr>
            <w:rFonts w:ascii="Times New Roman" w:hAnsi="Times New Roman" w:cs="Times New Roman"/>
          </w:rPr>
          <w:t xml:space="preserve"> and the physical environments in which those actions occur.</w:t>
        </w:r>
      </w:ins>
      <w:ins w:id="148" w:author="Benton, Deon" w:date="2026-06-28T19:32:00Z" w16du:dateUtc="2026-06-29T00:32:00Z">
        <w:r w:rsidR="00113091">
          <w:rPr>
            <w:rFonts w:ascii="Times New Roman" w:hAnsi="Times New Roman" w:cs="Times New Roman"/>
          </w:rPr>
          <w:t xml:space="preserve"> </w:t>
        </w:r>
      </w:ins>
      <w:ins w:id="149" w:author="Benton, Deon" w:date="2026-06-28T19:45:00Z" w16du:dateUtc="2026-06-29T00:45:00Z">
        <w:r w:rsidR="00326AE0">
          <w:rPr>
            <w:rFonts w:ascii="Times New Roman" w:hAnsi="Times New Roman" w:cs="Times New Roman"/>
          </w:rPr>
          <w:t>The critical associations for the present phenomena</w:t>
        </w:r>
      </w:ins>
      <w:ins w:id="150" w:author="Benton, Deon" w:date="2026-06-28T19:38:00Z" w16du:dateUtc="2026-06-29T00:38:00Z">
        <w:r w:rsidR="00113091">
          <w:rPr>
            <w:rFonts w:ascii="Times New Roman" w:hAnsi="Times New Roman" w:cs="Times New Roman"/>
          </w:rPr>
          <w:t xml:space="preserve"> </w:t>
        </w:r>
      </w:ins>
      <w:ins w:id="151" w:author="Benton, Deon" w:date="2026-06-28T19:45:00Z" w16du:dateUtc="2026-06-29T00:45:00Z">
        <w:r w:rsidR="00326AE0">
          <w:rPr>
            <w:rFonts w:ascii="Times New Roman" w:hAnsi="Times New Roman" w:cs="Times New Roman"/>
          </w:rPr>
          <w:t>link</w:t>
        </w:r>
      </w:ins>
      <w:ins w:id="152" w:author="Benton, Deon" w:date="2026-06-28T19:38:00Z" w16du:dateUtc="2026-06-29T00:38:00Z">
        <w:r w:rsidR="00113091">
          <w:rPr>
            <w:rFonts w:ascii="Times New Roman" w:hAnsi="Times New Roman" w:cs="Times New Roman"/>
          </w:rPr>
          <w:t xml:space="preserve"> </w:t>
        </w:r>
      </w:ins>
      <w:ins w:id="153" w:author="Benton, Deon" w:date="2026-06-28T19:39:00Z" w16du:dateUtc="2026-06-29T00:39:00Z">
        <w:r w:rsidR="00113091">
          <w:rPr>
            <w:rFonts w:ascii="Times New Roman" w:hAnsi="Times New Roman" w:cs="Times New Roman"/>
          </w:rPr>
          <w:t xml:space="preserve">obstacles with </w:t>
        </w:r>
      </w:ins>
      <w:ins w:id="154" w:author="Benton, Deon" w:date="2026-06-28T19:35:00Z" w16du:dateUtc="2026-06-29T00:35:00Z">
        <w:r w:rsidR="00113091">
          <w:rPr>
            <w:rFonts w:ascii="Times New Roman" w:hAnsi="Times New Roman" w:cs="Times New Roman"/>
          </w:rPr>
          <w:t xml:space="preserve">arced trajectories and </w:t>
        </w:r>
      </w:ins>
      <w:ins w:id="155" w:author="Benton, Deon" w:date="2026-06-28T19:39:00Z" w16du:dateUtc="2026-06-29T00:39:00Z">
        <w:r w:rsidR="00113091">
          <w:rPr>
            <w:rFonts w:ascii="Times New Roman" w:hAnsi="Times New Roman" w:cs="Times New Roman"/>
          </w:rPr>
          <w:t xml:space="preserve">absent </w:t>
        </w:r>
      </w:ins>
      <w:ins w:id="156" w:author="Benton, Deon" w:date="2026-06-28T19:35:00Z" w16du:dateUtc="2026-06-29T00:35:00Z">
        <w:r w:rsidR="00113091">
          <w:rPr>
            <w:rFonts w:ascii="Times New Roman" w:hAnsi="Times New Roman" w:cs="Times New Roman"/>
          </w:rPr>
          <w:t xml:space="preserve">obstacles </w:t>
        </w:r>
      </w:ins>
      <w:ins w:id="157" w:author="Benton, Deon" w:date="2026-06-28T19:39:00Z" w16du:dateUtc="2026-06-29T00:39:00Z">
        <w:r w:rsidR="00113091">
          <w:rPr>
            <w:rFonts w:ascii="Times New Roman" w:hAnsi="Times New Roman" w:cs="Times New Roman"/>
          </w:rPr>
          <w:t xml:space="preserve">with straight motion. </w:t>
        </w:r>
      </w:ins>
      <w:ins w:id="158" w:author="Benton, Deon" w:date="2026-06-28T19:41:00Z" w16du:dateUtc="2026-06-29T00:41:00Z">
        <w:r w:rsidR="00DB4446">
          <w:rPr>
            <w:rFonts w:ascii="Times New Roman" w:hAnsi="Times New Roman" w:cs="Times New Roman"/>
          </w:rPr>
          <w:t>Crucially, t</w:t>
        </w:r>
      </w:ins>
      <w:ins w:id="159" w:author="Benton, Deon" w:date="2026-06-28T19:26:00Z" w16du:dateUtc="2026-06-29T00:26:00Z">
        <w:r w:rsidR="00B758A5">
          <w:rPr>
            <w:rFonts w:ascii="Times New Roman" w:hAnsi="Times New Roman" w:cs="Times New Roman"/>
          </w:rPr>
          <w:t>he</w:t>
        </w:r>
      </w:ins>
      <w:ins w:id="160" w:author="Benton, Deon" w:date="2026-06-28T19:46:00Z" w16du:dateUtc="2026-06-29T00:46:00Z">
        <w:r w:rsidR="00326AE0">
          <w:rPr>
            <w:rFonts w:ascii="Times New Roman" w:hAnsi="Times New Roman" w:cs="Times New Roman"/>
          </w:rPr>
          <w:t xml:space="preserve"> resulting</w:t>
        </w:r>
      </w:ins>
      <w:ins w:id="161" w:author="Benton, Deon" w:date="2026-06-28T19:26:00Z" w16du:dateUtc="2026-06-29T00:26:00Z">
        <w:r w:rsidR="00B758A5">
          <w:rPr>
            <w:rFonts w:ascii="Times New Roman" w:hAnsi="Times New Roman" w:cs="Times New Roman"/>
          </w:rPr>
          <w:t xml:space="preserve"> representations </w:t>
        </w:r>
      </w:ins>
      <w:ins w:id="162" w:author="Benton, Deon" w:date="2026-06-28T19:41:00Z" w16du:dateUtc="2026-06-29T00:41:00Z">
        <w:r w:rsidR="00DB4446">
          <w:rPr>
            <w:rFonts w:ascii="Times New Roman" w:hAnsi="Times New Roman" w:cs="Times New Roman"/>
          </w:rPr>
          <w:t>ar</w:t>
        </w:r>
      </w:ins>
      <w:ins w:id="163" w:author="Benton, Deon" w:date="2026-06-28T19:42:00Z" w16du:dateUtc="2026-06-29T00:42:00Z">
        <w:r w:rsidR="00DB4446">
          <w:rPr>
            <w:rFonts w:ascii="Times New Roman" w:hAnsi="Times New Roman" w:cs="Times New Roman"/>
          </w:rPr>
          <w:t xml:space="preserve">e </w:t>
        </w:r>
      </w:ins>
      <w:ins w:id="164" w:author="Benton, Deon" w:date="2026-06-28T19:43:00Z" w16du:dateUtc="2026-06-29T00:43:00Z">
        <w:r w:rsidR="00DB4446">
          <w:rPr>
            <w:rFonts w:ascii="Times New Roman" w:hAnsi="Times New Roman" w:cs="Times New Roman"/>
          </w:rPr>
          <w:t xml:space="preserve">entirely </w:t>
        </w:r>
      </w:ins>
      <w:ins w:id="165" w:author="Benton, Deon" w:date="2026-06-28T19:42:00Z" w16du:dateUtc="2026-06-29T00:42:00Z">
        <w:r w:rsidR="00DB4446">
          <w:rPr>
            <w:rFonts w:ascii="Times New Roman" w:hAnsi="Times New Roman" w:cs="Times New Roman"/>
          </w:rPr>
          <w:t>perceptually grounded</w:t>
        </w:r>
      </w:ins>
      <w:ins w:id="166" w:author="Benton, Deon" w:date="2026-06-28T19:43:00Z" w16du:dateUtc="2026-06-29T00:43:00Z">
        <w:r w:rsidR="00DB4446">
          <w:rPr>
            <w:rFonts w:ascii="Times New Roman" w:hAnsi="Times New Roman" w:cs="Times New Roman"/>
          </w:rPr>
          <w:t xml:space="preserve">. </w:t>
        </w:r>
      </w:ins>
      <w:ins w:id="167" w:author="Benton, Deon" w:date="2026-06-28T19:46:00Z" w16du:dateUtc="2026-06-29T00:46:00Z">
        <w:r w:rsidR="00326AE0">
          <w:rPr>
            <w:rFonts w:ascii="Times New Roman" w:hAnsi="Times New Roman" w:cs="Times New Roman"/>
          </w:rPr>
          <w:t>Nothing in them reflects</w:t>
        </w:r>
      </w:ins>
      <w:r w:rsidR="005265DD" w:rsidRPr="005265DD">
        <w:rPr>
          <w:rFonts w:ascii="Times New Roman" w:hAnsi="Times New Roman" w:cs="Times New Roman"/>
        </w:rPr>
        <w:t xml:space="preserve"> goals, </w:t>
      </w:r>
      <w:ins w:id="168" w:author="Benton, Deon" w:date="2026-06-28T19:47:00Z" w16du:dateUtc="2026-06-29T00:47:00Z">
        <w:r w:rsidR="00326AE0">
          <w:rPr>
            <w:rFonts w:ascii="Times New Roman" w:hAnsi="Times New Roman" w:cs="Times New Roman"/>
          </w:rPr>
          <w:t xml:space="preserve">constraints, </w:t>
        </w:r>
      </w:ins>
      <w:ins w:id="169" w:author="Benton, Deon" w:date="2026-06-28T19:27:00Z" w16du:dateUtc="2026-06-29T00:27:00Z">
        <w:r w:rsidR="00B758A5">
          <w:rPr>
            <w:rFonts w:ascii="Times New Roman" w:hAnsi="Times New Roman" w:cs="Times New Roman"/>
          </w:rPr>
          <w:t>efficiency, cost,</w:t>
        </w:r>
      </w:ins>
      <w:r w:rsidR="00A344D9">
        <w:rPr>
          <w:rFonts w:ascii="Times New Roman" w:hAnsi="Times New Roman" w:cs="Times New Roman"/>
        </w:rPr>
        <w:t xml:space="preserve"> or</w:t>
      </w:r>
      <w:r w:rsidR="005265DD" w:rsidRPr="005265DD">
        <w:rPr>
          <w:rFonts w:ascii="Times New Roman" w:hAnsi="Times New Roman" w:cs="Times New Roman"/>
        </w:rPr>
        <w:t xml:space="preserve"> rationality.</w:t>
      </w:r>
    </w:p>
    <w:p w14:paraId="6498E897" w14:textId="377FA1FC" w:rsidR="001129C8" w:rsidRDefault="00105279" w:rsidP="00EF283F">
      <w:pPr>
        <w:spacing w:line="480" w:lineRule="auto"/>
        <w:ind w:firstLine="720"/>
        <w:contextualSpacing/>
        <w:rPr>
          <w:rFonts w:ascii="Times New Roman" w:hAnsi="Times New Roman" w:cs="Times New Roman"/>
        </w:rPr>
      </w:pPr>
      <w:r w:rsidRPr="00105279">
        <w:rPr>
          <w:rFonts w:ascii="Times New Roman" w:hAnsi="Times New Roman" w:cs="Times New Roman"/>
        </w:rPr>
        <w:lastRenderedPageBreak/>
        <w:t xml:space="preserve">Habituation events that align with </w:t>
      </w:r>
      <w:ins w:id="170" w:author="Benton, Deon" w:date="2026-06-28T19:47:00Z" w16du:dateUtc="2026-06-29T00:47:00Z">
        <w:r w:rsidR="007426D9">
          <w:rPr>
            <w:rFonts w:ascii="Times New Roman" w:hAnsi="Times New Roman" w:cs="Times New Roman"/>
          </w:rPr>
          <w:t xml:space="preserve">these </w:t>
        </w:r>
      </w:ins>
      <w:ins w:id="171" w:author="Benton, Deon" w:date="2026-06-28T19:49:00Z" w16du:dateUtc="2026-06-29T00:49:00Z">
        <w:r w:rsidR="007426D9">
          <w:rPr>
            <w:rFonts w:ascii="Times New Roman" w:hAnsi="Times New Roman" w:cs="Times New Roman"/>
          </w:rPr>
          <w:t>associations</w:t>
        </w:r>
      </w:ins>
      <w:ins w:id="172" w:author="Benton, Deon" w:date="2026-06-28T19:47:00Z" w16du:dateUtc="2026-06-29T00:47:00Z">
        <w:r w:rsidR="007426D9">
          <w:rPr>
            <w:rFonts w:ascii="Times New Roman" w:hAnsi="Times New Roman" w:cs="Times New Roman"/>
          </w:rPr>
          <w:t xml:space="preserve"> reinfor</w:t>
        </w:r>
      </w:ins>
      <w:ins w:id="173" w:author="Benton, Deon" w:date="2026-06-28T19:48:00Z" w16du:dateUtc="2026-06-29T00:48:00Z">
        <w:r w:rsidR="007426D9">
          <w:rPr>
            <w:rFonts w:ascii="Times New Roman" w:hAnsi="Times New Roman" w:cs="Times New Roman"/>
          </w:rPr>
          <w:t>ce them</w:t>
        </w:r>
      </w:ins>
      <w:r>
        <w:rPr>
          <w:rFonts w:ascii="Times New Roman" w:hAnsi="Times New Roman" w:cs="Times New Roman"/>
        </w:rPr>
        <w:t xml:space="preserve">; </w:t>
      </w:r>
      <w:ins w:id="174" w:author="Benton, Deon" w:date="2026-06-28T20:08:00Z" w16du:dateUtc="2026-06-29T01:08:00Z">
        <w:r w:rsidR="00D87C3B">
          <w:rPr>
            <w:rFonts w:ascii="Times New Roman" w:hAnsi="Times New Roman" w:cs="Times New Roman"/>
          </w:rPr>
          <w:t>those</w:t>
        </w:r>
      </w:ins>
      <w:r>
        <w:rPr>
          <w:rFonts w:ascii="Times New Roman" w:hAnsi="Times New Roman" w:cs="Times New Roman"/>
        </w:rPr>
        <w:t xml:space="preserve"> </w:t>
      </w:r>
      <w:ins w:id="175" w:author="Benton, Deon" w:date="2026-06-28T20:07:00Z" w16du:dateUtc="2026-06-29T01:07:00Z">
        <w:r w:rsidR="00D87C3B">
          <w:rPr>
            <w:rFonts w:ascii="Times New Roman" w:hAnsi="Times New Roman" w:cs="Times New Roman"/>
          </w:rPr>
          <w:t xml:space="preserve">that do not </w:t>
        </w:r>
      </w:ins>
      <w:r>
        <w:rPr>
          <w:rFonts w:ascii="Times New Roman" w:hAnsi="Times New Roman" w:cs="Times New Roman"/>
        </w:rPr>
        <w:t>weaken them.</w:t>
      </w:r>
      <w:ins w:id="176" w:author="Benton, Deon" w:date="2026-06-28T19:51:00Z" w16du:dateUtc="2026-06-29T00:51:00Z">
        <w:r w:rsidR="007426D9">
          <w:rPr>
            <w:rFonts w:ascii="Times New Roman" w:hAnsi="Times New Roman" w:cs="Times New Roman"/>
          </w:rPr>
          <w:t xml:space="preserve"> A corollary of this learning process is that test events that present </w:t>
        </w:r>
      </w:ins>
      <w:ins w:id="177" w:author="Benton, Deon" w:date="2026-06-28T19:52:00Z" w16du:dateUtc="2026-06-29T00:52:00Z">
        <w:r w:rsidR="009A669F">
          <w:rPr>
            <w:rFonts w:ascii="Times New Roman" w:hAnsi="Times New Roman" w:cs="Times New Roman"/>
          </w:rPr>
          <w:t>one component of a</w:t>
        </w:r>
      </w:ins>
      <w:ins w:id="178" w:author="Benton, Deon" w:date="2026-06-28T19:51:00Z" w16du:dateUtc="2026-06-29T00:51:00Z">
        <w:r w:rsidR="007426D9">
          <w:rPr>
            <w:rFonts w:ascii="Times New Roman" w:hAnsi="Times New Roman" w:cs="Times New Roman"/>
          </w:rPr>
          <w:t xml:space="preserve"> learned relation should produce greater prediction error than</w:t>
        </w:r>
        <w:r w:rsidR="009A669F">
          <w:rPr>
            <w:rFonts w:ascii="Times New Roman" w:hAnsi="Times New Roman" w:cs="Times New Roman"/>
          </w:rPr>
          <w:t xml:space="preserve"> those pr</w:t>
        </w:r>
      </w:ins>
      <w:ins w:id="179" w:author="Benton, Deon" w:date="2026-06-28T19:52:00Z" w16du:dateUtc="2026-06-29T00:52:00Z">
        <w:r w:rsidR="009A669F">
          <w:rPr>
            <w:rFonts w:ascii="Times New Roman" w:hAnsi="Times New Roman" w:cs="Times New Roman"/>
          </w:rPr>
          <w:t>esenting both components</w:t>
        </w:r>
      </w:ins>
      <w:ins w:id="180" w:author="Benton, Deon" w:date="2026-06-28T19:53:00Z" w16du:dateUtc="2026-06-29T00:53:00Z">
        <w:r w:rsidR="009A669F">
          <w:rPr>
            <w:rFonts w:ascii="Times New Roman" w:hAnsi="Times New Roman" w:cs="Times New Roman"/>
          </w:rPr>
          <w:t>.</w:t>
        </w:r>
      </w:ins>
      <w:ins w:id="181" w:author="Benton, Deon" w:date="2026-06-28T20:03:00Z" w16du:dateUtc="2026-06-29T01:03:00Z">
        <w:r w:rsidR="00D87C3B">
          <w:rPr>
            <w:rFonts w:ascii="Times New Roman" w:hAnsi="Times New Roman" w:cs="Times New Roman"/>
          </w:rPr>
          <w:t xml:space="preserve"> </w:t>
        </w:r>
      </w:ins>
      <w:ins w:id="182" w:author="Benton, Deon" w:date="2026-06-28T20:04:00Z" w16du:dateUtc="2026-06-29T01:04:00Z">
        <w:r w:rsidR="00D87C3B">
          <w:rPr>
            <w:rFonts w:ascii="Times New Roman" w:hAnsi="Times New Roman" w:cs="Times New Roman"/>
          </w:rPr>
          <w:t xml:space="preserve">Greater looking to inefficient actions </w:t>
        </w:r>
      </w:ins>
      <w:ins w:id="183" w:author="Benton, Deon" w:date="2026-06-28T20:05:00Z" w16du:dateUtc="2026-06-29T01:05:00Z">
        <w:r w:rsidR="00D87C3B">
          <w:rPr>
            <w:rFonts w:ascii="Times New Roman" w:hAnsi="Times New Roman" w:cs="Times New Roman"/>
          </w:rPr>
          <w:t xml:space="preserve">relative to efficient ones </w:t>
        </w:r>
      </w:ins>
      <w:ins w:id="184" w:author="Benton, Deon" w:date="2026-06-28T20:06:00Z" w16du:dateUtc="2026-06-29T01:06:00Z">
        <w:r w:rsidR="00D87C3B">
          <w:rPr>
            <w:rFonts w:ascii="Times New Roman" w:hAnsi="Times New Roman" w:cs="Times New Roman"/>
          </w:rPr>
          <w:t xml:space="preserve">thus arises because </w:t>
        </w:r>
      </w:ins>
      <w:ins w:id="185" w:author="Benton, Deon" w:date="2026-06-28T20:09:00Z" w16du:dateUtc="2026-06-29T01:09:00Z">
        <w:r w:rsidR="008B3793">
          <w:rPr>
            <w:rFonts w:ascii="Times New Roman" w:hAnsi="Times New Roman" w:cs="Times New Roman"/>
          </w:rPr>
          <w:t>inefficient actions violate a learned</w:t>
        </w:r>
      </w:ins>
      <w:ins w:id="186" w:author="Benton, Deon" w:date="2026-06-28T20:06:00Z" w16du:dateUtc="2026-06-29T01:06:00Z">
        <w:r w:rsidR="00D87C3B">
          <w:rPr>
            <w:rFonts w:ascii="Times New Roman" w:hAnsi="Times New Roman" w:cs="Times New Roman"/>
          </w:rPr>
          <w:t xml:space="preserve"> association between arced trajectories and obstacles.</w:t>
        </w:r>
      </w:ins>
      <w:ins w:id="187" w:author="Benton, Deon" w:date="2026-06-28T20:05:00Z" w16du:dateUtc="2026-06-29T01:05:00Z">
        <w:r w:rsidR="00D87C3B">
          <w:rPr>
            <w:rFonts w:ascii="Times New Roman" w:hAnsi="Times New Roman" w:cs="Times New Roman"/>
          </w:rPr>
          <w:t xml:space="preserve"> </w:t>
        </w:r>
      </w:ins>
    </w:p>
    <w:p w14:paraId="1A102FD8" w14:textId="578C931B" w:rsidR="00FC2555" w:rsidRDefault="005265DD" w:rsidP="006754D7">
      <w:pPr>
        <w:spacing w:line="480" w:lineRule="auto"/>
        <w:ind w:firstLine="720"/>
        <w:contextualSpacing/>
        <w:rPr>
          <w:rFonts w:ascii="Times New Roman" w:hAnsi="Times New Roman" w:cs="Times New Roman"/>
        </w:rPr>
      </w:pPr>
      <w:r w:rsidRPr="005265DD">
        <w:rPr>
          <w:rFonts w:ascii="Times New Roman" w:hAnsi="Times New Roman" w:cs="Times New Roman"/>
        </w:rPr>
        <w:t>The effect disappears following unconstrained habituation because the barrier is peripheral to the arced trajectory</w:t>
      </w:r>
      <w:ins w:id="188" w:author="Benton, Deon" w:date="2026-06-28T20:14:00Z" w16du:dateUtc="2026-06-29T01:14:00Z">
        <w:r w:rsidR="00D40643">
          <w:rPr>
            <w:rFonts w:ascii="Times New Roman" w:hAnsi="Times New Roman" w:cs="Times New Roman"/>
          </w:rPr>
          <w:t xml:space="preserve">, making it less salient </w:t>
        </w:r>
      </w:ins>
      <w:ins w:id="189" w:author="Benton, Deon" w:date="2026-06-28T20:13:00Z" w16du:dateUtc="2026-06-29T01:13:00Z">
        <w:r w:rsidR="00D40643">
          <w:rPr>
            <w:rFonts w:ascii="Times New Roman" w:hAnsi="Times New Roman" w:cs="Times New Roman"/>
          </w:rPr>
          <w:t>and less</w:t>
        </w:r>
      </w:ins>
      <w:r w:rsidRPr="005265DD">
        <w:rPr>
          <w:rFonts w:ascii="Times New Roman" w:hAnsi="Times New Roman" w:cs="Times New Roman"/>
        </w:rPr>
        <w:t xml:space="preserve"> likely to be encoded</w:t>
      </w:r>
      <w:r w:rsidR="00A72B8A">
        <w:rPr>
          <w:rFonts w:ascii="Times New Roman" w:hAnsi="Times New Roman" w:cs="Times New Roman"/>
        </w:rPr>
        <w:t>.</w:t>
      </w:r>
      <w:r>
        <w:rPr>
          <w:rFonts w:ascii="Times New Roman" w:hAnsi="Times New Roman" w:cs="Times New Roman"/>
        </w:rPr>
        <w:t xml:space="preserve"> </w:t>
      </w:r>
      <w:r w:rsidR="00FC2555" w:rsidRPr="00615D6F">
        <w:rPr>
          <w:rFonts w:ascii="Times New Roman" w:hAnsi="Times New Roman" w:cs="Times New Roman"/>
        </w:rPr>
        <w:t xml:space="preserve">If infants </w:t>
      </w:r>
      <w:ins w:id="190" w:author="Benton, Deon" w:date="2026-06-28T20:15:00Z" w16du:dateUtc="2026-06-29T01:15:00Z">
        <w:r w:rsidR="00D40643">
          <w:rPr>
            <w:rFonts w:ascii="Times New Roman" w:hAnsi="Times New Roman" w:cs="Times New Roman"/>
          </w:rPr>
          <w:t xml:space="preserve">nevertheless </w:t>
        </w:r>
      </w:ins>
      <w:r w:rsidR="00A2057B">
        <w:rPr>
          <w:rFonts w:ascii="Times New Roman" w:hAnsi="Times New Roman" w:cs="Times New Roman"/>
        </w:rPr>
        <w:t xml:space="preserve">manage to notice </w:t>
      </w:r>
      <w:ins w:id="191" w:author="Benton, Deon" w:date="2026-06-28T20:10:00Z" w16du:dateUtc="2026-06-29T01:10:00Z">
        <w:r w:rsidR="008B3793">
          <w:rPr>
            <w:rFonts w:ascii="Times New Roman" w:hAnsi="Times New Roman" w:cs="Times New Roman"/>
          </w:rPr>
          <w:t xml:space="preserve">it </w:t>
        </w:r>
      </w:ins>
      <w:r w:rsidR="00A72B8A">
        <w:rPr>
          <w:rFonts w:ascii="Times New Roman" w:hAnsi="Times New Roman" w:cs="Times New Roman"/>
        </w:rPr>
        <w:t>in this configuration</w:t>
      </w:r>
      <w:r w:rsidR="00FC2555" w:rsidRPr="00615D6F">
        <w:rPr>
          <w:rFonts w:ascii="Times New Roman" w:hAnsi="Times New Roman" w:cs="Times New Roman"/>
        </w:rPr>
        <w:t>,</w:t>
      </w:r>
      <w:r w:rsidR="00FC2555">
        <w:rPr>
          <w:rFonts w:ascii="Times New Roman" w:hAnsi="Times New Roman" w:cs="Times New Roman"/>
        </w:rPr>
        <w:t xml:space="preserve"> </w:t>
      </w:r>
      <w:ins w:id="192" w:author="Benton, Deon" w:date="2026-06-28T20:10:00Z" w16du:dateUtc="2026-06-29T01:10:00Z">
        <w:r w:rsidR="008B3793">
          <w:rPr>
            <w:rFonts w:ascii="Times New Roman" w:hAnsi="Times New Roman" w:cs="Times New Roman"/>
          </w:rPr>
          <w:t>any new association</w:t>
        </w:r>
      </w:ins>
      <w:ins w:id="193" w:author="Benton, Deon" w:date="2026-06-28T20:15:00Z" w16du:dateUtc="2026-06-29T01:15:00Z">
        <w:r w:rsidR="00184F6B">
          <w:rPr>
            <w:rFonts w:ascii="Times New Roman" w:hAnsi="Times New Roman" w:cs="Times New Roman"/>
          </w:rPr>
          <w:t xml:space="preserve"> formed</w:t>
        </w:r>
      </w:ins>
      <w:r w:rsidR="00FC2555" w:rsidRPr="00615D6F">
        <w:rPr>
          <w:rFonts w:ascii="Times New Roman" w:hAnsi="Times New Roman" w:cs="Times New Roman"/>
        </w:rPr>
        <w:t xml:space="preserve"> between it and arced motion will </w:t>
      </w:r>
      <w:ins w:id="194" w:author="Benton, Deon" w:date="2026-06-28T20:15:00Z" w16du:dateUtc="2026-06-29T01:15:00Z">
        <w:r w:rsidR="00D40643">
          <w:rPr>
            <w:rFonts w:ascii="Times New Roman" w:hAnsi="Times New Roman" w:cs="Times New Roman"/>
          </w:rPr>
          <w:t>tend to weaken</w:t>
        </w:r>
      </w:ins>
      <w:r w:rsidR="00A72B8A">
        <w:rPr>
          <w:rFonts w:ascii="Times New Roman" w:hAnsi="Times New Roman" w:cs="Times New Roman"/>
        </w:rPr>
        <w:t xml:space="preserve"> </w:t>
      </w:r>
      <w:r w:rsidR="00FC2555" w:rsidRPr="00615D6F">
        <w:rPr>
          <w:rFonts w:ascii="Times New Roman" w:hAnsi="Times New Roman" w:cs="Times New Roman"/>
        </w:rPr>
        <w:t>the stronger</w:t>
      </w:r>
      <w:r w:rsidR="00A72B8A">
        <w:rPr>
          <w:rFonts w:ascii="Times New Roman" w:hAnsi="Times New Roman" w:cs="Times New Roman"/>
        </w:rPr>
        <w:t xml:space="preserve"> </w:t>
      </w:r>
      <w:ins w:id="195" w:author="Benton, Deon" w:date="2026-06-28T20:10:00Z" w16du:dateUtc="2026-06-29T01:10:00Z">
        <w:r w:rsidR="008B3793">
          <w:rPr>
            <w:rFonts w:ascii="Times New Roman" w:hAnsi="Times New Roman" w:cs="Times New Roman"/>
          </w:rPr>
          <w:t>one between arced trajectories and obstacles.</w:t>
        </w:r>
      </w:ins>
      <w:r w:rsidR="00FC2555" w:rsidRPr="00615D6F">
        <w:rPr>
          <w:rFonts w:ascii="Times New Roman" w:hAnsi="Times New Roman" w:cs="Times New Roman"/>
        </w:rPr>
        <w:t xml:space="preserve"> </w:t>
      </w:r>
      <w:r w:rsidR="00A2057B">
        <w:rPr>
          <w:rFonts w:ascii="Times New Roman" w:hAnsi="Times New Roman" w:cs="Times New Roman"/>
        </w:rPr>
        <w:t xml:space="preserve">In either case, </w:t>
      </w:r>
      <w:ins w:id="196" w:author="Benton, Deon" w:date="2026-06-28T20:17:00Z" w16du:dateUtc="2026-06-29T01:17:00Z">
        <w:r w:rsidR="0031420A">
          <w:rPr>
            <w:rFonts w:ascii="Times New Roman" w:hAnsi="Times New Roman" w:cs="Times New Roman"/>
          </w:rPr>
          <w:t>inefficient and efficient actions should be treated equivalently.</w:t>
        </w:r>
      </w:ins>
      <w:r w:rsidR="00FC2555" w:rsidRPr="00615D6F">
        <w:rPr>
          <w:rFonts w:ascii="Times New Roman" w:hAnsi="Times New Roman" w:cs="Times New Roman"/>
        </w:rPr>
        <w:t xml:space="preserve"> </w:t>
      </w:r>
    </w:p>
    <w:p w14:paraId="318A08C1" w14:textId="5B20FDE9" w:rsidR="00524642" w:rsidRDefault="0031420A" w:rsidP="000E52FB">
      <w:pPr>
        <w:spacing w:line="480" w:lineRule="auto"/>
        <w:ind w:firstLine="720"/>
        <w:contextualSpacing/>
        <w:rPr>
          <w:ins w:id="197" w:author="Benton, Deon" w:date="2026-06-28T22:14:00Z" w16du:dateUtc="2026-06-29T03:14:00Z"/>
          <w:rFonts w:ascii="Times New Roman" w:hAnsi="Times New Roman" w:cs="Times New Roman"/>
        </w:rPr>
      </w:pPr>
      <w:ins w:id="198" w:author="Benton, Deon" w:date="2026-06-28T20:18:00Z" w16du:dateUtc="2026-06-29T01:18:00Z">
        <w:r>
          <w:rPr>
            <w:rFonts w:ascii="Times New Roman" w:hAnsi="Times New Roman" w:cs="Times New Roman"/>
          </w:rPr>
          <w:t>This account</w:t>
        </w:r>
      </w:ins>
      <w:r w:rsidR="00526C3A">
        <w:rPr>
          <w:rFonts w:ascii="Times New Roman" w:hAnsi="Times New Roman" w:cs="Times New Roman"/>
        </w:rPr>
        <w:t xml:space="preserve"> can</w:t>
      </w:r>
      <w:ins w:id="199" w:author="Benton, Deon" w:date="2026-06-28T20:18:00Z" w16du:dateUtc="2026-06-29T01:18:00Z">
        <w:r>
          <w:rPr>
            <w:rFonts w:ascii="Times New Roman" w:hAnsi="Times New Roman" w:cs="Times New Roman"/>
          </w:rPr>
          <w:t xml:space="preserve"> also</w:t>
        </w:r>
      </w:ins>
      <w:r w:rsidR="00526C3A">
        <w:rPr>
          <w:rFonts w:ascii="Times New Roman" w:hAnsi="Times New Roman" w:cs="Times New Roman"/>
        </w:rPr>
        <w:t xml:space="preserve"> explain why </w:t>
      </w:r>
      <w:ins w:id="200" w:author="Benton, Deon" w:date="2026-06-28T20:19:00Z" w16du:dateUtc="2026-06-29T01:19:00Z">
        <w:r>
          <w:rPr>
            <w:rFonts w:ascii="Times New Roman" w:hAnsi="Times New Roman" w:cs="Times New Roman"/>
          </w:rPr>
          <w:t>pre-reaching infants</w:t>
        </w:r>
      </w:ins>
      <w:r w:rsidR="00526C3A">
        <w:rPr>
          <w:rFonts w:ascii="Times New Roman" w:hAnsi="Times New Roman" w:cs="Times New Roman"/>
        </w:rPr>
        <w:t xml:space="preserve"> show the effect only after direct action experience.</w:t>
      </w:r>
      <w:r w:rsidR="00B907B6">
        <w:rPr>
          <w:rFonts w:ascii="Times New Roman" w:hAnsi="Times New Roman" w:cs="Times New Roman"/>
        </w:rPr>
        <w:t xml:space="preserve"> </w:t>
      </w:r>
      <w:r w:rsidR="00526C3A">
        <w:rPr>
          <w:rFonts w:ascii="Times New Roman" w:hAnsi="Times New Roman" w:cs="Times New Roman"/>
        </w:rPr>
        <w:t>Sticky-mittens experience</w:t>
      </w:r>
      <w:r w:rsidR="006754D7">
        <w:rPr>
          <w:rFonts w:ascii="Times New Roman" w:hAnsi="Times New Roman" w:cs="Times New Roman"/>
        </w:rPr>
        <w:t xml:space="preserve"> </w:t>
      </w:r>
      <w:r w:rsidR="00B907B6">
        <w:rPr>
          <w:rFonts w:ascii="Times New Roman" w:hAnsi="Times New Roman" w:cs="Times New Roman"/>
        </w:rPr>
        <w:t>may</w:t>
      </w:r>
      <w:r w:rsidR="004B17E0">
        <w:rPr>
          <w:rFonts w:ascii="Times New Roman" w:hAnsi="Times New Roman" w:cs="Times New Roman"/>
        </w:rPr>
        <w:t xml:space="preserve"> </w:t>
      </w:r>
      <w:r w:rsidR="001572E6">
        <w:rPr>
          <w:rFonts w:ascii="Times New Roman" w:hAnsi="Times New Roman" w:cs="Times New Roman"/>
        </w:rPr>
        <w:t xml:space="preserve">temporarily </w:t>
      </w:r>
      <w:r w:rsidR="00526C3A">
        <w:rPr>
          <w:rFonts w:ascii="Times New Roman" w:hAnsi="Times New Roman" w:cs="Times New Roman"/>
        </w:rPr>
        <w:t>heighten infants’ attention to the geometry and trajectory of successful reaches (</w:t>
      </w:r>
      <w:ins w:id="201" w:author="Benton, Deon" w:date="2026-06-28T20:20:00Z" w16du:dateUtc="2026-06-29T01:20:00Z">
        <w:r>
          <w:rPr>
            <w:rFonts w:ascii="Times New Roman" w:hAnsi="Times New Roman" w:cs="Times New Roman"/>
          </w:rPr>
          <w:t xml:space="preserve">for evidence consistent with this, see </w:t>
        </w:r>
      </w:ins>
      <w:r w:rsidR="00526C3A">
        <w:rPr>
          <w:rFonts w:ascii="Times New Roman" w:hAnsi="Times New Roman" w:cs="Times New Roman"/>
        </w:rPr>
        <w:t>Needham et al., 2002</w:t>
      </w:r>
      <w:ins w:id="202" w:author="Benton, Deon" w:date="2026-06-28T20:20:00Z" w16du:dateUtc="2026-06-29T01:20:00Z">
        <w:r w:rsidR="00FC6FE3">
          <w:rPr>
            <w:rFonts w:ascii="Times New Roman" w:hAnsi="Times New Roman" w:cs="Times New Roman"/>
          </w:rPr>
          <w:t xml:space="preserve"> and</w:t>
        </w:r>
      </w:ins>
      <w:r w:rsidR="00526C3A">
        <w:rPr>
          <w:rFonts w:ascii="Times New Roman" w:hAnsi="Times New Roman" w:cs="Times New Roman"/>
        </w:rPr>
        <w:t xml:space="preserve"> Sommerville et al., 2005). </w:t>
      </w:r>
      <w:r w:rsidR="000141B3">
        <w:rPr>
          <w:rFonts w:ascii="Times New Roman" w:hAnsi="Times New Roman" w:cs="Times New Roman"/>
        </w:rPr>
        <w:t xml:space="preserve">Because </w:t>
      </w:r>
      <w:r w:rsidR="00714F6D">
        <w:rPr>
          <w:rFonts w:ascii="Times New Roman" w:hAnsi="Times New Roman" w:cs="Times New Roman"/>
        </w:rPr>
        <w:t xml:space="preserve">successful reaches </w:t>
      </w:r>
      <w:r w:rsidR="00E643DA">
        <w:rPr>
          <w:rFonts w:ascii="Times New Roman" w:hAnsi="Times New Roman" w:cs="Times New Roman"/>
        </w:rPr>
        <w:t>approximate a</w:t>
      </w:r>
      <w:r w:rsidR="00714F6D">
        <w:rPr>
          <w:rFonts w:ascii="Times New Roman" w:hAnsi="Times New Roman" w:cs="Times New Roman"/>
        </w:rPr>
        <w:t xml:space="preserve"> straight </w:t>
      </w:r>
      <w:r w:rsidR="00E91D97">
        <w:rPr>
          <w:rFonts w:ascii="Times New Roman" w:hAnsi="Times New Roman" w:cs="Times New Roman"/>
        </w:rPr>
        <w:t>path</w:t>
      </w:r>
      <w:r w:rsidR="000D5099">
        <w:rPr>
          <w:rFonts w:ascii="Times New Roman" w:hAnsi="Times New Roman" w:cs="Times New Roman"/>
        </w:rPr>
        <w:t xml:space="preserve">, </w:t>
      </w:r>
      <w:ins w:id="203" w:author="Benton, Deon" w:date="2026-06-28T20:26:00Z" w16du:dateUtc="2026-06-29T01:26:00Z">
        <w:r w:rsidR="00726EB0">
          <w:rPr>
            <w:rFonts w:ascii="Times New Roman" w:hAnsi="Times New Roman" w:cs="Times New Roman"/>
          </w:rPr>
          <w:t xml:space="preserve">sticky-mittens experience should selectively strengthen the association between no obstacles and </w:t>
        </w:r>
      </w:ins>
      <w:ins w:id="204" w:author="Benton, Deon" w:date="2026-06-28T20:27:00Z" w16du:dateUtc="2026-06-29T01:27:00Z">
        <w:r w:rsidR="00726EB0">
          <w:rPr>
            <w:rFonts w:ascii="Times New Roman" w:hAnsi="Times New Roman" w:cs="Times New Roman"/>
          </w:rPr>
          <w:t>straight trajectories.</w:t>
        </w:r>
      </w:ins>
      <w:ins w:id="205" w:author="Benton, Deon" w:date="2026-06-28T20:26:00Z" w16du:dateUtc="2026-06-29T01:26:00Z">
        <w:r w:rsidR="00726EB0">
          <w:rPr>
            <w:rFonts w:ascii="Times New Roman" w:hAnsi="Times New Roman" w:cs="Times New Roman"/>
          </w:rPr>
          <w:t xml:space="preserve"> </w:t>
        </w:r>
      </w:ins>
      <w:ins w:id="206" w:author="Benton, Deon" w:date="2026-06-28T20:29:00Z" w16du:dateUtc="2026-06-29T01:29:00Z">
        <w:r w:rsidR="00726EB0">
          <w:rPr>
            <w:rFonts w:ascii="Times New Roman" w:hAnsi="Times New Roman" w:cs="Times New Roman"/>
          </w:rPr>
          <w:t>Th</w:t>
        </w:r>
      </w:ins>
      <w:ins w:id="207" w:author="Benton, Deon" w:date="2026-06-28T20:32:00Z" w16du:dateUtc="2026-06-29T01:32:00Z">
        <w:r w:rsidR="00AF3234">
          <w:rPr>
            <w:rFonts w:ascii="Times New Roman" w:hAnsi="Times New Roman" w:cs="Times New Roman"/>
          </w:rPr>
          <w:t>e consequence is that</w:t>
        </w:r>
      </w:ins>
      <w:ins w:id="208" w:author="Benton, Deon" w:date="2026-06-28T20:29:00Z" w16du:dateUtc="2026-06-29T01:29:00Z">
        <w:r w:rsidR="00726EB0">
          <w:rPr>
            <w:rFonts w:ascii="Times New Roman" w:hAnsi="Times New Roman" w:cs="Times New Roman"/>
          </w:rPr>
          <w:t xml:space="preserve"> </w:t>
        </w:r>
      </w:ins>
      <w:ins w:id="209" w:author="Benton, Deon" w:date="2026-06-28T20:30:00Z" w16du:dateUtc="2026-06-29T01:30:00Z">
        <w:r w:rsidR="00726EB0">
          <w:rPr>
            <w:rFonts w:ascii="Times New Roman" w:hAnsi="Times New Roman" w:cs="Times New Roman"/>
          </w:rPr>
          <w:t xml:space="preserve">efficient actions </w:t>
        </w:r>
      </w:ins>
      <w:ins w:id="210" w:author="Benton, Deon" w:date="2026-06-28T20:32:00Z" w16du:dateUtc="2026-06-29T01:32:00Z">
        <w:r w:rsidR="00AF3234">
          <w:rPr>
            <w:rFonts w:ascii="Times New Roman" w:hAnsi="Times New Roman" w:cs="Times New Roman"/>
          </w:rPr>
          <w:t>should produce less prediction error—and thus less looking—t</w:t>
        </w:r>
      </w:ins>
      <w:ins w:id="211" w:author="Benton, Deon" w:date="2026-06-28T20:30:00Z" w16du:dateUtc="2026-06-29T01:30:00Z">
        <w:r w:rsidR="00726EB0">
          <w:rPr>
            <w:rFonts w:ascii="Times New Roman" w:hAnsi="Times New Roman" w:cs="Times New Roman"/>
          </w:rPr>
          <w:t>han inefficient ones.</w:t>
        </w:r>
      </w:ins>
      <w:r w:rsidR="00C34BA4" w:rsidRPr="00C34BA4">
        <w:rPr>
          <w:rFonts w:ascii="Times New Roman" w:hAnsi="Times New Roman" w:cs="Times New Roman"/>
        </w:rPr>
        <w:t xml:space="preserve"> </w:t>
      </w:r>
    </w:p>
    <w:p w14:paraId="2133B31B" w14:textId="48274CB3" w:rsidR="00166D82" w:rsidRDefault="00CF3B6F" w:rsidP="00796E89">
      <w:pPr>
        <w:spacing w:line="480" w:lineRule="auto"/>
        <w:ind w:firstLine="720"/>
        <w:contextualSpacing/>
        <w:rPr>
          <w:rFonts w:ascii="Times New Roman" w:hAnsi="Times New Roman" w:cs="Times New Roman"/>
        </w:rPr>
      </w:pPr>
      <w:r w:rsidRPr="00CF3B6F">
        <w:rPr>
          <w:rFonts w:ascii="Times New Roman" w:hAnsi="Times New Roman" w:cs="Times New Roman"/>
        </w:rPr>
        <w:t>The next section opens with a brief discussion of VOM10 and its modified variant, VOM10-2, followed by a discussion of ALIAS and its modified variant, ALIAS-2.</w:t>
      </w:r>
      <w:r w:rsidR="00796E89">
        <w:rPr>
          <w:rFonts w:ascii="Times New Roman" w:hAnsi="Times New Roman" w:cs="Times New Roman"/>
        </w:rPr>
        <w:t xml:space="preserve"> </w:t>
      </w:r>
      <w:r w:rsidR="00D96028">
        <w:rPr>
          <w:rFonts w:ascii="Times New Roman" w:hAnsi="Times New Roman" w:cs="Times New Roman"/>
        </w:rPr>
        <w:t xml:space="preserve">To determine whether ALIAS could reproduce the five target findings as well as whether it provided a better account of these findings than any of the competitor models, five simulations are then reported.  </w:t>
      </w:r>
      <w:ins w:id="212" w:author="Benton, Deon" w:date="2026-06-29T18:47:00Z" w16du:dateUtc="2026-06-29T23:47:00Z">
        <w:r w:rsidR="005330B2">
          <w:rPr>
            <w:rFonts w:ascii="Times New Roman" w:hAnsi="Times New Roman" w:cs="Times New Roman"/>
          </w:rPr>
          <w:t xml:space="preserve">Two additional simulations are then reported demonstrating that ALIAS does more than capture existing data: It can generate </w:t>
        </w:r>
      </w:ins>
      <w:ins w:id="213" w:author="Benton, Deon" w:date="2026-06-29T18:48:00Z" w16du:dateUtc="2026-06-29T23:48:00Z">
        <w:r w:rsidR="005330B2">
          <w:rPr>
            <w:rFonts w:ascii="Times New Roman" w:hAnsi="Times New Roman" w:cs="Times New Roman"/>
          </w:rPr>
          <w:t xml:space="preserve">predictions that meaningfully diverge from those of </w:t>
        </w:r>
      </w:ins>
      <w:ins w:id="214" w:author="Benton, Deon" w:date="2026-06-29T18:56:00Z" w16du:dateUtc="2026-06-29T23:56:00Z">
        <w:r w:rsidR="005330B2">
          <w:rPr>
            <w:rFonts w:ascii="Times New Roman" w:hAnsi="Times New Roman" w:cs="Times New Roman"/>
          </w:rPr>
          <w:t>domain-</w:t>
        </w:r>
        <w:r w:rsidR="005330B2">
          <w:rPr>
            <w:rFonts w:ascii="Times New Roman" w:hAnsi="Times New Roman" w:cs="Times New Roman"/>
          </w:rPr>
          <w:lastRenderedPageBreak/>
          <w:t>specific</w:t>
        </w:r>
      </w:ins>
      <w:ins w:id="215" w:author="Benton, Deon" w:date="2026-06-29T18:48:00Z" w16du:dateUtc="2026-06-29T23:48:00Z">
        <w:r w:rsidR="005330B2">
          <w:rPr>
            <w:rFonts w:ascii="Times New Roman" w:hAnsi="Times New Roman" w:cs="Times New Roman"/>
          </w:rPr>
          <w:t xml:space="preserve"> accounts and that serve as predictions</w:t>
        </w:r>
      </w:ins>
      <w:r w:rsidR="00796E89">
        <w:rPr>
          <w:rFonts w:ascii="Times New Roman" w:hAnsi="Times New Roman" w:cs="Times New Roman"/>
        </w:rPr>
        <w:t xml:space="preserve"> for how infants would perform in analogous experiments. In all simulations, </w:t>
      </w:r>
      <w:r w:rsidR="002A65A2">
        <w:rPr>
          <w:rFonts w:ascii="Times New Roman" w:hAnsi="Times New Roman" w:cs="Times New Roman"/>
        </w:rPr>
        <w:t>only</w:t>
      </w:r>
      <w:r w:rsidR="002A65A2" w:rsidRPr="00B4002A">
        <w:rPr>
          <w:rFonts w:ascii="Times New Roman" w:hAnsi="Times New Roman" w:cs="Times New Roman"/>
        </w:rPr>
        <w:t xml:space="preserve"> t</w:t>
      </w:r>
      <w:r w:rsidR="00FB4C11">
        <w:rPr>
          <w:rFonts w:ascii="Times New Roman" w:hAnsi="Times New Roman" w:cs="Times New Roman"/>
        </w:rPr>
        <w:t xml:space="preserve">he most critical aspects of the </w:t>
      </w:r>
      <w:r>
        <w:rPr>
          <w:rFonts w:ascii="Times New Roman" w:hAnsi="Times New Roman" w:cs="Times New Roman"/>
        </w:rPr>
        <w:t xml:space="preserve">corresponding </w:t>
      </w:r>
      <w:r w:rsidR="00FB4C11">
        <w:rPr>
          <w:rFonts w:ascii="Times New Roman" w:hAnsi="Times New Roman" w:cs="Times New Roman"/>
        </w:rPr>
        <w:t>experiments</w:t>
      </w:r>
      <w:r w:rsidR="00796E89">
        <w:rPr>
          <w:rFonts w:ascii="Times New Roman" w:hAnsi="Times New Roman" w:cs="Times New Roman"/>
        </w:rPr>
        <w:t xml:space="preserve"> were preserved</w:t>
      </w:r>
      <w:r w:rsidR="00FB4C11">
        <w:rPr>
          <w:rFonts w:ascii="Times New Roman" w:hAnsi="Times New Roman" w:cs="Times New Roman"/>
        </w:rPr>
        <w:t xml:space="preserve">. </w:t>
      </w:r>
      <w:r w:rsidR="002A65A2">
        <w:rPr>
          <w:rFonts w:ascii="Times New Roman" w:hAnsi="Times New Roman" w:cs="Times New Roman"/>
        </w:rPr>
        <w:t>Reasonable assumptions were made w</w:t>
      </w:r>
      <w:r w:rsidR="002A65A2" w:rsidRPr="00B4002A">
        <w:rPr>
          <w:rFonts w:ascii="Times New Roman" w:hAnsi="Times New Roman" w:cs="Times New Roman"/>
        </w:rPr>
        <w:t>hen methodological details were unavailabl</w:t>
      </w:r>
      <w:r w:rsidR="002A65A2">
        <w:rPr>
          <w:rFonts w:ascii="Times New Roman" w:hAnsi="Times New Roman" w:cs="Times New Roman"/>
        </w:rPr>
        <w:t>e</w:t>
      </w:r>
      <w:r w:rsidR="002A65A2" w:rsidRPr="00B4002A">
        <w:rPr>
          <w:rFonts w:ascii="Times New Roman" w:hAnsi="Times New Roman" w:cs="Times New Roman"/>
        </w:rPr>
        <w:t>.</w:t>
      </w:r>
      <w:r w:rsidR="002A65A2">
        <w:rPr>
          <w:rFonts w:ascii="Times New Roman" w:hAnsi="Times New Roman" w:cs="Times New Roman"/>
        </w:rPr>
        <w:t xml:space="preserve"> </w:t>
      </w:r>
      <w:r w:rsidR="00FB4C11">
        <w:rPr>
          <w:rFonts w:ascii="Times New Roman" w:hAnsi="Times New Roman" w:cs="Times New Roman"/>
        </w:rPr>
        <w:t>Simulations were</w:t>
      </w:r>
      <w:r w:rsidR="002A65A2">
        <w:rPr>
          <w:rFonts w:ascii="Times New Roman" w:hAnsi="Times New Roman" w:cs="Times New Roman"/>
        </w:rPr>
        <w:t xml:space="preserve"> run using the Lens neural network simulator (Rohde, 1999).</w:t>
      </w:r>
      <w:r w:rsidR="00FB4C11">
        <w:rPr>
          <w:rFonts w:ascii="Times New Roman" w:hAnsi="Times New Roman" w:cs="Times New Roman"/>
        </w:rPr>
        <w:t xml:space="preserve"> All training, testing, and data files are</w:t>
      </w:r>
      <w:r w:rsidR="008E524A">
        <w:rPr>
          <w:rFonts w:ascii="Times New Roman" w:hAnsi="Times New Roman" w:cs="Times New Roman"/>
        </w:rPr>
        <w:t xml:space="preserve"> </w:t>
      </w:r>
      <w:r w:rsidR="002A65A2">
        <w:rPr>
          <w:rFonts w:ascii="Times New Roman" w:hAnsi="Times New Roman" w:cs="Times New Roman"/>
        </w:rPr>
        <w:t xml:space="preserve">available for download at </w:t>
      </w:r>
      <w:hyperlink r:id="rId13" w:history="1">
        <w:r w:rsidR="002A65A2" w:rsidRPr="008472E4">
          <w:rPr>
            <w:rStyle w:val="Hyperlink"/>
            <w:rFonts w:ascii="Times New Roman" w:hAnsi="Times New Roman" w:cs="Times New Roman"/>
          </w:rPr>
          <w:t>https://osf.io/9eqpf/?view_only=62f752417a9141c7b0509a998039ad13</w:t>
        </w:r>
      </w:hyperlink>
      <w:r w:rsidR="002A65A2">
        <w:rPr>
          <w:rFonts w:ascii="Times New Roman" w:hAnsi="Times New Roman" w:cs="Times New Roman"/>
        </w:rPr>
        <w:t>.</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5D2D227" w14:textId="4FB3CB1B" w:rsidR="00953F0D" w:rsidRDefault="00524642" w:rsidP="00892ADC">
      <w:pPr>
        <w:spacing w:line="480" w:lineRule="auto"/>
        <w:contextualSpacing/>
        <w:rPr>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 xml:space="preserve">Training involved </w:t>
      </w:r>
      <w:ins w:id="216" w:author="Benton, Deon" w:date="2026-06-29T18:56:00Z" w16du:dateUtc="2026-06-29T23:56:00Z">
        <w:r w:rsidR="005330B2">
          <w:rPr>
            <w:rFonts w:ascii="Times New Roman" w:hAnsi="Times New Roman" w:cs="Times New Roman"/>
          </w:rPr>
          <w:t>presenting</w:t>
        </w:r>
      </w:ins>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w:t>
      </w:r>
      <w:r w:rsidR="008F7A11">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892ADC">
        <w:rPr>
          <w:rFonts w:ascii="Times New Roman" w:hAnsi="Times New Roman" w:cs="Times New Roman"/>
        </w:rPr>
        <w:t>such a</w:t>
      </w:r>
      <w:r w:rsidR="007B17E1">
        <w:rPr>
          <w:rFonts w:ascii="Times New Roman" w:hAnsi="Times New Roman" w:cs="Times New Roman"/>
        </w:rPr>
        <w:t>n action</w:t>
      </w:r>
      <w:r w:rsidR="00573D62">
        <w:rPr>
          <w:rFonts w:ascii="Times New Roman" w:hAnsi="Times New Roman" w:cs="Times New Roman"/>
        </w:rPr>
        <w:t xml:space="preserve"> sequence</w:t>
      </w:r>
      <w:r w:rsidR="00084546">
        <w:rPr>
          <w:rFonts w:ascii="Times New Roman" w:hAnsi="Times New Roman" w:cs="Times New Roman"/>
        </w:rPr>
        <w:t>.</w:t>
      </w:r>
      <w:r w:rsidR="00892ADC">
        <w:rPr>
          <w:rFonts w:ascii="Times New Roman" w:hAnsi="Times New Roman" w:cs="Times New Roman"/>
        </w:rPr>
        <w:t xml:space="preserve"> </w:t>
      </w:r>
      <w:r w:rsidR="00953F0D">
        <w:rPr>
          <w:rFonts w:ascii="Times New Roman" w:hAnsi="Times New Roman" w:cs="Times New Roman"/>
        </w:rPr>
        <w:t>VOM10-2 was identical except that</w:t>
      </w:r>
      <w:r w:rsidR="00661D82">
        <w:rPr>
          <w:rFonts w:ascii="Times New Roman" w:hAnsi="Times New Roman" w:cs="Times New Roman"/>
        </w:rPr>
        <w:t xml:space="preserve"> </w:t>
      </w:r>
      <w:r w:rsidR="00953F0D">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 xml:space="preserve">seen in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sidR="00953F0D">
        <w:rPr>
          <w:rFonts w:ascii="Times New Roman" w:hAnsi="Times New Roman" w:cs="Times New Roman"/>
        </w:rPr>
        <w:t xml:space="preserve">. Additionally, the barrier and goal remained continuously visible throughout the agent’s arced trajectory.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lastRenderedPageBreak/>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421EEAF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 xml:space="preserve">Van </w:t>
      </w:r>
      <w:proofErr w:type="spellStart"/>
      <w:r w:rsidR="0000003E">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 xml:space="preserve">As in </w:t>
      </w:r>
      <w:proofErr w:type="spellStart"/>
      <w:r w:rsidR="003F334B">
        <w:rPr>
          <w:rFonts w:ascii="Times New Roman" w:hAnsi="Times New Roman" w:cs="Times New Roman"/>
          <w:i w:val="0"/>
          <w:iCs w:val="0"/>
          <w:color w:val="000000" w:themeColor="text1"/>
          <w:sz w:val="24"/>
          <w:szCs w:val="24"/>
        </w:rPr>
        <w:t>Overwalle</w:t>
      </w:r>
      <w:proofErr w:type="spellEnd"/>
      <w:r w:rsidR="003F334B">
        <w:rPr>
          <w:rFonts w:ascii="Times New Roman" w:hAnsi="Times New Roman" w:cs="Times New Roman"/>
          <w:i w:val="0"/>
          <w:iCs w:val="0"/>
          <w:color w:val="000000" w:themeColor="text1"/>
          <w:sz w:val="24"/>
          <w:szCs w:val="24"/>
        </w:rPr>
        <w:t xml:space="preserve"> (2010), t</w:t>
      </w:r>
      <w:r w:rsidR="00EA3E28">
        <w:rPr>
          <w:rFonts w:ascii="Times New Roman" w:hAnsi="Times New Roman" w:cs="Times New Roman"/>
          <w:i w:val="0"/>
          <w:iCs w:val="0"/>
          <w:color w:val="000000" w:themeColor="text1"/>
          <w:sz w:val="24"/>
          <w:szCs w:val="24"/>
        </w:rPr>
        <w:t xml:space="preserve">he critical units for arced </w:t>
      </w:r>
      <w:proofErr w:type="spellStart"/>
      <w:r w:rsidR="003F334B">
        <w:rPr>
          <w:rFonts w:ascii="Times New Roman" w:hAnsi="Times New Roman" w:cs="Times New Roman"/>
          <w:i w:val="0"/>
          <w:iCs w:val="0"/>
          <w:color w:val="000000" w:themeColor="text1"/>
          <w:sz w:val="24"/>
          <w:szCs w:val="24"/>
        </w:rPr>
        <w:t>arced</w:t>
      </w:r>
      <w:proofErr w:type="spellEnd"/>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3EC834A2"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ins w:id="217" w:author="Benton, Deon" w:date="2026-06-29T18:58:00Z" w16du:dateUtc="2026-06-29T23:58:00Z">
                              <w:r w:rsidR="00B2146D">
                                <w:rPr>
                                  <w:rFonts w:ascii="Times New Roman" w:hAnsi="Times New Roman" w:cs="Times New Roman"/>
                                  <w:i w:val="0"/>
                                  <w:iCs w:val="0"/>
                                  <w:color w:val="000000" w:themeColor="text1"/>
                                  <w:sz w:val="24"/>
                                  <w:szCs w:val="24"/>
                                </w:rPr>
                                <w:t>with an SRN</w:t>
                              </w:r>
                            </w:ins>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ins w:id="218" w:author="Benton, Deon" w:date="2026-06-29T18:58:00Z" w16du:dateUtc="2026-06-29T23:58:00Z">
                              <w:r w:rsidR="00B2146D">
                                <w:rPr>
                                  <w:rFonts w:ascii="Times New Roman" w:hAnsi="Times New Roman" w:cs="Times New Roman"/>
                                  <w:i w:val="0"/>
                                  <w:iCs w:val="0"/>
                                  <w:color w:val="000000" w:themeColor="text1"/>
                                  <w:sz w:val="24"/>
                                  <w:szCs w:val="24"/>
                                </w:rPr>
                                <w:t xml:space="preserve">the </w:t>
                              </w:r>
                            </w:ins>
                            <w:r w:rsidR="002D278F">
                              <w:rPr>
                                <w:rFonts w:ascii="Times New Roman" w:hAnsi="Times New Roman" w:cs="Times New Roman"/>
                                <w:i w:val="0"/>
                                <w:iCs w:val="0"/>
                                <w:color w:val="000000" w:themeColor="text1"/>
                                <w:sz w:val="24"/>
                                <w:szCs w:val="24"/>
                              </w:rPr>
                              <w:t>left object’s next position given its current one.</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6"/>
                                    <a:stretch>
                                      <a:fillRect/>
                                    </a:stretch>
                                  </pic:blipFill>
                                  <pic:spPr>
                                    <a:xfrm>
                                      <a:off x="0" y="0"/>
                                      <a:ext cx="7359962" cy="4906641"/>
                                    </a:xfrm>
                                    <a:prstGeom prst="rect">
                                      <a:avLst/>
                                    </a:prstGeom>
                                  </pic:spPr>
                                </pic:pic>
                              </a:graphicData>
                            </a:graphic>
                          </wp:inline>
                        </w:drawing>
                      </w:r>
                    </w:p>
                    <w:p w14:paraId="4A7F3D5B" w14:textId="3EC834A2"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ins w:id="219" w:author="Benton, Deon" w:date="2026-06-29T18:58:00Z" w16du:dateUtc="2026-06-29T23:58:00Z">
                        <w:r w:rsidR="00B2146D">
                          <w:rPr>
                            <w:rFonts w:ascii="Times New Roman" w:hAnsi="Times New Roman" w:cs="Times New Roman"/>
                            <w:i w:val="0"/>
                            <w:iCs w:val="0"/>
                            <w:color w:val="000000" w:themeColor="text1"/>
                            <w:sz w:val="24"/>
                            <w:szCs w:val="24"/>
                          </w:rPr>
                          <w:t>with an SRN</w:t>
                        </w:r>
                      </w:ins>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ins w:id="220" w:author="Benton, Deon" w:date="2026-06-29T18:58:00Z" w16du:dateUtc="2026-06-29T23:58:00Z">
                        <w:r w:rsidR="00B2146D">
                          <w:rPr>
                            <w:rFonts w:ascii="Times New Roman" w:hAnsi="Times New Roman" w:cs="Times New Roman"/>
                            <w:i w:val="0"/>
                            <w:iCs w:val="0"/>
                            <w:color w:val="000000" w:themeColor="text1"/>
                            <w:sz w:val="24"/>
                            <w:szCs w:val="24"/>
                          </w:rPr>
                          <w:t xml:space="preserve">the </w:t>
                        </w:r>
                      </w:ins>
                      <w:r w:rsidR="002D278F">
                        <w:rPr>
                          <w:rFonts w:ascii="Times New Roman" w:hAnsi="Times New Roman" w:cs="Times New Roman"/>
                          <w:i w:val="0"/>
                          <w:iCs w:val="0"/>
                          <w:color w:val="000000" w:themeColor="text1"/>
                          <w:sz w:val="24"/>
                          <w:szCs w:val="24"/>
                        </w:rPr>
                        <w:t>left object’s next position given its current one.</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534489AE" w14:textId="00DFE611" w:rsidR="008F4405" w:rsidRDefault="00256CC3" w:rsidP="00F93D10">
      <w:pPr>
        <w:spacing w:line="480" w:lineRule="auto"/>
        <w:ind w:firstLine="720"/>
        <w:contextualSpacing/>
        <w:rPr>
          <w:ins w:id="219" w:author="Benton, Deon" w:date="2026-06-29T19:34:00Z" w16du:dateUtc="2026-06-30T00:34:00Z"/>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ins w:id="220" w:author="Benton, Deon" w:date="2026-06-29T19:27:00Z" w16du:dateUtc="2026-06-30T00:27:00Z">
        <w:r w:rsidR="00F93D10">
          <w:rPr>
            <w:rFonts w:ascii="Times New Roman" w:hAnsi="Times New Roman" w:cs="Times New Roman"/>
          </w:rPr>
          <w:t xml:space="preserve">ALIAS combined an autoencoder with a simple recurrent network (SRN). </w:t>
        </w:r>
        <w:r w:rsidR="00F93D10" w:rsidRPr="00AE702A">
          <w:rPr>
            <w:rFonts w:ascii="Times New Roman" w:hAnsi="Times New Roman" w:cs="Times New Roman"/>
          </w:rPr>
          <w:t xml:space="preserve">Autoencoders learn compact internal </w:t>
        </w:r>
        <w:r w:rsidR="00F93D10" w:rsidRPr="00AE702A">
          <w:rPr>
            <w:rFonts w:ascii="Times New Roman" w:hAnsi="Times New Roman" w:cs="Times New Roman"/>
          </w:rPr>
          <w:lastRenderedPageBreak/>
          <w:t>representations sufficient to reproduce the current input pattern at the output layer.</w:t>
        </w:r>
        <w:r w:rsidR="00F93D10">
          <w:rPr>
            <w:rFonts w:ascii="Times New Roman" w:hAnsi="Times New Roman" w:cs="Times New Roman"/>
          </w:rPr>
          <w:t xml:space="preserve"> </w:t>
        </w:r>
        <w:r w:rsidR="00F93D10" w:rsidRPr="00EA798A">
          <w:rPr>
            <w:rFonts w:ascii="Times New Roman" w:hAnsi="Times New Roman" w:cs="Times New Roman"/>
          </w:rPr>
          <w:t>SRNs learn to predict upcoming states from prior states by extracting sequential regularities in the input.</w:t>
        </w:r>
        <w:r w:rsidR="00F93D10">
          <w:rPr>
            <w:rFonts w:ascii="Times New Roman" w:hAnsi="Times New Roman" w:cs="Times New Roman"/>
          </w:rPr>
          <w:t xml:space="preserve"> </w:t>
        </w:r>
      </w:ins>
      <w:ins w:id="221" w:author="Benton, Deon" w:date="2026-06-29T19:35:00Z" w16du:dateUtc="2026-06-30T00:35:00Z">
        <w:r w:rsidR="008F4405">
          <w:rPr>
            <w:rFonts w:ascii="Times New Roman" w:hAnsi="Times New Roman" w:cs="Times New Roman"/>
          </w:rPr>
          <w:t>The fact that both model</w:t>
        </w:r>
      </w:ins>
      <w:ins w:id="222" w:author="Benton, Deon" w:date="2026-06-29T19:36:00Z" w16du:dateUtc="2026-06-30T00:36:00Z">
        <w:r w:rsidR="008F4405">
          <w:rPr>
            <w:rFonts w:ascii="Times New Roman" w:hAnsi="Times New Roman" w:cs="Times New Roman"/>
          </w:rPr>
          <w:t xml:space="preserve"> types employed self-supervised learning and thus did not require an explicit teaching signal made them </w:t>
        </w:r>
        <w:r w:rsidR="00B246E0">
          <w:rPr>
            <w:rFonts w:ascii="Times New Roman" w:hAnsi="Times New Roman" w:cs="Times New Roman"/>
          </w:rPr>
          <w:t>appropriate choice</w:t>
        </w:r>
      </w:ins>
      <w:ins w:id="223" w:author="Benton, Deon" w:date="2026-06-29T19:37:00Z" w16du:dateUtc="2026-06-30T00:37:00Z">
        <w:r w:rsidR="00B246E0">
          <w:rPr>
            <w:rFonts w:ascii="Times New Roman" w:hAnsi="Times New Roman" w:cs="Times New Roman"/>
          </w:rPr>
          <w:t>s</w:t>
        </w:r>
      </w:ins>
      <w:ins w:id="224" w:author="Benton, Deon" w:date="2026-06-29T19:36:00Z" w16du:dateUtc="2026-06-30T00:36:00Z">
        <w:r w:rsidR="008F4405">
          <w:rPr>
            <w:rFonts w:ascii="Times New Roman" w:hAnsi="Times New Roman" w:cs="Times New Roman"/>
          </w:rPr>
          <w:t xml:space="preserve"> for the present simulations.</w:t>
        </w:r>
      </w:ins>
    </w:p>
    <w:p w14:paraId="6DA3979C" w14:textId="08A0DD7B" w:rsidR="00C52039" w:rsidRDefault="00400445" w:rsidP="006971F8">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Pr>
          <w:rFonts w:ascii="Times New Roman" w:hAnsi="Times New Roman" w:cs="Times New Roman"/>
        </w:rPr>
        <w:t xml:space="preserve">consisted of </w:t>
      </w:r>
      <w:ins w:id="225" w:author="Benton, Deon" w:date="2026-06-29T19:01:00Z" w16du:dateUtc="2026-06-30T00:01:00Z">
        <w:r w:rsidR="00831A28">
          <w:rPr>
            <w:rFonts w:ascii="Times New Roman" w:hAnsi="Times New Roman" w:cs="Times New Roman"/>
          </w:rPr>
          <w:t xml:space="preserve">input and output layers, each consisting of 11 groups. </w:t>
        </w:r>
      </w:ins>
      <w:ins w:id="226" w:author="Benton, Deon" w:date="2026-06-29T19:02:00Z" w16du:dateUtc="2026-06-30T00:02:00Z">
        <w:r w:rsidR="00831A28">
          <w:rPr>
            <w:rFonts w:ascii="Times New Roman" w:hAnsi="Times New Roman" w:cs="Times New Roman"/>
          </w:rPr>
          <w:t>The groups</w:t>
        </w:r>
      </w:ins>
      <w:r w:rsidR="00227ED2">
        <w:rPr>
          <w:rFonts w:ascii="Times New Roman" w:hAnsi="Times New Roman" w:cs="Times New Roman"/>
        </w:rPr>
        <w:t xml:space="preserve"> </w:t>
      </w:r>
      <w:ins w:id="227" w:author="Benton, Deon" w:date="2026-06-29T19:02:00Z" w16du:dateUtc="2026-06-30T00:02:00Z">
        <w:r w:rsidR="00831A28">
          <w:rPr>
            <w:rFonts w:ascii="Times New Roman" w:hAnsi="Times New Roman" w:cs="Times New Roman"/>
          </w:rPr>
          <w:t>corresponded</w:t>
        </w:r>
      </w:ins>
      <w:r w:rsidR="00B15EDE" w:rsidRPr="00B15EDE">
        <w:rPr>
          <w:rFonts w:ascii="Times New Roman" w:hAnsi="Times New Roman" w:cs="Times New Roman"/>
        </w:rPr>
        <w:t xml:space="preserve"> to different visible surface features</w:t>
      </w:r>
      <w:ins w:id="228" w:author="Benton, Deon" w:date="2026-06-29T19:02:00Z" w16du:dateUtc="2026-06-30T00:02:00Z">
        <w:r w:rsidR="00831A28">
          <w:rPr>
            <w:rFonts w:ascii="Times New Roman" w:hAnsi="Times New Roman" w:cs="Times New Roman"/>
          </w:rPr>
          <w:t xml:space="preserve"> (described more below)</w:t>
        </w:r>
      </w:ins>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ins w:id="229" w:author="Benton, Deon" w:date="2026-06-29T19:03:00Z" w16du:dateUtc="2026-06-30T00:03:00Z">
        <w:r w:rsidR="00FF2ADB">
          <w:rPr>
            <w:rFonts w:ascii="Times New Roman" w:hAnsi="Times New Roman" w:cs="Times New Roman"/>
          </w:rPr>
          <w:t>; the precise number</w:t>
        </w:r>
      </w:ins>
      <w:r w:rsidR="00AE7C83">
        <w:rPr>
          <w:rFonts w:ascii="Times New Roman" w:hAnsi="Times New Roman" w:cs="Times New Roman"/>
        </w:rPr>
        <w:t xml:space="preserve"> </w:t>
      </w:r>
      <w:ins w:id="230" w:author="Benton, Deon" w:date="2026-06-29T19:03:00Z" w16du:dateUtc="2026-06-30T00:03:00Z">
        <w:r w:rsidR="00FF2ADB">
          <w:rPr>
            <w:rFonts w:ascii="Times New Roman" w:hAnsi="Times New Roman" w:cs="Times New Roman"/>
          </w:rPr>
          <w:t xml:space="preserve">depended </w:t>
        </w:r>
      </w:ins>
      <w:r w:rsidR="000318BC">
        <w:rPr>
          <w:rFonts w:ascii="Times New Roman" w:hAnsi="Times New Roman" w:cs="Times New Roman"/>
        </w:rPr>
        <w:t>on the simulation.</w:t>
      </w:r>
      <w:r w:rsidR="00B44ABD">
        <w:rPr>
          <w:rFonts w:ascii="Times New Roman" w:hAnsi="Times New Roman" w:cs="Times New Roman"/>
        </w:rPr>
        <w:t xml:space="preserve"> </w:t>
      </w:r>
      <w:r w:rsidR="00A73E05">
        <w:rPr>
          <w:rFonts w:ascii="Times New Roman" w:hAnsi="Times New Roman" w:cs="Times New Roman"/>
        </w:rPr>
        <w:t xml:space="preserve">The input and context </w:t>
      </w:r>
      <w:ins w:id="231" w:author="Benton, Deon" w:date="2026-06-29T19:03:00Z" w16du:dateUtc="2026-06-30T00:03:00Z">
        <w:r w:rsidR="00FF2ADB">
          <w:rPr>
            <w:rFonts w:ascii="Times New Roman" w:hAnsi="Times New Roman" w:cs="Times New Roman"/>
          </w:rPr>
          <w:t xml:space="preserve">layers </w:t>
        </w:r>
      </w:ins>
      <w:r w:rsidR="00A73E05">
        <w:rPr>
          <w:rFonts w:ascii="Times New Roman" w:hAnsi="Times New Roman" w:cs="Times New Roman"/>
        </w:rPr>
        <w:t xml:space="preserve">were fully connected to the hidden </w:t>
      </w:r>
      <w:ins w:id="232" w:author="Benton, Deon" w:date="2026-06-29T19:03:00Z" w16du:dateUtc="2026-06-30T00:03:00Z">
        <w:r w:rsidR="00FF2ADB">
          <w:rPr>
            <w:rFonts w:ascii="Times New Roman" w:hAnsi="Times New Roman" w:cs="Times New Roman"/>
          </w:rPr>
          <w:t xml:space="preserve">layer, </w:t>
        </w:r>
      </w:ins>
      <w:ins w:id="233" w:author="Benton, Deon" w:date="2026-06-29T19:04:00Z" w16du:dateUtc="2026-06-30T00:04:00Z">
        <w:r w:rsidR="00FF2ADB">
          <w:rPr>
            <w:rFonts w:ascii="Times New Roman" w:hAnsi="Times New Roman" w:cs="Times New Roman"/>
          </w:rPr>
          <w:t>which</w:t>
        </w:r>
      </w:ins>
      <w:r w:rsidR="006971F8">
        <w:rPr>
          <w:rFonts w:ascii="Times New Roman" w:hAnsi="Times New Roman" w:cs="Times New Roman"/>
        </w:rPr>
        <w:t xml:space="preserve"> in turn </w:t>
      </w:r>
      <w:ins w:id="234" w:author="Benton, Deon" w:date="2026-06-29T19:04:00Z" w16du:dateUtc="2026-06-30T00:04:00Z">
        <w:r w:rsidR="00FF2ADB">
          <w:rPr>
            <w:rFonts w:ascii="Times New Roman" w:hAnsi="Times New Roman" w:cs="Times New Roman"/>
          </w:rPr>
          <w:t>was</w:t>
        </w:r>
      </w:ins>
      <w:r w:rsidR="00A73E05">
        <w:rPr>
          <w:rFonts w:ascii="Times New Roman" w:hAnsi="Times New Roman" w:cs="Times New Roman"/>
        </w:rPr>
        <w:t xml:space="preserve"> fully connected to the output </w:t>
      </w:r>
      <w:ins w:id="235" w:author="Benton, Deon" w:date="2026-06-29T19:04:00Z" w16du:dateUtc="2026-06-30T00:04:00Z">
        <w:r w:rsidR="00FF2ADB">
          <w:rPr>
            <w:rFonts w:ascii="Times New Roman" w:hAnsi="Times New Roman" w:cs="Times New Roman"/>
          </w:rPr>
          <w:t>layer</w:t>
        </w:r>
      </w:ins>
      <w:r w:rsidR="00A73E05">
        <w:rPr>
          <w:rFonts w:ascii="Times New Roman" w:hAnsi="Times New Roman" w:cs="Times New Roman"/>
        </w:rPr>
        <w:t>.</w:t>
      </w:r>
      <w:r w:rsidR="009C4242">
        <w:rPr>
          <w:rFonts w:ascii="Times New Roman" w:hAnsi="Times New Roman" w:cs="Times New Roman"/>
        </w:rPr>
        <w:t xml:space="preserve"> Weights were initialized to small random values sampled uniformly between ±0.1.</w:t>
      </w:r>
      <w:r w:rsidR="00D8408B">
        <w:rPr>
          <w:rFonts w:ascii="Times New Roman" w:hAnsi="Times New Roman" w:cs="Times New Roman"/>
        </w:rPr>
        <w:t xml:space="preserve"> Bias connections were not included in any of the simulations. </w:t>
      </w:r>
    </w:p>
    <w:p w14:paraId="0A17C362" w14:textId="725F4C59" w:rsidR="00A73E05" w:rsidRDefault="00E12466" w:rsidP="00802190">
      <w:pPr>
        <w:spacing w:line="480" w:lineRule="auto"/>
        <w:ind w:firstLine="720"/>
        <w:contextualSpacing/>
        <w:rPr>
          <w:rFonts w:ascii="Times New Roman" w:hAnsi="Times New Roman" w:cs="Times New Roman"/>
        </w:rPr>
      </w:pPr>
      <w:r>
        <w:rPr>
          <w:rFonts w:ascii="Times New Roman" w:hAnsi="Times New Roman" w:cs="Times New Roman"/>
        </w:rPr>
        <w:t>The activation values of input units were</w:t>
      </w:r>
      <w:r w:rsidR="00DC10BC">
        <w:rPr>
          <w:rFonts w:ascii="Times New Roman" w:hAnsi="Times New Roman" w:cs="Times New Roman"/>
        </w:rPr>
        <w:t xml:space="preserve"> set</w:t>
      </w:r>
      <w:r>
        <w:rPr>
          <w:rFonts w:ascii="Times New Roman" w:hAnsi="Times New Roman" w:cs="Times New Roman"/>
        </w:rPr>
        <w:t xml:space="preserve"> externally</w:t>
      </w:r>
      <w:r w:rsidR="00DC10BC">
        <w:rPr>
          <w:rFonts w:ascii="Times New Roman" w:hAnsi="Times New Roman" w:cs="Times New Roman"/>
        </w:rPr>
        <w:t xml:space="preserve"> to reflect the input appropriate to the current time step. </w:t>
      </w:r>
      <w:r>
        <w:rPr>
          <w:rFonts w:ascii="Times New Roman" w:hAnsi="Times New Roman" w:cs="Times New Roman"/>
        </w:rPr>
        <w:t xml:space="preserve">The activation values for </w:t>
      </w:r>
      <w:ins w:id="236" w:author="Benton, Deon" w:date="2026-06-29T19:05:00Z" w16du:dateUtc="2026-06-30T00:05:00Z">
        <w:r w:rsidR="0056396D">
          <w:rPr>
            <w:rFonts w:ascii="Times New Roman" w:hAnsi="Times New Roman" w:cs="Times New Roman"/>
          </w:rPr>
          <w:t>“upstream” units were based on t</w:t>
        </w:r>
      </w:ins>
      <w:ins w:id="237" w:author="Benton, Deon" w:date="2026-06-29T19:06:00Z" w16du:dateUtc="2026-06-30T00:06:00Z">
        <w:r w:rsidR="0056396D">
          <w:rPr>
            <w:rFonts w:ascii="Times New Roman" w:hAnsi="Times New Roman" w:cs="Times New Roman"/>
          </w:rPr>
          <w:t>heir</w:t>
        </w:r>
      </w:ins>
      <w:r w:rsidR="003A7DD5">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ins w:id="238" w:author="Benton, Deon" w:date="2026-06-29T19:08:00Z" w16du:dateUtc="2026-06-30T00:08:00Z">
        <w:r w:rsidR="00FB26DE">
          <w:rPr>
            <w:rFonts w:ascii="Times New Roman" w:hAnsi="Times New Roman" w:cs="Times New Roman"/>
          </w:rPr>
          <w:t>. For example, the net input into a hidden unit was</w:t>
        </w:r>
      </w:ins>
      <w:ins w:id="239" w:author="Benton, Deon" w:date="2026-06-29T19:06:00Z" w16du:dateUtc="2026-06-30T00:06:00Z">
        <w:r w:rsidR="0056396D">
          <w:rPr>
            <w:rFonts w:ascii="Times New Roman" w:hAnsi="Times New Roman" w:cs="Times New Roman"/>
          </w:rPr>
          <w:t xml:space="preserve"> calculated as follows</w:t>
        </w:r>
      </w:ins>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6FC583D2"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proofErr w:type="spellStart"/>
      <w:r w:rsidRPr="000F7B8C">
        <w:rPr>
          <w:rFonts w:ascii="Times New Roman" w:hAnsi="Times New Roman" w:cs="Times New Roman"/>
          <w:i/>
          <w:iCs/>
        </w:rPr>
        <w:t>i</w:t>
      </w:r>
      <w:proofErr w:type="spellEnd"/>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proofErr w:type="spellStart"/>
      <w:r w:rsidR="008C150F" w:rsidRPr="000F7B8C">
        <w:rPr>
          <w:rFonts w:ascii="Times New Roman" w:hAnsi="Times New Roman" w:cs="Times New Roman"/>
          <w:i/>
          <w:iCs/>
        </w:rPr>
        <w:t>i</w:t>
      </w:r>
      <w:proofErr w:type="spellEnd"/>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ins w:id="240" w:author="Benton, Deon" w:date="2026-06-29T19:06:00Z" w16du:dateUtc="2026-06-30T00:06:00Z">
        <w:r w:rsidR="0056396D">
          <w:rPr>
            <w:rFonts w:ascii="Times New Roman" w:hAnsi="Times New Roman" w:cs="Times New Roman"/>
          </w:rPr>
          <w:t>Hidden unit</w:t>
        </w:r>
      </w:ins>
      <w:r w:rsidR="00E36B37">
        <w:rPr>
          <w:rFonts w:ascii="Times New Roman" w:hAnsi="Times New Roman" w:cs="Times New Roman"/>
        </w:rPr>
        <w:t xml:space="preserve">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B85B71">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3F633DFA" w14:textId="1B7C6328" w:rsidR="00FB18E6" w:rsidRDefault="00D07BAA" w:rsidP="00FB26DE">
      <w:pPr>
        <w:spacing w:line="480" w:lineRule="auto"/>
        <w:contextualSpacing/>
        <w:rPr>
          <w:rFonts w:ascii="Times New Roman" w:hAnsi="Times New Roman" w:cs="Times New Roman"/>
        </w:rPr>
      </w:pPr>
      <w:r>
        <w:rPr>
          <w:rFonts w:ascii="Times New Roman" w:hAnsi="Times New Roman" w:cs="Times New Roman"/>
        </w:rPr>
        <w:lastRenderedPageBreak/>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w:t>
      </w:r>
      <w:r w:rsidR="00FB18E6">
        <w:rPr>
          <w:rFonts w:ascii="Times New Roman" w:hAnsi="Times New Roman" w:cs="Times New Roman"/>
        </w:rPr>
        <w:t xml:space="preserve">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this net input</w:t>
      </w:r>
      <w:r w:rsidR="00CB4A13">
        <w:rPr>
          <w:rFonts w:ascii="Times New Roman" w:hAnsi="Times New Roman" w:cs="Times New Roman"/>
        </w:rPr>
        <w:t xml:space="preserve"> and was</w:t>
      </w:r>
      <w:r w:rsidR="00834A98">
        <w:rPr>
          <w:rFonts w:ascii="Times New Roman" w:hAnsi="Times New Roman" w:cs="Times New Roman"/>
        </w:rPr>
        <w:t xml:space="preserve">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B85B71">
        <w:trPr>
          <w:trHeight w:val="521"/>
        </w:trPr>
        <w:tc>
          <w:tcPr>
            <w:tcW w:w="4592" w:type="dxa"/>
          </w:tcPr>
          <w:p w14:paraId="34DA33B5" w14:textId="17A33F99" w:rsidR="00D12EB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B85B71">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0C971EE3"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254FC9">
        <w:rPr>
          <w:rFonts w:ascii="Times New Roman" w:hAnsi="Times New Roman" w:cs="Times New Roman"/>
        </w:rPr>
        <w:t>such that</w:t>
      </w:r>
      <w:r w:rsidR="003E753F">
        <w:rPr>
          <w:rFonts w:ascii="Times New Roman" w:hAnsi="Times New Roman" w:cs="Times New Roman"/>
        </w:rPr>
        <w:t xml:space="preserve"> information from earlier time steps </w:t>
      </w:r>
      <w:ins w:id="241" w:author="Benton, Deon" w:date="2026-06-29T19:11:00Z" w16du:dateUtc="2026-06-30T00:11:00Z">
        <w:r w:rsidR="00FB26DE">
          <w:rPr>
            <w:rFonts w:ascii="Times New Roman" w:hAnsi="Times New Roman" w:cs="Times New Roman"/>
          </w:rPr>
          <w:t>c</w:t>
        </w:r>
      </w:ins>
      <w:ins w:id="242" w:author="Benton, Deon" w:date="2026-06-29T19:12:00Z" w16du:dateUtc="2026-06-30T00:12:00Z">
        <w:r w:rsidR="00FB26DE">
          <w:rPr>
            <w:rFonts w:ascii="Times New Roman" w:hAnsi="Times New Roman" w:cs="Times New Roman"/>
          </w:rPr>
          <w:t xml:space="preserve">ould </w:t>
        </w:r>
      </w:ins>
      <w:ins w:id="243" w:author="Benton, Deon" w:date="2026-06-29T19:25:00Z" w16du:dateUtc="2026-06-30T00:25:00Z">
        <w:r w:rsidR="00F93D10">
          <w:rPr>
            <w:rFonts w:ascii="Times New Roman" w:hAnsi="Times New Roman" w:cs="Times New Roman"/>
          </w:rPr>
          <w:t>influence processing</w:t>
        </w:r>
      </w:ins>
      <w:r w:rsidR="003E753F">
        <w:rPr>
          <w:rFonts w:ascii="Times New Roman" w:hAnsi="Times New Roman" w:cs="Times New Roman"/>
        </w:rPr>
        <w:t xml:space="preserve"> at later ones.</w:t>
      </w:r>
    </w:p>
    <w:p w14:paraId="79254BE6" w14:textId="5EF821ED"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ins w:id="244" w:author="Benton, Deon" w:date="2026-06-29T19:12:00Z" w16du:dateUtc="2026-06-30T00:12:00Z">
        <w:r w:rsidR="00FB26DE">
          <w:rPr>
            <w:rFonts w:ascii="Times New Roman" w:hAnsi="Times New Roman" w:cs="Times New Roman"/>
          </w:rPr>
          <w:t>The units</w:t>
        </w:r>
      </w:ins>
      <w:r w:rsidR="00DF5625">
        <w:rPr>
          <w:rFonts w:ascii="Times New Roman" w:hAnsi="Times New Roman" w:cs="Times New Roman"/>
        </w:rPr>
        <w:t xml:space="preserve"> within each group</w:t>
      </w:r>
      <w:ins w:id="245" w:author="Benton, Deon" w:date="2026-06-29T19:12:00Z" w16du:dateUtc="2026-06-30T00:12:00Z">
        <w:r w:rsidR="00FB26DE">
          <w:rPr>
            <w:rFonts w:ascii="Times New Roman" w:hAnsi="Times New Roman" w:cs="Times New Roman"/>
          </w:rPr>
          <w:t xml:space="preserve"> corresponded</w:t>
        </w:r>
      </w:ins>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w:t>
      </w:r>
      <w:ins w:id="246" w:author="Benton, Deon" w:date="2026-06-29T19:13:00Z" w16du:dateUtc="2026-06-30T00:13:00Z">
        <w:r w:rsidR="00FB26DE">
          <w:rPr>
            <w:rFonts w:ascii="Times New Roman" w:hAnsi="Times New Roman" w:cs="Times New Roman"/>
          </w:rPr>
          <w:t xml:space="preserve">a surface </w:t>
        </w:r>
      </w:ins>
      <w:r w:rsidR="00DF5625">
        <w:rPr>
          <w:rFonts w:ascii="Times New Roman" w:hAnsi="Times New Roman" w:cs="Times New Roman"/>
        </w:rPr>
        <w:t xml:space="preserve">feature. </w:t>
      </w:r>
      <w:ins w:id="247" w:author="Benton, Deon" w:date="2026-06-29T19:13:00Z" w16du:dateUtc="2026-06-30T00:13:00Z">
        <w:r w:rsidR="00FB26DE">
          <w:rPr>
            <w:rFonts w:ascii="Times New Roman" w:hAnsi="Times New Roman" w:cs="Times New Roman"/>
          </w:rPr>
          <w:t>Localist coding was used because it</w:t>
        </w:r>
      </w:ins>
      <w:r w:rsidR="00DF5625">
        <w:rPr>
          <w:rFonts w:ascii="Times New Roman" w:hAnsi="Times New Roman" w:cs="Times New Roman"/>
        </w:rPr>
        <w:t xml:space="preserve">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ins w:id="248" w:author="Benton, Deon" w:date="2026-06-29T19:13:00Z" w16du:dateUtc="2026-06-30T00:13:00Z">
        <w:r w:rsidR="00FB26DE">
          <w:rPr>
            <w:rFonts w:ascii="Times New Roman" w:hAnsi="Times New Roman" w:cs="Times New Roman"/>
          </w:rPr>
          <w:t xml:space="preserve"> and</w:t>
        </w:r>
      </w:ins>
      <w:r w:rsidR="00DF5625">
        <w:rPr>
          <w:rFonts w:ascii="Times New Roman" w:hAnsi="Times New Roman" w:cs="Times New Roman"/>
        </w:rPr>
        <w:t xml:space="preserve">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w:t>
      </w:r>
      <w:r w:rsidR="00CF7DC5" w:rsidRPr="00CF7DC5">
        <w:rPr>
          <w:rFonts w:ascii="Times New Roman" w:hAnsi="Times New Roman" w:cs="Times New Roman"/>
        </w:rPr>
        <w:t>.</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lastRenderedPageBreak/>
              <w:t>Group</w:t>
            </w:r>
          </w:p>
        </w:tc>
        <w:tc>
          <w:tcPr>
            <w:tcW w:w="720" w:type="dxa"/>
            <w:tcBorders>
              <w:top w:val="single" w:sz="4" w:space="0" w:color="auto"/>
              <w:bottom w:val="single" w:sz="4" w:space="0" w:color="auto"/>
            </w:tcBorders>
          </w:tcPr>
          <w:p w14:paraId="0EFBB219" w14:textId="50A334B5" w:rsidR="00F76B8B" w:rsidRPr="009F177C" w:rsidRDefault="00F76B8B" w:rsidP="00B85B71">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B85B71">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B85B71">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B85B71">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6</w:t>
            </w:r>
          </w:p>
        </w:tc>
        <w:tc>
          <w:tcPr>
            <w:tcW w:w="3695" w:type="dxa"/>
          </w:tcPr>
          <w:p w14:paraId="24B665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Left object’s position relative to the right one</w:t>
            </w:r>
          </w:p>
        </w:tc>
        <w:tc>
          <w:tcPr>
            <w:tcW w:w="3798" w:type="dxa"/>
          </w:tcPr>
          <w:p w14:paraId="65549F5D" w14:textId="77777777" w:rsidR="00F76B8B" w:rsidRDefault="00F76B8B" w:rsidP="00B85B71">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B85B71">
            <w:pPr>
              <w:rPr>
                <w:rFonts w:ascii="Times New Roman" w:hAnsi="Times New Roman" w:cs="Times New Roman"/>
              </w:rPr>
            </w:pPr>
          </w:p>
          <w:p w14:paraId="0466F803" w14:textId="77777777" w:rsidR="008942FF" w:rsidRPr="009F177C" w:rsidRDefault="008942FF" w:rsidP="00B85B71">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B85B71">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B85B71">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B85B71">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B85B71">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B85B71">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B85B71">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7BE060DE" w:rsidR="00F76B8B" w:rsidRDefault="00F76B8B" w:rsidP="00B85B71">
            <w:pPr>
              <w:rPr>
                <w:rFonts w:ascii="Times New Roman" w:hAnsi="Times New Roman" w:cs="Times New Roman"/>
              </w:rPr>
            </w:pPr>
            <w:r w:rsidRPr="009F177C">
              <w:rPr>
                <w:rFonts w:ascii="Times New Roman" w:hAnsi="Times New Roman" w:cs="Times New Roman"/>
              </w:rPr>
              <w:t xml:space="preserve">Spatially </w:t>
            </w:r>
            <w:r w:rsidR="00871583">
              <w:rPr>
                <w:rFonts w:ascii="Times New Roman" w:hAnsi="Times New Roman" w:cs="Times New Roman"/>
              </w:rPr>
              <w:t>Contiguous</w:t>
            </w:r>
            <w:r w:rsidRPr="009F177C">
              <w:rPr>
                <w:rFonts w:ascii="Times New Roman" w:hAnsi="Times New Roman" w:cs="Times New Roman"/>
              </w:rPr>
              <w:t xml:space="preserve">, Spatially Separated </w:t>
            </w:r>
          </w:p>
          <w:p w14:paraId="4BAD7F65" w14:textId="77777777" w:rsidR="008942FF" w:rsidRPr="009F177C" w:rsidRDefault="008942FF" w:rsidP="00B85B71">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B85B71">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B85B71">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B85B71">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B85B71">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B85B71">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B85B71">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32E99271"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t>Input units corresponding to</w:t>
      </w:r>
      <w:ins w:id="249" w:author="Benton, Deon" w:date="2026-06-29T19:21:00Z" w16du:dateUtc="2026-06-30T00:21:00Z">
        <w:r w:rsidR="00245D00">
          <w:rPr>
            <w:rFonts w:ascii="Times New Roman" w:hAnsi="Times New Roman" w:cs="Times New Roman"/>
          </w:rPr>
          <w:t xml:space="preserve"> active (i.e., present) features</w:t>
        </w:r>
      </w:ins>
      <w:r w:rsidRPr="00802190">
        <w:rPr>
          <w:rFonts w:ascii="Times New Roman" w:hAnsi="Times New Roman" w:cs="Times New Roman"/>
        </w:rPr>
        <w:t xml:space="preserve">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w:t>
      </w:r>
      <w:ins w:id="250" w:author="Benton, Deon" w:date="2026-06-29T19:15:00Z" w16du:dateUtc="2026-06-30T00:15:00Z">
        <w:r w:rsidR="00245D00">
          <w:rPr>
            <w:rFonts w:ascii="Times New Roman" w:hAnsi="Times New Roman" w:cs="Times New Roman"/>
          </w:rPr>
          <w:t>activations of</w:t>
        </w:r>
      </w:ins>
      <w:r w:rsidRPr="00802190">
        <w:rPr>
          <w:rFonts w:ascii="Times New Roman" w:hAnsi="Times New Roman" w:cs="Times New Roman"/>
        </w:rPr>
        <w:t xml:space="preserve"> 1.0; all other input units </w:t>
      </w:r>
      <w:ins w:id="251" w:author="Benton, Deon" w:date="2026-06-29T19:15:00Z" w16du:dateUtc="2026-06-30T00:15:00Z">
        <w:r w:rsidR="00245D00">
          <w:rPr>
            <w:rFonts w:ascii="Times New Roman" w:hAnsi="Times New Roman" w:cs="Times New Roman"/>
          </w:rPr>
          <w:t>had activations of</w:t>
        </w:r>
      </w:ins>
      <w:r w:rsidRPr="00802190">
        <w:rPr>
          <w:rFonts w:ascii="Times New Roman" w:hAnsi="Times New Roman" w:cs="Times New Roman"/>
        </w:rPr>
        <w:t xml:space="preserve">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w:t>
      </w:r>
      <w:ins w:id="252" w:author="Benton, Deon" w:date="2026-06-29T19:16:00Z" w16du:dateUtc="2026-06-30T00:16:00Z">
        <w:r w:rsidR="00245D00">
          <w:rPr>
            <w:rFonts w:ascii="Times New Roman" w:hAnsi="Times New Roman" w:cs="Times New Roman"/>
          </w:rPr>
          <w:t xml:space="preserve"> learning and processing in infants is noisy.</w:t>
        </w:r>
      </w:ins>
      <w:r w:rsidRPr="00184DDD">
        <w:rPr>
          <w:rFonts w:ascii="Times New Roman" w:hAnsi="Times New Roman" w:cs="Times New Roman"/>
        </w:rPr>
        <w:t xml:space="preserv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lastRenderedPageBreak/>
        <w:t xml:space="preserve">the </w:t>
      </w:r>
      <w:r w:rsidR="005A6C73">
        <w:rPr>
          <w:rFonts w:ascii="Times New Roman" w:hAnsi="Times New Roman" w:cs="Times New Roman"/>
        </w:rPr>
        <w:t xml:space="preserve">11 </w:t>
      </w:r>
      <w:ins w:id="253" w:author="Benton, Deon" w:date="2026-06-29T19:16:00Z" w16du:dateUtc="2026-06-30T00:16:00Z">
        <w:r w:rsidR="00245D00">
          <w:rPr>
            <w:rFonts w:ascii="Times New Roman" w:hAnsi="Times New Roman" w:cs="Times New Roman"/>
          </w:rPr>
          <w:t xml:space="preserve">input </w:t>
        </w:r>
      </w:ins>
      <w:r w:rsidR="005A6C73">
        <w:rPr>
          <w:rFonts w:ascii="Times New Roman" w:hAnsi="Times New Roman" w:cs="Times New Roman"/>
        </w:rPr>
        <w:t>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it was required to predict</w:t>
      </w:r>
      <w:ins w:id="254" w:author="Benton, Deon" w:date="2026-06-29T19:19:00Z" w16du:dateUtc="2026-06-30T00:19:00Z">
        <w:r w:rsidR="00245D00">
          <w:rPr>
            <w:rFonts w:ascii="Times New Roman" w:hAnsi="Times New Roman" w:cs="Times New Roman"/>
          </w:rPr>
          <w:t xml:space="preserve"> that the position to the immediate right of the current position</w:t>
        </w:r>
      </w:ins>
      <w:ins w:id="255" w:author="Benton, Deon" w:date="2026-06-29T19:20:00Z" w16du:dateUtc="2026-06-30T00:20:00Z">
        <w:r w:rsidR="00245D00">
          <w:rPr>
            <w:rFonts w:ascii="Times New Roman" w:hAnsi="Times New Roman" w:cs="Times New Roman"/>
          </w:rPr>
          <w:t xml:space="preserve"> in the Horizontal Position input group</w:t>
        </w:r>
      </w:ins>
      <w:ins w:id="256" w:author="Benton, Deon" w:date="2026-06-29T19:19:00Z" w16du:dateUtc="2026-06-30T00:19:00Z">
        <w:r w:rsidR="00245D00">
          <w:rPr>
            <w:rFonts w:ascii="Times New Roman" w:hAnsi="Times New Roman" w:cs="Times New Roman"/>
          </w:rPr>
          <w:t xml:space="preserve"> would be active </w:t>
        </w:r>
      </w:ins>
      <w:ins w:id="257" w:author="Benton, Deon" w:date="2026-06-29T19:20:00Z" w16du:dateUtc="2026-06-30T00:20:00Z">
        <w:r w:rsidR="00245D00">
          <w:rPr>
            <w:rFonts w:ascii="Times New Roman" w:hAnsi="Times New Roman" w:cs="Times New Roman"/>
          </w:rPr>
          <w:t xml:space="preserve">in the corresponding output group </w:t>
        </w:r>
      </w:ins>
      <w:ins w:id="258" w:author="Benton, Deon" w:date="2026-06-29T19:19:00Z" w16du:dateUtc="2026-06-30T00:19:00Z">
        <w:r w:rsidR="00245D00">
          <w:rPr>
            <w:rFonts w:ascii="Times New Roman" w:hAnsi="Times New Roman" w:cs="Times New Roman"/>
          </w:rPr>
          <w:t>at the</w:t>
        </w:r>
      </w:ins>
      <w:ins w:id="259" w:author="Benton, Deon" w:date="2026-06-29T19:21:00Z" w16du:dateUtc="2026-06-30T00:21:00Z">
        <w:r w:rsidR="00245D00">
          <w:rPr>
            <w:rFonts w:ascii="Times New Roman" w:hAnsi="Times New Roman" w:cs="Times New Roman"/>
          </w:rPr>
          <w:t xml:space="preserve"> immed</w:t>
        </w:r>
      </w:ins>
      <w:ins w:id="260" w:author="Benton, Deon" w:date="2026-06-29T19:22:00Z" w16du:dateUtc="2026-06-30T00:22:00Z">
        <w:r w:rsidR="00245D00">
          <w:rPr>
            <w:rFonts w:ascii="Times New Roman" w:hAnsi="Times New Roman" w:cs="Times New Roman"/>
          </w:rPr>
          <w:t>iate</w:t>
        </w:r>
      </w:ins>
      <w:ins w:id="261" w:author="Benton, Deon" w:date="2026-06-29T19:19:00Z" w16du:dateUtc="2026-06-30T00:19:00Z">
        <w:r w:rsidR="00245D00">
          <w:rPr>
            <w:rFonts w:ascii="Times New Roman" w:hAnsi="Times New Roman" w:cs="Times New Roman"/>
          </w:rPr>
          <w:t xml:space="preserve"> </w:t>
        </w:r>
      </w:ins>
      <w:ins w:id="262" w:author="Benton, Deon" w:date="2026-06-29T19:21:00Z" w16du:dateUtc="2026-06-30T00:21:00Z">
        <w:r w:rsidR="00245D00">
          <w:rPr>
            <w:rFonts w:ascii="Times New Roman" w:hAnsi="Times New Roman" w:cs="Times New Roman"/>
          </w:rPr>
          <w:t>next</w:t>
        </w:r>
      </w:ins>
      <w:ins w:id="263" w:author="Benton, Deon" w:date="2026-06-29T19:19:00Z" w16du:dateUtc="2026-06-30T00:19:00Z">
        <w:r w:rsidR="00245D00">
          <w:rPr>
            <w:rFonts w:ascii="Times New Roman" w:hAnsi="Times New Roman" w:cs="Times New Roman"/>
          </w:rPr>
          <w:t xml:space="preserve"> step</w:t>
        </w:r>
      </w:ins>
      <w:ins w:id="264" w:author="Benton, Deon" w:date="2026-06-29T19:20:00Z" w16du:dateUtc="2026-06-30T00:20:00Z">
        <w:r w:rsidR="00245D00">
          <w:rPr>
            <w:rFonts w:ascii="Times New Roman" w:hAnsi="Times New Roman" w:cs="Times New Roman"/>
          </w:rPr>
          <w:t>.</w:t>
        </w:r>
      </w:ins>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w:t>
      </w:r>
      <w:ins w:id="265" w:author="Benton, Deon" w:date="2026-06-29T19:22:00Z" w16du:dateUtc="2026-06-30T00:22:00Z">
        <w:r w:rsidR="00245D00">
          <w:rPr>
            <w:rFonts w:ascii="Times New Roman" w:hAnsi="Times New Roman" w:cs="Times New Roman"/>
          </w:rPr>
          <w:t>predict that the</w:t>
        </w:r>
      </w:ins>
      <w:r w:rsidR="00F92118" w:rsidRPr="00F92118">
        <w:rPr>
          <w:rFonts w:ascii="Times New Roman" w:hAnsi="Times New Roman" w:cs="Times New Roman"/>
        </w:rPr>
        <w:t xml:space="preserve"> second unit in the corresponding output group</w:t>
      </w:r>
      <w:ins w:id="266" w:author="Benton, Deon" w:date="2026-06-29T19:22:00Z" w16du:dateUtc="2026-06-30T00:22:00Z">
        <w:r w:rsidR="00245D00">
          <w:rPr>
            <w:rFonts w:ascii="Times New Roman" w:hAnsi="Times New Roman" w:cs="Times New Roman"/>
          </w:rPr>
          <w:t xml:space="preserve"> would be active</w:t>
        </w:r>
      </w:ins>
      <w:r w:rsidR="00F92118" w:rsidRPr="00F92118">
        <w:rPr>
          <w:rFonts w:ascii="Times New Roman" w:hAnsi="Times New Roman" w:cs="Times New Roman"/>
        </w:rPr>
        <w:t xml:space="preserve"> at time </w:t>
      </w:r>
      <m:oMath>
        <m:r>
          <w:rPr>
            <w:rFonts w:ascii="Cambria Math" w:hAnsi="Cambria Math" w:cs="Times New Roman"/>
          </w:rPr>
          <m:t>t+1</m:t>
        </m:r>
      </m:oMath>
      <w:r w:rsidR="00F92118" w:rsidRPr="00F92118">
        <w:rPr>
          <w:rFonts w:ascii="Times New Roman" w:hAnsi="Times New Roman" w:cs="Times New Roman"/>
        </w:rPr>
        <w:t>. This captured the</w:t>
      </w:r>
      <w:ins w:id="267" w:author="Benton, Deon" w:date="2026-06-29T19:22:00Z" w16du:dateUtc="2026-06-30T00:22:00Z">
        <w:r w:rsidR="00F93D10">
          <w:rPr>
            <w:rFonts w:ascii="Times New Roman" w:hAnsi="Times New Roman" w:cs="Times New Roman"/>
          </w:rPr>
          <w:t xml:space="preserve"> fact that motion is dynamic and necessarily </w:t>
        </w:r>
      </w:ins>
      <w:ins w:id="268" w:author="Benton, Deon" w:date="2026-06-29T19:23:00Z" w16du:dateUtc="2026-06-30T00:23:00Z">
        <w:r w:rsidR="00F93D10">
          <w:rPr>
            <w:rFonts w:ascii="Times New Roman" w:hAnsi="Times New Roman" w:cs="Times New Roman"/>
          </w:rPr>
          <w:t>unfolds over time.</w:t>
        </w:r>
      </w:ins>
      <w:r w:rsidR="00F92118" w:rsidRPr="00F92118">
        <w:rPr>
          <w:rFonts w:ascii="Times New Roman" w:hAnsi="Times New Roman" w:cs="Times New Roman"/>
        </w:rPr>
        <w:t xml:space="preserve"> </w:t>
      </w:r>
      <w:r w:rsidR="00887B2D">
        <w:rPr>
          <w:rFonts w:ascii="Times New Roman" w:hAnsi="Times New Roman" w:cs="Times New Roman"/>
        </w:rPr>
        <w:t xml:space="preserve">Movement trajectory </w:t>
      </w:r>
      <w:r w:rsidR="00F92118" w:rsidRPr="00F92118">
        <w:rPr>
          <w:rFonts w:ascii="Times New Roman" w:hAnsi="Times New Roman" w:cs="Times New Roman"/>
        </w:rPr>
        <w:t xml:space="preserve">(e.g., linear or arced) </w:t>
      </w:r>
      <w:ins w:id="269" w:author="Benton, Deon" w:date="2026-06-29T19:23:00Z" w16du:dateUtc="2026-06-30T00:23:00Z">
        <w:r w:rsidR="00F93D10">
          <w:rPr>
            <w:rFonts w:ascii="Times New Roman" w:hAnsi="Times New Roman" w:cs="Times New Roman"/>
          </w:rPr>
          <w:t xml:space="preserve">itself </w:t>
        </w:r>
      </w:ins>
      <w:r w:rsidR="00F92118" w:rsidRPr="00F92118">
        <w:rPr>
          <w:rFonts w:ascii="Times New Roman" w:hAnsi="Times New Roman" w:cs="Times New Roman"/>
        </w:rPr>
        <w:t xml:space="preserve">was </w:t>
      </w:r>
      <w:ins w:id="270" w:author="Benton, Deon" w:date="2026-06-29T19:24:00Z" w16du:dateUtc="2026-06-30T00:24:00Z">
        <w:r w:rsidR="00F93D10">
          <w:rPr>
            <w:rFonts w:ascii="Times New Roman" w:hAnsi="Times New Roman" w:cs="Times New Roman"/>
          </w:rPr>
          <w:t>captured by the Kinematic Motion Type group</w:t>
        </w:r>
      </w:ins>
      <w:r w:rsidR="00F92118" w:rsidRPr="00F92118">
        <w:rPr>
          <w:rFonts w:ascii="Times New Roman" w:hAnsi="Times New Roman" w:cs="Times New Roman"/>
        </w:rPr>
        <w:t>.</w:t>
      </w:r>
      <w:r w:rsidR="00F92118">
        <w:rPr>
          <w:rFonts w:ascii="Times New Roman" w:hAnsi="Times New Roman" w:cs="Times New Roman"/>
        </w:rPr>
        <w:t xml:space="preserve"> </w:t>
      </w:r>
      <w:r w:rsidR="00AF1C96" w:rsidRPr="00AF1C96">
        <w:rPr>
          <w:rFonts w:ascii="Times New Roman" w:hAnsi="Times New Roman" w:cs="Times New Roman"/>
        </w:rPr>
        <w:t xml:space="preserve">The </w:t>
      </w:r>
      <w:ins w:id="271" w:author="Benton, Deon" w:date="2026-06-29T19:24:00Z" w16du:dateUtc="2026-06-30T00:24:00Z">
        <w:r w:rsidR="00F93D10">
          <w:rPr>
            <w:rFonts w:ascii="Times New Roman" w:hAnsi="Times New Roman" w:cs="Times New Roman"/>
          </w:rPr>
          <w:t>copying task</w:t>
        </w:r>
      </w:ins>
      <w:r w:rsidR="00AF1C96" w:rsidRPr="00AF1C96">
        <w:rPr>
          <w:rFonts w:ascii="Times New Roman" w:hAnsi="Times New Roman" w:cs="Times New Roman"/>
        </w:rPr>
        <w:t xml:space="preserve"> was </w:t>
      </w:r>
      <w:ins w:id="272" w:author="Benton, Deon" w:date="2026-06-29T19:38:00Z" w16du:dateUtc="2026-06-30T00:38:00Z">
        <w:r w:rsidR="00852C98">
          <w:rPr>
            <w:rFonts w:ascii="Times New Roman" w:hAnsi="Times New Roman" w:cs="Times New Roman"/>
          </w:rPr>
          <w:t>carried out by the</w:t>
        </w:r>
      </w:ins>
      <w:ins w:id="273" w:author="Benton, Deon" w:date="2026-06-29T19:25:00Z" w16du:dateUtc="2026-06-30T00:25:00Z">
        <w:r w:rsidR="00F93D10" w:rsidRPr="00AF1C96">
          <w:rPr>
            <w:rFonts w:ascii="Times New Roman" w:hAnsi="Times New Roman" w:cs="Times New Roman"/>
          </w:rPr>
          <w:t xml:space="preserve"> </w:t>
        </w:r>
      </w:ins>
      <w:r w:rsidR="00AF1C96" w:rsidRPr="00AF1C96">
        <w:rPr>
          <w:rFonts w:ascii="Times New Roman" w:hAnsi="Times New Roman" w:cs="Times New Roman"/>
        </w:rPr>
        <w:t xml:space="preserve">autoencoder (e.g., Mareschal et al., 2000); the </w:t>
      </w:r>
      <w:ins w:id="274" w:author="Benton, Deon" w:date="2026-06-29T19:24:00Z" w16du:dateUtc="2026-06-30T00:24:00Z">
        <w:r w:rsidR="00F93D10">
          <w:rPr>
            <w:rFonts w:ascii="Times New Roman" w:hAnsi="Times New Roman" w:cs="Times New Roman"/>
          </w:rPr>
          <w:t>prediction task</w:t>
        </w:r>
      </w:ins>
      <w:ins w:id="275" w:author="Benton, Deon" w:date="2026-06-29T19:38:00Z" w16du:dateUtc="2026-06-30T00:38:00Z">
        <w:r w:rsidR="00852C98">
          <w:rPr>
            <w:rFonts w:ascii="Times New Roman" w:hAnsi="Times New Roman" w:cs="Times New Roman"/>
          </w:rPr>
          <w:t>,</w:t>
        </w:r>
      </w:ins>
      <w:ins w:id="276" w:author="Benton, Deon" w:date="2026-06-29T19:24:00Z" w16du:dateUtc="2026-06-30T00:24:00Z">
        <w:r w:rsidR="00F93D10">
          <w:rPr>
            <w:rFonts w:ascii="Times New Roman" w:hAnsi="Times New Roman" w:cs="Times New Roman"/>
          </w:rPr>
          <w:t xml:space="preserve"> </w:t>
        </w:r>
      </w:ins>
      <w:ins w:id="277" w:author="Benton, Deon" w:date="2026-06-29T19:25:00Z" w16du:dateUtc="2026-06-30T00:25:00Z">
        <w:r w:rsidR="00F93D10">
          <w:rPr>
            <w:rFonts w:ascii="Times New Roman" w:hAnsi="Times New Roman" w:cs="Times New Roman"/>
          </w:rPr>
          <w:t>by the</w:t>
        </w:r>
      </w:ins>
      <w:r w:rsidR="00AF1C96" w:rsidRPr="00AF1C96">
        <w:rPr>
          <w:rFonts w:ascii="Times New Roman" w:hAnsi="Times New Roman" w:cs="Times New Roman"/>
        </w:rPr>
        <w:t xml:space="preserve"> SRN.</w:t>
      </w:r>
      <w:r w:rsidR="00AF1C96">
        <w:rPr>
          <w:rFonts w:ascii="Times New Roman" w:hAnsi="Times New Roman" w:cs="Times New Roman"/>
        </w:rPr>
        <w:t xml:space="preserve"> </w:t>
      </w:r>
    </w:p>
    <w:p w14:paraId="5A9037B3" w14:textId="467EA983"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unfolded across two phases</w:t>
      </w:r>
      <w:r w:rsidR="006F201A">
        <w:rPr>
          <w:rFonts w:ascii="Times New Roman" w:hAnsi="Times New Roman" w:cs="Times New Roman"/>
        </w:rPr>
        <w:t xml:space="preserve">. </w:t>
      </w:r>
      <w:r w:rsidR="005E4BBB">
        <w:rPr>
          <w:rFonts w:ascii="Times New Roman" w:hAnsi="Times New Roman" w:cs="Times New Roman"/>
        </w:rPr>
        <w:t>During pretraining, networks experienced two broad classes of events: Linear Path Events and Arced Path Events. These events</w:t>
      </w:r>
      <w:r w:rsidR="007F111D">
        <w:rPr>
          <w:rFonts w:ascii="Times New Roman" w:hAnsi="Times New Roman" w:cs="Times New Roman"/>
        </w:rPr>
        <w:t>—illustrated in Table 2—</w:t>
      </w:r>
      <w:r w:rsidR="005E4BBB">
        <w:rPr>
          <w:rFonts w:ascii="Times New Roman" w:hAnsi="Times New Roman" w:cs="Times New Roman"/>
        </w:rPr>
        <w:t xml:space="preserve">implemented the assumption that </w:t>
      </w:r>
      <w:ins w:id="278" w:author="Benton, Deon" w:date="2026-06-29T19:40:00Z" w16du:dateUtc="2026-06-30T00:40:00Z">
        <w:r w:rsidR="0005547E">
          <w:rPr>
            <w:rFonts w:ascii="Times New Roman" w:hAnsi="Times New Roman" w:cs="Times New Roman"/>
          </w:rPr>
          <w:t>looking in</w:t>
        </w:r>
      </w:ins>
      <w:r w:rsidR="005E4BBB">
        <w:rPr>
          <w:rFonts w:ascii="Times New Roman" w:hAnsi="Times New Roman" w:cs="Times New Roman"/>
        </w:rPr>
        <w:t xml:space="preserve"> action efficiency</w:t>
      </w:r>
      <w:ins w:id="279" w:author="Benton, Deon" w:date="2026-06-29T19:40:00Z" w16du:dateUtc="2026-06-30T00:40:00Z">
        <w:r w:rsidR="0005547E">
          <w:rPr>
            <w:rFonts w:ascii="Times New Roman" w:hAnsi="Times New Roman" w:cs="Times New Roman"/>
          </w:rPr>
          <w:t xml:space="preserve"> understanding</w:t>
        </w:r>
      </w:ins>
      <w:r w:rsidR="005E4BBB">
        <w:rPr>
          <w:rFonts w:ascii="Times New Roman" w:hAnsi="Times New Roman" w:cs="Times New Roman"/>
        </w:rPr>
        <w:t xml:space="preserve"> </w:t>
      </w:r>
      <w:r w:rsidR="00072831">
        <w:rPr>
          <w:rFonts w:ascii="Times New Roman" w:hAnsi="Times New Roman" w:cs="Times New Roman"/>
        </w:rPr>
        <w:t xml:space="preserve">studies </w:t>
      </w:r>
      <w:ins w:id="280" w:author="Benton, Deon" w:date="2026-06-29T19:40:00Z" w16du:dateUtc="2026-06-30T00:40:00Z">
        <w:r w:rsidR="0005547E">
          <w:rPr>
            <w:rFonts w:ascii="Times New Roman" w:hAnsi="Times New Roman" w:cs="Times New Roman"/>
          </w:rPr>
          <w:t xml:space="preserve">is </w:t>
        </w:r>
      </w:ins>
      <w:r w:rsidR="00AD60C4">
        <w:rPr>
          <w:rFonts w:ascii="Times New Roman" w:hAnsi="Times New Roman" w:cs="Times New Roman"/>
        </w:rPr>
        <w:t>shaped by</w:t>
      </w:r>
      <w:r w:rsidR="005B5DC1">
        <w:rPr>
          <w:rFonts w:ascii="Times New Roman" w:hAnsi="Times New Roman" w:cs="Times New Roman"/>
        </w:rPr>
        <w:t xml:space="preserve"> prior experience </w:t>
      </w:r>
      <w:ins w:id="281" w:author="Benton, Deon" w:date="2026-06-29T19:40:00Z" w16du:dateUtc="2026-06-30T00:40:00Z">
        <w:r w:rsidR="0005547E">
          <w:rPr>
            <w:rFonts w:ascii="Times New Roman" w:hAnsi="Times New Roman" w:cs="Times New Roman"/>
          </w:rPr>
          <w:t xml:space="preserve">with </w:t>
        </w:r>
      </w:ins>
      <w:r w:rsidR="00B44E6D">
        <w:rPr>
          <w:rFonts w:ascii="Times New Roman" w:hAnsi="Times New Roman" w:cs="Times New Roman"/>
        </w:rPr>
        <w:t>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w:t>
      </w:r>
      <w:ins w:id="282" w:author="Benton, Deon" w:date="2026-06-29T19:41:00Z" w16du:dateUtc="2026-06-30T00:41:00Z">
        <w:r w:rsidR="0005547E">
          <w:rPr>
            <w:rFonts w:ascii="Times New Roman" w:hAnsi="Times New Roman" w:cs="Times New Roman"/>
          </w:rPr>
          <w:t xml:space="preserve"> over a short barrier</w:t>
        </w:r>
      </w:ins>
      <w:r w:rsidR="00357C00">
        <w:rPr>
          <w:rFonts w:ascii="Times New Roman" w:hAnsi="Times New Roman" w:cs="Times New Roman"/>
        </w:rPr>
        <w:t xml:space="preserve"> along an arced trajectory toward the other object. </w:t>
      </w:r>
      <w:r w:rsidR="00E3266A" w:rsidRPr="00E3266A">
        <w:rPr>
          <w:rFonts w:ascii="Times New Roman" w:hAnsi="Times New Roman" w:cs="Times New Roman"/>
        </w:rPr>
        <w:t xml:space="preserve">Half of the objects in both event types possessed surface features </w:t>
      </w:r>
      <w:ins w:id="283" w:author="Benton, Deon" w:date="2026-06-29T19:42:00Z" w16du:dateUtc="2026-06-30T00:42:00Z">
        <w:r w:rsidR="0005547E">
          <w:rPr>
            <w:rFonts w:ascii="Times New Roman" w:hAnsi="Times New Roman" w:cs="Times New Roman"/>
          </w:rPr>
          <w:t>typical of</w:t>
        </w:r>
      </w:ins>
      <w:r w:rsidR="00E3266A" w:rsidRPr="00E3266A">
        <w:rPr>
          <w:rFonts w:ascii="Times New Roman" w:hAnsi="Times New Roman" w:cs="Times New Roman"/>
        </w:rPr>
        <w:t xml:space="preserve"> animate entities; the remaining half possessed surface features </w:t>
      </w:r>
      <w:ins w:id="284" w:author="Benton, Deon" w:date="2026-06-29T19:42:00Z" w16du:dateUtc="2026-06-30T00:42:00Z">
        <w:r w:rsidR="0005547E">
          <w:rPr>
            <w:rFonts w:ascii="Times New Roman" w:hAnsi="Times New Roman" w:cs="Times New Roman"/>
          </w:rPr>
          <w:t>typical of</w:t>
        </w:r>
      </w:ins>
      <w:r w:rsidR="00E3266A" w:rsidRPr="00E3266A">
        <w:rPr>
          <w:rFonts w:ascii="Times New Roman" w:hAnsi="Times New Roman" w:cs="Times New Roman"/>
        </w:rPr>
        <w:t xml:space="preserve"> inanimate objects</w:t>
      </w:r>
      <w:r w:rsidR="00E3266A">
        <w:rPr>
          <w:rFonts w:ascii="Times New Roman" w:hAnsi="Times New Roman" w:cs="Times New Roman"/>
        </w:rPr>
        <w:t xml:space="preserve">. </w:t>
      </w:r>
      <w:r w:rsidR="006C6A19">
        <w:rPr>
          <w:rFonts w:ascii="Times New Roman" w:hAnsi="Times New Roman" w:cs="Times New Roman"/>
        </w:rPr>
        <w:t xml:space="preserve"> </w:t>
      </w:r>
      <w:ins w:id="285" w:author="Benton, Deon" w:date="2026-06-29T19:53:00Z" w16du:dateUtc="2026-06-30T00:53:00Z">
        <w:r w:rsidR="00F15B28">
          <w:rPr>
            <w:rFonts w:ascii="Times New Roman" w:hAnsi="Times New Roman" w:cs="Times New Roman"/>
          </w:rPr>
          <w:t>Although the exact nature of habituation depended on the simulation</w:t>
        </w:r>
      </w:ins>
      <w:ins w:id="286" w:author="Benton, Deon" w:date="2026-06-29T19:54:00Z" w16du:dateUtc="2026-06-30T00:54:00Z">
        <w:r w:rsidR="00F15B28">
          <w:rPr>
            <w:rFonts w:ascii="Times New Roman" w:hAnsi="Times New Roman" w:cs="Times New Roman"/>
          </w:rPr>
          <w:t xml:space="preserve">, </w:t>
        </w:r>
      </w:ins>
      <w:ins w:id="287" w:author="Benton, Deon" w:date="2026-06-29T19:56:00Z" w16du:dateUtc="2026-06-30T00:56:00Z">
        <w:r w:rsidR="00F15B28">
          <w:rPr>
            <w:rFonts w:ascii="Times New Roman" w:hAnsi="Times New Roman" w:cs="Times New Roman"/>
          </w:rPr>
          <w:t>networks were generally</w:t>
        </w:r>
      </w:ins>
      <w:ins w:id="288" w:author="Benton, Deon" w:date="2026-06-29T19:54:00Z" w16du:dateUtc="2026-06-30T00:54:00Z">
        <w:r w:rsidR="00F15B28">
          <w:rPr>
            <w:rFonts w:ascii="Times New Roman" w:hAnsi="Times New Roman" w:cs="Times New Roman"/>
          </w:rPr>
          <w:t xml:space="preserve"> </w:t>
        </w:r>
      </w:ins>
      <w:ins w:id="289" w:author="Benton, Deon" w:date="2026-06-29T19:57:00Z" w16du:dateUtc="2026-06-30T00:57:00Z">
        <w:r w:rsidR="00D45450">
          <w:rPr>
            <w:rFonts w:ascii="Times New Roman" w:hAnsi="Times New Roman" w:cs="Times New Roman"/>
          </w:rPr>
          <w:t>experienced an</w:t>
        </w:r>
      </w:ins>
      <w:ins w:id="290" w:author="Benton, Deon" w:date="2026-06-29T19:54:00Z" w16du:dateUtc="2026-06-30T00:54:00Z">
        <w:r w:rsidR="00F15B28">
          <w:rPr>
            <w:rFonts w:ascii="Times New Roman" w:hAnsi="Times New Roman" w:cs="Times New Roman"/>
          </w:rPr>
          <w:t xml:space="preserve"> Arced Path event</w:t>
        </w:r>
      </w:ins>
      <w:ins w:id="291" w:author="Benton, Deon" w:date="2026-06-29T19:56:00Z" w16du:dateUtc="2026-06-30T00:56:00Z">
        <w:r w:rsidR="00F15B28">
          <w:rPr>
            <w:rFonts w:ascii="Times New Roman" w:hAnsi="Times New Roman" w:cs="Times New Roman"/>
          </w:rPr>
          <w:t>. Novel objects and differently sized</w:t>
        </w:r>
      </w:ins>
      <w:ins w:id="292" w:author="Benton, Deon" w:date="2026-06-29T19:57:00Z" w16du:dateUtc="2026-06-30T00:57:00Z">
        <w:r w:rsidR="00F15B28">
          <w:rPr>
            <w:rFonts w:ascii="Times New Roman" w:hAnsi="Times New Roman" w:cs="Times New Roman"/>
          </w:rPr>
          <w:t xml:space="preserve"> barriers were used</w:t>
        </w:r>
      </w:ins>
      <w:ins w:id="293" w:author="Benton, Deon" w:date="2026-06-29T19:56:00Z" w16du:dateUtc="2026-06-30T00:56:00Z">
        <w:r w:rsidR="00F15B28">
          <w:rPr>
            <w:rFonts w:ascii="Times New Roman" w:hAnsi="Times New Roman" w:cs="Times New Roman"/>
          </w:rPr>
          <w:t xml:space="preserve"> </w:t>
        </w:r>
      </w:ins>
      <w:ins w:id="294" w:author="Benton, Deon" w:date="2026-06-29T19:58:00Z" w16du:dateUtc="2026-06-30T00:58:00Z">
        <w:r w:rsidR="00D45450">
          <w:rPr>
            <w:rFonts w:ascii="Times New Roman" w:hAnsi="Times New Roman" w:cs="Times New Roman"/>
          </w:rPr>
          <w:t xml:space="preserve">to assess generalization beyond the pretraining stimuli. </w:t>
        </w:r>
      </w:ins>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1026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880"/>
        <w:gridCol w:w="3780"/>
      </w:tblGrid>
      <w:tr w:rsidR="000976C9" w14:paraId="44412812" w14:textId="77777777" w:rsidTr="005E6D9A">
        <w:tc>
          <w:tcPr>
            <w:tcW w:w="3600" w:type="dxa"/>
            <w:tcBorders>
              <w:top w:val="single" w:sz="4" w:space="0" w:color="auto"/>
              <w:bottom w:val="single" w:sz="4" w:space="0" w:color="auto"/>
            </w:tcBorders>
          </w:tcPr>
          <w:p w14:paraId="78C14ED7" w14:textId="2DED1B40"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Group</w:t>
            </w:r>
          </w:p>
        </w:tc>
        <w:tc>
          <w:tcPr>
            <w:tcW w:w="2880" w:type="dxa"/>
            <w:tcBorders>
              <w:top w:val="single" w:sz="4" w:space="0" w:color="auto"/>
              <w:bottom w:val="single" w:sz="4" w:space="0" w:color="auto"/>
            </w:tcBorders>
          </w:tcPr>
          <w:p w14:paraId="2AFA756F" w14:textId="5C04367E"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Linear Path Event</w:t>
            </w:r>
          </w:p>
        </w:tc>
        <w:tc>
          <w:tcPr>
            <w:tcW w:w="3780" w:type="dxa"/>
            <w:tcBorders>
              <w:top w:val="single" w:sz="4" w:space="0" w:color="auto"/>
              <w:bottom w:val="single" w:sz="4" w:space="0" w:color="auto"/>
            </w:tcBorders>
          </w:tcPr>
          <w:p w14:paraId="6577E961" w14:textId="0F0E3128"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Arced Path Event</w:t>
            </w:r>
          </w:p>
        </w:tc>
      </w:tr>
      <w:tr w:rsidR="000976C9" w14:paraId="7E732D95" w14:textId="77777777" w:rsidTr="005E6D9A">
        <w:tc>
          <w:tcPr>
            <w:tcW w:w="3600" w:type="dxa"/>
            <w:tcBorders>
              <w:top w:val="single" w:sz="4" w:space="0" w:color="auto"/>
            </w:tcBorders>
          </w:tcPr>
          <w:p w14:paraId="12AB21B8" w14:textId="3C133709"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lastRenderedPageBreak/>
              <w:t>Object Left</w:t>
            </w:r>
          </w:p>
        </w:tc>
        <w:tc>
          <w:tcPr>
            <w:tcW w:w="2880" w:type="dxa"/>
            <w:tcBorders>
              <w:top w:val="single" w:sz="4" w:space="0" w:color="auto"/>
            </w:tcBorders>
          </w:tcPr>
          <w:p w14:paraId="4A3947E4" w14:textId="57E342C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c>
          <w:tcPr>
            <w:tcW w:w="3780" w:type="dxa"/>
            <w:tcBorders>
              <w:top w:val="single" w:sz="4" w:space="0" w:color="auto"/>
            </w:tcBorders>
          </w:tcPr>
          <w:p w14:paraId="1287CA93" w14:textId="53DD77C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r>
      <w:tr w:rsidR="000976C9" w14:paraId="05EF6E92" w14:textId="77777777" w:rsidTr="005E6D9A">
        <w:tc>
          <w:tcPr>
            <w:tcW w:w="3600" w:type="dxa"/>
          </w:tcPr>
          <w:p w14:paraId="23A8B893" w14:textId="48332C3C"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Right</w:t>
            </w:r>
          </w:p>
        </w:tc>
        <w:tc>
          <w:tcPr>
            <w:tcW w:w="2880" w:type="dxa"/>
          </w:tcPr>
          <w:p w14:paraId="1ABD943B" w14:textId="43955A5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c>
          <w:tcPr>
            <w:tcW w:w="3780" w:type="dxa"/>
          </w:tcPr>
          <w:p w14:paraId="75EC5114" w14:textId="7668AF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r>
      <w:tr w:rsidR="000976C9" w14:paraId="15540334" w14:textId="77777777" w:rsidTr="005E6D9A">
        <w:tc>
          <w:tcPr>
            <w:tcW w:w="3600" w:type="dxa"/>
          </w:tcPr>
          <w:p w14:paraId="4D7185B8" w14:textId="6E34DD1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Horizontal Position</w:t>
            </w:r>
          </w:p>
        </w:tc>
        <w:tc>
          <w:tcPr>
            <w:tcW w:w="2880" w:type="dxa"/>
          </w:tcPr>
          <w:p w14:paraId="1723C3E8" w14:textId="3A8225D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c>
          <w:tcPr>
            <w:tcW w:w="3780" w:type="dxa"/>
          </w:tcPr>
          <w:p w14:paraId="521F4983" w14:textId="2DF2587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r>
      <w:tr w:rsidR="000976C9" w14:paraId="60140B28" w14:textId="77777777" w:rsidTr="005E6D9A">
        <w:tc>
          <w:tcPr>
            <w:tcW w:w="3600" w:type="dxa"/>
          </w:tcPr>
          <w:p w14:paraId="530BA8D9" w14:textId="7D12159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Horizontal Position</w:t>
            </w:r>
          </w:p>
        </w:tc>
        <w:tc>
          <w:tcPr>
            <w:tcW w:w="2880" w:type="dxa"/>
          </w:tcPr>
          <w:p w14:paraId="01596733" w14:textId="2BFF6861"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Missing</w:t>
            </w:r>
          </w:p>
        </w:tc>
        <w:tc>
          <w:tcPr>
            <w:tcW w:w="3780" w:type="dxa"/>
          </w:tcPr>
          <w:p w14:paraId="5DD8C540" w14:textId="63F53599"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Middle</w:t>
            </w:r>
          </w:p>
        </w:tc>
      </w:tr>
      <w:tr w:rsidR="000976C9" w14:paraId="2E85DF05" w14:textId="77777777" w:rsidTr="005E6D9A">
        <w:tc>
          <w:tcPr>
            <w:tcW w:w="3600" w:type="dxa"/>
          </w:tcPr>
          <w:p w14:paraId="7BFCD9D7" w14:textId="39D32D14"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Height</w:t>
            </w:r>
          </w:p>
        </w:tc>
        <w:tc>
          <w:tcPr>
            <w:tcW w:w="2880" w:type="dxa"/>
          </w:tcPr>
          <w:p w14:paraId="2E3E04EB" w14:textId="15C72C1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Obstacle</w:t>
            </w:r>
          </w:p>
        </w:tc>
        <w:tc>
          <w:tcPr>
            <w:tcW w:w="3780" w:type="dxa"/>
          </w:tcPr>
          <w:p w14:paraId="1C4F6FEF" w14:textId="4E37B3E6"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4A16469F" w14:textId="77777777" w:rsidTr="005E6D9A">
        <w:tc>
          <w:tcPr>
            <w:tcW w:w="3600" w:type="dxa"/>
          </w:tcPr>
          <w:p w14:paraId="57146171" w14:textId="75752F6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Apex–Obstacle Gap</w:t>
            </w:r>
          </w:p>
        </w:tc>
        <w:tc>
          <w:tcPr>
            <w:tcW w:w="2880" w:type="dxa"/>
          </w:tcPr>
          <w:p w14:paraId="43EB201D" w14:textId="2CA7D8BE"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Separation</w:t>
            </w:r>
          </w:p>
        </w:tc>
        <w:tc>
          <w:tcPr>
            <w:tcW w:w="3780" w:type="dxa"/>
          </w:tcPr>
          <w:p w14:paraId="2E3BE03D" w14:textId="1D97BFE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Small Vertical Separation</w:t>
            </w:r>
          </w:p>
        </w:tc>
      </w:tr>
      <w:tr w:rsidR="000976C9" w14:paraId="48629192" w14:textId="77777777" w:rsidTr="005E6D9A">
        <w:tc>
          <w:tcPr>
            <w:tcW w:w="3600" w:type="dxa"/>
          </w:tcPr>
          <w:p w14:paraId="53A02005" w14:textId="2BA88C2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Spatial Adjacency</w:t>
            </w:r>
          </w:p>
        </w:tc>
        <w:tc>
          <w:tcPr>
            <w:tcW w:w="2880" w:type="dxa"/>
          </w:tcPr>
          <w:p w14:paraId="40F94CFD" w14:textId="6585CEE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w:t>
            </w:r>
            <w:r w:rsidR="007B1285">
              <w:rPr>
                <w:rFonts w:ascii="Times New Roman" w:hAnsi="Times New Roman" w:cs="Times New Roman"/>
              </w:rPr>
              <w:t xml:space="preserve"> Contiguous</w:t>
            </w:r>
          </w:p>
        </w:tc>
        <w:tc>
          <w:tcPr>
            <w:tcW w:w="3780" w:type="dxa"/>
          </w:tcPr>
          <w:p w14:paraId="370B5256" w14:textId="652A05C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 xml:space="preserve">Spatially </w:t>
            </w:r>
            <w:r w:rsidR="007B1285">
              <w:rPr>
                <w:rFonts w:ascii="Times New Roman" w:hAnsi="Times New Roman" w:cs="Times New Roman"/>
              </w:rPr>
              <w:t>Contiguous</w:t>
            </w:r>
          </w:p>
        </w:tc>
      </w:tr>
      <w:tr w:rsidR="000976C9" w14:paraId="6233D180" w14:textId="77777777" w:rsidTr="005E6D9A">
        <w:tc>
          <w:tcPr>
            <w:tcW w:w="3600" w:type="dxa"/>
          </w:tcPr>
          <w:p w14:paraId="08777033" w14:textId="7C14EF2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Peak Height</w:t>
            </w:r>
          </w:p>
        </w:tc>
        <w:tc>
          <w:tcPr>
            <w:tcW w:w="2880" w:type="dxa"/>
          </w:tcPr>
          <w:p w14:paraId="6918060E" w14:textId="5DDF2723"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Arc</w:t>
            </w:r>
          </w:p>
        </w:tc>
        <w:tc>
          <w:tcPr>
            <w:tcW w:w="3780" w:type="dxa"/>
          </w:tcPr>
          <w:p w14:paraId="59AD2365" w14:textId="76DD222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6A18FC32" w14:textId="77777777" w:rsidTr="005E6D9A">
        <w:tc>
          <w:tcPr>
            <w:tcW w:w="3600" w:type="dxa"/>
          </w:tcPr>
          <w:p w14:paraId="78F90658" w14:textId="4A27C692"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Kinematic Motion Type</w:t>
            </w:r>
          </w:p>
        </w:tc>
        <w:tc>
          <w:tcPr>
            <w:tcW w:w="2880" w:type="dxa"/>
          </w:tcPr>
          <w:p w14:paraId="04755EED" w14:textId="309763D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Linear</w:t>
            </w:r>
          </w:p>
        </w:tc>
        <w:tc>
          <w:tcPr>
            <w:tcW w:w="3780" w:type="dxa"/>
          </w:tcPr>
          <w:p w14:paraId="25C74E71" w14:textId="48DC7BE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w:t>
            </w:r>
            <w:r w:rsidR="006154C2">
              <w:rPr>
                <w:rFonts w:ascii="Times New Roman" w:hAnsi="Times New Roman" w:cs="Times New Roman"/>
                <w:b/>
                <w:bCs/>
              </w:rPr>
              <w:t>ed</w:t>
            </w:r>
          </w:p>
        </w:tc>
      </w:tr>
      <w:tr w:rsidR="000976C9" w14:paraId="0BDEBEFF" w14:textId="77777777" w:rsidTr="005E6D9A">
        <w:tc>
          <w:tcPr>
            <w:tcW w:w="3600" w:type="dxa"/>
          </w:tcPr>
          <w:p w14:paraId="5B8FFE60" w14:textId="72F99E6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Left</w:t>
            </w:r>
          </w:p>
        </w:tc>
        <w:tc>
          <w:tcPr>
            <w:tcW w:w="2880" w:type="dxa"/>
          </w:tcPr>
          <w:p w14:paraId="3E1E9E83" w14:textId="2C0B50E1"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Pr>
          <w:p w14:paraId="37B3E82C" w14:textId="6A540E3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r w:rsidR="000976C9" w14:paraId="0EFB4B72" w14:textId="77777777" w:rsidTr="005E6D9A">
        <w:tc>
          <w:tcPr>
            <w:tcW w:w="3600" w:type="dxa"/>
            <w:tcBorders>
              <w:bottom w:val="single" w:sz="4" w:space="0" w:color="auto"/>
            </w:tcBorders>
          </w:tcPr>
          <w:p w14:paraId="232DB52A" w14:textId="6D3E238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Right</w:t>
            </w:r>
          </w:p>
        </w:tc>
        <w:tc>
          <w:tcPr>
            <w:tcW w:w="2880" w:type="dxa"/>
            <w:tcBorders>
              <w:bottom w:val="single" w:sz="4" w:space="0" w:color="auto"/>
            </w:tcBorders>
          </w:tcPr>
          <w:p w14:paraId="2B8BCDAD" w14:textId="676CA9B3"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Borders>
              <w:bottom w:val="single" w:sz="4" w:space="0" w:color="auto"/>
            </w:tcBorders>
          </w:tcPr>
          <w:p w14:paraId="2D5E1FEB" w14:textId="0BBB866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bl>
    <w:p w14:paraId="3703E5BB" w14:textId="590A9FD2"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 Cell entries identify the units whose states were clamped during that time step. Bolded text reflects features on which the two event types differed.</w:t>
      </w:r>
    </w:p>
    <w:p w14:paraId="56B9D658" w14:textId="50FFB0B4" w:rsidR="00CF2482" w:rsidRDefault="00DC6894" w:rsidP="00524642">
      <w:pPr>
        <w:spacing w:line="480" w:lineRule="auto"/>
        <w:ind w:firstLine="720"/>
        <w:contextualSpacing/>
        <w:rPr>
          <w:rFonts w:ascii="Times New Roman" w:hAnsi="Times New Roman" w:cs="Times New Roman"/>
        </w:rPr>
      </w:pPr>
      <w:ins w:id="295" w:author="Benton, Deon" w:date="2026-06-29T19:59:00Z" w16du:dateUtc="2026-06-30T00:59:00Z">
        <w:r>
          <w:rPr>
            <w:rFonts w:ascii="Times New Roman" w:hAnsi="Times New Roman" w:cs="Times New Roman"/>
          </w:rPr>
          <w:t>During each time step of both phases,</w:t>
        </w:r>
      </w:ins>
      <w:r w:rsidR="008427B2">
        <w:rPr>
          <w:rFonts w:ascii="Times New Roman" w:hAnsi="Times New Roman" w:cs="Times New Roman"/>
        </w:rPr>
        <w:t xml:space="preserve"> </w:t>
      </w:r>
      <w:r w:rsidR="006177D1">
        <w:rPr>
          <w:rFonts w:ascii="Times New Roman" w:hAnsi="Times New Roman" w:cs="Times New Roman"/>
        </w:rPr>
        <w:t xml:space="preserve">an action event was presented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w:t>
      </w:r>
      <w:ins w:id="296" w:author="Benton, Deon" w:date="2026-06-29T19:49:00Z" w16du:dateUtc="2026-06-30T00:49:00Z">
        <w:r w:rsidR="00F030F8">
          <w:rPr>
            <w:rFonts w:ascii="Times New Roman" w:hAnsi="Times New Roman" w:cs="Times New Roman"/>
          </w:rPr>
          <w:t xml:space="preserve">an object’s </w:t>
        </w:r>
      </w:ins>
      <w:ins w:id="297" w:author="Benton, Deon" w:date="2026-06-29T19:48:00Z" w16du:dateUtc="2026-06-30T00:48:00Z">
        <w:r w:rsidR="00F030F8">
          <w:rPr>
            <w:rFonts w:ascii="Times New Roman" w:hAnsi="Times New Roman" w:cs="Times New Roman"/>
          </w:rPr>
          <w:t>next position</w:t>
        </w:r>
      </w:ins>
      <w:r w:rsidR="00CF2482">
        <w:rPr>
          <w:rFonts w:ascii="Times New Roman" w:hAnsi="Times New Roman" w:cs="Times New Roman"/>
        </w:rPr>
        <w:t xml:space="preserve">. </w:t>
      </w:r>
      <w:ins w:id="298" w:author="Benton, Deon" w:date="2026-06-29T19:49:00Z" w16du:dateUtc="2026-06-30T00:49:00Z">
        <w:r w:rsidR="00336A6C">
          <w:rPr>
            <w:rFonts w:ascii="Times New Roman" w:hAnsi="Times New Roman" w:cs="Times New Roman"/>
          </w:rPr>
          <w:t xml:space="preserve">To minimize the </w:t>
        </w:r>
      </w:ins>
      <w:ins w:id="299" w:author="Benton, Deon" w:date="2026-06-29T19:50:00Z" w16du:dateUtc="2026-06-30T00:50:00Z">
        <w:r w:rsidR="00336A6C" w:rsidRPr="00A83B89">
          <w:rPr>
            <w:rFonts w:ascii="Times New Roman" w:hAnsi="Times New Roman" w:cs="Times New Roman"/>
          </w:rPr>
          <w:t xml:space="preserve">target and output patterns after </w:t>
        </w:r>
      </w:ins>
      <w:ins w:id="300" w:author="Benton, Deon" w:date="2026-06-29T19:51:00Z" w16du:dateUtc="2026-06-30T00:51:00Z">
        <w:r w:rsidR="00336A6C">
          <w:rPr>
            <w:rFonts w:ascii="Times New Roman" w:hAnsi="Times New Roman" w:cs="Times New Roman"/>
          </w:rPr>
          <w:t>a full</w:t>
        </w:r>
      </w:ins>
      <w:ins w:id="301" w:author="Benton, Deon" w:date="2026-06-29T19:50:00Z" w16du:dateUtc="2026-06-30T00:50:00Z">
        <w:r w:rsidR="00336A6C" w:rsidRPr="00A83B89">
          <w:rPr>
            <w:rFonts w:ascii="Times New Roman" w:hAnsi="Times New Roman" w:cs="Times New Roman"/>
          </w:rPr>
          <w:t xml:space="preserve"> pass through</w:t>
        </w:r>
      </w:ins>
      <w:ins w:id="302" w:author="Benton, Deon" w:date="2026-06-29T19:52:00Z" w16du:dateUtc="2026-06-30T00:52:00Z">
        <w:r w:rsidR="006A66FC">
          <w:rPr>
            <w:rFonts w:ascii="Times New Roman" w:hAnsi="Times New Roman" w:cs="Times New Roman"/>
          </w:rPr>
          <w:t xml:space="preserve"> the</w:t>
        </w:r>
      </w:ins>
      <w:ins w:id="303" w:author="Benton, Deon" w:date="2026-06-29T19:50:00Z" w16du:dateUtc="2026-06-30T00:50:00Z">
        <w:r w:rsidR="00336A6C" w:rsidRPr="00A83B89">
          <w:rPr>
            <w:rFonts w:ascii="Times New Roman" w:hAnsi="Times New Roman" w:cs="Times New Roman"/>
          </w:rPr>
          <w:t xml:space="preserve"> training patterns</w:t>
        </w:r>
        <w:r w:rsidR="00336A6C">
          <w:rPr>
            <w:rFonts w:ascii="Times New Roman" w:hAnsi="Times New Roman" w:cs="Times New Roman"/>
          </w:rPr>
          <w:t xml:space="preserve">, </w:t>
        </w:r>
      </w:ins>
      <w:ins w:id="304" w:author="Benton, Deon" w:date="2026-06-29T19:51:00Z" w16du:dateUtc="2026-06-30T00:51:00Z">
        <w:r w:rsidR="006A66FC">
          <w:rPr>
            <w:rFonts w:ascii="Times New Roman" w:hAnsi="Times New Roman" w:cs="Times New Roman"/>
          </w:rPr>
          <w:t xml:space="preserve">connection weights were modified via </w:t>
        </w:r>
      </w:ins>
      <w:ins w:id="305" w:author="Benton, Deon" w:date="2026-06-29T19:50:00Z" w16du:dateUtc="2026-06-30T00:50:00Z">
        <w:r w:rsidR="00336A6C">
          <w:rPr>
            <w:rFonts w:ascii="Times New Roman" w:hAnsi="Times New Roman" w:cs="Times New Roman"/>
          </w:rPr>
          <w:t xml:space="preserve">a </w:t>
        </w:r>
      </w:ins>
      <w:r w:rsidR="003D3718">
        <w:rPr>
          <w:rFonts w:ascii="Times New Roman" w:hAnsi="Times New Roman" w:cs="Times New Roman"/>
        </w:rPr>
        <w:t>version of recurrent backpropagation through time</w:t>
      </w:r>
      <w:del w:id="306" w:author="Benton, Deon" w:date="2026-06-29T19:51:00Z" w16du:dateUtc="2026-06-30T00:51:00Z">
        <w:r w:rsidR="00892D3A" w:rsidDel="006A66FC">
          <w:rPr>
            <w:rFonts w:ascii="Times New Roman" w:hAnsi="Times New Roman" w:cs="Times New Roman"/>
          </w:rPr>
          <w:delText>,</w:delText>
        </w:r>
      </w:del>
      <w:r w:rsidR="003D3718">
        <w:rPr>
          <w:rFonts w:ascii="Times New Roman" w:hAnsi="Times New Roman" w:cs="Times New Roman"/>
        </w:rPr>
        <w:t xml:space="preserve"> adapted to the simple recurrent network architecture (Williams &amp; Zipser, 1995)</w:t>
      </w:r>
      <w:r w:rsidR="00892D3A">
        <w:rPr>
          <w:rFonts w:ascii="Times New Roman" w:hAnsi="Times New Roman" w:cs="Times New Roman"/>
        </w:rPr>
        <w:t xml:space="preserve">. </w:t>
      </w:r>
      <w:ins w:id="307" w:author="Benton, Deon" w:date="2026-06-29T20:00:00Z" w16du:dateUtc="2026-06-30T01:00:00Z">
        <w:r w:rsidR="00CA2C16">
          <w:rPr>
            <w:rFonts w:ascii="Times New Roman" w:hAnsi="Times New Roman" w:cs="Times New Roman"/>
          </w:rPr>
          <w:t>Cross-entropy was the</w:t>
        </w:r>
      </w:ins>
      <w:r w:rsidR="001F4704">
        <w:rPr>
          <w:rFonts w:ascii="Times New Roman" w:hAnsi="Times New Roman" w:cs="Times New Roman"/>
        </w:rPr>
        <w:t xml:space="preserve"> error</w:t>
      </w:r>
      <w:ins w:id="308" w:author="Benton, Deon" w:date="2026-06-29T20:00:00Z" w16du:dateUtc="2026-06-30T01:00:00Z">
        <w:r w:rsidR="00CA2C16">
          <w:rPr>
            <w:rFonts w:ascii="Times New Roman" w:hAnsi="Times New Roman" w:cs="Times New Roman"/>
          </w:rPr>
          <w:t xml:space="preserve"> measure</w:t>
        </w:r>
      </w:ins>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B85B71">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w:lastRenderedPageBreak/>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B85B71">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proofErr w:type="spellStart"/>
      <w:r w:rsidR="00E925A8">
        <w:rPr>
          <w:rFonts w:ascii="Times New Roman" w:hAnsi="Times New Roman" w:cs="Times New Roman"/>
          <w:i/>
          <w:iCs/>
        </w:rPr>
        <w:t xml:space="preserve">p </w:t>
      </w:r>
      <w:r w:rsidR="00E925A8">
        <w:rPr>
          <w:rFonts w:ascii="Times New Roman" w:hAnsi="Times New Roman" w:cs="Times New Roman"/>
        </w:rPr>
        <w:t>at</w:t>
      </w:r>
      <w:proofErr w:type="spellEnd"/>
      <w:r w:rsidR="00E925A8">
        <w:rPr>
          <w:rFonts w:ascii="Times New Roman" w:hAnsi="Times New Roman" w:cs="Times New Roman"/>
        </w:rPr>
        <w:t xml:space="preserve">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136AFA8B"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w:t>
      </w:r>
      <w:r w:rsidR="0028527A">
        <w:rPr>
          <w:rFonts w:ascii="Times New Roman" w:hAnsi="Times New Roman" w:cs="Times New Roman"/>
        </w:rPr>
        <w:t xml:space="preserve"> function’s</w:t>
      </w:r>
      <w:r w:rsidR="00E83445">
        <w:rPr>
          <w:rFonts w:ascii="Times New Roman" w:hAnsi="Times New Roman" w:cs="Times New Roman"/>
        </w:rPr>
        <w:t xml:space="preserve"> derivative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73B8BE38"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t>Testing procedure</w:t>
      </w:r>
      <w:r>
        <w:rPr>
          <w:rFonts w:ascii="Times New Roman" w:hAnsi="Times New Roman" w:cs="Times New Roman"/>
          <w:b/>
          <w:bCs/>
        </w:rPr>
        <w:t xml:space="preserve">. </w:t>
      </w:r>
      <w:ins w:id="309" w:author="Benton, Deon" w:date="2026-06-29T20:00:00Z" w16du:dateUtc="2026-06-30T01:00:00Z">
        <w:r w:rsidR="00B316B7">
          <w:rPr>
            <w:rFonts w:ascii="Times New Roman" w:hAnsi="Times New Roman" w:cs="Times New Roman"/>
          </w:rPr>
          <w:t>At test, n</w:t>
        </w:r>
      </w:ins>
      <w:ins w:id="310" w:author="Benton, Deon" w:date="2026-06-29T19:52:00Z" w16du:dateUtc="2026-06-30T00:52:00Z">
        <w:r w:rsidR="004F58C8">
          <w:rPr>
            <w:rFonts w:ascii="Times New Roman" w:hAnsi="Times New Roman" w:cs="Times New Roman"/>
          </w:rPr>
          <w:t>etwork</w:t>
        </w:r>
      </w:ins>
      <w:r w:rsidR="00A5259B">
        <w:rPr>
          <w:rFonts w:ascii="Times New Roman" w:hAnsi="Times New Roman" w:cs="Times New Roman"/>
        </w:rPr>
        <w:t xml:space="preserve"> weights were frozen</w:t>
      </w:r>
      <w:ins w:id="311" w:author="Benton, Deon" w:date="2026-06-29T19:52:00Z" w16du:dateUtc="2026-06-30T00:52:00Z">
        <w:r w:rsidR="004F58C8">
          <w:rPr>
            <w:rFonts w:ascii="Times New Roman" w:hAnsi="Times New Roman" w:cs="Times New Roman"/>
          </w:rPr>
          <w:t xml:space="preserve"> to simulate no further learning</w:t>
        </w:r>
      </w:ins>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w:t>
      </w:r>
    </w:p>
    <w:p w14:paraId="4CBB442E" w14:textId="11737676" w:rsidR="00032512" w:rsidRDefault="006040A0" w:rsidP="00BD66C2">
      <w:pPr>
        <w:spacing w:line="480" w:lineRule="auto"/>
        <w:ind w:firstLine="720"/>
        <w:contextualSpacing/>
        <w:rPr>
          <w:rFonts w:ascii="Times New Roman" w:hAnsi="Times New Roman" w:cs="Times New Roman"/>
        </w:rPr>
      </w:pPr>
      <w:r w:rsidRPr="006040A0">
        <w:rPr>
          <w:rFonts w:ascii="Times New Roman" w:hAnsi="Times New Roman" w:cs="Times New Roman"/>
          <w:b/>
          <w:bCs/>
          <w:i/>
          <w:iCs/>
        </w:rPr>
        <w:t xml:space="preserve">Salience manipulation. </w:t>
      </w:r>
      <w:ins w:id="312" w:author="Benton, Deon" w:date="2026-06-29T21:03:00Z" w16du:dateUtc="2026-06-30T02:03:00Z">
        <w:r w:rsidR="0024615B">
          <w:rPr>
            <w:rFonts w:ascii="Times New Roman" w:hAnsi="Times New Roman" w:cs="Times New Roman"/>
          </w:rPr>
          <w:t xml:space="preserve">The assumption that peripherally located obstacles have </w:t>
        </w:r>
      </w:ins>
      <w:ins w:id="313" w:author="Benton, Deon" w:date="2026-06-29T21:12:00Z" w16du:dateUtc="2026-06-30T02:12:00Z">
        <w:r w:rsidR="0024615B">
          <w:rPr>
            <w:rFonts w:ascii="Times New Roman" w:hAnsi="Times New Roman" w:cs="Times New Roman"/>
          </w:rPr>
          <w:t>lower</w:t>
        </w:r>
      </w:ins>
      <w:ins w:id="314" w:author="Benton, Deon" w:date="2026-06-29T21:03:00Z" w16du:dateUtc="2026-06-30T02:03:00Z">
        <w:r w:rsidR="0024615B">
          <w:rPr>
            <w:rFonts w:ascii="Times New Roman" w:hAnsi="Times New Roman" w:cs="Times New Roman"/>
          </w:rPr>
          <w:t xml:space="preserve"> salience</w:t>
        </w:r>
      </w:ins>
      <w:ins w:id="315" w:author="Benton, Deon" w:date="2026-06-29T21:12:00Z" w16du:dateUtc="2026-06-30T02:12:00Z">
        <w:r w:rsidR="0024615B">
          <w:rPr>
            <w:rFonts w:ascii="Times New Roman" w:hAnsi="Times New Roman" w:cs="Times New Roman"/>
          </w:rPr>
          <w:t xml:space="preserve"> relative to centrally located ones</w:t>
        </w:r>
      </w:ins>
      <w:ins w:id="316" w:author="Benton, Deon" w:date="2026-06-29T21:03:00Z" w16du:dateUtc="2026-06-30T02:03:00Z">
        <w:r w:rsidR="0024615B">
          <w:rPr>
            <w:rFonts w:ascii="Times New Roman" w:hAnsi="Times New Roman" w:cs="Times New Roman"/>
          </w:rPr>
          <w:t xml:space="preserve"> was implemented</w:t>
        </w:r>
      </w:ins>
      <w:ins w:id="317" w:author="Benton, Deon" w:date="2026-06-29T21:14:00Z" w16du:dateUtc="2026-06-30T02:14:00Z">
        <w:r w:rsidR="00303D8A">
          <w:rPr>
            <w:rFonts w:ascii="Times New Roman" w:hAnsi="Times New Roman" w:cs="Times New Roman"/>
          </w:rPr>
          <w:t xml:space="preserve"> by</w:t>
        </w:r>
      </w:ins>
      <w:ins w:id="318" w:author="Benton, Deon" w:date="2026-06-29T21:03:00Z" w16du:dateUtc="2026-06-30T02:03:00Z">
        <w:r w:rsidR="0024615B">
          <w:rPr>
            <w:rFonts w:ascii="Times New Roman" w:hAnsi="Times New Roman" w:cs="Times New Roman"/>
          </w:rPr>
          <w:t xml:space="preserve"> </w:t>
        </w:r>
      </w:ins>
      <w:ins w:id="319" w:author="Benton, Deon" w:date="2026-06-29T21:12:00Z" w16du:dateUtc="2026-06-30T02:12:00Z">
        <w:r w:rsidR="0024615B">
          <w:rPr>
            <w:rFonts w:ascii="Times New Roman" w:hAnsi="Times New Roman" w:cs="Times New Roman"/>
          </w:rPr>
          <w:t>decreasing</w:t>
        </w:r>
      </w:ins>
      <w:ins w:id="320" w:author="Benton, Deon" w:date="2026-06-29T21:03:00Z" w16du:dateUtc="2026-06-30T02:03:00Z">
        <w:r w:rsidR="0024615B">
          <w:rPr>
            <w:rFonts w:ascii="Times New Roman" w:hAnsi="Times New Roman" w:cs="Times New Roman"/>
          </w:rPr>
          <w:t xml:space="preserve"> the learning rate and increasing the weight decay </w:t>
        </w:r>
      </w:ins>
      <w:r w:rsidR="00FC1086" w:rsidRPr="00FC1086">
        <w:rPr>
          <w:rFonts w:ascii="Times New Roman" w:hAnsi="Times New Roman" w:cs="Times New Roman"/>
        </w:rPr>
        <w:t>on the incoming and outgoing weights associated with the Obstacle Height and Obstacle Position groups.</w:t>
      </w:r>
      <w:r w:rsidR="00FC1086">
        <w:rPr>
          <w:rFonts w:ascii="Times New Roman" w:hAnsi="Times New Roman" w:cs="Times New Roman"/>
        </w:rPr>
        <w:t xml:space="preserve"> </w:t>
      </w:r>
      <w:r w:rsidRPr="00AE60E1">
        <w:rPr>
          <w:rFonts w:ascii="Times New Roman" w:hAnsi="Times New Roman" w:cs="Times New Roman"/>
        </w:rPr>
        <w:t xml:space="preserve">The </w:t>
      </w:r>
      <w:ins w:id="321" w:author="Benton, Deon" w:date="2026-06-29T21:13:00Z" w16du:dateUtc="2026-06-30T02:13:00Z">
        <w:r w:rsidR="00303D8A">
          <w:rPr>
            <w:rFonts w:ascii="Times New Roman" w:hAnsi="Times New Roman" w:cs="Times New Roman"/>
          </w:rPr>
          <w:t xml:space="preserve">learning rate </w:t>
        </w:r>
      </w:ins>
      <w:ins w:id="322" w:author="Benton, Deon" w:date="2026-06-29T21:14:00Z" w16du:dateUtc="2026-06-30T02:14:00Z">
        <w:r w:rsidR="00303D8A">
          <w:rPr>
            <w:rFonts w:ascii="Times New Roman" w:hAnsi="Times New Roman" w:cs="Times New Roman"/>
          </w:rPr>
          <w:t>value</w:t>
        </w:r>
      </w:ins>
      <w:r>
        <w:rPr>
          <w:rFonts w:ascii="Times New Roman" w:hAnsi="Times New Roman" w:cs="Times New Roman"/>
        </w:rPr>
        <w:t>—which importantly w</w:t>
      </w:r>
      <w:r w:rsidR="00582505">
        <w:rPr>
          <w:rFonts w:ascii="Times New Roman" w:hAnsi="Times New Roman" w:cs="Times New Roman"/>
        </w:rPr>
        <w:t>as</w:t>
      </w:r>
      <w:r>
        <w:rPr>
          <w:rFonts w:ascii="Times New Roman" w:hAnsi="Times New Roman" w:cs="Times New Roman"/>
        </w:rPr>
        <w:t xml:space="preserve"> distinct from t</w:t>
      </w:r>
      <w:r w:rsidR="00722972">
        <w:rPr>
          <w:rFonts w:ascii="Times New Roman" w:hAnsi="Times New Roman" w:cs="Times New Roman"/>
        </w:rPr>
        <w:t>hat</w:t>
      </w:r>
      <w:r>
        <w:rPr>
          <w:rFonts w:ascii="Times New Roman" w:hAnsi="Times New Roman" w:cs="Times New Roman"/>
        </w:rPr>
        <w:t xml:space="preserve"> used to simulate development</w:t>
      </w:r>
      <w:r w:rsidR="00F961C8">
        <w:rPr>
          <w:rFonts w:ascii="Times New Roman" w:hAnsi="Times New Roman" w:cs="Times New Roman"/>
        </w:rPr>
        <w:t>al</w:t>
      </w:r>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weight decay</w:t>
      </w:r>
      <w:ins w:id="323" w:author="Benton, Deon" w:date="2026-06-29T21:15:00Z" w16du:dateUtc="2026-06-30T02:15:00Z">
        <w:r w:rsidR="00303D8A">
          <w:rPr>
            <w:rFonts w:ascii="Times New Roman" w:hAnsi="Times New Roman" w:cs="Times New Roman"/>
          </w:rPr>
          <w:t xml:space="preserve"> value</w:t>
        </w:r>
      </w:ins>
      <w:r w:rsidRPr="00AE60E1">
        <w:rPr>
          <w:rFonts w:ascii="Times New Roman" w:hAnsi="Times New Roman" w:cs="Times New Roman"/>
        </w:rPr>
        <w:t xml:space="preserve"> was 0.1.</w:t>
      </w:r>
      <w:r w:rsidR="00F43505">
        <w:rPr>
          <w:rFonts w:ascii="Times New Roman" w:hAnsi="Times New Roman" w:cs="Times New Roman"/>
        </w:rPr>
        <w:t xml:space="preserve"> As mentioned above, this manipulation did not apply to ALIAS-2.</w:t>
      </w:r>
      <w:r w:rsidRPr="00AE60E1">
        <w:rPr>
          <w:rFonts w:ascii="Times New Roman" w:hAnsi="Times New Roman" w:cs="Times New Roman"/>
        </w:rPr>
        <w:t xml:space="preserve"> These values were kept constant across all simulations.</w:t>
      </w:r>
      <w:r w:rsidR="00A71A04">
        <w:rPr>
          <w:rFonts w:ascii="Times New Roman" w:hAnsi="Times New Roman" w:cs="Times New Roman"/>
        </w:rPr>
        <w:t xml:space="preserve"> This way of implementing salience</w:t>
      </w:r>
      <w:r w:rsidR="00A71A04" w:rsidRPr="00AE60E1">
        <w:rPr>
          <w:rFonts w:ascii="Times New Roman" w:hAnsi="Times New Roman" w:cs="Times New Roman"/>
        </w:rPr>
        <w:t xml:space="preserve"> aligns with past connectionist modeling work (e.g., Benton, 202</w:t>
      </w:r>
      <w:r w:rsidR="00A71A04">
        <w:rPr>
          <w:rFonts w:ascii="Times New Roman" w:hAnsi="Times New Roman" w:cs="Times New Roman"/>
        </w:rPr>
        <w:t>5</w:t>
      </w:r>
      <w:r w:rsidR="00A71A04" w:rsidRPr="00AE60E1">
        <w:rPr>
          <w:rFonts w:ascii="Times New Roman" w:hAnsi="Times New Roman" w:cs="Times New Roman"/>
        </w:rPr>
        <w:t>).</w:t>
      </w:r>
      <w:r w:rsidR="00A71A04">
        <w:rPr>
          <w:rFonts w:ascii="Times New Roman" w:hAnsi="Times New Roman" w:cs="Times New Roman"/>
        </w:rPr>
        <w:t xml:space="preserve"> Additional simulations—reported in</w:t>
      </w:r>
      <w:ins w:id="324" w:author="Benton, Deon" w:date="2026-06-29T21:16:00Z" w16du:dateUtc="2026-06-30T02:16:00Z">
        <w:r w:rsidR="00BD66C2">
          <w:rPr>
            <w:rFonts w:ascii="Times New Roman" w:hAnsi="Times New Roman" w:cs="Times New Roman"/>
          </w:rPr>
          <w:t xml:space="preserve"> </w:t>
        </w:r>
      </w:ins>
      <w:ins w:id="325" w:author="Benton, Deon" w:date="2026-06-29T21:17:00Z" w16du:dateUtc="2026-06-30T02:17:00Z">
        <w:r w:rsidR="00BD66C2">
          <w:rPr>
            <w:rFonts w:ascii="Times New Roman" w:hAnsi="Times New Roman" w:cs="Times New Roman"/>
          </w:rPr>
          <w:t xml:space="preserve">the </w:t>
        </w:r>
      </w:ins>
      <w:r w:rsidR="00A71A04">
        <w:rPr>
          <w:rFonts w:ascii="Times New Roman" w:hAnsi="Times New Roman" w:cs="Times New Roman"/>
        </w:rPr>
        <w:t>Supplementary Materials—</w:t>
      </w:r>
      <w:ins w:id="326" w:author="Benton, Deon" w:date="2026-06-29T21:17:00Z" w16du:dateUtc="2026-06-30T02:17:00Z">
        <w:r w:rsidR="00BD66C2">
          <w:rPr>
            <w:rFonts w:ascii="Times New Roman" w:hAnsi="Times New Roman" w:cs="Times New Roman"/>
          </w:rPr>
          <w:t>showed that</w:t>
        </w:r>
      </w:ins>
      <w:r w:rsidR="00A71A04">
        <w:rPr>
          <w:rFonts w:ascii="Times New Roman" w:hAnsi="Times New Roman" w:cs="Times New Roman"/>
        </w:rPr>
        <w:t xml:space="preserve"> </w:t>
      </w:r>
      <w:ins w:id="327" w:author="Benton, Deon" w:date="2026-06-29T21:16:00Z" w16du:dateUtc="2026-06-30T02:16:00Z">
        <w:r w:rsidR="00BD66C2">
          <w:rPr>
            <w:rFonts w:ascii="Times New Roman" w:hAnsi="Times New Roman" w:cs="Times New Roman"/>
          </w:rPr>
          <w:t xml:space="preserve">the </w:t>
        </w:r>
      </w:ins>
      <w:ins w:id="328" w:author="Benton, Deon" w:date="2026-06-29T21:18:00Z" w16du:dateUtc="2026-06-30T02:18:00Z">
        <w:r w:rsidR="00BD66C2">
          <w:rPr>
            <w:rFonts w:ascii="Times New Roman" w:hAnsi="Times New Roman" w:cs="Times New Roman"/>
          </w:rPr>
          <w:t>current findings were robust across a range of values for these different parameters.</w:t>
        </w:r>
      </w:ins>
      <w:ins w:id="329" w:author="Benton, Deon" w:date="2026-06-29T21:16:00Z" w16du:dateUtc="2026-06-30T02:16:00Z">
        <w:r w:rsidR="00BD66C2">
          <w:rPr>
            <w:rFonts w:ascii="Times New Roman" w:hAnsi="Times New Roman" w:cs="Times New Roman"/>
          </w:rPr>
          <w:t xml:space="preserve"> </w:t>
        </w:r>
      </w:ins>
      <w:ins w:id="330" w:author="Benton, Deon" w:date="2026-06-29T21:18:00Z" w16du:dateUtc="2026-06-30T02:18:00Z">
        <w:r w:rsidR="00BD66C2">
          <w:rPr>
            <w:rFonts w:ascii="Times New Roman" w:hAnsi="Times New Roman" w:cs="Times New Roman"/>
          </w:rPr>
          <w:t>The assumpt</w:t>
        </w:r>
      </w:ins>
      <w:ins w:id="331" w:author="Benton, Deon" w:date="2026-06-29T21:19:00Z" w16du:dateUtc="2026-06-30T02:19:00Z">
        <w:r w:rsidR="00BD66C2">
          <w:rPr>
            <w:rFonts w:ascii="Times New Roman" w:hAnsi="Times New Roman" w:cs="Times New Roman"/>
          </w:rPr>
          <w:t xml:space="preserve">ion that arced trajectories clear obstacles by small </w:t>
        </w:r>
        <w:r w:rsidR="00BD66C2">
          <w:rPr>
            <w:rFonts w:ascii="Times New Roman" w:hAnsi="Times New Roman" w:cs="Times New Roman"/>
          </w:rPr>
          <w:lastRenderedPageBreak/>
          <w:t>margins was implemented</w:t>
        </w:r>
      </w:ins>
      <w:r w:rsidR="00032512" w:rsidRPr="00032512">
        <w:rPr>
          <w:rFonts w:ascii="Times New Roman" w:hAnsi="Times New Roman" w:cs="Times New Roman"/>
        </w:rPr>
        <w:t xml:space="preserve"> by </w:t>
      </w:r>
      <w:r w:rsidR="00032512">
        <w:rPr>
          <w:rFonts w:ascii="Times New Roman" w:hAnsi="Times New Roman" w:cs="Times New Roman"/>
        </w:rPr>
        <w:t>clamping the state of</w:t>
      </w:r>
      <w:r w:rsidR="00032512" w:rsidRPr="00032512">
        <w:rPr>
          <w:rFonts w:ascii="Times New Roman" w:hAnsi="Times New Roman" w:cs="Times New Roman"/>
        </w:rPr>
        <w:t xml:space="preserve"> the Small Vertical Separation unit </w:t>
      </w:r>
      <w:r w:rsidR="00B22604">
        <w:rPr>
          <w:rFonts w:ascii="Times New Roman" w:hAnsi="Times New Roman" w:cs="Times New Roman"/>
        </w:rPr>
        <w:t>for constrained action events</w:t>
      </w:r>
      <w:r w:rsidR="00032512">
        <w:rPr>
          <w:rFonts w:ascii="Times New Roman" w:hAnsi="Times New Roman" w:cs="Times New Roman"/>
        </w:rPr>
        <w:t xml:space="preserve"> during pretraining. </w:t>
      </w:r>
    </w:p>
    <w:p w14:paraId="5B4DE151" w14:textId="77777777" w:rsidR="00642A9E" w:rsidRDefault="00642A9E" w:rsidP="00642A9E">
      <w:pPr>
        <w:spacing w:line="480" w:lineRule="auto"/>
        <w:contextualSpacing/>
        <w:rPr>
          <w:rFonts w:ascii="Times New Roman" w:hAnsi="Times New Roman" w:cs="Times New Roman"/>
          <w:b/>
          <w:bCs/>
        </w:rPr>
      </w:pPr>
    </w:p>
    <w:p w14:paraId="1604FD09" w14:textId="63830E43" w:rsidR="00BA0403" w:rsidRDefault="00BA0403" w:rsidP="00642A9E">
      <w:pPr>
        <w:spacing w:line="480" w:lineRule="auto"/>
        <w:contextualSpacing/>
        <w:rPr>
          <w:rFonts w:ascii="Times New Roman" w:hAnsi="Times New Roman" w:cs="Times New Roman"/>
        </w:rPr>
      </w:pPr>
      <w:r>
        <w:rPr>
          <w:rFonts w:ascii="Times New Roman" w:hAnsi="Times New Roman" w:cs="Times New Roman"/>
          <w:b/>
          <w:bCs/>
        </w:rPr>
        <w:t xml:space="preserve">Common </w:t>
      </w:r>
      <w:r w:rsidR="00642A9E">
        <w:rPr>
          <w:rFonts w:ascii="Times New Roman" w:hAnsi="Times New Roman" w:cs="Times New Roman"/>
          <w:b/>
          <w:bCs/>
        </w:rPr>
        <w:t xml:space="preserve">Simulation Procedures </w:t>
      </w:r>
    </w:p>
    <w:p w14:paraId="00A59DA7" w14:textId="40283D20" w:rsidR="00C97079" w:rsidRDefault="00C97079" w:rsidP="008819A1">
      <w:pPr>
        <w:spacing w:line="480" w:lineRule="auto"/>
        <w:ind w:firstLine="720"/>
        <w:contextualSpacing/>
        <w:rPr>
          <w:rFonts w:ascii="Times New Roman" w:hAnsi="Times New Roman" w:cs="Times New Roman"/>
        </w:rPr>
      </w:pPr>
      <w:r>
        <w:rPr>
          <w:rFonts w:ascii="Times New Roman" w:hAnsi="Times New Roman" w:cs="Times New Roman"/>
          <w:b/>
          <w:bCs/>
        </w:rPr>
        <w:t xml:space="preserve">Participants. </w:t>
      </w:r>
      <w:r>
        <w:rPr>
          <w:rFonts w:ascii="Times New Roman" w:hAnsi="Times New Roman" w:cs="Times New Roman"/>
        </w:rPr>
        <w:t>In all simulations, “p</w:t>
      </w:r>
      <w:r w:rsidR="00A03866">
        <w:rPr>
          <w:rFonts w:ascii="Times New Roman" w:hAnsi="Times New Roman" w:cs="Times New Roman"/>
        </w:rPr>
        <w:t xml:space="preserve">articipants” </w:t>
      </w:r>
      <w:r w:rsidR="008819A1">
        <w:rPr>
          <w:rFonts w:ascii="Times New Roman" w:hAnsi="Times New Roman" w:cs="Times New Roman"/>
        </w:rPr>
        <w:t xml:space="preserve">corresponded to </w:t>
      </w:r>
      <w:r w:rsidR="00A03866">
        <w:rPr>
          <w:rFonts w:ascii="Times New Roman" w:hAnsi="Times New Roman" w:cs="Times New Roman"/>
        </w:rPr>
        <w:t>independent model runs</w:t>
      </w:r>
      <w:r w:rsidR="00612B1F">
        <w:rPr>
          <w:rFonts w:ascii="Times New Roman" w:hAnsi="Times New Roman" w:cs="Times New Roman"/>
        </w:rPr>
        <w:t>, each</w:t>
      </w:r>
      <w:r w:rsidR="008819A1">
        <w:rPr>
          <w:rFonts w:ascii="Times New Roman" w:hAnsi="Times New Roman" w:cs="Times New Roman"/>
        </w:rPr>
        <w:t xml:space="preserve"> with different initial random weights</w:t>
      </w:r>
      <w:r w:rsidR="00B80293">
        <w:rPr>
          <w:rFonts w:ascii="Times New Roman" w:hAnsi="Times New Roman" w:cs="Times New Roman"/>
        </w:rPr>
        <w:t xml:space="preserve">. Each condition consisted of 20 participants. </w:t>
      </w:r>
      <w:r w:rsidR="00A03866">
        <w:rPr>
          <w:rFonts w:ascii="Times New Roman" w:hAnsi="Times New Roman" w:cs="Times New Roman"/>
        </w:rPr>
        <w:t xml:space="preserve"> </w:t>
      </w:r>
    </w:p>
    <w:p w14:paraId="263EB521" w14:textId="3EEA5F68" w:rsidR="002B27BA" w:rsidRDefault="002B27BA" w:rsidP="002B27BA">
      <w:pPr>
        <w:spacing w:line="480" w:lineRule="auto"/>
        <w:ind w:firstLine="720"/>
        <w:contextualSpacing/>
        <w:rPr>
          <w:rFonts w:ascii="Times New Roman" w:hAnsi="Times New Roman" w:cs="Times New Roman"/>
        </w:rPr>
      </w:pPr>
      <w:r>
        <w:rPr>
          <w:rFonts w:ascii="Times New Roman" w:hAnsi="Times New Roman" w:cs="Times New Roman"/>
          <w:b/>
          <w:bCs/>
          <w:i/>
          <w:iCs/>
        </w:rPr>
        <w:t>Developmental age</w:t>
      </w:r>
      <w:r>
        <w:rPr>
          <w:rFonts w:ascii="Times New Roman" w:hAnsi="Times New Roman" w:cs="Times New Roman"/>
          <w:b/>
          <w:bCs/>
        </w:rPr>
        <w:t xml:space="preserve">. </w:t>
      </w:r>
      <w:r>
        <w:rPr>
          <w:rFonts w:ascii="Times New Roman" w:hAnsi="Times New Roman" w:cs="Times New Roman"/>
        </w:rPr>
        <w:t>Networks corresponding to “older” infants</w:t>
      </w:r>
      <w:r w:rsidRPr="008674ED">
        <w:rPr>
          <w:rFonts w:ascii="Times New Roman" w:hAnsi="Times New Roman" w:cs="Times New Roman"/>
        </w:rPr>
        <w:t xml:space="preserve"> received proportionally more pretraining than </w:t>
      </w:r>
      <w:r>
        <w:rPr>
          <w:rFonts w:ascii="Times New Roman" w:hAnsi="Times New Roman" w:cs="Times New Roman"/>
        </w:rPr>
        <w:t>those corresponding to “younger” infants.</w:t>
      </w:r>
      <w:r w:rsidRPr="008674ED">
        <w:rPr>
          <w:rFonts w:ascii="Times New Roman" w:hAnsi="Times New Roman" w:cs="Times New Roman"/>
        </w:rPr>
        <w:t xml:space="preserve"> </w:t>
      </w:r>
      <w:r>
        <w:rPr>
          <w:rFonts w:ascii="Times New Roman" w:hAnsi="Times New Roman" w:cs="Times New Roman"/>
        </w:rPr>
        <w:t xml:space="preserve">Thus, the pretraining phase was 900 epochs for simulations whose target findings derived from studies testing 12-month-olds; for simulations </w:t>
      </w:r>
      <w:ins w:id="332" w:author="Benton, Deon" w:date="2026-06-29T21:20:00Z" w16du:dateUtc="2026-06-30T02:20:00Z">
        <w:r w:rsidR="00BD66C2">
          <w:rPr>
            <w:rFonts w:ascii="Times New Roman" w:hAnsi="Times New Roman" w:cs="Times New Roman"/>
          </w:rPr>
          <w:t>testing</w:t>
        </w:r>
      </w:ins>
      <w:r>
        <w:rPr>
          <w:rFonts w:ascii="Times New Roman" w:hAnsi="Times New Roman" w:cs="Times New Roman"/>
        </w:rPr>
        <w:t xml:space="preserve"> 9-, 6-, and 3-month-olds, respectively, it was</w:t>
      </w:r>
      <w:r w:rsidRPr="008674ED">
        <w:rPr>
          <w:rFonts w:ascii="Times New Roman" w:hAnsi="Times New Roman" w:cs="Times New Roman"/>
        </w:rPr>
        <w:t xml:space="preserve"> 675, 450, and 225</w:t>
      </w:r>
      <w:r>
        <w:rPr>
          <w:rFonts w:ascii="Times New Roman" w:hAnsi="Times New Roman" w:cs="Times New Roman"/>
        </w:rPr>
        <w:t xml:space="preserve">. Additionally, older networks possessed larger learning rates </w:t>
      </w:r>
      <w:r w:rsidR="00A66CD1">
        <w:rPr>
          <w:rFonts w:ascii="Times New Roman" w:hAnsi="Times New Roman" w:cs="Times New Roman"/>
        </w:rPr>
        <w:t>and more hidden units</w:t>
      </w:r>
      <w:ins w:id="333" w:author="Benton, Deon" w:date="2026-06-29T21:20:00Z" w16du:dateUtc="2026-06-30T02:20:00Z">
        <w:r w:rsidR="00BD66C2">
          <w:rPr>
            <w:rFonts w:ascii="Times New Roman" w:hAnsi="Times New Roman" w:cs="Times New Roman"/>
          </w:rPr>
          <w:t xml:space="preserve"> </w:t>
        </w:r>
      </w:ins>
      <w:r>
        <w:rPr>
          <w:rFonts w:ascii="Times New Roman" w:hAnsi="Times New Roman" w:cs="Times New Roman"/>
        </w:rPr>
        <w:t xml:space="preserve">than younger ones. </w:t>
      </w:r>
      <w:r w:rsidR="00A66CD1">
        <w:rPr>
          <w:rFonts w:ascii="Times New Roman" w:hAnsi="Times New Roman" w:cs="Times New Roman"/>
        </w:rPr>
        <w:t>These were 0.1 and 50</w:t>
      </w:r>
      <w:ins w:id="334" w:author="Benton, Deon" w:date="2026-06-29T21:20:00Z" w16du:dateUtc="2026-06-30T02:20:00Z">
        <w:r w:rsidR="00BD66C2">
          <w:rPr>
            <w:rFonts w:ascii="Times New Roman" w:hAnsi="Times New Roman" w:cs="Times New Roman"/>
          </w:rPr>
          <w:t>, respecti</w:t>
        </w:r>
      </w:ins>
      <w:ins w:id="335" w:author="Benton, Deon" w:date="2026-06-29T21:21:00Z" w16du:dateUtc="2026-06-30T02:21:00Z">
        <w:r w:rsidR="00BD66C2">
          <w:rPr>
            <w:rFonts w:ascii="Times New Roman" w:hAnsi="Times New Roman" w:cs="Times New Roman"/>
          </w:rPr>
          <w:t>vely,</w:t>
        </w:r>
      </w:ins>
      <w:r w:rsidR="002847C6">
        <w:rPr>
          <w:rFonts w:ascii="Times New Roman" w:hAnsi="Times New Roman" w:cs="Times New Roman"/>
        </w:rPr>
        <w:t xml:space="preserve"> </w:t>
      </w:r>
      <w:r>
        <w:rPr>
          <w:rFonts w:ascii="Times New Roman" w:hAnsi="Times New Roman" w:cs="Times New Roman"/>
        </w:rPr>
        <w:t xml:space="preserve">for the 12-month-old networks, 0.0875 </w:t>
      </w:r>
      <w:r w:rsidR="00A66CD1">
        <w:rPr>
          <w:rFonts w:ascii="Times New Roman" w:hAnsi="Times New Roman" w:cs="Times New Roman"/>
        </w:rPr>
        <w:t xml:space="preserve">and 40 </w:t>
      </w:r>
      <w:r>
        <w:rPr>
          <w:rFonts w:ascii="Times New Roman" w:hAnsi="Times New Roman" w:cs="Times New Roman"/>
        </w:rPr>
        <w:t>for the 9-</w:t>
      </w:r>
      <w:r w:rsidR="00A66CD1">
        <w:rPr>
          <w:rFonts w:ascii="Times New Roman" w:hAnsi="Times New Roman" w:cs="Times New Roman"/>
        </w:rPr>
        <w:t>month-olds, 0.0875 and 30 for the</w:t>
      </w:r>
      <w:r>
        <w:rPr>
          <w:rFonts w:ascii="Times New Roman" w:hAnsi="Times New Roman" w:cs="Times New Roman"/>
        </w:rPr>
        <w:t xml:space="preserve"> 6-month-old</w:t>
      </w:r>
      <w:r w:rsidR="002847C6">
        <w:rPr>
          <w:rFonts w:ascii="Times New Roman" w:hAnsi="Times New Roman" w:cs="Times New Roman"/>
        </w:rPr>
        <w:t>s</w:t>
      </w:r>
      <w:r>
        <w:rPr>
          <w:rFonts w:ascii="Times New Roman" w:hAnsi="Times New Roman" w:cs="Times New Roman"/>
        </w:rPr>
        <w:t>, and 0.01</w:t>
      </w:r>
      <w:r w:rsidR="00A66CD1">
        <w:rPr>
          <w:rFonts w:ascii="Times New Roman" w:hAnsi="Times New Roman" w:cs="Times New Roman"/>
        </w:rPr>
        <w:t xml:space="preserve"> and 10</w:t>
      </w:r>
      <w:r>
        <w:rPr>
          <w:rFonts w:ascii="Times New Roman" w:hAnsi="Times New Roman" w:cs="Times New Roman"/>
        </w:rPr>
        <w:t xml:space="preserve"> for the 3-month-olds. </w:t>
      </w:r>
      <w:r w:rsidR="00CB6393">
        <w:rPr>
          <w:rFonts w:ascii="Times New Roman" w:hAnsi="Times New Roman" w:cs="Times New Roman"/>
        </w:rPr>
        <w:t xml:space="preserve">Larger learning rates </w:t>
      </w:r>
      <w:ins w:id="336" w:author="Benton, Deon" w:date="2026-06-29T21:23:00Z" w16du:dateUtc="2026-06-30T02:23:00Z">
        <w:r w:rsidR="001902F7">
          <w:rPr>
            <w:rFonts w:ascii="Times New Roman" w:hAnsi="Times New Roman" w:cs="Times New Roman"/>
          </w:rPr>
          <w:t>reflect</w:t>
        </w:r>
      </w:ins>
      <w:r w:rsidR="005442E7">
        <w:rPr>
          <w:rFonts w:ascii="Times New Roman" w:hAnsi="Times New Roman" w:cs="Times New Roman"/>
        </w:rPr>
        <w:t xml:space="preserve"> more rapid learning</w:t>
      </w:r>
      <w:r w:rsidR="00CB6393">
        <w:rPr>
          <w:rFonts w:ascii="Times New Roman" w:hAnsi="Times New Roman" w:cs="Times New Roman"/>
        </w:rPr>
        <w:t xml:space="preserve">; more hidden units </w:t>
      </w:r>
      <w:r w:rsidR="002847C6">
        <w:rPr>
          <w:rFonts w:ascii="Times New Roman" w:hAnsi="Times New Roman" w:cs="Times New Roman"/>
        </w:rPr>
        <w:t>support enhanced information storage.</w:t>
      </w:r>
    </w:p>
    <w:p w14:paraId="379B49FD" w14:textId="12E4D6FF" w:rsidR="00E92F0E" w:rsidRDefault="00786BA3" w:rsidP="00A30FE4">
      <w:pPr>
        <w:spacing w:line="480" w:lineRule="auto"/>
        <w:ind w:firstLine="720"/>
        <w:contextualSpacing/>
        <w:rPr>
          <w:rFonts w:ascii="Times New Roman" w:hAnsi="Times New Roman" w:cs="Times New Roman"/>
        </w:rPr>
      </w:pPr>
      <w:r>
        <w:rPr>
          <w:rFonts w:ascii="Times New Roman" w:hAnsi="Times New Roman" w:cs="Times New Roman"/>
          <w:b/>
          <w:bCs/>
        </w:rPr>
        <w:t>Simulation structure</w:t>
      </w:r>
      <w:r w:rsidR="00C97079">
        <w:rPr>
          <w:rFonts w:ascii="Times New Roman" w:hAnsi="Times New Roman" w:cs="Times New Roman"/>
          <w:b/>
          <w:bCs/>
        </w:rPr>
        <w:t xml:space="preserve">. </w:t>
      </w:r>
      <w:r w:rsidR="00C97079">
        <w:rPr>
          <w:rFonts w:ascii="Times New Roman" w:hAnsi="Times New Roman" w:cs="Times New Roman"/>
        </w:rPr>
        <w:t>All sim</w:t>
      </w:r>
      <w:r w:rsidR="00612B1F">
        <w:rPr>
          <w:rFonts w:ascii="Times New Roman" w:hAnsi="Times New Roman" w:cs="Times New Roman"/>
        </w:rPr>
        <w:t>ulations followed the same general structure: (1) pretraining, (2) habituation</w:t>
      </w:r>
      <w:r w:rsidR="00E92F0E">
        <w:rPr>
          <w:rFonts w:ascii="Times New Roman" w:hAnsi="Times New Roman" w:cs="Times New Roman"/>
        </w:rPr>
        <w:t xml:space="preserve">, and (3) test. </w:t>
      </w:r>
      <w:r w:rsidR="00B80293">
        <w:rPr>
          <w:rFonts w:ascii="Times New Roman" w:hAnsi="Times New Roman" w:cs="Times New Roman"/>
        </w:rPr>
        <w:t>Unless otherwise noted,</w:t>
      </w:r>
      <w:r w:rsidR="00C97079">
        <w:rPr>
          <w:rFonts w:ascii="Times New Roman" w:hAnsi="Times New Roman" w:cs="Times New Roman"/>
        </w:rPr>
        <w:t xml:space="preserve"> test trials contrasted </w:t>
      </w:r>
      <w:r w:rsidR="00E92F0E">
        <w:rPr>
          <w:rFonts w:ascii="Times New Roman" w:hAnsi="Times New Roman" w:cs="Times New Roman"/>
        </w:rPr>
        <w:t>barrierless straight- and curved- path events.</w:t>
      </w:r>
      <w:r w:rsidR="00A30FE4">
        <w:rPr>
          <w:rFonts w:ascii="Times New Roman" w:hAnsi="Times New Roman" w:cs="Times New Roman"/>
        </w:rPr>
        <w:t xml:space="preserve"> </w:t>
      </w:r>
      <w:r w:rsidR="00EA54F4">
        <w:rPr>
          <w:rFonts w:ascii="Times New Roman" w:hAnsi="Times New Roman" w:cs="Times New Roman"/>
        </w:rPr>
        <w:t>Throughout the simulations,</w:t>
      </w:r>
      <w:r w:rsidR="00A30FE4">
        <w:rPr>
          <w:rFonts w:ascii="Times New Roman" w:hAnsi="Times New Roman" w:cs="Times New Roman"/>
        </w:rPr>
        <w:t xml:space="preserve"> t</w:t>
      </w:r>
      <w:r w:rsidR="008B538D">
        <w:rPr>
          <w:rFonts w:ascii="Times New Roman" w:hAnsi="Times New Roman" w:cs="Times New Roman"/>
        </w:rPr>
        <w:t>he former were</w:t>
      </w:r>
      <w:r w:rsidR="00925747">
        <w:rPr>
          <w:rFonts w:ascii="Times New Roman" w:hAnsi="Times New Roman" w:cs="Times New Roman"/>
        </w:rPr>
        <w:t xml:space="preserve"> referred to as </w:t>
      </w:r>
      <w:r w:rsidR="00BB189A">
        <w:rPr>
          <w:rFonts w:ascii="Times New Roman" w:hAnsi="Times New Roman" w:cs="Times New Roman"/>
        </w:rPr>
        <w:t>E</w:t>
      </w:r>
      <w:r w:rsidR="00925747">
        <w:rPr>
          <w:rFonts w:ascii="Times New Roman" w:hAnsi="Times New Roman" w:cs="Times New Roman"/>
        </w:rPr>
        <w:t>fficient</w:t>
      </w:r>
      <w:r w:rsidR="00EA54F4">
        <w:rPr>
          <w:rFonts w:ascii="Times New Roman" w:hAnsi="Times New Roman" w:cs="Times New Roman"/>
        </w:rPr>
        <w:t xml:space="preserve"> test events</w:t>
      </w:r>
      <w:r w:rsidR="00F136AE">
        <w:rPr>
          <w:rFonts w:ascii="Times New Roman" w:hAnsi="Times New Roman" w:cs="Times New Roman"/>
        </w:rPr>
        <w:t>;</w:t>
      </w:r>
      <w:r w:rsidR="00EA54F4">
        <w:rPr>
          <w:rFonts w:ascii="Times New Roman" w:hAnsi="Times New Roman" w:cs="Times New Roman"/>
        </w:rPr>
        <w:t xml:space="preserve"> the</w:t>
      </w:r>
      <w:r w:rsidR="00925747">
        <w:rPr>
          <w:rFonts w:ascii="Times New Roman" w:hAnsi="Times New Roman" w:cs="Times New Roman"/>
        </w:rPr>
        <w:t xml:space="preserve"> </w:t>
      </w:r>
      <w:r w:rsidR="008B538D">
        <w:rPr>
          <w:rFonts w:ascii="Times New Roman" w:hAnsi="Times New Roman" w:cs="Times New Roman"/>
        </w:rPr>
        <w:t>latte</w:t>
      </w:r>
      <w:r w:rsidR="00532A11">
        <w:rPr>
          <w:rFonts w:ascii="Times New Roman" w:hAnsi="Times New Roman" w:cs="Times New Roman"/>
        </w:rPr>
        <w:t>r</w:t>
      </w:r>
      <w:r w:rsidR="00F136AE">
        <w:rPr>
          <w:rFonts w:ascii="Times New Roman" w:hAnsi="Times New Roman" w:cs="Times New Roman"/>
        </w:rPr>
        <w:t>,</w:t>
      </w:r>
      <w:r w:rsidR="00EA54F4">
        <w:rPr>
          <w:rFonts w:ascii="Times New Roman" w:hAnsi="Times New Roman" w:cs="Times New Roman"/>
        </w:rPr>
        <w:t xml:space="preserve"> </w:t>
      </w:r>
      <w:r w:rsidR="008B538D">
        <w:rPr>
          <w:rFonts w:ascii="Times New Roman" w:hAnsi="Times New Roman" w:cs="Times New Roman"/>
        </w:rPr>
        <w:t xml:space="preserve">as </w:t>
      </w:r>
      <w:r w:rsidR="00BB189A">
        <w:rPr>
          <w:rFonts w:ascii="Times New Roman" w:hAnsi="Times New Roman" w:cs="Times New Roman"/>
        </w:rPr>
        <w:t>I</w:t>
      </w:r>
      <w:r w:rsidR="00925747">
        <w:rPr>
          <w:rFonts w:ascii="Times New Roman" w:hAnsi="Times New Roman" w:cs="Times New Roman"/>
        </w:rPr>
        <w:t>nefficient event</w:t>
      </w:r>
      <w:r w:rsidR="00EA54F4">
        <w:rPr>
          <w:rFonts w:ascii="Times New Roman" w:hAnsi="Times New Roman" w:cs="Times New Roman"/>
        </w:rPr>
        <w:t>s</w:t>
      </w:r>
      <w:r w:rsidR="00925747">
        <w:rPr>
          <w:rFonts w:ascii="Times New Roman" w:hAnsi="Times New Roman" w:cs="Times New Roman"/>
        </w:rPr>
        <w:t>.</w:t>
      </w:r>
    </w:p>
    <w:p w14:paraId="29DC5908" w14:textId="6CD5C53C" w:rsidR="00166E90" w:rsidRDefault="005F6C8F" w:rsidP="005F6C8F">
      <w:pPr>
        <w:spacing w:line="480" w:lineRule="auto"/>
        <w:ind w:firstLine="720"/>
        <w:contextualSpacing/>
        <w:rPr>
          <w:rFonts w:ascii="Times New Roman" w:hAnsi="Times New Roman" w:cs="Times New Roman"/>
        </w:rPr>
      </w:pPr>
      <w:r>
        <w:rPr>
          <w:rFonts w:ascii="Times New Roman" w:hAnsi="Times New Roman" w:cs="Times New Roman"/>
          <w:b/>
          <w:bCs/>
        </w:rPr>
        <w:t>Dependent measures.</w:t>
      </w:r>
      <w:r w:rsidRPr="007E5540">
        <w:rPr>
          <w:rFonts w:ascii="Times New Roman" w:hAnsi="Times New Roman" w:cs="Times New Roman"/>
        </w:rPr>
        <w:t xml:space="preserve"> For ALIAS and ALIAS-2, </w:t>
      </w:r>
      <w:r w:rsidR="00EA6420">
        <w:rPr>
          <w:rFonts w:ascii="Times New Roman" w:hAnsi="Times New Roman" w:cs="Times New Roman"/>
        </w:rPr>
        <w:t>t</w:t>
      </w:r>
      <w:r w:rsidRPr="005170FC">
        <w:rPr>
          <w:rFonts w:ascii="Times New Roman" w:hAnsi="Times New Roman" w:cs="Times New Roman"/>
        </w:rPr>
        <w:t xml:space="preserve">he dependent </w:t>
      </w:r>
      <w:r>
        <w:rPr>
          <w:rFonts w:ascii="Times New Roman" w:hAnsi="Times New Roman" w:cs="Times New Roman"/>
        </w:rPr>
        <w:t>measure</w:t>
      </w:r>
      <w:r w:rsidRPr="005170FC">
        <w:rPr>
          <w:rFonts w:ascii="Times New Roman" w:hAnsi="Times New Roman" w:cs="Times New Roman"/>
        </w:rPr>
        <w:t xml:space="preserve"> was network cross-entropy error. </w:t>
      </w:r>
      <w:ins w:id="337" w:author="Benton, Deon" w:date="2026-06-29T21:24:00Z" w16du:dateUtc="2026-06-30T02:24:00Z">
        <w:r w:rsidR="001902F7">
          <w:rPr>
            <w:rFonts w:ascii="Times New Roman" w:hAnsi="Times New Roman" w:cs="Times New Roman"/>
          </w:rPr>
          <w:t xml:space="preserve">Here greater error was treated as longer looking. This </w:t>
        </w:r>
      </w:ins>
      <w:r w:rsidR="007E5540">
        <w:rPr>
          <w:rFonts w:ascii="Times New Roman" w:hAnsi="Times New Roman" w:cs="Times New Roman"/>
        </w:rPr>
        <w:t xml:space="preserve">interpretation </w:t>
      </w:r>
      <w:ins w:id="338" w:author="Benton, Deon" w:date="2026-06-29T21:24:00Z" w16du:dateUtc="2026-06-30T02:24:00Z">
        <w:r w:rsidR="001902F7">
          <w:rPr>
            <w:rFonts w:ascii="Times New Roman" w:hAnsi="Times New Roman" w:cs="Times New Roman"/>
          </w:rPr>
          <w:t xml:space="preserve">is </w:t>
        </w:r>
      </w:ins>
      <w:r w:rsidR="00CF3397">
        <w:rPr>
          <w:rFonts w:ascii="Times New Roman" w:hAnsi="Times New Roman" w:cs="Times New Roman"/>
        </w:rPr>
        <w:t>consistent with</w:t>
      </w:r>
      <w:r w:rsidR="007E5540">
        <w:rPr>
          <w:rFonts w:ascii="Times New Roman" w:hAnsi="Times New Roman" w:cs="Times New Roman"/>
        </w:rPr>
        <w:t xml:space="preserve"> that made in</w:t>
      </w:r>
      <w:r w:rsidR="00CF3397">
        <w:rPr>
          <w:rFonts w:ascii="Times New Roman" w:hAnsi="Times New Roman" w:cs="Times New Roman"/>
        </w:rPr>
        <w:t xml:space="preserve"> prior</w:t>
      </w:r>
      <w:r w:rsidRPr="005170FC">
        <w:rPr>
          <w:rFonts w:ascii="Times New Roman" w:hAnsi="Times New Roman" w:cs="Times New Roman"/>
        </w:rPr>
        <w:t xml:space="preserve"> developmental models (e.g., </w:t>
      </w:r>
      <w:r>
        <w:rPr>
          <w:rFonts w:ascii="Times New Roman" w:hAnsi="Times New Roman" w:cs="Times New Roman"/>
        </w:rPr>
        <w:t xml:space="preserve">Benton, 2025; </w:t>
      </w:r>
      <w:r w:rsidRPr="005170FC">
        <w:rPr>
          <w:rFonts w:ascii="Times New Roman" w:hAnsi="Times New Roman" w:cs="Times New Roman"/>
        </w:rPr>
        <w:t xml:space="preserve">Mareschal et al., 2000; Quinn &amp; Johnson, 2000; </w:t>
      </w:r>
      <w:proofErr w:type="spellStart"/>
      <w:r w:rsidRPr="005170FC">
        <w:rPr>
          <w:rFonts w:ascii="Times New Roman" w:hAnsi="Times New Roman" w:cs="Times New Roman"/>
        </w:rPr>
        <w:t>Rakison</w:t>
      </w:r>
      <w:proofErr w:type="spellEnd"/>
      <w:r w:rsidRPr="005170FC">
        <w:rPr>
          <w:rFonts w:ascii="Times New Roman" w:hAnsi="Times New Roman" w:cs="Times New Roman"/>
        </w:rPr>
        <w:t xml:space="preserve"> &amp; </w:t>
      </w:r>
      <w:proofErr w:type="spellStart"/>
      <w:r w:rsidRPr="005170FC">
        <w:rPr>
          <w:rFonts w:ascii="Times New Roman" w:hAnsi="Times New Roman" w:cs="Times New Roman"/>
        </w:rPr>
        <w:t>Lupyan</w:t>
      </w:r>
      <w:proofErr w:type="spellEnd"/>
      <w:r w:rsidRPr="005170FC">
        <w:rPr>
          <w:rFonts w:ascii="Times New Roman" w:hAnsi="Times New Roman" w:cs="Times New Roman"/>
        </w:rPr>
        <w:t>, 2008)</w:t>
      </w:r>
      <w:r w:rsidR="00CF3397">
        <w:rPr>
          <w:rFonts w:ascii="Times New Roman" w:hAnsi="Times New Roman" w:cs="Times New Roman"/>
        </w:rPr>
        <w:t>.</w:t>
      </w:r>
    </w:p>
    <w:p w14:paraId="16F95312" w14:textId="40B831BF" w:rsidR="005F6C8F" w:rsidRDefault="00166E90" w:rsidP="005F6C8F">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VOM10 and VOM10-2, </w:t>
      </w:r>
      <w:r w:rsidR="00CF3397">
        <w:rPr>
          <w:rFonts w:ascii="Times New Roman" w:hAnsi="Times New Roman" w:cs="Times New Roman"/>
        </w:rPr>
        <w:t xml:space="preserve">the dependent measure was </w:t>
      </w:r>
      <w:r>
        <w:rPr>
          <w:rFonts w:ascii="Times New Roman" w:hAnsi="Times New Roman" w:cs="Times New Roman"/>
        </w:rPr>
        <w:t>activation of the critical units</w:t>
      </w:r>
      <w:r w:rsidR="00CF3397">
        <w:rPr>
          <w:rFonts w:ascii="Times New Roman" w:hAnsi="Times New Roman" w:cs="Times New Roman"/>
        </w:rPr>
        <w:t>; lower activation corresponded to longer looking, a</w:t>
      </w:r>
      <w:r>
        <w:rPr>
          <w:rFonts w:ascii="Times New Roman" w:hAnsi="Times New Roman" w:cs="Times New Roman"/>
        </w:rPr>
        <w:t xml:space="preserve">s </w:t>
      </w:r>
      <w:r w:rsidR="00C97079">
        <w:rPr>
          <w:rFonts w:ascii="Times New Roman" w:hAnsi="Times New Roman" w:cs="Times New Roman"/>
        </w:rPr>
        <w:t xml:space="preserve">in </w:t>
      </w:r>
      <w:proofErr w:type="spellStart"/>
      <w:r w:rsidR="00C97079">
        <w:rPr>
          <w:rFonts w:ascii="Times New Roman" w:hAnsi="Times New Roman" w:cs="Times New Roman"/>
        </w:rPr>
        <w:t>Overwalle</w:t>
      </w:r>
      <w:proofErr w:type="spellEnd"/>
      <w:r w:rsidR="00C97079">
        <w:rPr>
          <w:rFonts w:ascii="Times New Roman" w:hAnsi="Times New Roman" w:cs="Times New Roman"/>
        </w:rPr>
        <w:t xml:space="preserve"> (2010).</w:t>
      </w:r>
    </w:p>
    <w:p w14:paraId="683C4102" w14:textId="4C7FBF51" w:rsidR="00A30FE4" w:rsidRDefault="00A30FE4" w:rsidP="005F6C8F">
      <w:pPr>
        <w:spacing w:line="480" w:lineRule="auto"/>
        <w:ind w:firstLine="720"/>
        <w:contextualSpacing/>
        <w:rPr>
          <w:rFonts w:ascii="Times New Roman" w:hAnsi="Times New Roman" w:cs="Times New Roman"/>
        </w:rPr>
      </w:pPr>
      <w:r>
        <w:rPr>
          <w:rFonts w:ascii="Times New Roman" w:hAnsi="Times New Roman" w:cs="Times New Roman"/>
          <w:b/>
          <w:bCs/>
        </w:rPr>
        <w:t>Habituation length</w:t>
      </w:r>
      <w:r w:rsidR="00752513">
        <w:rPr>
          <w:rFonts w:ascii="Times New Roman" w:hAnsi="Times New Roman" w:cs="Times New Roman"/>
          <w:b/>
          <w:bCs/>
        </w:rPr>
        <w:t xml:space="preserve"> and stimuli</w:t>
      </w:r>
      <w:r>
        <w:rPr>
          <w:rFonts w:ascii="Times New Roman" w:hAnsi="Times New Roman" w:cs="Times New Roman"/>
        </w:rPr>
        <w:t>. For ALIAS and ALIAS-2,</w:t>
      </w:r>
      <w:r w:rsidR="002F0413">
        <w:rPr>
          <w:rFonts w:ascii="Times New Roman" w:hAnsi="Times New Roman" w:cs="Times New Roman"/>
        </w:rPr>
        <w:t xml:space="preserve"> habituation lasted between 8 and 12 epochs, in increments of </w:t>
      </w:r>
      <w:r w:rsidR="00CF3397">
        <w:rPr>
          <w:rFonts w:ascii="Times New Roman" w:hAnsi="Times New Roman" w:cs="Times New Roman"/>
        </w:rPr>
        <w:t>one</w:t>
      </w:r>
      <w:r w:rsidR="002F0413">
        <w:rPr>
          <w:rFonts w:ascii="Times New Roman" w:hAnsi="Times New Roman" w:cs="Times New Roman"/>
        </w:rPr>
        <w:t xml:space="preserve">.  Different numbers were used to ensure </w:t>
      </w:r>
      <w:ins w:id="339" w:author="Benton, Deon" w:date="2026-06-29T21:25:00Z" w16du:dateUtc="2026-06-30T02:25:00Z">
        <w:r w:rsidR="001902F7">
          <w:rPr>
            <w:rFonts w:ascii="Times New Roman" w:hAnsi="Times New Roman" w:cs="Times New Roman"/>
          </w:rPr>
          <w:t>that results</w:t>
        </w:r>
      </w:ins>
      <w:r w:rsidR="002F0413">
        <w:rPr>
          <w:rFonts w:ascii="Times New Roman" w:hAnsi="Times New Roman" w:cs="Times New Roman"/>
        </w:rPr>
        <w:t xml:space="preserve"> were robust to variation in this parameter.</w:t>
      </w:r>
      <w:r w:rsidR="003619C0">
        <w:rPr>
          <w:rFonts w:ascii="Times New Roman" w:hAnsi="Times New Roman" w:cs="Times New Roman"/>
        </w:rPr>
        <w:t xml:space="preserve"> </w:t>
      </w:r>
      <w:r w:rsidR="000E18DF">
        <w:rPr>
          <w:rFonts w:ascii="Times New Roman" w:hAnsi="Times New Roman" w:cs="Times New Roman"/>
        </w:rPr>
        <w:t>Results</w:t>
      </w:r>
      <w:r w:rsidR="003619C0">
        <w:rPr>
          <w:rFonts w:ascii="Times New Roman" w:hAnsi="Times New Roman" w:cs="Times New Roman"/>
        </w:rPr>
        <w:t xml:space="preserve"> are shown both collapsed across habituation length and </w:t>
      </w:r>
      <w:r w:rsidR="0085613A">
        <w:rPr>
          <w:rFonts w:ascii="Times New Roman" w:hAnsi="Times New Roman" w:cs="Times New Roman"/>
        </w:rPr>
        <w:t xml:space="preserve">separately for each habituation duration. </w:t>
      </w:r>
    </w:p>
    <w:p w14:paraId="12757737" w14:textId="66FA52A4" w:rsidR="00F763B4" w:rsidRPr="000E36CA" w:rsidRDefault="00F763B4" w:rsidP="005F6C8F">
      <w:pPr>
        <w:spacing w:line="480" w:lineRule="auto"/>
        <w:ind w:firstLine="720"/>
        <w:contextualSpacing/>
        <w:rPr>
          <w:rFonts w:ascii="Times New Roman" w:hAnsi="Times New Roman" w:cs="Times New Roman"/>
        </w:rPr>
      </w:pPr>
      <w:r>
        <w:rPr>
          <w:rFonts w:ascii="Times New Roman" w:hAnsi="Times New Roman" w:cs="Times New Roman"/>
          <w:b/>
          <w:bCs/>
        </w:rPr>
        <w:t xml:space="preserve">Evaluation of Model Performance. </w:t>
      </w:r>
      <w:r w:rsidR="000E36CA" w:rsidRPr="000E36CA">
        <w:rPr>
          <w:rFonts w:ascii="Times New Roman" w:hAnsi="Times New Roman" w:cs="Times New Roman"/>
        </w:rPr>
        <w:t xml:space="preserve">Inferential statistics were not used </w:t>
      </w:r>
      <w:r w:rsidR="000E36CA">
        <w:rPr>
          <w:rFonts w:ascii="Times New Roman" w:hAnsi="Times New Roman" w:cs="Times New Roman"/>
        </w:rPr>
        <w:t xml:space="preserve">because the goal of the present simulations </w:t>
      </w:r>
      <w:r w:rsidR="000E36CA" w:rsidRPr="000E36CA">
        <w:rPr>
          <w:rFonts w:ascii="Times New Roman" w:hAnsi="Times New Roman" w:cs="Times New Roman"/>
        </w:rPr>
        <w:t xml:space="preserve">was not quantitatively to fit infant looking responses or reproduce the precise magnitude of empirical effects. </w:t>
      </w:r>
      <w:ins w:id="340" w:author="Benton, Deon" w:date="2026-06-29T21:26:00Z" w16du:dateUtc="2026-06-30T02:26:00Z">
        <w:r w:rsidR="001902F7">
          <w:rPr>
            <w:rFonts w:ascii="Times New Roman" w:hAnsi="Times New Roman" w:cs="Times New Roman"/>
          </w:rPr>
          <w:t>Instead, t</w:t>
        </w:r>
      </w:ins>
      <w:r w:rsidR="000E36CA" w:rsidRPr="000E36CA">
        <w:rPr>
          <w:rFonts w:ascii="Times New Roman" w:hAnsi="Times New Roman" w:cs="Times New Roman"/>
        </w:rPr>
        <w:t>he goal was to determine whether the qualitative pattern of model responses</w:t>
      </w:r>
      <w:r w:rsidR="00C6379B">
        <w:rPr>
          <w:rFonts w:ascii="Times New Roman" w:hAnsi="Times New Roman" w:cs="Times New Roman"/>
        </w:rPr>
        <w:t xml:space="preserve"> </w:t>
      </w:r>
      <w:r w:rsidR="000E36CA" w:rsidRPr="000E36CA">
        <w:rPr>
          <w:rFonts w:ascii="Times New Roman" w:hAnsi="Times New Roman" w:cs="Times New Roman"/>
        </w:rPr>
        <w:t xml:space="preserve">aligned with </w:t>
      </w:r>
      <w:ins w:id="341" w:author="Benton, Deon" w:date="2026-06-29T21:27:00Z" w16du:dateUtc="2026-06-30T02:27:00Z">
        <w:r w:rsidR="001902F7">
          <w:rPr>
            <w:rFonts w:ascii="Times New Roman" w:hAnsi="Times New Roman" w:cs="Times New Roman"/>
          </w:rPr>
          <w:t>those</w:t>
        </w:r>
      </w:ins>
      <w:r w:rsidR="000E36CA" w:rsidRPr="000E36CA">
        <w:rPr>
          <w:rFonts w:ascii="Times New Roman" w:hAnsi="Times New Roman" w:cs="Times New Roman"/>
        </w:rPr>
        <w:t xml:space="preserve"> observed in infants. This </w:t>
      </w:r>
      <w:ins w:id="342" w:author="Benton, Deon" w:date="2026-06-29T21:27:00Z" w16du:dateUtc="2026-06-30T02:27:00Z">
        <w:r w:rsidR="001902F7">
          <w:rPr>
            <w:rFonts w:ascii="Times New Roman" w:hAnsi="Times New Roman" w:cs="Times New Roman"/>
          </w:rPr>
          <w:t>approach has precedence in</w:t>
        </w:r>
      </w:ins>
      <w:r w:rsidR="000E36CA" w:rsidRPr="000E36CA">
        <w:rPr>
          <w:rFonts w:ascii="Times New Roman" w:hAnsi="Times New Roman" w:cs="Times New Roman"/>
        </w:rPr>
        <w:t xml:space="preserve"> prior connectionist modeling work (e.g., Benton, 2024; Mareschal et al., 2000; Mareschal &amp; Schultz, 1999; McClelland &amp; Thompson, 2007; Plaut &amp; Vande Velde, 2017).</w:t>
      </w:r>
      <w:r w:rsidR="000E36CA">
        <w:rPr>
          <w:rFonts w:ascii="Times New Roman" w:hAnsi="Times New Roman" w:cs="Times New Roman"/>
        </w:rPr>
        <w:t xml:space="preserve"> </w:t>
      </w:r>
    </w:p>
    <w:p w14:paraId="30F31F01" w14:textId="77777777" w:rsidR="00524642" w:rsidRDefault="00524642" w:rsidP="00F810D0">
      <w:pPr>
        <w:spacing w:line="480" w:lineRule="auto"/>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DAC01E5" w14:textId="1F168952" w:rsidR="00BC196F" w:rsidRDefault="007C234D" w:rsidP="00D1461A">
      <w:pPr>
        <w:spacing w:line="480" w:lineRule="auto"/>
        <w:ind w:firstLine="720"/>
        <w:contextualSpacing/>
        <w:rPr>
          <w:rFonts w:ascii="Times New Roman" w:hAnsi="Times New Roman" w:cs="Times New Roman"/>
        </w:rPr>
      </w:pPr>
      <w:r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w:t>
      </w:r>
      <w:r w:rsidRPr="007C234D">
        <w:rPr>
          <w:rFonts w:ascii="Times New Roman" w:hAnsi="Times New Roman" w:cs="Times New Roman"/>
        </w:rPr>
        <w:t>.</w:t>
      </w:r>
      <w:r w:rsidR="007A330E">
        <w:rPr>
          <w:rFonts w:ascii="Times New Roman" w:hAnsi="Times New Roman" w:cs="Times New Roman"/>
        </w:rPr>
        <w:t xml:space="preserve"> </w:t>
      </w:r>
      <w:r w:rsidR="00793AA2">
        <w:rPr>
          <w:rFonts w:ascii="Times New Roman" w:hAnsi="Times New Roman" w:cs="Times New Roman"/>
        </w:rPr>
        <w:t>Networks were 12 months old and</w:t>
      </w:r>
      <w:r w:rsidR="007A330E">
        <w:rPr>
          <w:rFonts w:ascii="Times New Roman" w:hAnsi="Times New Roman" w:cs="Times New Roman"/>
        </w:rPr>
        <w:t xml:space="preserve"> </w:t>
      </w:r>
      <w:r w:rsidR="00524642">
        <w:rPr>
          <w:rFonts w:ascii="Times New Roman" w:hAnsi="Times New Roman" w:cs="Times New Roman"/>
        </w:rPr>
        <w:t xml:space="preserve">were assigned either to the Experimental </w:t>
      </w:r>
      <w:r w:rsidR="00555070">
        <w:rPr>
          <w:rFonts w:ascii="Times New Roman" w:hAnsi="Times New Roman" w:cs="Times New Roman"/>
        </w:rPr>
        <w:t>or</w:t>
      </w:r>
      <w:r w:rsidR="00524642">
        <w:rPr>
          <w:rFonts w:ascii="Times New Roman" w:hAnsi="Times New Roman" w:cs="Times New Roman"/>
        </w:rPr>
        <w:t xml:space="preserve"> Control condition</w:t>
      </w:r>
      <w:r w:rsidR="00793AA2">
        <w:rPr>
          <w:rFonts w:ascii="Times New Roman" w:hAnsi="Times New Roman" w:cs="Times New Roman"/>
        </w:rPr>
        <w:t>.</w:t>
      </w:r>
      <w:r w:rsidR="00D1461A">
        <w:rPr>
          <w:rFonts w:ascii="Times New Roman" w:hAnsi="Times New Roman" w:cs="Times New Roman"/>
        </w:rPr>
        <w:t xml:space="preserve"> </w:t>
      </w:r>
      <w:ins w:id="343" w:author="Benton, Deon" w:date="2026-06-29T21:32:00Z" w16du:dateUtc="2026-06-30T02:32:00Z">
        <w:r w:rsidR="001902F7">
          <w:rPr>
            <w:rFonts w:ascii="Times New Roman" w:hAnsi="Times New Roman" w:cs="Times New Roman"/>
          </w:rPr>
          <w:t>The objects used</w:t>
        </w:r>
      </w:ins>
      <w:r w:rsidR="00D1461A">
        <w:rPr>
          <w:rFonts w:ascii="Times New Roman" w:hAnsi="Times New Roman" w:cs="Times New Roman"/>
        </w:rPr>
        <w:t xml:space="preserve"> during habituation possessed animate-typical features.</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51416C2"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26E0619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ins w:id="344" w:author="Benton, Deon" w:date="2026-06-29T21:32:00Z" w16du:dateUtc="2026-06-30T02:32:00Z">
        <w:r w:rsidR="001902F7">
          <w:rPr>
            <w:rFonts w:ascii="Times New Roman" w:hAnsi="Times New Roman" w:cs="Times New Roman"/>
          </w:rPr>
          <w:t>ALIAS’s responses across the conditions.</w:t>
        </w:r>
      </w:ins>
      <w:r>
        <w:rPr>
          <w:rFonts w:ascii="Times New Roman" w:hAnsi="Times New Roman" w:cs="Times New Roman"/>
        </w:rPr>
        <w:t xml:space="preserve"> Networks in the Experimental condition produced greater error to the Inefficient test event than</w:t>
      </w:r>
      <w:ins w:id="345" w:author="Benton, Deon" w:date="2026-06-29T21:51:00Z" w16du:dateUtc="2026-06-30T02:51:00Z">
        <w:r w:rsidR="00C41F59">
          <w:rPr>
            <w:rFonts w:ascii="Times New Roman" w:hAnsi="Times New Roman" w:cs="Times New Roman"/>
          </w:rPr>
          <w:t xml:space="preserve"> to</w:t>
        </w:r>
      </w:ins>
      <w:r>
        <w:rPr>
          <w:rFonts w:ascii="Times New Roman" w:hAnsi="Times New Roman" w:cs="Times New Roman"/>
        </w:rPr>
        <w:t xml:space="preserve"> the Efficient one</w:t>
      </w:r>
      <w:ins w:id="346" w:author="Benton, Deon" w:date="2026-06-29T21:33:00Z" w16du:dateUtc="2026-06-30T02:33:00Z">
        <w:r w:rsidR="00DC0F46">
          <w:rPr>
            <w:rFonts w:ascii="Times New Roman" w:hAnsi="Times New Roman" w:cs="Times New Roman"/>
          </w:rPr>
          <w:t xml:space="preserve"> in the Experimental condition</w:t>
        </w:r>
      </w:ins>
      <w:ins w:id="347" w:author="Benton, Deon" w:date="2026-06-29T21:51:00Z" w16du:dateUtc="2026-06-30T02:51:00Z">
        <w:r w:rsidR="00C41F59">
          <w:rPr>
            <w:rFonts w:ascii="Times New Roman" w:hAnsi="Times New Roman" w:cs="Times New Roman"/>
          </w:rPr>
          <w:t>. In contrast, networks</w:t>
        </w:r>
      </w:ins>
      <w:ins w:id="348" w:author="Benton, Deon" w:date="2026-06-29T21:33:00Z" w16du:dateUtc="2026-06-30T02:33:00Z">
        <w:r w:rsidR="00DC0F46">
          <w:rPr>
            <w:rFonts w:ascii="Times New Roman" w:hAnsi="Times New Roman" w:cs="Times New Roman"/>
          </w:rPr>
          <w:t xml:space="preserve"> in the Control condition </w:t>
        </w:r>
      </w:ins>
      <w:ins w:id="349" w:author="Benton, Deon" w:date="2026-06-29T21:34:00Z" w16du:dateUtc="2026-06-30T02:34:00Z">
        <w:r w:rsidR="00DC0F46">
          <w:rPr>
            <w:rFonts w:ascii="Times New Roman" w:hAnsi="Times New Roman" w:cs="Times New Roman"/>
          </w:rPr>
          <w:t>produced equivalent error to both test events</w:t>
        </w:r>
      </w:ins>
      <w:r>
        <w:rPr>
          <w:rFonts w:ascii="Times New Roman" w:hAnsi="Times New Roman" w:cs="Times New Roman"/>
        </w:rPr>
        <w:t xml:space="preserve">. </w:t>
      </w:r>
      <w:ins w:id="350" w:author="Benton, Deon" w:date="2026-06-29T21:42:00Z" w16du:dateUtc="2026-06-30T02:42:00Z">
        <w:r w:rsidR="00BE12CA">
          <w:rPr>
            <w:rFonts w:ascii="Times New Roman" w:hAnsi="Times New Roman" w:cs="Times New Roman"/>
          </w:rPr>
          <w:t>ALIAS thus reproduced the first target finding.</w:t>
        </w:r>
      </w:ins>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581AEAD4"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724E221B"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that</w:t>
      </w:r>
      <w:ins w:id="351" w:author="Benton, Deon" w:date="2026-06-29T21:43:00Z" w16du:dateUtc="2026-06-30T02:43:00Z">
        <w:r w:rsidR="00BE12CA">
          <w:rPr>
            <w:rFonts w:ascii="Times New Roman" w:hAnsi="Times New Roman" w:cs="Times New Roman"/>
          </w:rPr>
          <w:t>—like ALIAS</w:t>
        </w:r>
        <w:r w:rsidR="00C41F59">
          <w:rPr>
            <w:rFonts w:ascii="Times New Roman" w:hAnsi="Times New Roman" w:cs="Times New Roman"/>
          </w:rPr>
          <w:t>—VOM10’s criti</w:t>
        </w:r>
      </w:ins>
      <w:ins w:id="352" w:author="Benton, Deon" w:date="2026-06-29T21:44:00Z" w16du:dateUtc="2026-06-30T02:44:00Z">
        <w:r w:rsidR="00C41F59">
          <w:rPr>
            <w:rFonts w:ascii="Times New Roman" w:hAnsi="Times New Roman" w:cs="Times New Roman"/>
          </w:rPr>
          <w:t xml:space="preserve">cal units were more active during the Inefficient than the Efficient test event in the Experimental condition; these units were equivalently active in the Control condition. Although </w:t>
        </w:r>
      </w:ins>
      <w:ins w:id="353" w:author="Benton, Deon" w:date="2026-06-29T21:45:00Z" w16du:dateUtc="2026-06-30T02:45:00Z">
        <w:r w:rsidR="00C41F59">
          <w:rPr>
            <w:rFonts w:ascii="Times New Roman" w:hAnsi="Times New Roman" w:cs="Times New Roman"/>
          </w:rPr>
          <w:t>VOM10</w:t>
        </w:r>
      </w:ins>
      <w:ins w:id="354" w:author="Benton, Deon" w:date="2026-06-29T21:44:00Z" w16du:dateUtc="2026-06-30T02:44:00Z">
        <w:r w:rsidR="00C41F59">
          <w:rPr>
            <w:rFonts w:ascii="Times New Roman" w:hAnsi="Times New Roman" w:cs="Times New Roman"/>
          </w:rPr>
          <w:t xml:space="preserve"> also reproduced the first target f</w:t>
        </w:r>
      </w:ins>
      <w:ins w:id="355" w:author="Benton, Deon" w:date="2026-06-29T21:45:00Z" w16du:dateUtc="2026-06-30T02:45:00Z">
        <w:r w:rsidR="00C41F59">
          <w:rPr>
            <w:rFonts w:ascii="Times New Roman" w:hAnsi="Times New Roman" w:cs="Times New Roman"/>
          </w:rPr>
          <w:t xml:space="preserve">inding, </w:t>
        </w:r>
      </w:ins>
      <w:r w:rsidR="00376BBD">
        <w:rPr>
          <w:rFonts w:ascii="Times New Roman" w:hAnsi="Times New Roman" w:cs="Times New Roman"/>
        </w:rPr>
        <w:t xml:space="preserve">comparing </w:t>
      </w:r>
      <w:ins w:id="356" w:author="Benton, Deon" w:date="2026-06-29T21:45:00Z" w16du:dateUtc="2026-06-30T02:45:00Z">
        <w:r w:rsidR="00C41F59">
          <w:rPr>
            <w:rFonts w:ascii="Times New Roman" w:hAnsi="Times New Roman" w:cs="Times New Roman"/>
          </w:rPr>
          <w:t>its responses to those of</w:t>
        </w:r>
      </w:ins>
      <w:r w:rsidR="00376BBD">
        <w:rPr>
          <w:rFonts w:ascii="Times New Roman" w:hAnsi="Times New Roman" w:cs="Times New Roman"/>
        </w:rPr>
        <w:t xml:space="preserve"> ALIAS </w:t>
      </w:r>
      <w:r w:rsidR="00376BBD" w:rsidRPr="00376BBD">
        <w:rPr>
          <w:rFonts w:ascii="Times New Roman" w:hAnsi="Times New Roman" w:cs="Times New Roman"/>
        </w:rPr>
        <w:t>reveals that</w:t>
      </w:r>
      <w:ins w:id="357" w:author="Benton, Deon" w:date="2026-06-29T21:46:00Z" w16du:dateUtc="2026-06-30T02:46:00Z">
        <w:r w:rsidR="00C41F59">
          <w:rPr>
            <w:rFonts w:ascii="Times New Roman" w:hAnsi="Times New Roman" w:cs="Times New Roman"/>
          </w:rPr>
          <w:t xml:space="preserve"> the effect was smaller for VOM10 than for ALIAS.</w:t>
        </w:r>
      </w:ins>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33609CC"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2E545AD8"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r w:rsidR="006A6503">
        <w:rPr>
          <w:rFonts w:ascii="Times New Roman" w:hAnsi="Times New Roman" w:cs="Times New Roman"/>
        </w:rPr>
        <w:t>VOM10</w:t>
      </w:r>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r w:rsidR="006A6503">
        <w:rPr>
          <w:rFonts w:ascii="Times New Roman" w:hAnsi="Times New Roman" w:cs="Times New Roman"/>
        </w:rPr>
        <w:t>VOM10</w:t>
      </w:r>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w:t>
      </w:r>
      <w:r w:rsidR="00C64AAE">
        <w:rPr>
          <w:rFonts w:ascii="Times New Roman" w:hAnsi="Times New Roman" w:cs="Times New Roman"/>
        </w:rPr>
        <w:t>Figure 8 shows</w:t>
      </w:r>
      <w:r w:rsidR="00540CB3">
        <w:rPr>
          <w:rFonts w:ascii="Times New Roman" w:hAnsi="Times New Roman" w:cs="Times New Roman"/>
        </w:rPr>
        <w:t xml:space="preserve"> that</w:t>
      </w:r>
      <w:ins w:id="358" w:author="Benton, Deon" w:date="2026-06-29T21:46:00Z" w16du:dateUtc="2026-06-30T02:46:00Z">
        <w:r w:rsidR="00C41F59">
          <w:rPr>
            <w:rFonts w:ascii="Times New Roman" w:hAnsi="Times New Roman" w:cs="Times New Roman"/>
          </w:rPr>
          <w:t>, in contrast to VOM10,</w:t>
        </w:r>
      </w:ins>
      <w:r w:rsidR="00540CB3">
        <w:rPr>
          <w:rFonts w:ascii="Times New Roman" w:hAnsi="Times New Roman" w:cs="Times New Roman"/>
        </w:rPr>
        <w:t xml:space="preserve"> </w:t>
      </w:r>
      <w:r w:rsidR="006A6503">
        <w:rPr>
          <w:rFonts w:ascii="Times New Roman" w:hAnsi="Times New Roman" w:cs="Times New Roman"/>
        </w:rPr>
        <w:t>VOM10</w:t>
      </w:r>
      <w:r w:rsidR="00566545" w:rsidRPr="00566545">
        <w:rPr>
          <w:rFonts w:ascii="Times New Roman" w:hAnsi="Times New Roman" w:cs="Times New Roman"/>
        </w:rPr>
        <w:t>-2</w:t>
      </w:r>
      <w:ins w:id="359" w:author="Benton, Deon" w:date="2026-06-29T21:46:00Z" w16du:dateUtc="2026-06-30T02:46:00Z">
        <w:r w:rsidR="00C41F59">
          <w:rPr>
            <w:rFonts w:ascii="Times New Roman" w:hAnsi="Times New Roman" w:cs="Times New Roman"/>
          </w:rPr>
          <w:t>’s</w:t>
        </w:r>
      </w:ins>
      <w:r w:rsidR="00566545" w:rsidRPr="00566545">
        <w:rPr>
          <w:rFonts w:ascii="Times New Roman" w:hAnsi="Times New Roman" w:cs="Times New Roman"/>
        </w:rPr>
        <w:t xml:space="preserve"> </w:t>
      </w:r>
      <w:ins w:id="360" w:author="Benton, Deon" w:date="2026-06-29T21:47:00Z" w16du:dateUtc="2026-06-30T02:47:00Z">
        <w:r w:rsidR="00C41F59">
          <w:rPr>
            <w:rFonts w:ascii="Times New Roman" w:hAnsi="Times New Roman" w:cs="Times New Roman"/>
          </w:rPr>
          <w:t>critical units were more active during the Efficient than the Inefficient test event in the Control condition. These units showed equivalent activation in the Experimental condition.</w:t>
        </w:r>
      </w:ins>
      <w:ins w:id="361" w:author="Benton, Deon" w:date="2026-06-29T21:48:00Z" w16du:dateUtc="2026-06-30T02:48:00Z">
        <w:r w:rsidR="00C41F59">
          <w:rPr>
            <w:rFonts w:ascii="Times New Roman" w:hAnsi="Times New Roman" w:cs="Times New Roman"/>
          </w:rPr>
          <w:t xml:space="preserve"> Thus, VOM10-2 failed to capture the first finding.</w:t>
        </w:r>
      </w:ins>
      <w:ins w:id="362" w:author="Benton, Deon" w:date="2026-06-29T21:47:00Z" w16du:dateUtc="2026-06-30T02:47:00Z">
        <w:r w:rsidR="00C41F59">
          <w:rPr>
            <w:rFonts w:ascii="Times New Roman" w:hAnsi="Times New Roman" w:cs="Times New Roman"/>
          </w:rPr>
          <w:t xml:space="preserve"> </w:t>
        </w:r>
      </w:ins>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473E990C"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5475572D"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w:t>
      </w:r>
      <w:ins w:id="363" w:author="Benton, Deon" w:date="2026-06-29T21:48:00Z" w16du:dateUtc="2026-06-30T02:48:00Z">
        <w:r w:rsidR="00C41F59">
          <w:rPr>
            <w:rFonts w:ascii="Times New Roman" w:hAnsi="Times New Roman" w:cs="Times New Roman"/>
          </w:rPr>
          <w:t>Figure 9 shows that networks in both conditions produced greater</w:t>
        </w:r>
      </w:ins>
      <w:ins w:id="364" w:author="Benton, Deon" w:date="2026-06-29T21:49:00Z" w16du:dateUtc="2026-06-30T02:49:00Z">
        <w:r w:rsidR="00C41F59">
          <w:rPr>
            <w:rFonts w:ascii="Times New Roman" w:hAnsi="Times New Roman" w:cs="Times New Roman"/>
          </w:rPr>
          <w:t xml:space="preserve"> error to the Inefficient than to the Efficient event, although the effect was weaker in the Control than in the Experimental condition. </w:t>
        </w:r>
      </w:ins>
      <w:r w:rsidR="004E4E4E">
        <w:rPr>
          <w:rFonts w:ascii="Times New Roman" w:hAnsi="Times New Roman" w:cs="Times New Roman"/>
        </w:rPr>
        <w:t xml:space="preserve"> </w:t>
      </w:r>
      <w:ins w:id="365" w:author="Benton, Deon" w:date="2026-06-29T21:50:00Z" w16du:dateUtc="2026-06-30T02:50:00Z">
        <w:r w:rsidR="00C41F59">
          <w:rPr>
            <w:rFonts w:ascii="Times New Roman" w:hAnsi="Times New Roman" w:cs="Times New Roman"/>
          </w:rPr>
          <w:t xml:space="preserve">Thus, ALIAS-2 partially replicates the first finding. </w:t>
        </w:r>
      </w:ins>
    </w:p>
    <w:p w14:paraId="369E1647" w14:textId="36591F08" w:rsidR="006D0DBF" w:rsidRDefault="00457BF1" w:rsidP="00784D19">
      <w:pPr>
        <w:spacing w:line="480" w:lineRule="auto"/>
        <w:ind w:firstLine="720"/>
        <w:contextualSpacing/>
        <w:rPr>
          <w:ins w:id="366" w:author="Benton, Deon" w:date="2026-06-30T11:54:00Z" w16du:dateUtc="2026-06-30T16:54:00Z"/>
          <w:rFonts w:ascii="Times New Roman" w:hAnsi="Times New Roman" w:cs="Times New Roman"/>
        </w:rPr>
      </w:pPr>
      <w:ins w:id="367" w:author="Benton, Deon" w:date="2026-06-30T11:27:00Z" w16du:dateUtc="2026-06-30T16:27:00Z">
        <w:r w:rsidRPr="00457BF1">
          <w:rPr>
            <w:rFonts w:ascii="Times New Roman" w:hAnsi="Times New Roman" w:cs="Times New Roman"/>
          </w:rPr>
          <w:t xml:space="preserve">ALIAS’s—and to a lesser extent, ALIAS-2’s—ability to capture the first target finding suggests that it </w:t>
        </w:r>
      </w:ins>
      <w:ins w:id="368" w:author="Benton, Deon" w:date="2026-06-30T11:28:00Z" w16du:dateUtc="2026-06-30T16:28:00Z">
        <w:r>
          <w:rPr>
            <w:rFonts w:ascii="Times New Roman" w:hAnsi="Times New Roman" w:cs="Times New Roman"/>
          </w:rPr>
          <w:t>is premature</w:t>
        </w:r>
      </w:ins>
      <w:ins w:id="369" w:author="Benton, Deon" w:date="2026-06-30T11:27:00Z" w16du:dateUtc="2026-06-30T16:27:00Z">
        <w:r w:rsidRPr="00457BF1">
          <w:rPr>
            <w:rFonts w:ascii="Times New Roman" w:hAnsi="Times New Roman" w:cs="Times New Roman"/>
          </w:rPr>
          <w:t xml:space="preserve"> to use this finding to conclude that infants’ sensitivity to action efficiency stems from</w:t>
        </w:r>
      </w:ins>
      <w:ins w:id="370" w:author="Benton, Deon" w:date="2026-06-30T11:28:00Z" w16du:dateUtc="2026-06-30T16:28:00Z">
        <w:r>
          <w:rPr>
            <w:rFonts w:ascii="Times New Roman" w:hAnsi="Times New Roman" w:cs="Times New Roman"/>
          </w:rPr>
          <w:t xml:space="preserve"> specialized mechanisms supporting</w:t>
        </w:r>
      </w:ins>
      <w:ins w:id="371" w:author="Benton, Deon" w:date="2026-06-30T11:27:00Z" w16du:dateUtc="2026-06-30T16:27:00Z">
        <w:r w:rsidRPr="00457BF1">
          <w:rPr>
            <w:rFonts w:ascii="Times New Roman" w:hAnsi="Times New Roman" w:cs="Times New Roman"/>
          </w:rPr>
          <w:t xml:space="preserve"> rich notions of agents, goals, constraints, cost, and efficiency. Instead, these findings demonstrate that an associative learning mechanism is sufficient to reproduce this pattern of behavior. </w:t>
        </w:r>
      </w:ins>
      <w:ins w:id="372" w:author="Benton, Deon" w:date="2026-06-30T11:28:00Z" w16du:dateUtc="2026-06-30T16:28:00Z">
        <w:r>
          <w:rPr>
            <w:rFonts w:ascii="Times New Roman" w:hAnsi="Times New Roman" w:cs="Times New Roman"/>
          </w:rPr>
          <w:t>Nevertheless, it was</w:t>
        </w:r>
      </w:ins>
      <w:ins w:id="373" w:author="Benton, Deon" w:date="2026-06-30T11:27:00Z" w16du:dateUtc="2026-06-30T16:27:00Z">
        <w:r w:rsidRPr="00457BF1">
          <w:rPr>
            <w:rFonts w:ascii="Times New Roman" w:hAnsi="Times New Roman" w:cs="Times New Roman"/>
          </w:rPr>
          <w:t xml:space="preserve"> important to provide independent evidence that associative learning was responsible for ALIAS’s success. </w:t>
        </w:r>
      </w:ins>
      <w:ins w:id="374" w:author="Benton, Deon" w:date="2026-06-30T11:29:00Z" w16du:dateUtc="2026-06-30T16:29:00Z">
        <w:r>
          <w:rPr>
            <w:rFonts w:ascii="Times New Roman" w:hAnsi="Times New Roman" w:cs="Times New Roman"/>
          </w:rPr>
          <w:t xml:space="preserve">This can be achieved by tracing the model’s internal dynamics at various points throughout </w:t>
        </w:r>
        <w:r>
          <w:rPr>
            <w:rFonts w:ascii="Times New Roman" w:hAnsi="Times New Roman" w:cs="Times New Roman"/>
          </w:rPr>
          <w:lastRenderedPageBreak/>
          <w:t xml:space="preserve">processing. </w:t>
        </w:r>
      </w:ins>
      <w:ins w:id="375" w:author="Benton, Deon" w:date="2026-06-30T11:54:00Z" w16du:dateUtc="2026-06-30T16:54:00Z">
        <w:r w:rsidR="006D0DBF">
          <w:rPr>
            <w:rFonts w:ascii="Times New Roman" w:hAnsi="Times New Roman" w:cs="Times New Roman"/>
          </w:rPr>
          <w:t xml:space="preserve">Note that the mechanism described below is typical of most model runs, although the discussion </w:t>
        </w:r>
      </w:ins>
      <w:ins w:id="376" w:author="Benton, Deon" w:date="2026-06-30T11:55:00Z" w16du:dateUtc="2026-06-30T16:55:00Z">
        <w:r w:rsidR="006D0DBF">
          <w:rPr>
            <w:rFonts w:ascii="Times New Roman" w:hAnsi="Times New Roman" w:cs="Times New Roman"/>
          </w:rPr>
          <w:t>focuses on just one</w:t>
        </w:r>
      </w:ins>
      <w:ins w:id="377" w:author="Benton, Deon" w:date="2026-06-30T11:54:00Z" w16du:dateUtc="2026-06-30T16:54:00Z">
        <w:r w:rsidR="006D0DBF">
          <w:rPr>
            <w:rFonts w:ascii="Times New Roman" w:hAnsi="Times New Roman" w:cs="Times New Roman"/>
          </w:rPr>
          <w:t xml:space="preserve"> run. </w:t>
        </w:r>
      </w:ins>
    </w:p>
    <w:p w14:paraId="09C327B7" w14:textId="19ED107C" w:rsidR="00784D19" w:rsidRPr="00784D19" w:rsidRDefault="00457BF1" w:rsidP="00784D19">
      <w:pPr>
        <w:spacing w:line="480" w:lineRule="auto"/>
        <w:ind w:firstLine="720"/>
        <w:contextualSpacing/>
        <w:rPr>
          <w:ins w:id="378" w:author="Benton, Deon" w:date="2026-06-30T11:30:00Z" w16du:dateUtc="2026-06-30T16:30:00Z"/>
          <w:rFonts w:ascii="Times New Roman" w:hAnsi="Times New Roman" w:cs="Times New Roman"/>
        </w:rPr>
      </w:pPr>
      <w:ins w:id="379" w:author="Benton, Deon" w:date="2026-06-30T11:27:00Z" w16du:dateUtc="2026-06-30T16:27:00Z">
        <w:r w:rsidRPr="00457BF1">
          <w:rPr>
            <w:rFonts w:ascii="Times New Roman" w:hAnsi="Times New Roman" w:cs="Times New Roman"/>
          </w:rPr>
          <w:t>As described above, such processing began during the pretraining phase, in which networks were exposed repeatedly to events in which agents move along either straight or curved trajectories to reach other objects or agents.</w:t>
        </w:r>
      </w:ins>
      <w:ins w:id="380" w:author="Benton, Deon" w:date="2026-06-30T11:30:00Z" w16du:dateUtc="2026-06-30T16:30:00Z">
        <w:r w:rsidR="00784D19">
          <w:rPr>
            <w:rFonts w:ascii="Times New Roman" w:hAnsi="Times New Roman" w:cs="Times New Roman"/>
          </w:rPr>
          <w:t xml:space="preserve"> </w:t>
        </w:r>
        <w:r w:rsidR="00784D19" w:rsidRPr="00784D19">
          <w:rPr>
            <w:rFonts w:ascii="Times New Roman" w:hAnsi="Times New Roman" w:cs="Times New Roman"/>
          </w:rPr>
          <w:t xml:space="preserve">This pattern of activation is then propagated to the hidden layer via the weights </w:t>
        </w:r>
        <w:r w:rsidR="00784D19">
          <w:rPr>
            <w:rFonts w:ascii="Times New Roman" w:hAnsi="Times New Roman" w:cs="Times New Roman"/>
          </w:rPr>
          <w:t>between them</w:t>
        </w:r>
        <w:r w:rsidR="00784D19" w:rsidRPr="00784D19">
          <w:rPr>
            <w:rFonts w:ascii="Times New Roman" w:hAnsi="Times New Roman" w:cs="Times New Roman"/>
          </w:rPr>
          <w:t>.</w:t>
        </w:r>
      </w:ins>
      <w:ins w:id="381" w:author="Benton, Deon" w:date="2026-06-30T11:31:00Z" w16du:dateUtc="2026-06-30T16:31:00Z">
        <w:r w:rsidR="00784D19">
          <w:rPr>
            <w:rFonts w:ascii="Times New Roman" w:hAnsi="Times New Roman" w:cs="Times New Roman"/>
          </w:rPr>
          <w:t xml:space="preserve"> Because the network weights are small, random values at the beginning of training,</w:t>
        </w:r>
      </w:ins>
      <w:ins w:id="382" w:author="Benton, Deon" w:date="2026-06-30T11:30:00Z" w16du:dateUtc="2026-06-30T16:30:00Z">
        <w:r w:rsidR="00784D19" w:rsidRPr="00784D19">
          <w:rPr>
            <w:rFonts w:ascii="Times New Roman" w:hAnsi="Times New Roman" w:cs="Times New Roman"/>
          </w:rPr>
          <w:t xml:space="preserve"> </w:t>
        </w:r>
      </w:ins>
      <w:ins w:id="383" w:author="Benton, Deon" w:date="2026-06-30T11:31:00Z" w16du:dateUtc="2026-06-30T16:31:00Z">
        <w:r w:rsidR="00784D19">
          <w:rPr>
            <w:rFonts w:ascii="Times New Roman" w:hAnsi="Times New Roman" w:cs="Times New Roman"/>
          </w:rPr>
          <w:t>this</w:t>
        </w:r>
      </w:ins>
      <w:ins w:id="384" w:author="Benton, Deon" w:date="2026-06-30T11:30:00Z" w16du:dateUtc="2026-06-30T16:30:00Z">
        <w:r w:rsidR="00784D19" w:rsidRPr="00784D19">
          <w:rPr>
            <w:rFonts w:ascii="Times New Roman" w:hAnsi="Times New Roman" w:cs="Times New Roman"/>
          </w:rPr>
          <w:t xml:space="preserve"> pattern of activity does not reflect anything meaningful about the input to the model. This hidden activity nevertheless propagates to, and elicits a corresponding pattern of activity over, the output groups in the output layer</w:t>
        </w:r>
      </w:ins>
      <w:ins w:id="385" w:author="Benton, Deon" w:date="2026-06-30T11:33:00Z" w16du:dateUtc="2026-06-30T16:33:00Z">
        <w:r w:rsidR="00752428">
          <w:rPr>
            <w:rFonts w:ascii="Times New Roman" w:hAnsi="Times New Roman" w:cs="Times New Roman"/>
          </w:rPr>
          <w:t xml:space="preserve"> via the weights connecting them</w:t>
        </w:r>
      </w:ins>
      <w:ins w:id="386" w:author="Benton, Deon" w:date="2026-06-30T11:30:00Z" w16du:dateUtc="2026-06-30T16:30:00Z">
        <w:r w:rsidR="00784D19" w:rsidRPr="00784D19">
          <w:rPr>
            <w:rFonts w:ascii="Times New Roman" w:hAnsi="Times New Roman" w:cs="Times New Roman"/>
          </w:rPr>
          <w:t>. This pattern of activation is then compared to the target pattern of activation</w:t>
        </w:r>
      </w:ins>
      <w:ins w:id="387" w:author="Benton, Deon" w:date="2026-06-30T11:33:00Z" w16du:dateUtc="2026-06-30T16:33:00Z">
        <w:r w:rsidR="00752428">
          <w:rPr>
            <w:rFonts w:ascii="Times New Roman" w:hAnsi="Times New Roman" w:cs="Times New Roman"/>
          </w:rPr>
          <w:t>, and any discrepancy between the two is treated as error</w:t>
        </w:r>
      </w:ins>
      <w:ins w:id="388" w:author="Benton, Deon" w:date="2026-06-30T11:30:00Z" w16du:dateUtc="2026-06-30T16:30:00Z">
        <w:r w:rsidR="00784D19" w:rsidRPr="00784D19">
          <w:rPr>
            <w:rFonts w:ascii="Times New Roman" w:hAnsi="Times New Roman" w:cs="Times New Roman"/>
          </w:rPr>
          <w:t>.</w:t>
        </w:r>
      </w:ins>
      <w:ins w:id="389" w:author="Benton, Deon" w:date="2026-06-30T11:34:00Z" w16du:dateUtc="2026-06-30T16:34:00Z">
        <w:r w:rsidR="00752428">
          <w:rPr>
            <w:rFonts w:ascii="Times New Roman" w:hAnsi="Times New Roman" w:cs="Times New Roman"/>
          </w:rPr>
          <w:t xml:space="preserve"> The network</w:t>
        </w:r>
      </w:ins>
      <w:ins w:id="390" w:author="Benton, Deon" w:date="2026-06-30T11:35:00Z" w16du:dateUtc="2026-06-30T16:35:00Z">
        <w:r w:rsidR="00420863">
          <w:rPr>
            <w:rFonts w:ascii="Times New Roman" w:hAnsi="Times New Roman" w:cs="Times New Roman"/>
          </w:rPr>
          <w:t xml:space="preserve"> then</w:t>
        </w:r>
      </w:ins>
      <w:ins w:id="391" w:author="Benton, Deon" w:date="2026-06-30T11:34:00Z" w16du:dateUtc="2026-06-30T16:34:00Z">
        <w:r w:rsidR="00752428">
          <w:rPr>
            <w:rFonts w:ascii="Times New Roman" w:hAnsi="Times New Roman" w:cs="Times New Roman"/>
          </w:rPr>
          <w:t xml:space="preserve"> uses this error</w:t>
        </w:r>
      </w:ins>
      <w:ins w:id="392" w:author="Benton, Deon" w:date="2026-06-30T11:30:00Z" w16du:dateUtc="2026-06-30T16:30:00Z">
        <w:r w:rsidR="00784D19" w:rsidRPr="00784D19">
          <w:rPr>
            <w:rFonts w:ascii="Times New Roman" w:hAnsi="Times New Roman" w:cs="Times New Roman"/>
          </w:rPr>
          <w:t xml:space="preserve"> to adjust the weights throughout the network. </w:t>
        </w:r>
      </w:ins>
    </w:p>
    <w:p w14:paraId="1A737D7C" w14:textId="1FB0DB16" w:rsidR="002A5455" w:rsidRDefault="00784D19" w:rsidP="00784D19">
      <w:pPr>
        <w:spacing w:line="480" w:lineRule="auto"/>
        <w:ind w:firstLine="720"/>
        <w:contextualSpacing/>
        <w:rPr>
          <w:rFonts w:ascii="Times New Roman" w:hAnsi="Times New Roman" w:cs="Times New Roman"/>
        </w:rPr>
      </w:pPr>
      <w:ins w:id="393" w:author="Benton, Deon" w:date="2026-06-30T11:30:00Z" w16du:dateUtc="2026-06-30T16:30:00Z">
        <w:r w:rsidRPr="00784D19">
          <w:rPr>
            <w:rFonts w:ascii="Times New Roman" w:hAnsi="Times New Roman" w:cs="Times New Roman"/>
          </w:rPr>
          <w:t xml:space="preserve">Crucially, from the </w:t>
        </w:r>
      </w:ins>
      <w:ins w:id="394" w:author="Benton, Deon" w:date="2026-06-30T11:46:00Z" w16du:dateUtc="2026-06-30T16:46:00Z">
        <w:r w:rsidR="00377518">
          <w:rPr>
            <w:rFonts w:ascii="Times New Roman" w:hAnsi="Times New Roman" w:cs="Times New Roman"/>
          </w:rPr>
          <w:t>outset of the pretraining phase</w:t>
        </w:r>
      </w:ins>
      <w:ins w:id="395" w:author="Benton, Deon" w:date="2026-06-30T11:30:00Z" w16du:dateUtc="2026-06-30T16:30:00Z">
        <w:r w:rsidRPr="00784D19">
          <w:rPr>
            <w:rFonts w:ascii="Times New Roman" w:hAnsi="Times New Roman" w:cs="Times New Roman"/>
          </w:rPr>
          <w:t xml:space="preserve">, </w:t>
        </w:r>
      </w:ins>
      <w:ins w:id="396" w:author="Benton, Deon" w:date="2026-06-30T11:40:00Z" w16du:dateUtc="2026-06-30T16:40:00Z">
        <w:r w:rsidR="00024A54">
          <w:rPr>
            <w:rFonts w:ascii="Times New Roman" w:hAnsi="Times New Roman" w:cs="Times New Roman"/>
          </w:rPr>
          <w:t>linear and arced motion events</w:t>
        </w:r>
        <w:r w:rsidR="007D46E9">
          <w:rPr>
            <w:rFonts w:ascii="Times New Roman" w:hAnsi="Times New Roman" w:cs="Times New Roman"/>
          </w:rPr>
          <w:t xml:space="preserve"> produce distinct </w:t>
        </w:r>
      </w:ins>
      <w:ins w:id="397" w:author="Benton, Deon" w:date="2026-06-30T11:47:00Z" w16du:dateUtc="2026-06-30T16:47:00Z">
        <w:r w:rsidR="007B4A1C">
          <w:rPr>
            <w:rFonts w:ascii="Times New Roman" w:hAnsi="Times New Roman" w:cs="Times New Roman"/>
          </w:rPr>
          <w:t>error patterns</w:t>
        </w:r>
      </w:ins>
      <w:ins w:id="398" w:author="Benton, Deon" w:date="2026-06-30T11:40:00Z" w16du:dateUtc="2026-06-30T16:40:00Z">
        <w:r w:rsidR="007D46E9">
          <w:rPr>
            <w:rFonts w:ascii="Times New Roman" w:hAnsi="Times New Roman" w:cs="Times New Roman"/>
          </w:rPr>
          <w:t xml:space="preserve"> </w:t>
        </w:r>
      </w:ins>
      <w:ins w:id="399" w:author="Benton, Deon" w:date="2026-06-30T11:41:00Z" w16du:dateUtc="2026-06-30T16:41:00Z">
        <w:r w:rsidR="007D46E9">
          <w:rPr>
            <w:rFonts w:ascii="Times New Roman" w:hAnsi="Times New Roman" w:cs="Times New Roman"/>
          </w:rPr>
          <w:t>over the output groups because they activate different perceptual features.</w:t>
        </w:r>
      </w:ins>
      <w:ins w:id="400" w:author="Benton, Deon" w:date="2026-06-30T11:42:00Z" w16du:dateUtc="2026-06-30T16:42:00Z">
        <w:r w:rsidR="007D46E9">
          <w:rPr>
            <w:rFonts w:ascii="Times New Roman" w:hAnsi="Times New Roman" w:cs="Times New Roman"/>
          </w:rPr>
          <w:t xml:space="preserve"> A corollary of these disparate error signals is that both action events</w:t>
        </w:r>
      </w:ins>
      <w:ins w:id="401" w:author="Benton, Deon" w:date="2026-06-30T11:30:00Z" w16du:dateUtc="2026-06-30T16:30:00Z">
        <w:r w:rsidRPr="00784D19">
          <w:rPr>
            <w:rFonts w:ascii="Times New Roman" w:hAnsi="Times New Roman" w:cs="Times New Roman"/>
          </w:rPr>
          <w:t xml:space="preserve"> cause the </w:t>
        </w:r>
      </w:ins>
      <w:ins w:id="402" w:author="Benton, Deon" w:date="2026-06-30T11:43:00Z" w16du:dateUtc="2026-06-30T16:43:00Z">
        <w:r w:rsidR="00663CAF">
          <w:rPr>
            <w:rFonts w:ascii="Times New Roman" w:hAnsi="Times New Roman" w:cs="Times New Roman"/>
          </w:rPr>
          <w:t>weights throughout the network to</w:t>
        </w:r>
      </w:ins>
      <w:ins w:id="403" w:author="Benton, Deon" w:date="2026-06-30T11:30:00Z" w16du:dateUtc="2026-06-30T16:30:00Z">
        <w:r w:rsidRPr="00784D19">
          <w:rPr>
            <w:rFonts w:ascii="Times New Roman" w:hAnsi="Times New Roman" w:cs="Times New Roman"/>
          </w:rPr>
          <w:t xml:space="preserve"> move in different directions. </w:t>
        </w:r>
      </w:ins>
      <w:r w:rsidR="003D2C3B">
        <w:rPr>
          <w:rFonts w:ascii="Times New Roman" w:hAnsi="Times New Roman" w:cs="Times New Roman"/>
        </w:rPr>
        <w:t xml:space="preserve">The accumulated weight changes create distinct hidden representations for linear and arced motion. </w:t>
      </w:r>
      <w:ins w:id="404" w:author="Benton, Deon" w:date="2026-06-30T11:45:00Z" w16du:dateUtc="2026-06-30T16:45:00Z">
        <w:r w:rsidR="00377518">
          <w:rPr>
            <w:rFonts w:ascii="Times New Roman" w:hAnsi="Times New Roman" w:cs="Times New Roman"/>
          </w:rPr>
          <w:t xml:space="preserve">As these weight changes accumulate, </w:t>
        </w:r>
      </w:ins>
      <w:ins w:id="405" w:author="Benton, Deon" w:date="2026-06-30T11:30:00Z" w16du:dateUtc="2026-06-30T16:30:00Z">
        <w:r w:rsidRPr="00784D19">
          <w:rPr>
            <w:rFonts w:ascii="Times New Roman" w:hAnsi="Times New Roman" w:cs="Times New Roman"/>
          </w:rPr>
          <w:t>meaningfully distinct hidden representations</w:t>
        </w:r>
      </w:ins>
      <w:ins w:id="406" w:author="Benton, Deon" w:date="2026-06-30T11:46:00Z" w16du:dateUtc="2026-06-30T16:46:00Z">
        <w:r w:rsidR="00377518">
          <w:rPr>
            <w:rFonts w:ascii="Times New Roman" w:hAnsi="Times New Roman" w:cs="Times New Roman"/>
          </w:rPr>
          <w:t xml:space="preserve"> begin to emerge</w:t>
        </w:r>
      </w:ins>
      <w:ins w:id="407" w:author="Benton, Deon" w:date="2026-06-30T11:30:00Z" w16du:dateUtc="2026-06-30T16:30:00Z">
        <w:r w:rsidRPr="00784D19">
          <w:rPr>
            <w:rFonts w:ascii="Times New Roman" w:hAnsi="Times New Roman" w:cs="Times New Roman"/>
          </w:rPr>
          <w:t xml:space="preserve"> for both types of motion</w:t>
        </w:r>
      </w:ins>
      <w:r w:rsidR="00C22238">
        <w:rPr>
          <w:rFonts w:ascii="Times New Roman" w:hAnsi="Times New Roman" w:cs="Times New Roman"/>
        </w:rPr>
        <w:t xml:space="preserve"> and their corresponding statistical regularities</w:t>
      </w:r>
      <w:ins w:id="408" w:author="Benton, Deon" w:date="2026-06-30T11:30:00Z" w16du:dateUtc="2026-06-30T16:30:00Z">
        <w:r w:rsidRPr="00784D19">
          <w:rPr>
            <w:rFonts w:ascii="Times New Roman" w:hAnsi="Times New Roman" w:cs="Times New Roman"/>
          </w:rPr>
          <w:t>.</w:t>
        </w:r>
      </w:ins>
      <w:r w:rsidR="003D2C3B">
        <w:rPr>
          <w:rFonts w:ascii="Times New Roman" w:hAnsi="Times New Roman" w:cs="Times New Roman"/>
        </w:rPr>
        <w:t xml:space="preserve"> As is described more below, test responses</w:t>
      </w:r>
      <w:r w:rsidR="00B068E5">
        <w:rPr>
          <w:rFonts w:ascii="Times New Roman" w:hAnsi="Times New Roman" w:cs="Times New Roman"/>
        </w:rPr>
        <w:t xml:space="preserve"> then</w:t>
      </w:r>
      <w:r w:rsidR="003D2C3B">
        <w:rPr>
          <w:rFonts w:ascii="Times New Roman" w:hAnsi="Times New Roman" w:cs="Times New Roman"/>
        </w:rPr>
        <w:t xml:space="preserve"> arise, at least in part, </w:t>
      </w:r>
      <w:r w:rsidR="00C22238">
        <w:rPr>
          <w:rFonts w:ascii="Times New Roman" w:hAnsi="Times New Roman" w:cs="Times New Roman"/>
        </w:rPr>
        <w:t>because presenting part of a feature bundle reactivates the remaining features.</w:t>
      </w: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85B71">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5D571517">
                  <wp:extent cx="5514975" cy="3676650"/>
                  <wp:effectExtent l="0" t="0" r="9525"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2"/>
                          <a:stretch>
                            <a:fillRect/>
                          </a:stretch>
                        </pic:blipFill>
                        <pic:spPr>
                          <a:xfrm>
                            <a:off x="0" y="0"/>
                            <a:ext cx="5517518" cy="3678345"/>
                          </a:xfrm>
                          <a:prstGeom prst="rect">
                            <a:avLst/>
                          </a:prstGeom>
                        </pic:spPr>
                      </pic:pic>
                    </a:graphicData>
                  </a:graphic>
                </wp:inline>
              </w:drawing>
            </w:r>
          </w:p>
        </w:tc>
      </w:tr>
    </w:tbl>
    <w:p w14:paraId="2C53863B" w14:textId="15239A81"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Mechanism underpinning ALIAS’s responses during the Inconsistent test event</w:t>
      </w:r>
      <w:r w:rsidR="00881931">
        <w:rPr>
          <w:rFonts w:ascii="Times New Roman" w:hAnsi="Times New Roman" w:cs="Times New Roman"/>
          <w:color w:val="000000" w:themeColor="text1"/>
          <w:sz w:val="24"/>
          <w:szCs w:val="24"/>
        </w:rPr>
        <w:t xml:space="preserve"> in the Experimental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and looking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ins w:id="409" w:author="Benton, Deon" w:date="2026-06-29T21:54:00Z" w16du:dateUtc="2026-06-30T02:54:00Z">
        <w:r w:rsidR="00EE5221">
          <w:rPr>
            <w:rFonts w:ascii="Times New Roman" w:hAnsi="Times New Roman" w:cs="Times New Roman"/>
            <w:i w:val="0"/>
            <w:iCs w:val="0"/>
            <w:color w:val="000000" w:themeColor="text1"/>
            <w:sz w:val="24"/>
            <w:szCs w:val="24"/>
          </w:rPr>
          <w:t xml:space="preserve"> This results pattern was typical of most model runs.</w:t>
        </w:r>
      </w:ins>
    </w:p>
    <w:p w14:paraId="1B515456" w14:textId="77777777" w:rsidR="002A5455" w:rsidRDefault="002A5455" w:rsidP="002A5455">
      <w:pPr>
        <w:spacing w:line="480" w:lineRule="auto"/>
        <w:contextualSpacing/>
        <w:rPr>
          <w:rFonts w:ascii="Times New Roman" w:hAnsi="Times New Roman" w:cs="Times New Roman"/>
        </w:rPr>
      </w:pPr>
    </w:p>
    <w:p w14:paraId="1E9B6EAC" w14:textId="485B9318" w:rsidR="00F22C19" w:rsidRDefault="006A08EF" w:rsidP="00A86619">
      <w:pPr>
        <w:spacing w:line="480" w:lineRule="auto"/>
        <w:ind w:firstLine="720"/>
        <w:contextualSpacing/>
        <w:rPr>
          <w:ins w:id="410" w:author="Benton, Deon" w:date="2026-06-30T11:53:00Z" w16du:dateUtc="2026-06-30T16:53:00Z"/>
          <w:rFonts w:ascii="Times New Roman" w:hAnsi="Times New Roman" w:cs="Times New Roman"/>
        </w:rPr>
      </w:pPr>
      <w:ins w:id="411" w:author="Benton, Deon" w:date="2026-06-30T13:26:00Z" w16du:dateUtc="2026-06-30T18:26:00Z">
        <w:r>
          <w:rPr>
            <w:rFonts w:ascii="Times New Roman" w:hAnsi="Times New Roman" w:cs="Times New Roman"/>
          </w:rPr>
          <w:t>At the conclusion of the pretraining phase, networks enter</w:t>
        </w:r>
      </w:ins>
      <w:ins w:id="412" w:author="Benton, Deon" w:date="2026-06-30T13:47:00Z" w16du:dateUtc="2026-06-30T18:47:00Z">
        <w:r w:rsidR="0022435E">
          <w:rPr>
            <w:rFonts w:ascii="Times New Roman" w:hAnsi="Times New Roman" w:cs="Times New Roman"/>
          </w:rPr>
          <w:t>ed</w:t>
        </w:r>
      </w:ins>
      <w:ins w:id="413" w:author="Benton, Deon" w:date="2026-06-30T13:26:00Z" w16du:dateUtc="2026-06-30T18:26:00Z">
        <w:r>
          <w:rPr>
            <w:rFonts w:ascii="Times New Roman" w:hAnsi="Times New Roman" w:cs="Times New Roman"/>
          </w:rPr>
          <w:t xml:space="preserve"> the habituation phase.</w:t>
        </w:r>
      </w:ins>
      <w:ins w:id="414" w:author="Benton, Deon" w:date="2026-06-30T11:49:00Z" w16du:dateUtc="2026-06-30T16:49:00Z">
        <w:r w:rsidR="00134228" w:rsidRPr="00134228">
          <w:rPr>
            <w:rFonts w:ascii="Times New Roman" w:hAnsi="Times New Roman" w:cs="Times New Roman"/>
          </w:rPr>
          <w:t xml:space="preserve"> For </w:t>
        </w:r>
      </w:ins>
      <w:ins w:id="415" w:author="Benton, Deon" w:date="2026-06-30T13:47:00Z" w16du:dateUtc="2026-06-30T18:47:00Z">
        <w:r w:rsidR="00C76FBA">
          <w:rPr>
            <w:rFonts w:ascii="Times New Roman" w:hAnsi="Times New Roman" w:cs="Times New Roman"/>
          </w:rPr>
          <w:t>those in</w:t>
        </w:r>
      </w:ins>
      <w:ins w:id="416" w:author="Benton, Deon" w:date="2026-06-30T11:49:00Z" w16du:dateUtc="2026-06-30T16:49:00Z">
        <w:r w:rsidR="00134228" w:rsidRPr="00134228">
          <w:rPr>
            <w:rFonts w:ascii="Times New Roman" w:hAnsi="Times New Roman" w:cs="Times New Roman"/>
          </w:rPr>
          <w:t xml:space="preserve"> the </w:t>
        </w:r>
      </w:ins>
      <w:ins w:id="417" w:author="Benton, Deon" w:date="2026-06-30T11:50:00Z" w16du:dateUtc="2026-06-30T16:50:00Z">
        <w:r w:rsidR="00134228">
          <w:rPr>
            <w:rFonts w:ascii="Times New Roman" w:hAnsi="Times New Roman" w:cs="Times New Roman"/>
          </w:rPr>
          <w:t>Exp</w:t>
        </w:r>
      </w:ins>
      <w:ins w:id="418" w:author="Benton, Deon" w:date="2026-06-30T11:49:00Z" w16du:dateUtc="2026-06-30T16:49:00Z">
        <w:r w:rsidR="00134228" w:rsidRPr="00134228">
          <w:rPr>
            <w:rFonts w:ascii="Times New Roman" w:hAnsi="Times New Roman" w:cs="Times New Roman"/>
          </w:rPr>
          <w:t xml:space="preserve">erimental condition, </w:t>
        </w:r>
      </w:ins>
      <w:ins w:id="419" w:author="Benton, Deon" w:date="2026-06-30T13:47:00Z" w16du:dateUtc="2026-06-30T18:47:00Z">
        <w:r w:rsidR="00771749">
          <w:rPr>
            <w:rFonts w:ascii="Times New Roman" w:hAnsi="Times New Roman" w:cs="Times New Roman"/>
          </w:rPr>
          <w:t xml:space="preserve">four </w:t>
        </w:r>
      </w:ins>
      <w:ins w:id="420" w:author="Benton, Deon" w:date="2026-06-30T11:53:00Z" w16du:dateUtc="2026-06-30T16:53:00Z">
        <w:r w:rsidR="00F22C19">
          <w:rPr>
            <w:rFonts w:ascii="Times New Roman" w:hAnsi="Times New Roman" w:cs="Times New Roman"/>
          </w:rPr>
          <w:t xml:space="preserve">of the input features were familiar </w:t>
        </w:r>
        <w:r w:rsidR="00F22C19" w:rsidRPr="00134228">
          <w:rPr>
            <w:rFonts w:ascii="Times New Roman" w:hAnsi="Times New Roman" w:cs="Times New Roman"/>
          </w:rPr>
          <w:t xml:space="preserve">(i.e., </w:t>
        </w:r>
        <w:r w:rsidR="00F22C19">
          <w:rPr>
            <w:rFonts w:ascii="Times New Roman" w:hAnsi="Times New Roman" w:cs="Times New Roman"/>
          </w:rPr>
          <w:t>Obstacle Horizontal</w:t>
        </w:r>
        <w:r w:rsidR="00F22C19" w:rsidRPr="00134228">
          <w:rPr>
            <w:rFonts w:ascii="Times New Roman" w:hAnsi="Times New Roman" w:cs="Times New Roman"/>
          </w:rPr>
          <w:t xml:space="preserve"> Position Middle, Arc Apex-Obstacle Gap minimal separation, Spatially Contiguous, and Arc Path).</w:t>
        </w:r>
        <w:r w:rsidR="00F22C19">
          <w:rPr>
            <w:rFonts w:ascii="Times New Roman" w:hAnsi="Times New Roman" w:cs="Times New Roman"/>
          </w:rPr>
          <w:t xml:space="preserve"> </w:t>
        </w:r>
      </w:ins>
      <w:ins w:id="421" w:author="Benton, Deon" w:date="2026-06-30T13:47:00Z" w16du:dateUtc="2026-06-30T18:47:00Z">
        <w:r w:rsidR="00771749">
          <w:rPr>
            <w:rFonts w:ascii="Times New Roman" w:hAnsi="Times New Roman" w:cs="Times New Roman"/>
          </w:rPr>
          <w:t>These features</w:t>
        </w:r>
      </w:ins>
      <w:ins w:id="422" w:author="Benton, Deon" w:date="2026-06-30T11:55:00Z" w16du:dateUtc="2026-06-30T16:55:00Z">
        <w:r w:rsidR="00514D2C">
          <w:rPr>
            <w:rFonts w:ascii="Times New Roman" w:hAnsi="Times New Roman" w:cs="Times New Roman"/>
          </w:rPr>
          <w:t xml:space="preserve"> </w:t>
        </w:r>
        <w:r w:rsidR="00514D2C" w:rsidRPr="00134228">
          <w:rPr>
            <w:rFonts w:ascii="Times New Roman" w:hAnsi="Times New Roman" w:cs="Times New Roman"/>
          </w:rPr>
          <w:t>activated</w:t>
        </w:r>
      </w:ins>
      <w:ins w:id="423" w:author="Benton, Deon" w:date="2026-06-30T11:56:00Z" w16du:dateUtc="2026-06-30T16:56:00Z">
        <w:r w:rsidR="00514D2C">
          <w:rPr>
            <w:rFonts w:ascii="Times New Roman" w:hAnsi="Times New Roman" w:cs="Times New Roman"/>
          </w:rPr>
          <w:t xml:space="preserve"> at the output layer</w:t>
        </w:r>
      </w:ins>
      <w:r w:rsidR="00293CB6">
        <w:rPr>
          <w:rFonts w:ascii="Times New Roman" w:hAnsi="Times New Roman" w:cs="Times New Roman"/>
        </w:rPr>
        <w:t>—via the hidden layer—</w:t>
      </w:r>
      <w:ins w:id="424" w:author="Benton, Deon" w:date="2026-06-30T11:55:00Z" w16du:dateUtc="2026-06-30T16:55:00Z">
        <w:r w:rsidR="00514D2C" w:rsidRPr="00134228">
          <w:rPr>
            <w:rFonts w:ascii="Times New Roman" w:hAnsi="Times New Roman" w:cs="Times New Roman"/>
          </w:rPr>
          <w:t xml:space="preserve">the features </w:t>
        </w:r>
      </w:ins>
      <w:ins w:id="425" w:author="Benton, Deon" w:date="2026-06-30T11:56:00Z" w16du:dateUtc="2026-06-30T16:56:00Z">
        <w:r w:rsidR="00514D2C">
          <w:rPr>
            <w:rFonts w:ascii="Times New Roman" w:hAnsi="Times New Roman" w:cs="Times New Roman"/>
          </w:rPr>
          <w:t>they co-occurred</w:t>
        </w:r>
      </w:ins>
      <w:ins w:id="426" w:author="Benton, Deon" w:date="2026-06-30T11:55:00Z" w16du:dateUtc="2026-06-30T16:55:00Z">
        <w:r w:rsidR="00514D2C" w:rsidRPr="00134228">
          <w:rPr>
            <w:rFonts w:ascii="Times New Roman" w:hAnsi="Times New Roman" w:cs="Times New Roman"/>
          </w:rPr>
          <w:t xml:space="preserve"> with during the pretraining phase.</w:t>
        </w:r>
      </w:ins>
      <w:ins w:id="427" w:author="Benton, Deon" w:date="2026-06-30T11:56:00Z" w16du:dateUtc="2026-06-30T16:56:00Z">
        <w:r w:rsidR="004B031B">
          <w:rPr>
            <w:rFonts w:ascii="Times New Roman" w:hAnsi="Times New Roman" w:cs="Times New Roman"/>
          </w:rPr>
          <w:t xml:space="preserve"> </w:t>
        </w:r>
        <w:r w:rsidR="004B031B" w:rsidRPr="00134228">
          <w:rPr>
            <w:rFonts w:ascii="Times New Roman" w:hAnsi="Times New Roman" w:cs="Times New Roman"/>
          </w:rPr>
          <w:t>By contrast, because the</w:t>
        </w:r>
        <w:r w:rsidR="004B031B">
          <w:rPr>
            <w:rFonts w:ascii="Times New Roman" w:hAnsi="Times New Roman" w:cs="Times New Roman"/>
          </w:rPr>
          <w:t xml:space="preserve"> remaining two features were novel (i.e., </w:t>
        </w:r>
      </w:ins>
      <w:ins w:id="428" w:author="Benton, Deon" w:date="2026-06-30T11:57:00Z" w16du:dateUtc="2026-06-30T16:57:00Z">
        <w:r w:rsidR="004B031B" w:rsidRPr="00134228">
          <w:rPr>
            <w:rFonts w:ascii="Times New Roman" w:hAnsi="Times New Roman" w:cs="Times New Roman"/>
          </w:rPr>
          <w:t>Obstacle Height 4 and Arc Peak Height 4</w:t>
        </w:r>
        <w:r w:rsidR="004B031B">
          <w:rPr>
            <w:rFonts w:ascii="Times New Roman" w:hAnsi="Times New Roman" w:cs="Times New Roman"/>
          </w:rPr>
          <w:t>)</w:t>
        </w:r>
      </w:ins>
      <w:ins w:id="429" w:author="Benton, Deon" w:date="2026-06-30T11:56:00Z" w16du:dateUtc="2026-06-30T16:56:00Z">
        <w:r w:rsidR="004B031B" w:rsidRPr="00134228">
          <w:rPr>
            <w:rFonts w:ascii="Times New Roman" w:hAnsi="Times New Roman" w:cs="Times New Roman"/>
          </w:rPr>
          <w:t xml:space="preserve">, new associations had to be formed </w:t>
        </w:r>
      </w:ins>
      <w:ins w:id="430" w:author="Benton, Deon" w:date="2026-06-30T12:51:00Z" w16du:dateUtc="2026-06-30T17:51:00Z">
        <w:r w:rsidR="00E61901">
          <w:rPr>
            <w:rFonts w:ascii="Times New Roman" w:hAnsi="Times New Roman" w:cs="Times New Roman"/>
          </w:rPr>
          <w:t xml:space="preserve">between </w:t>
        </w:r>
      </w:ins>
      <w:ins w:id="431" w:author="Benton, Deon" w:date="2026-06-30T13:36:00Z" w16du:dateUtc="2026-06-30T18:36:00Z">
        <w:r w:rsidR="00C521E2">
          <w:rPr>
            <w:rFonts w:ascii="Times New Roman" w:hAnsi="Times New Roman" w:cs="Times New Roman"/>
          </w:rPr>
          <w:t>them</w:t>
        </w:r>
      </w:ins>
      <w:ins w:id="432" w:author="Benton, Deon" w:date="2026-06-30T11:56:00Z" w16du:dateUtc="2026-06-30T16:56:00Z">
        <w:r w:rsidR="004B031B" w:rsidRPr="00134228">
          <w:rPr>
            <w:rFonts w:ascii="Times New Roman" w:hAnsi="Times New Roman" w:cs="Times New Roman"/>
          </w:rPr>
          <w:t>.</w:t>
        </w:r>
      </w:ins>
      <w:ins w:id="433" w:author="Benton, Deon" w:date="2026-06-30T12:50:00Z" w16du:dateUtc="2026-06-30T17:50:00Z">
        <w:r w:rsidR="004C018F">
          <w:rPr>
            <w:rFonts w:ascii="Times New Roman" w:hAnsi="Times New Roman" w:cs="Times New Roman"/>
          </w:rPr>
          <w:t xml:space="preserve"> </w:t>
        </w:r>
        <w:r w:rsidR="004C018F" w:rsidRPr="00134228">
          <w:rPr>
            <w:rFonts w:ascii="Times New Roman" w:hAnsi="Times New Roman" w:cs="Times New Roman"/>
          </w:rPr>
          <w:t xml:space="preserve">Although </w:t>
        </w:r>
      </w:ins>
      <w:ins w:id="434" w:author="Benton, Deon" w:date="2026-06-30T13:24:00Z" w16du:dateUtc="2026-06-30T18:24:00Z">
        <w:r w:rsidR="009546B9">
          <w:rPr>
            <w:rFonts w:ascii="Times New Roman" w:hAnsi="Times New Roman" w:cs="Times New Roman"/>
          </w:rPr>
          <w:t>habituation</w:t>
        </w:r>
      </w:ins>
      <w:ins w:id="435" w:author="Benton, Deon" w:date="2026-06-30T12:50:00Z" w16du:dateUtc="2026-06-30T17:50:00Z">
        <w:r w:rsidR="004C018F" w:rsidRPr="00134228">
          <w:rPr>
            <w:rFonts w:ascii="Times New Roman" w:hAnsi="Times New Roman" w:cs="Times New Roman"/>
          </w:rPr>
          <w:t xml:space="preserve"> </w:t>
        </w:r>
      </w:ins>
      <w:ins w:id="436" w:author="Benton, Deon" w:date="2026-06-30T12:51:00Z" w16du:dateUtc="2026-06-30T17:51:00Z">
        <w:r w:rsidR="00E61901">
          <w:rPr>
            <w:rFonts w:ascii="Times New Roman" w:hAnsi="Times New Roman" w:cs="Times New Roman"/>
          </w:rPr>
          <w:t>wa</w:t>
        </w:r>
      </w:ins>
      <w:ins w:id="437" w:author="Benton, Deon" w:date="2026-06-30T12:50:00Z" w16du:dateUtc="2026-06-30T17:50:00Z">
        <w:r w:rsidR="004C018F" w:rsidRPr="00134228">
          <w:rPr>
            <w:rFonts w:ascii="Times New Roman" w:hAnsi="Times New Roman" w:cs="Times New Roman"/>
          </w:rPr>
          <w:t xml:space="preserve">s much shorter than the pretraining phase, </w:t>
        </w:r>
      </w:ins>
      <w:ins w:id="438" w:author="Benton, Deon" w:date="2026-06-30T12:51:00Z" w16du:dateUtc="2026-06-30T17:51:00Z">
        <w:r w:rsidR="00E61901">
          <w:rPr>
            <w:rFonts w:ascii="Times New Roman" w:hAnsi="Times New Roman" w:cs="Times New Roman"/>
          </w:rPr>
          <w:lastRenderedPageBreak/>
          <w:t>networks’</w:t>
        </w:r>
      </w:ins>
      <w:ins w:id="439" w:author="Benton, Deon" w:date="2026-06-30T12:50:00Z" w16du:dateUtc="2026-06-30T17:50:00Z">
        <w:r w:rsidR="004C018F" w:rsidRPr="00134228">
          <w:rPr>
            <w:rFonts w:ascii="Times New Roman" w:hAnsi="Times New Roman" w:cs="Times New Roman"/>
          </w:rPr>
          <w:t xml:space="preserve"> enhanced processing </w:t>
        </w:r>
      </w:ins>
      <w:ins w:id="440" w:author="Benton, Deon" w:date="2026-06-30T13:48:00Z" w16du:dateUtc="2026-06-30T18:48:00Z">
        <w:r w:rsidR="002E6861">
          <w:rPr>
            <w:rFonts w:ascii="Times New Roman" w:hAnsi="Times New Roman" w:cs="Times New Roman"/>
          </w:rPr>
          <w:t xml:space="preserve">as “12-month-olds” </w:t>
        </w:r>
      </w:ins>
      <w:ins w:id="441" w:author="Benton, Deon" w:date="2026-06-30T12:50:00Z" w16du:dateUtc="2026-06-30T17:50:00Z">
        <w:r w:rsidR="004C018F" w:rsidRPr="00134228">
          <w:rPr>
            <w:rFonts w:ascii="Times New Roman" w:hAnsi="Times New Roman" w:cs="Times New Roman"/>
          </w:rPr>
          <w:t xml:space="preserve">enabled </w:t>
        </w:r>
      </w:ins>
      <w:ins w:id="442" w:author="Benton, Deon" w:date="2026-06-30T13:35:00Z" w16du:dateUtc="2026-06-30T18:35:00Z">
        <w:r w:rsidR="00380653">
          <w:rPr>
            <w:rFonts w:ascii="Times New Roman" w:hAnsi="Times New Roman" w:cs="Times New Roman"/>
          </w:rPr>
          <w:t>them to form these</w:t>
        </w:r>
      </w:ins>
      <w:ins w:id="443" w:author="Benton, Deon" w:date="2026-06-30T12:50:00Z" w16du:dateUtc="2026-06-30T17:50:00Z">
        <w:r w:rsidR="004C018F" w:rsidRPr="00134228">
          <w:rPr>
            <w:rFonts w:ascii="Times New Roman" w:hAnsi="Times New Roman" w:cs="Times New Roman"/>
          </w:rPr>
          <w:t xml:space="preserve"> associations and prese</w:t>
        </w:r>
      </w:ins>
      <w:ins w:id="444" w:author="Benton, Deon" w:date="2026-06-30T12:52:00Z" w16du:dateUtc="2026-06-30T17:52:00Z">
        <w:r w:rsidR="00E61901">
          <w:rPr>
            <w:rFonts w:ascii="Times New Roman" w:hAnsi="Times New Roman" w:cs="Times New Roman"/>
          </w:rPr>
          <w:t>rv</w:t>
        </w:r>
      </w:ins>
      <w:ins w:id="445" w:author="Benton, Deon" w:date="2026-06-30T13:35:00Z" w16du:dateUtc="2026-06-30T18:35:00Z">
        <w:r w:rsidR="00380653">
          <w:rPr>
            <w:rFonts w:ascii="Times New Roman" w:hAnsi="Times New Roman" w:cs="Times New Roman"/>
          </w:rPr>
          <w:t xml:space="preserve">e </w:t>
        </w:r>
      </w:ins>
      <w:ins w:id="446" w:author="Benton, Deon" w:date="2026-06-30T12:52:00Z" w16du:dateUtc="2026-06-30T17:52:00Z">
        <w:r w:rsidR="00E61901">
          <w:rPr>
            <w:rFonts w:ascii="Times New Roman" w:hAnsi="Times New Roman" w:cs="Times New Roman"/>
          </w:rPr>
          <w:t>old ones.</w:t>
        </w:r>
      </w:ins>
    </w:p>
    <w:p w14:paraId="434724D9" w14:textId="77777777" w:rsidR="00567787" w:rsidRDefault="00567787" w:rsidP="00567787">
      <w:pPr>
        <w:spacing w:line="480" w:lineRule="auto"/>
        <w:contextualSpacing/>
        <w:rPr>
          <w:rFonts w:ascii="Times New Roman" w:hAnsi="Times New Roman" w:cs="Times New Roman"/>
        </w:rPr>
      </w:pPr>
    </w:p>
    <w:p w14:paraId="3E888013" w14:textId="32633366" w:rsidR="00567787" w:rsidRDefault="00A50449" w:rsidP="006C5974">
      <w:pPr>
        <w:keepNext/>
        <w:spacing w:line="480" w:lineRule="auto"/>
        <w:contextualSpacing/>
        <w:jc w:val="center"/>
      </w:pPr>
      <w:r>
        <w:rPr>
          <w:noProof/>
        </w:rPr>
        <w:drawing>
          <wp:inline distT="0" distB="0" distL="0" distR="0" wp14:anchorId="22B793A4" wp14:editId="5F85725F">
            <wp:extent cx="6000750" cy="4000500"/>
            <wp:effectExtent l="0" t="0" r="0" b="0"/>
            <wp:docPr id="1586004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04527" name="Picture 1586004527"/>
                    <pic:cNvPicPr/>
                  </pic:nvPicPr>
                  <pic:blipFill>
                    <a:blip r:embed="rId23"/>
                    <a:stretch>
                      <a:fillRect/>
                    </a:stretch>
                  </pic:blipFill>
                  <pic:spPr>
                    <a:xfrm>
                      <a:off x="0" y="0"/>
                      <a:ext cx="6001383" cy="4000922"/>
                    </a:xfrm>
                    <a:prstGeom prst="rect">
                      <a:avLst/>
                    </a:prstGeom>
                  </pic:spPr>
                </pic:pic>
              </a:graphicData>
            </a:graphic>
          </wp:inline>
        </w:drawing>
      </w:r>
    </w:p>
    <w:p w14:paraId="2B0D8DBC" w14:textId="5D7326D1"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the Experimental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This one erroneously activated unit constituted the primary source of error and looking during this event. Shown here: Units necessary to explain the basis of ALIAS’s responses during the Inconsistent test event.</w:t>
      </w:r>
    </w:p>
    <w:p w14:paraId="5EACFFE9" w14:textId="77777777" w:rsidR="00D1483B" w:rsidRDefault="00D1483B" w:rsidP="00636D4A">
      <w:pPr>
        <w:spacing w:line="480" w:lineRule="auto"/>
        <w:ind w:firstLine="720"/>
        <w:contextualSpacing/>
        <w:rPr>
          <w:rFonts w:ascii="Times New Roman" w:hAnsi="Times New Roman" w:cs="Times New Roman"/>
        </w:rPr>
      </w:pPr>
    </w:p>
    <w:p w14:paraId="0F51862D" w14:textId="4A203DC3" w:rsidR="00636D4A" w:rsidRDefault="009F709D" w:rsidP="00636D4A">
      <w:pPr>
        <w:spacing w:line="480" w:lineRule="auto"/>
        <w:ind w:firstLine="720"/>
        <w:contextualSpacing/>
        <w:rPr>
          <w:ins w:id="447" w:author="Benton, Deon" w:date="2026-06-30T13:43:00Z" w16du:dateUtc="2026-06-30T18:43:00Z"/>
          <w:rFonts w:ascii="Times New Roman" w:hAnsi="Times New Roman" w:cs="Times New Roman"/>
        </w:rPr>
      </w:pPr>
      <w:ins w:id="448" w:author="Benton, Deon" w:date="2026-06-30T13:26:00Z" w16du:dateUtc="2026-06-30T18:26:00Z">
        <w:r w:rsidRPr="009F709D">
          <w:rPr>
            <w:rFonts w:ascii="Times New Roman" w:hAnsi="Times New Roman" w:cs="Times New Roman"/>
          </w:rPr>
          <w:t xml:space="preserve">Networks' test responses can be understood as a consequence of </w:t>
        </w:r>
        <w:r>
          <w:rPr>
            <w:rFonts w:ascii="Times New Roman" w:hAnsi="Times New Roman" w:cs="Times New Roman"/>
          </w:rPr>
          <w:t>learning and processing during the</w:t>
        </w:r>
      </w:ins>
      <w:ins w:id="449" w:author="Benton, Deon" w:date="2026-06-30T13:48:00Z" w16du:dateUtc="2026-06-30T18:48:00Z">
        <w:r w:rsidR="00692E58">
          <w:rPr>
            <w:rFonts w:ascii="Times New Roman" w:hAnsi="Times New Roman" w:cs="Times New Roman"/>
          </w:rPr>
          <w:t xml:space="preserve">se two </w:t>
        </w:r>
      </w:ins>
      <w:ins w:id="450" w:author="Benton, Deon" w:date="2026-06-30T13:26:00Z" w16du:dateUtc="2026-06-30T18:26:00Z">
        <w:r>
          <w:rPr>
            <w:rFonts w:ascii="Times New Roman" w:hAnsi="Times New Roman" w:cs="Times New Roman"/>
          </w:rPr>
          <w:t>phases</w:t>
        </w:r>
        <w:r w:rsidRPr="009F709D">
          <w:rPr>
            <w:rFonts w:ascii="Times New Roman" w:hAnsi="Times New Roman" w:cs="Times New Roman"/>
          </w:rPr>
          <w:t xml:space="preserve">. </w:t>
        </w:r>
      </w:ins>
      <w:ins w:id="451" w:author="Benton, Deon" w:date="2026-06-30T13:28:00Z" w16du:dateUtc="2026-06-30T18:28:00Z">
        <w:r w:rsidR="00D34A7D">
          <w:rPr>
            <w:rFonts w:ascii="Times New Roman" w:hAnsi="Times New Roman" w:cs="Times New Roman"/>
          </w:rPr>
          <w:t xml:space="preserve">As shown in Figure 10, </w:t>
        </w:r>
      </w:ins>
      <w:ins w:id="452" w:author="Benton, Deon" w:date="2026-06-30T13:29:00Z" w16du:dateUtc="2026-06-30T18:29:00Z">
        <w:r w:rsidR="00D34A7D">
          <w:rPr>
            <w:rFonts w:ascii="Times New Roman" w:hAnsi="Times New Roman" w:cs="Times New Roman"/>
          </w:rPr>
          <w:t>presentation of the input features associated with the Inefficient test event</w:t>
        </w:r>
      </w:ins>
      <w:ins w:id="453" w:author="Benton, Deon" w:date="2026-06-30T13:30:00Z" w16du:dateUtc="2026-06-30T18:30:00Z">
        <w:r w:rsidR="00D34A7D">
          <w:rPr>
            <w:rFonts w:ascii="Times New Roman" w:hAnsi="Times New Roman" w:cs="Times New Roman"/>
          </w:rPr>
          <w:t xml:space="preserve"> caused four features to be correctly activated </w:t>
        </w:r>
      </w:ins>
      <w:ins w:id="454" w:author="Benton, Deon" w:date="2026-06-30T13:38:00Z" w16du:dateUtc="2026-06-30T18:38:00Z">
        <w:r w:rsidR="002F50F7">
          <w:rPr>
            <w:rFonts w:ascii="Times New Roman" w:hAnsi="Times New Roman" w:cs="Times New Roman"/>
          </w:rPr>
          <w:t xml:space="preserve">and three to be incorrectly activated </w:t>
        </w:r>
      </w:ins>
      <w:ins w:id="455" w:author="Benton, Deon" w:date="2026-06-30T13:30:00Z" w16du:dateUtc="2026-06-30T18:30:00Z">
        <w:r w:rsidR="00D34A7D">
          <w:rPr>
            <w:rFonts w:ascii="Times New Roman" w:hAnsi="Times New Roman" w:cs="Times New Roman"/>
          </w:rPr>
          <w:t>at the output layer.</w:t>
        </w:r>
      </w:ins>
      <w:ins w:id="456" w:author="Benton, Deon" w:date="2026-06-30T13:26:00Z" w16du:dateUtc="2026-06-30T18:26:00Z">
        <w:r w:rsidRPr="009F709D">
          <w:rPr>
            <w:rFonts w:ascii="Times New Roman" w:hAnsi="Times New Roman" w:cs="Times New Roman"/>
          </w:rPr>
          <w:t xml:space="preserve"> The first </w:t>
        </w:r>
      </w:ins>
      <w:ins w:id="457" w:author="Benton, Deon" w:date="2026-06-30T13:38:00Z" w16du:dateUtc="2026-06-30T18:38:00Z">
        <w:r w:rsidR="002F50F7">
          <w:rPr>
            <w:rFonts w:ascii="Times New Roman" w:hAnsi="Times New Roman" w:cs="Times New Roman"/>
          </w:rPr>
          <w:t>three features</w:t>
        </w:r>
      </w:ins>
      <w:ins w:id="458" w:author="Benton, Deon" w:date="2026-06-30T13:26:00Z" w16du:dateUtc="2026-06-30T18:26:00Z">
        <w:r w:rsidRPr="009F709D">
          <w:rPr>
            <w:rFonts w:ascii="Times New Roman" w:hAnsi="Times New Roman" w:cs="Times New Roman"/>
          </w:rPr>
          <w:t xml:space="preserve"> were</w:t>
        </w:r>
      </w:ins>
      <w:ins w:id="459" w:author="Benton, Deon" w:date="2026-06-30T13:48:00Z" w16du:dateUtc="2026-06-30T18:48:00Z">
        <w:r w:rsidR="00FF438C">
          <w:rPr>
            <w:rFonts w:ascii="Times New Roman" w:hAnsi="Times New Roman" w:cs="Times New Roman"/>
          </w:rPr>
          <w:t xml:space="preserve"> correctly</w:t>
        </w:r>
      </w:ins>
      <w:ins w:id="460" w:author="Benton, Deon" w:date="2026-06-30T13:26:00Z" w16du:dateUtc="2026-06-30T18:26:00Z">
        <w:r w:rsidRPr="009F709D">
          <w:rPr>
            <w:rFonts w:ascii="Times New Roman" w:hAnsi="Times New Roman" w:cs="Times New Roman"/>
          </w:rPr>
          <w:t xml:space="preserve"> activated due to </w:t>
        </w:r>
        <w:r w:rsidRPr="009F709D">
          <w:rPr>
            <w:rFonts w:ascii="Times New Roman" w:hAnsi="Times New Roman" w:cs="Times New Roman"/>
          </w:rPr>
          <w:lastRenderedPageBreak/>
          <w:t>associations formed</w:t>
        </w:r>
      </w:ins>
      <w:ins w:id="461" w:author="Benton, Deon" w:date="2026-06-30T13:48:00Z" w16du:dateUtc="2026-06-30T18:48:00Z">
        <w:r w:rsidR="00FF438C">
          <w:rPr>
            <w:rFonts w:ascii="Times New Roman" w:hAnsi="Times New Roman" w:cs="Times New Roman"/>
          </w:rPr>
          <w:t xml:space="preserve"> among them</w:t>
        </w:r>
      </w:ins>
      <w:ins w:id="462" w:author="Benton, Deon" w:date="2026-06-30T13:26:00Z" w16du:dateUtc="2026-06-30T18:26:00Z">
        <w:r w:rsidRPr="009F709D">
          <w:rPr>
            <w:rFonts w:ascii="Times New Roman" w:hAnsi="Times New Roman" w:cs="Times New Roman"/>
          </w:rPr>
          <w:t xml:space="preserve"> during pretraining; the last </w:t>
        </w:r>
      </w:ins>
      <w:ins w:id="463" w:author="Benton, Deon" w:date="2026-06-30T13:49:00Z" w16du:dateUtc="2026-06-30T18:49:00Z">
        <w:r w:rsidR="007F2AB5">
          <w:rPr>
            <w:rFonts w:ascii="Times New Roman" w:hAnsi="Times New Roman" w:cs="Times New Roman"/>
          </w:rPr>
          <w:t xml:space="preserve">(i.e., </w:t>
        </w:r>
      </w:ins>
      <w:ins w:id="464" w:author="Benton, Deon" w:date="2026-06-30T13:31:00Z" w16du:dateUtc="2026-06-30T18:31:00Z">
        <w:r w:rsidR="00CC180E">
          <w:rPr>
            <w:rFonts w:ascii="Times New Roman" w:hAnsi="Times New Roman" w:cs="Times New Roman"/>
          </w:rPr>
          <w:t>Arc Peak Height 4</w:t>
        </w:r>
      </w:ins>
      <w:ins w:id="465" w:author="Benton, Deon" w:date="2026-06-30T13:49:00Z" w16du:dateUtc="2026-06-30T18:49:00Z">
        <w:r w:rsidR="007F2AB5">
          <w:rPr>
            <w:rFonts w:ascii="Times New Roman" w:hAnsi="Times New Roman" w:cs="Times New Roman"/>
          </w:rPr>
          <w:t>)</w:t>
        </w:r>
      </w:ins>
      <w:ins w:id="466" w:author="Benton, Deon" w:date="2026-06-30T13:31:00Z" w16du:dateUtc="2026-06-30T18:31:00Z">
        <w:r w:rsidR="00CC180E">
          <w:rPr>
            <w:rFonts w:ascii="Times New Roman" w:hAnsi="Times New Roman" w:cs="Times New Roman"/>
          </w:rPr>
          <w:t xml:space="preserve"> </w:t>
        </w:r>
      </w:ins>
      <w:ins w:id="467" w:author="Benton, Deon" w:date="2026-06-30T13:26:00Z" w16du:dateUtc="2026-06-30T18:26:00Z">
        <w:r w:rsidRPr="009F709D">
          <w:rPr>
            <w:rFonts w:ascii="Times New Roman" w:hAnsi="Times New Roman" w:cs="Times New Roman"/>
          </w:rPr>
          <w:t>was activated due to associations formed with itself during habituation.</w:t>
        </w:r>
      </w:ins>
      <w:ins w:id="468" w:author="Benton, Deon" w:date="2026-06-30T13:39:00Z" w16du:dateUtc="2026-06-30T18:39:00Z">
        <w:r w:rsidR="002F50F7">
          <w:rPr>
            <w:rFonts w:ascii="Times New Roman" w:hAnsi="Times New Roman" w:cs="Times New Roman"/>
          </w:rPr>
          <w:t xml:space="preserve"> Two of the incorrect features (i.e., Arc Peak Height 0 and Kinematic Motion Typ</w:t>
        </w:r>
      </w:ins>
      <w:ins w:id="469" w:author="Benton, Deon" w:date="2026-06-30T13:40:00Z" w16du:dateUtc="2026-06-30T18:40:00Z">
        <w:r w:rsidR="002F50F7">
          <w:rPr>
            <w:rFonts w:ascii="Times New Roman" w:hAnsi="Times New Roman" w:cs="Times New Roman"/>
          </w:rPr>
          <w:t xml:space="preserve">e Linear) were activated because of their association during pretraining. </w:t>
        </w:r>
        <w:r w:rsidR="00AF4DEA">
          <w:rPr>
            <w:rFonts w:ascii="Times New Roman" w:hAnsi="Times New Roman" w:cs="Times New Roman"/>
          </w:rPr>
          <w:t>The last was activated</w:t>
        </w:r>
      </w:ins>
      <w:ins w:id="470" w:author="Benton, Deon" w:date="2026-06-30T13:41:00Z" w16du:dateUtc="2026-06-30T18:41:00Z">
        <w:r w:rsidR="00AF4DEA">
          <w:rPr>
            <w:rFonts w:ascii="Times New Roman" w:hAnsi="Times New Roman" w:cs="Times New Roman"/>
          </w:rPr>
          <w:t xml:space="preserve"> because </w:t>
        </w:r>
      </w:ins>
      <w:ins w:id="471" w:author="Benton, Deon" w:date="2026-06-30T13:43:00Z" w16du:dateUtc="2026-06-30T18:43:00Z">
        <w:r w:rsidR="00997B57">
          <w:rPr>
            <w:rFonts w:ascii="Times New Roman" w:hAnsi="Times New Roman" w:cs="Times New Roman"/>
          </w:rPr>
          <w:t>Obstacle Height 4 wa</w:t>
        </w:r>
      </w:ins>
      <w:ins w:id="472" w:author="Benton, Deon" w:date="2026-06-30T13:41:00Z" w16du:dateUtc="2026-06-30T18:41:00Z">
        <w:r w:rsidR="00AF4DEA" w:rsidRPr="009F709D">
          <w:rPr>
            <w:rFonts w:ascii="Times New Roman" w:hAnsi="Times New Roman" w:cs="Times New Roman"/>
          </w:rPr>
          <w:t xml:space="preserve">s associated with Arc Peak Height 4 </w:t>
        </w:r>
      </w:ins>
      <w:ins w:id="473" w:author="Benton, Deon" w:date="2026-06-30T13:43:00Z" w16du:dateUtc="2026-06-30T18:43:00Z">
        <w:r w:rsidR="00997B57">
          <w:rPr>
            <w:rFonts w:ascii="Times New Roman" w:hAnsi="Times New Roman" w:cs="Times New Roman"/>
          </w:rPr>
          <w:t>and itself</w:t>
        </w:r>
      </w:ins>
      <w:r w:rsidR="007D2FD1">
        <w:rPr>
          <w:rFonts w:ascii="Times New Roman" w:hAnsi="Times New Roman" w:cs="Times New Roman"/>
        </w:rPr>
        <w:t xml:space="preserve"> </w:t>
      </w:r>
      <w:ins w:id="474" w:author="Benton, Deon" w:date="2026-06-30T13:41:00Z" w16du:dateUtc="2026-06-30T18:41:00Z">
        <w:r w:rsidR="00AF4DEA" w:rsidRPr="009F709D">
          <w:rPr>
            <w:rFonts w:ascii="Times New Roman" w:hAnsi="Times New Roman" w:cs="Times New Roman"/>
          </w:rPr>
          <w:t>during habituat</w:t>
        </w:r>
      </w:ins>
      <w:ins w:id="475" w:author="Benton, Deon" w:date="2026-06-30T13:42:00Z" w16du:dateUtc="2026-06-30T18:42:00Z">
        <w:r w:rsidR="00AF4DEA">
          <w:rPr>
            <w:rFonts w:ascii="Times New Roman" w:hAnsi="Times New Roman" w:cs="Times New Roman"/>
          </w:rPr>
          <w:t xml:space="preserve">ion. </w:t>
        </w:r>
      </w:ins>
    </w:p>
    <w:p w14:paraId="1CE1E9FB" w14:textId="1E2574BD" w:rsidR="00997B57" w:rsidRDefault="00997B57" w:rsidP="00636D4A">
      <w:pPr>
        <w:spacing w:line="480" w:lineRule="auto"/>
        <w:ind w:firstLine="720"/>
        <w:contextualSpacing/>
        <w:rPr>
          <w:rFonts w:ascii="Times New Roman" w:hAnsi="Times New Roman" w:cs="Times New Roman"/>
        </w:rPr>
      </w:pPr>
      <w:ins w:id="476" w:author="Benton, Deon" w:date="2026-06-30T13:44:00Z" w16du:dateUtc="2026-06-30T18:44:00Z">
        <w:r>
          <w:rPr>
            <w:rFonts w:ascii="Times New Roman" w:hAnsi="Times New Roman" w:cs="Times New Roman"/>
          </w:rPr>
          <w:t>For the</w:t>
        </w:r>
        <w:r w:rsidRPr="00997B57">
          <w:rPr>
            <w:rFonts w:ascii="Times New Roman" w:hAnsi="Times New Roman" w:cs="Times New Roman"/>
          </w:rPr>
          <w:t xml:space="preserve"> Consistent test event</w:t>
        </w:r>
        <w:r>
          <w:rPr>
            <w:rFonts w:ascii="Times New Roman" w:hAnsi="Times New Roman" w:cs="Times New Roman"/>
          </w:rPr>
          <w:t xml:space="preserve">, </w:t>
        </w:r>
        <w:r w:rsidRPr="00997B57">
          <w:rPr>
            <w:rFonts w:ascii="Times New Roman" w:hAnsi="Times New Roman" w:cs="Times New Roman"/>
          </w:rPr>
          <w:t xml:space="preserve">presentation of </w:t>
        </w:r>
        <w:r>
          <w:rPr>
            <w:rFonts w:ascii="Times New Roman" w:hAnsi="Times New Roman" w:cs="Times New Roman"/>
          </w:rPr>
          <w:t>its</w:t>
        </w:r>
        <w:r w:rsidRPr="00997B57">
          <w:rPr>
            <w:rFonts w:ascii="Times New Roman" w:hAnsi="Times New Roman" w:cs="Times New Roman"/>
          </w:rPr>
          <w:t xml:space="preserve"> input features </w:t>
        </w:r>
        <w:r>
          <w:rPr>
            <w:rFonts w:ascii="Times New Roman" w:hAnsi="Times New Roman" w:cs="Times New Roman"/>
          </w:rPr>
          <w:t>caused four features to be correctly activated and one feature to be incorrectly ac</w:t>
        </w:r>
      </w:ins>
      <w:ins w:id="477" w:author="Benton, Deon" w:date="2026-06-30T13:45:00Z" w16du:dateUtc="2026-06-30T18:45:00Z">
        <w:r>
          <w:rPr>
            <w:rFonts w:ascii="Times New Roman" w:hAnsi="Times New Roman" w:cs="Times New Roman"/>
          </w:rPr>
          <w:t>tivated</w:t>
        </w:r>
      </w:ins>
      <w:ins w:id="478" w:author="Benton, Deon" w:date="2026-06-30T13:44:00Z" w16du:dateUtc="2026-06-30T18:44:00Z">
        <w:r w:rsidRPr="00997B57">
          <w:rPr>
            <w:rFonts w:ascii="Times New Roman" w:hAnsi="Times New Roman" w:cs="Times New Roman"/>
          </w:rPr>
          <w:t xml:space="preserve">. </w:t>
        </w:r>
      </w:ins>
      <w:ins w:id="479" w:author="Benton, Deon" w:date="2026-06-30T13:45:00Z" w16du:dateUtc="2026-06-30T18:45:00Z">
        <w:r w:rsidR="0022435E">
          <w:rPr>
            <w:rFonts w:ascii="Times New Roman" w:hAnsi="Times New Roman" w:cs="Times New Roman"/>
          </w:rPr>
          <w:t xml:space="preserve">The four features were activated due to their association during pretraining. </w:t>
        </w:r>
      </w:ins>
      <w:ins w:id="480" w:author="Benton, Deon" w:date="2026-06-30T13:46:00Z" w16du:dateUtc="2026-06-30T18:46:00Z">
        <w:r w:rsidR="0022435E">
          <w:rPr>
            <w:rFonts w:ascii="Times New Roman" w:hAnsi="Times New Roman" w:cs="Times New Roman"/>
          </w:rPr>
          <w:t xml:space="preserve">The last </w:t>
        </w:r>
      </w:ins>
      <w:ins w:id="481" w:author="Benton, Deon" w:date="2026-06-30T14:19:00Z" w16du:dateUtc="2026-06-30T19:19:00Z">
        <w:r w:rsidR="00267359">
          <w:rPr>
            <w:rFonts w:ascii="Times New Roman" w:hAnsi="Times New Roman" w:cs="Times New Roman"/>
          </w:rPr>
          <w:t xml:space="preserve">feature </w:t>
        </w:r>
      </w:ins>
      <w:ins w:id="482" w:author="Benton, Deon" w:date="2026-06-30T13:46:00Z" w16du:dateUtc="2026-06-30T18:46:00Z">
        <w:r w:rsidR="0022435E">
          <w:rPr>
            <w:rFonts w:ascii="Times New Roman" w:hAnsi="Times New Roman" w:cs="Times New Roman"/>
          </w:rPr>
          <w:t>was activated because</w:t>
        </w:r>
      </w:ins>
      <w:ins w:id="483" w:author="Benton, Deon" w:date="2026-06-30T14:20:00Z" w16du:dateUtc="2026-06-30T19:20:00Z">
        <w:r w:rsidR="00267359">
          <w:rPr>
            <w:rFonts w:ascii="Times New Roman" w:hAnsi="Times New Roman" w:cs="Times New Roman"/>
          </w:rPr>
          <w:t xml:space="preserve"> </w:t>
        </w:r>
      </w:ins>
      <w:ins w:id="484" w:author="Benton, Deon" w:date="2026-06-30T14:21:00Z" w16du:dateUtc="2026-06-30T19:21:00Z">
        <w:r w:rsidR="00B20C83">
          <w:rPr>
            <w:rFonts w:ascii="Times New Roman" w:hAnsi="Times New Roman" w:cs="Times New Roman"/>
          </w:rPr>
          <w:t xml:space="preserve">it was associated with some of this event’s input features (not pictured in Figure 11) during habituation. </w:t>
        </w:r>
      </w:ins>
      <w:ins w:id="485" w:author="Benton, Deon" w:date="2026-06-30T14:25:00Z" w16du:dateUtc="2026-06-30T19:25:00Z">
        <w:r w:rsidR="004B56B4">
          <w:rPr>
            <w:rFonts w:ascii="Times New Roman" w:hAnsi="Times New Roman" w:cs="Times New Roman"/>
          </w:rPr>
          <w:t>The fact</w:t>
        </w:r>
      </w:ins>
      <w:ins w:id="486" w:author="Benton, Deon" w:date="2026-06-30T13:44:00Z" w16du:dateUtc="2026-06-30T18:44:00Z">
        <w:r w:rsidRPr="00997B57">
          <w:rPr>
            <w:rFonts w:ascii="Times New Roman" w:hAnsi="Times New Roman" w:cs="Times New Roman"/>
          </w:rPr>
          <w:t xml:space="preserve"> that </w:t>
        </w:r>
      </w:ins>
      <w:ins w:id="487" w:author="Benton, Deon" w:date="2026-06-30T14:22:00Z" w16du:dateUtc="2026-06-30T19:22:00Z">
        <w:r w:rsidR="00B20C83">
          <w:rPr>
            <w:rFonts w:ascii="Times New Roman" w:hAnsi="Times New Roman" w:cs="Times New Roman"/>
          </w:rPr>
          <w:t>two fewer units</w:t>
        </w:r>
      </w:ins>
      <w:ins w:id="488" w:author="Benton, Deon" w:date="2026-06-30T13:44:00Z" w16du:dateUtc="2026-06-30T18:44:00Z">
        <w:r w:rsidRPr="00997B57">
          <w:rPr>
            <w:rFonts w:ascii="Times New Roman" w:hAnsi="Times New Roman" w:cs="Times New Roman"/>
          </w:rPr>
          <w:t xml:space="preserve"> contributed to </w:t>
        </w:r>
      </w:ins>
      <w:ins w:id="489" w:author="Benton, Deon" w:date="2026-06-30T14:25:00Z" w16du:dateUtc="2026-06-30T19:25:00Z">
        <w:r w:rsidR="004B56B4">
          <w:rPr>
            <w:rFonts w:ascii="Times New Roman" w:hAnsi="Times New Roman" w:cs="Times New Roman"/>
          </w:rPr>
          <w:t xml:space="preserve">prediction </w:t>
        </w:r>
      </w:ins>
      <w:ins w:id="490" w:author="Benton, Deon" w:date="2026-06-30T13:44:00Z" w16du:dateUtc="2026-06-30T18:44:00Z">
        <w:r w:rsidRPr="00997B57">
          <w:rPr>
            <w:rFonts w:ascii="Times New Roman" w:hAnsi="Times New Roman" w:cs="Times New Roman"/>
          </w:rPr>
          <w:t>error in the Consistent test event mean</w:t>
        </w:r>
      </w:ins>
      <w:ins w:id="491" w:author="Benton, Deon" w:date="2026-06-30T14:25:00Z" w16du:dateUtc="2026-06-30T19:25:00Z">
        <w:r w:rsidR="004B56B4">
          <w:rPr>
            <w:rFonts w:ascii="Times New Roman" w:hAnsi="Times New Roman" w:cs="Times New Roman"/>
          </w:rPr>
          <w:t>t</w:t>
        </w:r>
      </w:ins>
      <w:ins w:id="492" w:author="Benton, Deon" w:date="2026-06-30T13:44:00Z" w16du:dateUtc="2026-06-30T18:44:00Z">
        <w:r w:rsidRPr="00997B57">
          <w:rPr>
            <w:rFonts w:ascii="Times New Roman" w:hAnsi="Times New Roman" w:cs="Times New Roman"/>
          </w:rPr>
          <w:t xml:space="preserve"> that networks spent less time looking at </w:t>
        </w:r>
      </w:ins>
      <w:ins w:id="493" w:author="Benton, Deon" w:date="2026-06-30T14:22:00Z" w16du:dateUtc="2026-06-30T19:22:00Z">
        <w:r w:rsidR="00B20C83">
          <w:rPr>
            <w:rFonts w:ascii="Times New Roman" w:hAnsi="Times New Roman" w:cs="Times New Roman"/>
          </w:rPr>
          <w:t>it</w:t>
        </w:r>
      </w:ins>
      <w:ins w:id="494" w:author="Benton, Deon" w:date="2026-06-30T13:44:00Z" w16du:dateUtc="2026-06-30T18:44:00Z">
        <w:r w:rsidRPr="00997B57">
          <w:rPr>
            <w:rFonts w:ascii="Times New Roman" w:hAnsi="Times New Roman" w:cs="Times New Roman"/>
          </w:rPr>
          <w:t xml:space="preserve"> than at the Inconsistent one.</w:t>
        </w:r>
      </w:ins>
    </w:p>
    <w:p w14:paraId="7B253918" w14:textId="6AE92F78" w:rsidR="008C78C9" w:rsidRDefault="008C78C9" w:rsidP="00FB1D79">
      <w:pPr>
        <w:spacing w:line="480" w:lineRule="auto"/>
        <w:ind w:firstLine="720"/>
        <w:contextualSpacing/>
        <w:rPr>
          <w:ins w:id="495" w:author="Benton, Deon" w:date="2026-06-30T14:26:00Z" w16du:dateUtc="2026-06-30T19:26:00Z"/>
          <w:rFonts w:ascii="Times New Roman" w:hAnsi="Times New Roman" w:cs="Times New Roman"/>
        </w:rPr>
      </w:pPr>
      <w:ins w:id="496" w:author="Benton, Deon" w:date="2026-06-30T14:26:00Z" w16du:dateUtc="2026-06-30T19:26:00Z">
        <w:r w:rsidRPr="008C78C9">
          <w:rPr>
            <w:rFonts w:ascii="Times New Roman" w:hAnsi="Times New Roman" w:cs="Times New Roman"/>
          </w:rPr>
          <w:t xml:space="preserve">The same associative principles </w:t>
        </w:r>
      </w:ins>
      <w:r w:rsidR="007D2FD1">
        <w:rPr>
          <w:rFonts w:ascii="Times New Roman" w:hAnsi="Times New Roman" w:cs="Times New Roman"/>
        </w:rPr>
        <w:t>extend to the</w:t>
      </w:r>
      <w:ins w:id="497" w:author="Benton, Deon" w:date="2026-06-30T14:26:00Z" w16du:dateUtc="2026-06-30T19:26:00Z">
        <w:r w:rsidRPr="008C78C9">
          <w:rPr>
            <w:rFonts w:ascii="Times New Roman" w:hAnsi="Times New Roman" w:cs="Times New Roman"/>
          </w:rPr>
          <w:t xml:space="preserve"> Control condition. </w:t>
        </w:r>
      </w:ins>
      <w:ins w:id="498" w:author="Benton, Deon" w:date="2026-06-30T14:27:00Z" w16du:dateUtc="2026-06-30T19:27:00Z">
        <w:r>
          <w:rPr>
            <w:rFonts w:ascii="Times New Roman" w:hAnsi="Times New Roman" w:cs="Times New Roman"/>
          </w:rPr>
          <w:t xml:space="preserve">The reduced salience of peripherally located obstacles in this condition </w:t>
        </w:r>
      </w:ins>
      <w:ins w:id="499" w:author="Benton, Deon" w:date="2026-06-30T14:30:00Z" w16du:dateUtc="2026-06-30T19:30:00Z">
        <w:r w:rsidR="009A0186">
          <w:rPr>
            <w:rFonts w:ascii="Times New Roman" w:hAnsi="Times New Roman" w:cs="Times New Roman"/>
          </w:rPr>
          <w:t>meant that the weights</w:t>
        </w:r>
      </w:ins>
      <w:ins w:id="500" w:author="Benton, Deon" w:date="2026-06-30T14:26:00Z" w16du:dateUtc="2026-06-30T19:26:00Z">
        <w:r w:rsidRPr="008C78C9">
          <w:rPr>
            <w:rFonts w:ascii="Times New Roman" w:hAnsi="Times New Roman" w:cs="Times New Roman"/>
          </w:rPr>
          <w:t xml:space="preserve"> connecting the Obstacle Height 4 and Periphery units</w:t>
        </w:r>
      </w:ins>
      <w:ins w:id="501" w:author="Benton, Deon" w:date="2026-06-30T14:32:00Z" w16du:dateUtc="2026-06-30T19:32:00Z">
        <w:r w:rsidR="00FB1D79">
          <w:rPr>
            <w:rFonts w:ascii="Times New Roman" w:hAnsi="Times New Roman" w:cs="Times New Roman"/>
          </w:rPr>
          <w:t xml:space="preserve"> to </w:t>
        </w:r>
      </w:ins>
      <w:r w:rsidR="00BA646C">
        <w:rPr>
          <w:rFonts w:ascii="Times New Roman" w:hAnsi="Times New Roman" w:cs="Times New Roman"/>
        </w:rPr>
        <w:t>the other co-occurring features</w:t>
      </w:r>
      <w:ins w:id="502" w:author="Benton, Deon" w:date="2026-06-30T14:33:00Z" w16du:dateUtc="2026-06-30T19:33:00Z">
        <w:r w:rsidR="00FB1D79">
          <w:rPr>
            <w:rFonts w:ascii="Times New Roman" w:hAnsi="Times New Roman" w:cs="Times New Roman"/>
          </w:rPr>
          <w:t xml:space="preserve"> during habituation could not be adjusted sufficiently during this brief phase. </w:t>
        </w:r>
      </w:ins>
      <w:ins w:id="503" w:author="Benton, Deon" w:date="2026-06-30T14:26:00Z" w16du:dateUtc="2026-06-30T19:26:00Z">
        <w:r w:rsidRPr="008C78C9">
          <w:rPr>
            <w:rFonts w:ascii="Times New Roman" w:hAnsi="Times New Roman" w:cs="Times New Roman"/>
          </w:rPr>
          <w:t xml:space="preserve">In contrast, because </w:t>
        </w:r>
      </w:ins>
      <w:ins w:id="504" w:author="Benton, Deon" w:date="2026-06-30T14:38:00Z" w16du:dateUtc="2026-06-30T19:38:00Z">
        <w:r w:rsidR="0023707F">
          <w:rPr>
            <w:rFonts w:ascii="Times New Roman" w:hAnsi="Times New Roman" w:cs="Times New Roman"/>
          </w:rPr>
          <w:t>features such as Arc Peak Height 4 were not subjected to the same</w:t>
        </w:r>
      </w:ins>
      <w:ins w:id="505" w:author="Benton, Deon" w:date="2026-06-30T14:37:00Z" w16du:dateUtc="2026-06-30T19:37:00Z">
        <w:r w:rsidR="0023707F">
          <w:rPr>
            <w:rFonts w:ascii="Times New Roman" w:hAnsi="Times New Roman" w:cs="Times New Roman"/>
          </w:rPr>
          <w:t xml:space="preserve"> salience manipulation,</w:t>
        </w:r>
      </w:ins>
      <w:ins w:id="506" w:author="Benton, Deon" w:date="2026-06-30T14:26:00Z" w16du:dateUtc="2026-06-30T19:26:00Z">
        <w:r w:rsidRPr="008C78C9">
          <w:rPr>
            <w:rFonts w:ascii="Times New Roman" w:hAnsi="Times New Roman" w:cs="Times New Roman"/>
          </w:rPr>
          <w:t xml:space="preserve"> </w:t>
        </w:r>
      </w:ins>
      <w:ins w:id="507" w:author="Benton, Deon" w:date="2026-06-30T14:35:00Z" w16du:dateUtc="2026-06-30T19:35:00Z">
        <w:r w:rsidR="0023707F">
          <w:rPr>
            <w:rFonts w:ascii="Times New Roman" w:hAnsi="Times New Roman" w:cs="Times New Roman"/>
          </w:rPr>
          <w:t xml:space="preserve">robust associations were able to be formed among these features. </w:t>
        </w:r>
      </w:ins>
      <w:ins w:id="508" w:author="Benton, Deon" w:date="2026-06-30T14:36:00Z" w16du:dateUtc="2026-06-30T19:36:00Z">
        <w:r w:rsidR="0023707F">
          <w:rPr>
            <w:rFonts w:ascii="Times New Roman" w:hAnsi="Times New Roman" w:cs="Times New Roman"/>
          </w:rPr>
          <w:t>Thus, pr</w:t>
        </w:r>
      </w:ins>
      <w:ins w:id="509" w:author="Benton, Deon" w:date="2026-06-30T14:37:00Z" w16du:dateUtc="2026-06-30T19:37:00Z">
        <w:r w:rsidR="0023707F">
          <w:rPr>
            <w:rFonts w:ascii="Times New Roman" w:hAnsi="Times New Roman" w:cs="Times New Roman"/>
          </w:rPr>
          <w:t xml:space="preserve">esentation of the features associated with </w:t>
        </w:r>
      </w:ins>
      <w:ins w:id="510" w:author="Benton, Deon" w:date="2026-06-30T14:38:00Z" w16du:dateUtc="2026-06-30T19:38:00Z">
        <w:r w:rsidR="0023707F">
          <w:rPr>
            <w:rFonts w:ascii="Times New Roman" w:hAnsi="Times New Roman" w:cs="Times New Roman"/>
          </w:rPr>
          <w:t>Arc Peak Height 4</w:t>
        </w:r>
      </w:ins>
      <w:ins w:id="511" w:author="Benton, Deon" w:date="2026-06-30T14:39:00Z" w16du:dateUtc="2026-06-30T19:39:00Z">
        <w:r w:rsidR="0023707F">
          <w:rPr>
            <w:rFonts w:ascii="Times New Roman" w:hAnsi="Times New Roman" w:cs="Times New Roman"/>
          </w:rPr>
          <w:t xml:space="preserve"> during habituation</w:t>
        </w:r>
      </w:ins>
      <w:ins w:id="512" w:author="Benton, Deon" w:date="2026-06-30T14:37:00Z" w16du:dateUtc="2026-06-30T19:37:00Z">
        <w:r w:rsidR="0023707F">
          <w:rPr>
            <w:rFonts w:ascii="Times New Roman" w:hAnsi="Times New Roman" w:cs="Times New Roman"/>
          </w:rPr>
          <w:t xml:space="preserve"> caused </w:t>
        </w:r>
      </w:ins>
      <w:ins w:id="513" w:author="Benton, Deon" w:date="2026-06-30T14:39:00Z" w16du:dateUtc="2026-06-30T19:39:00Z">
        <w:r w:rsidR="0023707F">
          <w:rPr>
            <w:rFonts w:ascii="Times New Roman" w:hAnsi="Times New Roman" w:cs="Times New Roman"/>
          </w:rPr>
          <w:t>this unit to</w:t>
        </w:r>
      </w:ins>
      <w:ins w:id="514" w:author="Benton, Deon" w:date="2026-06-30T14:37:00Z" w16du:dateUtc="2026-06-30T19:37:00Z">
        <w:r w:rsidR="0023707F">
          <w:rPr>
            <w:rFonts w:ascii="Times New Roman" w:hAnsi="Times New Roman" w:cs="Times New Roman"/>
          </w:rPr>
          <w:t xml:space="preserve"> activate at the output layer.</w:t>
        </w:r>
      </w:ins>
      <w:ins w:id="515" w:author="Benton, Deon" w:date="2026-06-30T14:26:00Z" w16du:dateUtc="2026-06-30T19:26:00Z">
        <w:r w:rsidRPr="008C78C9">
          <w:rPr>
            <w:rFonts w:ascii="Times New Roman" w:hAnsi="Times New Roman" w:cs="Times New Roman"/>
          </w:rPr>
          <w:t xml:space="preserve"> This was the correct response in the Inconsistent test event but the incorrect response in the Consistent test event. </w:t>
        </w:r>
      </w:ins>
      <w:r w:rsidR="00BA646C">
        <w:rPr>
          <w:rFonts w:ascii="Times New Roman" w:hAnsi="Times New Roman" w:cs="Times New Roman"/>
        </w:rPr>
        <w:t>Thus, there was one large</w:t>
      </w:r>
      <w:ins w:id="516" w:author="Benton, Deon" w:date="2026-06-30T14:26:00Z" w16du:dateUtc="2026-06-30T19:26:00Z">
        <w:r w:rsidRPr="008C78C9">
          <w:rPr>
            <w:rFonts w:ascii="Times New Roman" w:hAnsi="Times New Roman" w:cs="Times New Roman"/>
          </w:rPr>
          <w:t xml:space="preserve"> contributor to error in the Consistent test event. By comparison, the Inconsistent event tended to have two smaller contributors to error: the Linear Path and Arc Peak Height 0 units. These units were activated because they were </w:t>
        </w:r>
      </w:ins>
      <w:ins w:id="517" w:author="Benton, Deon" w:date="2026-06-30T14:40:00Z" w16du:dateUtc="2026-06-30T19:40:00Z">
        <w:r w:rsidR="00CE0E91">
          <w:rPr>
            <w:rFonts w:ascii="Times New Roman" w:hAnsi="Times New Roman" w:cs="Times New Roman"/>
          </w:rPr>
          <w:t>linked to some of this event’s input features</w:t>
        </w:r>
      </w:ins>
      <w:ins w:id="518" w:author="Benton, Deon" w:date="2026-06-30T14:26:00Z" w16du:dateUtc="2026-06-30T19:26:00Z">
        <w:r w:rsidRPr="008C78C9">
          <w:rPr>
            <w:rFonts w:ascii="Times New Roman" w:hAnsi="Times New Roman" w:cs="Times New Roman"/>
          </w:rPr>
          <w:t xml:space="preserve"> (e.g., Obstacle Height 0, </w:t>
        </w:r>
      </w:ins>
      <w:ins w:id="519" w:author="Benton, Deon" w:date="2026-06-30T14:40:00Z" w16du:dateUtc="2026-06-30T19:40:00Z">
        <w:r w:rsidR="00CE0E91">
          <w:rPr>
            <w:rFonts w:ascii="Times New Roman" w:hAnsi="Times New Roman" w:cs="Times New Roman"/>
          </w:rPr>
          <w:t xml:space="preserve">Obstacle Horizontal Position </w:t>
        </w:r>
      </w:ins>
      <w:ins w:id="520" w:author="Benton, Deon" w:date="2026-06-30T14:26:00Z" w16du:dateUtc="2026-06-30T19:26:00Z">
        <w:r w:rsidRPr="008C78C9">
          <w:rPr>
            <w:rFonts w:ascii="Times New Roman" w:hAnsi="Times New Roman" w:cs="Times New Roman"/>
          </w:rPr>
          <w:t xml:space="preserve">Missing, etc.) during pretraining. </w:t>
        </w:r>
        <w:r w:rsidRPr="008C78C9">
          <w:rPr>
            <w:rFonts w:ascii="Times New Roman" w:hAnsi="Times New Roman" w:cs="Times New Roman"/>
          </w:rPr>
          <w:lastRenderedPageBreak/>
          <w:t xml:space="preserve">Importantly, the combined contribution of these two units to the network’s total error in the Inconsistent event matched </w:t>
        </w:r>
      </w:ins>
      <w:r w:rsidR="00BA646C">
        <w:rPr>
          <w:rFonts w:ascii="Times New Roman" w:hAnsi="Times New Roman" w:cs="Times New Roman"/>
        </w:rPr>
        <w:t>the sole contributor to error in the</w:t>
      </w:r>
      <w:ins w:id="521" w:author="Benton, Deon" w:date="2026-06-30T14:26:00Z" w16du:dateUtc="2026-06-30T19:26:00Z">
        <w:r w:rsidRPr="008C78C9">
          <w:rPr>
            <w:rFonts w:ascii="Times New Roman" w:hAnsi="Times New Roman" w:cs="Times New Roman"/>
          </w:rPr>
          <w:t xml:space="preserve"> Consistent test event. As a result, the network, like infants, looked about equally long at both test events.</w:t>
        </w:r>
      </w:ins>
    </w:p>
    <w:p w14:paraId="3E108D4A" w14:textId="03A0235C" w:rsidR="00B63244" w:rsidRDefault="00312896" w:rsidP="008554A5">
      <w:pPr>
        <w:spacing w:line="480" w:lineRule="auto"/>
        <w:ind w:firstLine="720"/>
        <w:contextualSpacing/>
        <w:rPr>
          <w:rFonts w:ascii="Times New Roman" w:hAnsi="Times New Roman" w:cs="Times New Roman"/>
        </w:rPr>
      </w:pPr>
      <w:r>
        <w:rPr>
          <w:rFonts w:ascii="Times New Roman" w:hAnsi="Times New Roman" w:cs="Times New Roman"/>
        </w:rPr>
        <w:t xml:space="preserve">Although ALIAS </w:t>
      </w:r>
      <w:ins w:id="522" w:author="Benton, Deon" w:date="2026-06-30T22:56:00Z" w16du:dateUtc="2026-07-01T03:56:00Z">
        <w:r w:rsidR="00062EDC">
          <w:rPr>
            <w:rFonts w:ascii="Times New Roman" w:hAnsi="Times New Roman" w:cs="Times New Roman"/>
          </w:rPr>
          <w:t>replicated</w:t>
        </w:r>
      </w:ins>
      <w:r w:rsidR="0090777A">
        <w:rPr>
          <w:rFonts w:ascii="Times New Roman" w:hAnsi="Times New Roman" w:cs="Times New Roman"/>
        </w:rPr>
        <w:t xml:space="preserve"> the first target finding, it</w:t>
      </w:r>
      <w:r w:rsidR="00364028">
        <w:rPr>
          <w:rFonts w:ascii="Times New Roman" w:hAnsi="Times New Roman" w:cs="Times New Roman"/>
        </w:rPr>
        <w:t xml:space="preserve"> </w:t>
      </w:r>
      <w:r w:rsidR="00246FBD">
        <w:rPr>
          <w:rFonts w:ascii="Times New Roman" w:hAnsi="Times New Roman" w:cs="Times New Roman"/>
        </w:rPr>
        <w:t xml:space="preserve">could </w:t>
      </w:r>
      <w:ins w:id="523" w:author="Benton, Deon" w:date="2026-06-30T22:56:00Z" w16du:dateUtc="2026-07-01T03:56:00Z">
        <w:r w:rsidR="00062EDC">
          <w:rPr>
            <w:rFonts w:ascii="Times New Roman" w:hAnsi="Times New Roman" w:cs="Times New Roman"/>
          </w:rPr>
          <w:t xml:space="preserve">nevertheless </w:t>
        </w:r>
      </w:ins>
      <w:r w:rsidR="00246FBD">
        <w:rPr>
          <w:rFonts w:ascii="Times New Roman" w:hAnsi="Times New Roman" w:cs="Times New Roman"/>
        </w:rPr>
        <w:t>be</w:t>
      </w:r>
      <w:r w:rsidR="0090777A">
        <w:rPr>
          <w:rFonts w:ascii="Times New Roman" w:hAnsi="Times New Roman" w:cs="Times New Roman"/>
        </w:rPr>
        <w:t xml:space="preserve"> argued that</w:t>
      </w:r>
      <w:ins w:id="524" w:author="Benton, Deon" w:date="2026-06-30T22:57:00Z" w16du:dateUtc="2026-07-01T03:57:00Z">
        <w:r w:rsidR="00062EDC">
          <w:rPr>
            <w:rFonts w:ascii="Times New Roman" w:hAnsi="Times New Roman" w:cs="Times New Roman"/>
          </w:rPr>
          <w:t xml:space="preserve"> its success is</w:t>
        </w:r>
      </w:ins>
      <w:r w:rsidR="0090777A">
        <w:rPr>
          <w:rFonts w:ascii="Times New Roman" w:hAnsi="Times New Roman" w:cs="Times New Roman"/>
        </w:rPr>
        <w:t xml:space="preserve"> </w:t>
      </w:r>
      <w:r w:rsidR="00367AE5">
        <w:rPr>
          <w:rFonts w:ascii="Times New Roman" w:hAnsi="Times New Roman" w:cs="Times New Roman"/>
        </w:rPr>
        <w:t>undermined by</w:t>
      </w:r>
      <w:r w:rsidR="00B95F68">
        <w:rPr>
          <w:rFonts w:ascii="Times New Roman" w:hAnsi="Times New Roman" w:cs="Times New Roman"/>
        </w:rPr>
        <w:t xml:space="preserve"> the fact that the network never experienced unconstrained motion during pretraining. By comparison,</w:t>
      </w:r>
      <w:ins w:id="525" w:author="Benton, Deon" w:date="2026-06-30T22:58:00Z" w16du:dateUtc="2026-07-01T03:58:00Z">
        <w:r w:rsidR="00062EDC">
          <w:rPr>
            <w:rFonts w:ascii="Times New Roman" w:hAnsi="Times New Roman" w:cs="Times New Roman"/>
          </w:rPr>
          <w:t xml:space="preserve"> </w:t>
        </w:r>
      </w:ins>
      <w:ins w:id="526" w:author="Benton, Deon" w:date="2026-06-30T23:01:00Z" w16du:dateUtc="2026-07-01T04:01:00Z">
        <w:r w:rsidR="00062EDC">
          <w:rPr>
            <w:rFonts w:ascii="Times New Roman" w:hAnsi="Times New Roman" w:cs="Times New Roman"/>
          </w:rPr>
          <w:t>it seems likely that infants experience</w:t>
        </w:r>
      </w:ins>
      <w:ins w:id="527" w:author="Benton, Deon" w:date="2026-06-30T22:58:00Z" w16du:dateUtc="2026-07-01T03:58:00Z">
        <w:r w:rsidR="00062EDC">
          <w:rPr>
            <w:rFonts w:ascii="Times New Roman" w:hAnsi="Times New Roman" w:cs="Times New Roman"/>
          </w:rPr>
          <w:t xml:space="preserve"> some amount of unconstrained motion in the real world, even if</w:t>
        </w:r>
      </w:ins>
      <w:ins w:id="528" w:author="Benton, Deon" w:date="2026-06-30T22:59:00Z" w16du:dateUtc="2026-07-01T03:59:00Z">
        <w:r w:rsidR="00062EDC">
          <w:rPr>
            <w:rFonts w:ascii="Times New Roman" w:hAnsi="Times New Roman" w:cs="Times New Roman"/>
          </w:rPr>
          <w:t xml:space="preserve"> in absolute terms this amount is less than that of constrained motion.</w:t>
        </w:r>
      </w:ins>
      <w:ins w:id="529" w:author="Benton, Deon" w:date="2026-06-30T23:02:00Z" w16du:dateUtc="2026-07-01T04:02:00Z">
        <w:r w:rsidR="00062EDC">
          <w:rPr>
            <w:rFonts w:ascii="Times New Roman" w:hAnsi="Times New Roman" w:cs="Times New Roman"/>
          </w:rPr>
          <w:t xml:space="preserve"> </w:t>
        </w:r>
      </w:ins>
      <w:ins w:id="530" w:author="Benton, Deon" w:date="2026-06-30T23:11:00Z" w16du:dateUtc="2026-07-01T04:11:00Z">
        <w:r w:rsidR="004167A2">
          <w:rPr>
            <w:rFonts w:ascii="Times New Roman" w:hAnsi="Times New Roman" w:cs="Times New Roman"/>
          </w:rPr>
          <w:t>To address this potential limitation, Simulation</w:t>
        </w:r>
      </w:ins>
      <w:ins w:id="531" w:author="Benton, Deon" w:date="2026-06-30T23:02:00Z" w16du:dateUtc="2026-07-01T04:02:00Z">
        <w:r w:rsidR="00062EDC">
          <w:rPr>
            <w:rFonts w:ascii="Times New Roman" w:hAnsi="Times New Roman" w:cs="Times New Roman"/>
          </w:rPr>
          <w:t xml:space="preserve"> 1b was carried out to </w:t>
        </w:r>
      </w:ins>
      <w:ins w:id="532" w:author="Benton, Deon" w:date="2026-06-30T23:03:00Z" w16du:dateUtc="2026-07-01T04:03:00Z">
        <w:r w:rsidR="00062EDC">
          <w:rPr>
            <w:rFonts w:ascii="Times New Roman" w:hAnsi="Times New Roman" w:cs="Times New Roman"/>
          </w:rPr>
          <w:t>evaluate</w:t>
        </w:r>
      </w:ins>
      <w:ins w:id="533" w:author="Benton, Deon" w:date="2026-06-30T23:11:00Z" w16du:dateUtc="2026-07-01T04:11:00Z">
        <w:r w:rsidR="004167A2">
          <w:rPr>
            <w:rFonts w:ascii="Times New Roman" w:hAnsi="Times New Roman" w:cs="Times New Roman"/>
          </w:rPr>
          <w:t xml:space="preserve"> the extent to w</w:t>
        </w:r>
      </w:ins>
      <w:ins w:id="534" w:author="Benton, Deon" w:date="2026-06-30T23:12:00Z" w16du:dateUtc="2026-07-01T04:12:00Z">
        <w:r w:rsidR="004167A2">
          <w:rPr>
            <w:rFonts w:ascii="Times New Roman" w:hAnsi="Times New Roman" w:cs="Times New Roman"/>
          </w:rPr>
          <w:t>hich</w:t>
        </w:r>
      </w:ins>
      <w:ins w:id="535" w:author="Benton, Deon" w:date="2026-06-30T23:03:00Z" w16du:dateUtc="2026-07-01T04:03:00Z">
        <w:r w:rsidR="00062EDC">
          <w:rPr>
            <w:rFonts w:ascii="Times New Roman" w:hAnsi="Times New Roman" w:cs="Times New Roman"/>
          </w:rPr>
          <w:t xml:space="preserve"> ALIAS’s initial </w:t>
        </w:r>
      </w:ins>
      <w:ins w:id="536" w:author="Benton, Deon" w:date="2026-06-30T23:12:00Z" w16du:dateUtc="2026-07-01T04:12:00Z">
        <w:r w:rsidR="004167A2">
          <w:rPr>
            <w:rFonts w:ascii="Times New Roman" w:hAnsi="Times New Roman" w:cs="Times New Roman"/>
          </w:rPr>
          <w:t>success</w:t>
        </w:r>
      </w:ins>
      <w:ins w:id="537" w:author="Benton, Deon" w:date="2026-06-30T23:03:00Z" w16du:dateUtc="2026-07-01T04:03:00Z">
        <w:r w:rsidR="00062EDC">
          <w:rPr>
            <w:rFonts w:ascii="Times New Roman" w:hAnsi="Times New Roman" w:cs="Times New Roman"/>
          </w:rPr>
          <w:t xml:space="preserve"> depended on </w:t>
        </w:r>
      </w:ins>
      <w:ins w:id="538" w:author="Benton, Deon" w:date="2026-06-30T23:12:00Z" w16du:dateUtc="2026-07-01T04:12:00Z">
        <w:r w:rsidR="004167A2">
          <w:rPr>
            <w:rFonts w:ascii="Times New Roman" w:hAnsi="Times New Roman" w:cs="Times New Roman"/>
          </w:rPr>
          <w:t>no prior experience with</w:t>
        </w:r>
      </w:ins>
      <w:ins w:id="539" w:author="Benton, Deon" w:date="2026-06-30T23:03:00Z" w16du:dateUtc="2026-07-01T04:03:00Z">
        <w:r w:rsidR="00062EDC">
          <w:rPr>
            <w:rFonts w:ascii="Times New Roman" w:hAnsi="Times New Roman" w:cs="Times New Roman"/>
          </w:rPr>
          <w:t xml:space="preserve"> unconstrained motion.</w:t>
        </w:r>
      </w:ins>
      <w:ins w:id="540" w:author="Benton, Deon" w:date="2026-06-30T23:02:00Z" w16du:dateUtc="2026-07-01T04:02:00Z">
        <w:r w:rsidR="00062EDC">
          <w:rPr>
            <w:rFonts w:ascii="Times New Roman" w:hAnsi="Times New Roman" w:cs="Times New Roman"/>
          </w:rPr>
          <w:t xml:space="preserve"> </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46ED48CA" w:rsidR="009A08C7" w:rsidRDefault="00D261DE" w:rsidP="00F05034">
      <w:pPr>
        <w:spacing w:line="480" w:lineRule="auto"/>
        <w:ind w:firstLine="720"/>
        <w:contextualSpacing/>
        <w:rPr>
          <w:rFonts w:ascii="Times New Roman" w:eastAsia="Times New Roman" w:hAnsi="Times New Roman" w:cs="Times New Roman"/>
        </w:rPr>
      </w:pPr>
      <w:ins w:id="541" w:author="Benton, Deon" w:date="2026-06-30T23:16:00Z" w16du:dateUtc="2026-07-01T04:16:00Z">
        <w:r>
          <w:rPr>
            <w:rFonts w:ascii="Times New Roman" w:eastAsia="Times New Roman" w:hAnsi="Times New Roman" w:cs="Times New Roman"/>
          </w:rPr>
          <w:t>This simulation was identical to Simulation 1a with one major exception:</w:t>
        </w:r>
      </w:ins>
      <w:r w:rsidR="00B10E79">
        <w:rPr>
          <w:rFonts w:ascii="Times New Roman" w:eastAsia="Times New Roman" w:hAnsi="Times New Roman" w:cs="Times New Roman"/>
        </w:rPr>
        <w:t xml:space="preserve"> the ratio of this motion to arced motion was varied during pretraining. </w:t>
      </w:r>
      <w:r w:rsidR="003354F7">
        <w:rPr>
          <w:rFonts w:ascii="Times New Roman" w:eastAsia="Times New Roman" w:hAnsi="Times New Roman" w:cs="Times New Roman"/>
        </w:rPr>
        <w:t>The ratios were</w:t>
      </w:r>
      <w:ins w:id="542" w:author="Benton, Deon" w:date="2026-06-30T23:19:00Z" w16du:dateUtc="2026-07-01T04:19:00Z">
        <w:r>
          <w:rPr>
            <w:rFonts w:ascii="Times New Roman" w:eastAsia="Times New Roman" w:hAnsi="Times New Roman" w:cs="Times New Roman"/>
          </w:rPr>
          <w:t xml:space="preserve"> ranged from</w:t>
        </w:r>
      </w:ins>
      <w:del w:id="543" w:author="Benton, Deon" w:date="2026-06-30T23:19:00Z" w16du:dateUtc="2026-07-01T04:19:00Z">
        <w:r w:rsidR="00B10E79" w:rsidDel="00D261DE">
          <w:rPr>
            <w:rFonts w:ascii="Times New Roman" w:eastAsia="Times New Roman" w:hAnsi="Times New Roman" w:cs="Times New Roman"/>
          </w:rPr>
          <w:delText>:</w:delText>
        </w:r>
      </w:del>
      <w:r w:rsidR="00BF62AD" w:rsidRPr="00BF62AD">
        <w:rPr>
          <w:rFonts w:ascii="Times New Roman" w:eastAsia="Times New Roman" w:hAnsi="Times New Roman" w:cs="Times New Roman"/>
        </w:rPr>
        <w:t xml:space="preserve"> </w:t>
      </w:r>
      <w:ins w:id="544" w:author="Benton, Deon" w:date="2026-06-30T23:21:00Z" w16du:dateUtc="2026-07-01T04:21:00Z">
        <w:r>
          <w:rPr>
            <w:rFonts w:ascii="Times New Roman" w:eastAsia="Times New Roman" w:hAnsi="Times New Roman" w:cs="Times New Roman"/>
          </w:rPr>
          <w:t>100% vs. 0%</w:t>
        </w:r>
      </w:ins>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10%</w:t>
      </w:r>
      <w:ins w:id="545" w:author="Benton, Deon" w:date="2026-06-30T23:19:00Z" w16du:dateUtc="2026-07-01T04:19:00Z">
        <w:r>
          <w:rPr>
            <w:rFonts w:ascii="Times New Roman" w:eastAsia="Times New Roman" w:hAnsi="Times New Roman" w:cs="Times New Roman"/>
          </w:rPr>
          <w:t xml:space="preserve"> increments</w:t>
        </w:r>
      </w:ins>
      <w:r w:rsidR="00BF62AD" w:rsidRPr="00BF62AD">
        <w:rPr>
          <w:rFonts w:ascii="Times New Roman" w:eastAsia="Times New Roman" w:hAnsi="Times New Roman" w:cs="Times New Roman"/>
        </w:rPr>
        <w:t xml:space="preserve">. </w:t>
      </w:r>
      <w:ins w:id="546" w:author="Benton, Deon" w:date="2026-06-30T23:21:00Z" w16du:dateUtc="2026-07-01T04:21:00Z">
        <w:r>
          <w:rPr>
            <w:rFonts w:ascii="Times New Roman" w:eastAsia="Times New Roman" w:hAnsi="Times New Roman" w:cs="Times New Roman"/>
          </w:rPr>
          <w:t>For each ratio</w:t>
        </w:r>
        <w:r w:rsidR="00880543">
          <w:rPr>
            <w:rFonts w:ascii="Times New Roman" w:eastAsia="Times New Roman" w:hAnsi="Times New Roman" w:cs="Times New Roman"/>
          </w:rPr>
          <w:t>,</w:t>
        </w:r>
      </w:ins>
      <w:r w:rsidR="008A27EC">
        <w:rPr>
          <w:rFonts w:ascii="Times New Roman" w:eastAsia="Times New Roman" w:hAnsi="Times New Roman" w:cs="Times New Roman"/>
        </w:rPr>
        <w:t xml:space="preserve"> the first </w:t>
      </w:r>
      <w:ins w:id="547" w:author="Benton, Deon" w:date="2026-06-30T23:22:00Z" w16du:dateUtc="2026-07-01T04:22:00Z">
        <w:r w:rsidR="00880543">
          <w:rPr>
            <w:rFonts w:ascii="Times New Roman" w:eastAsia="Times New Roman" w:hAnsi="Times New Roman" w:cs="Times New Roman"/>
          </w:rPr>
          <w:t xml:space="preserve">number represented </w:t>
        </w:r>
      </w:ins>
      <w:del w:id="548" w:author="Benton, Deon" w:date="2026-06-30T23:22:00Z" w16du:dateUtc="2026-07-01T04:22:00Z">
        <w:r w:rsidR="008A27EC" w:rsidDel="00880543">
          <w:rPr>
            <w:rFonts w:ascii="Times New Roman" w:eastAsia="Times New Roman" w:hAnsi="Times New Roman" w:cs="Times New Roman"/>
          </w:rPr>
          <w:delText xml:space="preserve"> </w:delText>
        </w:r>
      </w:del>
      <w:r w:rsidR="008A27EC">
        <w:rPr>
          <w:rFonts w:ascii="Times New Roman" w:eastAsia="Times New Roman" w:hAnsi="Times New Roman" w:cs="Times New Roman"/>
        </w:rPr>
        <w:t xml:space="preserve">proportion of </w:t>
      </w:r>
      <w:ins w:id="549" w:author="Benton, Deon" w:date="2026-06-30T23:22:00Z" w16du:dateUtc="2026-07-01T04:22:00Z">
        <w:r w:rsidR="00880543">
          <w:rPr>
            <w:rFonts w:ascii="Times New Roman" w:eastAsia="Times New Roman" w:hAnsi="Times New Roman" w:cs="Times New Roman"/>
          </w:rPr>
          <w:t>constrained motion</w:t>
        </w:r>
      </w:ins>
      <w:r w:rsidR="008A27EC">
        <w:rPr>
          <w:rFonts w:ascii="Times New Roman" w:eastAsia="Times New Roman" w:hAnsi="Times New Roman" w:cs="Times New Roman"/>
        </w:rPr>
        <w:t xml:space="preserve">; the second number </w:t>
      </w:r>
      <w:ins w:id="550" w:author="Benton, Deon" w:date="2026-06-30T23:23:00Z" w16du:dateUtc="2026-07-01T04:23:00Z">
        <w:r w:rsidR="00880543">
          <w:rPr>
            <w:rFonts w:ascii="Times New Roman" w:eastAsia="Times New Roman" w:hAnsi="Times New Roman" w:cs="Times New Roman"/>
          </w:rPr>
          <w:t>represented the proportion of unconstrained motion</w:t>
        </w:r>
      </w:ins>
      <w:r w:rsidR="008A27EC">
        <w:rPr>
          <w:rFonts w:ascii="Times New Roman" w:eastAsia="Times New Roman" w:hAnsi="Times New Roman" w:cs="Times New Roman"/>
        </w:rPr>
        <w:t>.</w:t>
      </w:r>
      <w:r w:rsidR="00F728A6">
        <w:rPr>
          <w:rFonts w:ascii="Times New Roman" w:eastAsia="Times New Roman" w:hAnsi="Times New Roman" w:cs="Times New Roman"/>
        </w:rPr>
        <w:t xml:space="preserve"> </w:t>
      </w:r>
      <w:r w:rsidR="008A27EC">
        <w:rPr>
          <w:rFonts w:ascii="Times New Roman" w:eastAsia="Times New Roman" w:hAnsi="Times New Roman" w:cs="Times New Roman"/>
        </w:rPr>
        <w:t>ALIAS</w:t>
      </w:r>
      <w:ins w:id="551" w:author="Benton, Deon" w:date="2026-06-30T23:23:00Z" w16du:dateUtc="2026-07-01T04:23:00Z">
        <w:r w:rsidR="00880543">
          <w:rPr>
            <w:rFonts w:ascii="Times New Roman" w:eastAsia="Times New Roman" w:hAnsi="Times New Roman" w:cs="Times New Roman"/>
          </w:rPr>
          <w:t>’s performance</w:t>
        </w:r>
      </w:ins>
      <w:r w:rsidR="008A27EC">
        <w:rPr>
          <w:rFonts w:ascii="Times New Roman" w:eastAsia="Times New Roman" w:hAnsi="Times New Roman" w:cs="Times New Roman"/>
        </w:rPr>
        <w:t xml:space="preserve"> was not compared to the competitor models</w:t>
      </w:r>
      <w:ins w:id="552" w:author="Benton, Deon" w:date="2026-06-30T23:23:00Z" w16du:dateUtc="2026-07-01T04:23:00Z">
        <w:r w:rsidR="00880543">
          <w:rPr>
            <w:rFonts w:ascii="Times New Roman" w:eastAsia="Times New Roman" w:hAnsi="Times New Roman" w:cs="Times New Roman"/>
          </w:rPr>
          <w:t xml:space="preserve"> in this simulation</w:t>
        </w:r>
      </w:ins>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0D16C1CB"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ins w:id="553" w:author="Benton, Deon" w:date="2026-06-30T23:27:00Z" w16du:dateUtc="2026-07-01T04:27:00Z">
        <w:r w:rsidR="00D900AD">
          <w:rPr>
            <w:rFonts w:ascii="Times New Roman" w:hAnsi="Times New Roman" w:cs="Times New Roman"/>
            <w:b/>
            <w:bCs/>
          </w:rPr>
          <w:t xml:space="preserve"> and Discussion</w:t>
        </w:r>
      </w:ins>
    </w:p>
    <w:p w14:paraId="30824B99" w14:textId="61181A66"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A73CB">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512D3644" w:rsidR="00AD2FB8" w:rsidRDefault="00376FEB" w:rsidP="00376FEB">
      <w:pPr>
        <w:tabs>
          <w:tab w:val="left" w:pos="6360"/>
        </w:tabs>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ab/>
      </w:r>
    </w:p>
    <w:p w14:paraId="126C96E0" w14:textId="77777777" w:rsidR="00D72995" w:rsidRDefault="00865DEA" w:rsidP="00293789">
      <w:pPr>
        <w:spacing w:line="480" w:lineRule="auto"/>
        <w:ind w:firstLine="720"/>
        <w:contextualSpacing/>
        <w:rPr>
          <w:ins w:id="554" w:author="Benton, Deon" w:date="2026-06-30T23:59:00Z" w16du:dateUtc="2026-07-01T04:59:00Z"/>
          <w:rFonts w:ascii="Times New Roman" w:hAnsi="Times New Roman" w:cs="Times New Roman"/>
        </w:rPr>
      </w:pPr>
      <w:ins w:id="555" w:author="Benton, Deon" w:date="2026-06-30T23:25:00Z" w16du:dateUtc="2026-07-01T04:25:00Z">
        <w:r>
          <w:rPr>
            <w:rFonts w:ascii="Times New Roman" w:hAnsi="Times New Roman" w:cs="Times New Roman"/>
          </w:rPr>
          <w:t>The results</w:t>
        </w:r>
      </w:ins>
      <w:ins w:id="556" w:author="Benton, Deon" w:date="2026-06-30T23:26:00Z" w16du:dateUtc="2026-07-01T04:26:00Z">
        <w:r>
          <w:rPr>
            <w:rFonts w:ascii="Times New Roman" w:hAnsi="Times New Roman" w:cs="Times New Roman"/>
          </w:rPr>
          <w:t xml:space="preserve"> for this simulation</w:t>
        </w:r>
      </w:ins>
      <w:ins w:id="557" w:author="Benton, Deon" w:date="2026-06-30T23:25:00Z" w16du:dateUtc="2026-07-01T04:25:00Z">
        <w:r>
          <w:rPr>
            <w:rFonts w:ascii="Times New Roman" w:hAnsi="Times New Roman" w:cs="Times New Roman"/>
          </w:rPr>
          <w:t xml:space="preserve">—shown in Figure 12—demonstrate that regardless of </w:t>
        </w:r>
      </w:ins>
      <w:ins w:id="558" w:author="Benton, Deon" w:date="2026-06-30T23:26:00Z" w16du:dateUtc="2026-07-01T04:26:00Z">
        <w:r w:rsidR="00376FEB">
          <w:rPr>
            <w:rFonts w:ascii="Times New Roman" w:hAnsi="Times New Roman" w:cs="Times New Roman"/>
          </w:rPr>
          <w:t>how m</w:t>
        </w:r>
      </w:ins>
      <w:ins w:id="559" w:author="Benton, Deon" w:date="2026-06-30T23:27:00Z" w16du:dateUtc="2026-07-01T04:27:00Z">
        <w:r w:rsidR="00376FEB">
          <w:rPr>
            <w:rFonts w:ascii="Times New Roman" w:hAnsi="Times New Roman" w:cs="Times New Roman"/>
          </w:rPr>
          <w:t>uch constrained and unconstrained motion networks experienced during pretraining</w:t>
        </w:r>
      </w:ins>
      <w:ins w:id="560" w:author="Benton, Deon" w:date="2026-06-30T23:25:00Z" w16du:dateUtc="2026-07-01T04:25:00Z">
        <w:r>
          <w:rPr>
            <w:rFonts w:ascii="Times New Roman" w:hAnsi="Times New Roman" w:cs="Times New Roman"/>
          </w:rPr>
          <w:t>,</w:t>
        </w:r>
      </w:ins>
      <w:r w:rsidR="002B475E">
        <w:rPr>
          <w:rFonts w:ascii="Times New Roman" w:hAnsi="Times New Roman" w:cs="Times New Roman"/>
        </w:rPr>
        <w:t xml:space="preserve"> </w:t>
      </w:r>
      <w:ins w:id="561" w:author="Benton, Deon" w:date="2026-06-30T23:27:00Z" w16du:dateUtc="2026-07-01T04:27:00Z">
        <w:r w:rsidR="00376FEB">
          <w:rPr>
            <w:rFonts w:ascii="Times New Roman" w:hAnsi="Times New Roman" w:cs="Times New Roman"/>
          </w:rPr>
          <w:t>those</w:t>
        </w:r>
      </w:ins>
      <w:ins w:id="562" w:author="Benton, Deon" w:date="2026-06-30T23:24:00Z" w16du:dateUtc="2026-07-01T04:24:00Z">
        <w:r>
          <w:rPr>
            <w:rFonts w:ascii="Times New Roman" w:hAnsi="Times New Roman" w:cs="Times New Roman"/>
          </w:rPr>
          <w:t xml:space="preserve"> in the Experimental condition produced more error to the Inconsistent test event than to the Consistent one; those in the Control condition produced compara</w:t>
        </w:r>
      </w:ins>
      <w:ins w:id="563" w:author="Benton, Deon" w:date="2026-06-30T23:25:00Z" w16du:dateUtc="2026-07-01T04:25:00Z">
        <w:r>
          <w:rPr>
            <w:rFonts w:ascii="Times New Roman" w:hAnsi="Times New Roman" w:cs="Times New Roman"/>
          </w:rPr>
          <w:t>ble error to both test events.</w:t>
        </w:r>
      </w:ins>
      <w:ins w:id="564" w:author="Benton, Deon" w:date="2026-06-30T23:24:00Z" w16du:dateUtc="2026-07-01T04:24:00Z">
        <w:r>
          <w:rPr>
            <w:rFonts w:ascii="Times New Roman" w:hAnsi="Times New Roman" w:cs="Times New Roman"/>
          </w:rPr>
          <w:t xml:space="preserve">. </w:t>
        </w:r>
      </w:ins>
      <w:ins w:id="565" w:author="Benton, Deon" w:date="2026-06-30T23:27:00Z" w16du:dateUtc="2026-07-01T04:27:00Z">
        <w:r w:rsidR="00376FEB">
          <w:rPr>
            <w:rFonts w:ascii="Times New Roman" w:hAnsi="Times New Roman" w:cs="Times New Roman"/>
          </w:rPr>
          <w:t>These results indicate that</w:t>
        </w:r>
      </w:ins>
      <w:ins w:id="566" w:author="Benton, Deon" w:date="2026-06-30T23:24:00Z" w16du:dateUtc="2026-07-01T04:24:00Z">
        <w:r>
          <w:rPr>
            <w:rFonts w:ascii="Times New Roman" w:hAnsi="Times New Roman" w:cs="Times New Roman"/>
          </w:rPr>
          <w:t xml:space="preserve"> </w:t>
        </w:r>
      </w:ins>
      <w:r w:rsidR="002B475E">
        <w:rPr>
          <w:rFonts w:ascii="Times New Roman" w:hAnsi="Times New Roman" w:cs="Times New Roman"/>
        </w:rPr>
        <w:t>ALIAS</w:t>
      </w:r>
      <w:ins w:id="567" w:author="Benton, Deon" w:date="2026-06-30T23:24:00Z" w16du:dateUtc="2026-07-01T04:24:00Z">
        <w:r>
          <w:rPr>
            <w:rFonts w:ascii="Times New Roman" w:hAnsi="Times New Roman" w:cs="Times New Roman"/>
          </w:rPr>
          <w:t>’s success in Simulation 1a did not hinge on it having never experienced unconstrained motion during pretraining.</w:t>
        </w:r>
      </w:ins>
      <w:r w:rsidR="002B475E">
        <w:rPr>
          <w:rFonts w:ascii="Times New Roman" w:hAnsi="Times New Roman" w:cs="Times New Roman"/>
        </w:rPr>
        <w:t xml:space="preserve"> </w:t>
      </w:r>
    </w:p>
    <w:p w14:paraId="462C40EE" w14:textId="362CDF67" w:rsidR="003A731B" w:rsidRDefault="00D72995" w:rsidP="00293789">
      <w:pPr>
        <w:spacing w:line="480" w:lineRule="auto"/>
        <w:ind w:firstLine="720"/>
        <w:contextualSpacing/>
        <w:rPr>
          <w:rFonts w:ascii="Times New Roman" w:hAnsi="Times New Roman" w:cs="Times New Roman"/>
        </w:rPr>
      </w:pPr>
      <w:ins w:id="568" w:author="Benton, Deon" w:date="2026-06-30T23:59:00Z" w16du:dateUtc="2026-07-01T04:59:00Z">
        <w:r w:rsidRPr="00D72995">
          <w:rPr>
            <w:rFonts w:ascii="Times New Roman" w:eastAsia="Times New Roman" w:hAnsi="Times New Roman" w:cs="Times New Roman"/>
          </w:rPr>
          <w:t xml:space="preserve">It might </w:t>
        </w:r>
      </w:ins>
      <w:ins w:id="569" w:author="Benton, Deon" w:date="2026-07-01T00:10:00Z" w16du:dateUtc="2026-07-01T05:10:00Z">
        <w:r w:rsidR="00BE6E24">
          <w:rPr>
            <w:rFonts w:ascii="Times New Roman" w:eastAsia="Times New Roman" w:hAnsi="Times New Roman" w:cs="Times New Roman"/>
          </w:rPr>
          <w:t>be surp</w:t>
        </w:r>
      </w:ins>
      <w:ins w:id="570" w:author="Benton, Deon" w:date="2026-07-01T00:11:00Z" w16du:dateUtc="2026-07-01T05:11:00Z">
        <w:r w:rsidR="00BE6E24">
          <w:rPr>
            <w:rFonts w:ascii="Times New Roman" w:eastAsia="Times New Roman" w:hAnsi="Times New Roman" w:cs="Times New Roman"/>
          </w:rPr>
          <w:t>rising that</w:t>
        </w:r>
      </w:ins>
      <w:ins w:id="571" w:author="Benton, Deon" w:date="2026-07-01T00:00:00Z" w16du:dateUtc="2026-07-01T05:00:00Z">
        <w:r>
          <w:rPr>
            <w:rFonts w:ascii="Times New Roman" w:eastAsia="Times New Roman" w:hAnsi="Times New Roman" w:cs="Times New Roman"/>
          </w:rPr>
          <w:t>—</w:t>
        </w:r>
      </w:ins>
      <w:ins w:id="572" w:author="Benton, Deon" w:date="2026-06-30T23:59:00Z" w16du:dateUtc="2026-07-01T04:59:00Z">
        <w:r w:rsidRPr="00D72995">
          <w:rPr>
            <w:rFonts w:ascii="Times New Roman" w:eastAsia="Times New Roman" w:hAnsi="Times New Roman" w:cs="Times New Roman"/>
          </w:rPr>
          <w:t xml:space="preserve">at least in the 50% constrained versus 50% unconstrained condition, </w:t>
        </w:r>
      </w:ins>
      <w:ins w:id="573" w:author="Benton, Deon" w:date="2026-07-01T00:00:00Z" w16du:dateUtc="2026-07-01T05:00:00Z">
        <w:r>
          <w:rPr>
            <w:rFonts w:ascii="Times New Roman" w:eastAsia="Times New Roman" w:hAnsi="Times New Roman" w:cs="Times New Roman"/>
          </w:rPr>
          <w:t>in which</w:t>
        </w:r>
      </w:ins>
      <w:ins w:id="574" w:author="Benton, Deon" w:date="2026-06-30T23:59:00Z" w16du:dateUtc="2026-07-01T04:59:00Z">
        <w:r w:rsidRPr="00D72995">
          <w:rPr>
            <w:rFonts w:ascii="Times New Roman" w:eastAsia="Times New Roman" w:hAnsi="Times New Roman" w:cs="Times New Roman"/>
          </w:rPr>
          <w:t xml:space="preserve"> networks experienced equal numbers of arced- and linear-path events during pretraining</w:t>
        </w:r>
      </w:ins>
      <w:ins w:id="575" w:author="Benton, Deon" w:date="2026-07-01T00:00:00Z" w16du:dateUtc="2026-07-01T05:00:00Z">
        <w:r>
          <w:rPr>
            <w:rFonts w:ascii="Times New Roman" w:eastAsia="Times New Roman" w:hAnsi="Times New Roman" w:cs="Times New Roman"/>
          </w:rPr>
          <w:t>—</w:t>
        </w:r>
      </w:ins>
      <w:ins w:id="576" w:author="Benton, Deon" w:date="2026-07-01T00:11:00Z" w16du:dateUtc="2026-07-01T05:11:00Z">
        <w:r w:rsidR="00BE6E24">
          <w:rPr>
            <w:rFonts w:ascii="Times New Roman" w:eastAsia="Times New Roman" w:hAnsi="Times New Roman" w:cs="Times New Roman"/>
          </w:rPr>
          <w:t xml:space="preserve">networks did not produce equivalent error to </w:t>
        </w:r>
      </w:ins>
      <w:ins w:id="577" w:author="Benton, Deon" w:date="2026-06-30T23:59:00Z" w16du:dateUtc="2026-07-01T04:59:00Z">
        <w:r w:rsidRPr="00D72995">
          <w:rPr>
            <w:rFonts w:ascii="Times New Roman" w:eastAsia="Times New Roman" w:hAnsi="Times New Roman" w:cs="Times New Roman"/>
          </w:rPr>
          <w:t xml:space="preserve">both test events </w:t>
        </w:r>
      </w:ins>
      <w:ins w:id="578" w:author="Benton, Deon" w:date="2026-07-01T00:11:00Z" w16du:dateUtc="2026-07-01T05:11:00Z">
        <w:r w:rsidR="00BE6E24">
          <w:rPr>
            <w:rFonts w:ascii="Times New Roman" w:eastAsia="Times New Roman" w:hAnsi="Times New Roman" w:cs="Times New Roman"/>
          </w:rPr>
          <w:t>across conditions</w:t>
        </w:r>
      </w:ins>
      <w:ins w:id="579" w:author="Benton, Deon" w:date="2026-06-30T23:59:00Z" w16du:dateUtc="2026-07-01T04:59:00Z">
        <w:r w:rsidRPr="00D72995">
          <w:rPr>
            <w:rFonts w:ascii="Times New Roman" w:eastAsia="Times New Roman" w:hAnsi="Times New Roman" w:cs="Times New Roman"/>
          </w:rPr>
          <w:t>.</w:t>
        </w:r>
      </w:ins>
      <w:ins w:id="580" w:author="Benton, Deon" w:date="2026-07-01T00:11:00Z" w16du:dateUtc="2026-07-01T05:11:00Z">
        <w:r w:rsidR="00DA56C0">
          <w:rPr>
            <w:rFonts w:ascii="Times New Roman" w:eastAsia="Times New Roman" w:hAnsi="Times New Roman" w:cs="Times New Roman"/>
          </w:rPr>
          <w:t xml:space="preserve"> </w:t>
        </w:r>
      </w:ins>
      <w:ins w:id="581" w:author="Benton, Deon" w:date="2026-06-30T23:59:00Z" w16du:dateUtc="2026-07-01T04:59:00Z">
        <w:r w:rsidRPr="00D72995">
          <w:rPr>
            <w:rFonts w:ascii="Times New Roman" w:eastAsia="Times New Roman" w:hAnsi="Times New Roman" w:cs="Times New Roman"/>
          </w:rPr>
          <w:t xml:space="preserve"> This prediction did not bear out because all networks </w:t>
        </w:r>
      </w:ins>
      <w:ins w:id="582" w:author="Benton, Deon" w:date="2026-07-01T00:01:00Z" w16du:dateUtc="2026-07-01T05:01:00Z">
        <w:r>
          <w:rPr>
            <w:rFonts w:ascii="Times New Roman" w:eastAsia="Times New Roman" w:hAnsi="Times New Roman" w:cs="Times New Roman"/>
          </w:rPr>
          <w:t>experienced an</w:t>
        </w:r>
      </w:ins>
      <w:ins w:id="583" w:author="Benton, Deon" w:date="2026-06-30T23:59:00Z" w16du:dateUtc="2026-07-01T04:59:00Z">
        <w:r w:rsidRPr="00D72995">
          <w:rPr>
            <w:rFonts w:ascii="Times New Roman" w:eastAsia="Times New Roman" w:hAnsi="Times New Roman" w:cs="Times New Roman"/>
          </w:rPr>
          <w:t xml:space="preserve"> additional arced-path event during habituation.</w:t>
        </w:r>
      </w:ins>
      <w:ins w:id="584" w:author="Benton, Deon" w:date="2026-07-01T00:08:00Z" w16du:dateUtc="2026-07-01T05:08:00Z">
        <w:r w:rsidR="0004792A" w:rsidRPr="0004792A">
          <w:t xml:space="preserve"> </w:t>
        </w:r>
      </w:ins>
      <w:ins w:id="585" w:author="Benton, Deon" w:date="2026-07-01T00:12:00Z" w16du:dateUtc="2026-07-01T05:12:00Z">
        <w:r w:rsidR="00DA56C0">
          <w:rPr>
            <w:rFonts w:ascii="Times New Roman" w:eastAsia="Times New Roman" w:hAnsi="Times New Roman" w:cs="Times New Roman"/>
          </w:rPr>
          <w:t>These</w:t>
        </w:r>
      </w:ins>
      <w:ins w:id="586" w:author="Benton, Deon" w:date="2026-07-01T00:09:00Z" w16du:dateUtc="2026-07-01T05:09:00Z">
        <w:r w:rsidR="0004792A">
          <w:rPr>
            <w:rFonts w:ascii="Times New Roman" w:eastAsia="Times New Roman" w:hAnsi="Times New Roman" w:cs="Times New Roman"/>
          </w:rPr>
          <w:t xml:space="preserve"> additional</w:t>
        </w:r>
      </w:ins>
      <w:ins w:id="587" w:author="Benton, Deon" w:date="2026-07-01T00:08:00Z">
        <w:r w:rsidR="0004792A" w:rsidRPr="0004792A">
          <w:rPr>
            <w:rFonts w:ascii="Times New Roman" w:eastAsia="Times New Roman" w:hAnsi="Times New Roman" w:cs="Times New Roman"/>
          </w:rPr>
          <w:t xml:space="preserve"> </w:t>
        </w:r>
      </w:ins>
      <w:ins w:id="588" w:author="Benton, Deon" w:date="2026-07-01T00:09:00Z" w16du:dateUtc="2026-07-01T05:09:00Z">
        <w:r w:rsidR="0004792A">
          <w:rPr>
            <w:rFonts w:ascii="Times New Roman" w:eastAsia="Times New Roman" w:hAnsi="Times New Roman" w:cs="Times New Roman"/>
          </w:rPr>
          <w:t>weight</w:t>
        </w:r>
      </w:ins>
      <w:ins w:id="589" w:author="Benton, Deon" w:date="2026-07-01T00:08:00Z">
        <w:r w:rsidR="0004792A" w:rsidRPr="0004792A">
          <w:rPr>
            <w:rFonts w:ascii="Times New Roman" w:eastAsia="Times New Roman" w:hAnsi="Times New Roman" w:cs="Times New Roman"/>
          </w:rPr>
          <w:t xml:space="preserve"> changes </w:t>
        </w:r>
      </w:ins>
      <w:ins w:id="590" w:author="Benton, Deon" w:date="2026-07-01T00:12:00Z" w16du:dateUtc="2026-07-01T05:12:00Z">
        <w:r w:rsidR="00DA56C0">
          <w:rPr>
            <w:rFonts w:ascii="Times New Roman" w:eastAsia="Times New Roman" w:hAnsi="Times New Roman" w:cs="Times New Roman"/>
          </w:rPr>
          <w:t xml:space="preserve">meant </w:t>
        </w:r>
      </w:ins>
      <w:ins w:id="591" w:author="Benton, Deon" w:date="2026-07-01T00:09:00Z" w16du:dateUtc="2026-07-01T05:09:00Z">
        <w:r w:rsidR="0004792A">
          <w:rPr>
            <w:rFonts w:ascii="Times New Roman" w:eastAsia="Times New Roman" w:hAnsi="Times New Roman" w:cs="Times New Roman"/>
          </w:rPr>
          <w:t>that the</w:t>
        </w:r>
      </w:ins>
      <w:ins w:id="592" w:author="Benton, Deon" w:date="2026-07-01T00:08:00Z">
        <w:r w:rsidR="0004792A" w:rsidRPr="0004792A">
          <w:rPr>
            <w:rFonts w:ascii="Times New Roman" w:eastAsia="Times New Roman" w:hAnsi="Times New Roman" w:cs="Times New Roman"/>
          </w:rPr>
          <w:t xml:space="preserve"> associations among the features comprising the arced-path event</w:t>
        </w:r>
      </w:ins>
      <w:ins w:id="593" w:author="Benton, Deon" w:date="2026-07-01T00:09:00Z" w16du:dateUtc="2026-07-01T05:09:00Z">
        <w:r w:rsidR="0004792A">
          <w:rPr>
            <w:rFonts w:ascii="Times New Roman" w:eastAsia="Times New Roman" w:hAnsi="Times New Roman" w:cs="Times New Roman"/>
          </w:rPr>
          <w:t xml:space="preserve"> </w:t>
        </w:r>
      </w:ins>
      <w:ins w:id="594" w:author="Benton, Deon" w:date="2026-07-01T00:12:00Z" w16du:dateUtc="2026-07-01T05:12:00Z">
        <w:r w:rsidR="00DA56C0">
          <w:rPr>
            <w:rFonts w:ascii="Times New Roman" w:eastAsia="Times New Roman" w:hAnsi="Times New Roman" w:cs="Times New Roman"/>
          </w:rPr>
          <w:t>were</w:t>
        </w:r>
      </w:ins>
      <w:ins w:id="595" w:author="Benton, Deon" w:date="2026-07-01T00:09:00Z" w16du:dateUtc="2026-07-01T05:09:00Z">
        <w:r w:rsidR="0004792A">
          <w:rPr>
            <w:rFonts w:ascii="Times New Roman" w:eastAsia="Times New Roman" w:hAnsi="Times New Roman" w:cs="Times New Roman"/>
          </w:rPr>
          <w:t xml:space="preserve"> further strengthened</w:t>
        </w:r>
      </w:ins>
      <w:ins w:id="596" w:author="Benton, Deon" w:date="2026-07-01T00:08:00Z">
        <w:r w:rsidR="0004792A" w:rsidRPr="0004792A">
          <w:rPr>
            <w:rFonts w:ascii="Times New Roman" w:eastAsia="Times New Roman" w:hAnsi="Times New Roman" w:cs="Times New Roman"/>
          </w:rPr>
          <w:t xml:space="preserve">, thereby increasing the </w:t>
        </w:r>
        <w:r w:rsidR="0004792A" w:rsidRPr="0004792A">
          <w:rPr>
            <w:rFonts w:ascii="Times New Roman" w:eastAsia="Times New Roman" w:hAnsi="Times New Roman" w:cs="Times New Roman"/>
          </w:rPr>
          <w:lastRenderedPageBreak/>
          <w:t xml:space="preserve">likelihood that </w:t>
        </w:r>
      </w:ins>
      <w:ins w:id="597" w:author="Benton, Deon" w:date="2026-07-01T00:09:00Z" w16du:dateUtc="2026-07-01T05:09:00Z">
        <w:r w:rsidR="0004792A">
          <w:rPr>
            <w:rFonts w:ascii="Times New Roman" w:eastAsia="Times New Roman" w:hAnsi="Times New Roman" w:cs="Times New Roman"/>
          </w:rPr>
          <w:t>presenting some of its features</w:t>
        </w:r>
      </w:ins>
      <w:ins w:id="598" w:author="Benton, Deon" w:date="2026-07-01T00:08:00Z">
        <w:r w:rsidR="0004792A" w:rsidRPr="0004792A">
          <w:rPr>
            <w:rFonts w:ascii="Times New Roman" w:eastAsia="Times New Roman" w:hAnsi="Times New Roman" w:cs="Times New Roman"/>
          </w:rPr>
          <w:t xml:space="preserve"> at test would incorrectly activate </w:t>
        </w:r>
      </w:ins>
      <w:ins w:id="599" w:author="Benton, Deon" w:date="2026-07-01T00:14:00Z" w16du:dateUtc="2026-07-01T05:14:00Z">
        <w:r w:rsidR="00DA56C0">
          <w:rPr>
            <w:rFonts w:ascii="Times New Roman" w:eastAsia="Times New Roman" w:hAnsi="Times New Roman" w:cs="Times New Roman"/>
          </w:rPr>
          <w:t>others</w:t>
        </w:r>
      </w:ins>
      <w:ins w:id="600" w:author="Benton, Deon" w:date="2026-07-01T00:08:00Z">
        <w:r w:rsidR="0004792A" w:rsidRPr="0004792A">
          <w:rPr>
            <w:rFonts w:ascii="Times New Roman" w:eastAsia="Times New Roman" w:hAnsi="Times New Roman" w:cs="Times New Roman"/>
          </w:rPr>
          <w:t xml:space="preserve">, produce greater prediction error, and </w:t>
        </w:r>
      </w:ins>
      <w:ins w:id="601" w:author="Benton, Deon" w:date="2026-07-01T00:09:00Z" w16du:dateUtc="2026-07-01T05:09:00Z">
        <w:r w:rsidR="0004792A">
          <w:rPr>
            <w:rFonts w:ascii="Times New Roman" w:eastAsia="Times New Roman" w:hAnsi="Times New Roman" w:cs="Times New Roman"/>
          </w:rPr>
          <w:t>lead ultimately</w:t>
        </w:r>
      </w:ins>
      <w:ins w:id="602" w:author="Benton, Deon" w:date="2026-07-01T00:08:00Z">
        <w:r w:rsidR="0004792A" w:rsidRPr="0004792A">
          <w:rPr>
            <w:rFonts w:ascii="Times New Roman" w:eastAsia="Times New Roman" w:hAnsi="Times New Roman" w:cs="Times New Roman"/>
          </w:rPr>
          <w:t xml:space="preserve"> to </w:t>
        </w:r>
      </w:ins>
      <w:ins w:id="603" w:author="Benton, Deon" w:date="2026-07-01T00:10:00Z" w16du:dateUtc="2026-07-01T05:10:00Z">
        <w:r w:rsidR="0004792A">
          <w:rPr>
            <w:rFonts w:ascii="Times New Roman" w:eastAsia="Times New Roman" w:hAnsi="Times New Roman" w:cs="Times New Roman"/>
          </w:rPr>
          <w:t>differential treatment of the test events.</w:t>
        </w:r>
      </w:ins>
    </w:p>
    <w:p w14:paraId="328EAFCD" w14:textId="08698AD1" w:rsidR="00A03867" w:rsidRDefault="00194F9C" w:rsidP="00677D91">
      <w:pPr>
        <w:spacing w:line="480" w:lineRule="auto"/>
        <w:ind w:firstLine="720"/>
        <w:contextualSpacing/>
        <w:rPr>
          <w:rFonts w:ascii="Times New Roman" w:hAnsi="Times New Roman" w:cs="Times New Roman"/>
        </w:rPr>
      </w:pPr>
      <w:ins w:id="604" w:author="Benton, Deon" w:date="2026-07-01T00:17:00Z" w16du:dateUtc="2026-07-01T05:17:00Z">
        <w:r>
          <w:rPr>
            <w:rFonts w:ascii="Times New Roman" w:hAnsi="Times New Roman" w:cs="Times New Roman"/>
          </w:rPr>
          <w:t xml:space="preserve">Having established that ALIAS could capture the first target finding and that its performance did </w:t>
        </w:r>
      </w:ins>
      <w:ins w:id="605" w:author="Benton, Deon" w:date="2026-07-01T00:18:00Z" w16du:dateUtc="2026-07-01T05:18:00Z">
        <w:r>
          <w:rPr>
            <w:rFonts w:ascii="Times New Roman" w:hAnsi="Times New Roman" w:cs="Times New Roman"/>
          </w:rPr>
          <w:t xml:space="preserve">not depend on </w:t>
        </w:r>
      </w:ins>
      <w:ins w:id="606" w:author="Benton, Deon" w:date="2026-07-01T01:10:00Z" w16du:dateUtc="2026-07-01T06:10:00Z">
        <w:r w:rsidR="00EC1B73">
          <w:rPr>
            <w:rFonts w:ascii="Times New Roman" w:hAnsi="Times New Roman" w:cs="Times New Roman"/>
          </w:rPr>
          <w:t>absent prior</w:t>
        </w:r>
      </w:ins>
      <w:ins w:id="607" w:author="Benton, Deon" w:date="2026-07-01T00:18:00Z" w16du:dateUtc="2026-07-01T05:18:00Z">
        <w:r>
          <w:rPr>
            <w:rFonts w:ascii="Times New Roman" w:hAnsi="Times New Roman" w:cs="Times New Roman"/>
          </w:rPr>
          <w:t xml:space="preserve"> experience with unconstrained motion, </w:t>
        </w:r>
      </w:ins>
      <w:ins w:id="608" w:author="Benton, Deon" w:date="2026-07-01T01:11:00Z" w16du:dateUtc="2026-07-01T06:11:00Z">
        <w:r w:rsidR="00626FE2">
          <w:rPr>
            <w:rFonts w:ascii="Times New Roman" w:hAnsi="Times New Roman" w:cs="Times New Roman"/>
          </w:rPr>
          <w:t>Simulation 2</w:t>
        </w:r>
      </w:ins>
      <w:ins w:id="609" w:author="Benton, Deon" w:date="2026-07-01T00:18:00Z" w16du:dateUtc="2026-07-01T05:18:00Z">
        <w:r>
          <w:rPr>
            <w:rFonts w:ascii="Times New Roman" w:hAnsi="Times New Roman" w:cs="Times New Roman"/>
          </w:rPr>
          <w:t xml:space="preserve"> examined whether the same associative mechanism could reproduce the second target finding. </w:t>
        </w:r>
      </w:ins>
      <w:ins w:id="610" w:author="Benton, Deon" w:date="2026-07-01T00:17:00Z" w16du:dateUtc="2026-07-01T05:17:00Z">
        <w:r>
          <w:rPr>
            <w:rFonts w:ascii="Times New Roman" w:hAnsi="Times New Roman" w:cs="Times New Roman"/>
          </w:rPr>
          <w:t xml:space="preserve">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1BF8053D" w:rsidR="0046476F" w:rsidRDefault="00BD6B17" w:rsidP="00944950">
      <w:pPr>
        <w:spacing w:line="480" w:lineRule="auto"/>
        <w:ind w:firstLine="720"/>
        <w:contextualSpacing/>
        <w:rPr>
          <w:rFonts w:ascii="Times New Roman" w:eastAsia="Times New Roman" w:hAnsi="Times New Roman" w:cs="Times New Roman"/>
        </w:rPr>
      </w:pPr>
      <w:ins w:id="611" w:author="Benton, Deon" w:date="2026-07-01T01:11:00Z" w16du:dateUtc="2026-07-01T06:11:00Z">
        <w:r>
          <w:rPr>
            <w:rFonts w:ascii="Times New Roman" w:eastAsia="Times New Roman" w:hAnsi="Times New Roman" w:cs="Times New Roman"/>
          </w:rPr>
          <w:t>This simulation</w:t>
        </w:r>
      </w:ins>
      <w:ins w:id="612" w:author="Benton, Deon" w:date="2026-07-01T00:20:00Z" w16du:dateUtc="2026-07-01T05:20:00Z">
        <w:r w:rsidR="005C6F13">
          <w:rPr>
            <w:rFonts w:ascii="Times New Roman" w:eastAsia="Times New Roman" w:hAnsi="Times New Roman" w:cs="Times New Roman"/>
          </w:rPr>
          <w:t xml:space="preserve"> examined whether </w:t>
        </w:r>
      </w:ins>
      <w:ins w:id="613" w:author="Benton, Deon" w:date="2026-07-01T00:21:00Z" w16du:dateUtc="2026-07-01T05:21:00Z">
        <w:r w:rsidR="005C6F13">
          <w:rPr>
            <w:rFonts w:ascii="Times New Roman" w:eastAsia="Times New Roman" w:hAnsi="Times New Roman" w:cs="Times New Roman"/>
          </w:rPr>
          <w:t xml:space="preserve">the same associative learning mechanism that captured the first target finding could reproduce the second: </w:t>
        </w:r>
      </w:ins>
      <w:ins w:id="614" w:author="Benton, Deon" w:date="2026-07-01T00:30:00Z" w16du:dateUtc="2026-07-01T05:30:00Z">
        <w:r w:rsidR="00D61141">
          <w:rPr>
            <w:rFonts w:ascii="Times New Roman" w:eastAsia="Times New Roman" w:hAnsi="Times New Roman" w:cs="Times New Roman"/>
          </w:rPr>
          <w:t>that i</w:t>
        </w:r>
      </w:ins>
      <w:ins w:id="615" w:author="Benton, Deon" w:date="2026-07-01T00:21:00Z" w16du:dateUtc="2026-07-01T05:21:00Z">
        <w:r w:rsidR="005C6F13">
          <w:rPr>
            <w:rFonts w:ascii="Times New Roman" w:eastAsia="Times New Roman" w:hAnsi="Times New Roman" w:cs="Times New Roman"/>
          </w:rPr>
          <w:t xml:space="preserve">nfants’ looking responses </w:t>
        </w:r>
      </w:ins>
      <w:ins w:id="616" w:author="Benton, Deon" w:date="2026-07-01T00:30:00Z" w16du:dateUtc="2026-07-01T05:30:00Z">
        <w:r w:rsidR="00D61141">
          <w:rPr>
            <w:rFonts w:ascii="Times New Roman" w:eastAsia="Times New Roman" w:hAnsi="Times New Roman" w:cs="Times New Roman"/>
          </w:rPr>
          <w:t>do</w:t>
        </w:r>
      </w:ins>
      <w:ins w:id="617" w:author="Benton, Deon" w:date="2026-07-01T00:21:00Z" w16du:dateUtc="2026-07-01T05:21:00Z">
        <w:r w:rsidR="005C6F13">
          <w:rPr>
            <w:rFonts w:ascii="Times New Roman" w:eastAsia="Times New Roman" w:hAnsi="Times New Roman" w:cs="Times New Roman"/>
          </w:rPr>
          <w:t xml:space="preserve"> not depend on</w:t>
        </w:r>
      </w:ins>
      <w:ins w:id="618" w:author="Benton, Deon" w:date="2026-07-01T00:22:00Z" w16du:dateUtc="2026-07-01T05:22:00Z">
        <w:r w:rsidR="005C6F13">
          <w:rPr>
            <w:rFonts w:ascii="Times New Roman" w:eastAsia="Times New Roman" w:hAnsi="Times New Roman" w:cs="Times New Roman"/>
          </w:rPr>
          <w:t xml:space="preserve"> the objects involved possessing animate features. As such, the</w:t>
        </w:r>
      </w:ins>
      <w:r w:rsidR="00524642">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sidR="00524642">
        <w:rPr>
          <w:rFonts w:ascii="Times New Roman" w:eastAsia="Times New Roman" w:hAnsi="Times New Roman" w:cs="Times New Roman"/>
        </w:rPr>
        <w:t xml:space="preserve"> possess</w:t>
      </w:r>
      <w:r w:rsidR="0010245A">
        <w:rPr>
          <w:rFonts w:ascii="Times New Roman" w:eastAsia="Times New Roman" w:hAnsi="Times New Roman" w:cs="Times New Roman"/>
        </w:rPr>
        <w:t>ed</w:t>
      </w:r>
      <w:r w:rsidR="00524642">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833BF">
        <w:rPr>
          <w:rFonts w:ascii="Times New Roman" w:eastAsia="Times New Roman" w:hAnsi="Times New Roman" w:cs="Times New Roman"/>
        </w:rPr>
        <w:t>Networks were 9 months old.</w:t>
      </w:r>
      <w:ins w:id="619" w:author="Benton, Deon" w:date="2026-07-01T00:20:00Z" w16du:dateUtc="2026-07-01T05:20:00Z">
        <w:r w:rsidR="005C6F13">
          <w:rPr>
            <w:rFonts w:ascii="Times New Roman" w:eastAsia="Times New Roman" w:hAnsi="Times New Roman" w:cs="Times New Roman"/>
          </w:rPr>
          <w:t xml:space="preserve"> </w:t>
        </w:r>
      </w:ins>
      <w:ins w:id="620" w:author="Benton, Deon" w:date="2026-07-01T00:23:00Z" w16du:dateUtc="2026-07-01T05:23:00Z">
        <w:r w:rsidR="005C6F13">
          <w:rPr>
            <w:rFonts w:ascii="Times New Roman" w:eastAsia="Times New Roman" w:hAnsi="Times New Roman" w:cs="Times New Roman"/>
          </w:rPr>
          <w:t xml:space="preserve">Only </w:t>
        </w:r>
      </w:ins>
      <w:r w:rsidR="005C6F13">
        <w:rPr>
          <w:rFonts w:ascii="Times New Roman" w:eastAsia="Times New Roman" w:hAnsi="Times New Roman" w:cs="Times New Roman"/>
        </w:rPr>
        <w:t>ALIAS and ALIAS-2</w:t>
      </w:r>
      <w:ins w:id="621" w:author="Benton, Deon" w:date="2026-07-01T00:23:00Z" w16du:dateUtc="2026-07-01T05:23:00Z">
        <w:r w:rsidR="005C6F13">
          <w:rPr>
            <w:rFonts w:ascii="Times New Roman" w:eastAsia="Times New Roman" w:hAnsi="Times New Roman" w:cs="Times New Roman"/>
          </w:rPr>
          <w:t xml:space="preserve"> were examined</w:t>
        </w:r>
      </w:ins>
      <w:ins w:id="622" w:author="Benton, Deon" w:date="2026-07-01T01:12:00Z" w16du:dateUtc="2026-07-01T06:12:00Z">
        <w:r w:rsidR="00602377">
          <w:rPr>
            <w:rFonts w:ascii="Times New Roman" w:eastAsia="Times New Roman" w:hAnsi="Times New Roman" w:cs="Times New Roman"/>
          </w:rPr>
          <w:t xml:space="preserve"> </w:t>
        </w:r>
      </w:ins>
      <w:del w:id="623" w:author="Benton, Deon" w:date="2026-07-01T01:12:00Z" w16du:dateUtc="2026-07-01T06:12:00Z">
        <w:r w:rsidR="005C6F13" w:rsidDel="00602377">
          <w:rPr>
            <w:rFonts w:ascii="Times New Roman" w:eastAsia="Times New Roman" w:hAnsi="Times New Roman" w:cs="Times New Roman"/>
          </w:rPr>
          <w:delText xml:space="preserve"> </w:delText>
        </w:r>
      </w:del>
      <w:r w:rsidR="005C6F13">
        <w:rPr>
          <w:rFonts w:ascii="Times New Roman" w:eastAsia="Times New Roman" w:hAnsi="Times New Roman" w:cs="Times New Roman"/>
        </w:rPr>
        <w:t xml:space="preserve">because neither VOM10 nor VOM10-2 </w:t>
      </w:r>
      <w:ins w:id="624" w:author="Benton, Deon" w:date="2026-07-01T00:23:00Z" w16du:dateUtc="2026-07-01T05:23:00Z">
        <w:r w:rsidR="005C6F13">
          <w:rPr>
            <w:rFonts w:ascii="Times New Roman" w:eastAsia="Times New Roman" w:hAnsi="Times New Roman" w:cs="Times New Roman"/>
          </w:rPr>
          <w:t>could represent whether</w:t>
        </w:r>
      </w:ins>
      <w:r w:rsidR="005C6F13">
        <w:rPr>
          <w:rFonts w:ascii="Times New Roman" w:eastAsia="Times New Roman" w:hAnsi="Times New Roman" w:cs="Times New Roman"/>
        </w:rPr>
        <w:t xml:space="preserve"> an object possessed animate- or object-typical surface features.</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368C5098"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ins w:id="625" w:author="Benton, Deon" w:date="2026-07-01T00:29:00Z" w16du:dateUtc="2026-07-01T05:29:00Z">
        <w:r w:rsidR="008077A1">
          <w:rPr>
            <w:rFonts w:ascii="Times New Roman" w:eastAsia="Times New Roman" w:hAnsi="Times New Roman" w:cs="Times New Roman"/>
            <w:b/>
            <w:bCs/>
          </w:rPr>
          <w:t xml:space="preserve"> and Discussion</w:t>
        </w:r>
      </w:ins>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30EF6541"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429DF550"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1</w:t>
      </w:r>
      <w:r w:rsidR="00DD3A69">
        <w:rPr>
          <w:rFonts w:ascii="Times New Roman" w:hAnsi="Times New Roman" w:cs="Times New Roman"/>
        </w:rPr>
        <w:t>3 shows that</w:t>
      </w:r>
      <w:r w:rsidR="00C64AAE">
        <w:rPr>
          <w:rFonts w:ascii="Times New Roman" w:hAnsi="Times New Roman" w:cs="Times New Roman"/>
        </w:rPr>
        <w:t xml:space="preserve"> </w:t>
      </w:r>
      <w:ins w:id="626" w:author="Benton, Deon" w:date="2026-07-01T00:24:00Z" w16du:dateUtc="2026-07-01T05:24:00Z">
        <w:r w:rsidR="00640868">
          <w:rPr>
            <w:rFonts w:ascii="Times New Roman" w:hAnsi="Times New Roman" w:cs="Times New Roman"/>
          </w:rPr>
          <w:t>networks in the Experimental condition produced more error to the Inefficient than to the Efficient test event, whereas those in the Control condition produced equivalent err</w:t>
        </w:r>
      </w:ins>
      <w:ins w:id="627" w:author="Benton, Deon" w:date="2026-07-01T00:25:00Z" w16du:dateUtc="2026-07-01T05:25:00Z">
        <w:r w:rsidR="00640868">
          <w:rPr>
            <w:rFonts w:ascii="Times New Roman" w:hAnsi="Times New Roman" w:cs="Times New Roman"/>
          </w:rPr>
          <w:t xml:space="preserve">or to both events. </w:t>
        </w:r>
      </w:ins>
      <w:ins w:id="628" w:author="Benton, Deon" w:date="2026-07-01T00:27:00Z" w16du:dateUtc="2026-07-01T05:27:00Z">
        <w:r w:rsidR="00BB1CCA">
          <w:rPr>
            <w:rFonts w:ascii="Times New Roman" w:hAnsi="Times New Roman" w:cs="Times New Roman"/>
          </w:rPr>
          <w:t>These results indicate that</w:t>
        </w:r>
      </w:ins>
      <w:ins w:id="629" w:author="Benton, Deon" w:date="2026-07-01T00:25:00Z" w16du:dateUtc="2026-07-01T05:25:00Z">
        <w:r w:rsidR="00640868">
          <w:rPr>
            <w:rFonts w:ascii="Times New Roman" w:hAnsi="Times New Roman" w:cs="Times New Roman"/>
          </w:rPr>
          <w:t xml:space="preserve"> ALIAS’s responses—like infants’—did not hinge on objects espousing animate-typical features.</w:t>
        </w:r>
      </w:ins>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0E08B83"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122A807B" w14:textId="77777777" w:rsidR="00D61141" w:rsidRDefault="004919FE" w:rsidP="00D61141">
      <w:pPr>
        <w:spacing w:line="480" w:lineRule="auto"/>
        <w:contextualSpacing/>
        <w:rPr>
          <w:ins w:id="630" w:author="Benton, Deon" w:date="2026-07-01T00:35:00Z" w16du:dateUtc="2026-07-01T05:35:00Z"/>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w:t>
      </w:r>
      <w:ins w:id="631" w:author="Benton, Deon" w:date="2026-07-01T00:26:00Z" w16du:dateUtc="2026-07-01T05:26:00Z">
        <w:r w:rsidR="00BB1CCA">
          <w:rPr>
            <w:rFonts w:ascii="Times New Roman" w:eastAsia="Times New Roman" w:hAnsi="Times New Roman" w:cs="Times New Roman"/>
          </w:rPr>
          <w:t xml:space="preserve"> ALIAS-2’s performance. </w:t>
        </w:r>
      </w:ins>
      <w:ins w:id="632" w:author="Benton, Deon" w:date="2026-07-01T00:27:00Z" w16du:dateUtc="2026-07-01T05:27:00Z">
        <w:r w:rsidR="00BB1CCA">
          <w:rPr>
            <w:rFonts w:ascii="Times New Roman" w:hAnsi="Times New Roman" w:cs="Times New Roman"/>
          </w:rPr>
          <w:t xml:space="preserve">Networks in </w:t>
        </w:r>
      </w:ins>
      <w:ins w:id="633" w:author="Benton, Deon" w:date="2026-07-01T00:26:00Z" w16du:dateUtc="2026-07-01T05:26:00Z">
        <w:r w:rsidR="00BB1CCA">
          <w:rPr>
            <w:rFonts w:ascii="Times New Roman" w:hAnsi="Times New Roman" w:cs="Times New Roman"/>
          </w:rPr>
          <w:t>conditions produced greater error to the Inefficient than to the Efficient event</w:t>
        </w:r>
      </w:ins>
      <w:ins w:id="634" w:author="Benton, Deon" w:date="2026-07-01T00:27:00Z" w16du:dateUtc="2026-07-01T05:27:00Z">
        <w:r w:rsidR="00BB1CCA">
          <w:rPr>
            <w:rFonts w:ascii="Times New Roman" w:hAnsi="Times New Roman" w:cs="Times New Roman"/>
          </w:rPr>
          <w:t xml:space="preserve">. However, as was true in Simulation 1a, this effect was </w:t>
        </w:r>
      </w:ins>
      <w:ins w:id="635" w:author="Benton, Deon" w:date="2026-07-01T00:26:00Z" w16du:dateUtc="2026-07-01T05:26:00Z">
        <w:r w:rsidR="00BB1CCA">
          <w:rPr>
            <w:rFonts w:ascii="Times New Roman" w:hAnsi="Times New Roman" w:cs="Times New Roman"/>
          </w:rPr>
          <w:t xml:space="preserve">weaker in the Control than in the Experimental condition. </w:t>
        </w:r>
      </w:ins>
      <w:ins w:id="636" w:author="Benton, Deon" w:date="2026-07-01T00:28:00Z" w16du:dateUtc="2026-07-01T05:28:00Z">
        <w:r w:rsidR="00BB1CCA">
          <w:rPr>
            <w:rFonts w:ascii="Times New Roman" w:hAnsi="Times New Roman" w:cs="Times New Roman"/>
          </w:rPr>
          <w:t xml:space="preserve">The fact that ALIAS-2 only partially replicated the second target finding indicates that </w:t>
        </w:r>
      </w:ins>
      <w:r w:rsidR="00857D28" w:rsidRPr="00857D28">
        <w:rPr>
          <w:rFonts w:ascii="Times New Roman" w:eastAsia="Times New Roman" w:hAnsi="Times New Roman" w:cs="Times New Roman"/>
        </w:rPr>
        <w:t xml:space="preserve">associative learning </w:t>
      </w:r>
      <w:ins w:id="637" w:author="Benton, Deon" w:date="2026-07-01T00:28:00Z" w16du:dateUtc="2026-07-01T05:28:00Z">
        <w:r w:rsidR="00BB1CCA">
          <w:rPr>
            <w:rFonts w:ascii="Times New Roman" w:eastAsia="Times New Roman" w:hAnsi="Times New Roman" w:cs="Times New Roman"/>
          </w:rPr>
          <w:t xml:space="preserve">over differentially salient surface features </w:t>
        </w:r>
        <w:r w:rsidR="008077A1">
          <w:rPr>
            <w:rFonts w:ascii="Times New Roman" w:eastAsia="Times New Roman" w:hAnsi="Times New Roman" w:cs="Times New Roman"/>
          </w:rPr>
          <w:t>is necess</w:t>
        </w:r>
      </w:ins>
      <w:ins w:id="638" w:author="Benton, Deon" w:date="2026-07-01T00:29:00Z" w16du:dateUtc="2026-07-01T05:29:00Z">
        <w:r w:rsidR="008077A1">
          <w:rPr>
            <w:rFonts w:ascii="Times New Roman" w:eastAsia="Times New Roman" w:hAnsi="Times New Roman" w:cs="Times New Roman"/>
          </w:rPr>
          <w:t xml:space="preserve">ary to capture it. </w:t>
        </w:r>
      </w:ins>
    </w:p>
    <w:p w14:paraId="494D8A6D" w14:textId="6E649130" w:rsidR="00524642" w:rsidRDefault="00D61141" w:rsidP="003472B6">
      <w:pPr>
        <w:spacing w:line="480" w:lineRule="auto"/>
        <w:ind w:firstLine="720"/>
        <w:contextualSpacing/>
        <w:rPr>
          <w:rFonts w:ascii="Times New Roman" w:hAnsi="Times New Roman" w:cs="Times New Roman"/>
        </w:rPr>
      </w:pPr>
      <w:ins w:id="639" w:author="Benton, Deon" w:date="2026-07-01T00:35:00Z" w16du:dateUtc="2026-07-01T05:35:00Z">
        <w:r>
          <w:rPr>
            <w:rFonts w:ascii="Times New Roman" w:eastAsia="Times New Roman" w:hAnsi="Times New Roman" w:cs="Times New Roman"/>
          </w:rPr>
          <w:lastRenderedPageBreak/>
          <w:t>Together, Simulations 1 and 2</w:t>
        </w:r>
        <w:r w:rsidRPr="00D61141">
          <w:rPr>
            <w:rFonts w:ascii="Times New Roman" w:eastAsia="Times New Roman" w:hAnsi="Times New Roman" w:cs="Times New Roman"/>
          </w:rPr>
          <w:t xml:space="preserve"> demonstrate that the same associative learning mechanism can account for infants</w:t>
        </w:r>
      </w:ins>
      <w:ins w:id="640" w:author="Benton, Deon" w:date="2026-07-01T00:36:00Z" w16du:dateUtc="2026-07-01T05:36:00Z">
        <w:r>
          <w:rPr>
            <w:rFonts w:ascii="Times New Roman" w:eastAsia="Times New Roman" w:hAnsi="Times New Roman" w:cs="Times New Roman"/>
          </w:rPr>
          <w:t xml:space="preserve">’ </w:t>
        </w:r>
      </w:ins>
      <w:ins w:id="641" w:author="Benton, Deon" w:date="2026-07-01T00:35:00Z" w16du:dateUtc="2026-07-01T05:35:00Z">
        <w:r w:rsidRPr="00D61141">
          <w:rPr>
            <w:rFonts w:ascii="Times New Roman" w:eastAsia="Times New Roman" w:hAnsi="Times New Roman" w:cs="Times New Roman"/>
          </w:rPr>
          <w:t xml:space="preserve">looking behavior regardless of </w:t>
        </w:r>
      </w:ins>
      <w:ins w:id="642" w:author="Benton, Deon" w:date="2026-07-01T00:36:00Z" w16du:dateUtc="2026-07-01T05:36:00Z">
        <w:r>
          <w:rPr>
            <w:rFonts w:ascii="Times New Roman" w:eastAsia="Times New Roman" w:hAnsi="Times New Roman" w:cs="Times New Roman"/>
          </w:rPr>
          <w:t xml:space="preserve">prior experience with </w:t>
        </w:r>
      </w:ins>
      <w:ins w:id="643" w:author="Benton, Deon" w:date="2026-07-01T00:35:00Z" w16du:dateUtc="2026-07-01T05:35:00Z">
        <w:r w:rsidRPr="00D61141">
          <w:rPr>
            <w:rFonts w:ascii="Times New Roman" w:eastAsia="Times New Roman" w:hAnsi="Times New Roman" w:cs="Times New Roman"/>
          </w:rPr>
          <w:t>unconstrained motion or whether the objects possessed animate- or inanimate-typical surface features. Nevertheless, one potential criticism of the simulations presented thus far is that they provide only limited evidence for ALIAS's explanatory breadth because both target findings were derived from closely related paradigms. Simulation 3 addressed this criticism by</w:t>
        </w:r>
      </w:ins>
      <w:ins w:id="644" w:author="Benton, Deon" w:date="2026-07-01T00:37:00Z" w16du:dateUtc="2026-07-01T05:37:00Z">
        <w:r>
          <w:rPr>
            <w:rFonts w:ascii="Times New Roman" w:eastAsia="Times New Roman" w:hAnsi="Times New Roman" w:cs="Times New Roman"/>
          </w:rPr>
          <w:t xml:space="preserve"> assessing</w:t>
        </w:r>
      </w:ins>
      <w:ins w:id="645" w:author="Benton, Deon" w:date="2026-07-01T00:35:00Z" w16du:dateUtc="2026-07-01T05:35:00Z">
        <w:r w:rsidRPr="00D61141">
          <w:rPr>
            <w:rFonts w:ascii="Times New Roman" w:eastAsia="Times New Roman" w:hAnsi="Times New Roman" w:cs="Times New Roman"/>
          </w:rPr>
          <w:t xml:space="preserve"> whether ALIAS could capture a more substantively different target finding.</w:t>
        </w:r>
      </w:ins>
      <w:ins w:id="646" w:author="Benton, Deon" w:date="2026-07-01T00:37:00Z" w16du:dateUtc="2026-07-01T05:37:00Z">
        <w:r>
          <w:rPr>
            <w:rFonts w:ascii="Times New Roman" w:eastAsia="Times New Roman" w:hAnsi="Times New Roman" w:cs="Times New Roman"/>
          </w:rPr>
          <w:t xml:space="preserve"> </w:t>
        </w:r>
      </w:ins>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2FFCFB5" w14:textId="068D69BA" w:rsidR="003472B6" w:rsidRDefault="007D2B20" w:rsidP="003472B6">
      <w:pPr>
        <w:spacing w:line="480" w:lineRule="auto"/>
        <w:ind w:firstLine="720"/>
        <w:contextualSpacing/>
        <w:rPr>
          <w:ins w:id="647" w:author="Benton, Deon" w:date="2026-07-01T00:44:00Z" w16du:dateUtc="2026-07-01T05:44:00Z"/>
          <w:rFonts w:ascii="Times New Roman" w:hAnsi="Times New Roman" w:cs="Times New Roman"/>
        </w:rPr>
      </w:pPr>
      <w:ins w:id="648" w:author="Benton, Deon" w:date="2026-07-01T00:53:00Z" w16du:dateUtc="2026-07-01T05:53:00Z">
        <w:r w:rsidRPr="007D2B20">
          <w:rPr>
            <w:rFonts w:ascii="Times New Roman" w:hAnsi="Times New Roman" w:cs="Times New Roman"/>
          </w:rPr>
          <w:t>Simulation 3 examined whether ALIAS could account for findings that have been taken to show that 12-month-olds make bidirectional inferences among goals, actions, and constraints.</w:t>
        </w:r>
        <w:r>
          <w:rPr>
            <w:rFonts w:ascii="Times New Roman" w:hAnsi="Times New Roman" w:cs="Times New Roman"/>
          </w:rPr>
          <w:t xml:space="preserve"> </w:t>
        </w:r>
      </w:ins>
      <w:ins w:id="649" w:author="Benton, Deon" w:date="2026-07-01T01:03:00Z" w16du:dateUtc="2026-07-01T06:03:00Z">
        <w:r w:rsidR="00470630" w:rsidRPr="00470630">
          <w:rPr>
            <w:rFonts w:ascii="Times New Roman" w:hAnsi="Times New Roman" w:cs="Times New Roman"/>
          </w:rPr>
          <w:t xml:space="preserve">Crucially, </w:t>
        </w:r>
        <w:r w:rsidR="00470630">
          <w:rPr>
            <w:rFonts w:ascii="Times New Roman" w:hAnsi="Times New Roman" w:cs="Times New Roman"/>
          </w:rPr>
          <w:t>this simulation</w:t>
        </w:r>
        <w:r w:rsidR="00470630" w:rsidRPr="00470630">
          <w:rPr>
            <w:rFonts w:ascii="Times New Roman" w:hAnsi="Times New Roman" w:cs="Times New Roman"/>
          </w:rPr>
          <w:t xml:space="preserve"> represent</w:t>
        </w:r>
        <w:r w:rsidR="00470630">
          <w:rPr>
            <w:rFonts w:ascii="Times New Roman" w:hAnsi="Times New Roman" w:cs="Times New Roman"/>
          </w:rPr>
          <w:t>s</w:t>
        </w:r>
        <w:r w:rsidR="00470630" w:rsidRPr="00470630">
          <w:rPr>
            <w:rFonts w:ascii="Times New Roman" w:hAnsi="Times New Roman" w:cs="Times New Roman"/>
          </w:rPr>
          <w:t xml:space="preserve"> a substantially more demanding test of ALIAS because the target findings have been argued to require richer inferential abilities than mere sensitivity to </w:t>
        </w:r>
      </w:ins>
      <w:ins w:id="650" w:author="Benton, Deon" w:date="2026-07-01T01:07:00Z" w16du:dateUtc="2026-07-01T06:07:00Z">
        <w:r w:rsidR="00F84BE1">
          <w:rPr>
            <w:rFonts w:ascii="Times New Roman" w:hAnsi="Times New Roman" w:cs="Times New Roman"/>
          </w:rPr>
          <w:t xml:space="preserve">the </w:t>
        </w:r>
        <w:r w:rsidR="001A7B2B">
          <w:rPr>
            <w:rFonts w:ascii="Times New Roman" w:hAnsi="Times New Roman" w:cs="Times New Roman"/>
          </w:rPr>
          <w:t xml:space="preserve">low-level </w:t>
        </w:r>
        <w:r w:rsidR="00F84BE1">
          <w:rPr>
            <w:rFonts w:ascii="Times New Roman" w:hAnsi="Times New Roman" w:cs="Times New Roman"/>
          </w:rPr>
          <w:t>features of action events</w:t>
        </w:r>
      </w:ins>
      <w:ins w:id="651" w:author="Benton, Deon" w:date="2026-07-01T01:03:00Z" w16du:dateUtc="2026-07-01T06:03:00Z">
        <w:r w:rsidR="00470630" w:rsidRPr="00470630">
          <w:rPr>
            <w:rFonts w:ascii="Times New Roman" w:hAnsi="Times New Roman" w:cs="Times New Roman"/>
          </w:rPr>
          <w:t>.</w:t>
        </w:r>
        <w:r w:rsidR="00470630">
          <w:rPr>
            <w:rFonts w:ascii="Times New Roman" w:hAnsi="Times New Roman" w:cs="Times New Roman"/>
          </w:rPr>
          <w:t xml:space="preserve"> </w:t>
        </w:r>
      </w:ins>
      <w:ins w:id="652" w:author="Benton, Deon" w:date="2026-07-01T01:04:00Z" w16du:dateUtc="2026-07-01T06:04:00Z">
        <w:r w:rsidR="00470630">
          <w:rPr>
            <w:rFonts w:ascii="Times New Roman" w:hAnsi="Times New Roman" w:cs="Times New Roman"/>
          </w:rPr>
          <w:t>The target findings come from</w:t>
        </w:r>
      </w:ins>
      <w:ins w:id="653" w:author="Benton, Deon" w:date="2026-07-01T00:38:00Z" w16du:dateUtc="2026-07-01T05:38:00Z">
        <w:r w:rsidR="00D61141">
          <w:rPr>
            <w:rFonts w:ascii="Times New Roman" w:hAnsi="Times New Roman" w:cs="Times New Roman"/>
          </w:rPr>
          <w:t xml:space="preserve"> a classic study by </w:t>
        </w:r>
        <w:proofErr w:type="spellStart"/>
        <w:r w:rsidR="00D61141">
          <w:rPr>
            <w:rFonts w:ascii="Times New Roman" w:hAnsi="Times New Roman" w:cs="Times New Roman"/>
          </w:rPr>
          <w:t>Csibra</w:t>
        </w:r>
        <w:proofErr w:type="spellEnd"/>
        <w:r w:rsidR="00D61141">
          <w:rPr>
            <w:rFonts w:ascii="Times New Roman" w:hAnsi="Times New Roman" w:cs="Times New Roman"/>
          </w:rPr>
          <w:t xml:space="preserve"> et al. (2003).</w:t>
        </w:r>
      </w:ins>
      <w:ins w:id="654" w:author="Benton, Deon" w:date="2026-07-01T00:39:00Z" w16du:dateUtc="2026-07-01T05:39:00Z">
        <w:r w:rsidR="00D61141">
          <w:rPr>
            <w:rFonts w:ascii="Times New Roman" w:hAnsi="Times New Roman" w:cs="Times New Roman"/>
          </w:rPr>
          <w:t xml:space="preserve"> </w:t>
        </w:r>
      </w:ins>
      <w:r w:rsidR="003472B6" w:rsidRPr="00DB2735">
        <w:rPr>
          <w:rFonts w:ascii="Times New Roman" w:hAnsi="Times New Roman" w:cs="Times New Roman"/>
        </w:rPr>
        <w:t xml:space="preserve">In </w:t>
      </w:r>
      <w:ins w:id="655" w:author="Benton, Deon" w:date="2026-07-01T01:06:00Z" w16du:dateUtc="2026-07-01T06:06:00Z">
        <w:r w:rsidR="00447B1C">
          <w:rPr>
            <w:rFonts w:ascii="Times New Roman" w:hAnsi="Times New Roman" w:cs="Times New Roman"/>
          </w:rPr>
          <w:t>the</w:t>
        </w:r>
      </w:ins>
      <w:ins w:id="656" w:author="Benton, Deon" w:date="2026-07-01T01:04:00Z" w16du:dateUtc="2026-07-01T06:04:00Z">
        <w:r w:rsidR="00447B1C">
          <w:rPr>
            <w:rFonts w:ascii="Times New Roman" w:hAnsi="Times New Roman" w:cs="Times New Roman"/>
          </w:rPr>
          <w:t xml:space="preserve"> first</w:t>
        </w:r>
      </w:ins>
      <w:r w:rsidR="003472B6" w:rsidRPr="00DB2735">
        <w:rPr>
          <w:rFonts w:ascii="Times New Roman" w:hAnsi="Times New Roman" w:cs="Times New Roman"/>
        </w:rPr>
        <w:t xml:space="preserve"> experiment, infants were habituated to an event in which a large circle appeared to be chasing a small circle. However, before the large circle </w:t>
      </w:r>
      <w:r w:rsidR="003472B6">
        <w:rPr>
          <w:rFonts w:ascii="Times New Roman" w:hAnsi="Times New Roman" w:cs="Times New Roman"/>
        </w:rPr>
        <w:t>reached</w:t>
      </w:r>
      <w:r w:rsidR="003472B6" w:rsidRPr="00DB2735">
        <w:rPr>
          <w:rFonts w:ascii="Times New Roman" w:hAnsi="Times New Roman" w:cs="Times New Roman"/>
        </w:rPr>
        <w:t xml:space="preserve"> the small </w:t>
      </w:r>
      <w:r w:rsidR="003472B6">
        <w:rPr>
          <w:rFonts w:ascii="Times New Roman" w:hAnsi="Times New Roman" w:cs="Times New Roman"/>
        </w:rPr>
        <w:t>one</w:t>
      </w:r>
      <w:r w:rsidR="003472B6" w:rsidRPr="00DB2735">
        <w:rPr>
          <w:rFonts w:ascii="Times New Roman" w:hAnsi="Times New Roman" w:cs="Times New Roman"/>
        </w:rPr>
        <w:t>, the small circle moved through a</w:t>
      </w:r>
      <w:r w:rsidR="003472B6">
        <w:rPr>
          <w:rFonts w:ascii="Times New Roman" w:hAnsi="Times New Roman" w:cs="Times New Roman"/>
        </w:rPr>
        <w:t xml:space="preserve"> narrow gap between two bars </w:t>
      </w:r>
      <w:ins w:id="657" w:author="Benton, Deon" w:date="2026-07-01T00:39:00Z" w16du:dateUtc="2026-07-01T05:39:00Z">
        <w:r w:rsidR="003472B6">
          <w:rPr>
            <w:rFonts w:ascii="Times New Roman" w:hAnsi="Times New Roman" w:cs="Times New Roman"/>
          </w:rPr>
          <w:t>before</w:t>
        </w:r>
        <w:r w:rsidR="003472B6" w:rsidRPr="00DB2735">
          <w:rPr>
            <w:rFonts w:ascii="Times New Roman" w:hAnsi="Times New Roman" w:cs="Times New Roman"/>
          </w:rPr>
          <w:t xml:space="preserve"> </w:t>
        </w:r>
      </w:ins>
      <w:ins w:id="658" w:author="Benton, Deon" w:date="2026-07-01T00:40:00Z" w16du:dateUtc="2026-07-01T05:40:00Z">
        <w:r w:rsidR="003472B6">
          <w:rPr>
            <w:rFonts w:ascii="Times New Roman" w:hAnsi="Times New Roman" w:cs="Times New Roman"/>
          </w:rPr>
          <w:t xml:space="preserve">disappearing </w:t>
        </w:r>
      </w:ins>
      <w:r w:rsidR="003472B6" w:rsidRPr="00DB2735">
        <w:rPr>
          <w:rFonts w:ascii="Times New Roman" w:hAnsi="Times New Roman" w:cs="Times New Roman"/>
        </w:rPr>
        <w:t>from the screen</w:t>
      </w:r>
      <w:r w:rsidR="003472B6">
        <w:rPr>
          <w:rFonts w:ascii="Times New Roman" w:hAnsi="Times New Roman" w:cs="Times New Roman"/>
        </w:rPr>
        <w:t>; the width of the gap forced the larger circle to move around one of the bars</w:t>
      </w:r>
      <w:r w:rsidR="003472B6" w:rsidRPr="00DB2735">
        <w:rPr>
          <w:rFonts w:ascii="Times New Roman" w:hAnsi="Times New Roman" w:cs="Times New Roman"/>
        </w:rPr>
        <w:t xml:space="preserve">. </w:t>
      </w:r>
      <w:r w:rsidR="003472B6">
        <w:rPr>
          <w:rFonts w:ascii="Times New Roman" w:hAnsi="Times New Roman" w:cs="Times New Roman"/>
        </w:rPr>
        <w:t>The fact that the</w:t>
      </w:r>
      <w:r w:rsidR="003472B6" w:rsidRPr="00DB2735">
        <w:rPr>
          <w:rFonts w:ascii="Times New Roman" w:hAnsi="Times New Roman" w:cs="Times New Roman"/>
        </w:rPr>
        <w:t xml:space="preserve"> large circle never reached the small one</w:t>
      </w:r>
      <w:r w:rsidR="003472B6">
        <w:rPr>
          <w:rFonts w:ascii="Times New Roman" w:hAnsi="Times New Roman" w:cs="Times New Roman"/>
        </w:rPr>
        <w:t xml:space="preserve"> before it disappeared from the screen meant that the large circle’s goal of reaching the small one </w:t>
      </w:r>
      <w:r w:rsidR="003472B6" w:rsidRPr="00DB2735">
        <w:rPr>
          <w:rFonts w:ascii="Times New Roman" w:hAnsi="Times New Roman" w:cs="Times New Roman"/>
        </w:rPr>
        <w:t>had to be inferred.</w:t>
      </w:r>
      <w:r w:rsidR="003472B6">
        <w:rPr>
          <w:rFonts w:ascii="Times New Roman" w:hAnsi="Times New Roman" w:cs="Times New Roman"/>
        </w:rPr>
        <w:t xml:space="preserve"> The authors found that when the gap was widened, infants looked longer when </w:t>
      </w:r>
      <w:ins w:id="659" w:author="Benton, Deon" w:date="2026-07-01T00:40:00Z" w16du:dateUtc="2026-07-01T05:40:00Z">
        <w:r w:rsidR="003472B6">
          <w:rPr>
            <w:rFonts w:ascii="Times New Roman" w:hAnsi="Times New Roman" w:cs="Times New Roman"/>
          </w:rPr>
          <w:t xml:space="preserve">the large circle </w:t>
        </w:r>
      </w:ins>
      <w:r w:rsidR="003472B6">
        <w:rPr>
          <w:rFonts w:ascii="Times New Roman" w:hAnsi="Times New Roman" w:cs="Times New Roman"/>
        </w:rPr>
        <w:t xml:space="preserve">continued moving around one of the barriers than when it </w:t>
      </w:r>
      <w:ins w:id="660" w:author="Benton, Deon" w:date="2026-07-01T00:40:00Z" w16du:dateUtc="2026-07-01T05:40:00Z">
        <w:r w:rsidR="003472B6">
          <w:rPr>
            <w:rFonts w:ascii="Times New Roman" w:hAnsi="Times New Roman" w:cs="Times New Roman"/>
          </w:rPr>
          <w:t>moved through</w:t>
        </w:r>
      </w:ins>
      <w:r w:rsidR="003472B6">
        <w:rPr>
          <w:rFonts w:ascii="Times New Roman" w:hAnsi="Times New Roman" w:cs="Times New Roman"/>
        </w:rPr>
        <w:t xml:space="preserve"> it. </w:t>
      </w:r>
      <w:ins w:id="661" w:author="Benton, Deon" w:date="2026-07-01T00:42:00Z" w16du:dateUtc="2026-07-01T05:42:00Z">
        <w:r w:rsidR="003472B6" w:rsidRPr="003472B6">
          <w:rPr>
            <w:rFonts w:ascii="Times New Roman" w:hAnsi="Times New Roman" w:cs="Times New Roman"/>
          </w:rPr>
          <w:t xml:space="preserve">Although this experiment differed from the </w:t>
        </w:r>
        <w:r w:rsidR="003472B6">
          <w:rPr>
            <w:rFonts w:ascii="Times New Roman" w:hAnsi="Times New Roman" w:cs="Times New Roman"/>
          </w:rPr>
          <w:t xml:space="preserve">“over-the-barrier” </w:t>
        </w:r>
        <w:r w:rsidR="003472B6" w:rsidRPr="003472B6">
          <w:rPr>
            <w:rFonts w:ascii="Times New Roman" w:hAnsi="Times New Roman" w:cs="Times New Roman"/>
          </w:rPr>
          <w:t xml:space="preserve">paradigm, it </w:t>
        </w:r>
        <w:r w:rsidR="003472B6">
          <w:rPr>
            <w:rFonts w:ascii="Times New Roman" w:hAnsi="Times New Roman" w:cs="Times New Roman"/>
          </w:rPr>
          <w:t>is possible to instantiate it</w:t>
        </w:r>
        <w:r w:rsidR="003472B6" w:rsidRPr="003472B6">
          <w:rPr>
            <w:rFonts w:ascii="Times New Roman" w:hAnsi="Times New Roman" w:cs="Times New Roman"/>
          </w:rPr>
          <w:t xml:space="preserve"> within that framework</w:t>
        </w:r>
        <w:r w:rsidR="003472B6">
          <w:rPr>
            <w:rFonts w:ascii="Times New Roman" w:hAnsi="Times New Roman" w:cs="Times New Roman"/>
          </w:rPr>
          <w:t xml:space="preserve">. </w:t>
        </w:r>
      </w:ins>
      <w:ins w:id="662" w:author="Benton, Deon" w:date="2026-07-01T00:43:00Z" w16du:dateUtc="2026-07-01T05:43:00Z">
        <w:r w:rsidR="003472B6">
          <w:rPr>
            <w:rFonts w:ascii="Times New Roman" w:hAnsi="Times New Roman" w:cs="Times New Roman"/>
          </w:rPr>
          <w:t xml:space="preserve">The approach taken here </w:t>
        </w:r>
        <w:r w:rsidR="003472B6">
          <w:rPr>
            <w:rFonts w:ascii="Times New Roman" w:hAnsi="Times New Roman" w:cs="Times New Roman"/>
          </w:rPr>
          <w:lastRenderedPageBreak/>
          <w:t>involved terminating</w:t>
        </w:r>
      </w:ins>
      <w:ins w:id="663" w:author="Benton, Deon" w:date="2026-07-01T00:42:00Z" w16du:dateUtc="2026-07-01T05:42:00Z">
        <w:r w:rsidR="003472B6" w:rsidRPr="003472B6">
          <w:rPr>
            <w:rFonts w:ascii="Times New Roman" w:hAnsi="Times New Roman" w:cs="Times New Roman"/>
          </w:rPr>
          <w:t xml:space="preserve"> the habituation event after the first object cleared the barrier but before it reached the second object. </w:t>
        </w:r>
      </w:ins>
      <w:ins w:id="664" w:author="Benton, Deon" w:date="2026-07-01T00:43:00Z" w16du:dateUtc="2026-07-01T05:43:00Z">
        <w:r w:rsidR="003472B6">
          <w:rPr>
            <w:rFonts w:ascii="Times New Roman" w:hAnsi="Times New Roman" w:cs="Times New Roman"/>
          </w:rPr>
          <w:t>This ensured that the</w:t>
        </w:r>
      </w:ins>
      <w:ins w:id="665" w:author="Benton, Deon" w:date="2026-07-01T00:42:00Z" w16du:dateUtc="2026-07-01T05:42:00Z">
        <w:r w:rsidR="003472B6" w:rsidRPr="003472B6">
          <w:rPr>
            <w:rFonts w:ascii="Times New Roman" w:hAnsi="Times New Roman" w:cs="Times New Roman"/>
          </w:rPr>
          <w:t xml:space="preserve"> first object</w:t>
        </w:r>
      </w:ins>
      <w:ins w:id="666" w:author="Benton, Deon" w:date="2026-07-01T00:43:00Z" w16du:dateUtc="2026-07-01T05:43:00Z">
        <w:r w:rsidR="003472B6">
          <w:rPr>
            <w:rFonts w:ascii="Times New Roman" w:hAnsi="Times New Roman" w:cs="Times New Roman"/>
          </w:rPr>
          <w:t>’</w:t>
        </w:r>
      </w:ins>
      <w:ins w:id="667" w:author="Benton, Deon" w:date="2026-07-01T00:42:00Z" w16du:dateUtc="2026-07-01T05:42:00Z">
        <w:r w:rsidR="003472B6" w:rsidRPr="003472B6">
          <w:rPr>
            <w:rFonts w:ascii="Times New Roman" w:hAnsi="Times New Roman" w:cs="Times New Roman"/>
          </w:rPr>
          <w:t>s goal remained ambiguous</w:t>
        </w:r>
      </w:ins>
      <w:ins w:id="668" w:author="Benton, Deon" w:date="2026-07-01T00:54:00Z" w16du:dateUtc="2026-07-01T05:54:00Z">
        <w:r>
          <w:rPr>
            <w:rFonts w:ascii="Times New Roman" w:hAnsi="Times New Roman" w:cs="Times New Roman"/>
          </w:rPr>
          <w:t>, thereby preserving the critical inferential demands of the original experiment.</w:t>
        </w:r>
      </w:ins>
      <w:ins w:id="669" w:author="Benton, Deon" w:date="2026-07-01T00:44:00Z" w16du:dateUtc="2026-07-01T05:44:00Z">
        <w:r w:rsidR="003472B6">
          <w:rPr>
            <w:rFonts w:ascii="Times New Roman" w:hAnsi="Times New Roman" w:cs="Times New Roman"/>
          </w:rPr>
          <w:t xml:space="preserve"> </w:t>
        </w:r>
      </w:ins>
    </w:p>
    <w:p w14:paraId="413E4886" w14:textId="63A48F0D" w:rsidR="00524642" w:rsidRDefault="003472B6" w:rsidP="005401D0">
      <w:pPr>
        <w:spacing w:line="480" w:lineRule="auto"/>
        <w:ind w:firstLine="720"/>
        <w:contextualSpacing/>
        <w:rPr>
          <w:rFonts w:ascii="Times New Roman" w:hAnsi="Times New Roman" w:cs="Times New Roman"/>
        </w:rPr>
      </w:pPr>
      <w:r>
        <w:rPr>
          <w:rFonts w:ascii="Times New Roman" w:hAnsi="Times New Roman" w:cs="Times New Roman"/>
        </w:rPr>
        <w:t xml:space="preserve">In a second experiment, infants were </w:t>
      </w:r>
      <w:r w:rsidRPr="00470AA1">
        <w:rPr>
          <w:rFonts w:ascii="Times New Roman" w:hAnsi="Times New Roman" w:cs="Times New Roman"/>
        </w:rPr>
        <w:t xml:space="preserve">habituated to </w:t>
      </w:r>
      <w:r>
        <w:rPr>
          <w:rFonts w:ascii="Times New Roman" w:hAnsi="Times New Roman" w:cs="Times New Roman"/>
        </w:rPr>
        <w:t>a constrained action event</w:t>
      </w:r>
      <w:r w:rsidRPr="00470AA1">
        <w:rPr>
          <w:rFonts w:ascii="Times New Roman" w:hAnsi="Times New Roman" w:cs="Times New Roman"/>
        </w:rPr>
        <w:t xml:space="preserve"> except that the barrier was hidden behind an opaque screen. Infants could nonetheless see the second object and parts of the first object’s arced motion path. </w:t>
      </w:r>
      <w:proofErr w:type="spellStart"/>
      <w:r w:rsidRPr="00470AA1">
        <w:rPr>
          <w:rFonts w:ascii="Times New Roman" w:hAnsi="Times New Roman" w:cs="Times New Roman"/>
        </w:rPr>
        <w:t>Csibra</w:t>
      </w:r>
      <w:proofErr w:type="spellEnd"/>
      <w:r w:rsidRPr="00470AA1">
        <w:rPr>
          <w:rFonts w:ascii="Times New Roman" w:hAnsi="Times New Roman" w:cs="Times New Roman"/>
        </w:rPr>
        <w:t xml:space="preserve"> et al. (2003) found that infants looked longer when the first object followed the same </w:t>
      </w:r>
      <w:r>
        <w:rPr>
          <w:rFonts w:ascii="Times New Roman" w:hAnsi="Times New Roman" w:cs="Times New Roman"/>
        </w:rPr>
        <w:t xml:space="preserve">curved </w:t>
      </w:r>
      <w:r w:rsidRPr="00470AA1">
        <w:rPr>
          <w:rFonts w:ascii="Times New Roman" w:hAnsi="Times New Roman" w:cs="Times New Roman"/>
        </w:rPr>
        <w:t xml:space="preserve">path in the absence of an obstacle than </w:t>
      </w:r>
      <w:ins w:id="670" w:author="Benton, Deon" w:date="2026-07-01T01:00:00Z" w16du:dateUtc="2026-07-01T06:00:00Z">
        <w:r w:rsidR="00470630">
          <w:rPr>
            <w:rFonts w:ascii="Times New Roman" w:hAnsi="Times New Roman" w:cs="Times New Roman"/>
          </w:rPr>
          <w:t>in its presence</w:t>
        </w:r>
      </w:ins>
      <w:r w:rsidRPr="00470AA1">
        <w:rPr>
          <w:rFonts w:ascii="Times New Roman" w:hAnsi="Times New Roman" w:cs="Times New Roman"/>
        </w:rPr>
        <w:t xml:space="preserve">. </w:t>
      </w:r>
      <w:r>
        <w:rPr>
          <w:rFonts w:ascii="Times New Roman" w:hAnsi="Times New Roman" w:cs="Times New Roman"/>
        </w:rPr>
        <w:t xml:space="preserve">These findings </w:t>
      </w:r>
      <w:ins w:id="671" w:author="Benton, Deon" w:date="2026-07-01T00:45:00Z" w16du:dateUtc="2026-07-01T05:45:00Z">
        <w:r>
          <w:rPr>
            <w:rFonts w:ascii="Times New Roman" w:hAnsi="Times New Roman" w:cs="Times New Roman"/>
          </w:rPr>
          <w:t xml:space="preserve">were taken </w:t>
        </w:r>
      </w:ins>
      <w:ins w:id="672" w:author="Benton, Deon" w:date="2026-07-01T01:00:00Z" w16du:dateUtc="2026-07-01T06:00:00Z">
        <w:r w:rsidR="00470630">
          <w:rPr>
            <w:rFonts w:ascii="Times New Roman" w:hAnsi="Times New Roman" w:cs="Times New Roman"/>
          </w:rPr>
          <w:t>to support</w:t>
        </w:r>
      </w:ins>
      <w:ins w:id="673" w:author="Benton, Deon" w:date="2026-07-01T00:45:00Z" w16du:dateUtc="2026-07-01T05:45:00Z">
        <w:r>
          <w:rPr>
            <w:rFonts w:ascii="Times New Roman" w:hAnsi="Times New Roman" w:cs="Times New Roman"/>
          </w:rPr>
          <w:t xml:space="preserve"> the</w:t>
        </w:r>
      </w:ins>
      <w:r>
        <w:rPr>
          <w:rFonts w:ascii="Times New Roman" w:hAnsi="Times New Roman" w:cs="Times New Roman"/>
        </w:rPr>
        <w:t xml:space="preserve"> teleological stance. </w:t>
      </w:r>
      <w:ins w:id="674" w:author="Benton, Deon" w:date="2026-07-01T01:05:00Z" w16du:dateUtc="2026-07-01T06:05:00Z">
        <w:r w:rsidR="00447B1C">
          <w:rPr>
            <w:rFonts w:ascii="Times New Roman" w:hAnsi="Times New Roman" w:cs="Times New Roman"/>
          </w:rPr>
          <w:t>This simulation</w:t>
        </w:r>
      </w:ins>
      <w:r>
        <w:rPr>
          <w:rFonts w:ascii="Times New Roman" w:hAnsi="Times New Roman" w:cs="Times New Roman"/>
        </w:rPr>
        <w:t xml:space="preserve"> tested whether</w:t>
      </w:r>
      <w:ins w:id="675" w:author="Benton, Deon" w:date="2026-07-01T01:06:00Z" w16du:dateUtc="2026-07-01T06:06:00Z">
        <w:r w:rsidR="005401D0">
          <w:rPr>
            <w:rFonts w:ascii="Times New Roman" w:hAnsi="Times New Roman" w:cs="Times New Roman"/>
          </w:rPr>
          <w:t xml:space="preserve"> instead</w:t>
        </w:r>
      </w:ins>
      <w:ins w:id="676" w:author="Benton, Deon" w:date="2026-07-01T00:47:00Z" w16du:dateUtc="2026-07-01T05:47:00Z">
        <w:r>
          <w:rPr>
            <w:rFonts w:ascii="Times New Roman" w:hAnsi="Times New Roman" w:cs="Times New Roman"/>
          </w:rPr>
          <w:t xml:space="preserve"> </w:t>
        </w:r>
      </w:ins>
      <w:ins w:id="677" w:author="Benton, Deon" w:date="2026-07-01T00:55:00Z" w16du:dateUtc="2026-07-01T05:55:00Z">
        <w:r w:rsidR="00D910F3">
          <w:rPr>
            <w:rFonts w:ascii="Times New Roman" w:hAnsi="Times New Roman" w:cs="Times New Roman"/>
          </w:rPr>
          <w:t>they</w:t>
        </w:r>
      </w:ins>
      <w:ins w:id="678" w:author="Benton, Deon" w:date="2026-07-01T00:47:00Z" w16du:dateUtc="2026-07-01T05:47:00Z">
        <w:r>
          <w:rPr>
            <w:rFonts w:ascii="Times New Roman" w:hAnsi="Times New Roman" w:cs="Times New Roman"/>
          </w:rPr>
          <w:t xml:space="preserve"> could </w:t>
        </w:r>
      </w:ins>
      <w:ins w:id="679" w:author="Benton, Deon" w:date="2026-07-01T01:07:00Z" w16du:dateUtc="2026-07-01T06:07:00Z">
        <w:r w:rsidR="005401D0">
          <w:rPr>
            <w:rFonts w:ascii="Times New Roman" w:hAnsi="Times New Roman" w:cs="Times New Roman"/>
          </w:rPr>
          <w:t>be</w:t>
        </w:r>
      </w:ins>
      <w:ins w:id="680" w:author="Benton, Deon" w:date="2026-07-01T00:47:00Z" w16du:dateUtc="2026-07-01T05:47:00Z">
        <w:r>
          <w:rPr>
            <w:rFonts w:ascii="Times New Roman" w:hAnsi="Times New Roman" w:cs="Times New Roman"/>
          </w:rPr>
          <w:t xml:space="preserve"> captured by</w:t>
        </w:r>
      </w:ins>
      <w:ins w:id="681" w:author="Benton, Deon" w:date="2026-07-01T00:46:00Z" w16du:dateUtc="2026-07-01T05:46:00Z">
        <w:r>
          <w:rPr>
            <w:rFonts w:ascii="Times New Roman" w:hAnsi="Times New Roman" w:cs="Times New Roman"/>
          </w:rPr>
          <w:t xml:space="preserve"> an associative learning mechanism.</w:t>
        </w:r>
      </w:ins>
      <w:ins w:id="682" w:author="Benton, Deon" w:date="2026-07-01T01:02:00Z" w16du:dateUtc="2026-07-01T06:02:00Z">
        <w:r w:rsidR="00470630">
          <w:rPr>
            <w:rFonts w:ascii="Times New Roman" w:hAnsi="Times New Roman" w:cs="Times New Roman"/>
          </w:rPr>
          <w:t xml:space="preserve"> </w:t>
        </w:r>
      </w:ins>
      <w:ins w:id="683" w:author="Benton, Deon" w:date="2026-07-01T00:55:00Z" w16du:dateUtc="2026-07-01T05:55:00Z">
        <w:r w:rsidR="00C14B24">
          <w:rPr>
            <w:rFonts w:ascii="Times New Roman" w:hAnsi="Times New Roman" w:cs="Times New Roman"/>
          </w:rPr>
          <w:t>To model these experiments,</w:t>
        </w:r>
      </w:ins>
      <w:ins w:id="684" w:author="Benton, Deon" w:date="2026-07-01T00:50:00Z" w16du:dateUtc="2026-07-01T05:50:00Z">
        <w:r w:rsidR="00974AED">
          <w:rPr>
            <w:rFonts w:ascii="Times New Roman" w:hAnsi="Times New Roman" w:cs="Times New Roman"/>
          </w:rPr>
          <w:t xml:space="preserve"> </w:t>
        </w:r>
      </w:ins>
      <w:r w:rsidR="000833BF">
        <w:rPr>
          <w:rFonts w:ascii="Times New Roman" w:hAnsi="Times New Roman" w:cs="Times New Roman"/>
        </w:rPr>
        <w:t>networks</w:t>
      </w:r>
      <w:r w:rsidR="00524642">
        <w:rPr>
          <w:rFonts w:ascii="Times New Roman" w:hAnsi="Times New Roman" w:cs="Times New Roman"/>
        </w:rPr>
        <w:t xml:space="preserve"> were assigned either to the Inferring Goals or to the Inferring Constraints condition. </w:t>
      </w:r>
      <w:ins w:id="685" w:author="Benton, Deon" w:date="2026-07-01T00:50:00Z" w16du:dateUtc="2026-07-01T05:50:00Z">
        <w:r w:rsidR="00974AED">
          <w:rPr>
            <w:rFonts w:ascii="Times New Roman" w:hAnsi="Times New Roman" w:cs="Times New Roman"/>
          </w:rPr>
          <w:t xml:space="preserve">The habituation event in the Inferring </w:t>
        </w:r>
      </w:ins>
      <w:ins w:id="686" w:author="Benton, Deon" w:date="2026-07-01T00:51:00Z" w16du:dateUtc="2026-07-01T05:51:00Z">
        <w:r w:rsidR="00974AED">
          <w:rPr>
            <w:rFonts w:ascii="Times New Roman" w:hAnsi="Times New Roman" w:cs="Times New Roman"/>
          </w:rPr>
          <w:t>Goals condition was identical to that in Simulation 1a</w:t>
        </w:r>
      </w:ins>
      <w:r w:rsidR="00AC20CD">
        <w:rPr>
          <w:rFonts w:ascii="Times New Roman" w:hAnsi="Times New Roman" w:cs="Times New Roman"/>
        </w:rPr>
        <w:t xml:space="preserve"> except that </w:t>
      </w:r>
      <w:ins w:id="687" w:author="Benton, Deon" w:date="2026-07-01T01:08:00Z" w16du:dateUtc="2026-07-01T06:08:00Z">
        <w:r w:rsidR="00F72855">
          <w:rPr>
            <w:rFonts w:ascii="Times New Roman" w:hAnsi="Times New Roman" w:cs="Times New Roman"/>
          </w:rPr>
          <w:t>networks could not</w:t>
        </w:r>
      </w:ins>
      <w:r w:rsidR="00BF054E">
        <w:rPr>
          <w:rFonts w:ascii="Times New Roman" w:hAnsi="Times New Roman" w:cs="Times New Roman"/>
        </w:rPr>
        <w:t xml:space="preserve"> know whether the first </w:t>
      </w:r>
      <w:ins w:id="688" w:author="Benton, Deon" w:date="2026-07-01T00:51:00Z" w16du:dateUtc="2026-07-01T05:51:00Z">
        <w:r w:rsidR="00974AED">
          <w:rPr>
            <w:rFonts w:ascii="Times New Roman" w:hAnsi="Times New Roman" w:cs="Times New Roman"/>
          </w:rPr>
          <w:t xml:space="preserve">object’s goal was met (i.e., whether it stopped next to the </w:t>
        </w:r>
      </w:ins>
      <w:ins w:id="689" w:author="Benton, Deon" w:date="2026-07-01T00:52:00Z" w16du:dateUtc="2026-07-01T05:52:00Z">
        <w:r w:rsidR="00974AED">
          <w:rPr>
            <w:rFonts w:ascii="Times New Roman" w:hAnsi="Times New Roman" w:cs="Times New Roman"/>
          </w:rPr>
          <w:t>second one)</w:t>
        </w:r>
      </w:ins>
      <w:r w:rsidR="00BF054E">
        <w:rPr>
          <w:rFonts w:ascii="Times New Roman" w:hAnsi="Times New Roman" w:cs="Times New Roman"/>
        </w:rPr>
        <w:t>.</w:t>
      </w:r>
      <w:r w:rsidR="00524642">
        <w:rPr>
          <w:rFonts w:ascii="Times New Roman" w:hAnsi="Times New Roman" w:cs="Times New Roman"/>
        </w:rPr>
        <w:t xml:space="preserve"> </w:t>
      </w:r>
      <w:proofErr w:type="spellStart"/>
      <w:ins w:id="690" w:author="Benton, Deon" w:date="2026-07-01T22:40:00Z" w16du:dateUtc="2026-07-02T03:40:00Z">
        <w:r w:rsidR="00A25521">
          <w:rPr>
            <w:rFonts w:ascii="Times New Roman" w:hAnsi="Times New Roman" w:cs="Times New Roman"/>
          </w:rPr>
          <w:t>The</w:t>
        </w:r>
      </w:ins>
      <w:del w:id="691" w:author="Benton, Deon" w:date="2026-07-01T22:40:00Z" w16du:dateUtc="2026-07-02T03:40:00Z">
        <w:r w:rsidR="00BF054E" w:rsidDel="00A25521">
          <w:rPr>
            <w:rFonts w:ascii="Times New Roman" w:hAnsi="Times New Roman" w:cs="Times New Roman"/>
          </w:rPr>
          <w:delText xml:space="preserve"> </w:delText>
        </w:r>
      </w:del>
      <w:r w:rsidR="00BF054E">
        <w:rPr>
          <w:rFonts w:ascii="Times New Roman" w:hAnsi="Times New Roman" w:cs="Times New Roman"/>
        </w:rPr>
        <w:t>Inferring</w:t>
      </w:r>
      <w:proofErr w:type="spellEnd"/>
      <w:r w:rsidR="00BF054E">
        <w:rPr>
          <w:rFonts w:ascii="Times New Roman" w:hAnsi="Times New Roman" w:cs="Times New Roman"/>
        </w:rPr>
        <w:t xml:space="preserve"> Constraints condition was implemented by removing all barrier information during habituation.</w:t>
      </w:r>
      <w:r w:rsidR="00C6595A">
        <w:rPr>
          <w:rFonts w:ascii="Times New Roman" w:hAnsi="Times New Roman" w:cs="Times New Roman"/>
        </w:rPr>
        <w:t xml:space="preserve"> </w:t>
      </w:r>
      <w:ins w:id="692" w:author="Benton, Deon" w:date="2026-07-01T01:09:00Z" w16du:dateUtc="2026-07-01T06:09:00Z">
        <w:r w:rsidR="00F72855">
          <w:rPr>
            <w:rFonts w:ascii="Times New Roman" w:hAnsi="Times New Roman" w:cs="Times New Roman"/>
          </w:rPr>
          <w:t>This</w:t>
        </w:r>
      </w:ins>
      <w:r w:rsidR="00C6595A">
        <w:rPr>
          <w:rFonts w:ascii="Times New Roman" w:hAnsi="Times New Roman" w:cs="Times New Roman"/>
        </w:rPr>
        <w:t xml:space="preserve"> simulation </w:t>
      </w:r>
      <w:ins w:id="693" w:author="Benton, Deon" w:date="2026-07-01T01:09:00Z" w16du:dateUtc="2026-07-01T06:09:00Z">
        <w:r w:rsidR="00F72855">
          <w:rPr>
            <w:rFonts w:ascii="Times New Roman" w:hAnsi="Times New Roman" w:cs="Times New Roman"/>
          </w:rPr>
          <w:t xml:space="preserve">was </w:t>
        </w:r>
      </w:ins>
      <w:r w:rsidR="00C6595A">
        <w:rPr>
          <w:rFonts w:ascii="Times New Roman" w:hAnsi="Times New Roman" w:cs="Times New Roman"/>
        </w:rPr>
        <w:t>identical to Simulation 1a</w:t>
      </w:r>
      <w:ins w:id="694" w:author="Benton, Deon" w:date="2026-07-01T01:09:00Z" w16du:dateUtc="2026-07-01T06:09:00Z">
        <w:r w:rsidR="00F72855">
          <w:rPr>
            <w:rFonts w:ascii="Times New Roman" w:hAnsi="Times New Roman" w:cs="Times New Roman"/>
          </w:rPr>
          <w:t xml:space="preserve"> in all other respects</w:t>
        </w:r>
      </w:ins>
      <w:r w:rsidR="00C6595A">
        <w:rPr>
          <w:rFonts w:ascii="Times New Roman" w:hAnsi="Times New Roman" w:cs="Times New Roman"/>
        </w:rPr>
        <w:t>.</w:t>
      </w:r>
      <w:r w:rsidR="00BF429B">
        <w:rPr>
          <w:rFonts w:ascii="Times New Roman" w:hAnsi="Times New Roman" w:cs="Times New Roman"/>
        </w:rPr>
        <w:t xml:space="preserve"> </w:t>
      </w:r>
      <w:ins w:id="695" w:author="Benton, Deon" w:date="2026-07-01T22:16:00Z" w16du:dateUtc="2026-07-02T03:16:00Z">
        <w:r w:rsidR="009D7B73">
          <w:rPr>
            <w:rFonts w:ascii="Times New Roman" w:hAnsi="Times New Roman" w:cs="Times New Roman"/>
          </w:rPr>
          <w:t xml:space="preserve">As in Simulation 1a, </w:t>
        </w:r>
      </w:ins>
      <w:ins w:id="696" w:author="Benton, Deon" w:date="2026-07-01T00:52:00Z" w16du:dateUtc="2026-07-01T05:52:00Z">
        <w:r w:rsidR="00974AED">
          <w:rPr>
            <w:rFonts w:ascii="Times New Roman" w:hAnsi="Times New Roman" w:cs="Times New Roman"/>
          </w:rPr>
          <w:t xml:space="preserve">ALIAS’s performance </w:t>
        </w:r>
      </w:ins>
      <w:ins w:id="697" w:author="Benton, Deon" w:date="2026-07-01T00:56:00Z" w16du:dateUtc="2026-07-01T05:56:00Z">
        <w:r w:rsidR="00A740D4">
          <w:rPr>
            <w:rFonts w:ascii="Times New Roman" w:hAnsi="Times New Roman" w:cs="Times New Roman"/>
          </w:rPr>
          <w:t>was</w:t>
        </w:r>
      </w:ins>
      <w:ins w:id="698" w:author="Benton, Deon" w:date="2026-07-01T01:10:00Z" w16du:dateUtc="2026-07-01T06:10:00Z">
        <w:r w:rsidR="00F72855">
          <w:rPr>
            <w:rFonts w:ascii="Times New Roman" w:hAnsi="Times New Roman" w:cs="Times New Roman"/>
          </w:rPr>
          <w:t xml:space="preserve"> </w:t>
        </w:r>
      </w:ins>
      <w:ins w:id="699" w:author="Benton, Deon" w:date="2026-07-01T00:52:00Z" w16du:dateUtc="2026-07-01T05:52:00Z">
        <w:r w:rsidR="00974AED">
          <w:rPr>
            <w:rFonts w:ascii="Times New Roman" w:hAnsi="Times New Roman" w:cs="Times New Roman"/>
          </w:rPr>
          <w:t>compared to</w:t>
        </w:r>
      </w:ins>
      <w:ins w:id="700" w:author="Benton, Deon" w:date="2026-07-01T00:56:00Z" w16du:dateUtc="2026-07-01T05:56:00Z">
        <w:r w:rsidR="007A3967">
          <w:rPr>
            <w:rFonts w:ascii="Times New Roman" w:hAnsi="Times New Roman" w:cs="Times New Roman"/>
          </w:rPr>
          <w:t xml:space="preserve"> that of the</w:t>
        </w:r>
      </w:ins>
      <w:ins w:id="701" w:author="Benton, Deon" w:date="2026-07-01T00:52:00Z" w16du:dateUtc="2026-07-01T05:52:00Z">
        <w:r w:rsidR="00974AED">
          <w:rPr>
            <w:rFonts w:ascii="Times New Roman" w:hAnsi="Times New Roman" w:cs="Times New Roman"/>
          </w:rPr>
          <w:t xml:space="preserve"> competitor models.</w:t>
        </w:r>
      </w:ins>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lastRenderedPageBreak/>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1E0FE722"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09D3A1F1"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ins w:id="702" w:author="Benton, Deon" w:date="2026-07-01T22:16:00Z" w16du:dateUtc="2026-07-02T03:16:00Z">
        <w:r w:rsidR="00F45618">
          <w:rPr>
            <w:rFonts w:ascii="Times New Roman" w:hAnsi="Times New Roman" w:cs="Times New Roman"/>
          </w:rPr>
          <w:t>1</w:t>
        </w:r>
        <w:r w:rsidR="00F45618">
          <w:rPr>
            <w:rFonts w:ascii="Times New Roman" w:hAnsi="Times New Roman" w:cs="Times New Roman"/>
          </w:rPr>
          <w:t>5</w:t>
        </w:r>
        <w:r w:rsidR="00F45618">
          <w:rPr>
            <w:rFonts w:ascii="Times New Roman" w:hAnsi="Times New Roman" w:cs="Times New Roman"/>
          </w:rPr>
          <w:t xml:space="preserve"> </w:t>
        </w:r>
      </w:ins>
      <w:r>
        <w:rPr>
          <w:rFonts w:ascii="Times New Roman" w:hAnsi="Times New Roman" w:cs="Times New Roman"/>
        </w:rPr>
        <w:t xml:space="preserve">shows </w:t>
      </w:r>
      <w:ins w:id="703" w:author="Benton, Deon" w:date="2026-07-01T22:17:00Z" w16du:dateUtc="2026-07-02T03:17:00Z">
        <w:r w:rsidR="00F45618">
          <w:rPr>
            <w:rFonts w:ascii="Times New Roman" w:hAnsi="Times New Roman" w:cs="Times New Roman"/>
          </w:rPr>
          <w:t>ALIAS’s performance across the conditions</w:t>
        </w:r>
      </w:ins>
      <w:r w:rsidR="00EC3B66">
        <w:rPr>
          <w:rFonts w:ascii="Times New Roman" w:hAnsi="Times New Roman" w:cs="Times New Roman"/>
        </w:rPr>
        <w:t>.</w:t>
      </w:r>
      <w:r w:rsidR="0012108C">
        <w:rPr>
          <w:rFonts w:ascii="Times New Roman" w:hAnsi="Times New Roman" w:cs="Times New Roman"/>
        </w:rPr>
        <w:t xml:space="preserve"> </w:t>
      </w:r>
      <w:r w:rsidR="00B24AB5">
        <w:rPr>
          <w:rFonts w:ascii="Times New Roman" w:hAnsi="Times New Roman" w:cs="Times New Roman"/>
        </w:rPr>
        <w:t>Networks</w:t>
      </w:r>
      <w:r w:rsidR="00DF39FF">
        <w:rPr>
          <w:rFonts w:ascii="Times New Roman" w:hAnsi="Times New Roman" w:cs="Times New Roman"/>
        </w:rPr>
        <w:t xml:space="preserve">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B24AB5">
        <w:rPr>
          <w:rFonts w:ascii="Times New Roman" w:hAnsi="Times New Roman" w:cs="Times New Roman"/>
        </w:rPr>
        <w:t xml:space="preserve">produced </w:t>
      </w:r>
      <w:del w:id="704" w:author="Benton, Deon" w:date="2026-07-01T22:40:00Z" w16du:dateUtc="2026-07-02T03:40:00Z">
        <w:r w:rsidR="00B24AB5" w:rsidDel="00A25521">
          <w:rPr>
            <w:rFonts w:ascii="Times New Roman" w:hAnsi="Times New Roman" w:cs="Times New Roman"/>
          </w:rPr>
          <w:delText>more error</w:delText>
        </w:r>
      </w:del>
      <w:r w:rsidR="00B24AB5">
        <w:rPr>
          <w:rFonts w:ascii="Times New Roman" w:hAnsi="Times New Roman" w:cs="Times New Roman"/>
        </w:rPr>
        <w:t xml:space="preserve"> </w:t>
      </w:r>
      <w:ins w:id="705" w:author="Benton, Deon" w:date="2026-07-01T22:40:00Z" w16du:dateUtc="2026-07-02T03:40:00Z">
        <w:r w:rsidR="00A25521">
          <w:rPr>
            <w:rFonts w:ascii="Times New Roman" w:hAnsi="Times New Roman" w:cs="Times New Roman"/>
          </w:rPr>
          <w:t xml:space="preserve">greater error </w:t>
        </w:r>
      </w:ins>
      <w:r w:rsidR="00B24AB5">
        <w:rPr>
          <w:rFonts w:ascii="Times New Roman" w:hAnsi="Times New Roman" w:cs="Times New Roman"/>
        </w:rPr>
        <w:t>to the</w:t>
      </w:r>
      <w:r w:rsidR="00EC3B66">
        <w:rPr>
          <w:rFonts w:ascii="Times New Roman" w:hAnsi="Times New Roman" w:cs="Times New Roman"/>
        </w:rPr>
        <w:t xml:space="preserve"> Incongruent </w:t>
      </w:r>
      <w:r w:rsidR="00B24AB5">
        <w:rPr>
          <w:rFonts w:ascii="Times New Roman" w:hAnsi="Times New Roman" w:cs="Times New Roman"/>
        </w:rPr>
        <w:t>than to 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 </w:t>
      </w:r>
      <w:ins w:id="706" w:author="Benton, Deon" w:date="2026-07-01T22:18:00Z" w16du:dateUtc="2026-07-02T03:18:00Z">
        <w:r w:rsidR="00F45618">
          <w:rPr>
            <w:rFonts w:ascii="Times New Roman" w:hAnsi="Times New Roman" w:cs="Times New Roman"/>
          </w:rPr>
          <w:t xml:space="preserve">This pattern arose because the former test event violated </w:t>
        </w:r>
      </w:ins>
      <w:ins w:id="707" w:author="Benton, Deon" w:date="2026-07-01T22:41:00Z" w16du:dateUtc="2026-07-02T03:41:00Z">
        <w:r w:rsidR="00A25521">
          <w:rPr>
            <w:rFonts w:ascii="Times New Roman" w:hAnsi="Times New Roman" w:cs="Times New Roman"/>
          </w:rPr>
          <w:t xml:space="preserve">a learned association </w:t>
        </w:r>
      </w:ins>
      <w:ins w:id="708" w:author="Benton, Deon" w:date="2026-07-01T22:18:00Z" w16du:dateUtc="2026-07-02T03:18:00Z">
        <w:r w:rsidR="00F45618">
          <w:rPr>
            <w:rFonts w:ascii="Times New Roman" w:hAnsi="Times New Roman" w:cs="Times New Roman"/>
          </w:rPr>
          <w:t>between arced motion</w:t>
        </w:r>
      </w:ins>
      <w:ins w:id="709" w:author="Benton, Deon" w:date="2026-07-01T22:19:00Z" w16du:dateUtc="2026-07-02T03:19:00Z">
        <w:r w:rsidR="00F45618">
          <w:rPr>
            <w:rFonts w:ascii="Times New Roman" w:hAnsi="Times New Roman" w:cs="Times New Roman"/>
          </w:rPr>
          <w:t xml:space="preserve"> over a small barrier and spatial contiguity between</w:t>
        </w:r>
      </w:ins>
      <w:ins w:id="710" w:author="Benton, Deon" w:date="2026-07-01T22:20:00Z" w16du:dateUtc="2026-07-02T03:20:00Z">
        <w:r w:rsidR="00F45618">
          <w:rPr>
            <w:rFonts w:ascii="Times New Roman" w:hAnsi="Times New Roman" w:cs="Times New Roman"/>
          </w:rPr>
          <w:t xml:space="preserve"> the two objects. </w:t>
        </w:r>
      </w:ins>
      <w:r w:rsidR="00B24AB5">
        <w:rPr>
          <w:rFonts w:ascii="Times New Roman" w:hAnsi="Times New Roman" w:cs="Times New Roman"/>
        </w:rPr>
        <w:t>Networks in the</w:t>
      </w:r>
      <w:r w:rsidR="00DF39FF">
        <w:rPr>
          <w:rFonts w:ascii="Times New Roman" w:hAnsi="Times New Roman" w:cs="Times New Roman"/>
        </w:rPr>
        <w:t xml:space="preserve"> Inferring Constraints condition </w:t>
      </w:r>
      <w:r w:rsidR="00B24AB5">
        <w:rPr>
          <w:rFonts w:ascii="Times New Roman" w:hAnsi="Times New Roman" w:cs="Times New Roman"/>
        </w:rPr>
        <w:t>produced more error to the</w:t>
      </w:r>
      <w:r w:rsidR="00DF39FF">
        <w:rPr>
          <w:rFonts w:ascii="Times New Roman" w:hAnsi="Times New Roman" w:cs="Times New Roman"/>
        </w:rPr>
        <w:t xml:space="preserve"> No-Obstacle than </w:t>
      </w:r>
      <w:r w:rsidR="00B24AB5">
        <w:rPr>
          <w:rFonts w:ascii="Times New Roman" w:hAnsi="Times New Roman" w:cs="Times New Roman"/>
        </w:rPr>
        <w:t xml:space="preserve">to </w:t>
      </w:r>
      <w:r w:rsidR="00DF39FF">
        <w:rPr>
          <w:rFonts w:ascii="Times New Roman" w:hAnsi="Times New Roman" w:cs="Times New Roman"/>
        </w:rPr>
        <w:t xml:space="preserve">the Obstacle test event. </w:t>
      </w:r>
      <w:ins w:id="711" w:author="Benton, Deon" w:date="2026-07-01T22:21:00Z" w16du:dateUtc="2026-07-02T03:21:00Z">
        <w:r w:rsidR="00F45618">
          <w:rPr>
            <w:rFonts w:ascii="Times New Roman" w:hAnsi="Times New Roman" w:cs="Times New Roman"/>
          </w:rPr>
          <w:t>Thi</w:t>
        </w:r>
      </w:ins>
      <w:ins w:id="712" w:author="Benton, Deon" w:date="2026-07-01T22:22:00Z" w16du:dateUtc="2026-07-02T03:22:00Z">
        <w:r w:rsidR="00F45618">
          <w:rPr>
            <w:rFonts w:ascii="Times New Roman" w:hAnsi="Times New Roman" w:cs="Times New Roman"/>
          </w:rPr>
          <w:t xml:space="preserve">s </w:t>
        </w:r>
      </w:ins>
      <w:ins w:id="713" w:author="Benton, Deon" w:date="2026-07-01T22:41:00Z" w16du:dateUtc="2026-07-02T03:41:00Z">
        <w:r w:rsidR="00A25521">
          <w:rPr>
            <w:rFonts w:ascii="Times New Roman" w:hAnsi="Times New Roman" w:cs="Times New Roman"/>
          </w:rPr>
          <w:t>pattern arose because the former</w:t>
        </w:r>
      </w:ins>
      <w:ins w:id="714" w:author="Benton, Deon" w:date="2026-07-01T22:22:00Z" w16du:dateUtc="2026-07-02T03:22:00Z">
        <w:r w:rsidR="00F45618">
          <w:rPr>
            <w:rFonts w:ascii="Times New Roman" w:hAnsi="Times New Roman" w:cs="Times New Roman"/>
          </w:rPr>
          <w:t xml:space="preserve"> test event </w:t>
        </w:r>
      </w:ins>
      <w:r w:rsidR="00D4748F">
        <w:rPr>
          <w:rFonts w:ascii="Times New Roman" w:hAnsi="Times New Roman" w:cs="Times New Roman"/>
        </w:rPr>
        <w:t>violated a learned association between arced motion and obstacles.</w:t>
      </w:r>
      <w:r w:rsidR="00F46D7F">
        <w:rPr>
          <w:rFonts w:ascii="Times New Roman" w:hAnsi="Times New Roman" w:cs="Times New Roman"/>
        </w:rPr>
        <w:t xml:space="preserve"> </w:t>
      </w:r>
      <w:r w:rsidR="008961AE" w:rsidRPr="008961AE">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25CD98E"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66E23CD" w:rsidR="00BF52E3" w:rsidRDefault="00A25521" w:rsidP="001E79E1">
      <w:pPr>
        <w:spacing w:line="480" w:lineRule="auto"/>
        <w:ind w:firstLine="720"/>
        <w:contextualSpacing/>
        <w:rPr>
          <w:rFonts w:ascii="Times New Roman" w:hAnsi="Times New Roman" w:cs="Times New Roman"/>
        </w:rPr>
      </w:pPr>
      <w:ins w:id="715" w:author="Benton, Deon" w:date="2026-07-01T22:41:00Z" w16du:dateUtc="2026-07-02T03:41:00Z">
        <w:r>
          <w:rPr>
            <w:rFonts w:ascii="Times New Roman" w:hAnsi="Times New Roman" w:cs="Times New Roman"/>
          </w:rPr>
          <w:t xml:space="preserve">Figure 16 shows that VOM10 failed to reproduce the </w:t>
        </w:r>
      </w:ins>
      <w:ins w:id="716" w:author="Benton, Deon" w:date="2026-07-01T22:42:00Z" w16du:dateUtc="2026-07-02T03:42:00Z">
        <w:r>
          <w:rPr>
            <w:rFonts w:ascii="Times New Roman" w:hAnsi="Times New Roman" w:cs="Times New Roman"/>
          </w:rPr>
          <w:t xml:space="preserve">target findings. </w:t>
        </w:r>
      </w:ins>
      <w:r w:rsidR="00AC20CD">
        <w:rPr>
          <w:rFonts w:ascii="Times New Roman" w:hAnsi="Times New Roman" w:cs="Times New Roman"/>
        </w:rPr>
        <w:t xml:space="preserve"> </w:t>
      </w:r>
      <w:ins w:id="717" w:author="Benton, Deon" w:date="2026-07-01T22:42:00Z" w16du:dateUtc="2026-07-02T03:42:00Z">
        <w:r>
          <w:rPr>
            <w:rFonts w:ascii="Times New Roman" w:hAnsi="Times New Roman" w:cs="Times New Roman"/>
          </w:rPr>
          <w:t xml:space="preserve">Networks in the Inferring Goals condition </w:t>
        </w:r>
      </w:ins>
      <w:ins w:id="718" w:author="Benton, Deon" w:date="2026-07-01T22:24:00Z" w16du:dateUtc="2026-07-02T03:24:00Z">
        <w:r w:rsidR="00F45618">
          <w:rPr>
            <w:rFonts w:ascii="Times New Roman" w:hAnsi="Times New Roman" w:cs="Times New Roman"/>
          </w:rPr>
          <w:t xml:space="preserve">produced </w:t>
        </w:r>
      </w:ins>
      <w:ins w:id="719" w:author="Benton, Deon" w:date="2026-07-01T22:42:00Z" w16du:dateUtc="2026-07-02T03:42:00Z">
        <w:r>
          <w:rPr>
            <w:rFonts w:ascii="Times New Roman" w:hAnsi="Times New Roman" w:cs="Times New Roman"/>
          </w:rPr>
          <w:t>more activation to</w:t>
        </w:r>
      </w:ins>
      <w:ins w:id="720" w:author="Benton, Deon" w:date="2026-07-01T22:24:00Z" w16du:dateUtc="2026-07-02T03:24:00Z">
        <w:r w:rsidR="00F45618">
          <w:rPr>
            <w:rFonts w:ascii="Times New Roman" w:hAnsi="Times New Roman" w:cs="Times New Roman"/>
          </w:rPr>
          <w:t xml:space="preserve"> the Congruent than to the Incongruent </w:t>
        </w:r>
      </w:ins>
      <w:ins w:id="721" w:author="Benton, Deon" w:date="2026-07-01T22:42:00Z" w16du:dateUtc="2026-07-02T03:42:00Z">
        <w:r>
          <w:rPr>
            <w:rFonts w:ascii="Times New Roman" w:hAnsi="Times New Roman" w:cs="Times New Roman"/>
          </w:rPr>
          <w:t xml:space="preserve">test event. Likewise, networks </w:t>
        </w:r>
      </w:ins>
      <w:ins w:id="722" w:author="Benton, Deon" w:date="2026-07-01T22:24:00Z" w16du:dateUtc="2026-07-02T03:24:00Z">
        <w:r w:rsidR="00F45618">
          <w:rPr>
            <w:rFonts w:ascii="Times New Roman" w:hAnsi="Times New Roman" w:cs="Times New Roman"/>
          </w:rPr>
          <w:t xml:space="preserve">in the Inferring Constraints condition produced more activation to the Obstacle than to the No Obstacle test events. </w:t>
        </w:r>
      </w:ins>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B85B71">
        <w:trPr>
          <w:trHeight w:val="4455"/>
        </w:trPr>
        <w:tc>
          <w:tcPr>
            <w:tcW w:w="5796" w:type="dxa"/>
          </w:tcPr>
          <w:p w14:paraId="572D9596" w14:textId="7B6A4F3B" w:rsidR="00A3623B" w:rsidRDefault="00AB0E9B" w:rsidP="00B85B71">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2912D5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08A8552"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r w:rsidR="006A6503">
        <w:rPr>
          <w:rFonts w:ascii="Times New Roman" w:hAnsi="Times New Roman" w:cs="Times New Roman"/>
        </w:rPr>
        <w:t>VOM10</w:t>
      </w:r>
      <w:r w:rsidR="00B60C57">
        <w:rPr>
          <w:rFonts w:ascii="Times New Roman" w:hAnsi="Times New Roman" w:cs="Times New Roman"/>
        </w:rPr>
        <w:t xml:space="preserve">-2 </w:t>
      </w:r>
      <w:ins w:id="723" w:author="Benton, Deon" w:date="2026-07-01T22:25:00Z" w16du:dateUtc="2026-07-02T03:25:00Z">
        <w:r w:rsidR="00F45618">
          <w:rPr>
            <w:rFonts w:ascii="Times New Roman" w:hAnsi="Times New Roman" w:cs="Times New Roman"/>
          </w:rPr>
          <w:t xml:space="preserve">responses mirrored those of VOM10. </w:t>
        </w:r>
      </w:ins>
      <w:ins w:id="724" w:author="Benton, Deon" w:date="2026-07-01T22:45:00Z" w16du:dateUtc="2026-07-02T03:45:00Z">
        <w:r w:rsidR="00A25521" w:rsidRPr="00A25521">
          <w:rPr>
            <w:rFonts w:ascii="Times New Roman" w:hAnsi="Times New Roman" w:cs="Times New Roman"/>
          </w:rPr>
          <w:t xml:space="preserve">The fact that both versions failed to reproduce the third target finding suggests that this limitation reflects a more fundamental property of VOM10 than a consequence of </w:t>
        </w:r>
        <w:r w:rsidR="00A25521">
          <w:rPr>
            <w:rFonts w:ascii="Times New Roman" w:hAnsi="Times New Roman" w:cs="Times New Roman"/>
          </w:rPr>
          <w:t xml:space="preserve">a lack of fidelity in its </w:t>
        </w:r>
        <w:r w:rsidR="00A25521" w:rsidRPr="00A25521">
          <w:rPr>
            <w:rFonts w:ascii="Times New Roman" w:hAnsi="Times New Roman" w:cs="Times New Roman"/>
          </w:rPr>
          <w:t>implementation.</w:t>
        </w:r>
      </w:ins>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16DDD9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553B24CD"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ins w:id="725" w:author="Benton, Deon" w:date="2026-07-01T22:29:00Z" w16du:dateUtc="2026-07-02T03:29:00Z">
        <w:r w:rsidR="00CA751F">
          <w:rPr>
            <w:rFonts w:ascii="Times New Roman" w:hAnsi="Times New Roman" w:cs="Times New Roman"/>
          </w:rPr>
          <w:t>1</w:t>
        </w:r>
        <w:r w:rsidR="00CA751F">
          <w:rPr>
            <w:rFonts w:ascii="Times New Roman" w:hAnsi="Times New Roman" w:cs="Times New Roman"/>
          </w:rPr>
          <w:t>8</w:t>
        </w:r>
        <w:r w:rsidR="00CA751F">
          <w:rPr>
            <w:rFonts w:ascii="Times New Roman" w:hAnsi="Times New Roman" w:cs="Times New Roman"/>
          </w:rPr>
          <w:t xml:space="preserve"> </w:t>
        </w:r>
      </w:ins>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w:t>
      </w:r>
      <w:ins w:id="726" w:author="Benton, Deon" w:date="2026-07-01T22:32:00Z" w16du:dateUtc="2026-07-02T03:32:00Z">
        <w:r w:rsidR="00CA751F">
          <w:rPr>
            <w:rFonts w:ascii="Times New Roman" w:hAnsi="Times New Roman" w:cs="Times New Roman"/>
          </w:rPr>
          <w:t>networks</w:t>
        </w:r>
      </w:ins>
      <w:ins w:id="727" w:author="Benton, Deon" w:date="2026-07-01T22:29:00Z" w16du:dateUtc="2026-07-02T03:29:00Z">
        <w:r w:rsidR="00CA751F">
          <w:rPr>
            <w:rFonts w:ascii="Times New Roman" w:hAnsi="Times New Roman" w:cs="Times New Roman"/>
          </w:rPr>
          <w:t xml:space="preserve"> </w:t>
        </w:r>
      </w:ins>
      <w:ins w:id="728" w:author="Benton, Deon" w:date="2026-07-01T22:30:00Z" w16du:dateUtc="2026-07-02T03:30:00Z">
        <w:r w:rsidR="00CA751F">
          <w:rPr>
            <w:rFonts w:ascii="Times New Roman" w:hAnsi="Times New Roman" w:cs="Times New Roman"/>
          </w:rPr>
          <w:t xml:space="preserve">looked longer at their condition’s corresponding </w:t>
        </w:r>
      </w:ins>
      <w:ins w:id="729" w:author="Benton, Deon" w:date="2026-07-01T22:31:00Z" w16du:dateUtc="2026-07-02T03:31:00Z">
        <w:r w:rsidR="00CA751F">
          <w:rPr>
            <w:rFonts w:ascii="Times New Roman" w:hAnsi="Times New Roman" w:cs="Times New Roman"/>
          </w:rPr>
          <w:t>inconsistent test event.</w:t>
        </w:r>
      </w:ins>
      <w:r w:rsidR="004636A7">
        <w:rPr>
          <w:rFonts w:ascii="Times New Roman" w:hAnsi="Times New Roman" w:cs="Times New Roman"/>
        </w:rPr>
        <w:t xml:space="preserve"> </w:t>
      </w:r>
      <w:ins w:id="730" w:author="Benton, Deon" w:date="2026-07-01T22:31:00Z" w16du:dateUtc="2026-07-02T03:31:00Z">
        <w:r w:rsidR="00CA751F">
          <w:rPr>
            <w:rFonts w:ascii="Times New Roman" w:hAnsi="Times New Roman" w:cs="Times New Roman"/>
          </w:rPr>
          <w:t xml:space="preserve">The fact that both versions of ALIAS were successful </w:t>
        </w:r>
      </w:ins>
      <w:ins w:id="731" w:author="Benton, Deon" w:date="2026-07-01T22:46:00Z" w16du:dateUtc="2026-07-02T03:46:00Z">
        <w:r w:rsidR="001F6B88">
          <w:rPr>
            <w:rFonts w:ascii="Times New Roman" w:hAnsi="Times New Roman" w:cs="Times New Roman"/>
          </w:rPr>
          <w:t xml:space="preserve">in capturing the third target finding </w:t>
        </w:r>
      </w:ins>
      <w:ins w:id="732" w:author="Benton, Deon" w:date="2026-07-01T22:31:00Z" w16du:dateUtc="2026-07-02T03:31:00Z">
        <w:r w:rsidR="00CA751F">
          <w:rPr>
            <w:rFonts w:ascii="Times New Roman" w:hAnsi="Times New Roman" w:cs="Times New Roman"/>
          </w:rPr>
          <w:t xml:space="preserve">suggests </w:t>
        </w:r>
      </w:ins>
      <w:ins w:id="733" w:author="Benton, Deon" w:date="2026-07-01T22:46:00Z" w16du:dateUtc="2026-07-02T03:46:00Z">
        <w:r w:rsidR="001F6B88">
          <w:rPr>
            <w:rFonts w:ascii="Times New Roman" w:hAnsi="Times New Roman" w:cs="Times New Roman"/>
          </w:rPr>
          <w:t xml:space="preserve">that </w:t>
        </w:r>
      </w:ins>
      <w:r w:rsidR="00CF2AA6">
        <w:rPr>
          <w:rFonts w:ascii="Times New Roman" w:hAnsi="Times New Roman" w:cs="Times New Roman"/>
        </w:rPr>
        <w:t>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ins w:id="734" w:author="Benton, Deon" w:date="2026-07-01T22:46:00Z" w16du:dateUtc="2026-07-02T03:46:00Z">
        <w:r w:rsidR="001F6B88">
          <w:rPr>
            <w:rFonts w:ascii="Times New Roman" w:hAnsi="Times New Roman" w:cs="Times New Roman"/>
          </w:rPr>
          <w:t>capture this pattern of behavior</w:t>
        </w:r>
      </w:ins>
      <w:ins w:id="735" w:author="Benton, Deon" w:date="2026-07-01T22:32:00Z" w16du:dateUtc="2026-07-02T03:32:00Z">
        <w:r w:rsidR="00CA751F">
          <w:rPr>
            <w:rFonts w:ascii="Times New Roman" w:hAnsi="Times New Roman" w:cs="Times New Roman"/>
          </w:rPr>
          <w:t>.</w:t>
        </w:r>
      </w:ins>
      <w:r w:rsidR="00B63495">
        <w:rPr>
          <w:rFonts w:ascii="Times New Roman" w:hAnsi="Times New Roman" w:cs="Times New Roman"/>
        </w:rPr>
        <w:t xml:space="preserve"> </w:t>
      </w:r>
      <w:ins w:id="736" w:author="Benton, Deon" w:date="2026-07-01T22:46:00Z" w16du:dateUtc="2026-07-02T03:46:00Z">
        <w:r w:rsidR="001F6B88">
          <w:rPr>
            <w:rFonts w:ascii="Times New Roman" w:hAnsi="Times New Roman" w:cs="Times New Roman"/>
          </w:rPr>
          <w:t>A clear pattern that is emerging across the simulations is</w:t>
        </w:r>
      </w:ins>
      <w:ins w:id="737" w:author="Benton, Deon" w:date="2026-07-01T22:48:00Z" w16du:dateUtc="2026-07-02T03:48:00Z">
        <w:r w:rsidR="007939BA">
          <w:rPr>
            <w:rFonts w:ascii="Times New Roman" w:hAnsi="Times New Roman" w:cs="Times New Roman"/>
          </w:rPr>
          <w:t xml:space="preserve"> that it is</w:t>
        </w:r>
      </w:ins>
      <w:ins w:id="738" w:author="Benton, Deon" w:date="2026-07-01T22:34:00Z" w16du:dateUtc="2026-07-02T03:34:00Z">
        <w:r w:rsidR="008F6478">
          <w:rPr>
            <w:rFonts w:ascii="Times New Roman" w:hAnsi="Times New Roman" w:cs="Times New Roman"/>
          </w:rPr>
          <w:t xml:space="preserve"> not necessary to </w:t>
        </w:r>
      </w:ins>
      <w:ins w:id="739" w:author="Benton, Deon" w:date="2026-07-01T22:47:00Z" w16du:dateUtc="2026-07-02T03:47:00Z">
        <w:r w:rsidR="001F6B88">
          <w:rPr>
            <w:rFonts w:ascii="Times New Roman" w:hAnsi="Times New Roman" w:cs="Times New Roman"/>
          </w:rPr>
          <w:t xml:space="preserve">posit specialized mechanisms or </w:t>
        </w:r>
        <w:r w:rsidR="007939BA">
          <w:rPr>
            <w:rFonts w:ascii="Times New Roman" w:hAnsi="Times New Roman" w:cs="Times New Roman"/>
          </w:rPr>
          <w:t xml:space="preserve">a rich understanding of goals, action, efficiency, or cost to explain </w:t>
        </w:r>
      </w:ins>
      <w:ins w:id="740" w:author="Benton, Deon" w:date="2026-07-01T22:34:00Z" w16du:dateUtc="2026-07-02T03:34:00Z">
        <w:r w:rsidR="008F6478">
          <w:rPr>
            <w:rFonts w:ascii="Times New Roman" w:hAnsi="Times New Roman" w:cs="Times New Roman"/>
          </w:rPr>
          <w:t>infants’ looking behaviors in</w:t>
        </w:r>
      </w:ins>
      <w:ins w:id="741" w:author="Benton, Deon" w:date="2026-07-01T22:47:00Z" w16du:dateUtc="2026-07-02T03:47:00Z">
        <w:r w:rsidR="007939BA">
          <w:rPr>
            <w:rFonts w:ascii="Times New Roman" w:hAnsi="Times New Roman" w:cs="Times New Roman"/>
          </w:rPr>
          <w:t xml:space="preserve"> action efficiency understanding studies.</w:t>
        </w:r>
      </w:ins>
      <w:ins w:id="742" w:author="Benton, Deon" w:date="2026-07-01T22:34:00Z" w16du:dateUtc="2026-07-02T03:34:00Z">
        <w:r w:rsidR="008F6478">
          <w:rPr>
            <w:rFonts w:ascii="Times New Roman" w:hAnsi="Times New Roman" w:cs="Times New Roman"/>
          </w:rPr>
          <w:t xml:space="preserve"> </w:t>
        </w:r>
      </w:ins>
      <w:ins w:id="743" w:author="Benton, Deon" w:date="2026-07-01T22:48:00Z" w16du:dateUtc="2026-07-02T03:48:00Z">
        <w:r w:rsidR="007939BA">
          <w:rPr>
            <w:rFonts w:ascii="Times New Roman" w:hAnsi="Times New Roman" w:cs="Times New Roman"/>
          </w:rPr>
          <w:t xml:space="preserve">Such behavior can instead be readily captured by domain-general associative learning. </w:t>
        </w:r>
      </w:ins>
      <w:ins w:id="744" w:author="Benton, Deon" w:date="2026-07-01T22:35:00Z" w16du:dateUtc="2026-07-02T03:35:00Z">
        <w:r w:rsidR="008F6478">
          <w:rPr>
            <w:rFonts w:ascii="Times New Roman" w:hAnsi="Times New Roman" w:cs="Times New Roman"/>
          </w:rPr>
          <w:t xml:space="preserve"> </w:t>
        </w:r>
      </w:ins>
    </w:p>
    <w:p w14:paraId="3B88DEC8" w14:textId="61AD9FC1" w:rsidR="00227F52" w:rsidRDefault="007939BA" w:rsidP="008D2072">
      <w:pPr>
        <w:spacing w:line="480" w:lineRule="auto"/>
        <w:ind w:firstLine="720"/>
        <w:contextualSpacing/>
        <w:rPr>
          <w:rFonts w:ascii="Times New Roman" w:hAnsi="Times New Roman" w:cs="Times New Roman"/>
        </w:rPr>
      </w:pPr>
      <w:ins w:id="745" w:author="Benton, Deon" w:date="2026-07-01T22:49:00Z" w16du:dateUtc="2026-07-02T03:49:00Z">
        <w:r>
          <w:rPr>
            <w:rFonts w:ascii="Times New Roman" w:hAnsi="Times New Roman" w:cs="Times New Roman"/>
          </w:rPr>
          <w:t>Nevertheless</w:t>
        </w:r>
      </w:ins>
      <w:r w:rsidR="008F6478">
        <w:rPr>
          <w:rFonts w:ascii="Times New Roman" w:hAnsi="Times New Roman" w:cs="Times New Roman"/>
        </w:rPr>
        <w:t xml:space="preserve">, </w:t>
      </w:r>
      <w:ins w:id="746" w:author="Benton, Deon" w:date="2026-07-01T22:50:00Z" w16du:dateUtc="2026-07-02T03:50:00Z">
        <w:r>
          <w:rPr>
            <w:rFonts w:ascii="Times New Roman" w:hAnsi="Times New Roman" w:cs="Times New Roman"/>
          </w:rPr>
          <w:t xml:space="preserve">one might argue that even this simulation </w:t>
        </w:r>
      </w:ins>
      <w:r w:rsidR="005307A9">
        <w:rPr>
          <w:rFonts w:ascii="Times New Roman" w:hAnsi="Times New Roman" w:cs="Times New Roman"/>
        </w:rPr>
        <w:t xml:space="preserve">does not pose a sufficiently strong </w:t>
      </w:r>
      <w:del w:id="747" w:author="Benton, Deon" w:date="2026-07-01T23:00:00Z" w16du:dateUtc="2026-07-02T04:00:00Z">
        <w:r w:rsidR="005307A9" w:rsidDel="001C225F">
          <w:rPr>
            <w:rFonts w:ascii="Times New Roman" w:hAnsi="Times New Roman" w:cs="Times New Roman"/>
          </w:rPr>
          <w:delText xml:space="preserve">enough </w:delText>
        </w:r>
      </w:del>
      <w:r w:rsidR="005307A9">
        <w:rPr>
          <w:rFonts w:ascii="Times New Roman" w:hAnsi="Times New Roman" w:cs="Times New Roman"/>
        </w:rPr>
        <w:t xml:space="preserve">challenge to ALIAS and that a more compelling test of its explanatory scope </w:t>
      </w:r>
      <w:ins w:id="748" w:author="Benton, Deon" w:date="2026-07-01T22:50:00Z" w16du:dateUtc="2026-07-02T03:50:00Z">
        <w:r>
          <w:rPr>
            <w:rFonts w:ascii="Times New Roman" w:hAnsi="Times New Roman" w:cs="Times New Roman"/>
          </w:rPr>
          <w:t xml:space="preserve">would be </w:t>
        </w:r>
      </w:ins>
      <w:ins w:id="749" w:author="Benton, Deon" w:date="2026-07-01T23:00:00Z" w16du:dateUtc="2026-07-02T04:00:00Z">
        <w:r w:rsidR="004E0A63">
          <w:rPr>
            <w:rFonts w:ascii="Times New Roman" w:hAnsi="Times New Roman" w:cs="Times New Roman"/>
          </w:rPr>
          <w:t>to show that it can capture data from</w:t>
        </w:r>
      </w:ins>
      <w:r w:rsidR="005307A9">
        <w:rPr>
          <w:rFonts w:ascii="Times New Roman" w:hAnsi="Times New Roman" w:cs="Times New Roman"/>
        </w:rPr>
        <w:t xml:space="preserve"> </w:t>
      </w:r>
      <w:r w:rsidR="00920E40">
        <w:rPr>
          <w:rFonts w:ascii="Times New Roman" w:hAnsi="Times New Roman" w:cs="Times New Roman"/>
        </w:rPr>
        <w:t xml:space="preserve">Liu and </w:t>
      </w:r>
      <w:proofErr w:type="spellStart"/>
      <w:r w:rsidR="00920E40">
        <w:rPr>
          <w:rFonts w:ascii="Times New Roman" w:hAnsi="Times New Roman" w:cs="Times New Roman"/>
        </w:rPr>
        <w:t>Spelke</w:t>
      </w:r>
      <w:r w:rsidR="005307A9">
        <w:rPr>
          <w:rFonts w:ascii="Times New Roman" w:hAnsi="Times New Roman" w:cs="Times New Roman"/>
        </w:rPr>
        <w:t>’s</w:t>
      </w:r>
      <w:proofErr w:type="spellEnd"/>
      <w:r w:rsidR="00920E40">
        <w:rPr>
          <w:rFonts w:ascii="Times New Roman" w:hAnsi="Times New Roman" w:cs="Times New Roman"/>
        </w:rPr>
        <w:t xml:space="preserve"> (2017)</w:t>
      </w:r>
      <w:ins w:id="750" w:author="Benton, Deon" w:date="2026-07-01T22:50:00Z" w16du:dateUtc="2026-07-02T03:50:00Z">
        <w:r>
          <w:rPr>
            <w:rFonts w:ascii="Times New Roman" w:hAnsi="Times New Roman" w:cs="Times New Roman"/>
          </w:rPr>
          <w:t xml:space="preserve">. </w:t>
        </w:r>
      </w:ins>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lastRenderedPageBreak/>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w:t>
      </w:r>
      <w:ins w:id="751" w:author="Benton, Deon" w:date="2026-07-01T22:52:00Z" w16du:dateUtc="2026-07-02T03:52:00Z">
        <w:r>
          <w:rPr>
            <w:rFonts w:ascii="Times New Roman" w:hAnsi="Times New Roman" w:cs="Times New Roman"/>
          </w:rPr>
          <w:t xml:space="preserve">when the agent jumped higher than needed to clear the barrier </w:t>
        </w:r>
      </w:ins>
      <w:r w:rsidR="008050B6">
        <w:rPr>
          <w:rFonts w:ascii="Times New Roman" w:hAnsi="Times New Roman" w:cs="Times New Roman"/>
        </w:rPr>
        <w:t xml:space="preserve">than at the </w:t>
      </w:r>
      <w:r w:rsidR="00DD3452">
        <w:rPr>
          <w:rFonts w:ascii="Times New Roman" w:hAnsi="Times New Roman" w:cs="Times New Roman"/>
        </w:rPr>
        <w:t>L</w:t>
      </w:r>
      <w:r w:rsidR="008050B6">
        <w:rPr>
          <w:rFonts w:ascii="Times New Roman" w:hAnsi="Times New Roman" w:cs="Times New Roman"/>
        </w:rPr>
        <w:t>ow, efficient one</w:t>
      </w:r>
      <w:r w:rsidR="005307A9">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sidR="005307A9">
        <w:rPr>
          <w:rFonts w:ascii="Times New Roman" w:hAnsi="Times New Roman" w:cs="Times New Roman"/>
        </w:rPr>
        <w:t>.</w:t>
      </w:r>
      <w:ins w:id="752" w:author="Benton, Deon" w:date="2026-07-01T23:07:00Z" w16du:dateUtc="2026-07-02T04:07:00Z">
        <w:r w:rsidR="009E26C6">
          <w:rPr>
            <w:rFonts w:ascii="Times New Roman" w:hAnsi="Times New Roman" w:cs="Times New Roman"/>
          </w:rPr>
          <w:t xml:space="preserve"> These findings wer</w:t>
        </w:r>
      </w:ins>
      <w:ins w:id="753" w:author="Benton, Deon" w:date="2026-07-01T23:08:00Z" w16du:dateUtc="2026-07-02T04:08:00Z">
        <w:r w:rsidR="009E26C6">
          <w:rPr>
            <w:rFonts w:ascii="Times New Roman" w:hAnsi="Times New Roman" w:cs="Times New Roman"/>
          </w:rPr>
          <w:t>e interpreted to mean that infants can represent efficiency continuously.</w:t>
        </w:r>
      </w:ins>
    </w:p>
    <w:p w14:paraId="62E4C8AD" w14:textId="4FDB5739" w:rsidR="00070634" w:rsidRDefault="00EF2232" w:rsidP="00D95BC7">
      <w:pPr>
        <w:spacing w:line="480" w:lineRule="auto"/>
        <w:ind w:firstLine="720"/>
        <w:contextualSpacing/>
        <w:rPr>
          <w:rFonts w:ascii="Times New Roman" w:hAnsi="Times New Roman" w:cs="Times New Roman"/>
        </w:rPr>
      </w:pPr>
      <w:ins w:id="754" w:author="Benton, Deon" w:date="2026-07-01T23:14:00Z" w16du:dateUtc="2026-07-02T04:14:00Z">
        <w:r>
          <w:rPr>
            <w:rFonts w:ascii="Times New Roman" w:hAnsi="Times New Roman" w:cs="Times New Roman"/>
          </w:rPr>
          <w:t>A final experiment habituated infants to</w:t>
        </w:r>
        <w:r w:rsidR="003F7091">
          <w:rPr>
            <w:rFonts w:ascii="Times New Roman" w:hAnsi="Times New Roman" w:cs="Times New Roman"/>
          </w:rPr>
          <w:t xml:space="preserve"> the</w:t>
        </w:r>
      </w:ins>
      <w:ins w:id="755" w:author="Benton, Deon" w:date="2026-07-01T23:01:00Z" w16du:dateUtc="2026-07-02T04:01:00Z">
        <w:r w:rsidR="003707DF">
          <w:rPr>
            <w:rFonts w:ascii="Times New Roman" w:hAnsi="Times New Roman" w:cs="Times New Roman"/>
          </w:rPr>
          <w:t xml:space="preserve"> event used in Experiment 2 and then tested on the constrained events used in Experiment 1. </w:t>
        </w:r>
      </w:ins>
      <w:ins w:id="756" w:author="Benton, Deon" w:date="2026-07-01T23:02:00Z" w16du:dateUtc="2026-07-02T04:02:00Z">
        <w:r w:rsidR="003707DF">
          <w:rPr>
            <w:rFonts w:ascii="Times New Roman" w:hAnsi="Times New Roman" w:cs="Times New Roman"/>
          </w:rPr>
          <w:t>Infants looked</w:t>
        </w:r>
      </w:ins>
      <w:ins w:id="757" w:author="Benton, Deon" w:date="2026-07-01T23:01:00Z" w16du:dateUtc="2026-07-02T04:01:00Z">
        <w:r w:rsidR="003707DF">
          <w:rPr>
            <w:rFonts w:ascii="Times New Roman" w:hAnsi="Times New Roman" w:cs="Times New Roman"/>
          </w:rPr>
          <w:t xml:space="preserve"> longer at the High, inefficient test event than at the Low, efficient one.</w:t>
        </w:r>
      </w:ins>
      <w:ins w:id="758" w:author="Benton, Deon" w:date="2026-07-01T23:02:00Z" w16du:dateUtc="2026-07-02T04:02:00Z">
        <w:r w:rsidR="003707DF">
          <w:rPr>
            <w:rFonts w:ascii="Times New Roman" w:hAnsi="Times New Roman" w:cs="Times New Roman"/>
          </w:rPr>
          <w:t xml:space="preserve"> </w:t>
        </w:r>
      </w:ins>
      <w:ins w:id="759" w:author="Benton, Deon" w:date="2026-07-01T23:06:00Z" w16du:dateUtc="2026-07-02T04:06:00Z">
        <w:r w:rsidR="003707DF">
          <w:rPr>
            <w:rFonts w:ascii="Times New Roman" w:hAnsi="Times New Roman" w:cs="Times New Roman"/>
          </w:rPr>
          <w:t>These findings suggest that</w:t>
        </w:r>
      </w:ins>
      <w:ins w:id="760" w:author="Benton, Deon" w:date="2026-07-01T22:54:00Z" w16du:dateUtc="2026-07-02T03:54:00Z">
        <w:r w:rsidR="007939BA">
          <w:rPr>
            <w:rFonts w:ascii="Times New Roman" w:hAnsi="Times New Roman" w:cs="Times New Roman"/>
          </w:rPr>
          <w:t xml:space="preserve"> </w:t>
        </w:r>
      </w:ins>
      <w:ins w:id="761" w:author="Benton, Deon" w:date="2026-07-01T23:06:00Z" w16du:dateUtc="2026-07-02T04:06:00Z">
        <w:r w:rsidR="003707DF">
          <w:rPr>
            <w:rFonts w:ascii="Times New Roman" w:hAnsi="Times New Roman" w:cs="Times New Roman"/>
          </w:rPr>
          <w:t>infants</w:t>
        </w:r>
      </w:ins>
      <w:r w:rsidR="00801EFC">
        <w:rPr>
          <w:rFonts w:ascii="Times New Roman" w:hAnsi="Times New Roman" w:cs="Times New Roman"/>
        </w:rPr>
        <w:t xml:space="preserve"> </w:t>
      </w:r>
      <w:ins w:id="762" w:author="Benton, Deon" w:date="2026-07-01T23:06:00Z" w16du:dateUtc="2026-07-02T04:06:00Z">
        <w:r w:rsidR="003707DF">
          <w:rPr>
            <w:rFonts w:ascii="Times New Roman" w:hAnsi="Times New Roman" w:cs="Times New Roman"/>
          </w:rPr>
          <w:t>responded</w:t>
        </w:r>
      </w:ins>
      <w:ins w:id="763" w:author="Benton, Deon" w:date="2026-07-01T22:54:00Z" w16du:dateUtc="2026-07-02T03:54:00Z">
        <w:r w:rsidR="007939BA">
          <w:rPr>
            <w:rFonts w:ascii="Times New Roman" w:hAnsi="Times New Roman" w:cs="Times New Roman"/>
          </w:rPr>
          <w:t xml:space="preserve"> as if they </w:t>
        </w:r>
      </w:ins>
      <w:r w:rsidR="00801EFC">
        <w:rPr>
          <w:rFonts w:ascii="Times New Roman" w:hAnsi="Times New Roman" w:cs="Times New Roman"/>
        </w:rPr>
        <w:t>expect</w:t>
      </w:r>
      <w:ins w:id="764" w:author="Benton, Deon" w:date="2026-07-01T22:54:00Z" w16du:dateUtc="2026-07-02T03:54:00Z">
        <w:r w:rsidR="007939BA">
          <w:rPr>
            <w:rFonts w:ascii="Times New Roman" w:hAnsi="Times New Roman" w:cs="Times New Roman"/>
          </w:rPr>
          <w:t>ed</w:t>
        </w:r>
      </w:ins>
      <w:r w:rsidR="00801EFC">
        <w:rPr>
          <w:rFonts w:ascii="Times New Roman" w:hAnsi="Times New Roman" w:cs="Times New Roman"/>
        </w:rPr>
        <w:t xml:space="preserve"> </w:t>
      </w:r>
      <w:ins w:id="765" w:author="Benton, Deon" w:date="2026-07-01T22:53:00Z" w16du:dateUtc="2026-07-02T03:53:00Z">
        <w:r w:rsidR="007939BA">
          <w:rPr>
            <w:rFonts w:ascii="Times New Roman" w:hAnsi="Times New Roman" w:cs="Times New Roman"/>
          </w:rPr>
          <w:t xml:space="preserve">previously inefficient </w:t>
        </w:r>
      </w:ins>
      <w:r w:rsidR="00801EFC">
        <w:rPr>
          <w:rFonts w:ascii="Times New Roman" w:hAnsi="Times New Roman" w:cs="Times New Roman"/>
        </w:rPr>
        <w:t>agents</w:t>
      </w:r>
      <w:r w:rsidR="00E80153">
        <w:rPr>
          <w:rFonts w:ascii="Times New Roman" w:hAnsi="Times New Roman" w:cs="Times New Roman"/>
        </w:rPr>
        <w:t xml:space="preserve"> to </w:t>
      </w:r>
      <w:ins w:id="766" w:author="Benton, Deon" w:date="2026-07-01T22:54:00Z" w16du:dateUtc="2026-07-02T03:54:00Z">
        <w:r w:rsidR="007939BA">
          <w:rPr>
            <w:rFonts w:ascii="Times New Roman" w:hAnsi="Times New Roman" w:cs="Times New Roman"/>
          </w:rPr>
          <w:t xml:space="preserve">behave efficiently </w:t>
        </w:r>
      </w:ins>
      <w:ins w:id="767" w:author="Benton, Deon" w:date="2026-07-01T23:06:00Z" w16du:dateUtc="2026-07-02T04:06:00Z">
        <w:r w:rsidR="003707DF">
          <w:rPr>
            <w:rFonts w:ascii="Times New Roman" w:hAnsi="Times New Roman" w:cs="Times New Roman"/>
          </w:rPr>
          <w:t xml:space="preserve">in </w:t>
        </w:r>
      </w:ins>
      <w:r w:rsidR="00801EFC">
        <w:rPr>
          <w:rFonts w:ascii="Times New Roman" w:hAnsi="Times New Roman" w:cs="Times New Roman"/>
        </w:rPr>
        <w:t>a new situation</w:t>
      </w:r>
      <w:r w:rsidR="00227F52">
        <w:rPr>
          <w:rFonts w:ascii="Times New Roman" w:hAnsi="Times New Roman" w:cs="Times New Roman"/>
        </w:rPr>
        <w:t xml:space="preserve">. </w:t>
      </w:r>
      <w:ins w:id="768" w:author="Benton, Deon" w:date="2026-07-01T23:13:00Z" w16du:dateUtc="2026-07-02T04:13:00Z">
        <w:r w:rsidR="000172B7">
          <w:rPr>
            <w:rFonts w:ascii="Times New Roman" w:hAnsi="Times New Roman" w:cs="Times New Roman"/>
          </w:rPr>
          <w:t>More broadly, t</w:t>
        </w:r>
      </w:ins>
      <w:ins w:id="769" w:author="Benton, Deon" w:date="2026-07-01T23:09:00Z" w16du:dateUtc="2026-07-02T04:09:00Z">
        <w:r w:rsidR="009E26C6">
          <w:rPr>
            <w:rFonts w:ascii="Times New Roman" w:hAnsi="Times New Roman" w:cs="Times New Roman"/>
          </w:rPr>
          <w:t>hese findings wer</w:t>
        </w:r>
      </w:ins>
      <w:ins w:id="770" w:author="Benton, Deon" w:date="2026-07-01T23:10:00Z" w16du:dateUtc="2026-07-02T04:10:00Z">
        <w:r w:rsidR="009E26C6">
          <w:rPr>
            <w:rFonts w:ascii="Times New Roman" w:hAnsi="Times New Roman" w:cs="Times New Roman"/>
          </w:rPr>
          <w:t>e subsequently argued to</w:t>
        </w:r>
      </w:ins>
      <w:ins w:id="771" w:author="Benton, Deon" w:date="2026-07-01T22:56:00Z" w16du:dateUtc="2026-07-02T03:56:00Z">
        <w:r w:rsidR="007939BA">
          <w:rPr>
            <w:rFonts w:ascii="Times New Roman" w:hAnsi="Times New Roman" w:cs="Times New Roman"/>
          </w:rPr>
          <w:t xml:space="preserve"> </w:t>
        </w:r>
      </w:ins>
      <w:r w:rsidR="00D95BC7">
        <w:rPr>
          <w:rFonts w:ascii="Times New Roman" w:hAnsi="Times New Roman" w:cs="Times New Roman"/>
        </w:rPr>
        <w:t xml:space="preserve">support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 xml:space="preserve">such </w:t>
      </w:r>
      <w:ins w:id="772" w:author="Benton, Deon" w:date="2026-07-01T22:57:00Z" w16du:dateUtc="2026-07-02T03:57:00Z">
        <w:r w:rsidR="001C225F">
          <w:rPr>
            <w:rFonts w:ascii="Times New Roman" w:hAnsi="Times New Roman" w:cs="Times New Roman"/>
          </w:rPr>
          <w:t>conclusions</w:t>
        </w:r>
      </w:ins>
      <w:ins w:id="773" w:author="Benton, Deon" w:date="2026-07-01T22:58:00Z" w16du:dateUtc="2026-07-02T03:58:00Z">
        <w:r w:rsidR="001C225F">
          <w:rPr>
            <w:rFonts w:ascii="Times New Roman" w:hAnsi="Times New Roman" w:cs="Times New Roman"/>
          </w:rPr>
          <w:t xml:space="preserve"> were warranted</w:t>
        </w:r>
      </w:ins>
      <w:ins w:id="774" w:author="Benton, Deon" w:date="2026-07-01T23:10:00Z" w16du:dateUtc="2026-07-02T04:10:00Z">
        <w:r w:rsidR="009E26C6">
          <w:rPr>
            <w:rFonts w:ascii="Times New Roman" w:hAnsi="Times New Roman" w:cs="Times New Roman"/>
          </w:rPr>
          <w:t xml:space="preserve"> or whether </w:t>
        </w:r>
      </w:ins>
      <w:ins w:id="775" w:author="Benton, Deon" w:date="2026-07-01T23:12:00Z" w16du:dateUtc="2026-07-02T04:12:00Z">
        <w:r w:rsidR="00F06DDA">
          <w:rPr>
            <w:rFonts w:ascii="Times New Roman" w:hAnsi="Times New Roman" w:cs="Times New Roman"/>
          </w:rPr>
          <w:t>the same findings can</w:t>
        </w:r>
      </w:ins>
      <w:ins w:id="776" w:author="Benton, Deon" w:date="2026-07-01T23:13:00Z" w16du:dateUtc="2026-07-02T04:13:00Z">
        <w:r w:rsidR="00F06DDA">
          <w:rPr>
            <w:rFonts w:ascii="Times New Roman" w:hAnsi="Times New Roman" w:cs="Times New Roman"/>
          </w:rPr>
          <w:t xml:space="preserve"> </w:t>
        </w:r>
      </w:ins>
      <w:ins w:id="777" w:author="Benton, Deon" w:date="2026-07-01T23:12:00Z" w16du:dateUtc="2026-07-02T04:12:00Z">
        <w:r w:rsidR="00F06DDA">
          <w:rPr>
            <w:rFonts w:ascii="Times New Roman" w:hAnsi="Times New Roman" w:cs="Times New Roman"/>
          </w:rPr>
          <w:t>be captured by associative learning.</w:t>
        </w:r>
      </w:ins>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75A58FCD"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w:t>
      </w:r>
      <w:ins w:id="778" w:author="Benton, Deon" w:date="2026-07-01T23:16:00Z" w16du:dateUtc="2026-07-02T04:16:00Z">
        <w:r w:rsidR="003475BB">
          <w:rPr>
            <w:rFonts w:ascii="Times New Roman" w:eastAsia="Times New Roman" w:hAnsi="Times New Roman" w:cs="Times New Roman"/>
          </w:rPr>
          <w:t>finding that infants ostensibly represent efficiency continuously and expect agents to behave efficiently</w:t>
        </w:r>
      </w:ins>
      <w:ins w:id="779" w:author="Benton, Deon" w:date="2026-07-01T23:17:00Z" w16du:dateUtc="2026-07-02T04:17:00Z">
        <w:r w:rsidR="003475BB">
          <w:rPr>
            <w:rFonts w:ascii="Times New Roman" w:eastAsia="Times New Roman" w:hAnsi="Times New Roman" w:cs="Times New Roman"/>
          </w:rPr>
          <w:t xml:space="preserve"> in future situations even if, in the past, they behaved inefficiently. </w:t>
        </w:r>
        <w:r w:rsidR="0011301C">
          <w:rPr>
            <w:rFonts w:ascii="Times New Roman" w:eastAsia="Times New Roman" w:hAnsi="Times New Roman" w:cs="Times New Roman"/>
          </w:rPr>
          <w:t xml:space="preserve">Six-month-old </w:t>
        </w:r>
      </w:ins>
      <w:del w:id="780" w:author="Benton, Deon" w:date="2026-07-01T23:17:00Z" w16du:dateUtc="2026-07-02T04:17:00Z">
        <w:r w:rsidR="000B6D90" w:rsidDel="0011301C">
          <w:rPr>
            <w:rFonts w:ascii="Times New Roman" w:eastAsia="Times New Roman" w:hAnsi="Times New Roman" w:cs="Times New Roman"/>
          </w:rPr>
          <w:delText>N</w:delText>
        </w:r>
      </w:del>
      <w:ins w:id="781" w:author="Benton, Deon" w:date="2026-07-01T23:17:00Z" w16du:dateUtc="2026-07-02T04:17:00Z">
        <w:r w:rsidR="0011301C">
          <w:rPr>
            <w:rFonts w:ascii="Times New Roman" w:eastAsia="Times New Roman" w:hAnsi="Times New Roman" w:cs="Times New Roman"/>
          </w:rPr>
          <w:t>n</w:t>
        </w:r>
      </w:ins>
      <w:r w:rsidR="000B6D90">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F24F07">
        <w:rPr>
          <w:rFonts w:ascii="Times New Roman" w:eastAsia="Times New Roman" w:hAnsi="Times New Roman" w:cs="Times New Roman"/>
        </w:rPr>
        <w:t xml:space="preserve"> ALIAS’s performance was compared only to VOM10-2 and ALIAS-2.</w:t>
      </w:r>
      <w:r w:rsidR="00B40495">
        <w:rPr>
          <w:rFonts w:ascii="Times New Roman" w:eastAsia="Times New Roman" w:hAnsi="Times New Roman" w:cs="Times New Roman"/>
        </w:rPr>
        <w:t xml:space="preserve"> </w:t>
      </w:r>
      <w:r w:rsidR="006A6503">
        <w:rPr>
          <w:rFonts w:ascii="Times New Roman" w:hAnsi="Times New Roman" w:cs="Times New Roman"/>
        </w:rPr>
        <w:t>VOM10</w:t>
      </w:r>
      <w:r w:rsidR="00DE4891">
        <w:rPr>
          <w:rFonts w:ascii="Times New Roman" w:hAnsi="Times New Roman" w:cs="Times New Roman"/>
        </w:rPr>
        <w:t xml:space="preserve"> </w:t>
      </w:r>
      <w:r w:rsidR="000B6D90">
        <w:rPr>
          <w:rFonts w:ascii="Times New Roman" w:hAnsi="Times New Roman" w:cs="Times New Roman"/>
        </w:rPr>
        <w:t xml:space="preserve">was </w:t>
      </w:r>
      <w:r w:rsidR="00F24F07">
        <w:rPr>
          <w:rFonts w:ascii="Times New Roman" w:hAnsi="Times New Roman" w:cs="Times New Roman"/>
        </w:rPr>
        <w:t xml:space="preserve">not included because its original implementation </w:t>
      </w:r>
      <w:r w:rsidR="000B6D90">
        <w:rPr>
          <w:rFonts w:ascii="Times New Roman" w:hAnsi="Times New Roman" w:cs="Times New Roman"/>
        </w:rPr>
        <w:t xml:space="preserve">omitted barrier information </w:t>
      </w:r>
      <w:r w:rsidR="00F24F07">
        <w:rPr>
          <w:rFonts w:ascii="Times New Roman" w:hAnsi="Times New Roman" w:cs="Times New Roman"/>
        </w:rPr>
        <w:t>during the</w:t>
      </w:r>
      <w:r w:rsidR="000B6D90">
        <w:rPr>
          <w:rFonts w:ascii="Times New Roman" w:hAnsi="Times New Roman" w:cs="Times New Roman"/>
        </w:rPr>
        <w:t xml:space="preserve"> prediction (</w:t>
      </w:r>
      <w:r w:rsidR="00F24F07">
        <w:rPr>
          <w:rFonts w:ascii="Times New Roman" w:hAnsi="Times New Roman" w:cs="Times New Roman"/>
        </w:rPr>
        <w:t>i.e.,</w:t>
      </w:r>
      <w:r w:rsidR="000B6D90">
        <w:rPr>
          <w:rFonts w:ascii="Times New Roman" w:hAnsi="Times New Roman" w:cs="Times New Roman"/>
        </w:rPr>
        <w:t xml:space="preserve"> test) phase. </w:t>
      </w:r>
      <w:r w:rsidR="004805A1">
        <w:rPr>
          <w:rFonts w:ascii="Times New Roman" w:hAnsi="Times New Roman" w:cs="Times New Roman"/>
        </w:rPr>
        <w:t xml:space="preserve">Modifying VOM10 to </w:t>
      </w:r>
      <w:r w:rsidR="000128E0">
        <w:rPr>
          <w:rFonts w:ascii="Times New Roman" w:hAnsi="Times New Roman" w:cs="Times New Roman"/>
        </w:rPr>
        <w:t xml:space="preserve">include </w:t>
      </w:r>
      <w:ins w:id="782" w:author="Benton, Deon" w:date="2026-07-01T23:18:00Z" w16du:dateUtc="2026-07-02T04:18:00Z">
        <w:r w:rsidR="0011301C">
          <w:rPr>
            <w:rFonts w:ascii="Times New Roman" w:hAnsi="Times New Roman" w:cs="Times New Roman"/>
          </w:rPr>
          <w:t>such information</w:t>
        </w:r>
      </w:ins>
      <w:r w:rsidR="000128E0">
        <w:rPr>
          <w:rFonts w:ascii="Times New Roman" w:hAnsi="Times New Roman" w:cs="Times New Roman"/>
        </w:rPr>
        <w:t xml:space="preserve"> during test</w:t>
      </w:r>
      <w:r w:rsidR="004805A1">
        <w:rPr>
          <w:rFonts w:ascii="Times New Roman" w:hAnsi="Times New Roman" w:cs="Times New Roman"/>
        </w:rPr>
        <w:t xml:space="preserve"> would have represented a substantial</w:t>
      </w:r>
      <w:r w:rsidR="00D7509C">
        <w:rPr>
          <w:rFonts w:ascii="Times New Roman" w:hAnsi="Times New Roman" w:cs="Times New Roman"/>
        </w:rPr>
        <w:t xml:space="preserve"> departure</w:t>
      </w:r>
      <w:r w:rsidR="00717832" w:rsidRPr="006F4BF4">
        <w:rPr>
          <w:rFonts w:ascii="Times New Roman" w:hAnsi="Times New Roman" w:cs="Times New Roman"/>
        </w:rPr>
        <w:t xml:space="preserve"> </w:t>
      </w:r>
      <w:r w:rsidR="00D7509C">
        <w:rPr>
          <w:rFonts w:ascii="Times New Roman" w:hAnsi="Times New Roman" w:cs="Times New Roman"/>
        </w:rPr>
        <w:t>from its implementation</w:t>
      </w:r>
      <w:r w:rsidR="004805A1">
        <w:rPr>
          <w:rFonts w:ascii="Times New Roman" w:hAnsi="Times New Roman" w:cs="Times New Roman"/>
        </w:rPr>
        <w:t xml:space="preserve"> </w:t>
      </w:r>
      <w:r w:rsidR="00D7509C">
        <w:rPr>
          <w:rFonts w:ascii="Times New Roman" w:hAnsi="Times New Roman" w:cs="Times New Roman"/>
        </w:rPr>
        <w:t>in</w:t>
      </w:r>
      <w:r w:rsidR="006E3047">
        <w:rPr>
          <w:rFonts w:ascii="Times New Roman" w:hAnsi="Times New Roman" w:cs="Times New Roman"/>
        </w:rPr>
        <w:t xml:space="preserve"> the previous simulations and </w:t>
      </w:r>
      <w:ins w:id="783" w:author="Benton, Deon" w:date="2026-07-01T23:20:00Z" w16du:dateUtc="2026-07-02T04:20:00Z">
        <w:r w:rsidR="0011301C">
          <w:rPr>
            <w:rFonts w:ascii="Times New Roman" w:hAnsi="Times New Roman" w:cs="Times New Roman"/>
          </w:rPr>
          <w:t xml:space="preserve">from </w:t>
        </w:r>
      </w:ins>
      <w:r w:rsidR="0000003E">
        <w:rPr>
          <w:rFonts w:ascii="Times New Roman" w:hAnsi="Times New Roman" w:cs="Times New Roman"/>
        </w:rPr>
        <w:t xml:space="preserve">Van </w:t>
      </w:r>
      <w:proofErr w:type="spellStart"/>
      <w:r w:rsidR="0000003E">
        <w:rPr>
          <w:rFonts w:ascii="Times New Roman" w:hAnsi="Times New Roman" w:cs="Times New Roman"/>
        </w:rPr>
        <w:t>Overwalle</w:t>
      </w:r>
      <w:r w:rsidR="006E3047">
        <w:rPr>
          <w:rFonts w:ascii="Times New Roman" w:hAnsi="Times New Roman" w:cs="Times New Roman"/>
        </w:rPr>
        <w:t>’s</w:t>
      </w:r>
      <w:proofErr w:type="spellEnd"/>
      <w:r w:rsidR="006E3047">
        <w:rPr>
          <w:rFonts w:ascii="Times New Roman" w:hAnsi="Times New Roman" w:cs="Times New Roman"/>
        </w:rPr>
        <w:t xml:space="preserve"> (2010).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853C5B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102BB173" w14:textId="10FA1D3A" w:rsidR="009C07D9" w:rsidRDefault="001540F3" w:rsidP="009C07D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r>
        <w:rPr>
          <w:rFonts w:ascii="Times New Roman" w:hAnsi="Times New Roman" w:cs="Times New Roman"/>
        </w:rPr>
        <w:t xml:space="preserve">shows </w:t>
      </w:r>
      <w:r w:rsidR="00541D53">
        <w:rPr>
          <w:rFonts w:ascii="Times New Roman" w:hAnsi="Times New Roman" w:cs="Times New Roman"/>
        </w:rPr>
        <w:t>that ALIA</w:t>
      </w:r>
      <w:ins w:id="784" w:author="Benton, Deon" w:date="2026-07-01T23:21:00Z" w16du:dateUtc="2026-07-02T04:21:00Z">
        <w:r w:rsidR="00A71276">
          <w:rPr>
            <w:rFonts w:ascii="Times New Roman" w:hAnsi="Times New Roman" w:cs="Times New Roman"/>
          </w:rPr>
          <w:t xml:space="preserve">S’s responses. </w:t>
        </w:r>
      </w:ins>
      <w:r w:rsidR="006F558F">
        <w:rPr>
          <w:rFonts w:ascii="Times New Roman" w:hAnsi="Times New Roman" w:cs="Times New Roman"/>
        </w:rPr>
        <w:t>Networks</w:t>
      </w:r>
      <w:r w:rsidR="00541D53">
        <w:rPr>
          <w:rFonts w:ascii="Times New Roman" w:hAnsi="Times New Roman" w:cs="Times New Roman"/>
        </w:rPr>
        <w:t xml:space="preserve"> in Experiments 1 and 3</w:t>
      </w:r>
      <w:r w:rsidR="004805A1">
        <w:rPr>
          <w:rFonts w:ascii="Times New Roman" w:hAnsi="Times New Roman" w:cs="Times New Roman"/>
        </w:rPr>
        <w:t xml:space="preserve"> </w:t>
      </w:r>
      <w:r w:rsidR="00541D53">
        <w:rPr>
          <w:rFonts w:ascii="Times New Roman" w:hAnsi="Times New Roman" w:cs="Times New Roman"/>
        </w:rPr>
        <w:t xml:space="preserve">produced more error to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541D53">
        <w:rPr>
          <w:rFonts w:ascii="Times New Roman" w:hAnsi="Times New Roman" w:cs="Times New Roman"/>
        </w:rPr>
        <w:t>Networks</w:t>
      </w:r>
      <w:r w:rsidR="00C25EF4">
        <w:rPr>
          <w:rFonts w:ascii="Times New Roman" w:hAnsi="Times New Roman" w:cs="Times New Roman"/>
        </w:rPr>
        <w:t xml:space="preserve"> in Experiment 2</w:t>
      </w:r>
      <w:r w:rsidR="004805A1">
        <w:rPr>
          <w:rFonts w:ascii="Times New Roman" w:hAnsi="Times New Roman" w:cs="Times New Roman"/>
        </w:rPr>
        <w:t xml:space="preserve"> produced numerically more error to</w:t>
      </w:r>
      <w:r w:rsidR="004C293F">
        <w:rPr>
          <w:rFonts w:ascii="Times New Roman" w:hAnsi="Times New Roman" w:cs="Times New Roman"/>
        </w:rPr>
        <w:t xml:space="preserve">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 xml:space="preserve">than </w:t>
      </w:r>
      <w:r w:rsidR="005D266F">
        <w:rPr>
          <w:rFonts w:ascii="Times New Roman" w:hAnsi="Times New Roman" w:cs="Times New Roman"/>
        </w:rPr>
        <w:t xml:space="preserve">to </w:t>
      </w:r>
      <w:r w:rsidR="00FB3019">
        <w:rPr>
          <w:rFonts w:ascii="Times New Roman" w:hAnsi="Times New Roman" w:cs="Times New Roman"/>
        </w:rPr>
        <w:t>the High, inefficient test event</w:t>
      </w:r>
      <w:r w:rsidR="00B4792C">
        <w:rPr>
          <w:rFonts w:ascii="Times New Roman" w:hAnsi="Times New Roman" w:cs="Times New Roman"/>
        </w:rPr>
        <w:t xml:space="preserve">. </w:t>
      </w:r>
      <w:ins w:id="785" w:author="Benton, Deon" w:date="2026-07-01T23:30:00Z" w16du:dateUtc="2026-07-02T04:30:00Z">
        <w:r w:rsidR="009C07D9">
          <w:rPr>
            <w:rFonts w:ascii="Times New Roman" w:hAnsi="Times New Roman" w:cs="Times New Roman"/>
          </w:rPr>
          <w:t>This pattern of error stemme</w:t>
        </w:r>
      </w:ins>
      <w:ins w:id="786" w:author="Benton, Deon" w:date="2026-07-01T23:31:00Z" w16du:dateUtc="2026-07-02T04:31:00Z">
        <w:r w:rsidR="009C07D9">
          <w:rPr>
            <w:rFonts w:ascii="Times New Roman" w:hAnsi="Times New Roman" w:cs="Times New Roman"/>
          </w:rPr>
          <w:t>d from the fact that the</w:t>
        </w:r>
      </w:ins>
      <w:r w:rsidR="009C07D9">
        <w:rPr>
          <w:rFonts w:ascii="Times New Roman" w:hAnsi="Times New Roman" w:cs="Times New Roman"/>
        </w:rPr>
        <w:t xml:space="preserve"> High, inefficient test event violated </w:t>
      </w:r>
      <w:ins w:id="787" w:author="Benton, Deon" w:date="2026-07-01T23:31:00Z" w16du:dateUtc="2026-07-02T04:31:00Z">
        <w:r w:rsidR="009C07D9">
          <w:rPr>
            <w:rFonts w:ascii="Times New Roman" w:hAnsi="Times New Roman" w:cs="Times New Roman"/>
          </w:rPr>
          <w:t xml:space="preserve">learned </w:t>
        </w:r>
      </w:ins>
      <w:r w:rsidR="009C07D9">
        <w:rPr>
          <w:rFonts w:ascii="Times New Roman" w:hAnsi="Times New Roman" w:cs="Times New Roman"/>
        </w:rPr>
        <w:t xml:space="preserve">associations among a </w:t>
      </w:r>
      <w:r w:rsidR="009C07D9" w:rsidRPr="006C2CB8">
        <w:rPr>
          <w:rFonts w:ascii="Times New Roman" w:hAnsi="Times New Roman" w:cs="Times New Roman"/>
        </w:rPr>
        <w:t xml:space="preserve">small obstacle, </w:t>
      </w:r>
      <w:r w:rsidR="009C07D9">
        <w:rPr>
          <w:rFonts w:ascii="Times New Roman" w:hAnsi="Times New Roman" w:cs="Times New Roman"/>
        </w:rPr>
        <w:t xml:space="preserve">a low jump, and minimal vertical clearance. </w:t>
      </w:r>
      <w:ins w:id="788" w:author="Benton, Deon" w:date="2026-07-01T23:32:00Z" w16du:dateUtc="2026-07-02T04:32:00Z">
        <w:r w:rsidR="009C07D9">
          <w:rPr>
            <w:rFonts w:ascii="Times New Roman" w:hAnsi="Times New Roman" w:cs="Times New Roman"/>
          </w:rPr>
          <w:t xml:space="preserve">Such </w:t>
        </w:r>
      </w:ins>
      <w:r w:rsidR="009C07D9">
        <w:rPr>
          <w:rFonts w:ascii="Times New Roman" w:hAnsi="Times New Roman" w:cs="Times New Roman"/>
        </w:rPr>
        <w:t xml:space="preserve">associations were largely preserved in the Low, efficient test event. </w:t>
      </w:r>
    </w:p>
    <w:p w14:paraId="512FBC5F" w14:textId="7743332F" w:rsidR="009C5E1C" w:rsidRDefault="009C5E1C" w:rsidP="001540F3">
      <w:pPr>
        <w:spacing w:line="480" w:lineRule="auto"/>
        <w:ind w:firstLine="720"/>
        <w:contextualSpacing/>
        <w:rPr>
          <w:rFonts w:ascii="Times New Roman" w:hAnsi="Times New Roman" w:cs="Times New Roman"/>
        </w:rPr>
      </w:pP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132586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1AF8376E"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r w:rsidR="006A6503">
        <w:rPr>
          <w:rFonts w:ascii="Times New Roman" w:hAnsi="Times New Roman" w:cs="Times New Roman"/>
        </w:rPr>
        <w:t>VOM10</w:t>
      </w:r>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sidR="00F32F86">
        <w:rPr>
          <w:rFonts w:ascii="Times New Roman" w:hAnsi="Times New Roman" w:cs="Times New Roman"/>
        </w:rPr>
        <w:t>it</w:t>
      </w:r>
      <w:r>
        <w:rPr>
          <w:rFonts w:ascii="Times New Roman" w:hAnsi="Times New Roman" w:cs="Times New Roman"/>
        </w:rPr>
        <w:t>s responses in Experiments 1 and 2 did not match those of infants in the corresponding behavioral experiments.</w:t>
      </w:r>
      <w:r w:rsidR="0007648B">
        <w:rPr>
          <w:rFonts w:ascii="Times New Roman" w:hAnsi="Times New Roman" w:cs="Times New Roman"/>
        </w:rPr>
        <w:t xml:space="preserve"> </w:t>
      </w:r>
      <w:ins w:id="789" w:author="Benton, Deon" w:date="2026-07-01T23:24:00Z" w16du:dateUtc="2026-07-02T04:24:00Z">
        <w:r w:rsidR="00A71276">
          <w:rPr>
            <w:rFonts w:ascii="Times New Roman" w:hAnsi="Times New Roman" w:cs="Times New Roman"/>
          </w:rPr>
          <w:t xml:space="preserve">In Experiment 1, networks produced more activation to the Low, efficient </w:t>
        </w:r>
      </w:ins>
      <w:ins w:id="790" w:author="Benton, Deon" w:date="2026-07-01T23:26:00Z" w16du:dateUtc="2026-07-02T04:26:00Z">
        <w:r w:rsidR="00A71276">
          <w:rPr>
            <w:rFonts w:ascii="Times New Roman" w:hAnsi="Times New Roman" w:cs="Times New Roman"/>
          </w:rPr>
          <w:t>than to the High, inefficient test event</w:t>
        </w:r>
      </w:ins>
      <w:ins w:id="791" w:author="Benton, Deon" w:date="2026-07-01T23:24:00Z" w16du:dateUtc="2026-07-02T04:24:00Z">
        <w:r w:rsidR="00A71276">
          <w:rPr>
            <w:rFonts w:ascii="Times New Roman" w:hAnsi="Times New Roman" w:cs="Times New Roman"/>
          </w:rPr>
          <w:t xml:space="preserve">. This pattern was reversed in Experiment 2. </w:t>
        </w:r>
      </w:ins>
      <w:ins w:id="792" w:author="Benton, Deon" w:date="2026-07-01T23:25:00Z" w16du:dateUtc="2026-07-02T04:25:00Z">
        <w:r w:rsidR="00A71276">
          <w:rPr>
            <w:rFonts w:ascii="Times New Roman" w:hAnsi="Times New Roman" w:cs="Times New Roman"/>
          </w:rPr>
          <w:t xml:space="preserve">These results </w:t>
        </w:r>
      </w:ins>
      <w:ins w:id="793" w:author="Benton, Deon" w:date="2026-07-01T23:26:00Z" w16du:dateUtc="2026-07-02T04:26:00Z">
        <w:r w:rsidR="00A71276">
          <w:rPr>
            <w:rFonts w:ascii="Times New Roman" w:hAnsi="Times New Roman" w:cs="Times New Roman"/>
          </w:rPr>
          <w:t>indicate once more that</w:t>
        </w:r>
      </w:ins>
      <w:ins w:id="794" w:author="Benton, Deon" w:date="2026-07-01T23:25:00Z" w16du:dateUtc="2026-07-02T04:25:00Z">
        <w:r w:rsidR="00A71276">
          <w:rPr>
            <w:rFonts w:ascii="Times New Roman" w:hAnsi="Times New Roman" w:cs="Times New Roman"/>
          </w:rPr>
          <w:t xml:space="preserve"> VOM10 is unable to capture </w:t>
        </w:r>
      </w:ins>
      <w:ins w:id="795" w:author="Benton, Deon" w:date="2026-07-01T23:26:00Z" w16du:dateUtc="2026-07-02T04:26:00Z">
        <w:r w:rsidR="00A71276">
          <w:rPr>
            <w:rFonts w:ascii="Times New Roman" w:hAnsi="Times New Roman" w:cs="Times New Roman"/>
          </w:rPr>
          <w:t>multiple target findings in the literature on infant act</w:t>
        </w:r>
      </w:ins>
      <w:ins w:id="796" w:author="Benton, Deon" w:date="2026-07-01T23:27:00Z" w16du:dateUtc="2026-07-02T04:27:00Z">
        <w:r w:rsidR="00A71276">
          <w:rPr>
            <w:rFonts w:ascii="Times New Roman" w:hAnsi="Times New Roman" w:cs="Times New Roman"/>
          </w:rPr>
          <w:t xml:space="preserve">ion efficiency understanding. </w:t>
        </w:r>
      </w:ins>
      <w:ins w:id="797" w:author="Benton, Deon" w:date="2026-07-01T23:24:00Z" w16du:dateUtc="2026-07-02T04:24:00Z">
        <w:r w:rsidR="00A71276">
          <w:rPr>
            <w:rFonts w:ascii="Times New Roman" w:hAnsi="Times New Roman" w:cs="Times New Roman"/>
          </w:rPr>
          <w:t xml:space="preserve"> </w:t>
        </w:r>
      </w:ins>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66D3A73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3570B0DF" w14:textId="7B22462E" w:rsidR="006B67C9" w:rsidRDefault="00541D53" w:rsidP="00BB5001">
      <w:pPr>
        <w:spacing w:line="480" w:lineRule="auto"/>
        <w:ind w:firstLine="720"/>
        <w:contextualSpacing/>
        <w:rPr>
          <w:rFonts w:ascii="Times New Roman" w:hAnsi="Times New Roman" w:cs="Times New Roman"/>
        </w:rPr>
      </w:pPr>
      <w:r>
        <w:rPr>
          <w:rFonts w:ascii="Times New Roman" w:hAnsi="Times New Roman" w:cs="Times New Roman"/>
        </w:rPr>
        <w:t xml:space="preserve">Figure 21 </w:t>
      </w:r>
      <w:ins w:id="798" w:author="Benton, Deon" w:date="2026-07-01T23:27:00Z" w16du:dateUtc="2026-07-02T04:27:00Z">
        <w:r w:rsidR="00DC08F3">
          <w:rPr>
            <w:rFonts w:ascii="Times New Roman" w:hAnsi="Times New Roman" w:cs="Times New Roman"/>
          </w:rPr>
          <w:t xml:space="preserve">shows ALIAS-2’s responses. Networks in Experiments 1 and 3 produced more error to the High, inefficient test event than to the </w:t>
        </w:r>
      </w:ins>
      <w:ins w:id="799" w:author="Benton, Deon" w:date="2026-07-01T23:28:00Z" w16du:dateUtc="2026-07-02T04:28:00Z">
        <w:r w:rsidR="00DC08F3">
          <w:rPr>
            <w:rFonts w:ascii="Times New Roman" w:hAnsi="Times New Roman" w:cs="Times New Roman"/>
          </w:rPr>
          <w:t xml:space="preserve">Low, efficient one. Networks in Experiment 2 produced equivalent error to both test events. </w:t>
        </w:r>
      </w:ins>
      <w:ins w:id="800" w:author="Benton, Deon" w:date="2026-07-01T23:38:00Z">
        <w:r w:rsidR="00162673" w:rsidRPr="00162673">
          <w:rPr>
            <w:rFonts w:ascii="Times New Roman" w:hAnsi="Times New Roman" w:cs="Times New Roman"/>
          </w:rPr>
          <w:t>This result contrasts with ALIAS</w:t>
        </w:r>
      </w:ins>
      <w:ins w:id="801" w:author="Benton, Deon" w:date="2026-07-01T23:39:00Z" w16du:dateUtc="2026-07-02T04:39:00Z">
        <w:r w:rsidR="00396102">
          <w:rPr>
            <w:rFonts w:ascii="Times New Roman" w:hAnsi="Times New Roman" w:cs="Times New Roman"/>
          </w:rPr>
          <w:t>’</w:t>
        </w:r>
      </w:ins>
      <w:ins w:id="802" w:author="Benton, Deon" w:date="2026-07-01T23:38:00Z">
        <w:r w:rsidR="00162673" w:rsidRPr="00162673">
          <w:rPr>
            <w:rFonts w:ascii="Times New Roman" w:hAnsi="Times New Roman" w:cs="Times New Roman"/>
          </w:rPr>
          <w:t>s behavior and</w:t>
        </w:r>
      </w:ins>
      <w:ins w:id="803" w:author="Benton, Deon" w:date="2026-07-01T23:48:00Z" w16du:dateUtc="2026-07-02T04:48:00Z">
        <w:r w:rsidR="00A3132B">
          <w:rPr>
            <w:rFonts w:ascii="Times New Roman" w:hAnsi="Times New Roman" w:cs="Times New Roman"/>
          </w:rPr>
          <w:t xml:space="preserve"> in</w:t>
        </w:r>
      </w:ins>
      <w:ins w:id="804" w:author="Benton, Deon" w:date="2026-07-01T23:38:00Z">
        <w:r w:rsidR="00162673" w:rsidRPr="00162673">
          <w:rPr>
            <w:rFonts w:ascii="Times New Roman" w:hAnsi="Times New Roman" w:cs="Times New Roman"/>
          </w:rPr>
          <w:t>fants</w:t>
        </w:r>
      </w:ins>
      <w:ins w:id="805" w:author="Benton, Deon" w:date="2026-07-01T23:38:00Z" w16du:dateUtc="2026-07-02T04:38:00Z">
        <w:r w:rsidR="00162673">
          <w:rPr>
            <w:rFonts w:ascii="Times New Roman" w:hAnsi="Times New Roman" w:cs="Times New Roman"/>
          </w:rPr>
          <w:t xml:space="preserve">’ </w:t>
        </w:r>
      </w:ins>
      <w:ins w:id="806" w:author="Benton, Deon" w:date="2026-07-01T23:38:00Z">
        <w:r w:rsidR="00162673" w:rsidRPr="00162673">
          <w:rPr>
            <w:rFonts w:ascii="Times New Roman" w:hAnsi="Times New Roman" w:cs="Times New Roman"/>
          </w:rPr>
          <w:t>tendency numerically</w:t>
        </w:r>
      </w:ins>
      <w:ins w:id="807" w:author="Benton, Deon" w:date="2026-07-01T23:38:00Z" w16du:dateUtc="2026-07-02T04:38:00Z">
        <w:r w:rsidR="00162673">
          <w:rPr>
            <w:rFonts w:ascii="Times New Roman" w:hAnsi="Times New Roman" w:cs="Times New Roman"/>
          </w:rPr>
          <w:t xml:space="preserve"> to look</w:t>
        </w:r>
      </w:ins>
      <w:ins w:id="808" w:author="Benton, Deon" w:date="2026-07-01T23:40:00Z" w16du:dateUtc="2026-07-02T04:40:00Z">
        <w:r w:rsidR="0083535E">
          <w:rPr>
            <w:rFonts w:ascii="Times New Roman" w:hAnsi="Times New Roman" w:cs="Times New Roman"/>
          </w:rPr>
          <w:t xml:space="preserve"> longer,</w:t>
        </w:r>
      </w:ins>
      <w:ins w:id="809" w:author="Benton, Deon" w:date="2026-07-01T23:38:00Z">
        <w:r w:rsidR="00162673" w:rsidRPr="00162673">
          <w:rPr>
            <w:rFonts w:ascii="Times New Roman" w:hAnsi="Times New Roman" w:cs="Times New Roman"/>
          </w:rPr>
          <w:t xml:space="preserve"> albeit not significantly</w:t>
        </w:r>
      </w:ins>
      <w:ins w:id="810" w:author="Benton, Deon" w:date="2026-07-01T23:40:00Z" w16du:dateUtc="2026-07-02T04:40:00Z">
        <w:r w:rsidR="00A30B7A">
          <w:rPr>
            <w:rFonts w:ascii="Times New Roman" w:hAnsi="Times New Roman" w:cs="Times New Roman"/>
          </w:rPr>
          <w:t xml:space="preserve"> so</w:t>
        </w:r>
      </w:ins>
      <w:ins w:id="811" w:author="Benton, Deon" w:date="2026-07-01T23:38:00Z">
        <w:r w:rsidR="00162673" w:rsidRPr="00162673">
          <w:rPr>
            <w:rFonts w:ascii="Times New Roman" w:hAnsi="Times New Roman" w:cs="Times New Roman"/>
          </w:rPr>
          <w:t>, at the Low, efficient than the High, inefficient test event.</w:t>
        </w:r>
      </w:ins>
      <w:r w:rsidR="00302752">
        <w:rPr>
          <w:rFonts w:ascii="Times New Roman" w:hAnsi="Times New Roman" w:cs="Times New Roman"/>
        </w:rPr>
        <w:t xml:space="preserve"> </w:t>
      </w:r>
      <w:ins w:id="812" w:author="Benton, Deon" w:date="2026-07-01T23:41:00Z">
        <w:r w:rsidR="006B1D56" w:rsidRPr="006B1D56">
          <w:rPr>
            <w:rFonts w:ascii="Times New Roman" w:hAnsi="Times New Roman" w:cs="Times New Roman"/>
          </w:rPr>
          <w:t>These findings suggest that associative learning must be coupled with differential obstacle salience to capture the full pattern of data.</w:t>
        </w:r>
      </w:ins>
      <w:ins w:id="813" w:author="Benton, Deon" w:date="2026-07-01T23:41:00Z" w16du:dateUtc="2026-07-02T04:41:00Z">
        <w:r w:rsidR="006B1D56">
          <w:rPr>
            <w:rFonts w:ascii="Times New Roman" w:hAnsi="Times New Roman" w:cs="Times New Roman"/>
          </w:rPr>
          <w:t xml:space="preserve"> </w:t>
        </w:r>
      </w:ins>
      <w:ins w:id="814" w:author="Benton, Deon" w:date="2026-07-01T23:51:00Z">
        <w:r w:rsidR="00700AD2" w:rsidRPr="00700AD2">
          <w:rPr>
            <w:rFonts w:ascii="Times New Roman" w:hAnsi="Times New Roman" w:cs="Times New Roman"/>
          </w:rPr>
          <w:t>More broadly, ALIAS's success in capturing the first four target findings suggests that it possesses substantial explanatory scope.</w:t>
        </w:r>
      </w:ins>
      <w:r w:rsidR="008B3BE0">
        <w:rPr>
          <w:rFonts w:ascii="Times New Roman" w:hAnsi="Times New Roman" w:cs="Times New Roman"/>
        </w:rPr>
        <w:t xml:space="preserve"> </w:t>
      </w:r>
      <w:ins w:id="815" w:author="Benton, Deon" w:date="2026-07-01T23:54:00Z" w16du:dateUtc="2026-07-02T04:54:00Z">
        <w:r w:rsidR="00631F56">
          <w:rPr>
            <w:rFonts w:ascii="Times New Roman" w:hAnsi="Times New Roman" w:cs="Times New Roman"/>
          </w:rPr>
          <w:t>At the same time,</w:t>
        </w:r>
      </w:ins>
      <w:ins w:id="816" w:author="Benton, Deon" w:date="2026-07-01T23:54:00Z">
        <w:r w:rsidR="00631F56" w:rsidRPr="00631F56">
          <w:rPr>
            <w:rFonts w:ascii="Times New Roman" w:hAnsi="Times New Roman" w:cs="Times New Roman"/>
          </w:rPr>
          <w:t xml:space="preserve"> all four findings involve infants with months of real-world action experience. </w:t>
        </w:r>
      </w:ins>
      <w:ins w:id="817" w:author="Benton, Deon" w:date="2026-07-01T23:55:00Z" w16du:dateUtc="2026-07-02T04:55:00Z">
        <w:r w:rsidR="007F3F30">
          <w:rPr>
            <w:rFonts w:ascii="Times New Roman" w:hAnsi="Times New Roman" w:cs="Times New Roman"/>
          </w:rPr>
          <w:t>Thus, for ALIAS</w:t>
        </w:r>
      </w:ins>
      <w:ins w:id="818" w:author="Benton, Deon" w:date="2026-07-01T23:54:00Z">
        <w:r w:rsidR="00631F56" w:rsidRPr="00631F56">
          <w:rPr>
            <w:rFonts w:ascii="Times New Roman" w:hAnsi="Times New Roman" w:cs="Times New Roman"/>
          </w:rPr>
          <w:t xml:space="preserve"> to constitute a</w:t>
        </w:r>
      </w:ins>
      <w:ins w:id="819" w:author="Benton, Deon" w:date="2026-07-01T23:56:00Z" w16du:dateUtc="2026-07-02T04:56:00Z">
        <w:r w:rsidR="001F2937">
          <w:rPr>
            <w:rFonts w:ascii="Times New Roman" w:hAnsi="Times New Roman" w:cs="Times New Roman"/>
          </w:rPr>
          <w:t xml:space="preserve"> truly</w:t>
        </w:r>
      </w:ins>
      <w:ins w:id="820" w:author="Benton, Deon" w:date="2026-07-01T23:54:00Z">
        <w:r w:rsidR="00631F56" w:rsidRPr="00631F56">
          <w:rPr>
            <w:rFonts w:ascii="Times New Roman" w:hAnsi="Times New Roman" w:cs="Times New Roman"/>
          </w:rPr>
          <w:t xml:space="preserve"> viable account of infants</w:t>
        </w:r>
      </w:ins>
      <w:ins w:id="821" w:author="Benton, Deon" w:date="2026-07-01T23:55:00Z" w16du:dateUtc="2026-07-02T04:55:00Z">
        <w:r w:rsidR="00594E56">
          <w:rPr>
            <w:rFonts w:ascii="Times New Roman" w:hAnsi="Times New Roman" w:cs="Times New Roman"/>
          </w:rPr>
          <w:t xml:space="preserve">’ </w:t>
        </w:r>
      </w:ins>
      <w:ins w:id="822" w:author="Benton, Deon" w:date="2026-07-01T23:54:00Z">
        <w:r w:rsidR="00631F56" w:rsidRPr="00631F56">
          <w:rPr>
            <w:rFonts w:ascii="Times New Roman" w:hAnsi="Times New Roman" w:cs="Times New Roman"/>
          </w:rPr>
          <w:t>looking behavior in action efficiency studies, it must also explain why much younger infants exhibit similar looking patterns</w:t>
        </w:r>
      </w:ins>
      <w:ins w:id="823" w:author="Benton, Deon" w:date="2026-07-01T23:55:00Z" w16du:dateUtc="2026-07-02T04:55:00Z">
        <w:r w:rsidR="00594E56">
          <w:rPr>
            <w:rFonts w:ascii="Times New Roman" w:hAnsi="Times New Roman" w:cs="Times New Roman"/>
          </w:rPr>
          <w:t xml:space="preserve"> to older infants</w:t>
        </w:r>
      </w:ins>
      <w:ins w:id="824" w:author="Benton, Deon" w:date="2026-07-01T23:54:00Z">
        <w:r w:rsidR="00631F56" w:rsidRPr="00631F56">
          <w:rPr>
            <w:rFonts w:ascii="Times New Roman" w:hAnsi="Times New Roman" w:cs="Times New Roman"/>
          </w:rPr>
          <w:t xml:space="preserve"> </w:t>
        </w:r>
      </w:ins>
      <w:ins w:id="825" w:author="Benton, Deon" w:date="2026-07-01T23:56:00Z" w16du:dateUtc="2026-07-02T04:56:00Z">
        <w:r w:rsidR="00035828">
          <w:rPr>
            <w:rFonts w:ascii="Times New Roman" w:hAnsi="Times New Roman" w:cs="Times New Roman"/>
          </w:rPr>
          <w:t>despite</w:t>
        </w:r>
      </w:ins>
      <w:ins w:id="826" w:author="Benton, Deon" w:date="2026-07-01T23:54:00Z">
        <w:r w:rsidR="00631F56" w:rsidRPr="00631F56">
          <w:rPr>
            <w:rFonts w:ascii="Times New Roman" w:hAnsi="Times New Roman" w:cs="Times New Roman"/>
          </w:rPr>
          <w:t xml:space="preserve"> minimal </w:t>
        </w:r>
      </w:ins>
      <w:ins w:id="827" w:author="Benton, Deon" w:date="2026-07-02T00:01:00Z" w16du:dateUtc="2026-07-02T05:01:00Z">
        <w:r w:rsidR="00A54458">
          <w:rPr>
            <w:rFonts w:ascii="Times New Roman" w:hAnsi="Times New Roman" w:cs="Times New Roman"/>
          </w:rPr>
          <w:t>direct-action</w:t>
        </w:r>
      </w:ins>
      <w:ins w:id="828" w:author="Benton, Deon" w:date="2026-07-01T23:54:00Z">
        <w:r w:rsidR="00631F56" w:rsidRPr="00631F56">
          <w:rPr>
            <w:rFonts w:ascii="Times New Roman" w:hAnsi="Times New Roman" w:cs="Times New Roman"/>
          </w:rPr>
          <w:t xml:space="preserve"> experience.</w:t>
        </w:r>
      </w:ins>
      <w:ins w:id="829" w:author="Benton, Deon" w:date="2026-07-01T23:55:00Z" w16du:dateUtc="2026-07-02T04:55:00Z">
        <w:r w:rsidR="007F3F30">
          <w:rPr>
            <w:rFonts w:ascii="Times New Roman" w:hAnsi="Times New Roman" w:cs="Times New Roman"/>
          </w:rPr>
          <w:t xml:space="preserve"> </w:t>
        </w:r>
      </w:ins>
    </w:p>
    <w:p w14:paraId="5C1A08E7" w14:textId="107F56C5"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lastRenderedPageBreak/>
        <w:tab/>
      </w:r>
      <w:ins w:id="830" w:author="Benton, Deon" w:date="2026-07-01T23:57:00Z" w16du:dateUtc="2026-07-02T04:57:00Z">
        <w:r w:rsidR="00B95F5B">
          <w:rPr>
            <w:rFonts w:ascii="Times New Roman" w:hAnsi="Times New Roman" w:cs="Times New Roman"/>
          </w:rPr>
          <w:t xml:space="preserve">Of </w:t>
        </w:r>
      </w:ins>
      <w:ins w:id="831" w:author="Benton, Deon" w:date="2026-07-02T00:01:00Z" w16du:dateUtc="2026-07-02T05:01:00Z">
        <w:r w:rsidR="00BD102C">
          <w:rPr>
            <w:rFonts w:ascii="Times New Roman" w:hAnsi="Times New Roman" w:cs="Times New Roman"/>
          </w:rPr>
          <w:t>note</w:t>
        </w:r>
      </w:ins>
      <w:ins w:id="832" w:author="Benton, Deon" w:date="2026-07-01T23:57:00Z" w16du:dateUtc="2026-07-02T04:57:00Z">
        <w:r w:rsidR="00B95F5B">
          <w:rPr>
            <w:rFonts w:ascii="Times New Roman" w:hAnsi="Times New Roman" w:cs="Times New Roman"/>
          </w:rPr>
          <w:t xml:space="preserve"> is</w:t>
        </w:r>
      </w:ins>
      <w:r w:rsidR="00016948">
        <w:rPr>
          <w:rFonts w:ascii="Times New Roman" w:hAnsi="Times New Roman" w:cs="Times New Roman"/>
        </w:rPr>
        <w:t xml:space="preserve"> </w:t>
      </w:r>
      <w:r w:rsidR="00A8146F">
        <w:rPr>
          <w:rFonts w:ascii="Times New Roman" w:hAnsi="Times New Roman" w:cs="Times New Roman"/>
        </w:rPr>
        <w:t xml:space="preserve">Skerry et al.’s (2013) </w:t>
      </w:r>
      <w:ins w:id="833" w:author="Benton, Deon" w:date="2026-07-01T23:57:00Z" w16du:dateUtc="2026-07-02T04:57:00Z">
        <w:r w:rsidR="00B95F5B">
          <w:rPr>
            <w:rFonts w:ascii="Times New Roman" w:hAnsi="Times New Roman" w:cs="Times New Roman"/>
          </w:rPr>
          <w:t>finding that</w:t>
        </w:r>
      </w:ins>
      <w:r w:rsidR="00A8146F">
        <w:rPr>
          <w:rFonts w:ascii="Times New Roman" w:hAnsi="Times New Roman" w:cs="Times New Roman"/>
        </w:rPr>
        <w:t xml:space="preserve"> a small amount of</w:t>
      </w:r>
      <w:ins w:id="834" w:author="Benton, Deon" w:date="2026-07-01T23:57:00Z" w16du:dateUtc="2026-07-02T04:57:00Z">
        <w:r w:rsidR="00B95F5B">
          <w:rPr>
            <w:rFonts w:ascii="Times New Roman" w:hAnsi="Times New Roman" w:cs="Times New Roman"/>
          </w:rPr>
          <w:t xml:space="preserve"> direct action experience—via</w:t>
        </w:r>
      </w:ins>
      <w:r w:rsidR="005C5DC0" w:rsidRPr="005C5DC0">
        <w:rPr>
          <w:rFonts w:ascii="Times New Roman" w:hAnsi="Times New Roman" w:cs="Times New Roman"/>
        </w:rPr>
        <w:t xml:space="preserve"> </w:t>
      </w:r>
      <w:ins w:id="835" w:author="Benton, Deon" w:date="2026-07-01T23:58:00Z" w16du:dateUtc="2026-07-02T04:58:00Z">
        <w:r w:rsidR="00BD102C">
          <w:rPr>
            <w:rFonts w:ascii="Times New Roman" w:hAnsi="Times New Roman" w:cs="Times New Roman"/>
          </w:rPr>
          <w:t>sticky mittens</w:t>
        </w:r>
      </w:ins>
      <w:ins w:id="836" w:author="Benton, Deon" w:date="2026-07-01T23:57:00Z" w16du:dateUtc="2026-07-02T04:57:00Z">
        <w:r w:rsidR="00B95F5B">
          <w:rPr>
            <w:rFonts w:ascii="Times New Roman" w:hAnsi="Times New Roman" w:cs="Times New Roman"/>
          </w:rPr>
          <w:t>—</w:t>
        </w:r>
      </w:ins>
      <w:r w:rsidR="005C5DC0" w:rsidRPr="005C5DC0">
        <w:rPr>
          <w:rFonts w:ascii="Times New Roman" w:hAnsi="Times New Roman" w:cs="Times New Roman"/>
        </w:rPr>
        <w:t xml:space="preserve">was </w:t>
      </w:r>
      <w:r w:rsidR="00A8146F">
        <w:rPr>
          <w:rFonts w:ascii="Times New Roman" w:hAnsi="Times New Roman" w:cs="Times New Roman"/>
        </w:rPr>
        <w:t xml:space="preserve">sufficient for </w:t>
      </w:r>
      <w:ins w:id="837" w:author="Benton, Deon" w:date="2026-07-01T23:49:00Z" w16du:dateUtc="2026-07-02T04:49:00Z">
        <w:r w:rsidR="00700AD2">
          <w:rPr>
            <w:rFonts w:ascii="Times New Roman" w:hAnsi="Times New Roman" w:cs="Times New Roman"/>
          </w:rPr>
          <w:t xml:space="preserve">pre-reaching </w:t>
        </w:r>
      </w:ins>
      <w:r w:rsidR="00A8146F">
        <w:rPr>
          <w:rFonts w:ascii="Times New Roman" w:hAnsi="Times New Roman" w:cs="Times New Roman"/>
        </w:rPr>
        <w:t xml:space="preserve">3-month-olds </w:t>
      </w:r>
      <w:ins w:id="838" w:author="Benton, Deon" w:date="2026-07-01T23:49:00Z" w16du:dateUtc="2026-07-02T04:49:00Z">
        <w:r w:rsidR="00700AD2">
          <w:rPr>
            <w:rFonts w:ascii="Times New Roman" w:hAnsi="Times New Roman" w:cs="Times New Roman"/>
          </w:rPr>
          <w:t>to distinguish efficient from inefficient actions much like older infants</w:t>
        </w:r>
      </w:ins>
      <w:r w:rsidR="005C5DC0" w:rsidRPr="005C5DC0">
        <w:rPr>
          <w:rFonts w:ascii="Times New Roman" w:hAnsi="Times New Roman" w:cs="Times New Roman"/>
        </w:rPr>
        <w:t>.</w:t>
      </w:r>
      <w:r w:rsidR="00A8146F">
        <w:rPr>
          <w:rFonts w:ascii="Times New Roman" w:hAnsi="Times New Roman" w:cs="Times New Roman"/>
        </w:rPr>
        <w:t xml:space="preserve"> </w:t>
      </w:r>
      <w:ins w:id="839" w:author="Benton, Deon" w:date="2026-07-02T00:00:00Z" w16du:dateUtc="2026-07-02T05:00:00Z">
        <w:r w:rsidR="00BD102C" w:rsidRPr="00BD102C">
          <w:rPr>
            <w:rFonts w:ascii="Times New Roman" w:hAnsi="Times New Roman" w:cs="Times New Roman"/>
          </w:rPr>
          <w:t xml:space="preserve">Simulation 5 tested whether temporarily increasing ALIAS's attention to, and encoding of, its own straight reaching trajectories could reproduce this </w:t>
        </w:r>
        <w:r w:rsidR="00BD102C">
          <w:rPr>
            <w:rFonts w:ascii="Times New Roman" w:hAnsi="Times New Roman" w:cs="Times New Roman"/>
          </w:rPr>
          <w:t>finding</w:t>
        </w:r>
        <w:r w:rsidR="00BD102C" w:rsidRPr="00BD102C">
          <w:rPr>
            <w:rFonts w:ascii="Times New Roman" w:hAnsi="Times New Roman" w:cs="Times New Roman"/>
          </w:rPr>
          <w:t xml:space="preserve"> despite limited prior action experience.</w:t>
        </w:r>
        <w:r w:rsidR="00BD102C">
          <w:rPr>
            <w:rFonts w:ascii="Times New Roman" w:hAnsi="Times New Roman" w:cs="Times New Roman"/>
          </w:rPr>
          <w:t xml:space="preserve"> </w:t>
        </w:r>
      </w:ins>
      <w:r w:rsidR="00A8146F">
        <w:rPr>
          <w:rFonts w:ascii="Times New Roman" w:hAnsi="Times New Roman" w:cs="Times New Roman"/>
        </w:rPr>
        <w:t xml:space="preserve">This simulation focused on </w:t>
      </w:r>
      <w:ins w:id="840" w:author="Benton, Deon" w:date="2026-07-02T00:01:00Z" w16du:dateUtc="2026-07-02T05:01:00Z">
        <w:r w:rsidR="00BD102C">
          <w:rPr>
            <w:rFonts w:ascii="Times New Roman" w:hAnsi="Times New Roman" w:cs="Times New Roman"/>
          </w:rPr>
          <w:t>the ALIAS models</w:t>
        </w:r>
      </w:ins>
      <w:r w:rsidR="005C5DC0" w:rsidRPr="005C5DC0">
        <w:rPr>
          <w:rFonts w:ascii="Times New Roman" w:hAnsi="Times New Roman" w:cs="Times New Roman"/>
        </w:rPr>
        <w:t xml:space="preserve"> </w:t>
      </w:r>
      <w:r w:rsidR="00A8146F">
        <w:rPr>
          <w:rFonts w:ascii="Times New Roman" w:hAnsi="Times New Roman" w:cs="Times New Roman"/>
        </w:rPr>
        <w:t xml:space="preserve">because </w:t>
      </w:r>
      <w:r w:rsidR="00A419C3">
        <w:rPr>
          <w:rFonts w:ascii="Times New Roman" w:hAnsi="Times New Roman" w:cs="Times New Roman"/>
        </w:rPr>
        <w:t>they were the only</w:t>
      </w:r>
      <w:r w:rsidR="00A8146F">
        <w:rPr>
          <w:rFonts w:ascii="Times New Roman" w:hAnsi="Times New Roman" w:cs="Times New Roman"/>
        </w:rPr>
        <w:t xml:space="preserve"> </w:t>
      </w:r>
      <w:ins w:id="841" w:author="Benton, Deon" w:date="2026-07-02T00:01:00Z" w16du:dateUtc="2026-07-02T05:01:00Z">
        <w:r w:rsidR="00BD102C">
          <w:rPr>
            <w:rFonts w:ascii="Times New Roman" w:hAnsi="Times New Roman" w:cs="Times New Roman"/>
          </w:rPr>
          <w:t xml:space="preserve">ones </w:t>
        </w:r>
      </w:ins>
      <w:r w:rsidR="00A8146F">
        <w:rPr>
          <w:rFonts w:ascii="Times New Roman" w:hAnsi="Times New Roman" w:cs="Times New Roman"/>
        </w:rPr>
        <w:t>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2B509CEC"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Networks were</w:t>
      </w:r>
      <w:r w:rsidR="008F1FB1">
        <w:rPr>
          <w:rFonts w:ascii="Times New Roman" w:eastAsia="Times New Roman" w:hAnsi="Times New Roman" w:cs="Times New Roman"/>
        </w:rPr>
        <w:t xml:space="preserve"> 3 months old.</w:t>
      </w:r>
      <w:r w:rsidR="00DD1E58">
        <w:rPr>
          <w:rFonts w:ascii="Times New Roman" w:eastAsia="Times New Roman" w:hAnsi="Times New Roman" w:cs="Times New Roman"/>
        </w:rPr>
        <w:t xml:space="preserve"> </w:t>
      </w:r>
      <w:r w:rsidR="005D266F">
        <w:rPr>
          <w:rFonts w:ascii="Times New Roman" w:eastAsia="Times New Roman" w:hAnsi="Times New Roman" w:cs="Times New Roman"/>
        </w:rPr>
        <w:t>Unlike the previous simulations, this one included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F80D4B">
        <w:rPr>
          <w:rFonts w:ascii="Times New Roman" w:eastAsia="Times New Roman" w:hAnsi="Times New Roman" w:cs="Times New Roman"/>
        </w:rPr>
        <w:t>that immediately followed</w:t>
      </w:r>
      <w:r w:rsidR="005D266F">
        <w:rPr>
          <w:rFonts w:ascii="Times New Roman" w:eastAsia="Times New Roman" w:hAnsi="Times New Roman" w:cs="Times New Roman"/>
        </w:rPr>
        <w:t xml:space="preserve"> </w:t>
      </w:r>
      <w:r w:rsidR="009D4ECE">
        <w:rPr>
          <w:rFonts w:ascii="Times New Roman" w:eastAsia="Times New Roman" w:hAnsi="Times New Roman" w:cs="Times New Roman"/>
        </w:rPr>
        <w:t>the</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pretraining</w:t>
      </w:r>
      <w:r w:rsidR="009D4ECE">
        <w:rPr>
          <w:rFonts w:ascii="Times New Roman" w:eastAsia="Times New Roman" w:hAnsi="Times New Roman" w:cs="Times New Roman"/>
        </w:rPr>
        <w:t xml:space="preserve"> phase</w:t>
      </w:r>
      <w:r w:rsidR="00DD1E58">
        <w:rPr>
          <w:rFonts w:ascii="Times New Roman" w:eastAsia="Times New Roman" w:hAnsi="Times New Roman" w:cs="Times New Roman"/>
        </w:rPr>
        <w:t xml:space="preserve"> (Figure 2D)</w:t>
      </w:r>
      <w:r w:rsidR="00761797">
        <w:rPr>
          <w:rFonts w:ascii="Times New Roman" w:eastAsia="Times New Roman" w:hAnsi="Times New Roman" w:cs="Times New Roman"/>
        </w:rPr>
        <w:t>.</w:t>
      </w:r>
      <w:r w:rsidR="0027668F">
        <w:rPr>
          <w:rFonts w:ascii="Times New Roman" w:eastAsia="Times New Roman" w:hAnsi="Times New Roman" w:cs="Times New Roman"/>
        </w:rPr>
        <w:t xml:space="preserve"> 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did not indicate the</w:t>
      </w:r>
      <w:r w:rsidR="0027668F">
        <w:rPr>
          <w:rFonts w:ascii="Times New Roman" w:eastAsia="Times New Roman" w:hAnsi="Times New Roman" w:cs="Times New Roman"/>
        </w:rPr>
        <w:t xml:space="preserve"> length of this phase, </w:t>
      </w:r>
      <w:r w:rsidR="00A73C15">
        <w:rPr>
          <w:rFonts w:ascii="Times New Roman" w:eastAsia="Times New Roman" w:hAnsi="Times New Roman" w:cs="Times New Roman"/>
        </w:rPr>
        <w:t>the</w:t>
      </w:r>
      <w:r w:rsidR="00326577">
        <w:rPr>
          <w:rFonts w:ascii="Times New Roman" w:eastAsia="Times New Roman" w:hAnsi="Times New Roman" w:cs="Times New Roman"/>
        </w:rPr>
        <w:t xml:space="preserve">ir lengths </w:t>
      </w:r>
      <w:r w:rsidR="00A73C15">
        <w:rPr>
          <w:rFonts w:ascii="Times New Roman" w:eastAsia="Times New Roman" w:hAnsi="Times New Roman" w:cs="Times New Roman"/>
        </w:rPr>
        <w:t>phases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w:t>
      </w:r>
      <w:r w:rsidR="00F4120E">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a linear </w:t>
      </w:r>
      <w:r w:rsidR="008F1FB1">
        <w:rPr>
          <w:rFonts w:ascii="Times New Roman" w:eastAsia="Times New Roman" w:hAnsi="Times New Roman" w:cs="Times New Roman"/>
        </w:rPr>
        <w:t>path during</w:t>
      </w:r>
      <w:r w:rsidR="00053E3B">
        <w:rPr>
          <w:rFonts w:ascii="Times New Roman" w:eastAsia="Times New Roman" w:hAnsi="Times New Roman" w:cs="Times New Roman"/>
        </w:rPr>
        <w:t xml:space="preserve"> the action was implemented by showing networks</w:t>
      </w:r>
      <w:r w:rsidR="00761797">
        <w:rPr>
          <w:rFonts w:ascii="Times New Roman" w:eastAsia="Times New Roman" w:hAnsi="Times New Roman" w:cs="Times New Roman"/>
        </w:rPr>
        <w:t xml:space="preserve"> straight motion during </w:t>
      </w:r>
      <w:r w:rsidR="00053E3B">
        <w:rPr>
          <w:rFonts w:ascii="Times New Roman" w:eastAsia="Times New Roman" w:hAnsi="Times New Roman" w:cs="Times New Roman"/>
        </w:rPr>
        <w:t>it.</w:t>
      </w:r>
    </w:p>
    <w:p w14:paraId="0884B5F6" w14:textId="1846B4DF" w:rsidR="00C7751A" w:rsidRDefault="00587973"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Networks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3F2A08">
        <w:rPr>
          <w:rFonts w:ascii="Times New Roman" w:eastAsia="Times New Roman" w:hAnsi="Times New Roman" w:cs="Times New Roman"/>
        </w:rPr>
        <w:t>, or No Training</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Pr>
          <w:rFonts w:ascii="Times New Roman" w:eastAsia="Times New Roman" w:hAnsi="Times New Roman" w:cs="Times New Roman"/>
        </w:rPr>
        <w:t xml:space="preserve">The </w:t>
      </w:r>
      <w:r w:rsidR="00F4120E">
        <w:rPr>
          <w:rFonts w:ascii="Times New Roman" w:eastAsia="Times New Roman" w:hAnsi="Times New Roman" w:cs="Times New Roman"/>
        </w:rPr>
        <w:t>Effective Action condition</w:t>
      </w:r>
      <w:r>
        <w:rPr>
          <w:rFonts w:ascii="Times New Roman" w:eastAsia="Times New Roman" w:hAnsi="Times New Roman" w:cs="Times New Roman"/>
        </w:rPr>
        <w:t xml:space="preserve"> was</w:t>
      </w:r>
      <w:r w:rsidR="00F064D2">
        <w:rPr>
          <w:rFonts w:ascii="Times New Roman" w:eastAsia="Times New Roman" w:hAnsi="Times New Roman" w:cs="Times New Roman"/>
        </w:rPr>
        <w:t xml:space="preserve"> further divided into either the Experimental or the </w:t>
      </w:r>
      <w:r w:rsidR="006841EE">
        <w:rPr>
          <w:rFonts w:ascii="Times New Roman" w:eastAsia="Times New Roman" w:hAnsi="Times New Roman" w:cs="Times New Roman"/>
        </w:rPr>
        <w:t>Control condition</w:t>
      </w:r>
      <w:r w:rsidR="00F4120E">
        <w:rPr>
          <w:rFonts w:ascii="Times New Roman" w:eastAsia="Times New Roman" w:hAnsi="Times New Roman" w:cs="Times New Roman"/>
        </w:rPr>
        <w:t>s</w:t>
      </w:r>
      <w:r w:rsidR="006841EE">
        <w:rPr>
          <w:rFonts w:ascii="Times New Roman" w:eastAsia="Times New Roman" w:hAnsi="Times New Roman" w:cs="Times New Roman"/>
        </w:rPr>
        <w:t xml:space="preserve">.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sidRPr="00587973">
        <w:rPr>
          <w:rFonts w:ascii="Times New Roman" w:eastAsia="Times New Roman" w:hAnsi="Times New Roman" w:cs="Times New Roman"/>
          <w:i/>
          <w:iCs/>
        </w:rPr>
        <w:t>effective</w:t>
      </w:r>
      <w:r w:rsidR="00E21A3E">
        <w:rPr>
          <w:rFonts w:ascii="Times New Roman" w:eastAsia="Times New Roman" w:hAnsi="Times New Roman" w:cs="Times New Roman"/>
        </w:rPr>
        <w:t xml:space="preser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F4120E">
        <w:rPr>
          <w:rFonts w:ascii="Times New Roman" w:eastAsia="Times New Roman" w:hAnsi="Times New Roman" w:cs="Times New Roman"/>
        </w:rPr>
        <w:t xml:space="preserve">temporarily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w:t>
      </w:r>
      <w:r w:rsidR="00A73C15">
        <w:rPr>
          <w:rFonts w:ascii="Times New Roman" w:eastAsia="Times New Roman" w:hAnsi="Times New Roman" w:cs="Times New Roman"/>
        </w:rPr>
        <w:t>0</w:t>
      </w:r>
      <w:r w:rsidR="00E21A3E">
        <w:rPr>
          <w:rFonts w:ascii="Times New Roman" w:eastAsia="Times New Roman" w:hAnsi="Times New Roman" w:cs="Times New Roman"/>
        </w:rPr>
        <w:t>.175</w:t>
      </w:r>
      <w:r w:rsidR="00D93C01">
        <w:rPr>
          <w:rFonts w:ascii="Times New Roman" w:eastAsia="Times New Roman" w:hAnsi="Times New Roman" w:cs="Times New Roman"/>
        </w:rPr>
        <w:t xml:space="preserve"> during the 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xml:space="preserve">. </w:t>
      </w:r>
      <w:r w:rsidR="00F4120E">
        <w:rPr>
          <w:rFonts w:ascii="Times New Roman" w:eastAsia="Times New Roman" w:hAnsi="Times New Roman" w:cs="Times New Roman"/>
        </w:rPr>
        <w:t xml:space="preserve">To implement the assumption that this attentional enhancement is short-lived, </w:t>
      </w:r>
      <w:r w:rsidR="00B66ED1">
        <w:rPr>
          <w:rFonts w:ascii="Times New Roman" w:eastAsia="Times New Roman" w:hAnsi="Times New Roman" w:cs="Times New Roman"/>
        </w:rPr>
        <w:t>the learning rate returned to its developmental value at the start of habituation</w:t>
      </w:r>
      <w:r w:rsidR="004E3A37">
        <w:rPr>
          <w:rFonts w:ascii="Times New Roman" w:eastAsia="Times New Roman" w:hAnsi="Times New Roman" w:cs="Times New Roman"/>
        </w:rPr>
        <w:t>.</w:t>
      </w:r>
      <w:r w:rsidR="00B66ED1">
        <w:rPr>
          <w:rFonts w:ascii="Times New Roman" w:eastAsia="Times New Roman" w:hAnsi="Times New Roman" w:cs="Times New Roman"/>
        </w:rPr>
        <w:t xml:space="preserve"> For the Ineffective Action and No Training </w:t>
      </w:r>
      <w:r w:rsidR="00B66ED1">
        <w:rPr>
          <w:rFonts w:ascii="Times New Roman" w:eastAsia="Times New Roman" w:hAnsi="Times New Roman" w:cs="Times New Roman"/>
        </w:rPr>
        <w:lastRenderedPageBreak/>
        <w:t>conditions, the</w:t>
      </w:r>
      <w:r w:rsidR="004E3A37">
        <w:rPr>
          <w:rFonts w:ascii="Times New Roman" w:eastAsia="Times New Roman" w:hAnsi="Times New Roman" w:cs="Times New Roman"/>
        </w:rPr>
        <w:t xml:space="preserve"> learning rate maintained its pretraining value </w:t>
      </w:r>
      <w:r w:rsidR="00B66ED1">
        <w:rPr>
          <w:rFonts w:ascii="Times New Roman" w:eastAsia="Times New Roman" w:hAnsi="Times New Roman" w:cs="Times New Roman"/>
        </w:rPr>
        <w:t xml:space="preserve">throughout learning.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6E59913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58A44792"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b/>
        <w:t xml:space="preserve">Figure </w:t>
      </w:r>
      <w:r w:rsidR="005262F7">
        <w:rPr>
          <w:rFonts w:ascii="Times New Roman" w:eastAsia="Times New Roman" w:hAnsi="Times New Roman" w:cs="Times New Roman"/>
        </w:rPr>
        <w:t xml:space="preserve">22 </w:t>
      </w:r>
      <w:r>
        <w:rPr>
          <w:rFonts w:ascii="Times New Roman" w:eastAsia="Times New Roman" w:hAnsi="Times New Roman" w:cs="Times New Roman"/>
        </w:rPr>
        <w:t xml:space="preserve">shows the </w:t>
      </w:r>
      <w:r w:rsidR="003101E6">
        <w:rPr>
          <w:rFonts w:ascii="Times New Roman" w:eastAsia="Times New Roman" w:hAnsi="Times New Roman" w:cs="Times New Roman"/>
        </w:rPr>
        <w:t xml:space="preserve">test </w:t>
      </w:r>
      <w:r>
        <w:rPr>
          <w:rFonts w:ascii="Times New Roman" w:eastAsia="Times New Roman" w:hAnsi="Times New Roman" w:cs="Times New Roman"/>
        </w:rPr>
        <w:t>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xml:space="preserve">. </w:t>
      </w:r>
      <w:r w:rsidR="003101E6">
        <w:rPr>
          <w:rFonts w:ascii="Times New Roman" w:eastAsia="Times New Roman" w:hAnsi="Times New Roman" w:cs="Times New Roman"/>
        </w:rPr>
        <w:t>Results show</w:t>
      </w:r>
      <w:r w:rsidR="0071731A">
        <w:rPr>
          <w:rFonts w:ascii="Times New Roman" w:eastAsia="Times New Roman" w:hAnsi="Times New Roman" w:cs="Times New Roman"/>
        </w:rPr>
        <w:t xml:space="preserve"> </w:t>
      </w:r>
      <w:r w:rsidR="00331188">
        <w:rPr>
          <w:rFonts w:ascii="Times New Roman" w:eastAsia="Times New Roman" w:hAnsi="Times New Roman" w:cs="Times New Roman"/>
        </w:rPr>
        <w:t>that</w:t>
      </w:r>
      <w:r w:rsidR="00C64AAE">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66ED1">
        <w:rPr>
          <w:rFonts w:ascii="Times New Roman" w:eastAsia="Times New Roman" w:hAnsi="Times New Roman" w:cs="Times New Roman"/>
        </w:rPr>
        <w:t>produced more error to the</w:t>
      </w:r>
      <w:r w:rsidR="00331188">
        <w:rPr>
          <w:rFonts w:ascii="Times New Roman" w:eastAsia="Times New Roman" w:hAnsi="Times New Roman" w:cs="Times New Roman"/>
        </w:rPr>
        <w:t xml:space="preserve"> </w:t>
      </w:r>
      <w:r w:rsidR="004335C0">
        <w:rPr>
          <w:rFonts w:ascii="Times New Roman" w:eastAsia="Times New Roman" w:hAnsi="Times New Roman" w:cs="Times New Roman"/>
        </w:rPr>
        <w:t>Inefficient</w:t>
      </w:r>
      <w:r w:rsidR="00BB189A">
        <w:rPr>
          <w:rFonts w:ascii="Times New Roman" w:eastAsia="Times New Roman" w:hAnsi="Times New Roman" w:cs="Times New Roman"/>
        </w:rPr>
        <w:t xml:space="preserve"> than to the Efficient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event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The effect was</w:t>
      </w:r>
      <w:r w:rsidR="005262F7">
        <w:rPr>
          <w:rFonts w:ascii="Times New Roman" w:eastAsia="Times New Roman" w:hAnsi="Times New Roman" w:cs="Times New Roman"/>
        </w:rPr>
        <w:t xml:space="preserve"> </w:t>
      </w:r>
      <w:r w:rsidR="003101E6">
        <w:rPr>
          <w:rFonts w:ascii="Times New Roman" w:eastAsia="Times New Roman" w:hAnsi="Times New Roman" w:cs="Times New Roman"/>
        </w:rPr>
        <w:t>much</w:t>
      </w:r>
      <w:r w:rsidR="005262F7">
        <w:rPr>
          <w:rFonts w:ascii="Times New Roman" w:eastAsia="Times New Roman" w:hAnsi="Times New Roman" w:cs="Times New Roman"/>
        </w:rPr>
        <w:t xml:space="preserve"> attenuated for networks in the Control condition.</w:t>
      </w:r>
      <w:r w:rsidR="004335C0">
        <w:rPr>
          <w:rFonts w:ascii="Times New Roman" w:eastAsia="Times New Roman" w:hAnsi="Times New Roman" w:cs="Times New Roman"/>
        </w:rPr>
        <w:t xml:space="preserve">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5E1FF8F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4A6E02E2"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5262F7">
        <w:rPr>
          <w:rFonts w:ascii="Times New Roman" w:eastAsia="Times New Roman" w:hAnsi="Times New Roman" w:cs="Times New Roman"/>
        </w:rPr>
        <w:t xml:space="preserve">23 </w:t>
      </w:r>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w:t>
      </w:r>
      <w:r w:rsidR="00156F2D">
        <w:rPr>
          <w:rFonts w:ascii="Times New Roman" w:eastAsia="Times New Roman" w:hAnsi="Times New Roman" w:cs="Times New Roman"/>
        </w:rPr>
        <w:t xml:space="preserve"> produced comparable error to</w:t>
      </w:r>
      <w:r w:rsidR="009D1397">
        <w:rPr>
          <w:rFonts w:ascii="Times New Roman" w:eastAsia="Times New Roman" w:hAnsi="Times New Roman" w:cs="Times New Roman"/>
        </w:rPr>
        <w:t xml:space="preserve"> both test events. </w:t>
      </w:r>
      <w:r w:rsidR="00156F2D">
        <w:rPr>
          <w:rFonts w:ascii="Times New Roman" w:eastAsia="Times New Roman" w:hAnsi="Times New Roman" w:cs="Times New Roman"/>
        </w:rPr>
        <w:t>If</w:t>
      </w:r>
      <w:r w:rsidR="00545C9D">
        <w:rPr>
          <w:rFonts w:ascii="Times New Roman" w:eastAsia="Times New Roman" w:hAnsi="Times New Roman" w:cs="Times New Roman"/>
        </w:rPr>
        <w:t xml:space="preserve"> </w:t>
      </w:r>
      <w:r w:rsidR="005262F7">
        <w:rPr>
          <w:rFonts w:ascii="Times New Roman" w:eastAsia="Times New Roman" w:hAnsi="Times New Roman" w:cs="Times New Roman"/>
        </w:rPr>
        <w:t xml:space="preserve">prior </w:t>
      </w:r>
      <w:r w:rsidR="00545C9D">
        <w:rPr>
          <w:rFonts w:ascii="Times New Roman" w:eastAsia="Times New Roman" w:hAnsi="Times New Roman" w:cs="Times New Roman"/>
        </w:rPr>
        <w:t xml:space="preserve">experience with constrained arced motion </w:t>
      </w:r>
      <w:r w:rsidR="005262F7">
        <w:rPr>
          <w:rFonts w:ascii="Times New Roman" w:eastAsia="Times New Roman" w:hAnsi="Times New Roman" w:cs="Times New Roman"/>
        </w:rPr>
        <w:t>was sufficient for networks</w:t>
      </w:r>
      <w:r w:rsidR="00545C9D">
        <w:rPr>
          <w:rFonts w:ascii="Times New Roman" w:eastAsia="Times New Roman" w:hAnsi="Times New Roman" w:cs="Times New Roman"/>
        </w:rPr>
        <w:t xml:space="preserve"> to associate 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when such associations are violated, </w:t>
      </w:r>
      <w:r w:rsidR="005262F7">
        <w:rPr>
          <w:rFonts w:ascii="Times New Roman" w:eastAsia="Times New Roman" w:hAnsi="Times New Roman" w:cs="Times New Roman"/>
        </w:rPr>
        <w:t>then networks in Effective Action and</w:t>
      </w:r>
      <w:r w:rsidR="00545C9D">
        <w:rPr>
          <w:rFonts w:ascii="Times New Roman" w:eastAsia="Times New Roman" w:hAnsi="Times New Roman" w:cs="Times New Roman"/>
        </w:rPr>
        <w:t xml:space="preserve"> No Training condition</w:t>
      </w:r>
      <w:r w:rsidR="005262F7">
        <w:rPr>
          <w:rFonts w:ascii="Times New Roman" w:eastAsia="Times New Roman" w:hAnsi="Times New Roman" w:cs="Times New Roman"/>
        </w:rPr>
        <w:t xml:space="preserve">s should have treated the test events similarly.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F4CDEDC"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687DD85E" w:rsidR="0036310A" w:rsidRDefault="005262F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24 shows the performance of </w:t>
      </w:r>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r>
        <w:rPr>
          <w:rFonts w:ascii="Times New Roman" w:eastAsia="Times New Roman" w:hAnsi="Times New Roman" w:cs="Times New Roman"/>
        </w:rPr>
        <w:t xml:space="preserve">. As with networks in the No Training condition, these networks also </w:t>
      </w:r>
      <w:r w:rsidR="00156F2D">
        <w:rPr>
          <w:rFonts w:ascii="Times New Roman" w:eastAsia="Times New Roman" w:hAnsi="Times New Roman" w:cs="Times New Roman"/>
        </w:rPr>
        <w:t>produced comparable error to</w:t>
      </w:r>
      <w:r w:rsidR="00B47E38">
        <w:rPr>
          <w:rFonts w:ascii="Times New Roman" w:eastAsia="Times New Roman" w:hAnsi="Times New Roman" w:cs="Times New Roman"/>
        </w:rPr>
        <w:t xml:space="preserve"> both test events.</w:t>
      </w:r>
      <w:r w:rsidR="0065698E">
        <w:rPr>
          <w:rFonts w:ascii="Times New Roman" w:eastAsia="Times New Roman" w:hAnsi="Times New Roman" w:cs="Times New Roman"/>
        </w:rPr>
        <w:t xml:space="preserve"> </w:t>
      </w:r>
      <w:r w:rsidR="00156F2D">
        <w:rPr>
          <w:rFonts w:ascii="Times New Roman" w:eastAsia="Times New Roman" w:hAnsi="Times New Roman" w:cs="Times New Roman"/>
        </w:rPr>
        <w:t>These results indicate that enhanced encoding of straight reach trajectories</w:t>
      </w:r>
      <w:r>
        <w:rPr>
          <w:rFonts w:ascii="Times New Roman" w:eastAsia="Times New Roman" w:hAnsi="Times New Roman" w:cs="Times New Roman"/>
        </w:rPr>
        <w:t xml:space="preserve"> </w:t>
      </w:r>
      <w:r w:rsidR="00156F2D">
        <w:rPr>
          <w:rFonts w:ascii="Times New Roman" w:eastAsia="Times New Roman" w:hAnsi="Times New Roman" w:cs="Times New Roman"/>
        </w:rPr>
        <w:t xml:space="preserve">is sufficient to </w:t>
      </w:r>
      <w:r>
        <w:rPr>
          <w:rFonts w:ascii="Times New Roman" w:eastAsia="Times New Roman" w:hAnsi="Times New Roman" w:cs="Times New Roman"/>
        </w:rPr>
        <w:t>reproduce the fifth target finding</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0D6FCE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33DCA3EE" w:rsidR="00286C0B" w:rsidRDefault="00F07A9C"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determine </w:t>
      </w:r>
      <w:r w:rsidR="00B34CD4">
        <w:rPr>
          <w:rFonts w:ascii="Times New Roman" w:eastAsia="Times New Roman" w:hAnsi="Times New Roman" w:cs="Times New Roman"/>
        </w:rPr>
        <w:t>whether attentional boosts must be transient</w:t>
      </w:r>
      <w:r>
        <w:rPr>
          <w:rFonts w:ascii="Times New Roman" w:eastAsia="Times New Roman" w:hAnsi="Times New Roman" w:cs="Times New Roman"/>
        </w:rPr>
        <w:t>,</w:t>
      </w:r>
      <w:r w:rsidR="00365AA2" w:rsidRPr="00365AA2">
        <w:rPr>
          <w:rFonts w:ascii="Times New Roman" w:eastAsia="Times New Roman" w:hAnsi="Times New Roman" w:cs="Times New Roman"/>
        </w:rPr>
        <w:t xml:space="preserve"> </w:t>
      </w:r>
      <w:r w:rsidR="00B34CD4">
        <w:rPr>
          <w:rFonts w:ascii="Times New Roman" w:eastAsia="Times New Roman" w:hAnsi="Times New Roman" w:cs="Times New Roman"/>
        </w:rPr>
        <w:t xml:space="preserve">this boost was allowed to </w:t>
      </w:r>
      <w:r>
        <w:rPr>
          <w:rFonts w:ascii="Times New Roman" w:eastAsia="Times New Roman" w:hAnsi="Times New Roman" w:cs="Times New Roman"/>
        </w:rPr>
        <w:t>extend into habituation</w:t>
      </w:r>
      <w:r w:rsidR="00974AF8">
        <w:rPr>
          <w:rFonts w:ascii="Times New Roman" w:eastAsia="Times New Roman" w:hAnsi="Times New Roman" w:cs="Times New Roman"/>
        </w:rPr>
        <w:t xml:space="preserve"> for a different set of networks</w:t>
      </w:r>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r w:rsidR="003F64C2">
        <w:rPr>
          <w:rFonts w:ascii="Times New Roman" w:eastAsia="Times New Roman" w:hAnsi="Times New Roman" w:cs="Times New Roman"/>
        </w:rPr>
        <w:t>Figure 25 shows</w:t>
      </w:r>
      <w:r w:rsidR="00365AA2">
        <w:rPr>
          <w:rFonts w:ascii="Times New Roman" w:eastAsia="Times New Roman" w:hAnsi="Times New Roman" w:cs="Times New Roman"/>
        </w:rPr>
        <w:t xml:space="preserve"> </w:t>
      </w:r>
      <w:r w:rsidR="00E762FC">
        <w:rPr>
          <w:rFonts w:ascii="Times New Roman" w:eastAsia="Times New Roman" w:hAnsi="Times New Roman" w:cs="Times New Roman"/>
        </w:rPr>
        <w:t xml:space="preserve">that networks produced </w:t>
      </w:r>
      <w:r w:rsidR="00365AA2">
        <w:rPr>
          <w:rFonts w:ascii="Times New Roman" w:eastAsia="Times New Roman" w:hAnsi="Times New Roman" w:cs="Times New Roman"/>
        </w:rPr>
        <w:t xml:space="preserve">greater error to the Efficient than to the Inefficient </w:t>
      </w:r>
      <w:r>
        <w:rPr>
          <w:rFonts w:ascii="Times New Roman" w:eastAsia="Times New Roman" w:hAnsi="Times New Roman" w:cs="Times New Roman"/>
        </w:rPr>
        <w:t xml:space="preserve">test </w:t>
      </w:r>
      <w:r w:rsidR="00365AA2">
        <w:rPr>
          <w:rFonts w:ascii="Times New Roman" w:eastAsia="Times New Roman" w:hAnsi="Times New Roman" w:cs="Times New Roman"/>
        </w:rPr>
        <w:t>event</w:t>
      </w:r>
      <w:r w:rsidR="00E762FC">
        <w:rPr>
          <w:rFonts w:ascii="Times New Roman" w:eastAsia="Times New Roman" w:hAnsi="Times New Roman" w:cs="Times New Roman"/>
        </w:rPr>
        <w:t xml:space="preserve">, thereby suggesting </w:t>
      </w:r>
      <w:r w:rsidR="00CB75AD">
        <w:rPr>
          <w:rFonts w:ascii="Times New Roman" w:eastAsia="Times New Roman" w:hAnsi="Times New Roman" w:cs="Times New Roman"/>
        </w:rPr>
        <w:t>that</w:t>
      </w:r>
      <w:r w:rsidR="004F0975">
        <w:rPr>
          <w:rFonts w:ascii="Times New Roman" w:eastAsia="Times New Roman" w:hAnsi="Times New Roman" w:cs="Times New Roman"/>
        </w:rPr>
        <w:t xml:space="preserve"> </w:t>
      </w:r>
      <w:r w:rsidR="00B34CD4">
        <w:rPr>
          <w:rFonts w:ascii="Times New Roman" w:eastAsia="Times New Roman" w:hAnsi="Times New Roman" w:cs="Times New Roman"/>
        </w:rPr>
        <w:t xml:space="preserve">the </w:t>
      </w:r>
      <w:r w:rsidR="00E762FC">
        <w:rPr>
          <w:rFonts w:ascii="Times New Roman" w:eastAsia="Times New Roman" w:hAnsi="Times New Roman" w:cs="Times New Roman"/>
        </w:rPr>
        <w:t xml:space="preserve">attentional </w:t>
      </w:r>
      <w:r w:rsidR="00B34CD4">
        <w:rPr>
          <w:rFonts w:ascii="Times New Roman" w:eastAsia="Times New Roman" w:hAnsi="Times New Roman" w:cs="Times New Roman"/>
        </w:rPr>
        <w:t>boost must be transient</w:t>
      </w:r>
      <w:r w:rsidR="00CB75AD">
        <w:rPr>
          <w:rFonts w:ascii="Times New Roman" w:eastAsia="Times New Roman" w:hAnsi="Times New Roman" w:cs="Times New Roman"/>
        </w:rPr>
        <w:t>.</w:t>
      </w:r>
      <w:r w:rsidR="004F0975">
        <w:rPr>
          <w:rFonts w:ascii="Times New Roman" w:eastAsia="Times New Roman" w:hAnsi="Times New Roman" w:cs="Times New Roman"/>
        </w:rPr>
        <w:t xml:space="preserve"> </w:t>
      </w:r>
    </w:p>
    <w:p w14:paraId="467D8B5B" w14:textId="714007EE"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 xml:space="preserve">habituation representation; the Efficient test event was not </w:t>
      </w:r>
      <w:r w:rsidR="005F6C78">
        <w:rPr>
          <w:rFonts w:ascii="Times New Roman" w:eastAsia="Times New Roman" w:hAnsi="Times New Roman" w:cs="Times New Roman"/>
        </w:rPr>
        <w:lastRenderedPageBreak/>
        <w:t>because it depicted a</w:t>
      </w:r>
      <w:r w:rsidRPr="002518C6">
        <w:rPr>
          <w:rFonts w:ascii="Times New Roman" w:eastAsia="Times New Roman" w:hAnsi="Times New Roman" w:cs="Times New Roman"/>
        </w:rPr>
        <w:t xml:space="preserve"> straight reach trajectory. </w:t>
      </w:r>
      <w:r w:rsidR="00E762FC">
        <w:rPr>
          <w:rFonts w:ascii="Times New Roman" w:eastAsia="Times New Roman" w:hAnsi="Times New Roman" w:cs="Times New Roman"/>
        </w:rPr>
        <w:t>The</w:t>
      </w:r>
      <w:r w:rsidR="00C637E6">
        <w:rPr>
          <w:rFonts w:ascii="Times New Roman" w:eastAsia="Times New Roman" w:hAnsi="Times New Roman" w:cs="Times New Roman"/>
        </w:rPr>
        <w:t xml:space="preserve"> extremely brief nature of </w:t>
      </w:r>
      <w:r w:rsidR="00CB75AD">
        <w:rPr>
          <w:rFonts w:ascii="Times New Roman" w:eastAsia="Times New Roman" w:hAnsi="Times New Roman" w:cs="Times New Roman"/>
        </w:rPr>
        <w:t>the pretraining phase</w:t>
      </w:r>
      <w:r w:rsidR="00BE42B5">
        <w:rPr>
          <w:rFonts w:ascii="Times New Roman" w:eastAsia="Times New Roman" w:hAnsi="Times New Roman" w:cs="Times New Roman"/>
        </w:rPr>
        <w:t>,</w:t>
      </w:r>
      <w:r w:rsidR="00CB75AD">
        <w:rPr>
          <w:rFonts w:ascii="Times New Roman" w:eastAsia="Times New Roman" w:hAnsi="Times New Roman" w:cs="Times New Roman"/>
        </w:rPr>
        <w:t xml:space="preserve"> combined with </w:t>
      </w:r>
      <w:r w:rsidR="00BE42B5">
        <w:rPr>
          <w:rFonts w:ascii="Times New Roman" w:eastAsia="Times New Roman" w:hAnsi="Times New Roman" w:cs="Times New Roman"/>
        </w:rPr>
        <w:t>networks’</w:t>
      </w:r>
      <w:r w:rsidR="00CB75AD">
        <w:rPr>
          <w:rFonts w:ascii="Times New Roman" w:eastAsia="Times New Roman" w:hAnsi="Times New Roman" w:cs="Times New Roman"/>
        </w:rPr>
        <w:t xml:space="preserve"> impoverished processing abilities</w:t>
      </w:r>
      <w:r w:rsidR="00BE42B5">
        <w:rPr>
          <w:rFonts w:ascii="Times New Roman" w:eastAsia="Times New Roman" w:hAnsi="Times New Roman" w:cs="Times New Roman"/>
        </w:rPr>
        <w:t xml:space="preserve"> in this simulation,</w:t>
      </w:r>
      <w:r w:rsidR="00CB75AD">
        <w:rPr>
          <w:rFonts w:ascii="Times New Roman" w:eastAsia="Times New Roman" w:hAnsi="Times New Roman" w:cs="Times New Roman"/>
        </w:rPr>
        <w:t xml:space="preserve"> </w:t>
      </w:r>
      <w:r w:rsidR="00C637E6">
        <w:rPr>
          <w:rFonts w:ascii="Times New Roman" w:eastAsia="Times New Roman" w:hAnsi="Times New Roman" w:cs="Times New Roman"/>
        </w:rPr>
        <w:t xml:space="preserve">precluded </w:t>
      </w:r>
      <w:r w:rsidR="00CB75AD">
        <w:rPr>
          <w:rFonts w:ascii="Times New Roman" w:eastAsia="Times New Roman" w:hAnsi="Times New Roman" w:cs="Times New Roman"/>
        </w:rPr>
        <w:t xml:space="preserve">them from forming </w:t>
      </w:r>
      <w:r w:rsidR="003B6AA8">
        <w:rPr>
          <w:rFonts w:ascii="Times New Roman" w:eastAsia="Times New Roman" w:hAnsi="Times New Roman" w:cs="Times New Roman"/>
        </w:rPr>
        <w:t>robust representations of</w:t>
      </w:r>
      <w:r w:rsidR="00CB75AD">
        <w:rPr>
          <w:rFonts w:ascii="Times New Roman" w:eastAsia="Times New Roman" w:hAnsi="Times New Roman" w:cs="Times New Roman"/>
        </w:rPr>
        <w:t xml:space="preserve"> straight motion during this phase</w:t>
      </w:r>
      <w:r w:rsidR="00C637E6">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34427A07"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4835D311"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021DE">
        <w:rPr>
          <w:rFonts w:ascii="Times New Roman" w:eastAsia="Times New Roman" w:hAnsi="Times New Roman" w:cs="Times New Roman"/>
        </w:rPr>
        <w:t>. Note that</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961524">
        <w:rPr>
          <w:rFonts w:ascii="Times New Roman" w:eastAsia="Times New Roman" w:hAnsi="Times New Roman" w:cs="Times New Roman"/>
        </w:rPr>
        <w:t xml:space="preserve">As </w:t>
      </w:r>
      <w:r w:rsidR="00916ED3">
        <w:rPr>
          <w:rFonts w:ascii="Times New Roman" w:eastAsia="Times New Roman" w:hAnsi="Times New Roman" w:cs="Times New Roman"/>
        </w:rPr>
        <w:t xml:space="preserve">Figure 26 depicts, ALIAS-2 was able successfully to reproduce the fifth target finding: In the Effective Action condition, </w:t>
      </w:r>
      <w:r w:rsidR="00792E0A">
        <w:rPr>
          <w:rFonts w:ascii="Times New Roman" w:eastAsia="Times New Roman" w:hAnsi="Times New Roman" w:cs="Times New Roman"/>
        </w:rPr>
        <w:t xml:space="preserve">networks </w:t>
      </w:r>
      <w:r w:rsidR="00916ED3">
        <w:rPr>
          <w:rFonts w:ascii="Times New Roman" w:eastAsia="Times New Roman" w:hAnsi="Times New Roman" w:cs="Times New Roman"/>
        </w:rPr>
        <w:t xml:space="preserve">habituated to constrained action </w:t>
      </w:r>
      <w:r w:rsidR="00792E0A">
        <w:rPr>
          <w:rFonts w:ascii="Times New Roman" w:eastAsia="Times New Roman" w:hAnsi="Times New Roman" w:cs="Times New Roman"/>
        </w:rPr>
        <w:t xml:space="preserve">produced greater error to the Inefficient than to the Efficient </w:t>
      </w:r>
      <w:r w:rsidR="007E31AF">
        <w:rPr>
          <w:rFonts w:ascii="Times New Roman" w:eastAsia="Times New Roman" w:hAnsi="Times New Roman" w:cs="Times New Roman"/>
        </w:rPr>
        <w:t>test event</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w:t>
      </w:r>
      <w:r w:rsidR="00916ED3">
        <w:rPr>
          <w:rFonts w:ascii="Times New Roman" w:eastAsia="Times New Roman" w:hAnsi="Times New Roman" w:cs="Times New Roman"/>
        </w:rPr>
        <w:t xml:space="preserve"> habituated to unconstrained action in the Ineffective and No Training conditions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w:t>
      </w:r>
      <w:r w:rsidR="00CB185F">
        <w:rPr>
          <w:rFonts w:ascii="Times New Roman" w:eastAsia="Times New Roman" w:hAnsi="Times New Roman" w:cs="Times New Roman"/>
        </w:rPr>
        <w:t>comparable amounts of</w:t>
      </w:r>
      <w:r w:rsidR="00083DB5">
        <w:rPr>
          <w:rFonts w:ascii="Times New Roman" w:eastAsia="Times New Roman" w:hAnsi="Times New Roman" w:cs="Times New Roman"/>
        </w:rPr>
        <w:t xml:space="preserve"> error to both test events.</w:t>
      </w:r>
      <w:r w:rsidR="0064506D">
        <w:rPr>
          <w:rFonts w:ascii="Times New Roman" w:eastAsia="Times New Roman" w:hAnsi="Times New Roman" w:cs="Times New Roman"/>
        </w:rPr>
        <w:t xml:space="preserve"> </w:t>
      </w:r>
      <w:r w:rsidR="00946621">
        <w:rPr>
          <w:rFonts w:ascii="Times New Roman" w:eastAsia="Times New Roman" w:hAnsi="Times New Roman" w:cs="Times New Roman"/>
        </w:rPr>
        <w:t>The results of this simulation indicate that</w:t>
      </w:r>
      <w:r w:rsidR="00CB185F">
        <w:rPr>
          <w:rFonts w:ascii="Times New Roman" w:eastAsia="Times New Roman" w:hAnsi="Times New Roman" w:cs="Times New Roman"/>
        </w:rPr>
        <w:t xml:space="preserve"> </w:t>
      </w:r>
      <w:r w:rsidR="007C1677">
        <w:rPr>
          <w:rFonts w:ascii="Times New Roman" w:eastAsia="Times New Roman" w:hAnsi="Times New Roman" w:cs="Times New Roman"/>
        </w:rPr>
        <w:t xml:space="preserve">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B185F">
        <w:rPr>
          <w:rFonts w:ascii="Times New Roman" w:eastAsia="Times New Roman" w:hAnsi="Times New Roman" w:cs="Times New Roman"/>
        </w:rPr>
        <w:t>s</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7151A5A1" w14:textId="1594A51D" w:rsidR="00F97439" w:rsidRDefault="001361CE"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w:t>
      </w:r>
      <w:r w:rsidR="004C18C3" w:rsidRPr="004C18C3">
        <w:rPr>
          <w:rFonts w:ascii="Times New Roman" w:eastAsia="Times New Roman" w:hAnsi="Times New Roman" w:cs="Times New Roman"/>
        </w:rPr>
        <w:t xml:space="preserve">five simulations reported here </w:t>
      </w:r>
      <w:r w:rsidR="003232DB">
        <w:rPr>
          <w:rFonts w:ascii="Times New Roman" w:eastAsia="Times New Roman" w:hAnsi="Times New Roman" w:cs="Times New Roman"/>
        </w:rPr>
        <w:t>demonstrate that</w:t>
      </w:r>
      <w:r w:rsidR="003232DB" w:rsidRPr="003232DB">
        <w:rPr>
          <w:rFonts w:ascii="Times New Roman" w:eastAsia="Times New Roman" w:hAnsi="Times New Roman" w:cs="Times New Roman"/>
        </w:rPr>
        <w:t xml:space="preserve"> </w:t>
      </w:r>
      <w:r w:rsidR="003232DB" w:rsidRPr="004C18C3">
        <w:rPr>
          <w:rFonts w:ascii="Times New Roman" w:eastAsia="Times New Roman" w:hAnsi="Times New Roman" w:cs="Times New Roman"/>
        </w:rPr>
        <w:t>infants' looking behaviors in studies assessing their action efficiency understanding</w:t>
      </w:r>
      <w:r w:rsidR="003232DB">
        <w:rPr>
          <w:rFonts w:ascii="Times New Roman" w:eastAsia="Times New Roman" w:hAnsi="Times New Roman" w:cs="Times New Roman"/>
        </w:rPr>
        <w:t xml:space="preserve"> can be explained by associative learning. </w:t>
      </w:r>
      <w:r w:rsidR="004C18C3" w:rsidRPr="004C18C3">
        <w:rPr>
          <w:rFonts w:ascii="Times New Roman" w:eastAsia="Times New Roman" w:hAnsi="Times New Roman" w:cs="Times New Roman"/>
        </w:rPr>
        <w:lastRenderedPageBreak/>
        <w:t xml:space="preserve">Specifically, ALIAS reproduced the finding that infants </w:t>
      </w:r>
      <w:r w:rsidR="00197AC8">
        <w:rPr>
          <w:rFonts w:ascii="Times New Roman" w:eastAsia="Times New Roman" w:hAnsi="Times New Roman" w:cs="Times New Roman"/>
        </w:rPr>
        <w:t>look selectively</w:t>
      </w:r>
      <w:r w:rsidR="004C18C3" w:rsidRPr="004C18C3">
        <w:rPr>
          <w:rFonts w:ascii="Times New Roman" w:eastAsia="Times New Roman" w:hAnsi="Times New Roman" w:cs="Times New Roman"/>
        </w:rPr>
        <w:t xml:space="preserve"> at inefficient actions, that this effect is independent of </w:t>
      </w:r>
      <w:r w:rsidR="00197AC8">
        <w:rPr>
          <w:rFonts w:ascii="Times New Roman" w:eastAsia="Times New Roman" w:hAnsi="Times New Roman" w:cs="Times New Roman"/>
        </w:rPr>
        <w:t>whether the entities involved possess</w:t>
      </w:r>
      <w:r w:rsidR="004C18C3" w:rsidRPr="004C18C3">
        <w:rPr>
          <w:rFonts w:ascii="Times New Roman" w:eastAsia="Times New Roman" w:hAnsi="Times New Roman" w:cs="Times New Roman"/>
        </w:rPr>
        <w:t xml:space="preserve"> animacy cues, that infants make bidirectional inferences among actions, goals, and constraints, that </w:t>
      </w:r>
      <w:r w:rsidR="00197AC8">
        <w:rPr>
          <w:rFonts w:ascii="Times New Roman" w:eastAsia="Times New Roman" w:hAnsi="Times New Roman" w:cs="Times New Roman"/>
        </w:rPr>
        <w:t>ostensibly they</w:t>
      </w:r>
      <w:r w:rsidR="004C18C3" w:rsidRPr="004C18C3">
        <w:rPr>
          <w:rFonts w:ascii="Times New Roman" w:eastAsia="Times New Roman" w:hAnsi="Times New Roman" w:cs="Times New Roman"/>
        </w:rPr>
        <w:t xml:space="preserve"> possess graded representations of efficiency, and that action efficiency understanding is present in pre-reaching infants. ALIAS's ability to capture such a diverse set of findings undermines the claim that </w:t>
      </w:r>
      <w:r w:rsidR="00197AC8">
        <w:rPr>
          <w:rFonts w:ascii="Times New Roman" w:eastAsia="Times New Roman" w:hAnsi="Times New Roman" w:cs="Times New Roman"/>
        </w:rPr>
        <w:t>such looking behaviors</w:t>
      </w:r>
      <w:r w:rsidR="004C18C3" w:rsidRPr="004C18C3">
        <w:rPr>
          <w:rFonts w:ascii="Times New Roman" w:eastAsia="Times New Roman" w:hAnsi="Times New Roman" w:cs="Times New Roman"/>
        </w:rPr>
        <w:t xml:space="preserve"> derive from specialized mechanisms and abstract, conceptually rich representations of goals, constraints, efficiency, and utility. Instead, the present simulations suggest that these phenomena can be</w:t>
      </w:r>
      <w:r w:rsidR="00197AC8">
        <w:rPr>
          <w:rFonts w:ascii="Times New Roman" w:eastAsia="Times New Roman" w:hAnsi="Times New Roman" w:cs="Times New Roman"/>
        </w:rPr>
        <w:t xml:space="preserve"> readily</w:t>
      </w:r>
      <w:r w:rsidR="004C18C3" w:rsidRPr="004C18C3">
        <w:rPr>
          <w:rFonts w:ascii="Times New Roman" w:eastAsia="Times New Roman" w:hAnsi="Times New Roman" w:cs="Times New Roman"/>
        </w:rPr>
        <w:t xml:space="preserve"> explained in terms of a domain-general associative learning mechanism operating over the semantically neutral visible surface features of action events and the entities and objects involved in them.</w:t>
      </w:r>
      <w:r w:rsidR="004C18C3">
        <w:rPr>
          <w:rFonts w:ascii="Times New Roman" w:eastAsia="Times New Roman" w:hAnsi="Times New Roman" w:cs="Times New Roman"/>
        </w:rPr>
        <w:t xml:space="preserve"> </w:t>
      </w:r>
      <w:r w:rsidR="005011EE" w:rsidRPr="005011EE">
        <w:rPr>
          <w:rFonts w:ascii="Times New Roman" w:eastAsia="Times New Roman" w:hAnsi="Times New Roman" w:cs="Times New Roman"/>
        </w:rPr>
        <w:t>At the same time, a complete account of infants’ looking performance in these studies should do more than reproduce existing findings. The account must also be generative: it should produce testable predictions for future research. The final section does exactly this by placing ALIAS in a series of novel situations and examining its resulting behavior. These behaviors constitute a set of predictions that can be used to decide between the present account and the domain-specific alternatives.</w:t>
      </w:r>
    </w:p>
    <w:p w14:paraId="6071CFB0" w14:textId="77777777" w:rsidR="005011EE" w:rsidRDefault="005011EE" w:rsidP="00140894">
      <w:pPr>
        <w:spacing w:line="480" w:lineRule="auto"/>
        <w:ind w:firstLine="720"/>
        <w:contextualSpacing/>
        <w:rPr>
          <w:rFonts w:ascii="Times New Roman" w:eastAsia="Times New Roman" w:hAnsi="Times New Roman" w:cs="Times New Roman"/>
        </w:rPr>
      </w:pPr>
    </w:p>
    <w:p w14:paraId="3DFBE92F" w14:textId="0DE8A933" w:rsidR="004608D0" w:rsidRDefault="00FB1AA5" w:rsidP="00C87A9A">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w:t>
      </w:r>
      <w:r w:rsidR="00C87A9A">
        <w:rPr>
          <w:rFonts w:ascii="Times New Roman" w:eastAsia="Times New Roman" w:hAnsi="Times New Roman" w:cs="Times New Roman"/>
          <w:b/>
          <w:bCs/>
        </w:rPr>
        <w:t>ns</w:t>
      </w:r>
    </w:p>
    <w:tbl>
      <w:tblPr>
        <w:tblStyle w:val="TableGrid"/>
        <w:tblW w:w="1208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4"/>
      </w:tblGrid>
      <w:tr w:rsidR="00C87A9A" w14:paraId="6B979458" w14:textId="77777777" w:rsidTr="00C87A9A">
        <w:trPr>
          <w:trHeight w:val="3395"/>
        </w:trPr>
        <w:tc>
          <w:tcPr>
            <w:tcW w:w="12084" w:type="dxa"/>
          </w:tcPr>
          <w:p w14:paraId="1BFF2595" w14:textId="1C53FF80" w:rsidR="00C87A9A" w:rsidRDefault="007313DF" w:rsidP="00C87A9A">
            <w:pPr>
              <w:keepNext/>
              <w:spacing w:line="480" w:lineRule="auto"/>
              <w:contextualSpacing/>
            </w:pPr>
            <w:r>
              <w:rPr>
                <w:noProof/>
              </w:rPr>
              <w:lastRenderedPageBreak/>
              <w:drawing>
                <wp:inline distT="0" distB="0" distL="0" distR="0" wp14:anchorId="5D7D90F6" wp14:editId="5E3749AC">
                  <wp:extent cx="7465605" cy="2133600"/>
                  <wp:effectExtent l="0" t="0" r="2540" b="0"/>
                  <wp:docPr id="161222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933" name="Picture 1612226933"/>
                          <pic:cNvPicPr/>
                        </pic:nvPicPr>
                        <pic:blipFill>
                          <a:blip r:embed="rId56"/>
                          <a:stretch>
                            <a:fillRect/>
                          </a:stretch>
                        </pic:blipFill>
                        <pic:spPr>
                          <a:xfrm>
                            <a:off x="0" y="0"/>
                            <a:ext cx="7472318" cy="2135519"/>
                          </a:xfrm>
                          <a:prstGeom prst="rect">
                            <a:avLst/>
                          </a:prstGeom>
                        </pic:spPr>
                      </pic:pic>
                    </a:graphicData>
                  </a:graphic>
                </wp:inline>
              </w:drawing>
            </w:r>
          </w:p>
          <w:p w14:paraId="5699F6A2" w14:textId="39EF6AEF" w:rsidR="00C87A9A" w:rsidRDefault="00C87A9A" w:rsidP="004B797D">
            <w:pPr>
              <w:pStyle w:val="Caption"/>
              <w:rPr>
                <w:rFonts w:ascii="Times New Roman" w:eastAsia="Times New Roman" w:hAnsi="Times New Roman" w:cs="Times New Roman"/>
                <w:b/>
                <w:bCs/>
              </w:rPr>
            </w:pPr>
            <w:r w:rsidRPr="00A4495D">
              <w:rPr>
                <w:rFonts w:ascii="Times New Roman" w:hAnsi="Times New Roman" w:cs="Times New Roman"/>
                <w:b/>
                <w:bCs/>
                <w:i w:val="0"/>
                <w:iCs w:val="0"/>
                <w:color w:val="000000" w:themeColor="text1"/>
                <w:sz w:val="24"/>
                <w:szCs w:val="24"/>
              </w:rPr>
              <w:t xml:space="preserve">Figure </w:t>
            </w:r>
            <w:r w:rsidRPr="00A4495D">
              <w:rPr>
                <w:rFonts w:ascii="Times New Roman" w:hAnsi="Times New Roman" w:cs="Times New Roman"/>
                <w:b/>
                <w:bCs/>
                <w:i w:val="0"/>
                <w:iCs w:val="0"/>
                <w:color w:val="000000" w:themeColor="text1"/>
                <w:sz w:val="24"/>
                <w:szCs w:val="24"/>
              </w:rPr>
              <w:fldChar w:fldCharType="begin"/>
            </w:r>
            <w:r w:rsidRPr="00A4495D">
              <w:rPr>
                <w:rFonts w:ascii="Times New Roman" w:hAnsi="Times New Roman" w:cs="Times New Roman"/>
                <w:b/>
                <w:bCs/>
                <w:i w:val="0"/>
                <w:iCs w:val="0"/>
                <w:color w:val="000000" w:themeColor="text1"/>
                <w:sz w:val="24"/>
                <w:szCs w:val="24"/>
              </w:rPr>
              <w:instrText xml:space="preserve"> SEQ Figure \* ARABIC </w:instrText>
            </w:r>
            <w:r w:rsidRPr="00A4495D">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27</w:t>
            </w:r>
            <w:r w:rsidRPr="00A4495D">
              <w:rPr>
                <w:rFonts w:ascii="Times New Roman" w:hAnsi="Times New Roman" w:cs="Times New Roman"/>
                <w:b/>
                <w:bCs/>
                <w:i w:val="0"/>
                <w:iCs w:val="0"/>
                <w:color w:val="000000" w:themeColor="text1"/>
                <w:sz w:val="24"/>
                <w:szCs w:val="24"/>
              </w:rPr>
              <w:fldChar w:fldCharType="end"/>
            </w:r>
            <w:r w:rsidRPr="00A4495D">
              <w:rPr>
                <w:rFonts w:ascii="Times New Roman" w:hAnsi="Times New Roman" w:cs="Times New Roman"/>
                <w:b/>
                <w:bCs/>
                <w:i w:val="0"/>
                <w:iCs w:val="0"/>
                <w:color w:val="000000" w:themeColor="text1"/>
                <w:sz w:val="24"/>
                <w:szCs w:val="24"/>
              </w:rPr>
              <w:t>.</w:t>
            </w:r>
            <w:r w:rsidRPr="00A4495D">
              <w:rPr>
                <w:color w:val="000000" w:themeColor="text1"/>
              </w:rPr>
              <w:t xml:space="preserve"> </w:t>
            </w:r>
            <w:r w:rsidR="00A4495D" w:rsidRPr="00A4495D">
              <w:rPr>
                <w:rFonts w:ascii="Times New Roman" w:hAnsi="Times New Roman" w:cs="Times New Roman"/>
                <w:color w:val="000000" w:themeColor="text1"/>
                <w:sz w:val="24"/>
                <w:szCs w:val="24"/>
              </w:rPr>
              <w:t>Schematic depiction of the behavioral task associated with the first prediction.</w:t>
            </w:r>
            <w:r w:rsidR="00A4495D" w:rsidRPr="00A4495D">
              <w:rPr>
                <w:rFonts w:ascii="Times New Roman" w:hAnsi="Times New Roman" w:cs="Times New Roman"/>
                <w:i w:val="0"/>
                <w:iCs w:val="0"/>
                <w:color w:val="000000" w:themeColor="text1"/>
                <w:sz w:val="24"/>
                <w:szCs w:val="24"/>
              </w:rPr>
              <w:t xml:space="preserve"> In the </w:t>
            </w:r>
            <w:r w:rsidR="00A4495D">
              <w:rPr>
                <w:rFonts w:ascii="Times New Roman" w:hAnsi="Times New Roman" w:cs="Times New Roman"/>
                <w:i w:val="0"/>
                <w:iCs w:val="0"/>
                <w:color w:val="000000" w:themeColor="text1"/>
                <w:sz w:val="24"/>
                <w:szCs w:val="24"/>
              </w:rPr>
              <w:t>suspended central obstacle event</w:t>
            </w:r>
            <w:r w:rsidR="00A4495D" w:rsidRPr="00A4495D">
              <w:rPr>
                <w:rFonts w:ascii="Times New Roman" w:hAnsi="Times New Roman" w:cs="Times New Roman"/>
                <w:i w:val="0"/>
                <w:iCs w:val="0"/>
                <w:color w:val="000000" w:themeColor="text1"/>
                <w:sz w:val="24"/>
                <w:szCs w:val="24"/>
              </w:rPr>
              <w:t xml:space="preserve"> (A), the first object jumps </w:t>
            </w:r>
            <w:r w:rsidR="00A4495D">
              <w:rPr>
                <w:rFonts w:ascii="Times New Roman" w:hAnsi="Times New Roman" w:cs="Times New Roman"/>
                <w:i w:val="0"/>
                <w:iCs w:val="0"/>
                <w:color w:val="000000" w:themeColor="text1"/>
                <w:sz w:val="24"/>
                <w:szCs w:val="24"/>
              </w:rPr>
              <w:t xml:space="preserve">under a </w:t>
            </w:r>
            <w:r w:rsidR="004B797D">
              <w:rPr>
                <w:rFonts w:ascii="Times New Roman" w:hAnsi="Times New Roman" w:cs="Times New Roman"/>
                <w:i w:val="0"/>
                <w:iCs w:val="0"/>
                <w:color w:val="000000" w:themeColor="text1"/>
                <w:sz w:val="24"/>
                <w:szCs w:val="24"/>
              </w:rPr>
              <w:t xml:space="preserve">suspended, </w:t>
            </w:r>
            <w:r w:rsidR="00A4495D">
              <w:rPr>
                <w:rFonts w:ascii="Times New Roman" w:hAnsi="Times New Roman" w:cs="Times New Roman"/>
                <w:i w:val="0"/>
                <w:iCs w:val="0"/>
                <w:color w:val="000000" w:themeColor="text1"/>
                <w:sz w:val="24"/>
                <w:szCs w:val="24"/>
              </w:rPr>
              <w:t>centrally located</w:t>
            </w:r>
            <w:r w:rsidR="00A4495D" w:rsidRPr="00A4495D">
              <w:rPr>
                <w:rFonts w:ascii="Times New Roman" w:hAnsi="Times New Roman" w:cs="Times New Roman"/>
                <w:i w:val="0"/>
                <w:iCs w:val="0"/>
                <w:color w:val="000000" w:themeColor="text1"/>
                <w:sz w:val="24"/>
                <w:szCs w:val="24"/>
              </w:rPr>
              <w:t xml:space="preserve"> barrier before it comes to rest next to the second object; in the </w:t>
            </w:r>
            <w:r w:rsidR="00A4495D">
              <w:rPr>
                <w:rFonts w:ascii="Times New Roman" w:hAnsi="Times New Roman" w:cs="Times New Roman"/>
                <w:i w:val="0"/>
                <w:iCs w:val="0"/>
                <w:color w:val="000000" w:themeColor="text1"/>
                <w:sz w:val="24"/>
                <w:szCs w:val="24"/>
              </w:rPr>
              <w:t>suspended</w:t>
            </w:r>
            <w:r w:rsidR="004B797D">
              <w:rPr>
                <w:rFonts w:ascii="Times New Roman" w:hAnsi="Times New Roman" w:cs="Times New Roman"/>
                <w:i w:val="0"/>
                <w:iCs w:val="0"/>
                <w:color w:val="000000" w:themeColor="text1"/>
                <w:sz w:val="24"/>
                <w:szCs w:val="24"/>
              </w:rPr>
              <w:t xml:space="preserve"> peripheral obstacle event</w:t>
            </w:r>
            <w:r w:rsidR="00A4495D" w:rsidRPr="00A4495D">
              <w:rPr>
                <w:rFonts w:ascii="Times New Roman" w:hAnsi="Times New Roman" w:cs="Times New Roman"/>
                <w:i w:val="0"/>
                <w:iCs w:val="0"/>
                <w:color w:val="000000" w:themeColor="text1"/>
                <w:sz w:val="24"/>
                <w:szCs w:val="24"/>
              </w:rPr>
              <w:t xml:space="preserve"> (B), the first object jumps beside the </w:t>
            </w:r>
            <w:r w:rsidR="004B797D">
              <w:rPr>
                <w:rFonts w:ascii="Times New Roman" w:hAnsi="Times New Roman" w:cs="Times New Roman"/>
                <w:i w:val="0"/>
                <w:iCs w:val="0"/>
                <w:color w:val="000000" w:themeColor="text1"/>
                <w:sz w:val="24"/>
                <w:szCs w:val="24"/>
              </w:rPr>
              <w:t xml:space="preserve">suspended </w:t>
            </w:r>
            <w:r w:rsidR="00A4495D" w:rsidRPr="00A4495D">
              <w:rPr>
                <w:rFonts w:ascii="Times New Roman" w:hAnsi="Times New Roman" w:cs="Times New Roman"/>
                <w:i w:val="0"/>
                <w:iCs w:val="0"/>
                <w:color w:val="000000" w:themeColor="text1"/>
                <w:sz w:val="24"/>
                <w:szCs w:val="24"/>
              </w:rPr>
              <w:t xml:space="preserve">barrier before coming to rest next to the second one. The barrier is removed at test for both events, and infants observe either an efficient straight-path action or an inefficient arced-path action. </w:t>
            </w:r>
          </w:p>
        </w:tc>
      </w:tr>
    </w:tbl>
    <w:p w14:paraId="0B8E1499" w14:textId="77777777" w:rsidR="004B797D" w:rsidRDefault="004B797D" w:rsidP="00734C97">
      <w:pPr>
        <w:tabs>
          <w:tab w:val="left" w:pos="7378"/>
        </w:tabs>
        <w:spacing w:line="480" w:lineRule="auto"/>
        <w:ind w:firstLine="720"/>
        <w:contextualSpacing/>
        <w:rPr>
          <w:rFonts w:ascii="Times New Roman" w:hAnsi="Times New Roman" w:cs="Times New Roman"/>
          <w:b/>
          <w:bCs/>
          <w:color w:val="0E2841" w:themeColor="text2"/>
        </w:rPr>
      </w:pPr>
    </w:p>
    <w:p w14:paraId="53DFF34D" w14:textId="4C8D4033" w:rsidR="001F3FC4" w:rsidRDefault="00874969"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w:t>
      </w:r>
      <w:r w:rsidR="00D71F2D">
        <w:rPr>
          <w:rFonts w:ascii="Times New Roman" w:eastAsia="Times New Roman" w:hAnsi="Times New Roman" w:cs="Times New Roman"/>
        </w:rPr>
        <w:t xml:space="preserve"> potentially interesting question</w:t>
      </w:r>
      <w:r>
        <w:rPr>
          <w:rFonts w:ascii="Times New Roman" w:eastAsia="Times New Roman" w:hAnsi="Times New Roman" w:cs="Times New Roman"/>
        </w:rPr>
        <w:t xml:space="preserve"> that the current simulations raise</w:t>
      </w:r>
      <w:r w:rsidR="00D71F2D">
        <w:rPr>
          <w:rFonts w:ascii="Times New Roman" w:eastAsia="Times New Roman" w:hAnsi="Times New Roman" w:cs="Times New Roman"/>
        </w:rPr>
        <w:t xml:space="preserve"> concerns</w:t>
      </w:r>
      <w:r w:rsidR="003773A2" w:rsidRPr="003773A2">
        <w:rPr>
          <w:rFonts w:ascii="Times New Roman" w:eastAsia="Times New Roman" w:hAnsi="Times New Roman" w:cs="Times New Roman"/>
        </w:rPr>
        <w:t xml:space="preserve"> how ALIAS would respond if</w:t>
      </w:r>
      <w:r w:rsidR="00A43D50">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w:t>
      </w:r>
      <w:r w:rsidR="00A50B29">
        <w:rPr>
          <w:rFonts w:ascii="Times New Roman" w:eastAsia="Times New Roman" w:hAnsi="Times New Roman" w:cs="Times New Roman"/>
        </w:rPr>
        <w:t>a barrier was located directly</w:t>
      </w:r>
      <w:r w:rsidR="003773A2" w:rsidRPr="003773A2">
        <w:rPr>
          <w:rFonts w:ascii="Times New Roman" w:eastAsia="Times New Roman" w:hAnsi="Times New Roman" w:cs="Times New Roman"/>
        </w:rPr>
        <w:t xml:space="preserve"> above</w:t>
      </w:r>
      <w:r w:rsidR="00A43D50">
        <w:rPr>
          <w:rFonts w:ascii="Times New Roman" w:eastAsia="Times New Roman" w:hAnsi="Times New Roman" w:cs="Times New Roman"/>
        </w:rPr>
        <w:t xml:space="preserve"> rather beneath</w:t>
      </w:r>
      <w:r w:rsidR="003773A2" w:rsidRPr="003773A2">
        <w:rPr>
          <w:rFonts w:ascii="Times New Roman" w:eastAsia="Times New Roman" w:hAnsi="Times New Roman" w:cs="Times New Roman"/>
        </w:rPr>
        <w:t xml:space="preserve"> the apex of </w:t>
      </w:r>
      <w:r w:rsidR="00A43D50">
        <w:rPr>
          <w:rFonts w:ascii="Times New Roman" w:eastAsia="Times New Roman" w:hAnsi="Times New Roman" w:cs="Times New Roman"/>
        </w:rPr>
        <w:t>an arced motion trajectory</w:t>
      </w:r>
      <w:r w:rsidR="003773A2" w:rsidRPr="003773A2">
        <w:rPr>
          <w:rFonts w:ascii="Times New Roman" w:eastAsia="Times New Roman" w:hAnsi="Times New Roman" w:cs="Times New Roman"/>
        </w:rPr>
        <w:t xml:space="preserve">. </w:t>
      </w:r>
      <w:r>
        <w:rPr>
          <w:rFonts w:ascii="Times New Roman" w:eastAsia="Times New Roman" w:hAnsi="Times New Roman" w:cs="Times New Roman"/>
        </w:rPr>
        <w:t xml:space="preserve">Figure </w:t>
      </w:r>
      <w:r w:rsidR="00A50B29">
        <w:rPr>
          <w:rFonts w:ascii="Times New Roman" w:eastAsia="Times New Roman" w:hAnsi="Times New Roman" w:cs="Times New Roman"/>
        </w:rPr>
        <w:t>27</w:t>
      </w:r>
      <w:r>
        <w:rPr>
          <w:rFonts w:ascii="Times New Roman" w:eastAsia="Times New Roman" w:hAnsi="Times New Roman" w:cs="Times New Roman"/>
        </w:rPr>
        <w:t xml:space="preserve"> depicts what such an event would look like. </w:t>
      </w:r>
      <w:r w:rsidR="00A55947" w:rsidRPr="00A55947">
        <w:rPr>
          <w:rFonts w:ascii="Times New Roman" w:eastAsia="Times New Roman" w:hAnsi="Times New Roman" w:cs="Times New Roman"/>
        </w:rPr>
        <w:t>If the current account is correct that spatial proximity to the motion trajectory is the critical factor, then networks (and by hypothesis, infants) should respond similarly when the obstacle is positioned above rather than below the trajectory.</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874969" w14:paraId="73712640" w14:textId="77777777" w:rsidTr="00B85B71">
        <w:trPr>
          <w:trHeight w:val="4673"/>
        </w:trPr>
        <w:tc>
          <w:tcPr>
            <w:tcW w:w="5463" w:type="dxa"/>
          </w:tcPr>
          <w:p w14:paraId="3A26F64A" w14:textId="77777777" w:rsidR="00874969" w:rsidRDefault="00874969" w:rsidP="00B85B7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D2C29D" wp14:editId="5780E118">
                  <wp:extent cx="3631721" cy="2905377"/>
                  <wp:effectExtent l="0" t="0" r="6985" b="9525"/>
                  <wp:docPr id="182709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3C33912" w14:textId="77777777" w:rsidR="00874969" w:rsidRDefault="00874969" w:rsidP="00B85B71">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482A51" wp14:editId="198C1BAD">
                  <wp:extent cx="3631406" cy="2905125"/>
                  <wp:effectExtent l="0" t="0" r="7620" b="0"/>
                  <wp:docPr id="158138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56D566BA" w14:textId="646E7B1A" w:rsidR="00874969" w:rsidRDefault="00874969" w:rsidP="00874969">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28</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The barrier shown during habituation for this simulation appeared directly above rather than beneath arced motion.</w:t>
      </w:r>
    </w:p>
    <w:p w14:paraId="029BFBDF" w14:textId="77777777" w:rsidR="00874969" w:rsidRDefault="00874969" w:rsidP="00734C97">
      <w:pPr>
        <w:tabs>
          <w:tab w:val="left" w:pos="7378"/>
        </w:tabs>
        <w:spacing w:line="480" w:lineRule="auto"/>
        <w:ind w:firstLine="720"/>
        <w:contextualSpacing/>
        <w:rPr>
          <w:rFonts w:ascii="Times New Roman" w:eastAsia="Times New Roman" w:hAnsi="Times New Roman" w:cs="Times New Roman"/>
        </w:rPr>
      </w:pPr>
    </w:p>
    <w:p w14:paraId="6F6CF462" w14:textId="78D0C134" w:rsidR="007968B5" w:rsidRDefault="006F011E" w:rsidP="004E61C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identical to Simulation 1a with two critical exceptions. First, </w:t>
      </w:r>
      <w:r w:rsidR="006A350C" w:rsidRPr="006A350C">
        <w:rPr>
          <w:rFonts w:ascii="Times New Roman" w:eastAsia="Times New Roman" w:hAnsi="Times New Roman" w:cs="Times New Roman"/>
        </w:rPr>
        <w:t xml:space="preserve">a fourth unit was added to the Obstacle Horizontal Position input and output groups. This unit corresponded to </w:t>
      </w:r>
      <w:r>
        <w:rPr>
          <w:rFonts w:ascii="Times New Roman" w:eastAsia="Times New Roman" w:hAnsi="Times New Roman" w:cs="Times New Roman"/>
        </w:rPr>
        <w:t>the</w:t>
      </w:r>
      <w:r w:rsidR="006A350C" w:rsidRPr="006A350C">
        <w:rPr>
          <w:rFonts w:ascii="Times New Roman" w:eastAsia="Times New Roman" w:hAnsi="Times New Roman" w:cs="Times New Roman"/>
        </w:rPr>
        <w:t xml:space="preserve"> location </w:t>
      </w:r>
      <w:r>
        <w:rPr>
          <w:rFonts w:ascii="Times New Roman" w:eastAsia="Times New Roman" w:hAnsi="Times New Roman" w:cs="Times New Roman"/>
        </w:rPr>
        <w:t>directly above arced motion.</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w:t>
      </w:r>
      <w:r>
        <w:rPr>
          <w:rFonts w:ascii="Times New Roman" w:eastAsia="Times New Roman" w:hAnsi="Times New Roman" w:cs="Times New Roman"/>
        </w:rPr>
        <w:t xml:space="preserve">because the previous results were robust to </w:t>
      </w:r>
      <w:r w:rsidR="004E61C0">
        <w:rPr>
          <w:rFonts w:ascii="Times New Roman" w:eastAsia="Times New Roman" w:hAnsi="Times New Roman" w:cs="Times New Roman"/>
        </w:rPr>
        <w:t>the number of habituation epochs,</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4E61C0">
        <w:rPr>
          <w:rFonts w:ascii="Times New Roman" w:eastAsia="Times New Roman" w:hAnsi="Times New Roman" w:cs="Times New Roman"/>
        </w:rPr>
        <w:t xml:space="preserve">Obstacles were only </w:t>
      </w:r>
      <w:r w:rsidR="006A350C" w:rsidRPr="006A350C">
        <w:rPr>
          <w:rFonts w:ascii="Times New Roman" w:eastAsia="Times New Roman" w:hAnsi="Times New Roman" w:cs="Times New Roman"/>
        </w:rPr>
        <w:t xml:space="preserve">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during the habituation phase</w:t>
      </w:r>
      <w:r w:rsidR="004E61C0">
        <w:rPr>
          <w:rFonts w:ascii="Times New Roman" w:eastAsia="Times New Roman" w:hAnsi="Times New Roman" w:cs="Times New Roman"/>
        </w:rPr>
        <w:t xml:space="preserve">. As Figure 29 shows, when networks were subsequently tested on barrierless </w:t>
      </w:r>
      <w:r w:rsidR="003E3063">
        <w:rPr>
          <w:rFonts w:ascii="Times New Roman" w:eastAsia="Times New Roman" w:hAnsi="Times New Roman" w:cs="Times New Roman"/>
        </w:rPr>
        <w:t>Inefficient and Efficient</w:t>
      </w:r>
      <w:r w:rsidR="004E61C0">
        <w:rPr>
          <w:rFonts w:ascii="Times New Roman" w:eastAsia="Times New Roman" w:hAnsi="Times New Roman" w:cs="Times New Roman"/>
        </w:rPr>
        <w:t xml:space="preserve"> test events, only those in the Experimental condition looked longer at the Inefficient than at the Efficient test event.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sidR="0061298C">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p w14:paraId="46621308" w14:textId="0E390BB5" w:rsidR="00CA73CB" w:rsidRDefault="00CA73CB" w:rsidP="00CA73CB">
      <w:pPr>
        <w:keepNext/>
        <w:tabs>
          <w:tab w:val="left" w:pos="7378"/>
        </w:tabs>
        <w:spacing w:line="480" w:lineRule="auto"/>
        <w:contextualSpacing/>
      </w:pPr>
      <w:r>
        <w:rPr>
          <w:noProof/>
        </w:rPr>
        <w:lastRenderedPageBreak/>
        <w:drawing>
          <wp:inline distT="0" distB="0" distL="0" distR="0" wp14:anchorId="3D82E9AF" wp14:editId="38BDC81D">
            <wp:extent cx="4839419" cy="2516394"/>
            <wp:effectExtent l="0" t="0" r="0" b="0"/>
            <wp:docPr id="1260625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5234" name="Picture 1260625234"/>
                    <pic:cNvPicPr/>
                  </pic:nvPicPr>
                  <pic:blipFill>
                    <a:blip r:embed="rId59"/>
                    <a:stretch>
                      <a:fillRect/>
                    </a:stretch>
                  </pic:blipFill>
                  <pic:spPr>
                    <a:xfrm>
                      <a:off x="0" y="0"/>
                      <a:ext cx="4849366" cy="2521566"/>
                    </a:xfrm>
                    <a:prstGeom prst="rect">
                      <a:avLst/>
                    </a:prstGeom>
                  </pic:spPr>
                </pic:pic>
              </a:graphicData>
            </a:graphic>
          </wp:inline>
        </w:drawing>
      </w:r>
    </w:p>
    <w:p w14:paraId="70BBC1D3" w14:textId="1F0A864D" w:rsidR="005A7251" w:rsidRDefault="00CA73CB" w:rsidP="00CA73CB">
      <w:pPr>
        <w:pStyle w:val="Caption"/>
        <w:rPr>
          <w:rFonts w:ascii="Times New Roman" w:eastAsia="Times New Roman" w:hAnsi="Times New Roman" w:cs="Times New Roman"/>
        </w:rPr>
      </w:pPr>
      <w:r w:rsidRPr="00CA73CB">
        <w:rPr>
          <w:rFonts w:ascii="Times New Roman" w:hAnsi="Times New Roman" w:cs="Times New Roman"/>
          <w:b/>
          <w:bCs/>
          <w:i w:val="0"/>
          <w:iCs w:val="0"/>
          <w:color w:val="000000" w:themeColor="text1"/>
          <w:sz w:val="24"/>
          <w:szCs w:val="24"/>
        </w:rPr>
        <w:t xml:space="preserve">Figure </w:t>
      </w:r>
      <w:r w:rsidRPr="00CA73CB">
        <w:rPr>
          <w:rFonts w:ascii="Times New Roman" w:hAnsi="Times New Roman" w:cs="Times New Roman"/>
          <w:b/>
          <w:bCs/>
          <w:i w:val="0"/>
          <w:iCs w:val="0"/>
          <w:color w:val="000000" w:themeColor="text1"/>
          <w:sz w:val="24"/>
          <w:szCs w:val="24"/>
        </w:rPr>
        <w:fldChar w:fldCharType="begin"/>
      </w:r>
      <w:r w:rsidRPr="00CA73CB">
        <w:rPr>
          <w:rFonts w:ascii="Times New Roman" w:hAnsi="Times New Roman" w:cs="Times New Roman"/>
          <w:b/>
          <w:bCs/>
          <w:i w:val="0"/>
          <w:iCs w:val="0"/>
          <w:color w:val="000000" w:themeColor="text1"/>
          <w:sz w:val="24"/>
          <w:szCs w:val="24"/>
        </w:rPr>
        <w:instrText xml:space="preserve"> SEQ Figure \* ARABIC </w:instrText>
      </w:r>
      <w:r w:rsidRPr="00CA73CB">
        <w:rPr>
          <w:rFonts w:ascii="Times New Roman" w:hAnsi="Times New Roman" w:cs="Times New Roman"/>
          <w:b/>
          <w:bCs/>
          <w:i w:val="0"/>
          <w:iCs w:val="0"/>
          <w:color w:val="000000" w:themeColor="text1"/>
          <w:sz w:val="24"/>
          <w:szCs w:val="24"/>
        </w:rPr>
        <w:fldChar w:fldCharType="separate"/>
      </w:r>
      <w:r w:rsidRPr="00CA73CB">
        <w:rPr>
          <w:rFonts w:ascii="Times New Roman" w:hAnsi="Times New Roman" w:cs="Times New Roman"/>
          <w:b/>
          <w:bCs/>
          <w:i w:val="0"/>
          <w:iCs w:val="0"/>
          <w:noProof/>
          <w:color w:val="000000" w:themeColor="text1"/>
          <w:sz w:val="24"/>
          <w:szCs w:val="24"/>
        </w:rPr>
        <w:t>29</w:t>
      </w:r>
      <w:r w:rsidRPr="00CA73CB">
        <w:rPr>
          <w:rFonts w:ascii="Times New Roman" w:hAnsi="Times New Roman" w:cs="Times New Roman"/>
          <w:b/>
          <w:bCs/>
          <w:i w:val="0"/>
          <w:iCs w:val="0"/>
          <w:color w:val="000000" w:themeColor="text1"/>
          <w:sz w:val="24"/>
          <w:szCs w:val="24"/>
        </w:rPr>
        <w:fldChar w:fldCharType="end"/>
      </w:r>
      <w:r w:rsidRPr="00CA73CB">
        <w:rPr>
          <w:rFonts w:ascii="Times New Roman" w:hAnsi="Times New Roman" w:cs="Times New Roman"/>
          <w:b/>
          <w:bCs/>
          <w:i w:val="0"/>
          <w:iCs w:val="0"/>
          <w:color w:val="000000" w:themeColor="text1"/>
          <w:sz w:val="24"/>
          <w:szCs w:val="24"/>
        </w:rPr>
        <w:t>.</w:t>
      </w:r>
      <w:r w:rsidRPr="00CA73CB">
        <w:rPr>
          <w:color w:val="000000" w:themeColor="text1"/>
        </w:rPr>
        <w:t xml:space="preserve"> </w:t>
      </w:r>
      <w:r w:rsidRPr="00A4495D">
        <w:rPr>
          <w:rFonts w:ascii="Times New Roman" w:hAnsi="Times New Roman" w:cs="Times New Roman"/>
          <w:color w:val="000000" w:themeColor="text1"/>
          <w:sz w:val="24"/>
          <w:szCs w:val="24"/>
        </w:rPr>
        <w:t xml:space="preserve">Schematic depiction of the behavioral task associated with the </w:t>
      </w:r>
      <w:r>
        <w:rPr>
          <w:rFonts w:ascii="Times New Roman" w:hAnsi="Times New Roman" w:cs="Times New Roman"/>
          <w:color w:val="000000" w:themeColor="text1"/>
          <w:sz w:val="24"/>
          <w:szCs w:val="24"/>
        </w:rPr>
        <w:t>second prediction</w:t>
      </w:r>
      <w:r w:rsidRPr="00A4495D">
        <w:rPr>
          <w:rFonts w:ascii="Times New Roman" w:hAnsi="Times New Roman" w:cs="Times New Roman"/>
          <w:color w:val="000000" w:themeColor="text1"/>
          <w:sz w:val="24"/>
          <w:szCs w:val="24"/>
        </w:rPr>
        <w:t>.</w:t>
      </w:r>
      <w:r w:rsidRPr="00A4495D">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During habituation,</w:t>
      </w:r>
      <w:r w:rsidRPr="00A4495D">
        <w:rPr>
          <w:rFonts w:ascii="Times New Roman" w:hAnsi="Times New Roman" w:cs="Times New Roman"/>
          <w:i w:val="0"/>
          <w:iCs w:val="0"/>
          <w:color w:val="000000" w:themeColor="text1"/>
          <w:sz w:val="24"/>
          <w:szCs w:val="24"/>
        </w:rPr>
        <w:t xml:space="preserve"> the first object jumps </w:t>
      </w:r>
      <w:r>
        <w:rPr>
          <w:rFonts w:ascii="Times New Roman" w:hAnsi="Times New Roman" w:cs="Times New Roman"/>
          <w:i w:val="0"/>
          <w:iCs w:val="0"/>
          <w:color w:val="000000" w:themeColor="text1"/>
          <w:sz w:val="24"/>
          <w:szCs w:val="24"/>
        </w:rPr>
        <w:t>over centrally located</w:t>
      </w:r>
      <w:r w:rsidRPr="00A4495D">
        <w:rPr>
          <w:rFonts w:ascii="Times New Roman" w:hAnsi="Times New Roman" w:cs="Times New Roman"/>
          <w:i w:val="0"/>
          <w:iCs w:val="0"/>
          <w:color w:val="000000" w:themeColor="text1"/>
          <w:sz w:val="24"/>
          <w:szCs w:val="24"/>
        </w:rPr>
        <w:t xml:space="preserve"> barrier before it comes to rest next to the second object</w:t>
      </w:r>
      <w:r>
        <w:rPr>
          <w:rFonts w:ascii="Times New Roman" w:hAnsi="Times New Roman" w:cs="Times New Roman"/>
          <w:i w:val="0"/>
          <w:iCs w:val="0"/>
          <w:color w:val="000000" w:themeColor="text1"/>
          <w:sz w:val="24"/>
          <w:szCs w:val="24"/>
        </w:rPr>
        <w:t xml:space="preserve">. </w:t>
      </w:r>
      <w:r w:rsidR="003746FE">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w:t>
      </w:r>
      <w:r w:rsidR="00E762FC">
        <w:rPr>
          <w:rFonts w:ascii="Times New Roman" w:hAnsi="Times New Roman" w:cs="Times New Roman"/>
          <w:i w:val="0"/>
          <w:iCs w:val="0"/>
          <w:color w:val="000000" w:themeColor="text1"/>
          <w:sz w:val="24"/>
          <w:szCs w:val="24"/>
        </w:rPr>
        <w:t>H</w:t>
      </w:r>
      <w:r>
        <w:rPr>
          <w:rFonts w:ascii="Times New Roman" w:hAnsi="Times New Roman" w:cs="Times New Roman"/>
          <w:i w:val="0"/>
          <w:iCs w:val="0"/>
          <w:color w:val="000000" w:themeColor="text1"/>
          <w:sz w:val="24"/>
          <w:szCs w:val="24"/>
        </w:rPr>
        <w:t xml:space="preserve">igh, inefficient test events are </w:t>
      </w:r>
      <w:r w:rsidR="003746FE">
        <w:rPr>
          <w:rFonts w:ascii="Times New Roman" w:hAnsi="Times New Roman" w:cs="Times New Roman"/>
          <w:i w:val="0"/>
          <w:iCs w:val="0"/>
          <w:color w:val="000000" w:themeColor="text1"/>
          <w:sz w:val="24"/>
          <w:szCs w:val="24"/>
        </w:rPr>
        <w:t xml:space="preserve">then </w:t>
      </w:r>
      <w:r>
        <w:rPr>
          <w:rFonts w:ascii="Times New Roman" w:hAnsi="Times New Roman" w:cs="Times New Roman"/>
          <w:i w:val="0"/>
          <w:iCs w:val="0"/>
          <w:color w:val="000000" w:themeColor="text1"/>
          <w:sz w:val="24"/>
          <w:szCs w:val="24"/>
        </w:rPr>
        <w:t xml:space="preserve">shown. </w:t>
      </w:r>
    </w:p>
    <w:p w14:paraId="58B4E7A0" w14:textId="77777777" w:rsidR="003746FE" w:rsidRDefault="003746FE" w:rsidP="00FA6AB7">
      <w:pPr>
        <w:tabs>
          <w:tab w:val="left" w:pos="7378"/>
        </w:tabs>
        <w:spacing w:line="480" w:lineRule="auto"/>
        <w:ind w:firstLine="720"/>
        <w:contextualSpacing/>
        <w:rPr>
          <w:rFonts w:ascii="Times New Roman" w:eastAsia="Times New Roman" w:hAnsi="Times New Roman" w:cs="Times New Roman"/>
        </w:rPr>
      </w:pPr>
    </w:p>
    <w:p w14:paraId="7CF5B538" w14:textId="5F9090AB"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w:t>
      </w:r>
      <w:r w:rsidR="004A19AB">
        <w:rPr>
          <w:rFonts w:ascii="Times New Roman" w:eastAsia="Times New Roman" w:hAnsi="Times New Roman" w:cs="Times New Roman"/>
        </w:rPr>
        <w:t>action efficiency understanding</w:t>
      </w:r>
      <w:r w:rsidR="00D34515">
        <w:rPr>
          <w:rFonts w:ascii="Times New Roman" w:eastAsia="Times New Roman" w:hAnsi="Times New Roman" w:cs="Times New Roman"/>
        </w:rPr>
        <w:t xml:space="preserve"> studies employ</w:t>
      </w:r>
      <w:r w:rsidR="00C25590">
        <w:rPr>
          <w:rFonts w:ascii="Times New Roman" w:eastAsia="Times New Roman" w:hAnsi="Times New Roman" w:cs="Times New Roman"/>
        </w:rPr>
        <w:t xml:space="preserve"> </w:t>
      </w:r>
      <w:r w:rsidR="000A3632">
        <w:rPr>
          <w:rFonts w:ascii="Times New Roman" w:eastAsia="Times New Roman" w:hAnsi="Times New Roman" w:cs="Times New Roman"/>
        </w:rPr>
        <w:t>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sidR="003E3063">
        <w:rPr>
          <w:rFonts w:ascii="Times New Roman" w:eastAsia="Times New Roman" w:hAnsi="Times New Roman" w:cs="Times New Roman"/>
        </w:rPr>
        <w:t>it might be asked how</w:t>
      </w:r>
      <w:r w:rsidR="00CC107C">
        <w:rPr>
          <w:rFonts w:ascii="Times New Roman" w:eastAsia="Times New Roman" w:hAnsi="Times New Roman" w:cs="Times New Roman"/>
        </w:rPr>
        <w:t xml:space="preserve"> ALIAS</w:t>
      </w:r>
      <w:r w:rsidR="003E3063">
        <w:rPr>
          <w:rFonts w:ascii="Times New Roman" w:eastAsia="Times New Roman" w:hAnsi="Times New Roman" w:cs="Times New Roman"/>
        </w:rPr>
        <w:t xml:space="preserve"> would treat</w:t>
      </w:r>
      <w:r>
        <w:rPr>
          <w:rFonts w:ascii="Times New Roman" w:eastAsia="Times New Roman" w:hAnsi="Times New Roman" w:cs="Times New Roman"/>
        </w:rPr>
        <w:t xml:space="preserve">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737BD2">
        <w:rPr>
          <w:rFonts w:ascii="Times New Roman" w:eastAsia="Times New Roman" w:hAnsi="Times New Roman" w:cs="Times New Roman"/>
        </w:rPr>
        <w:t>.</w:t>
      </w:r>
      <w:r w:rsidR="00977CC3">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3E3063">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 were</w:t>
      </w:r>
      <w:r w:rsidR="00BF0672">
        <w:rPr>
          <w:rFonts w:ascii="Times New Roman" w:eastAsia="Times New Roman" w:hAnsi="Times New Roman" w:cs="Times New Roman"/>
        </w:rPr>
        <w:t xml:space="preserve"> habituated to </w:t>
      </w:r>
      <w:r w:rsidR="00737BD2">
        <w:rPr>
          <w:rFonts w:ascii="Times New Roman" w:eastAsia="Times New Roman" w:hAnsi="Times New Roman" w:cs="Times New Roman"/>
        </w:rPr>
        <w:t>a constrained action event</w:t>
      </w:r>
      <w:r w:rsidR="00BF0672">
        <w:rPr>
          <w:rFonts w:ascii="Times New Roman" w:eastAsia="Times New Roman" w:hAnsi="Times New Roman" w:cs="Times New Roman"/>
        </w:rPr>
        <w:t xml:space="preserve"> </w:t>
      </w:r>
      <w:r w:rsidR="00737BD2">
        <w:rPr>
          <w:rFonts w:ascii="Times New Roman" w:eastAsia="Times New Roman" w:hAnsi="Times New Roman" w:cs="Times New Roman"/>
        </w:rPr>
        <w:t>and tested</w:t>
      </w:r>
      <w:r w:rsidR="00C342EA">
        <w:rPr>
          <w:rFonts w:ascii="Times New Roman" w:eastAsia="Times New Roman" w:hAnsi="Times New Roman" w:cs="Times New Roman"/>
        </w:rPr>
        <w:t xml:space="preserve"> on </w:t>
      </w:r>
      <w:r w:rsidR="00EA7895">
        <w:rPr>
          <w:rFonts w:ascii="Times New Roman" w:eastAsia="Times New Roman" w:hAnsi="Times New Roman" w:cs="Times New Roman"/>
        </w:rPr>
        <w:t>the 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3E02EF">
        <w:rPr>
          <w:rFonts w:ascii="Times New Roman" w:eastAsia="Times New Roman" w:hAnsi="Times New Roman" w:cs="Times New Roman"/>
        </w:rPr>
        <w:t xml:space="preserve"> (Figure </w:t>
      </w:r>
      <w:r w:rsidR="003746FE">
        <w:rPr>
          <w:rFonts w:ascii="Times New Roman" w:eastAsia="Times New Roman" w:hAnsi="Times New Roman" w:cs="Times New Roman"/>
        </w:rPr>
        <w:t>29</w:t>
      </w:r>
      <w:r w:rsidR="003E02EF">
        <w:rPr>
          <w:rFonts w:ascii="Times New Roman" w:eastAsia="Times New Roman" w:hAnsi="Times New Roman" w:cs="Times New Roman"/>
        </w:rPr>
        <w:t>)</w:t>
      </w:r>
      <w:r w:rsidR="008B0C52">
        <w:rPr>
          <w:rFonts w:ascii="Times New Roman" w:eastAsia="Times New Roman" w:hAnsi="Times New Roman" w:cs="Times New Roman"/>
        </w:rPr>
        <w:t>.</w:t>
      </w:r>
      <w:r w:rsidR="00737BD2">
        <w:rPr>
          <w:rFonts w:ascii="Times New Roman" w:eastAsia="Times New Roman" w:hAnsi="Times New Roman" w:cs="Times New Roman"/>
        </w:rPr>
        <w:t xml:space="preserve"> </w:t>
      </w:r>
      <w:r w:rsidR="004015A7">
        <w:rPr>
          <w:rFonts w:ascii="Times New Roman" w:eastAsia="Times New Roman" w:hAnsi="Times New Roman" w:cs="Times New Roman"/>
        </w:rPr>
        <w:t>Networks were again 6 months old.</w:t>
      </w:r>
      <w:r w:rsidR="008B0C52">
        <w:rPr>
          <w:rFonts w:ascii="Times New Roman" w:eastAsia="Times New Roman" w:hAnsi="Times New Roman" w:cs="Times New Roman"/>
        </w:rPr>
        <w:t xml:space="preserve"> </w:t>
      </w: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CA73CB" w14:paraId="4E1C7BAD" w14:textId="77777777" w:rsidTr="00B85B71">
        <w:trPr>
          <w:trHeight w:val="4934"/>
        </w:trPr>
        <w:tc>
          <w:tcPr>
            <w:tcW w:w="9051" w:type="dxa"/>
          </w:tcPr>
          <w:p w14:paraId="7A66A031" w14:textId="28E6BD8E" w:rsidR="00CA73CB" w:rsidRDefault="003746FE" w:rsidP="00B85B71">
            <w:pPr>
              <w:pStyle w:val="Caption"/>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3702A8C8" wp14:editId="485AAD23">
                  <wp:extent cx="4632385" cy="3705908"/>
                  <wp:effectExtent l="0" t="0" r="0" b="8890"/>
                  <wp:docPr id="205175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185" name="Picture 2051758185"/>
                          <pic:cNvPicPr/>
                        </pic:nvPicPr>
                        <pic:blipFill>
                          <a:blip r:embed="rId60"/>
                          <a:stretch>
                            <a:fillRect/>
                          </a:stretch>
                        </pic:blipFill>
                        <pic:spPr>
                          <a:xfrm>
                            <a:off x="0" y="0"/>
                            <a:ext cx="4644573" cy="3715658"/>
                          </a:xfrm>
                          <a:prstGeom prst="rect">
                            <a:avLst/>
                          </a:prstGeom>
                        </pic:spPr>
                      </pic:pic>
                    </a:graphicData>
                  </a:graphic>
                </wp:inline>
              </w:drawing>
            </w:r>
          </w:p>
        </w:tc>
      </w:tr>
    </w:tbl>
    <w:p w14:paraId="35C169B3" w14:textId="53213D65" w:rsidR="00CA73CB" w:rsidRDefault="00CA73CB" w:rsidP="00CA73CB">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30</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008221B1">
        <w:rPr>
          <w:color w:val="000000" w:themeColor="text1"/>
        </w:rPr>
        <w:t xml:space="preserve"> </w:t>
      </w:r>
      <w:r w:rsidRPr="00A840B6">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Overall error produced to the High, inefficient and Inefficient test events.</w:t>
      </w:r>
    </w:p>
    <w:p w14:paraId="4C051796" w14:textId="77777777" w:rsidR="00CA73CB" w:rsidRDefault="00CA73CB" w:rsidP="00FA6AB7">
      <w:pPr>
        <w:tabs>
          <w:tab w:val="left" w:pos="7378"/>
        </w:tabs>
        <w:spacing w:line="480" w:lineRule="auto"/>
        <w:ind w:firstLine="720"/>
        <w:contextualSpacing/>
        <w:rPr>
          <w:rFonts w:ascii="Times New Roman" w:eastAsia="Times New Roman" w:hAnsi="Times New Roman" w:cs="Times New Roman"/>
        </w:rPr>
      </w:pPr>
    </w:p>
    <w:p w14:paraId="7A4058E4" w14:textId="2AE02456" w:rsidR="001A0F8D" w:rsidRDefault="006455A6"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30 shows that networks</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produced more error to the Barrierless, inefficient test</w:t>
      </w:r>
      <w:r w:rsidR="007C1566">
        <w:rPr>
          <w:rFonts w:ascii="Times New Roman" w:eastAsia="Times New Roman" w:hAnsi="Times New Roman" w:cs="Times New Roman"/>
        </w:rPr>
        <w:t xml:space="preserve"> event </w:t>
      </w:r>
      <w:r w:rsidR="004015A7">
        <w:rPr>
          <w:rFonts w:ascii="Times New Roman" w:eastAsia="Times New Roman" w:hAnsi="Times New Roman" w:cs="Times New Roman"/>
        </w:rPr>
        <w:t>than to the High, inefficient one</w:t>
      </w:r>
      <w:r w:rsidR="007C1566">
        <w:rPr>
          <w:rFonts w:ascii="Times New Roman" w:eastAsia="Times New Roman" w:hAnsi="Times New Roman" w:cs="Times New Roman"/>
        </w:rPr>
        <w:t>.</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The former test event produced more error than the latter one because</w:t>
      </w:r>
      <w:r w:rsidR="003746FE">
        <w:rPr>
          <w:rFonts w:ascii="Times New Roman" w:eastAsia="Times New Roman" w:hAnsi="Times New Roman" w:cs="Times New Roman"/>
        </w:rPr>
        <w:t xml:space="preserve"> </w:t>
      </w:r>
      <w:r w:rsidR="007C1566">
        <w:rPr>
          <w:rFonts w:ascii="Times New Roman" w:eastAsia="Times New Roman" w:hAnsi="Times New Roman" w:cs="Times New Roman"/>
        </w:rPr>
        <w:t xml:space="preserve">many of </w:t>
      </w:r>
      <w:r w:rsidR="00572534">
        <w:rPr>
          <w:rFonts w:ascii="Times New Roman" w:eastAsia="Times New Roman" w:hAnsi="Times New Roman" w:cs="Times New Roman"/>
        </w:rPr>
        <w:t>its input features</w:t>
      </w:r>
      <w:r w:rsidR="007C1566">
        <w:rPr>
          <w:rFonts w:ascii="Times New Roman" w:eastAsia="Times New Roman" w:hAnsi="Times New Roman" w:cs="Times New Roman"/>
        </w:rPr>
        <w:t xml:space="preserve"> </w:t>
      </w:r>
      <w:r w:rsidR="0045705D" w:rsidRPr="0045705D">
        <w:rPr>
          <w:rFonts w:ascii="Times New Roman" w:eastAsia="Times New Roman" w:hAnsi="Times New Roman" w:cs="Times New Roman"/>
        </w:rPr>
        <w:t xml:space="preserve">strongly activated </w:t>
      </w:r>
      <w:r w:rsidR="00B3415C">
        <w:rPr>
          <w:rFonts w:ascii="Times New Roman" w:eastAsia="Times New Roman" w:hAnsi="Times New Roman" w:cs="Times New Roman"/>
        </w:rPr>
        <w:t>the</w:t>
      </w:r>
      <w:r w:rsidR="00621D8E">
        <w:rPr>
          <w:rFonts w:ascii="Times New Roman" w:eastAsia="Times New Roman" w:hAnsi="Times New Roman" w:cs="Times New Roman"/>
        </w:rPr>
        <w:t xml:space="preserve"> associated </w:t>
      </w:r>
      <w:r w:rsidR="00B3415C">
        <w:rPr>
          <w:rFonts w:ascii="Times New Roman" w:eastAsia="Times New Roman" w:hAnsi="Times New Roman" w:cs="Times New Roman"/>
        </w:rPr>
        <w:t>straight-motion representation, a representation</w:t>
      </w:r>
      <w:r w:rsidR="00572534">
        <w:rPr>
          <w:rFonts w:ascii="Times New Roman" w:eastAsia="Times New Roman" w:hAnsi="Times New Roman" w:cs="Times New Roman"/>
        </w:rPr>
        <w:t xml:space="preserve"> that</w:t>
      </w:r>
      <w:r w:rsidR="007C1566">
        <w:rPr>
          <w:rFonts w:ascii="Times New Roman" w:eastAsia="Times New Roman" w:hAnsi="Times New Roman" w:cs="Times New Roman"/>
        </w:rPr>
        <w:t xml:space="preserve"> ultimately conflicted with </w:t>
      </w:r>
      <w:r w:rsidR="00572534">
        <w:rPr>
          <w:rFonts w:ascii="Times New Roman" w:eastAsia="Times New Roman" w:hAnsi="Times New Roman" w:cs="Times New Roman"/>
        </w:rPr>
        <w:t>the observed arced motion</w:t>
      </w:r>
      <w:r w:rsidR="007C1566">
        <w:rPr>
          <w:rFonts w:ascii="Times New Roman" w:eastAsia="Times New Roman" w:hAnsi="Times New Roman" w:cs="Times New Roman"/>
        </w:rPr>
        <w:t xml:space="preserv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w:t>
      </w:r>
      <w:r w:rsidR="00572534">
        <w:rPr>
          <w:rFonts w:ascii="Times New Roman" w:eastAsia="Times New Roman" w:hAnsi="Times New Roman" w:cs="Times New Roman"/>
        </w:rPr>
        <w:t>High, inefficient test</w:t>
      </w:r>
      <w:r w:rsidR="0045705D" w:rsidRPr="0045705D">
        <w:rPr>
          <w:rFonts w:ascii="Times New Roman" w:eastAsia="Times New Roman" w:hAnsi="Times New Roman" w:cs="Times New Roman"/>
        </w:rPr>
        <w:t xml:space="preserve"> event produced </w:t>
      </w:r>
      <w:r w:rsidR="00621D8E">
        <w:rPr>
          <w:rFonts w:ascii="Times New Roman" w:eastAsia="Times New Roman" w:hAnsi="Times New Roman" w:cs="Times New Roman"/>
        </w:rPr>
        <w:t>less</w:t>
      </w:r>
      <w:r w:rsidR="0045705D" w:rsidRPr="0045705D">
        <w:rPr>
          <w:rFonts w:ascii="Times New Roman" w:eastAsia="Times New Roman" w:hAnsi="Times New Roman" w:cs="Times New Roman"/>
        </w:rPr>
        <w:t xml:space="preserve"> error because</w:t>
      </w:r>
      <w:r w:rsidR="00B3415C">
        <w:rPr>
          <w:rFonts w:ascii="Times New Roman" w:eastAsia="Times New Roman" w:hAnsi="Times New Roman" w:cs="Times New Roman"/>
        </w:rPr>
        <w:t xml:space="preserve"> the associations among</w:t>
      </w:r>
      <w:r w:rsidR="0045705D" w:rsidRPr="0045705D">
        <w:rPr>
          <w:rFonts w:ascii="Times New Roman" w:eastAsia="Times New Roman" w:hAnsi="Times New Roman" w:cs="Times New Roman"/>
        </w:rPr>
        <w:t xml:space="preserve"> </w:t>
      </w:r>
      <w:r w:rsidR="00572534">
        <w:rPr>
          <w:rFonts w:ascii="Times New Roman" w:eastAsia="Times New Roman" w:hAnsi="Times New Roman" w:cs="Times New Roman"/>
        </w:rPr>
        <w:t xml:space="preserve">its input features were </w:t>
      </w:r>
      <w:r w:rsidR="00B3415C">
        <w:rPr>
          <w:rFonts w:ascii="Times New Roman" w:eastAsia="Times New Roman" w:hAnsi="Times New Roman" w:cs="Times New Roman"/>
        </w:rPr>
        <w:t>largely</w:t>
      </w:r>
      <w:r w:rsidR="00572534">
        <w:rPr>
          <w:rFonts w:ascii="Times New Roman" w:eastAsia="Times New Roman" w:hAnsi="Times New Roman" w:cs="Times New Roman"/>
        </w:rPr>
        <w:t xml:space="preserve"> consistent with th</w:t>
      </w:r>
      <w:r w:rsidR="00E91656">
        <w:rPr>
          <w:rFonts w:ascii="Times New Roman" w:eastAsia="Times New Roman" w:hAnsi="Times New Roman" w:cs="Times New Roman"/>
        </w:rPr>
        <w:t>ose</w:t>
      </w:r>
      <w:r w:rsidR="0066742F">
        <w:rPr>
          <w:rFonts w:ascii="Times New Roman" w:eastAsia="Times New Roman" w:hAnsi="Times New Roman" w:cs="Times New Roman"/>
        </w:rPr>
        <w:t xml:space="preserve"> f</w:t>
      </w:r>
      <w:r w:rsidR="00586AD2">
        <w:rPr>
          <w:rFonts w:ascii="Times New Roman" w:eastAsia="Times New Roman" w:hAnsi="Times New Roman" w:cs="Times New Roman"/>
        </w:rPr>
        <w:t>ormed during</w:t>
      </w:r>
      <w:r w:rsidR="00572534">
        <w:rPr>
          <w:rFonts w:ascii="Times New Roman" w:eastAsia="Times New Roman" w:hAnsi="Times New Roman" w:cs="Times New Roman"/>
        </w:rPr>
        <w:t xml:space="preserve"> pretraining</w:t>
      </w:r>
      <w:r w:rsidR="00870BB3" w:rsidRPr="00870BB3">
        <w:rPr>
          <w:rFonts w:ascii="Times New Roman" w:eastAsia="Times New Roman" w:hAnsi="Times New Roman" w:cs="Times New Roman"/>
        </w:rPr>
        <w:t xml:space="preserve">. </w:t>
      </w:r>
    </w:p>
    <w:p w14:paraId="7574BB23" w14:textId="4966AE8A" w:rsidR="007968B5" w:rsidRDefault="004C7191"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results presented in this section are</w:t>
      </w:r>
      <w:r w:rsidR="009E0417">
        <w:rPr>
          <w:rFonts w:ascii="Times New Roman" w:eastAsia="Times New Roman" w:hAnsi="Times New Roman" w:cs="Times New Roman"/>
        </w:rPr>
        <w:t xml:space="preserve"> theoretically significant because</w:t>
      </w:r>
      <w:r w:rsidR="00706D61">
        <w:rPr>
          <w:rFonts w:ascii="Times New Roman" w:eastAsia="Times New Roman" w:hAnsi="Times New Roman" w:cs="Times New Roman"/>
        </w:rPr>
        <w:t xml:space="preserve"> arguably </w:t>
      </w:r>
      <w:r w:rsidR="00C45169">
        <w:rPr>
          <w:rFonts w:ascii="Times New Roman" w:eastAsia="Times New Roman" w:hAnsi="Times New Roman" w:cs="Times New Roman"/>
        </w:rPr>
        <w:t xml:space="preserve">they </w:t>
      </w:r>
      <w:r w:rsidR="009E0417">
        <w:rPr>
          <w:rFonts w:ascii="Times New Roman" w:eastAsia="Times New Roman" w:hAnsi="Times New Roman" w:cs="Times New Roman"/>
        </w:rPr>
        <w:t>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what any of the domain-specific proposals</w:t>
      </w:r>
      <w:r w:rsidR="007A298F">
        <w:rPr>
          <w:rFonts w:ascii="Times New Roman" w:eastAsia="Times New Roman" w:hAnsi="Times New Roman" w:cs="Times New Roman"/>
        </w:rPr>
        <w:t xml:space="preserve"> discussed here</w:t>
      </w:r>
      <w:r>
        <w:rPr>
          <w:rFonts w:ascii="Times New Roman" w:eastAsia="Times New Roman" w:hAnsi="Times New Roman" w:cs="Times New Roman"/>
        </w:rPr>
        <w:t xml:space="preserve"> would predict.</w:t>
      </w:r>
      <w:r w:rsidR="009E0417">
        <w:rPr>
          <w:rFonts w:ascii="Times New Roman" w:eastAsia="Times New Roman" w:hAnsi="Times New Roman" w:cs="Times New Roman"/>
        </w:rPr>
        <w:t xml:space="preserve"> </w:t>
      </w:r>
      <w:r w:rsidR="00D144A5">
        <w:rPr>
          <w:rFonts w:ascii="Times New Roman" w:eastAsia="Times New Roman" w:hAnsi="Times New Roman" w:cs="Times New Roman"/>
        </w:rPr>
        <w:t xml:space="preserve">If these accounts are correct that </w:t>
      </w:r>
      <w:r w:rsidR="0081501F">
        <w:rPr>
          <w:rFonts w:ascii="Times New Roman" w:eastAsia="Times New Roman" w:hAnsi="Times New Roman" w:cs="Times New Roman"/>
        </w:rPr>
        <w:t>action processing depends on the efficiency, cost, and subjective utility of those actions, among other things,</w:t>
      </w:r>
      <w:r w:rsidR="00D144A5">
        <w:rPr>
          <w:rFonts w:ascii="Times New Roman" w:eastAsia="Times New Roman" w:hAnsi="Times New Roman" w:cs="Times New Roman"/>
        </w:rPr>
        <w:t xml:space="preserve"> </w:t>
      </w:r>
      <w:r w:rsidR="00AA2ECA">
        <w:rPr>
          <w:rFonts w:ascii="Times New Roman" w:eastAsia="Times New Roman" w:hAnsi="Times New Roman" w:cs="Times New Roman"/>
        </w:rPr>
        <w:t xml:space="preserve">then </w:t>
      </w:r>
      <w:r w:rsidR="00C45169">
        <w:rPr>
          <w:rFonts w:ascii="Times New Roman" w:eastAsia="Times New Roman" w:hAnsi="Times New Roman" w:cs="Times New Roman"/>
        </w:rPr>
        <w:t xml:space="preserve">infants should show equivalent dishabituation to both </w:t>
      </w:r>
      <w:r w:rsidR="00C45169">
        <w:rPr>
          <w:rFonts w:ascii="Times New Roman" w:eastAsia="Times New Roman" w:hAnsi="Times New Roman" w:cs="Times New Roman"/>
        </w:rPr>
        <w:lastRenderedPageBreak/>
        <w:t>inconsistent events because both events are non-rational and costly</w:t>
      </w:r>
      <w:r w:rsidR="00AA2ECA">
        <w:rPr>
          <w:rFonts w:ascii="Times New Roman" w:eastAsia="Times New Roman" w:hAnsi="Times New Roman" w:cs="Times New Roman"/>
        </w:rPr>
        <w:t xml:space="preserve">. </w:t>
      </w:r>
      <w:r w:rsidR="00C45169">
        <w:rPr>
          <w:rFonts w:ascii="Times New Roman" w:eastAsia="Times New Roman" w:hAnsi="Times New Roman" w:cs="Times New Roman"/>
        </w:rPr>
        <w:t>This</w:t>
      </w:r>
      <w:r w:rsidR="007A4760">
        <w:rPr>
          <w:rFonts w:ascii="Times New Roman" w:eastAsia="Times New Roman" w:hAnsi="Times New Roman" w:cs="Times New Roman"/>
        </w:rPr>
        <w:t xml:space="preserve"> contention falls directly out of the math of the naïve utility calculus</w:t>
      </w:r>
      <w:r w:rsidR="00CF66DC">
        <w:rPr>
          <w:rFonts w:ascii="Times New Roman" w:eastAsia="Times New Roman" w:hAnsi="Times New Roman" w:cs="Times New Roman"/>
        </w:rPr>
        <w:t>, the full details of which are beyond the scope of this paper</w:t>
      </w:r>
      <w:r w:rsidR="007A4760">
        <w:rPr>
          <w:rFonts w:ascii="Times New Roman" w:eastAsia="Times New Roman" w:hAnsi="Times New Roman" w:cs="Times New Roman"/>
        </w:rPr>
        <w:t xml:space="preserve"> (see Jara-Ettinger et al., 2016; Jara-Ettinger et al., 2020)</w:t>
      </w:r>
      <w:r w:rsidR="00CF66DC">
        <w:rPr>
          <w:rFonts w:ascii="Times New Roman" w:eastAsia="Times New Roman" w:hAnsi="Times New Roman" w:cs="Times New Roman"/>
        </w:rPr>
        <w:t xml:space="preserve">. In this model, cost </w:t>
      </w:r>
      <w:r w:rsidR="007A4760">
        <w:rPr>
          <w:rFonts w:ascii="Times New Roman" w:eastAsia="Times New Roman" w:hAnsi="Times New Roman" w:cs="Times New Roman"/>
        </w:rPr>
        <w:t xml:space="preserve">is defined in terms of an agent’s actions (or more formally, its policy)—this policy is equivalent in both inefficient test events. </w:t>
      </w:r>
      <w:r w:rsidR="0081501F">
        <w:rPr>
          <w:rFonts w:ascii="Times New Roman" w:eastAsia="Times New Roman" w:hAnsi="Times New Roman" w:cs="Times New Roman"/>
        </w:rPr>
        <w:t xml:space="preserve">These </w:t>
      </w:r>
      <w:r w:rsidR="00AD694F">
        <w:rPr>
          <w:rFonts w:ascii="Times New Roman" w:eastAsia="Times New Roman" w:hAnsi="Times New Roman" w:cs="Times New Roman"/>
        </w:rPr>
        <w:t>accounts also</w:t>
      </w:r>
      <w:r w:rsidR="0081501F">
        <w:rPr>
          <w:rFonts w:ascii="Times New Roman" w:eastAsia="Times New Roman" w:hAnsi="Times New Roman" w:cs="Times New Roman"/>
        </w:rPr>
        <w:t xml:space="preserve"> predict equivalent performance between the Suspended Central Obstacle Event and Suspended Peripheral Obstacle Event conditions. </w:t>
      </w:r>
      <w:r w:rsidR="00922F34">
        <w:rPr>
          <w:rFonts w:ascii="Times New Roman" w:eastAsia="Times New Roman" w:hAnsi="Times New Roman" w:cs="Times New Roman"/>
        </w:rPr>
        <w:t xml:space="preserve">In both conditions, </w:t>
      </w:r>
      <w:r w:rsidR="0081501F" w:rsidRPr="00EE29D6">
        <w:rPr>
          <w:rFonts w:ascii="Times New Roman" w:hAnsi="Times New Roman" w:cs="Times New Roman"/>
        </w:rPr>
        <w:t xml:space="preserve">the agent’s </w:t>
      </w:r>
      <w:r w:rsidR="0081501F">
        <w:rPr>
          <w:rFonts w:ascii="Times New Roman" w:hAnsi="Times New Roman" w:cs="Times New Roman"/>
        </w:rPr>
        <w:t xml:space="preserve">actions </w:t>
      </w:r>
      <w:r w:rsidR="00922F34">
        <w:rPr>
          <w:rFonts w:ascii="Times New Roman" w:hAnsi="Times New Roman" w:cs="Times New Roman"/>
        </w:rPr>
        <w:t>are</w:t>
      </w:r>
      <w:r w:rsidR="0081501F" w:rsidRPr="00EE29D6">
        <w:rPr>
          <w:rFonts w:ascii="Times New Roman" w:hAnsi="Times New Roman" w:cs="Times New Roman"/>
        </w:rPr>
        <w:t xml:space="preserve"> not rational given the environmental constraints</w:t>
      </w:r>
      <w:r w:rsidR="0081501F">
        <w:rPr>
          <w:rFonts w:ascii="Times New Roman" w:hAnsi="Times New Roman" w:cs="Times New Roman"/>
        </w:rPr>
        <w:t xml:space="preserve">.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7AA055A2" w:rsidR="00F03116" w:rsidRDefault="00922F34"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Developmental scientists have long</w:t>
      </w:r>
      <w:r w:rsidR="00470D5C">
        <w:rPr>
          <w:rFonts w:ascii="Times New Roman" w:eastAsia="Times New Roman" w:hAnsi="Times New Roman" w:cs="Times New Roman"/>
        </w:rPr>
        <w:t xml:space="preserve"> wrestled with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sidR="00470D5C">
        <w:rPr>
          <w:rFonts w:ascii="Times New Roman" w:eastAsia="Times New Roman" w:hAnsi="Times New Roman" w:cs="Times New Roman"/>
        </w:rPr>
        <w:t xml:space="preserve">. </w:t>
      </w:r>
      <w:r w:rsidR="001A58FE">
        <w:rPr>
          <w:rFonts w:ascii="Times New Roman" w:eastAsia="Times New Roman" w:hAnsi="Times New Roman" w:cs="Times New Roman"/>
        </w:rPr>
        <w:t xml:space="preserve">Rich proposals </w:t>
      </w:r>
      <w:r w:rsidR="00DD0C8C">
        <w:rPr>
          <w:rFonts w:ascii="Times New Roman" w:eastAsia="Times New Roman" w:hAnsi="Times New Roman" w:cs="Times New Roman"/>
        </w:rPr>
        <w:t>maintain that infants</w:t>
      </w:r>
      <w:r w:rsidR="005D64BA">
        <w:rPr>
          <w:rFonts w:ascii="Times New Roman" w:eastAsia="Times New Roman" w:hAnsi="Times New Roman" w:cs="Times New Roman"/>
        </w:rPr>
        <w:t xml:space="preserve"> possess early-emerging and conceptually rich domain-specific systems that </w:t>
      </w:r>
      <w:r w:rsidR="001A58FE">
        <w:rPr>
          <w:rFonts w:ascii="Times New Roman" w:eastAsia="Times New Roman" w:hAnsi="Times New Roman" w:cs="Times New Roman"/>
        </w:rPr>
        <w:t>support processing actions</w:t>
      </w:r>
      <w:r w:rsidR="005D64BA">
        <w:rPr>
          <w:rFonts w:ascii="Times New Roman" w:eastAsia="Times New Roman" w:hAnsi="Times New Roman" w:cs="Times New Roman"/>
        </w:rPr>
        <w:t xml:space="preserve"> in terms of their efficiency, cost, rationality, and subjectiv</w:t>
      </w:r>
      <w:r w:rsidR="001A58FE">
        <w:rPr>
          <w:rFonts w:ascii="Times New Roman" w:eastAsia="Times New Roman" w:hAnsi="Times New Roman" w:cs="Times New Roman"/>
        </w:rPr>
        <w:t>e utility, among other things</w:t>
      </w:r>
      <w:r>
        <w:rPr>
          <w:rFonts w:ascii="Times New Roman" w:eastAsia="Times New Roman" w:hAnsi="Times New Roman" w:cs="Times New Roman"/>
        </w:rPr>
        <w:t xml:space="preserve"> </w:t>
      </w:r>
      <w:r w:rsidR="006C4E68">
        <w:rPr>
          <w:rFonts w:ascii="Times New Roman" w:eastAsia="Times New Roman" w:hAnsi="Times New Roman" w:cs="Times New Roman"/>
        </w:rPr>
        <w:t>(</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1A58FE">
        <w:rPr>
          <w:rFonts w:ascii="Times New Roman" w:eastAsia="Times New Roman" w:hAnsi="Times New Roman" w:cs="Times New Roman"/>
        </w:rPr>
        <w:t>Lean proposals argue instead that</w:t>
      </w:r>
      <w:r w:rsidR="00963F99">
        <w:rPr>
          <w:rFonts w:ascii="Times New Roman" w:eastAsia="Times New Roman" w:hAnsi="Times New Roman" w:cs="Times New Roman"/>
        </w:rPr>
        <w:t xml:space="preserve">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1A58FE">
        <w:rPr>
          <w:rFonts w:ascii="Times New Roman" w:eastAsia="Times New Roman" w:hAnsi="Times New Roman" w:cs="Times New Roman"/>
        </w:rPr>
        <w:t xml:space="preserve"> broadly</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74071E">
        <w:rPr>
          <w:rFonts w:ascii="Times New Roman" w:eastAsia="Times New Roman" w:hAnsi="Times New Roman" w:cs="Times New Roman"/>
        </w:rPr>
        <w:t xml:space="preserve"> </w:t>
      </w:r>
      <w:r w:rsidR="001A58FE">
        <w:rPr>
          <w:rFonts w:ascii="Times New Roman" w:eastAsia="Times New Roman" w:hAnsi="Times New Roman" w:cs="Times New Roman"/>
        </w:rPr>
        <w:t>reflect the operation of more domain-general processes.</w:t>
      </w:r>
      <w:r w:rsidR="00B64262">
        <w:rPr>
          <w:rFonts w:ascii="Times New Roman" w:eastAsia="Times New Roman" w:hAnsi="Times New Roman" w:cs="Times New Roman"/>
        </w:rPr>
        <w:t xml:space="preserve"> </w:t>
      </w:r>
    </w:p>
    <w:p w14:paraId="35003FE9" w14:textId="0874DA4E"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This paper extends this second perspective</w:t>
      </w:r>
      <w:r w:rsidR="00790573">
        <w:rPr>
          <w:rFonts w:ascii="Times New Roman" w:eastAsia="Times New Roman" w:hAnsi="Times New Roman" w:cs="Times New Roman"/>
        </w:rPr>
        <w:t xml:space="preserve"> in a model called ALIAS.</w:t>
      </w:r>
      <w:r w:rsidR="0074071E">
        <w:rPr>
          <w:rFonts w:ascii="Times New Roman" w:eastAsia="Times New Roman" w:hAnsi="Times New Roman" w:cs="Times New Roman"/>
        </w:rPr>
        <w:t xml:space="preserve"> </w:t>
      </w:r>
      <w:r w:rsidR="00F56580" w:rsidRPr="00F56580">
        <w:rPr>
          <w:rFonts w:ascii="Times New Roman" w:eastAsia="Times New Roman" w:hAnsi="Times New Roman" w:cs="Times New Roman"/>
        </w:rPr>
        <w:t xml:space="preserve">Across five simulations, </w:t>
      </w:r>
      <w:r w:rsidR="00790573">
        <w:rPr>
          <w:rFonts w:ascii="Times New Roman" w:eastAsia="Times New Roman" w:hAnsi="Times New Roman" w:cs="Times New Roman"/>
        </w:rPr>
        <w:t>this model</w:t>
      </w:r>
      <w:r w:rsidR="00F56580" w:rsidRPr="00F56580">
        <w:rPr>
          <w:rFonts w:ascii="Times New Roman" w:eastAsia="Times New Roman" w:hAnsi="Times New Roman" w:cs="Times New Roman"/>
        </w:rPr>
        <w:t xml:space="preserve"> reproduced </w:t>
      </w:r>
      <w:r w:rsidR="00790573">
        <w:rPr>
          <w:rFonts w:ascii="Times New Roman" w:eastAsia="Times New Roman" w:hAnsi="Times New Roman" w:cs="Times New Roman"/>
        </w:rPr>
        <w:t>key</w:t>
      </w:r>
      <w:r w:rsidR="00F56580" w:rsidRPr="00F56580">
        <w:rPr>
          <w:rFonts w:ascii="Times New Roman" w:eastAsia="Times New Roman" w:hAnsi="Times New Roman" w:cs="Times New Roman"/>
        </w:rPr>
        <w:t xml:space="preserve"> findings in </w:t>
      </w:r>
      <w:r w:rsidR="00790573">
        <w:rPr>
          <w:rFonts w:ascii="Times New Roman" w:eastAsia="Times New Roman" w:hAnsi="Times New Roman" w:cs="Times New Roman"/>
        </w:rPr>
        <w:t>this literature</w:t>
      </w:r>
      <w:r w:rsidR="00F56580" w:rsidRPr="00F56580">
        <w:rPr>
          <w:rFonts w:ascii="Times New Roman" w:eastAsia="Times New Roman" w:hAnsi="Times New Roman" w:cs="Times New Roman"/>
        </w:rPr>
        <w:t xml:space="preserve"> that have been interpreted as evidence for domain-specific mechanisms. These </w:t>
      </w:r>
      <w:r w:rsidR="00790573">
        <w:rPr>
          <w:rFonts w:ascii="Times New Roman" w:eastAsia="Times New Roman" w:hAnsi="Times New Roman" w:cs="Times New Roman"/>
        </w:rPr>
        <w:t>include</w:t>
      </w:r>
      <w:r w:rsidR="00F56580" w:rsidRPr="00F56580">
        <w:rPr>
          <w:rFonts w:ascii="Times New Roman" w:eastAsia="Times New Roman" w:hAnsi="Times New Roman" w:cs="Times New Roman"/>
        </w:rPr>
        <w:t xml:space="preserve"> infants</w:t>
      </w:r>
      <w:r w:rsidR="00790573">
        <w:rPr>
          <w:rFonts w:ascii="Times New Roman" w:eastAsia="Times New Roman" w:hAnsi="Times New Roman" w:cs="Times New Roman"/>
        </w:rPr>
        <w:t xml:space="preserve">’ </w:t>
      </w:r>
      <w:r w:rsidR="00F56580" w:rsidRPr="00F56580">
        <w:rPr>
          <w:rFonts w:ascii="Times New Roman" w:eastAsia="Times New Roman" w:hAnsi="Times New Roman" w:cs="Times New Roman"/>
        </w:rPr>
        <w:t>sensitivity to efficient and inefficient actions</w:t>
      </w:r>
      <w:r w:rsidR="00790573">
        <w:rPr>
          <w:rFonts w:ascii="Times New Roman" w:eastAsia="Times New Roman" w:hAnsi="Times New Roman" w:cs="Times New Roman"/>
        </w:rPr>
        <w:t xml:space="preserve"> for animate and non-animate objects alike</w:t>
      </w:r>
      <w:r w:rsidR="00F56580" w:rsidRPr="00F56580">
        <w:rPr>
          <w:rFonts w:ascii="Times New Roman" w:eastAsia="Times New Roman" w:hAnsi="Times New Roman" w:cs="Times New Roman"/>
        </w:rPr>
        <w:t xml:space="preserve">, bidirectional inferences about actions, goals, and constraints, graded representations of efficiency, and the effects of early </w:t>
      </w:r>
      <w:r w:rsidR="00F56580" w:rsidRPr="00F56580">
        <w:rPr>
          <w:rFonts w:ascii="Times New Roman" w:eastAsia="Times New Roman" w:hAnsi="Times New Roman" w:cs="Times New Roman"/>
        </w:rPr>
        <w:lastRenderedPageBreak/>
        <w:t>action experience. Together, the simulations show that these phenomena can emerge from associative learning operating over perceptually grounded event representations.</w:t>
      </w:r>
      <w:r w:rsidR="00790573">
        <w:rPr>
          <w:rFonts w:ascii="Times New Roman" w:eastAsia="Times New Roman" w:hAnsi="Times New Roman" w:cs="Times New Roman"/>
        </w:rPr>
        <w:t xml:space="preserve"> </w:t>
      </w:r>
    </w:p>
    <w:p w14:paraId="0190E236" w14:textId="2868A6AA"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 xml:space="preserve">than </w:t>
      </w:r>
      <w:r w:rsidR="00EC32E4">
        <w:rPr>
          <w:rFonts w:ascii="Times New Roman" w:eastAsia="Times New Roman" w:hAnsi="Times New Roman" w:cs="Times New Roman"/>
        </w:rPr>
        <w:t>ALIAS-2</w:t>
      </w:r>
      <w:r w:rsidR="00DC2349">
        <w:rPr>
          <w:rFonts w:ascii="Times New Roman" w:eastAsia="Times New Roman" w:hAnsi="Times New Roman" w:cs="Times New Roman"/>
        </w:rPr>
        <w:t xml:space="preserve"> and</w:t>
      </w:r>
      <w:r w:rsidR="00EC32E4">
        <w:rPr>
          <w:rFonts w:ascii="Times New Roman" w:eastAsia="Times New Roman" w:hAnsi="Times New Roman" w:cs="Times New Roman"/>
        </w:rPr>
        <w:t xml:space="preserve"> </w:t>
      </w:r>
      <w:r w:rsidR="006A6503">
        <w:rPr>
          <w:rFonts w:ascii="Times New Roman" w:eastAsia="Times New Roman" w:hAnsi="Times New Roman" w:cs="Times New Roman"/>
        </w:rPr>
        <w:t>VOM10</w:t>
      </w:r>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r w:rsidR="00722454">
        <w:rPr>
          <w:rFonts w:ascii="Times New Roman" w:eastAsia="Times New Roman" w:hAnsi="Times New Roman" w:cs="Times New Roman"/>
        </w:rPr>
        <w:t>3</w:t>
      </w:r>
      <w:r w:rsidR="00D65B4F">
        <w:rPr>
          <w:rFonts w:ascii="Times New Roman" w:eastAsia="Times New Roman" w:hAnsi="Times New Roman" w:cs="Times New Roman"/>
        </w:rPr>
        <w:t xml:space="preserve"> </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B85B71">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B85B71">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B85B71">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B85B71">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B85B71">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B85B71">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B85B71">
            <w:pPr>
              <w:rPr>
                <w:rFonts w:ascii="Times New Roman" w:hAnsi="Times New Roman" w:cs="Times New Roman"/>
              </w:rPr>
            </w:pPr>
            <w:r>
              <w:rPr>
                <w:rFonts w:ascii="Times New Roman" w:hAnsi="Times New Roman" w:cs="Times New Roman"/>
              </w:rPr>
              <w:t>VOM10</w:t>
            </w:r>
          </w:p>
        </w:tc>
        <w:tc>
          <w:tcPr>
            <w:tcW w:w="1806" w:type="dxa"/>
            <w:tcBorders>
              <w:top w:val="single" w:sz="4" w:space="0" w:color="auto"/>
              <w:left w:val="nil"/>
              <w:bottom w:val="nil"/>
              <w:right w:val="nil"/>
            </w:tcBorders>
          </w:tcPr>
          <w:p w14:paraId="0B6B86C2" w14:textId="3F2F42E6" w:rsidR="00666D09" w:rsidRPr="0052351C" w:rsidRDefault="006A6503" w:rsidP="00B85B71">
            <w:pPr>
              <w:rPr>
                <w:rFonts w:ascii="Times New Roman" w:hAnsi="Times New Roman" w:cs="Times New Roman"/>
              </w:rPr>
            </w:pPr>
            <w:r>
              <w:rPr>
                <w:rFonts w:ascii="Times New Roman" w:hAnsi="Times New Roman" w:cs="Times New Roman"/>
              </w:rPr>
              <w:t>VOM10</w:t>
            </w:r>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B85B71">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B85B71">
            <w:pPr>
              <w:rPr>
                <w:rFonts w:ascii="Times New Roman" w:eastAsia="Times New Roman" w:hAnsi="Times New Roman" w:cs="Times New Roman"/>
              </w:rPr>
            </w:pPr>
          </w:p>
          <w:p w14:paraId="536592FC" w14:textId="77777777" w:rsidR="00666D09" w:rsidRDefault="00666D09" w:rsidP="00B85B71">
            <w:pPr>
              <w:rPr>
                <w:rFonts w:ascii="Times New Roman" w:eastAsia="Times New Roman" w:hAnsi="Times New Roman" w:cs="Times New Roman"/>
              </w:rPr>
            </w:pPr>
          </w:p>
          <w:p w14:paraId="59EB40E1" w14:textId="251FE374" w:rsidR="00666D09" w:rsidRPr="0052351C" w:rsidRDefault="00666D09" w:rsidP="00B85B71">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Gergely et al. (1995)</w:t>
            </w:r>
          </w:p>
        </w:tc>
        <w:tc>
          <w:tcPr>
            <w:tcW w:w="1656" w:type="dxa"/>
            <w:tcBorders>
              <w:top w:val="nil"/>
              <w:left w:val="nil"/>
              <w:bottom w:val="nil"/>
              <w:right w:val="nil"/>
            </w:tcBorders>
          </w:tcPr>
          <w:p w14:paraId="3124DB78"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B85B71">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B85B71">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B85B71">
            <w:pPr>
              <w:rPr>
                <w:rFonts w:ascii="Times New Roman" w:eastAsia="Times New Roman" w:hAnsi="Times New Roman" w:cs="Times New Roman"/>
              </w:rPr>
            </w:pPr>
          </w:p>
          <w:p w14:paraId="77FCEFCB" w14:textId="77777777" w:rsidR="00666D09" w:rsidRDefault="00666D09" w:rsidP="00B85B71">
            <w:pPr>
              <w:rPr>
                <w:rFonts w:ascii="Times New Roman" w:eastAsia="Times New Roman" w:hAnsi="Times New Roman" w:cs="Times New Roman"/>
              </w:rPr>
            </w:pPr>
          </w:p>
          <w:p w14:paraId="4DEB844B" w14:textId="33950C12" w:rsidR="00666D09" w:rsidRPr="0052351C" w:rsidRDefault="00666D09" w:rsidP="00B85B71">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B85B71">
            <w:pPr>
              <w:rPr>
                <w:rFonts w:ascii="Times New Roman" w:eastAsia="Times New Roman" w:hAnsi="Times New Roman" w:cs="Times New Roman"/>
              </w:rPr>
            </w:pPr>
          </w:p>
          <w:p w14:paraId="6C8E4741" w14:textId="3D88361B" w:rsidR="00666D09" w:rsidRDefault="00666D09" w:rsidP="00B85B71">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B85B71">
            <w:pPr>
              <w:rPr>
                <w:rFonts w:ascii="Times New Roman" w:eastAsia="Times New Roman" w:hAnsi="Times New Roman" w:cs="Times New Roman"/>
              </w:rPr>
            </w:pPr>
          </w:p>
          <w:p w14:paraId="0660B062" w14:textId="77777777" w:rsidR="00666D09" w:rsidRDefault="00666D09" w:rsidP="00B85B71">
            <w:pPr>
              <w:rPr>
                <w:rFonts w:ascii="Times New Roman" w:eastAsia="Times New Roman" w:hAnsi="Times New Roman" w:cs="Times New Roman"/>
              </w:rPr>
            </w:pPr>
          </w:p>
          <w:p w14:paraId="37E55F92" w14:textId="77777777" w:rsidR="00666D09" w:rsidRDefault="00666D09" w:rsidP="00B85B71">
            <w:pPr>
              <w:rPr>
                <w:rFonts w:ascii="Times New Roman" w:eastAsia="Times New Roman" w:hAnsi="Times New Roman" w:cs="Times New Roman"/>
              </w:rPr>
            </w:pPr>
          </w:p>
          <w:p w14:paraId="35C2FF07" w14:textId="77777777" w:rsidR="00666D09" w:rsidRDefault="00666D09" w:rsidP="00B85B71">
            <w:pPr>
              <w:rPr>
                <w:rFonts w:ascii="Times New Roman" w:eastAsia="Times New Roman" w:hAnsi="Times New Roman" w:cs="Times New Roman"/>
              </w:rPr>
            </w:pPr>
          </w:p>
          <w:p w14:paraId="6CF402E9" w14:textId="77777777" w:rsidR="00666D09" w:rsidRDefault="00666D09" w:rsidP="00B85B71">
            <w:pPr>
              <w:rPr>
                <w:rFonts w:ascii="Times New Roman" w:eastAsia="Times New Roman" w:hAnsi="Times New Roman" w:cs="Times New Roman"/>
              </w:rPr>
            </w:pPr>
          </w:p>
          <w:p w14:paraId="42C09FDC" w14:textId="77777777" w:rsidR="00666D09" w:rsidRDefault="00666D09" w:rsidP="00B85B71">
            <w:pPr>
              <w:rPr>
                <w:rFonts w:ascii="Times New Roman" w:eastAsia="Times New Roman" w:hAnsi="Times New Roman" w:cs="Times New Roman"/>
              </w:rPr>
            </w:pPr>
          </w:p>
          <w:p w14:paraId="09EA5231" w14:textId="77777777" w:rsidR="00666D09" w:rsidRDefault="00666D09" w:rsidP="00B85B71">
            <w:pPr>
              <w:rPr>
                <w:rFonts w:ascii="Times New Roman" w:eastAsia="Times New Roman" w:hAnsi="Times New Roman" w:cs="Times New Roman"/>
              </w:rPr>
            </w:pPr>
          </w:p>
          <w:p w14:paraId="6331F7AF" w14:textId="77777777" w:rsidR="00666D09" w:rsidRDefault="00666D09" w:rsidP="00B85B71">
            <w:pPr>
              <w:rPr>
                <w:rFonts w:ascii="Times New Roman" w:eastAsia="Times New Roman" w:hAnsi="Times New Roman" w:cs="Times New Roman"/>
              </w:rPr>
            </w:pPr>
          </w:p>
          <w:p w14:paraId="7F92C606" w14:textId="7D5FE71B"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B85B71">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B85B71">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B85B71">
            <w:pPr>
              <w:rPr>
                <w:rFonts w:ascii="Times New Roman" w:eastAsia="Times New Roman" w:hAnsi="Times New Roman" w:cs="Times New Roman"/>
              </w:rPr>
            </w:pPr>
          </w:p>
          <w:p w14:paraId="1C08BF78" w14:textId="77777777" w:rsidR="00666D09" w:rsidRDefault="00666D09" w:rsidP="00B85B71">
            <w:pPr>
              <w:rPr>
                <w:rFonts w:ascii="Times New Roman" w:eastAsia="Times New Roman" w:hAnsi="Times New Roman" w:cs="Times New Roman"/>
              </w:rPr>
            </w:pPr>
          </w:p>
          <w:p w14:paraId="00B058EF" w14:textId="77777777" w:rsidR="00666D09" w:rsidRDefault="00666D09" w:rsidP="00B85B71">
            <w:pPr>
              <w:rPr>
                <w:rFonts w:ascii="Times New Roman" w:eastAsia="Times New Roman" w:hAnsi="Times New Roman" w:cs="Times New Roman"/>
              </w:rPr>
            </w:pPr>
          </w:p>
          <w:p w14:paraId="1130B97F" w14:textId="77777777" w:rsidR="00666D09" w:rsidRDefault="00666D09" w:rsidP="00B85B71">
            <w:pPr>
              <w:rPr>
                <w:rFonts w:ascii="Times New Roman" w:eastAsia="Times New Roman" w:hAnsi="Times New Roman" w:cs="Times New Roman"/>
              </w:rPr>
            </w:pPr>
          </w:p>
          <w:p w14:paraId="2AE8D146" w14:textId="77777777" w:rsidR="00666D09" w:rsidRDefault="00666D09" w:rsidP="00B85B71">
            <w:pPr>
              <w:rPr>
                <w:rFonts w:ascii="Times New Roman" w:eastAsia="Times New Roman" w:hAnsi="Times New Roman" w:cs="Times New Roman"/>
              </w:rPr>
            </w:pPr>
          </w:p>
          <w:p w14:paraId="679F9A53" w14:textId="77777777" w:rsidR="00666D09" w:rsidRDefault="00666D09" w:rsidP="00B85B71">
            <w:pPr>
              <w:rPr>
                <w:rFonts w:ascii="Times New Roman" w:eastAsia="Times New Roman" w:hAnsi="Times New Roman" w:cs="Times New Roman"/>
              </w:rPr>
            </w:pPr>
          </w:p>
          <w:p w14:paraId="4D429989" w14:textId="77777777" w:rsidR="00666D09" w:rsidRDefault="00666D09" w:rsidP="00B85B71">
            <w:pPr>
              <w:rPr>
                <w:rFonts w:ascii="Times New Roman" w:eastAsia="Times New Roman" w:hAnsi="Times New Roman" w:cs="Times New Roman"/>
              </w:rPr>
            </w:pPr>
          </w:p>
          <w:p w14:paraId="690E6C21" w14:textId="77777777" w:rsidR="00666D09" w:rsidRDefault="00666D09" w:rsidP="00B85B71">
            <w:pPr>
              <w:rPr>
                <w:rFonts w:ascii="Times New Roman" w:eastAsia="Times New Roman" w:hAnsi="Times New Roman" w:cs="Times New Roman"/>
              </w:rPr>
            </w:pPr>
          </w:p>
          <w:p w14:paraId="01418E06" w14:textId="0F090B97"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B85B71">
            <w:pPr>
              <w:rPr>
                <w:rFonts w:ascii="Times New Roman" w:hAnsi="Times New Roman" w:cs="Times New Roman"/>
              </w:rPr>
            </w:pPr>
            <w:r>
              <w:rPr>
                <w:rFonts w:ascii="Times New Roman" w:hAnsi="Times New Roman" w:cs="Times New Roman"/>
                <w:noProof/>
              </w:rPr>
              <w:lastRenderedPageBreak/>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B85B71">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B85B71">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B85B71">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192D9A8E" w14:textId="5F7EFFBD" w:rsidR="00F1765B" w:rsidRDefault="00722454"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 it relates to VOM10—the main competitor model—this model was unable to reproduce the third</w:t>
      </w:r>
      <w:r w:rsidR="00560B54">
        <w:rPr>
          <w:rFonts w:ascii="Times New Roman" w:eastAsia="Times New Roman" w:hAnsi="Times New Roman" w:cs="Times New Roman"/>
        </w:rPr>
        <w:t xml:space="preserve"> and </w:t>
      </w:r>
      <w:r>
        <w:rPr>
          <w:rFonts w:ascii="Times New Roman" w:eastAsia="Times New Roman" w:hAnsi="Times New Roman" w:cs="Times New Roman"/>
        </w:rPr>
        <w:t>fifth target findings.</w:t>
      </w:r>
      <w:r w:rsidR="00560B54">
        <w:rPr>
          <w:rFonts w:ascii="Times New Roman" w:eastAsia="Times New Roman" w:hAnsi="Times New Roman" w:cs="Times New Roman"/>
        </w:rPr>
        <w:t xml:space="preserve"> VOM10’s failure to capture the third and fifth target findings can be attributed to a common source:</w:t>
      </w:r>
      <w:r>
        <w:rPr>
          <w:rFonts w:ascii="Times New Roman" w:eastAsia="Times New Roman" w:hAnsi="Times New Roman" w:cs="Times New Roman"/>
        </w:rPr>
        <w:t xml:space="preserve"> </w:t>
      </w:r>
      <w:r w:rsidRPr="00722454">
        <w:rPr>
          <w:rFonts w:ascii="Times New Roman" w:eastAsia="Times New Roman" w:hAnsi="Times New Roman" w:cs="Times New Roman"/>
        </w:rPr>
        <w:t>the absence of prior action processing experience.</w:t>
      </w:r>
      <w:r w:rsidR="00560B54">
        <w:rPr>
          <w:rFonts w:ascii="Times New Roman" w:eastAsia="Times New Roman" w:hAnsi="Times New Roman" w:cs="Times New Roman"/>
        </w:rPr>
        <w:t xml:space="preserve"> Yet just such experience is required for the model to represent aspects of the visual scene that otherwise were absent or to model the role of experience on action processing. Although VOM10 captured the first target finding, </w:t>
      </w:r>
      <w:r w:rsidR="000407F0">
        <w:rPr>
          <w:rFonts w:ascii="Times New Roman" w:eastAsia="Times New Roman" w:hAnsi="Times New Roman" w:cs="Times New Roman"/>
        </w:rPr>
        <w:t>even here caution is warranted.</w:t>
      </w:r>
      <w:r w:rsidR="00560B54">
        <w:rPr>
          <w:rFonts w:ascii="Times New Roman" w:eastAsia="Times New Roman" w:hAnsi="Times New Roman" w:cs="Times New Roman"/>
        </w:rPr>
        <w:t xml:space="preserve"> </w:t>
      </w:r>
      <w:r w:rsidRPr="00722454">
        <w:rPr>
          <w:rFonts w:ascii="Times New Roman" w:eastAsia="Times New Roman" w:hAnsi="Times New Roman" w:cs="Times New Roman"/>
        </w:rPr>
        <w:t xml:space="preserve"> This is because</w:t>
      </w:r>
      <w:r w:rsidR="000407F0">
        <w:rPr>
          <w:rFonts w:ascii="Times New Roman" w:eastAsia="Times New Roman" w:hAnsi="Times New Roman" w:cs="Times New Roman"/>
        </w:rPr>
        <w:t xml:space="preserve"> a revised version of this model—which more faithfully </w:t>
      </w:r>
      <w:r w:rsidRPr="00722454">
        <w:rPr>
          <w:rFonts w:ascii="Times New Roman" w:eastAsia="Times New Roman" w:hAnsi="Times New Roman" w:cs="Times New Roman"/>
        </w:rPr>
        <w:t>simulated the</w:t>
      </w:r>
      <w:r w:rsidR="000407F0">
        <w:rPr>
          <w:rFonts w:ascii="Times New Roman" w:eastAsia="Times New Roman" w:hAnsi="Times New Roman" w:cs="Times New Roman"/>
        </w:rPr>
        <w:t xml:space="preserve"> experimental task from which the first target finding derived—failed to reproduce this finding. </w:t>
      </w:r>
      <w:r w:rsidRPr="00722454">
        <w:rPr>
          <w:rFonts w:ascii="Times New Roman" w:eastAsia="Times New Roman" w:hAnsi="Times New Roman" w:cs="Times New Roman"/>
        </w:rPr>
        <w:t xml:space="preserve">This </w:t>
      </w:r>
      <w:r w:rsidR="000407F0" w:rsidRPr="00722454">
        <w:rPr>
          <w:rFonts w:ascii="Times New Roman" w:eastAsia="Times New Roman" w:hAnsi="Times New Roman" w:cs="Times New Roman"/>
        </w:rPr>
        <w:t>suggests</w:t>
      </w:r>
      <w:r w:rsidRPr="00722454">
        <w:rPr>
          <w:rFonts w:ascii="Times New Roman" w:eastAsia="Times New Roman" w:hAnsi="Times New Roman" w:cs="Times New Roman"/>
        </w:rPr>
        <w:t xml:space="preserve"> that </w:t>
      </w:r>
      <w:r w:rsidR="000407F0">
        <w:rPr>
          <w:rFonts w:ascii="Times New Roman" w:eastAsia="Times New Roman" w:hAnsi="Times New Roman" w:cs="Times New Roman"/>
        </w:rPr>
        <w:t xml:space="preserve">VOM10’s original success stemmed from quirks relating to how this model can be used to simulate action efficiency understanding studies rather than from its ability to capture the processes underlying action efficiency processing in infants. </w:t>
      </w:r>
      <w:r w:rsidR="00282BDF">
        <w:rPr>
          <w:rFonts w:ascii="Times New Roman" w:eastAsia="Times New Roman" w:hAnsi="Times New Roman" w:cs="Times New Roman"/>
        </w:rPr>
        <w:t xml:space="preserve">Interestingly, Simulation 4 </w:t>
      </w:r>
      <w:r w:rsidR="00282BDF">
        <w:rPr>
          <w:rFonts w:ascii="Times New Roman" w:eastAsia="Times New Roman" w:hAnsi="Times New Roman" w:cs="Times New Roman"/>
        </w:rPr>
        <w:lastRenderedPageBreak/>
        <w:t>demonstrated that retaining such quirks prevented VOM10 from capturing</w:t>
      </w:r>
      <w:r w:rsidR="0000673A">
        <w:rPr>
          <w:rFonts w:ascii="Times New Roman" w:eastAsia="Times New Roman" w:hAnsi="Times New Roman" w:cs="Times New Roman"/>
        </w:rPr>
        <w:t xml:space="preserve"> infants’ graded sensitivity to efficiency.</w:t>
      </w:r>
      <w:r w:rsidR="00282BDF">
        <w:rPr>
          <w:rFonts w:ascii="Times New Roman" w:eastAsia="Times New Roman" w:hAnsi="Times New Roman" w:cs="Times New Roman"/>
        </w:rPr>
        <w:t xml:space="preserve"> </w:t>
      </w:r>
      <w:r w:rsidR="00850F06">
        <w:rPr>
          <w:rFonts w:ascii="Times New Roman" w:eastAsia="Times New Roman" w:hAnsi="Times New Roman" w:cs="Times New Roman"/>
        </w:rPr>
        <w:t xml:space="preserve">This </w:t>
      </w:r>
      <w:r w:rsidR="0000673A">
        <w:rPr>
          <w:rFonts w:ascii="Times New Roman" w:eastAsia="Times New Roman" w:hAnsi="Times New Roman" w:cs="Times New Roman"/>
        </w:rPr>
        <w:t>failure</w:t>
      </w:r>
      <w:r w:rsidR="00884DB7">
        <w:rPr>
          <w:rFonts w:ascii="Times New Roman" w:eastAsia="Times New Roman" w:hAnsi="Times New Roman" w:cs="Times New Roman"/>
        </w:rPr>
        <w:t xml:space="preserve"> should not be interpreted as failures of connectionist systems more broadly. </w:t>
      </w:r>
      <w:r w:rsidR="00282BDF">
        <w:rPr>
          <w:rFonts w:ascii="Times New Roman" w:eastAsia="Times New Roman" w:hAnsi="Times New Roman" w:cs="Times New Roman"/>
        </w:rPr>
        <w:t>ALIAS</w:t>
      </w:r>
      <w:r w:rsidR="00850F06">
        <w:rPr>
          <w:rFonts w:ascii="Times New Roman" w:eastAsia="Times New Roman" w:hAnsi="Times New Roman" w:cs="Times New Roman"/>
        </w:rPr>
        <w:t xml:space="preserve"> could not have </w:t>
      </w:r>
      <w:r w:rsidR="00884DB7">
        <w:rPr>
          <w:rFonts w:ascii="Times New Roman" w:eastAsia="Times New Roman" w:hAnsi="Times New Roman" w:cs="Times New Roman"/>
        </w:rPr>
        <w:t xml:space="preserve">reproduced the target findings </w:t>
      </w:r>
      <w:r w:rsidR="00850F06">
        <w:rPr>
          <w:rFonts w:ascii="Times New Roman" w:eastAsia="Times New Roman" w:hAnsi="Times New Roman" w:cs="Times New Roman"/>
        </w:rPr>
        <w:t>if this were true.</w:t>
      </w:r>
      <w:r w:rsidR="00282BDF">
        <w:rPr>
          <w:rFonts w:ascii="Times New Roman" w:eastAsia="Times New Roman" w:hAnsi="Times New Roman" w:cs="Times New Roman"/>
        </w:rPr>
        <w:t xml:space="preserve"> </w:t>
      </w:r>
    </w:p>
    <w:p w14:paraId="5A5C26E8" w14:textId="01230C13" w:rsidR="00E90545" w:rsidRDefault="00F1765B"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terms of the novel contributions tha</w:t>
      </w:r>
      <w:r w:rsidR="00D02F3F">
        <w:rPr>
          <w:rFonts w:ascii="Times New Roman" w:eastAsia="Times New Roman" w:hAnsi="Times New Roman" w:cs="Times New Roman"/>
        </w:rPr>
        <w:t>t</w:t>
      </w:r>
      <w:r>
        <w:rPr>
          <w:rFonts w:ascii="Times New Roman" w:eastAsia="Times New Roman" w:hAnsi="Times New Roman" w:cs="Times New Roman"/>
        </w:rPr>
        <w:t xml:space="preserve"> the current simulations make, two are particularly noteworthy</w:t>
      </w:r>
      <w:r w:rsidR="00894916">
        <w:rPr>
          <w:rFonts w:ascii="Times New Roman" w:eastAsia="Times New Roman" w:hAnsi="Times New Roman" w:cs="Times New Roman"/>
        </w:rPr>
        <w:t>.</w:t>
      </w:r>
      <w:r w:rsidR="00237476">
        <w:rPr>
          <w:rFonts w:ascii="Times New Roman" w:eastAsia="Times New Roman" w:hAnsi="Times New Roman" w:cs="Times New Roman"/>
        </w:rPr>
        <w:t xml:space="preserve"> </w:t>
      </w:r>
      <w:r w:rsidR="00CD1B05">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mechanistic basis of infants’ looking responses in </w:t>
      </w:r>
      <w:r w:rsidR="00894916">
        <w:rPr>
          <w:rFonts w:ascii="Times New Roman" w:eastAsia="Times New Roman" w:hAnsi="Times New Roman" w:cs="Times New Roman"/>
        </w:rPr>
        <w:t>action efficiency understanding studies</w:t>
      </w:r>
      <w:r w:rsidR="00A1213D">
        <w:rPr>
          <w:rFonts w:ascii="Times New Roman" w:eastAsia="Times New Roman" w:hAnsi="Times New Roman" w:cs="Times New Roman"/>
        </w:rPr>
        <w:t xml:space="preserve">. </w:t>
      </w:r>
      <w:r w:rsidR="002C71F4">
        <w:rPr>
          <w:rFonts w:ascii="Times New Roman" w:eastAsia="Times New Roman" w:hAnsi="Times New Roman" w:cs="Times New Roman"/>
        </w:rPr>
        <w:t>As one example, Simulation 4 demonstrated that prior experience with curved trajectories and obstacles can explain why infants look longer at events depicting barrierless arced motion than those depicting constrained arced motion or why infants look longer when agents stop short of their goals than when they stop next to them</w:t>
      </w:r>
      <w:r w:rsidR="00C73F96">
        <w:rPr>
          <w:rFonts w:ascii="Times New Roman" w:eastAsia="Times New Roman" w:hAnsi="Times New Roman" w:cs="Times New Roman"/>
        </w:rPr>
        <w:t xml:space="preserve">: Both </w:t>
      </w:r>
      <w:r w:rsidR="00B5096E">
        <w:rPr>
          <w:rFonts w:ascii="Times New Roman" w:eastAsia="Times New Roman" w:hAnsi="Times New Roman" w:cs="Times New Roman"/>
        </w:rPr>
        <w:t>error patterns</w:t>
      </w:r>
      <w:r w:rsidR="00C73F96">
        <w:rPr>
          <w:rFonts w:ascii="Times New Roman" w:eastAsia="Times New Roman" w:hAnsi="Times New Roman" w:cs="Times New Roman"/>
        </w:rPr>
        <w:t xml:space="preserve"> were the emergent consequence of </w:t>
      </w:r>
      <w:r w:rsidR="00F0291E">
        <w:rPr>
          <w:rFonts w:ascii="Times New Roman" w:eastAsia="Times New Roman" w:hAnsi="Times New Roman" w:cs="Times New Roman"/>
        </w:rPr>
        <w:t xml:space="preserve">prior experience </w:t>
      </w:r>
      <w:r w:rsidR="00C73F96">
        <w:rPr>
          <w:rFonts w:ascii="Times New Roman" w:eastAsia="Times New Roman" w:hAnsi="Times New Roman" w:cs="Times New Roman"/>
        </w:rPr>
        <w:t>observing arced motion in the presence of barriers and actions that terminate in the agent being spatially contiguous with its goal.</w:t>
      </w:r>
      <w:r w:rsidR="002C71F4">
        <w:rPr>
          <w:rFonts w:ascii="Times New Roman" w:eastAsia="Times New Roman" w:hAnsi="Times New Roman" w:cs="Times New Roman"/>
        </w:rPr>
        <w:t xml:space="preserve"> As another example, </w:t>
      </w:r>
      <w:r w:rsidR="00D02F3F">
        <w:rPr>
          <w:rFonts w:ascii="Times New Roman" w:eastAsia="Times New Roman" w:hAnsi="Times New Roman" w:cs="Times New Roman"/>
        </w:rPr>
        <w:t>Simulation 5</w:t>
      </w:r>
      <w:r w:rsidR="00EE2920">
        <w:rPr>
          <w:rFonts w:ascii="Times New Roman" w:eastAsia="Times New Roman" w:hAnsi="Times New Roman" w:cs="Times New Roman"/>
        </w:rPr>
        <w:t xml:space="preserve"> </w:t>
      </w:r>
      <w:r w:rsidR="001123AA">
        <w:rPr>
          <w:rFonts w:ascii="Times New Roman" w:eastAsia="Times New Roman" w:hAnsi="Times New Roman" w:cs="Times New Roman"/>
        </w:rPr>
        <w:t xml:space="preserve">showed that </w:t>
      </w:r>
      <w:r w:rsidR="00B5096E">
        <w:rPr>
          <w:rFonts w:ascii="Times New Roman" w:eastAsia="Times New Roman" w:hAnsi="Times New Roman" w:cs="Times New Roman"/>
        </w:rPr>
        <w:t>increased error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I</w:t>
      </w:r>
      <w:r w:rsidR="00D02F3F">
        <w:rPr>
          <w:rFonts w:ascii="Times New Roman" w:eastAsia="Times New Roman" w:hAnsi="Times New Roman" w:cs="Times New Roman"/>
        </w:rPr>
        <w:t>nefficient than</w:t>
      </w:r>
      <w:r w:rsidR="00B5096E">
        <w:rPr>
          <w:rFonts w:ascii="Times New Roman" w:eastAsia="Times New Roman" w:hAnsi="Times New Roman" w:cs="Times New Roman"/>
        </w:rPr>
        <w:t xml:space="preserve">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E</w:t>
      </w:r>
      <w:r w:rsidR="00D02F3F">
        <w:rPr>
          <w:rFonts w:ascii="Times New Roman" w:eastAsia="Times New Roman" w:hAnsi="Times New Roman" w:cs="Times New Roman"/>
        </w:rPr>
        <w:t>fficient test events can be expected in an otherwise developmentally inexperienced system</w:t>
      </w:r>
      <w:r w:rsidR="001123AA">
        <w:rPr>
          <w:rFonts w:ascii="Times New Roman" w:eastAsia="Times New Roman" w:hAnsi="Times New Roman" w:cs="Times New Roman"/>
        </w:rPr>
        <w:t xml:space="preserve"> </w:t>
      </w:r>
      <w:r w:rsidR="00D02F3F">
        <w:rPr>
          <w:rFonts w:ascii="Times New Roman" w:eastAsia="Times New Roman" w:hAnsi="Times New Roman" w:cs="Times New Roman"/>
        </w:rPr>
        <w:t>that develops a representation of its own straight reaches while in a heightened attentional state. Action events whose kinematics</w:t>
      </w:r>
      <w:r w:rsidR="00F066C9">
        <w:rPr>
          <w:rFonts w:ascii="Times New Roman" w:eastAsia="Times New Roman" w:hAnsi="Times New Roman" w:cs="Times New Roman"/>
        </w:rPr>
        <w:t xml:space="preserve"> subsequently</w:t>
      </w:r>
      <w:r w:rsidR="00D02F3F">
        <w:rPr>
          <w:rFonts w:ascii="Times New Roman" w:eastAsia="Times New Roman" w:hAnsi="Times New Roman" w:cs="Times New Roman"/>
        </w:rPr>
        <w:t xml:space="preserve"> deviate from this learned representation (e.g., </w:t>
      </w:r>
      <w:r w:rsidR="00F066C9">
        <w:rPr>
          <w:rFonts w:ascii="Times New Roman" w:eastAsia="Times New Roman" w:hAnsi="Times New Roman" w:cs="Times New Roman"/>
        </w:rPr>
        <w:t xml:space="preserve">the </w:t>
      </w:r>
      <w:r w:rsidR="00D96643">
        <w:rPr>
          <w:rFonts w:ascii="Times New Roman" w:eastAsia="Times New Roman" w:hAnsi="Times New Roman" w:cs="Times New Roman"/>
        </w:rPr>
        <w:t>I</w:t>
      </w:r>
      <w:r w:rsidR="00F066C9">
        <w:rPr>
          <w:rFonts w:ascii="Times New Roman" w:eastAsia="Times New Roman" w:hAnsi="Times New Roman" w:cs="Times New Roman"/>
        </w:rPr>
        <w:t>nefficient test event</w:t>
      </w:r>
      <w:r w:rsidR="00896AD3">
        <w:rPr>
          <w:rFonts w:ascii="Times New Roman" w:eastAsia="Times New Roman" w:hAnsi="Times New Roman" w:cs="Times New Roman"/>
        </w:rPr>
        <w:t>)</w:t>
      </w:r>
      <w:r w:rsidR="00D02F3F">
        <w:rPr>
          <w:rFonts w:ascii="Times New Roman" w:eastAsia="Times New Roman" w:hAnsi="Times New Roman" w:cs="Times New Roman"/>
        </w:rPr>
        <w:t xml:space="preserve"> should elicit more error</w:t>
      </w:r>
      <w:r w:rsidR="00896AD3">
        <w:rPr>
          <w:rFonts w:ascii="Times New Roman" w:eastAsia="Times New Roman" w:hAnsi="Times New Roman" w:cs="Times New Roman"/>
        </w:rPr>
        <w:t xml:space="preserve"> </w:t>
      </w:r>
      <w:r w:rsidR="00D02F3F">
        <w:rPr>
          <w:rFonts w:ascii="Times New Roman" w:eastAsia="Times New Roman" w:hAnsi="Times New Roman" w:cs="Times New Roman"/>
        </w:rPr>
        <w:t>than events whose kinematics overlap with this representation</w:t>
      </w:r>
      <w:r w:rsidR="00896AD3">
        <w:rPr>
          <w:rFonts w:ascii="Times New Roman" w:eastAsia="Times New Roman" w:hAnsi="Times New Roman" w:cs="Times New Roman"/>
        </w:rPr>
        <w:t xml:space="preserve"> (e.g., </w:t>
      </w:r>
      <w:r w:rsidR="00F066C9">
        <w:rPr>
          <w:rFonts w:ascii="Times New Roman" w:eastAsia="Times New Roman" w:hAnsi="Times New Roman" w:cs="Times New Roman"/>
        </w:rPr>
        <w:t xml:space="preserve">the </w:t>
      </w:r>
      <w:r w:rsidR="003318EA">
        <w:rPr>
          <w:rFonts w:ascii="Times New Roman" w:eastAsia="Times New Roman" w:hAnsi="Times New Roman" w:cs="Times New Roman"/>
        </w:rPr>
        <w:t>E</w:t>
      </w:r>
      <w:r w:rsidR="00F066C9">
        <w:rPr>
          <w:rFonts w:ascii="Times New Roman" w:eastAsia="Times New Roman" w:hAnsi="Times New Roman" w:cs="Times New Roman"/>
        </w:rPr>
        <w:t xml:space="preserve">fficient test </w:t>
      </w:r>
      <w:r w:rsidR="00076987">
        <w:rPr>
          <w:rFonts w:ascii="Times New Roman" w:eastAsia="Times New Roman" w:hAnsi="Times New Roman" w:cs="Times New Roman"/>
        </w:rPr>
        <w:t>event</w:t>
      </w:r>
      <w:r w:rsidR="00896AD3">
        <w:rPr>
          <w:rFonts w:ascii="Times New Roman" w:eastAsia="Times New Roman" w:hAnsi="Times New Roman" w:cs="Times New Roman"/>
        </w:rPr>
        <w:t>)</w:t>
      </w:r>
      <w:r w:rsidR="00D02F3F">
        <w:rPr>
          <w:rFonts w:ascii="Times New Roman" w:eastAsia="Times New Roman" w:hAnsi="Times New Roman" w:cs="Times New Roman"/>
        </w:rPr>
        <w:t xml:space="preserve">.  </w:t>
      </w:r>
      <w:r w:rsidR="002C71F4">
        <w:rPr>
          <w:rFonts w:ascii="Times New Roman" w:eastAsia="Times New Roman" w:hAnsi="Times New Roman" w:cs="Times New Roman"/>
        </w:rPr>
        <w:t xml:space="preserve">In general, ALIAS’s </w:t>
      </w:r>
      <w:r w:rsidR="00076987">
        <w:rPr>
          <w:rFonts w:ascii="Times New Roman" w:eastAsia="Times New Roman" w:hAnsi="Times New Roman" w:cs="Times New Roman"/>
        </w:rPr>
        <w:t>behavior here was</w:t>
      </w:r>
      <w:r w:rsidR="002C71F4">
        <w:rPr>
          <w:rFonts w:ascii="Times New Roman" w:eastAsia="Times New Roman" w:hAnsi="Times New Roman" w:cs="Times New Roman"/>
        </w:rPr>
        <w:t xml:space="preserve"> based not on e</w:t>
      </w:r>
      <w:r w:rsidR="00076987">
        <w:rPr>
          <w:rFonts w:ascii="Times New Roman" w:eastAsia="Times New Roman" w:hAnsi="Times New Roman" w:cs="Times New Roman"/>
        </w:rPr>
        <w:t xml:space="preserve"> specialized processes or e</w:t>
      </w:r>
      <w:r w:rsidR="002C71F4">
        <w:rPr>
          <w:rFonts w:ascii="Times New Roman" w:eastAsia="Times New Roman" w:hAnsi="Times New Roman" w:cs="Times New Roman"/>
        </w:rPr>
        <w:t xml:space="preserve">xplicit notions of goals, action, efficiency, cost, or rationality but rather </w:t>
      </w:r>
      <w:r w:rsidR="00076987">
        <w:rPr>
          <w:rFonts w:ascii="Times New Roman" w:eastAsia="Times New Roman" w:hAnsi="Times New Roman" w:cs="Times New Roman"/>
        </w:rPr>
        <w:t xml:space="preserve">on </w:t>
      </w:r>
      <w:r w:rsidR="002C71F4">
        <w:rPr>
          <w:rFonts w:ascii="Times New Roman" w:eastAsia="Times New Roman" w:hAnsi="Times New Roman" w:cs="Times New Roman"/>
        </w:rPr>
        <w:t>associations</w:t>
      </w:r>
      <w:r w:rsidR="00076987">
        <w:rPr>
          <w:rFonts w:ascii="Times New Roman" w:eastAsia="Times New Roman" w:hAnsi="Times New Roman" w:cs="Times New Roman"/>
        </w:rPr>
        <w:t>—formed during pretraining and reinforced (or weakened) during habituation—</w:t>
      </w:r>
      <w:r w:rsidR="002C71F4">
        <w:rPr>
          <w:rFonts w:ascii="Times New Roman" w:eastAsia="Times New Roman" w:hAnsi="Times New Roman" w:cs="Times New Roman"/>
        </w:rPr>
        <w:t xml:space="preserve">among </w:t>
      </w:r>
      <w:r w:rsidR="00076987">
        <w:rPr>
          <w:rFonts w:ascii="Times New Roman" w:eastAsia="Times New Roman" w:hAnsi="Times New Roman" w:cs="Times New Roman"/>
        </w:rPr>
        <w:t xml:space="preserve">differentially salient, conceptually neutral visible surface features. </w:t>
      </w:r>
    </w:p>
    <w:p w14:paraId="1C278FDD" w14:textId="1CF51E8D" w:rsidR="000B6CC3"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D96643">
        <w:rPr>
          <w:rFonts w:ascii="Times New Roman" w:eastAsia="Times New Roman" w:hAnsi="Times New Roman" w:cs="Times New Roman"/>
        </w:rPr>
        <w:t>H</w:t>
      </w:r>
      <w:r w:rsidR="00F1765B">
        <w:rPr>
          <w:rFonts w:ascii="Times New Roman" w:eastAsia="Times New Roman" w:hAnsi="Times New Roman" w:cs="Times New Roman"/>
        </w:rPr>
        <w:t>igh, inefficient test</w:t>
      </w:r>
      <w:r w:rsidR="00F05F8A">
        <w:rPr>
          <w:rFonts w:ascii="Times New Roman" w:eastAsia="Times New Roman" w:hAnsi="Times New Roman" w:cs="Times New Roman"/>
        </w:rPr>
        <w:t xml:space="preserve">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w:t>
      </w:r>
      <w:r w:rsidR="00F1765B">
        <w:rPr>
          <w:rFonts w:ascii="Times New Roman" w:eastAsia="Times New Roman" w:hAnsi="Times New Roman" w:cs="Times New Roman"/>
        </w:rPr>
        <w:t xml:space="preserve"> </w:t>
      </w:r>
      <w:r w:rsidR="00D96643">
        <w:rPr>
          <w:rFonts w:ascii="Times New Roman" w:eastAsia="Times New Roman" w:hAnsi="Times New Roman" w:cs="Times New Roman"/>
        </w:rPr>
        <w:t>B</w:t>
      </w:r>
      <w:r w:rsidR="00F1765B">
        <w:rPr>
          <w:rFonts w:ascii="Times New Roman" w:eastAsia="Times New Roman" w:hAnsi="Times New Roman" w:cs="Times New Roman"/>
        </w:rPr>
        <w:t xml:space="preserve">arrierless, </w:t>
      </w:r>
      <w:r w:rsidR="00C943CC">
        <w:rPr>
          <w:rFonts w:ascii="Times New Roman" w:eastAsia="Times New Roman" w:hAnsi="Times New Roman" w:cs="Times New Roman"/>
        </w:rPr>
        <w:t xml:space="preserve">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w:t>
      </w:r>
      <w:r w:rsidR="00F05F8A">
        <w:rPr>
          <w:rFonts w:ascii="Times New Roman" w:eastAsia="Times New Roman" w:hAnsi="Times New Roman" w:cs="Times New Roman"/>
        </w:rPr>
        <w:lastRenderedPageBreak/>
        <w:t xml:space="preserve">Gergely et al. (1995) </w:t>
      </w:r>
      <w:r w:rsidR="00C943CC">
        <w:rPr>
          <w:rFonts w:ascii="Times New Roman" w:eastAsia="Times New Roman" w:hAnsi="Times New Roman" w:cs="Times New Roman"/>
        </w:rPr>
        <w:t xml:space="preserve">should look longer at </w:t>
      </w:r>
      <w:r w:rsidR="00F1765B">
        <w:rPr>
          <w:rFonts w:ascii="Times New Roman" w:eastAsia="Times New Roman" w:hAnsi="Times New Roman" w:cs="Times New Roman"/>
        </w:rPr>
        <w:t>latter than the former event</w:t>
      </w:r>
      <w:r w:rsidR="00C943CC">
        <w:rPr>
          <w:rFonts w:ascii="Times New Roman" w:eastAsia="Times New Roman" w:hAnsi="Times New Roman" w:cs="Times New Roman"/>
        </w:rPr>
        <w:t xml:space="preserve">. Another prediction is that infants should look longer at an </w:t>
      </w:r>
      <w:r w:rsidR="00D96643">
        <w:rPr>
          <w:rFonts w:ascii="Times New Roman" w:eastAsia="Times New Roman" w:hAnsi="Times New Roman" w:cs="Times New Roman"/>
        </w:rPr>
        <w:t>I</w:t>
      </w:r>
      <w:r w:rsidR="00C943CC">
        <w:rPr>
          <w:rFonts w:ascii="Times New Roman" w:eastAsia="Times New Roman" w:hAnsi="Times New Roman" w:cs="Times New Roman"/>
        </w:rPr>
        <w:t xml:space="preserve">nefficient test event than at an </w:t>
      </w:r>
      <w:r w:rsidR="00FE08FC">
        <w:rPr>
          <w:rFonts w:ascii="Times New Roman" w:eastAsia="Times New Roman" w:hAnsi="Times New Roman" w:cs="Times New Roman"/>
        </w:rPr>
        <w:t>E</w:t>
      </w:r>
      <w:r w:rsidR="00C943CC">
        <w:rPr>
          <w:rFonts w:ascii="Times New Roman" w:eastAsia="Times New Roman" w:hAnsi="Times New Roman" w:cs="Times New Roman"/>
        </w:rPr>
        <w:t xml:space="preserv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w:t>
      </w:r>
      <w:r w:rsidR="00B41B30">
        <w:rPr>
          <w:rFonts w:ascii="Times New Roman" w:eastAsia="Times New Roman" w:hAnsi="Times New Roman" w:cs="Times New Roman"/>
        </w:rPr>
        <w:t xml:space="preserve">obstacle. Although not explicitly tested here, another prediction the model makes </w:t>
      </w:r>
      <w:r w:rsidR="0067226D">
        <w:rPr>
          <w:rFonts w:ascii="Times New Roman" w:eastAsia="Times New Roman" w:hAnsi="Times New Roman" w:cs="Times New Roman"/>
        </w:rPr>
        <w:t>is that</w:t>
      </w:r>
      <w:r w:rsidR="00E33C8B" w:rsidRPr="00E33C8B">
        <w:rPr>
          <w:rFonts w:ascii="Times New Roman" w:eastAsia="Times New Roman" w:hAnsi="Times New Roman" w:cs="Times New Roman"/>
        </w:rPr>
        <w:t xml:space="preserve"> increasing</w:t>
      </w:r>
      <w:r w:rsidR="00B41B30">
        <w:rPr>
          <w:rFonts w:ascii="Times New Roman" w:eastAsia="Times New Roman" w:hAnsi="Times New Roman" w:cs="Times New Roman"/>
        </w:rPr>
        <w:t xml:space="preserve"> the salience of</w:t>
      </w:r>
      <w:r w:rsidR="00E33C8B" w:rsidRPr="00E33C8B">
        <w:rPr>
          <w:rFonts w:ascii="Times New Roman" w:eastAsia="Times New Roman" w:hAnsi="Times New Roman" w:cs="Times New Roman"/>
        </w:rPr>
        <w:t xml:space="preserve"> peripherally located obstacles</w:t>
      </w:r>
      <w:r w:rsidR="0067226D">
        <w:rPr>
          <w:rFonts w:ascii="Times New Roman" w:eastAsia="Times New Roman" w:hAnsi="Times New Roman" w:cs="Times New Roman"/>
        </w:rPr>
        <w:t xml:space="preserve"> </w:t>
      </w:r>
      <w:r w:rsidR="00E33C8B" w:rsidRPr="00E33C8B">
        <w:rPr>
          <w:rFonts w:ascii="Times New Roman" w:eastAsia="Times New Roman" w:hAnsi="Times New Roman" w:cs="Times New Roman"/>
        </w:rPr>
        <w:t xml:space="preserve">should </w:t>
      </w:r>
      <w:r w:rsidR="00B41B30">
        <w:rPr>
          <w:rFonts w:ascii="Times New Roman" w:eastAsia="Times New Roman" w:hAnsi="Times New Roman" w:cs="Times New Roman"/>
        </w:rPr>
        <w:t>enable infants to form robust associations between the</w:t>
      </w:r>
      <w:r w:rsidR="00211179">
        <w:rPr>
          <w:rFonts w:ascii="Times New Roman" w:eastAsia="Times New Roman" w:hAnsi="Times New Roman" w:cs="Times New Roman"/>
        </w:rPr>
        <w:t>m</w:t>
      </w:r>
      <w:r w:rsidR="00B41B30">
        <w:rPr>
          <w:rFonts w:ascii="Times New Roman" w:eastAsia="Times New Roman" w:hAnsi="Times New Roman" w:cs="Times New Roman"/>
        </w:rPr>
        <w:t xml:space="preserve"> and arced motion. Conversely,</w:t>
      </w:r>
      <w:r w:rsidR="00E33C8B" w:rsidRPr="00E33C8B">
        <w:rPr>
          <w:rFonts w:ascii="Times New Roman" w:eastAsia="Times New Roman" w:hAnsi="Times New Roman" w:cs="Times New Roman"/>
        </w:rPr>
        <w:t xml:space="preserve"> </w:t>
      </w:r>
      <w:r w:rsidR="00B41B30">
        <w:rPr>
          <w:rFonts w:ascii="Times New Roman" w:eastAsia="Times New Roman" w:hAnsi="Times New Roman" w:cs="Times New Roman"/>
          <w:i/>
          <w:iCs/>
        </w:rPr>
        <w:t xml:space="preserve">decreasing </w:t>
      </w:r>
      <w:r w:rsidR="00B41B30">
        <w:rPr>
          <w:rFonts w:ascii="Times New Roman" w:eastAsia="Times New Roman" w:hAnsi="Times New Roman" w:cs="Times New Roman"/>
        </w:rPr>
        <w:t xml:space="preserve">the salience of centrally located obstacles should prevent robust associations from forming between them and arced motion. Still another prediction—again not explicitly tested here—the model makes is that infants should look longer at </w:t>
      </w:r>
      <w:r w:rsidR="00D96643">
        <w:rPr>
          <w:rFonts w:ascii="Times New Roman" w:eastAsia="Times New Roman" w:hAnsi="Times New Roman" w:cs="Times New Roman"/>
        </w:rPr>
        <w:t>B</w:t>
      </w:r>
      <w:r w:rsidR="00B41B30">
        <w:rPr>
          <w:rFonts w:ascii="Times New Roman" w:eastAsia="Times New Roman" w:hAnsi="Times New Roman" w:cs="Times New Roman"/>
        </w:rPr>
        <w:t xml:space="preserve">arrierless, inefficient test event than an </w:t>
      </w:r>
      <w:r w:rsidR="00FE08FC">
        <w:rPr>
          <w:rFonts w:ascii="Times New Roman" w:eastAsia="Times New Roman" w:hAnsi="Times New Roman" w:cs="Times New Roman"/>
        </w:rPr>
        <w:t>E</w:t>
      </w:r>
      <w:r w:rsidR="00B41B30">
        <w:rPr>
          <w:rFonts w:ascii="Times New Roman" w:eastAsia="Times New Roman" w:hAnsi="Times New Roman" w:cs="Times New Roman"/>
        </w:rPr>
        <w:t xml:space="preserve">fficient test event, even in the absence of habituation. Behavioral findings that corroborate any of these predictions—but ideally all of them—would be difficult to reconcile </w:t>
      </w:r>
      <w:r w:rsidR="001A5B5C">
        <w:rPr>
          <w:rFonts w:ascii="Times New Roman" w:eastAsia="Times New Roman" w:hAnsi="Times New Roman" w:cs="Times New Roman"/>
        </w:rPr>
        <w:t>under any of the current domain-specific proposals.</w:t>
      </w:r>
      <w:r w:rsidR="00A14E3E">
        <w:rPr>
          <w:rFonts w:ascii="Times New Roman" w:eastAsia="Times New Roman" w:hAnsi="Times New Roman" w:cs="Times New Roman"/>
        </w:rPr>
        <w:t xml:space="preserve"> </w:t>
      </w:r>
    </w:p>
    <w:p w14:paraId="16679668" w14:textId="77777777" w:rsidR="00976A68" w:rsidRDefault="002B54F9" w:rsidP="0096234E">
      <w:pPr>
        <w:spacing w:line="480" w:lineRule="auto"/>
        <w:ind w:firstLine="720"/>
        <w:contextualSpacing/>
        <w:rPr>
          <w:rFonts w:ascii="Times New Roman" w:eastAsia="Times New Roman" w:hAnsi="Times New Roman" w:cs="Times New Roman"/>
        </w:rPr>
      </w:pPr>
      <w:r w:rsidRPr="002B54F9">
        <w:rPr>
          <w:rFonts w:ascii="Times New Roman" w:eastAsia="Times New Roman" w:hAnsi="Times New Roman" w:cs="Times New Roman"/>
        </w:rPr>
        <w:t xml:space="preserve">The present account may also help </w:t>
      </w:r>
      <w:r w:rsidR="00543EF9">
        <w:rPr>
          <w:rFonts w:ascii="Times New Roman" w:eastAsia="Times New Roman" w:hAnsi="Times New Roman" w:cs="Times New Roman"/>
        </w:rPr>
        <w:t xml:space="preserve">to </w:t>
      </w:r>
      <w:r w:rsidRPr="002B54F9">
        <w:rPr>
          <w:rFonts w:ascii="Times New Roman" w:eastAsia="Times New Roman" w:hAnsi="Times New Roman" w:cs="Times New Roman"/>
        </w:rPr>
        <w:t xml:space="preserve">explain an apparent discontinuity between action efficiency processing in infancy and later development. On the one hand, studies with infants suggest that sensitivity to action efficiency emerges sometime between 6 and 12 months of age (e.g., </w:t>
      </w:r>
      <w:proofErr w:type="spellStart"/>
      <w:r w:rsidRPr="002B54F9">
        <w:rPr>
          <w:rFonts w:ascii="Times New Roman" w:eastAsia="Times New Roman" w:hAnsi="Times New Roman" w:cs="Times New Roman"/>
        </w:rPr>
        <w:t>Csibra</w:t>
      </w:r>
      <w:proofErr w:type="spellEnd"/>
      <w:r w:rsidRPr="002B54F9">
        <w:rPr>
          <w:rFonts w:ascii="Times New Roman" w:eastAsia="Times New Roman" w:hAnsi="Times New Roman" w:cs="Times New Roman"/>
        </w:rPr>
        <w:t xml:space="preserve"> et al., 2003; </w:t>
      </w:r>
      <w:proofErr w:type="spellStart"/>
      <w:r w:rsidR="004D12AE" w:rsidRPr="002B54F9">
        <w:rPr>
          <w:rFonts w:ascii="Times New Roman" w:eastAsia="Times New Roman" w:hAnsi="Times New Roman" w:cs="Times New Roman"/>
        </w:rPr>
        <w:t>Csibra</w:t>
      </w:r>
      <w:proofErr w:type="spellEnd"/>
      <w:r w:rsidR="004D12AE" w:rsidRPr="002B54F9">
        <w:rPr>
          <w:rFonts w:ascii="Times New Roman" w:eastAsia="Times New Roman" w:hAnsi="Times New Roman" w:cs="Times New Roman"/>
        </w:rPr>
        <w:t xml:space="preserve"> et al., </w:t>
      </w:r>
      <w:r w:rsidR="00237575">
        <w:rPr>
          <w:rFonts w:ascii="Times New Roman" w:eastAsia="Times New Roman" w:hAnsi="Times New Roman" w:cs="Times New Roman"/>
        </w:rPr>
        <w:t>1999</w:t>
      </w:r>
      <w:r w:rsidR="004D12AE">
        <w:rPr>
          <w:rFonts w:ascii="Times New Roman" w:eastAsia="Times New Roman" w:hAnsi="Times New Roman" w:cs="Times New Roman"/>
        </w:rPr>
        <w:t xml:space="preserve">; </w:t>
      </w:r>
      <w:r w:rsidRPr="002B54F9">
        <w:rPr>
          <w:rFonts w:ascii="Times New Roman" w:eastAsia="Times New Roman" w:hAnsi="Times New Roman" w:cs="Times New Roman"/>
        </w:rPr>
        <w:t xml:space="preserve">Gergely et al., 1995; Liu &amp; </w:t>
      </w:r>
      <w:proofErr w:type="spellStart"/>
      <w:r w:rsidRPr="002B54F9">
        <w:rPr>
          <w:rFonts w:ascii="Times New Roman" w:eastAsia="Times New Roman" w:hAnsi="Times New Roman" w:cs="Times New Roman"/>
        </w:rPr>
        <w:t>Spelke</w:t>
      </w:r>
      <w:proofErr w:type="spellEnd"/>
      <w:r w:rsidRPr="002B54F9">
        <w:rPr>
          <w:rFonts w:ascii="Times New Roman" w:eastAsia="Times New Roman" w:hAnsi="Times New Roman" w:cs="Times New Roman"/>
        </w:rPr>
        <w:t xml:space="preserve">, 2017; Liu et al., 2017), if not earlier (e.g., Liu et al., 2019; Skerry et al., 2013). On the other hand, evidence from toddlers and young children is more equivocal. Some findings are consistent with the view that action efficiency understanding is continuous throughout development. For example, 14-month-olds imitate inefficient actions only when more efficient alternatives are unavailable (Gergely et al., 2002), 2-year-olds use </w:t>
      </w:r>
      <w:r w:rsidR="00906840">
        <w:rPr>
          <w:rFonts w:ascii="Times New Roman" w:eastAsia="Times New Roman" w:hAnsi="Times New Roman" w:cs="Times New Roman"/>
        </w:rPr>
        <w:t>cost information</w:t>
      </w:r>
      <w:r w:rsidRPr="002B54F9">
        <w:rPr>
          <w:rFonts w:ascii="Times New Roman" w:eastAsia="Times New Roman" w:hAnsi="Times New Roman" w:cs="Times New Roman"/>
        </w:rPr>
        <w:t xml:space="preserve"> when evaluating others' behavior (Jara-Ettinger et al., 2015), and 5-year-olds reason productively about others' actions in terms of</w:t>
      </w:r>
      <w:r w:rsidR="00906840">
        <w:rPr>
          <w:rFonts w:ascii="Times New Roman" w:eastAsia="Times New Roman" w:hAnsi="Times New Roman" w:cs="Times New Roman"/>
        </w:rPr>
        <w:t xml:space="preserve"> the costs and rewards</w:t>
      </w:r>
      <w:r w:rsidRPr="002B54F9">
        <w:rPr>
          <w:rFonts w:ascii="Times New Roman" w:eastAsia="Times New Roman" w:hAnsi="Times New Roman" w:cs="Times New Roman"/>
        </w:rPr>
        <w:t xml:space="preserve"> (Jara-Ettinger et al., 2015). In contrast, other studies show that preschool-aged children neither distinguish efficient from inefficient </w:t>
      </w:r>
      <w:r w:rsidR="0029146C">
        <w:rPr>
          <w:rFonts w:ascii="Times New Roman" w:eastAsia="Times New Roman" w:hAnsi="Times New Roman" w:cs="Times New Roman"/>
        </w:rPr>
        <w:t>actions</w:t>
      </w:r>
      <w:r w:rsidRPr="002B54F9">
        <w:rPr>
          <w:rFonts w:ascii="Times New Roman" w:eastAsia="Times New Roman" w:hAnsi="Times New Roman" w:cs="Times New Roman"/>
        </w:rPr>
        <w:t xml:space="preserve"> (e.g., </w:t>
      </w:r>
      <w:proofErr w:type="spellStart"/>
      <w:r w:rsidRPr="002B54F9">
        <w:rPr>
          <w:rFonts w:ascii="Times New Roman" w:eastAsia="Times New Roman" w:hAnsi="Times New Roman" w:cs="Times New Roman"/>
        </w:rPr>
        <w:t>Ossmy</w:t>
      </w:r>
      <w:proofErr w:type="spellEnd"/>
      <w:r w:rsidRPr="002B54F9">
        <w:rPr>
          <w:rFonts w:ascii="Times New Roman" w:eastAsia="Times New Roman" w:hAnsi="Times New Roman" w:cs="Times New Roman"/>
        </w:rPr>
        <w:t xml:space="preserve"> et al., 2021) nor</w:t>
      </w:r>
      <w:r w:rsidR="003C01FB">
        <w:rPr>
          <w:rFonts w:ascii="Times New Roman" w:eastAsia="Times New Roman" w:hAnsi="Times New Roman" w:cs="Times New Roman"/>
        </w:rPr>
        <w:t xml:space="preserve"> do they</w:t>
      </w:r>
      <w:r w:rsidRPr="002B54F9">
        <w:rPr>
          <w:rFonts w:ascii="Times New Roman" w:eastAsia="Times New Roman" w:hAnsi="Times New Roman" w:cs="Times New Roman"/>
        </w:rPr>
        <w:t xml:space="preserve"> expect </w:t>
      </w:r>
      <w:r w:rsidR="00FD6AC5">
        <w:rPr>
          <w:rFonts w:ascii="Times New Roman" w:eastAsia="Times New Roman" w:hAnsi="Times New Roman" w:cs="Times New Roman"/>
        </w:rPr>
        <w:lastRenderedPageBreak/>
        <w:t>agents to follow</w:t>
      </w:r>
      <w:r w:rsidRPr="002B54F9">
        <w:rPr>
          <w:rFonts w:ascii="Times New Roman" w:eastAsia="Times New Roman" w:hAnsi="Times New Roman" w:cs="Times New Roman"/>
        </w:rPr>
        <w:t xml:space="preserve"> more efficient and less costly</w:t>
      </w:r>
      <w:r w:rsidR="003C01FB">
        <w:rPr>
          <w:rFonts w:ascii="Times New Roman" w:eastAsia="Times New Roman" w:hAnsi="Times New Roman" w:cs="Times New Roman"/>
        </w:rPr>
        <w:t xml:space="preserve"> paths when pursuing goals</w:t>
      </w:r>
      <w:r w:rsidRPr="002B54F9">
        <w:rPr>
          <w:rFonts w:ascii="Times New Roman" w:eastAsia="Times New Roman" w:hAnsi="Times New Roman" w:cs="Times New Roman"/>
        </w:rPr>
        <w:t xml:space="preserve"> (e.g., Gönül &amp; Paulus, 2021). These diverging findings are difficult to reconcile under the</w:t>
      </w:r>
      <w:r w:rsidR="00447069">
        <w:rPr>
          <w:rFonts w:ascii="Times New Roman" w:eastAsia="Times New Roman" w:hAnsi="Times New Roman" w:cs="Times New Roman"/>
        </w:rPr>
        <w:t xml:space="preserve"> present</w:t>
      </w:r>
      <w:r w:rsidRPr="002B54F9">
        <w:rPr>
          <w:rFonts w:ascii="Times New Roman" w:eastAsia="Times New Roman" w:hAnsi="Times New Roman" w:cs="Times New Roman"/>
        </w:rPr>
        <w:t xml:space="preserve"> domain-specific theories because each implicitly assumes continuity in the mechanisms supporting action efficiency understanding. Yet, if</w:t>
      </w:r>
      <w:r w:rsidR="00447069">
        <w:rPr>
          <w:rFonts w:ascii="Times New Roman" w:eastAsia="Times New Roman" w:hAnsi="Times New Roman" w:cs="Times New Roman"/>
        </w:rPr>
        <w:t xml:space="preserve"> sophisticated notions like goals, efficiency, cost, and utility </w:t>
      </w:r>
      <w:r w:rsidR="007613A4">
        <w:rPr>
          <w:rFonts w:ascii="Times New Roman" w:eastAsia="Times New Roman" w:hAnsi="Times New Roman" w:cs="Times New Roman"/>
        </w:rPr>
        <w:t xml:space="preserve">really do </w:t>
      </w:r>
      <w:r w:rsidR="00447069">
        <w:rPr>
          <w:rFonts w:ascii="Times New Roman" w:eastAsia="Times New Roman" w:hAnsi="Times New Roman" w:cs="Times New Roman"/>
        </w:rPr>
        <w:t xml:space="preserve">guide </w:t>
      </w:r>
      <w:r w:rsidR="00CE7F6E">
        <w:rPr>
          <w:rFonts w:ascii="Times New Roman" w:eastAsia="Times New Roman" w:hAnsi="Times New Roman" w:cs="Times New Roman"/>
        </w:rPr>
        <w:t>infants’ action processing</w:t>
      </w:r>
      <w:r w:rsidRPr="002B54F9">
        <w:rPr>
          <w:rFonts w:ascii="Times New Roman" w:eastAsia="Times New Roman" w:hAnsi="Times New Roman" w:cs="Times New Roman"/>
        </w:rPr>
        <w:t xml:space="preserve">, then it is </w:t>
      </w:r>
      <w:r w:rsidR="00447069">
        <w:rPr>
          <w:rFonts w:ascii="Times New Roman" w:eastAsia="Times New Roman" w:hAnsi="Times New Roman" w:cs="Times New Roman"/>
        </w:rPr>
        <w:t xml:space="preserve">unclear </w:t>
      </w:r>
      <w:r w:rsidRPr="002B54F9">
        <w:rPr>
          <w:rFonts w:ascii="Times New Roman" w:eastAsia="Times New Roman" w:hAnsi="Times New Roman" w:cs="Times New Roman"/>
        </w:rPr>
        <w:t xml:space="preserve">why evidence for such representations </w:t>
      </w:r>
      <w:r w:rsidR="00447069">
        <w:rPr>
          <w:rFonts w:ascii="Times New Roman" w:eastAsia="Times New Roman" w:hAnsi="Times New Roman" w:cs="Times New Roman"/>
        </w:rPr>
        <w:t xml:space="preserve">are present in early infancy but not </w:t>
      </w:r>
      <w:r w:rsidR="007234A3">
        <w:rPr>
          <w:rFonts w:ascii="Times New Roman" w:eastAsia="Times New Roman" w:hAnsi="Times New Roman" w:cs="Times New Roman"/>
        </w:rPr>
        <w:t xml:space="preserve">in </w:t>
      </w:r>
      <w:r w:rsidR="00771CF7">
        <w:rPr>
          <w:rFonts w:ascii="Times New Roman" w:eastAsia="Times New Roman" w:hAnsi="Times New Roman" w:cs="Times New Roman"/>
        </w:rPr>
        <w:t>early childhood</w:t>
      </w:r>
      <w:r w:rsidRPr="002B54F9">
        <w:rPr>
          <w:rFonts w:ascii="Times New Roman" w:eastAsia="Times New Roman" w:hAnsi="Times New Roman" w:cs="Times New Roman"/>
        </w:rPr>
        <w:t xml:space="preserve">. </w:t>
      </w:r>
    </w:p>
    <w:p w14:paraId="4823A738" w14:textId="07D113BF" w:rsidR="00DC441E" w:rsidRDefault="000714B4" w:rsidP="0096234E">
      <w:pPr>
        <w:spacing w:line="480" w:lineRule="auto"/>
        <w:ind w:firstLine="720"/>
        <w:contextualSpacing/>
        <w:rPr>
          <w:rFonts w:ascii="Times New Roman" w:eastAsia="Times New Roman" w:hAnsi="Times New Roman" w:cs="Times New Roman"/>
        </w:rPr>
      </w:pPr>
      <w:r w:rsidRPr="000714B4">
        <w:rPr>
          <w:rFonts w:ascii="Times New Roman" w:eastAsia="Times New Roman" w:hAnsi="Times New Roman" w:cs="Times New Roman"/>
        </w:rPr>
        <w:t>This discrepancy evaporates if</w:t>
      </w:r>
      <w:r w:rsidR="007234A3">
        <w:rPr>
          <w:rFonts w:ascii="Times New Roman" w:eastAsia="Times New Roman" w:hAnsi="Times New Roman" w:cs="Times New Roman"/>
        </w:rPr>
        <w:t xml:space="preserve"> the current account is correct that </w:t>
      </w:r>
      <w:r w:rsidRPr="000714B4">
        <w:rPr>
          <w:rFonts w:ascii="Times New Roman" w:eastAsia="Times New Roman" w:hAnsi="Times New Roman" w:cs="Times New Roman"/>
        </w:rPr>
        <w:t xml:space="preserve">looking behavior in studies on this topic reflects low-level associative processes operating over visible surface features. If so, </w:t>
      </w:r>
      <w:r>
        <w:rPr>
          <w:rFonts w:ascii="Times New Roman" w:eastAsia="Times New Roman" w:hAnsi="Times New Roman" w:cs="Times New Roman"/>
        </w:rPr>
        <w:t>such behavior</w:t>
      </w:r>
      <w:r w:rsidRPr="000714B4">
        <w:rPr>
          <w:rFonts w:ascii="Times New Roman" w:eastAsia="Times New Roman" w:hAnsi="Times New Roman" w:cs="Times New Roman"/>
        </w:rPr>
        <w:t xml:space="preserve"> does not reflect veridical efficiency-based action processing.</w:t>
      </w:r>
      <w:r w:rsidR="00210173">
        <w:rPr>
          <w:rFonts w:ascii="Times New Roman" w:eastAsia="Times New Roman" w:hAnsi="Times New Roman" w:cs="Times New Roman"/>
        </w:rPr>
        <w:t xml:space="preserve"> </w:t>
      </w:r>
      <w:r w:rsidR="00DC441E" w:rsidRPr="00DC441E">
        <w:rPr>
          <w:rFonts w:ascii="Times New Roman" w:eastAsia="Times New Roman" w:hAnsi="Times New Roman" w:cs="Times New Roman"/>
        </w:rPr>
        <w:t xml:space="preserve">One outstanding question concerns how genuine efficiency-based action processing develops. Although ALIAS is not a theory of how this capacity emerges, there is no reason to think that its development is not ultimately rooted in the same general associative processes. Indeed, a similar proposal has been advanced in another domain. The proposal in question is Associative Sequence Learning (ASL; e.g., Heyes &amp; Ray, 2000; Heyes, 2001) and the phenomenon it seeks to explain is imitation. ASL is relevant because it demonstrates how a </w:t>
      </w:r>
      <w:r w:rsidR="008846DA">
        <w:rPr>
          <w:rFonts w:ascii="Times New Roman" w:eastAsia="Times New Roman" w:hAnsi="Times New Roman" w:cs="Times New Roman"/>
        </w:rPr>
        <w:t>capacity</w:t>
      </w:r>
      <w:r w:rsidR="00DC441E" w:rsidRPr="00DC441E">
        <w:rPr>
          <w:rFonts w:ascii="Times New Roman" w:eastAsia="Times New Roman" w:hAnsi="Times New Roman" w:cs="Times New Roman"/>
        </w:rPr>
        <w:t xml:space="preserve"> </w:t>
      </w:r>
      <w:r w:rsidR="00127CFB">
        <w:rPr>
          <w:rFonts w:ascii="Times New Roman" w:eastAsia="Times New Roman" w:hAnsi="Times New Roman" w:cs="Times New Roman"/>
        </w:rPr>
        <w:t xml:space="preserve">like imitation </w:t>
      </w:r>
      <w:r w:rsidR="00DC441E" w:rsidRPr="00DC441E">
        <w:rPr>
          <w:rFonts w:ascii="Times New Roman" w:eastAsia="Times New Roman" w:hAnsi="Times New Roman" w:cs="Times New Roman"/>
        </w:rPr>
        <w:t xml:space="preserve">can emerge </w:t>
      </w:r>
      <w:r w:rsidR="008846DA">
        <w:rPr>
          <w:rFonts w:ascii="Times New Roman" w:eastAsia="Times New Roman" w:hAnsi="Times New Roman" w:cs="Times New Roman"/>
        </w:rPr>
        <w:t xml:space="preserve">via more general associative-based </w:t>
      </w:r>
      <w:r w:rsidR="00220D5D">
        <w:rPr>
          <w:rFonts w:ascii="Times New Roman" w:eastAsia="Times New Roman" w:hAnsi="Times New Roman" w:cs="Times New Roman"/>
        </w:rPr>
        <w:t>processes</w:t>
      </w:r>
      <w:r w:rsidR="00DC441E" w:rsidRPr="00DC441E">
        <w:rPr>
          <w:rFonts w:ascii="Times New Roman" w:eastAsia="Times New Roman" w:hAnsi="Times New Roman" w:cs="Times New Roman"/>
        </w:rPr>
        <w:t xml:space="preserve">. According to ASL, repeated pairings between observed and executed actions establish associations linking perception and action. Over time, these associations become sufficiently strong that observing another person's action elicits the corresponding motor response. Importantly, ASL does not deny that imitation is a sophisticated cognitive ability; rather, it maintains that </w:t>
      </w:r>
      <w:r w:rsidR="009F51F1">
        <w:rPr>
          <w:rFonts w:ascii="Times New Roman" w:eastAsia="Times New Roman" w:hAnsi="Times New Roman" w:cs="Times New Roman"/>
        </w:rPr>
        <w:t>such sophistication</w:t>
      </w:r>
      <w:r w:rsidR="00DC441E" w:rsidRPr="00DC441E">
        <w:rPr>
          <w:rFonts w:ascii="Times New Roman" w:eastAsia="Times New Roman" w:hAnsi="Times New Roman" w:cs="Times New Roman"/>
        </w:rPr>
        <w:t xml:space="preserve"> is the</w:t>
      </w:r>
      <w:r w:rsidR="00220D5D">
        <w:rPr>
          <w:rFonts w:ascii="Times New Roman" w:eastAsia="Times New Roman" w:hAnsi="Times New Roman" w:cs="Times New Roman"/>
        </w:rPr>
        <w:t xml:space="preserve"> emergent consequence </w:t>
      </w:r>
      <w:r w:rsidR="00DC441E" w:rsidRPr="00DC441E">
        <w:rPr>
          <w:rFonts w:ascii="Times New Roman" w:eastAsia="Times New Roman" w:hAnsi="Times New Roman" w:cs="Times New Roman"/>
        </w:rPr>
        <w:t xml:space="preserve">of learning rather than specialized mechanisms. The present account adopts a similar perspective. Although ALIAS is concerned with infants' early looking behavior rather than the development of </w:t>
      </w:r>
      <w:r w:rsidR="00EF1C65">
        <w:rPr>
          <w:rFonts w:ascii="Times New Roman" w:eastAsia="Times New Roman" w:hAnsi="Times New Roman" w:cs="Times New Roman"/>
        </w:rPr>
        <w:t>efficiency</w:t>
      </w:r>
      <w:r w:rsidR="00DC441E" w:rsidRPr="00DC441E">
        <w:rPr>
          <w:rFonts w:ascii="Times New Roman" w:eastAsia="Times New Roman" w:hAnsi="Times New Roman" w:cs="Times New Roman"/>
        </w:rPr>
        <w:t xml:space="preserve">-based action processing, the notion that the latter develops via the very same </w:t>
      </w:r>
      <w:r w:rsidR="00DC441E" w:rsidRPr="00DC441E">
        <w:rPr>
          <w:rFonts w:ascii="Times New Roman" w:eastAsia="Times New Roman" w:hAnsi="Times New Roman" w:cs="Times New Roman"/>
        </w:rPr>
        <w:lastRenderedPageBreak/>
        <w:t xml:space="preserve">associative processes that </w:t>
      </w:r>
      <w:r w:rsidR="00E646EA">
        <w:rPr>
          <w:rFonts w:ascii="Times New Roman" w:eastAsia="Times New Roman" w:hAnsi="Times New Roman" w:cs="Times New Roman"/>
        </w:rPr>
        <w:t>underpin the former</w:t>
      </w:r>
      <w:r w:rsidR="00DC441E" w:rsidRPr="00DC441E">
        <w:rPr>
          <w:rFonts w:ascii="Times New Roman" w:eastAsia="Times New Roman" w:hAnsi="Times New Roman" w:cs="Times New Roman"/>
        </w:rPr>
        <w:t xml:space="preserve"> is entirely consistent with it. At the same time, observation alone might be insufficient to support a complete understanding of action efficiency. Physically experiencing the efficiency of one's own actions may </w:t>
      </w:r>
      <w:r w:rsidR="00285ADC">
        <w:rPr>
          <w:rFonts w:ascii="Times New Roman" w:eastAsia="Times New Roman" w:hAnsi="Times New Roman" w:cs="Times New Roman"/>
        </w:rPr>
        <w:t>be additionally</w:t>
      </w:r>
      <w:r w:rsidR="00E646EA">
        <w:rPr>
          <w:rFonts w:ascii="Times New Roman" w:eastAsia="Times New Roman" w:hAnsi="Times New Roman" w:cs="Times New Roman"/>
        </w:rPr>
        <w:t xml:space="preserve"> important </w:t>
      </w:r>
      <w:r w:rsidR="00DC441E" w:rsidRPr="00DC441E">
        <w:rPr>
          <w:rFonts w:ascii="Times New Roman" w:eastAsia="Times New Roman" w:hAnsi="Times New Roman" w:cs="Times New Roman"/>
        </w:rPr>
        <w:t xml:space="preserve">(e.g., </w:t>
      </w:r>
      <w:proofErr w:type="spellStart"/>
      <w:r w:rsidR="00DC441E" w:rsidRPr="00DC441E">
        <w:rPr>
          <w:rFonts w:ascii="Times New Roman" w:eastAsia="Times New Roman" w:hAnsi="Times New Roman" w:cs="Times New Roman"/>
        </w:rPr>
        <w:t>Ossmy</w:t>
      </w:r>
      <w:proofErr w:type="spellEnd"/>
      <w:r w:rsidR="00DC441E" w:rsidRPr="00DC441E">
        <w:rPr>
          <w:rFonts w:ascii="Times New Roman" w:eastAsia="Times New Roman" w:hAnsi="Times New Roman" w:cs="Times New Roman"/>
        </w:rPr>
        <w:t xml:space="preserve"> et al., 2021).</w:t>
      </w:r>
      <w:r w:rsidR="00E646EA">
        <w:rPr>
          <w:rFonts w:ascii="Times New Roman" w:eastAsia="Times New Roman" w:hAnsi="Times New Roman" w:cs="Times New Roman"/>
        </w:rPr>
        <w:t xml:space="preserve"> </w:t>
      </w:r>
      <w:r w:rsidR="00EF1C65">
        <w:rPr>
          <w:rFonts w:ascii="Times New Roman" w:eastAsia="Times New Roman" w:hAnsi="Times New Roman" w:cs="Times New Roman"/>
        </w:rPr>
        <w:t>Mature</w:t>
      </w:r>
      <w:r w:rsidR="00E646EA">
        <w:rPr>
          <w:rFonts w:ascii="Times New Roman" w:eastAsia="Times New Roman" w:hAnsi="Times New Roman" w:cs="Times New Roman"/>
        </w:rPr>
        <w:t xml:space="preserve"> efficiency-based action processing may thus arise from</w:t>
      </w:r>
      <w:r w:rsidR="00DC441E" w:rsidRPr="00DC441E">
        <w:rPr>
          <w:rFonts w:ascii="Times New Roman" w:eastAsia="Times New Roman" w:hAnsi="Times New Roman" w:cs="Times New Roman"/>
        </w:rPr>
        <w:t xml:space="preserve"> </w:t>
      </w:r>
      <w:r w:rsidR="00E646EA">
        <w:rPr>
          <w:rFonts w:ascii="Times New Roman" w:eastAsia="Times New Roman" w:hAnsi="Times New Roman" w:cs="Times New Roman"/>
        </w:rPr>
        <w:t>a combination of observation and action, thereby allowing</w:t>
      </w:r>
      <w:r w:rsidR="00DC441E" w:rsidRPr="00DC441E">
        <w:rPr>
          <w:rFonts w:ascii="Times New Roman" w:eastAsia="Times New Roman" w:hAnsi="Times New Roman" w:cs="Times New Roman"/>
        </w:rPr>
        <w:t xml:space="preserve"> perceptually grounded associative representations to become integrated with action production over development.</w:t>
      </w:r>
      <w:r w:rsidR="00DC441E">
        <w:rPr>
          <w:rFonts w:ascii="Times New Roman" w:eastAsia="Times New Roman" w:hAnsi="Times New Roman" w:cs="Times New Roman"/>
        </w:rPr>
        <w:t xml:space="preserve"> </w:t>
      </w:r>
    </w:p>
    <w:p w14:paraId="15CC3850" w14:textId="564FA2C1"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086209A6"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 xml:space="preserve">this simplification was deliberate: Because </w:t>
      </w:r>
      <w:r w:rsidR="00460C30">
        <w:rPr>
          <w:rFonts w:ascii="Times New Roman" w:eastAsia="Times New Roman" w:hAnsi="Times New Roman" w:cs="Times New Roman"/>
        </w:rPr>
        <w:t>simple models afford tracing precisely</w:t>
      </w:r>
      <w:r w:rsidR="00C85217">
        <w:rPr>
          <w:rFonts w:ascii="Times New Roman" w:eastAsia="Times New Roman" w:hAnsi="Times New Roman" w:cs="Times New Roman"/>
        </w:rPr>
        <w:t xml:space="preserve"> how</w:t>
      </w:r>
      <w:r w:rsidR="00460C30">
        <w:rPr>
          <w:rFonts w:ascii="Times New Roman" w:eastAsia="Times New Roman" w:hAnsi="Times New Roman" w:cs="Times New Roman"/>
        </w:rPr>
        <w:t xml:space="preserve"> simple model’s</w:t>
      </w:r>
      <w:r w:rsidR="00C85217">
        <w:rPr>
          <w:rFonts w:ascii="Times New Roman" w:eastAsia="Times New Roman" w:hAnsi="Times New Roman" w:cs="Times New Roman"/>
        </w:rPr>
        <w:t xml:space="preserve">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F52B44">
        <w:rPr>
          <w:rFonts w:ascii="Times New Roman" w:eastAsia="Times New Roman" w:hAnsi="Times New Roman" w:cs="Times New Roman"/>
        </w:rPr>
        <w:t>it is possible to elucidate the mechanisms driving the model’s performance</w:t>
      </w:r>
      <w:r w:rsidR="00042D8C">
        <w:rPr>
          <w:rFonts w:ascii="Times New Roman" w:eastAsia="Times New Roman" w:hAnsi="Times New Roman" w:cs="Times New Roman"/>
        </w:rPr>
        <w:t xml:space="preserve"> and</w:t>
      </w:r>
      <w:r w:rsidR="00F52B44">
        <w:rPr>
          <w:rFonts w:ascii="Times New Roman" w:eastAsia="Times New Roman" w:hAnsi="Times New Roman" w:cs="Times New Roman"/>
        </w:rPr>
        <w:t xml:space="preserve"> thus to</w:t>
      </w:r>
      <w:r w:rsidR="00042D8C">
        <w:rPr>
          <w:rFonts w:ascii="Times New Roman" w:eastAsia="Times New Roman" w:hAnsi="Times New Roman" w:cs="Times New Roman"/>
        </w:rPr>
        <w:t xml:space="preserve">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xml:space="preserve">. This </w:t>
      </w:r>
      <w:r w:rsidR="00C95E66">
        <w:rPr>
          <w:rFonts w:ascii="Times New Roman" w:eastAsia="Times New Roman" w:hAnsi="Times New Roman" w:cs="Times New Roman"/>
        </w:rPr>
        <w:lastRenderedPageBreak/>
        <w:t>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039CE8F9" w:rsidR="008F5140" w:rsidRDefault="00EE4985" w:rsidP="00413F2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ALIAS reproduced benchmark findings that</w:t>
      </w:r>
      <w:r w:rsidR="003C59F3">
        <w:rPr>
          <w:rFonts w:ascii="Times New Roman" w:eastAsia="Times New Roman" w:hAnsi="Times New Roman" w:cs="Times New Roman"/>
        </w:rPr>
        <w:t xml:space="preserve"> previously </w:t>
      </w:r>
      <w:r w:rsidR="00096DDF">
        <w:rPr>
          <w:rFonts w:ascii="Times New Roman" w:eastAsia="Times New Roman" w:hAnsi="Times New Roman" w:cs="Times New Roman"/>
        </w:rPr>
        <w:t xml:space="preserve">were interpreted as evidence for specialized mechanisms and abstract </w:t>
      </w:r>
      <w:r w:rsidR="003C59F3">
        <w:rPr>
          <w:rFonts w:ascii="Times New Roman" w:eastAsia="Times New Roman" w:hAnsi="Times New Roman" w:cs="Times New Roman"/>
        </w:rPr>
        <w:t xml:space="preserve">efficiency-based </w:t>
      </w:r>
      <w:r w:rsidR="00096DDF">
        <w:rPr>
          <w:rFonts w:ascii="Times New Roman" w:eastAsia="Times New Roman" w:hAnsi="Times New Roman" w:cs="Times New Roman"/>
        </w:rPr>
        <w:t>notions</w:t>
      </w:r>
      <w:r w:rsidR="003C59F3">
        <w:rPr>
          <w:rFonts w:ascii="Times New Roman" w:eastAsia="Times New Roman" w:hAnsi="Times New Roman" w:cs="Times New Roman"/>
        </w:rPr>
        <w:t xml:space="preserve"> of action. </w:t>
      </w:r>
      <w:r w:rsidR="00096DDF">
        <w:rPr>
          <w:rFonts w:ascii="Times New Roman" w:eastAsia="Times New Roman" w:hAnsi="Times New Roman" w:cs="Times New Roman"/>
        </w:rPr>
        <w:t xml:space="preserve">The model achieved this via an associative-learning mechanism operating over perceptual features and action kinematics. The success of this model does not mean that infants do not possess an efficiency-based understanding of action. They show </w:t>
      </w:r>
      <w:r w:rsidR="003C59F3">
        <w:rPr>
          <w:rFonts w:ascii="Times New Roman" w:eastAsia="Times New Roman" w:hAnsi="Times New Roman" w:cs="Times New Roman"/>
        </w:rPr>
        <w:t xml:space="preserve">instead </w:t>
      </w:r>
      <w:r w:rsidR="00096DDF">
        <w:rPr>
          <w:rFonts w:ascii="Times New Roman" w:eastAsia="Times New Roman" w:hAnsi="Times New Roman" w:cs="Times New Roman"/>
        </w:rPr>
        <w:t xml:space="preserve">that existing looking-time evidence does not uniquely require that interpretation. </w:t>
      </w:r>
      <w:r w:rsidR="003C59F3">
        <w:rPr>
          <w:rFonts w:ascii="Times New Roman" w:eastAsia="Times New Roman" w:hAnsi="Times New Roman" w:cs="Times New Roman"/>
        </w:rPr>
        <w:t>Thus,</w:t>
      </w:r>
      <w:r w:rsidR="00096DDF">
        <w:rPr>
          <w:rFonts w:ascii="Times New Roman" w:eastAsia="Times New Roman" w:hAnsi="Times New Roman" w:cs="Times New Roman"/>
        </w:rPr>
        <w:t xml:space="preserve"> before concluding that infants’ performance reflects </w:t>
      </w:r>
      <w:r w:rsidR="003C59F3">
        <w:rPr>
          <w:rFonts w:ascii="Times New Roman" w:eastAsia="Times New Roman" w:hAnsi="Times New Roman" w:cs="Times New Roman"/>
        </w:rPr>
        <w:t>domain</w:t>
      </w:r>
      <w:r w:rsidR="00096DDF">
        <w:rPr>
          <w:rFonts w:ascii="Times New Roman" w:eastAsia="Times New Roman" w:hAnsi="Times New Roman" w:cs="Times New Roman"/>
        </w:rPr>
        <w:t>-specific</w:t>
      </w:r>
      <w:r w:rsidR="003C59F3">
        <w:rPr>
          <w:rFonts w:ascii="Times New Roman" w:eastAsia="Times New Roman" w:hAnsi="Times New Roman" w:cs="Times New Roman"/>
        </w:rPr>
        <w:t xml:space="preserve"> and early-emerging</w:t>
      </w:r>
      <w:r w:rsidR="00096DDF">
        <w:rPr>
          <w:rFonts w:ascii="Times New Roman" w:eastAsia="Times New Roman" w:hAnsi="Times New Roman" w:cs="Times New Roman"/>
        </w:rPr>
        <w:t xml:space="preserve"> concepts, future studies must first rule out the possibility that </w:t>
      </w:r>
      <w:r w:rsidR="004C2D16">
        <w:rPr>
          <w:rFonts w:ascii="Times New Roman" w:eastAsia="Times New Roman" w:hAnsi="Times New Roman" w:cs="Times New Roman"/>
        </w:rPr>
        <w:t xml:space="preserve">such performance reflects </w:t>
      </w:r>
      <w:r w:rsidR="00096DDF">
        <w:rPr>
          <w:rFonts w:ascii="Times New Roman" w:eastAsia="Times New Roman" w:hAnsi="Times New Roman" w:cs="Times New Roman"/>
        </w:rPr>
        <w:t>associative processes</w:t>
      </w:r>
      <w:r w:rsidR="004C2D16">
        <w:rPr>
          <w:rFonts w:ascii="Times New Roman" w:eastAsia="Times New Roman" w:hAnsi="Times New Roman" w:cs="Times New Roman"/>
        </w:rPr>
        <w:t xml:space="preserve"> and visible surface features.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5"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6"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7"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8"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9"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70" w:history="1">
        <w:r w:rsidRPr="005900CF">
          <w:rPr>
            <w:rStyle w:val="Hyperlink"/>
            <w:rFonts w:ascii="Times New Roman" w:hAnsi="Times New Roman" w:cs="Times New Roman"/>
          </w:rPr>
          <w:t>https://doi.org/10.1037/xge0001656</w:t>
        </w:r>
      </w:hyperlink>
    </w:p>
    <w:p w14:paraId="6D8E5F12" w14:textId="0999B618"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Benton, D.T., &amp; Hoch, J.E. (</w:t>
      </w:r>
      <w:r w:rsidR="00460C30">
        <w:rPr>
          <w:rFonts w:ascii="Times New Roman" w:hAnsi="Times New Roman" w:cs="Times New Roman"/>
        </w:rPr>
        <w:t>2026</w:t>
      </w:r>
      <w:r>
        <w:rPr>
          <w:rFonts w:ascii="Times New Roman" w:hAnsi="Times New Roman" w:cs="Times New Roman"/>
        </w:rPr>
        <w:t xml:space="preserve">).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w:t>
      </w:r>
      <w:proofErr w:type="spellStart"/>
      <w:r w:rsidRPr="00C0652B">
        <w:rPr>
          <w:rFonts w:ascii="Times New Roman" w:hAnsi="Times New Roman" w:cs="Times New Roman"/>
        </w:rPr>
        <w:t>chidev</w:t>
      </w:r>
      <w:proofErr w:type="spellEnd"/>
      <w:r w:rsidRPr="00C0652B">
        <w:rPr>
          <w:rFonts w:ascii="Times New Roman" w:hAnsi="Times New Roman" w:cs="Times New Roman"/>
        </w:rPr>
        <w:t>/aacag119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1"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2"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3"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4"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5"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6"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7"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8"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9"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80"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1"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2"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3"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4"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5"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6"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7" w:history="1">
        <w:r w:rsidRPr="005900CF">
          <w:rPr>
            <w:rStyle w:val="Hyperlink"/>
            <w:rFonts w:ascii="Times New Roman" w:hAnsi="Times New Roman" w:cs="Times New Roman"/>
          </w:rPr>
          <w:t>https://doi.org/10.1111/j.1467-7687.2011.01048.x</w:t>
        </w:r>
      </w:hyperlink>
    </w:p>
    <w:p w14:paraId="452A02AE" w14:textId="48DA3C9C" w:rsidR="005900CF" w:rsidRDefault="005900CF" w:rsidP="005900CF">
      <w:pPr>
        <w:spacing w:line="480" w:lineRule="auto"/>
        <w:ind w:hanging="720"/>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8" w:history="1">
        <w:r w:rsidRPr="00E17C00">
          <w:rPr>
            <w:rStyle w:val="Hyperlink"/>
            <w:rFonts w:ascii="Times New Roman" w:hAnsi="Times New Roman" w:cs="Times New Roman"/>
          </w:rPr>
          <w:t>https://doi.org/10.1038/s41467-025-61517-3</w:t>
        </w:r>
      </w:hyperlink>
    </w:p>
    <w:p w14:paraId="3C8E3F1D" w14:textId="7501E674" w:rsidR="00E553E2" w:rsidRPr="005900CF" w:rsidRDefault="00E553E2" w:rsidP="00E553E2">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9" w:history="1">
        <w:r w:rsidRPr="00E17C00">
          <w:rPr>
            <w:rStyle w:val="Hyperlink"/>
            <w:rFonts w:ascii="Times New Roman" w:hAnsi="Times New Roman" w:cs="Times New Roman"/>
          </w:rPr>
          <w:t>https://doi.org/10.1038/415755a</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90" w:history="1">
        <w:r w:rsidRPr="00E17C00">
          <w:rPr>
            <w:rStyle w:val="Hyperlink"/>
            <w:rFonts w:ascii="Times New Roman" w:hAnsi="Times New Roman" w:cs="Times New Roman"/>
          </w:rPr>
          <w:t>https://doi.org/10.1016/S1364-6613(03)00128-1</w:t>
        </w:r>
      </w:hyperlink>
    </w:p>
    <w:p w14:paraId="1288DD0D" w14:textId="02F67260" w:rsidR="005900CF" w:rsidRDefault="005900CF" w:rsidP="005900CF">
      <w:pPr>
        <w:spacing w:line="480" w:lineRule="auto"/>
        <w:ind w:hanging="720"/>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1" w:history="1">
        <w:r w:rsidRPr="00E17C00">
          <w:rPr>
            <w:rStyle w:val="Hyperlink"/>
            <w:rFonts w:ascii="Times New Roman" w:hAnsi="Times New Roman" w:cs="Times New Roman"/>
          </w:rPr>
          <w:t>https://doi.org/10.1016/0010-0277(95)00661-H</w:t>
        </w:r>
      </w:hyperlink>
    </w:p>
    <w:p w14:paraId="4E0E372D" w14:textId="07C01320" w:rsidR="00B705A0" w:rsidRPr="005900CF" w:rsidRDefault="00B705A0" w:rsidP="00B705A0">
      <w:pPr>
        <w:spacing w:line="480" w:lineRule="auto"/>
        <w:ind w:hanging="720"/>
        <w:rPr>
          <w:rFonts w:ascii="Times New Roman" w:hAnsi="Times New Roman" w:cs="Times New Roman"/>
        </w:rPr>
      </w:pPr>
      <w:r w:rsidRPr="00B705A0">
        <w:rPr>
          <w:rFonts w:ascii="Times New Roman" w:hAnsi="Times New Roman" w:cs="Times New Roman"/>
        </w:rPr>
        <w:t xml:space="preserve">Gönül, G., &amp; Paulus, M. (2021). Children’s reasoning about the efficiency of others’ actions: The development of rational action prediction. </w:t>
      </w:r>
      <w:r w:rsidRPr="00041371">
        <w:rPr>
          <w:rFonts w:ascii="Times New Roman" w:hAnsi="Times New Roman" w:cs="Times New Roman"/>
          <w:i/>
          <w:iCs/>
        </w:rPr>
        <w:t>Journal of Experimental Child Psychology</w:t>
      </w:r>
      <w:r w:rsidRPr="00B705A0">
        <w:rPr>
          <w:rFonts w:ascii="Times New Roman" w:hAnsi="Times New Roman" w:cs="Times New Roman"/>
        </w:rPr>
        <w:t>, 204, 105035.</w:t>
      </w:r>
      <w:r>
        <w:rPr>
          <w:rFonts w:ascii="Times New Roman" w:hAnsi="Times New Roman" w:cs="Times New Roman"/>
        </w:rPr>
        <w:t xml:space="preserve"> </w:t>
      </w:r>
      <w:hyperlink r:id="rId92" w:history="1">
        <w:r w:rsidRPr="00041371">
          <w:rPr>
            <w:rStyle w:val="Hyperlink"/>
            <w:rFonts w:ascii="Times New Roman" w:hAnsi="Times New Roman" w:cs="Times New Roman"/>
          </w:rPr>
          <w:t>https://doi.org/10.1016/j.jecp.2020.105035</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3"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4"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5"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6"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527EE3EC" w14:textId="1B2F342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(2001). Causes and consequences of imitation. </w:t>
      </w:r>
      <w:r w:rsidRPr="00570E98">
        <w:rPr>
          <w:rFonts w:ascii="Times New Roman" w:hAnsi="Times New Roman" w:cs="Times New Roman"/>
          <w:i/>
          <w:iCs/>
        </w:rPr>
        <w:t>Trends in cognitive sciences</w:t>
      </w:r>
      <w:r w:rsidRPr="00570E98">
        <w:rPr>
          <w:rFonts w:ascii="Times New Roman" w:hAnsi="Times New Roman" w:cs="Times New Roman"/>
        </w:rPr>
        <w:t>, </w:t>
      </w:r>
      <w:r w:rsidRPr="00570E98">
        <w:rPr>
          <w:rFonts w:ascii="Times New Roman" w:hAnsi="Times New Roman" w:cs="Times New Roman"/>
          <w:i/>
          <w:iCs/>
        </w:rPr>
        <w:t>5</w:t>
      </w:r>
      <w:r w:rsidRPr="00570E98">
        <w:rPr>
          <w:rFonts w:ascii="Times New Roman" w:hAnsi="Times New Roman" w:cs="Times New Roman"/>
        </w:rPr>
        <w:t>(6), 253-261.</w:t>
      </w:r>
      <w:r>
        <w:rPr>
          <w:rFonts w:ascii="Times New Roman" w:hAnsi="Times New Roman" w:cs="Times New Roman"/>
        </w:rPr>
        <w:t xml:space="preserve"> </w:t>
      </w:r>
      <w:r w:rsidRPr="00570E98">
        <w:rPr>
          <w:rFonts w:ascii="Times New Roman" w:hAnsi="Times New Roman" w:cs="Times New Roman"/>
        </w:rPr>
        <w:t>https://doi.org/10.1016/S1364-6613(00)01661-2</w:t>
      </w:r>
    </w:p>
    <w:p w14:paraId="3306A668" w14:textId="3CEA2F13" w:rsidR="007E7932" w:rsidRDefault="007E7932" w:rsidP="005900CF">
      <w:pPr>
        <w:spacing w:line="480" w:lineRule="auto"/>
        <w:ind w:hanging="720"/>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7" w:history="1">
        <w:r w:rsidRPr="007E7932">
          <w:rPr>
            <w:rStyle w:val="Hyperlink"/>
            <w:rFonts w:ascii="Times New Roman" w:hAnsi="Times New Roman" w:cs="Times New Roman"/>
          </w:rPr>
          <w:t>https://doi.org/10.1177/17456916221112075</w:t>
        </w:r>
      </w:hyperlink>
    </w:p>
    <w:p w14:paraId="3826B3F5" w14:textId="3E53A3B6" w:rsidR="00570E98" w:rsidRPr="005900CF"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M., &amp; Ray, E. D. (2000). What is the significance of imitation in animals?. In </w:t>
      </w:r>
      <w:r w:rsidRPr="00570E98">
        <w:rPr>
          <w:rFonts w:ascii="Times New Roman" w:hAnsi="Times New Roman" w:cs="Times New Roman"/>
          <w:i/>
          <w:iCs/>
        </w:rPr>
        <w:t>Advances in the Study of Behavior</w:t>
      </w:r>
      <w:r w:rsidRPr="00570E98">
        <w:rPr>
          <w:rFonts w:ascii="Times New Roman" w:hAnsi="Times New Roman" w:cs="Times New Roman"/>
        </w:rPr>
        <w:t> (Vol. 29, pp. 215-245). Academic Press.</w:t>
      </w:r>
      <w:r>
        <w:rPr>
          <w:rFonts w:ascii="Times New Roman" w:hAnsi="Times New Roman" w:cs="Times New Roman"/>
        </w:rPr>
        <w:t xml:space="preserve"> </w:t>
      </w:r>
      <w:r w:rsidRPr="00570E98">
        <w:rPr>
          <w:rFonts w:ascii="Times New Roman" w:hAnsi="Times New Roman" w:cs="Times New Roman"/>
        </w:rPr>
        <w:t>https://doi.org/10.1016/S0065-3454(08)60106-0</w:t>
      </w:r>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8"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9" w:history="1">
        <w:r w:rsidRPr="00E17C00">
          <w:rPr>
            <w:rStyle w:val="Hyperlink"/>
            <w:rFonts w:ascii="Times New Roman" w:hAnsi="Times New Roman" w:cs="Times New Roman"/>
          </w:rPr>
          <w:t>https://doi.org/10.1037/0012-1649.19.3.338</w:t>
        </w:r>
      </w:hyperlink>
    </w:p>
    <w:p w14:paraId="41C547AA" w14:textId="6E1BC74D"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100"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326FFDBB" w14:textId="3156D1EE" w:rsidR="00CF3EB1" w:rsidRPr="005900CF" w:rsidRDefault="00CF3EB1" w:rsidP="005900CF">
      <w:pPr>
        <w:spacing w:line="480" w:lineRule="auto"/>
        <w:ind w:hanging="720"/>
        <w:rPr>
          <w:rFonts w:ascii="Times New Roman" w:hAnsi="Times New Roman" w:cs="Times New Roman"/>
        </w:rPr>
      </w:pPr>
      <w:r w:rsidRPr="00CF3EB1">
        <w:rPr>
          <w:rFonts w:ascii="Times New Roman" w:hAnsi="Times New Roman" w:cs="Times New Roman"/>
        </w:rPr>
        <w:t xml:space="preserve">Jara-Ettinger, J., Gweon, H., Tenenbaum, J. B., &amp; Schulz, L. E. (2015). Children’s understanding of the costs and rewards underlying rational action. </w:t>
      </w:r>
      <w:r w:rsidRPr="00CF3EB1">
        <w:rPr>
          <w:rFonts w:ascii="Times New Roman" w:hAnsi="Times New Roman" w:cs="Times New Roman"/>
          <w:i/>
          <w:iCs/>
        </w:rPr>
        <w:t>Cognition</w:t>
      </w:r>
      <w:r w:rsidRPr="00CF3EB1">
        <w:rPr>
          <w:rFonts w:ascii="Times New Roman" w:hAnsi="Times New Roman" w:cs="Times New Roman"/>
        </w:rPr>
        <w:t xml:space="preserve">, 140, 14-23. </w:t>
      </w:r>
      <w:hyperlink r:id="rId101" w:history="1">
        <w:r w:rsidRPr="00FC5211">
          <w:rPr>
            <w:rStyle w:val="Hyperlink"/>
            <w:rFonts w:ascii="Times New Roman" w:hAnsi="Times New Roman" w:cs="Times New Roman"/>
          </w:rPr>
          <w:t>https://doi.org/10.1016/j.cognition.2015.03.006</w:t>
        </w:r>
      </w:hyperlink>
    </w:p>
    <w:p w14:paraId="485B2E2F" w14:textId="70EA3C73"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2"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44B7B701" w14:textId="7FA649E2" w:rsidR="00013D2B" w:rsidRPr="005900CF" w:rsidRDefault="00013D2B" w:rsidP="005900CF">
      <w:pPr>
        <w:spacing w:line="480" w:lineRule="auto"/>
        <w:ind w:hanging="720"/>
        <w:rPr>
          <w:rFonts w:ascii="Times New Roman" w:hAnsi="Times New Roman" w:cs="Times New Roman"/>
        </w:rPr>
      </w:pPr>
      <w:r w:rsidRPr="00013D2B">
        <w:rPr>
          <w:rFonts w:ascii="Times New Roman" w:hAnsi="Times New Roman" w:cs="Times New Roman"/>
        </w:rPr>
        <w:t xml:space="preserve">Jara-Ettinger, J., Tenenbaum, J. B., &amp; Schulz, L. E. (2015). Not so innocent: Toddlers’ inferences about costs and culpability. </w:t>
      </w:r>
      <w:r w:rsidRPr="00013D2B">
        <w:rPr>
          <w:rFonts w:ascii="Times New Roman" w:hAnsi="Times New Roman" w:cs="Times New Roman"/>
          <w:i/>
          <w:iCs/>
        </w:rPr>
        <w:t>Psychological science</w:t>
      </w:r>
      <w:r w:rsidRPr="00013D2B">
        <w:rPr>
          <w:rFonts w:ascii="Times New Roman" w:hAnsi="Times New Roman" w:cs="Times New Roman"/>
        </w:rPr>
        <w:t xml:space="preserve">, 26(5), 633-640. </w:t>
      </w:r>
      <w:hyperlink r:id="rId103" w:history="1">
        <w:r w:rsidRPr="00013D2B">
          <w:rPr>
            <w:rStyle w:val="Hyperlink"/>
            <w:rFonts w:ascii="Times New Roman" w:hAnsi="Times New Roman" w:cs="Times New Roman"/>
          </w:rPr>
          <w:t>https://doi.org/10.1177/0956797615572806</w:t>
        </w:r>
      </w:hyperlink>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4"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5"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6"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7"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8"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9"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10"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11"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12"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3"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4"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5"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6" w:history="1">
        <w:r w:rsidRPr="00E17C00">
          <w:rPr>
            <w:rStyle w:val="Hyperlink"/>
            <w:rFonts w:ascii="Times New Roman" w:hAnsi="Times New Roman" w:cs="Times New Roman"/>
          </w:rPr>
          <w:t>https://doi.org/10.1111/j.0956-7976.2004.00755.x</w:t>
        </w:r>
      </w:hyperlink>
    </w:p>
    <w:p w14:paraId="49D33C43" w14:textId="2463792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hyperlink r:id="rId117" w:history="1">
        <w:r w:rsidR="00570E98" w:rsidRPr="00E92F68">
          <w:rPr>
            <w:rStyle w:val="Hyperlink"/>
            <w:rFonts w:ascii="Times New Roman" w:hAnsi="Times New Roman" w:cs="Times New Roman"/>
          </w:rPr>
          <w:t>https://doi.org/10.1016/j.tics.2023.09.001</w:t>
        </w:r>
      </w:hyperlink>
    </w:p>
    <w:p w14:paraId="6E8A624E" w14:textId="41CFD16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Meltzoff, A. N., &amp; Moore, M. K. (1997). Explaining facial imitation: A theoretical model. </w:t>
      </w:r>
      <w:r w:rsidRPr="00570E98">
        <w:rPr>
          <w:rFonts w:ascii="Times New Roman" w:hAnsi="Times New Roman" w:cs="Times New Roman"/>
          <w:i/>
          <w:iCs/>
        </w:rPr>
        <w:t>Infant and child development</w:t>
      </w:r>
      <w:r w:rsidRPr="00570E98">
        <w:rPr>
          <w:rFonts w:ascii="Times New Roman" w:hAnsi="Times New Roman" w:cs="Times New Roman"/>
        </w:rPr>
        <w:t>, </w:t>
      </w:r>
      <w:r w:rsidRPr="00570E98">
        <w:rPr>
          <w:rFonts w:ascii="Times New Roman" w:hAnsi="Times New Roman" w:cs="Times New Roman"/>
          <w:i/>
          <w:iCs/>
        </w:rPr>
        <w:t>6</w:t>
      </w:r>
      <w:r w:rsidRPr="00570E98">
        <w:rPr>
          <w:rFonts w:ascii="Times New Roman" w:hAnsi="Times New Roman" w:cs="Times New Roman"/>
        </w:rPr>
        <w:t>(3‐4), 179-192.</w:t>
      </w:r>
      <w:r>
        <w:rPr>
          <w:rFonts w:ascii="Times New Roman" w:hAnsi="Times New Roman" w:cs="Times New Roman"/>
        </w:rPr>
        <w:t xml:space="preserve"> </w:t>
      </w:r>
      <w:r w:rsidRPr="00570E98">
        <w:rPr>
          <w:rFonts w:ascii="Times New Roman" w:hAnsi="Times New Roman" w:cs="Times New Roman"/>
        </w:rPr>
        <w:t>https://doi.org/10.1002/(SICI)1099-0917(199709/12)6:3/4%3C179::AID-EDP157%3E3.0.CO;2-R</w:t>
      </w:r>
    </w:p>
    <w:p w14:paraId="3FDFAE2D" w14:textId="4C8FF5BD"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8"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9"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20"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 xml:space="preserve">Nair, V., &amp; Hinton, G. E. (2010). Rectified linear units improve restricted </w:t>
      </w:r>
      <w:proofErr w:type="spellStart"/>
      <w:r w:rsidRPr="00D23E1F">
        <w:rPr>
          <w:rFonts w:ascii="Times New Roman" w:hAnsi="Times New Roman" w:cs="Times New Roman"/>
        </w:rPr>
        <w:t>boltzmann</w:t>
      </w:r>
      <w:proofErr w:type="spellEnd"/>
      <w:r w:rsidRPr="00D23E1F">
        <w:rPr>
          <w:rFonts w:ascii="Times New Roman" w:hAnsi="Times New Roman" w:cs="Times New Roman"/>
        </w:rPr>
        <w:t xml:space="preserve">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21"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22"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Default="005900CF" w:rsidP="005900CF">
      <w:pPr>
        <w:spacing w:line="480" w:lineRule="auto"/>
        <w:ind w:hanging="720"/>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23" w:history="1">
        <w:r w:rsidRPr="00E17C00">
          <w:rPr>
            <w:rStyle w:val="Hyperlink"/>
            <w:rFonts w:ascii="Times New Roman" w:hAnsi="Times New Roman" w:cs="Times New Roman"/>
          </w:rPr>
          <w:t>https://doi.org/10.1126/science.1107621</w:t>
        </w:r>
      </w:hyperlink>
    </w:p>
    <w:p w14:paraId="0F587966" w14:textId="159E7F42" w:rsidR="00A5416E" w:rsidRPr="005900CF" w:rsidRDefault="00A5416E" w:rsidP="005900CF">
      <w:pPr>
        <w:spacing w:line="480" w:lineRule="auto"/>
        <w:ind w:hanging="720"/>
        <w:rPr>
          <w:rFonts w:ascii="Times New Roman" w:hAnsi="Times New Roman" w:cs="Times New Roman"/>
        </w:rPr>
      </w:pPr>
      <w:proofErr w:type="spellStart"/>
      <w:r w:rsidRPr="00A5416E">
        <w:rPr>
          <w:rFonts w:ascii="Times New Roman" w:hAnsi="Times New Roman" w:cs="Times New Roman"/>
        </w:rPr>
        <w:t>Ossmy</w:t>
      </w:r>
      <w:proofErr w:type="spellEnd"/>
      <w:r w:rsidRPr="00A5416E">
        <w:rPr>
          <w:rFonts w:ascii="Times New Roman" w:hAnsi="Times New Roman" w:cs="Times New Roman"/>
        </w:rPr>
        <w:t xml:space="preserve">, O., Han, D., Kaplan, B. E., Xu, M., Bianco, C., Mukamel, R., &amp; Adolph, K. E. (2021). Children do not distinguish efficient from inefficient actions during observation. </w:t>
      </w:r>
      <w:r w:rsidRPr="00A5416E">
        <w:rPr>
          <w:rFonts w:ascii="Times New Roman" w:hAnsi="Times New Roman" w:cs="Times New Roman"/>
          <w:i/>
          <w:iCs/>
        </w:rPr>
        <w:t>Scientific Reports</w:t>
      </w:r>
      <w:r w:rsidRPr="00A5416E">
        <w:rPr>
          <w:rFonts w:ascii="Times New Roman" w:hAnsi="Times New Roman" w:cs="Times New Roman"/>
        </w:rPr>
        <w:t xml:space="preserve">, </w:t>
      </w:r>
      <w:r w:rsidRPr="00EE52EA">
        <w:rPr>
          <w:rFonts w:ascii="Times New Roman" w:hAnsi="Times New Roman" w:cs="Times New Roman"/>
          <w:i/>
          <w:iCs/>
        </w:rPr>
        <w:t>11</w:t>
      </w:r>
      <w:r w:rsidRPr="00A5416E">
        <w:rPr>
          <w:rFonts w:ascii="Times New Roman" w:hAnsi="Times New Roman" w:cs="Times New Roman"/>
        </w:rPr>
        <w:t xml:space="preserve">(1), 18106. </w:t>
      </w:r>
      <w:hyperlink r:id="rId124" w:history="1">
        <w:r w:rsidRPr="00266549">
          <w:rPr>
            <w:rStyle w:val="Hyperlink"/>
            <w:rFonts w:ascii="Times New Roman" w:hAnsi="Times New Roman" w:cs="Times New Roman"/>
          </w:rPr>
          <w:t>https://doi.org/10.1038/s41598-021-97354-9</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5"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6"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7"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8"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9"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30"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31"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32"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 xml:space="preserve">Scarf, D., </w:t>
      </w:r>
      <w:proofErr w:type="spellStart"/>
      <w:r w:rsidRPr="00B2694B">
        <w:rPr>
          <w:rFonts w:ascii="Times New Roman" w:hAnsi="Times New Roman" w:cs="Times New Roman"/>
        </w:rPr>
        <w:t>Imuta</w:t>
      </w:r>
      <w:proofErr w:type="spellEnd"/>
      <w:r w:rsidRPr="00B2694B">
        <w:rPr>
          <w:rFonts w:ascii="Times New Roman" w:hAnsi="Times New Roman" w:cs="Times New Roman"/>
        </w:rPr>
        <w:t>, K., Colombo, M., &amp; Hayne, H. (2012</w:t>
      </w:r>
      <w:r>
        <w:rPr>
          <w:rFonts w:ascii="Times New Roman" w:hAnsi="Times New Roman" w:cs="Times New Roman"/>
        </w:rPr>
        <w:t>a</w:t>
      </w:r>
      <w:r w:rsidRPr="00B2694B">
        <w:rPr>
          <w:rFonts w:ascii="Times New Roman" w:hAnsi="Times New Roman" w:cs="Times New Roman"/>
        </w:rPr>
        <w:t>). Golden Rule or valence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3"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4"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5"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6"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7"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8"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9"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40"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41"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42"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43"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4"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5"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6"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7"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8"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9"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005900CF" w:rsidRPr="00FE58D3">
        <w:rPr>
          <w:rFonts w:ascii="Times New Roman" w:hAnsi="Times New Roman" w:cs="Times New Roman"/>
          <w:i/>
          <w:iCs/>
        </w:rPr>
        <w:t>NeuroImage</w:t>
      </w:r>
      <w:proofErr w:type="spellEnd"/>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50"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51"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52"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3"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4"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5"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6"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7" w:history="1">
        <w:r w:rsidRPr="00E17C00">
          <w:rPr>
            <w:rStyle w:val="Hyperlink"/>
            <w:rFonts w:ascii="Times New Roman" w:hAnsi="Times New Roman" w:cs="Times New Roman"/>
          </w:rPr>
          <w:t>https://doi.org/10.1111/1467-8721.ep10772615</w:t>
        </w:r>
      </w:hyperlink>
      <w:r w:rsidR="00353E31" w:rsidRPr="005900CF" w:rsidDel="00353E31">
        <w:rPr>
          <w:rFonts w:ascii="Times New Roman" w:hAnsi="Times New Roman" w:cs="Times New Roman"/>
        </w:rPr>
        <w:t xml:space="preserve"> </w:t>
      </w:r>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8"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9"/>
      <w:headerReference w:type="first" r:id="rId16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E5B5A" w14:textId="77777777" w:rsidR="008D4DCA" w:rsidRDefault="008D4DCA" w:rsidP="00391C7E">
      <w:pPr>
        <w:spacing w:after="0" w:line="240" w:lineRule="auto"/>
      </w:pPr>
      <w:r>
        <w:separator/>
      </w:r>
    </w:p>
  </w:endnote>
  <w:endnote w:type="continuationSeparator" w:id="0">
    <w:p w14:paraId="51536396" w14:textId="77777777" w:rsidR="008D4DCA" w:rsidRDefault="008D4DC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6EBD6" w14:textId="77777777" w:rsidR="008D4DCA" w:rsidRDefault="008D4DCA" w:rsidP="00391C7E">
      <w:pPr>
        <w:spacing w:after="0" w:line="240" w:lineRule="auto"/>
      </w:pPr>
      <w:r>
        <w:separator/>
      </w:r>
    </w:p>
  </w:footnote>
  <w:footnote w:type="continuationSeparator" w:id="0">
    <w:p w14:paraId="20C1FFBC" w14:textId="77777777" w:rsidR="008D4DCA" w:rsidRDefault="008D4DCA"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673A"/>
    <w:rsid w:val="0000707B"/>
    <w:rsid w:val="00007559"/>
    <w:rsid w:val="000079D0"/>
    <w:rsid w:val="00007D2D"/>
    <w:rsid w:val="00007F8F"/>
    <w:rsid w:val="00010286"/>
    <w:rsid w:val="0001039A"/>
    <w:rsid w:val="000107A5"/>
    <w:rsid w:val="00010A55"/>
    <w:rsid w:val="00010FC6"/>
    <w:rsid w:val="00011353"/>
    <w:rsid w:val="0001141F"/>
    <w:rsid w:val="00011DAB"/>
    <w:rsid w:val="0001243D"/>
    <w:rsid w:val="000128E0"/>
    <w:rsid w:val="0001298D"/>
    <w:rsid w:val="00012AA5"/>
    <w:rsid w:val="00012E70"/>
    <w:rsid w:val="00013077"/>
    <w:rsid w:val="00013134"/>
    <w:rsid w:val="00013361"/>
    <w:rsid w:val="0001385A"/>
    <w:rsid w:val="00013C06"/>
    <w:rsid w:val="00013D2B"/>
    <w:rsid w:val="00013FE0"/>
    <w:rsid w:val="00014150"/>
    <w:rsid w:val="000141B3"/>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2B7"/>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A54"/>
    <w:rsid w:val="00024F3E"/>
    <w:rsid w:val="000259E2"/>
    <w:rsid w:val="00025D02"/>
    <w:rsid w:val="00025ED5"/>
    <w:rsid w:val="00026194"/>
    <w:rsid w:val="000263C1"/>
    <w:rsid w:val="00026822"/>
    <w:rsid w:val="00026A2F"/>
    <w:rsid w:val="00026A36"/>
    <w:rsid w:val="00026BFA"/>
    <w:rsid w:val="000271FF"/>
    <w:rsid w:val="0002758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828"/>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7F0"/>
    <w:rsid w:val="00040898"/>
    <w:rsid w:val="000410C2"/>
    <w:rsid w:val="000412D9"/>
    <w:rsid w:val="00041371"/>
    <w:rsid w:val="0004140C"/>
    <w:rsid w:val="00041A6E"/>
    <w:rsid w:val="00041BC9"/>
    <w:rsid w:val="000420E6"/>
    <w:rsid w:val="000420ED"/>
    <w:rsid w:val="0004222F"/>
    <w:rsid w:val="000428C9"/>
    <w:rsid w:val="00042D8C"/>
    <w:rsid w:val="00042E17"/>
    <w:rsid w:val="0004301F"/>
    <w:rsid w:val="00043097"/>
    <w:rsid w:val="000435A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92A"/>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BED"/>
    <w:rsid w:val="00053E3B"/>
    <w:rsid w:val="00053F70"/>
    <w:rsid w:val="00054354"/>
    <w:rsid w:val="000543D8"/>
    <w:rsid w:val="000548CD"/>
    <w:rsid w:val="00054A21"/>
    <w:rsid w:val="00054E01"/>
    <w:rsid w:val="000550B3"/>
    <w:rsid w:val="00055355"/>
    <w:rsid w:val="000553C8"/>
    <w:rsid w:val="00055448"/>
    <w:rsid w:val="0005547E"/>
    <w:rsid w:val="0005598E"/>
    <w:rsid w:val="00055CAF"/>
    <w:rsid w:val="000560CC"/>
    <w:rsid w:val="0005658D"/>
    <w:rsid w:val="00056790"/>
    <w:rsid w:val="0005778E"/>
    <w:rsid w:val="00057FA2"/>
    <w:rsid w:val="00060065"/>
    <w:rsid w:val="000600C9"/>
    <w:rsid w:val="000601A2"/>
    <w:rsid w:val="00060551"/>
    <w:rsid w:val="00060832"/>
    <w:rsid w:val="0006086D"/>
    <w:rsid w:val="00061107"/>
    <w:rsid w:val="00061354"/>
    <w:rsid w:val="000615BE"/>
    <w:rsid w:val="000615F6"/>
    <w:rsid w:val="00061CE4"/>
    <w:rsid w:val="00061FA1"/>
    <w:rsid w:val="00062194"/>
    <w:rsid w:val="00062B4C"/>
    <w:rsid w:val="00062EDC"/>
    <w:rsid w:val="0006396F"/>
    <w:rsid w:val="00063A23"/>
    <w:rsid w:val="00063A7C"/>
    <w:rsid w:val="00063AA1"/>
    <w:rsid w:val="00063BA5"/>
    <w:rsid w:val="00063FD5"/>
    <w:rsid w:val="00064912"/>
    <w:rsid w:val="0006493F"/>
    <w:rsid w:val="000649A1"/>
    <w:rsid w:val="000651A7"/>
    <w:rsid w:val="000651E9"/>
    <w:rsid w:val="000656AF"/>
    <w:rsid w:val="0006578D"/>
    <w:rsid w:val="00065F35"/>
    <w:rsid w:val="000667B7"/>
    <w:rsid w:val="000678F1"/>
    <w:rsid w:val="0007013C"/>
    <w:rsid w:val="000702EB"/>
    <w:rsid w:val="000705E6"/>
    <w:rsid w:val="00070634"/>
    <w:rsid w:val="00070BBC"/>
    <w:rsid w:val="00070D7E"/>
    <w:rsid w:val="00070F13"/>
    <w:rsid w:val="00070F6C"/>
    <w:rsid w:val="00071370"/>
    <w:rsid w:val="000714B4"/>
    <w:rsid w:val="00071508"/>
    <w:rsid w:val="0007152D"/>
    <w:rsid w:val="00071940"/>
    <w:rsid w:val="00071A55"/>
    <w:rsid w:val="00071F26"/>
    <w:rsid w:val="00072831"/>
    <w:rsid w:val="00072A47"/>
    <w:rsid w:val="0007371A"/>
    <w:rsid w:val="00073A27"/>
    <w:rsid w:val="00073E90"/>
    <w:rsid w:val="000742D7"/>
    <w:rsid w:val="000747B8"/>
    <w:rsid w:val="00074B14"/>
    <w:rsid w:val="000755C5"/>
    <w:rsid w:val="000757D8"/>
    <w:rsid w:val="00075C51"/>
    <w:rsid w:val="00076008"/>
    <w:rsid w:val="0007648B"/>
    <w:rsid w:val="00076710"/>
    <w:rsid w:val="000767FC"/>
    <w:rsid w:val="00076945"/>
    <w:rsid w:val="00076987"/>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32B4"/>
    <w:rsid w:val="000833BF"/>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652"/>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6DDF"/>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E4B"/>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A13"/>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7F7"/>
    <w:rsid w:val="000D6C8E"/>
    <w:rsid w:val="000D6F1C"/>
    <w:rsid w:val="000D6F38"/>
    <w:rsid w:val="000D7123"/>
    <w:rsid w:val="000D7247"/>
    <w:rsid w:val="000D746B"/>
    <w:rsid w:val="000D755C"/>
    <w:rsid w:val="000D78B4"/>
    <w:rsid w:val="000D78BD"/>
    <w:rsid w:val="000E0198"/>
    <w:rsid w:val="000E02A4"/>
    <w:rsid w:val="000E08AF"/>
    <w:rsid w:val="000E090D"/>
    <w:rsid w:val="000E0A20"/>
    <w:rsid w:val="000E0E36"/>
    <w:rsid w:val="000E0FAD"/>
    <w:rsid w:val="000E1851"/>
    <w:rsid w:val="000E18DF"/>
    <w:rsid w:val="000E2038"/>
    <w:rsid w:val="000E2DC0"/>
    <w:rsid w:val="000E2FF9"/>
    <w:rsid w:val="000E337A"/>
    <w:rsid w:val="000E36CA"/>
    <w:rsid w:val="000E3F68"/>
    <w:rsid w:val="000E4248"/>
    <w:rsid w:val="000E43E7"/>
    <w:rsid w:val="000E440C"/>
    <w:rsid w:val="000E4BA8"/>
    <w:rsid w:val="000E4F2E"/>
    <w:rsid w:val="000E4FA5"/>
    <w:rsid w:val="000E52FB"/>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1E79"/>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033"/>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89C"/>
    <w:rsid w:val="00101D73"/>
    <w:rsid w:val="00101D77"/>
    <w:rsid w:val="0010245A"/>
    <w:rsid w:val="00102C53"/>
    <w:rsid w:val="00102DDA"/>
    <w:rsid w:val="00103688"/>
    <w:rsid w:val="001039AD"/>
    <w:rsid w:val="00103DE0"/>
    <w:rsid w:val="0010402B"/>
    <w:rsid w:val="00104354"/>
    <w:rsid w:val="00104484"/>
    <w:rsid w:val="00104696"/>
    <w:rsid w:val="00105279"/>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921"/>
    <w:rsid w:val="00110DF9"/>
    <w:rsid w:val="001110CA"/>
    <w:rsid w:val="00111142"/>
    <w:rsid w:val="00111B8C"/>
    <w:rsid w:val="00112013"/>
    <w:rsid w:val="001123AA"/>
    <w:rsid w:val="0011240F"/>
    <w:rsid w:val="00112880"/>
    <w:rsid w:val="001129C8"/>
    <w:rsid w:val="00112ABC"/>
    <w:rsid w:val="00112AF3"/>
    <w:rsid w:val="0011301C"/>
    <w:rsid w:val="00113091"/>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6D"/>
    <w:rsid w:val="001216D8"/>
    <w:rsid w:val="00121E0F"/>
    <w:rsid w:val="00122550"/>
    <w:rsid w:val="00122750"/>
    <w:rsid w:val="00123608"/>
    <w:rsid w:val="00123B68"/>
    <w:rsid w:val="00123CA6"/>
    <w:rsid w:val="001240EE"/>
    <w:rsid w:val="001242F6"/>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27CFB"/>
    <w:rsid w:val="00130626"/>
    <w:rsid w:val="0013112B"/>
    <w:rsid w:val="0013156A"/>
    <w:rsid w:val="0013169E"/>
    <w:rsid w:val="00131EFD"/>
    <w:rsid w:val="00131F9A"/>
    <w:rsid w:val="00131FB9"/>
    <w:rsid w:val="00132267"/>
    <w:rsid w:val="001324BD"/>
    <w:rsid w:val="00132755"/>
    <w:rsid w:val="001335A3"/>
    <w:rsid w:val="00133782"/>
    <w:rsid w:val="00133D2B"/>
    <w:rsid w:val="00134062"/>
    <w:rsid w:val="00134228"/>
    <w:rsid w:val="0013438E"/>
    <w:rsid w:val="0013468D"/>
    <w:rsid w:val="001349B0"/>
    <w:rsid w:val="00134B55"/>
    <w:rsid w:val="00134CB3"/>
    <w:rsid w:val="00136065"/>
    <w:rsid w:val="001361CE"/>
    <w:rsid w:val="00136229"/>
    <w:rsid w:val="0013638B"/>
    <w:rsid w:val="001366F3"/>
    <w:rsid w:val="00136774"/>
    <w:rsid w:val="00136AAF"/>
    <w:rsid w:val="00136EF5"/>
    <w:rsid w:val="00137079"/>
    <w:rsid w:val="001371E0"/>
    <w:rsid w:val="00137227"/>
    <w:rsid w:val="001372A0"/>
    <w:rsid w:val="00137361"/>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284"/>
    <w:rsid w:val="001473F6"/>
    <w:rsid w:val="00147883"/>
    <w:rsid w:val="00147C99"/>
    <w:rsid w:val="001501A4"/>
    <w:rsid w:val="00150783"/>
    <w:rsid w:val="00150907"/>
    <w:rsid w:val="001509B1"/>
    <w:rsid w:val="00150ABD"/>
    <w:rsid w:val="00150AD6"/>
    <w:rsid w:val="00150C8F"/>
    <w:rsid w:val="00151CC3"/>
    <w:rsid w:val="0015277B"/>
    <w:rsid w:val="00152D01"/>
    <w:rsid w:val="00152D65"/>
    <w:rsid w:val="00152F0D"/>
    <w:rsid w:val="00152F19"/>
    <w:rsid w:val="001534A0"/>
    <w:rsid w:val="0015353E"/>
    <w:rsid w:val="001535E1"/>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2D"/>
    <w:rsid w:val="00156F9A"/>
    <w:rsid w:val="001572E6"/>
    <w:rsid w:val="001572EE"/>
    <w:rsid w:val="00157975"/>
    <w:rsid w:val="00157D08"/>
    <w:rsid w:val="0016014C"/>
    <w:rsid w:val="00160239"/>
    <w:rsid w:val="00160614"/>
    <w:rsid w:val="00160829"/>
    <w:rsid w:val="00160A31"/>
    <w:rsid w:val="00160EBD"/>
    <w:rsid w:val="00161186"/>
    <w:rsid w:val="00161333"/>
    <w:rsid w:val="001613A6"/>
    <w:rsid w:val="00161441"/>
    <w:rsid w:val="001614AB"/>
    <w:rsid w:val="00161B73"/>
    <w:rsid w:val="00161BCA"/>
    <w:rsid w:val="00162040"/>
    <w:rsid w:val="00162673"/>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6E90"/>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4F6B"/>
    <w:rsid w:val="001852EF"/>
    <w:rsid w:val="001855FE"/>
    <w:rsid w:val="00185AE3"/>
    <w:rsid w:val="001862B7"/>
    <w:rsid w:val="00186357"/>
    <w:rsid w:val="001863D5"/>
    <w:rsid w:val="00186442"/>
    <w:rsid w:val="001864B7"/>
    <w:rsid w:val="00186981"/>
    <w:rsid w:val="00186BE8"/>
    <w:rsid w:val="0018749A"/>
    <w:rsid w:val="001875B4"/>
    <w:rsid w:val="00187D09"/>
    <w:rsid w:val="00190110"/>
    <w:rsid w:val="001902F7"/>
    <w:rsid w:val="00190AA0"/>
    <w:rsid w:val="00190D1A"/>
    <w:rsid w:val="0019193F"/>
    <w:rsid w:val="00191AB7"/>
    <w:rsid w:val="00192340"/>
    <w:rsid w:val="00192937"/>
    <w:rsid w:val="001938E6"/>
    <w:rsid w:val="00193DD6"/>
    <w:rsid w:val="0019465C"/>
    <w:rsid w:val="00194CEE"/>
    <w:rsid w:val="00194F9C"/>
    <w:rsid w:val="001950BB"/>
    <w:rsid w:val="0019511C"/>
    <w:rsid w:val="00195307"/>
    <w:rsid w:val="00195413"/>
    <w:rsid w:val="00195B5F"/>
    <w:rsid w:val="00196664"/>
    <w:rsid w:val="001966E3"/>
    <w:rsid w:val="00196750"/>
    <w:rsid w:val="0019688A"/>
    <w:rsid w:val="001968A7"/>
    <w:rsid w:val="00197051"/>
    <w:rsid w:val="00197111"/>
    <w:rsid w:val="001971A6"/>
    <w:rsid w:val="001971EA"/>
    <w:rsid w:val="001976DC"/>
    <w:rsid w:val="00197AC8"/>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8FE"/>
    <w:rsid w:val="001A5B1D"/>
    <w:rsid w:val="001A5B5C"/>
    <w:rsid w:val="001A5F56"/>
    <w:rsid w:val="001A6079"/>
    <w:rsid w:val="001A61AD"/>
    <w:rsid w:val="001A7034"/>
    <w:rsid w:val="001A7264"/>
    <w:rsid w:val="001A7273"/>
    <w:rsid w:val="001A7397"/>
    <w:rsid w:val="001A7930"/>
    <w:rsid w:val="001A7B2B"/>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6D9"/>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25F"/>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9F7"/>
    <w:rsid w:val="001D4A75"/>
    <w:rsid w:val="001D5018"/>
    <w:rsid w:val="001D5054"/>
    <w:rsid w:val="001D5278"/>
    <w:rsid w:val="001D547C"/>
    <w:rsid w:val="001D55A7"/>
    <w:rsid w:val="001D5B55"/>
    <w:rsid w:val="001D626A"/>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CCF"/>
    <w:rsid w:val="001E2FFC"/>
    <w:rsid w:val="001E340B"/>
    <w:rsid w:val="001E3924"/>
    <w:rsid w:val="001E3EFD"/>
    <w:rsid w:val="001E487B"/>
    <w:rsid w:val="001E48DD"/>
    <w:rsid w:val="001E4FD6"/>
    <w:rsid w:val="001E5197"/>
    <w:rsid w:val="001E5726"/>
    <w:rsid w:val="001E5742"/>
    <w:rsid w:val="001E57AA"/>
    <w:rsid w:val="001E5A5F"/>
    <w:rsid w:val="001E65B6"/>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2937"/>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B88"/>
    <w:rsid w:val="001F6D33"/>
    <w:rsid w:val="001F6DC8"/>
    <w:rsid w:val="001F6FCE"/>
    <w:rsid w:val="001F704D"/>
    <w:rsid w:val="001F7398"/>
    <w:rsid w:val="001F754E"/>
    <w:rsid w:val="001F76E9"/>
    <w:rsid w:val="001F7CBE"/>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3FBE"/>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173"/>
    <w:rsid w:val="002103B3"/>
    <w:rsid w:val="00210604"/>
    <w:rsid w:val="00210734"/>
    <w:rsid w:val="00210BB0"/>
    <w:rsid w:val="00210D28"/>
    <w:rsid w:val="00210FFD"/>
    <w:rsid w:val="00211179"/>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1F4"/>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0D5D"/>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3F5F"/>
    <w:rsid w:val="00224073"/>
    <w:rsid w:val="002240E0"/>
    <w:rsid w:val="0022410E"/>
    <w:rsid w:val="002241DE"/>
    <w:rsid w:val="0022435E"/>
    <w:rsid w:val="00224528"/>
    <w:rsid w:val="002246F3"/>
    <w:rsid w:val="002249C6"/>
    <w:rsid w:val="0022501C"/>
    <w:rsid w:val="00225EAA"/>
    <w:rsid w:val="0022653A"/>
    <w:rsid w:val="002265B0"/>
    <w:rsid w:val="00226665"/>
    <w:rsid w:val="002267AD"/>
    <w:rsid w:val="002267D1"/>
    <w:rsid w:val="002268D7"/>
    <w:rsid w:val="00226AC2"/>
    <w:rsid w:val="00226F49"/>
    <w:rsid w:val="002277DE"/>
    <w:rsid w:val="00227861"/>
    <w:rsid w:val="002278AD"/>
    <w:rsid w:val="002279A3"/>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9FD"/>
    <w:rsid w:val="00236C94"/>
    <w:rsid w:val="0023707F"/>
    <w:rsid w:val="00237147"/>
    <w:rsid w:val="002373B3"/>
    <w:rsid w:val="002373D8"/>
    <w:rsid w:val="00237476"/>
    <w:rsid w:val="00237575"/>
    <w:rsid w:val="002375BF"/>
    <w:rsid w:val="00237719"/>
    <w:rsid w:val="0023774E"/>
    <w:rsid w:val="0023784B"/>
    <w:rsid w:val="00237A1E"/>
    <w:rsid w:val="002402B4"/>
    <w:rsid w:val="0024051C"/>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00"/>
    <w:rsid w:val="00245D6C"/>
    <w:rsid w:val="002460C6"/>
    <w:rsid w:val="0024615B"/>
    <w:rsid w:val="00246178"/>
    <w:rsid w:val="00246567"/>
    <w:rsid w:val="002465E9"/>
    <w:rsid w:val="00246765"/>
    <w:rsid w:val="002468ED"/>
    <w:rsid w:val="00246BFD"/>
    <w:rsid w:val="00246FBD"/>
    <w:rsid w:val="002476A9"/>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A04"/>
    <w:rsid w:val="0025617C"/>
    <w:rsid w:val="002561A3"/>
    <w:rsid w:val="002568C7"/>
    <w:rsid w:val="00256CC3"/>
    <w:rsid w:val="002575FD"/>
    <w:rsid w:val="0025765E"/>
    <w:rsid w:val="002576EE"/>
    <w:rsid w:val="002601B6"/>
    <w:rsid w:val="002609AA"/>
    <w:rsid w:val="00261000"/>
    <w:rsid w:val="00261285"/>
    <w:rsid w:val="002612C4"/>
    <w:rsid w:val="002614CF"/>
    <w:rsid w:val="00261659"/>
    <w:rsid w:val="002616CA"/>
    <w:rsid w:val="00261D7B"/>
    <w:rsid w:val="00261DEA"/>
    <w:rsid w:val="0026200A"/>
    <w:rsid w:val="0026223F"/>
    <w:rsid w:val="0026297D"/>
    <w:rsid w:val="00262BC9"/>
    <w:rsid w:val="002630C8"/>
    <w:rsid w:val="00263271"/>
    <w:rsid w:val="00263DA5"/>
    <w:rsid w:val="0026456F"/>
    <w:rsid w:val="00264848"/>
    <w:rsid w:val="00265334"/>
    <w:rsid w:val="00265A92"/>
    <w:rsid w:val="00266050"/>
    <w:rsid w:val="0026634B"/>
    <w:rsid w:val="00266549"/>
    <w:rsid w:val="0026695F"/>
    <w:rsid w:val="00266A26"/>
    <w:rsid w:val="00266F42"/>
    <w:rsid w:val="00266FBB"/>
    <w:rsid w:val="00267359"/>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8FE"/>
    <w:rsid w:val="00275FC4"/>
    <w:rsid w:val="00276359"/>
    <w:rsid w:val="00276569"/>
    <w:rsid w:val="0027661B"/>
    <w:rsid w:val="0027668F"/>
    <w:rsid w:val="00276A87"/>
    <w:rsid w:val="00276B3D"/>
    <w:rsid w:val="002801AE"/>
    <w:rsid w:val="0028026B"/>
    <w:rsid w:val="00280367"/>
    <w:rsid w:val="002806FD"/>
    <w:rsid w:val="002807A7"/>
    <w:rsid w:val="0028125D"/>
    <w:rsid w:val="00281559"/>
    <w:rsid w:val="00281DD5"/>
    <w:rsid w:val="002824DD"/>
    <w:rsid w:val="00282505"/>
    <w:rsid w:val="00282527"/>
    <w:rsid w:val="00282727"/>
    <w:rsid w:val="002827E0"/>
    <w:rsid w:val="00282A7A"/>
    <w:rsid w:val="00282BDF"/>
    <w:rsid w:val="00282C4E"/>
    <w:rsid w:val="00282D77"/>
    <w:rsid w:val="002844AC"/>
    <w:rsid w:val="002847C6"/>
    <w:rsid w:val="0028527A"/>
    <w:rsid w:val="00285325"/>
    <w:rsid w:val="00285ADC"/>
    <w:rsid w:val="00285F58"/>
    <w:rsid w:val="00285FCE"/>
    <w:rsid w:val="002860AD"/>
    <w:rsid w:val="0028632B"/>
    <w:rsid w:val="002865C0"/>
    <w:rsid w:val="00286C0B"/>
    <w:rsid w:val="00286C99"/>
    <w:rsid w:val="00286DB1"/>
    <w:rsid w:val="00286E20"/>
    <w:rsid w:val="00286F3B"/>
    <w:rsid w:val="002873C7"/>
    <w:rsid w:val="002875F4"/>
    <w:rsid w:val="00287F77"/>
    <w:rsid w:val="0029016F"/>
    <w:rsid w:val="002907E3"/>
    <w:rsid w:val="00290A11"/>
    <w:rsid w:val="00290B5C"/>
    <w:rsid w:val="002911E8"/>
    <w:rsid w:val="002912FC"/>
    <w:rsid w:val="002913D3"/>
    <w:rsid w:val="0029146C"/>
    <w:rsid w:val="002916CF"/>
    <w:rsid w:val="00291A4B"/>
    <w:rsid w:val="00291BB1"/>
    <w:rsid w:val="002921E1"/>
    <w:rsid w:val="002921F8"/>
    <w:rsid w:val="0029249D"/>
    <w:rsid w:val="0029288D"/>
    <w:rsid w:val="0029294F"/>
    <w:rsid w:val="00292D0E"/>
    <w:rsid w:val="002935F4"/>
    <w:rsid w:val="002936C1"/>
    <w:rsid w:val="00293789"/>
    <w:rsid w:val="00293BE2"/>
    <w:rsid w:val="00293CB6"/>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40"/>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E2D"/>
    <w:rsid w:val="002A5F73"/>
    <w:rsid w:val="002A65A2"/>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7BA"/>
    <w:rsid w:val="002B2A87"/>
    <w:rsid w:val="002B338A"/>
    <w:rsid w:val="002B35E9"/>
    <w:rsid w:val="002B3A31"/>
    <w:rsid w:val="002B3C35"/>
    <w:rsid w:val="002B3DC8"/>
    <w:rsid w:val="002B3E4E"/>
    <w:rsid w:val="002B4582"/>
    <w:rsid w:val="002B475E"/>
    <w:rsid w:val="002B47A7"/>
    <w:rsid w:val="002B4D83"/>
    <w:rsid w:val="002B52DA"/>
    <w:rsid w:val="002B5449"/>
    <w:rsid w:val="002B54F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1F4"/>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26F"/>
    <w:rsid w:val="002E0363"/>
    <w:rsid w:val="002E0BC3"/>
    <w:rsid w:val="002E0EF9"/>
    <w:rsid w:val="002E0F5B"/>
    <w:rsid w:val="002E0FE1"/>
    <w:rsid w:val="002E1175"/>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851"/>
    <w:rsid w:val="002E6861"/>
    <w:rsid w:val="002E6914"/>
    <w:rsid w:val="002E6AC1"/>
    <w:rsid w:val="002E6DC4"/>
    <w:rsid w:val="002E7429"/>
    <w:rsid w:val="002E75D6"/>
    <w:rsid w:val="002E776B"/>
    <w:rsid w:val="002E7906"/>
    <w:rsid w:val="002E7B21"/>
    <w:rsid w:val="002E7DA6"/>
    <w:rsid w:val="002F002D"/>
    <w:rsid w:val="002F0131"/>
    <w:rsid w:val="002F0216"/>
    <w:rsid w:val="002F0413"/>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0F7"/>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A78"/>
    <w:rsid w:val="00301DF4"/>
    <w:rsid w:val="00301EEB"/>
    <w:rsid w:val="003020DD"/>
    <w:rsid w:val="00302752"/>
    <w:rsid w:val="003027F0"/>
    <w:rsid w:val="003037C2"/>
    <w:rsid w:val="00303CBC"/>
    <w:rsid w:val="00303D8A"/>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47"/>
    <w:rsid w:val="0031008B"/>
    <w:rsid w:val="00310140"/>
    <w:rsid w:val="003101E6"/>
    <w:rsid w:val="003102E1"/>
    <w:rsid w:val="00310B37"/>
    <w:rsid w:val="00310B72"/>
    <w:rsid w:val="003110EA"/>
    <w:rsid w:val="00311162"/>
    <w:rsid w:val="00311337"/>
    <w:rsid w:val="00311D0F"/>
    <w:rsid w:val="003120C8"/>
    <w:rsid w:val="00312213"/>
    <w:rsid w:val="0031237D"/>
    <w:rsid w:val="00312806"/>
    <w:rsid w:val="00312896"/>
    <w:rsid w:val="003128F0"/>
    <w:rsid w:val="00312DF4"/>
    <w:rsid w:val="00313295"/>
    <w:rsid w:val="0031334A"/>
    <w:rsid w:val="00313694"/>
    <w:rsid w:val="003140E2"/>
    <w:rsid w:val="0031420A"/>
    <w:rsid w:val="003148AF"/>
    <w:rsid w:val="0031496D"/>
    <w:rsid w:val="003153B3"/>
    <w:rsid w:val="003154EC"/>
    <w:rsid w:val="00315AA6"/>
    <w:rsid w:val="00315BAF"/>
    <w:rsid w:val="0031611D"/>
    <w:rsid w:val="00316305"/>
    <w:rsid w:val="00316871"/>
    <w:rsid w:val="003168A7"/>
    <w:rsid w:val="00316A4A"/>
    <w:rsid w:val="00316C95"/>
    <w:rsid w:val="00316FB8"/>
    <w:rsid w:val="00316FCF"/>
    <w:rsid w:val="003171F9"/>
    <w:rsid w:val="0031793A"/>
    <w:rsid w:val="00317C0B"/>
    <w:rsid w:val="00320796"/>
    <w:rsid w:val="00320B51"/>
    <w:rsid w:val="00320BF1"/>
    <w:rsid w:val="00320CB7"/>
    <w:rsid w:val="00320DA0"/>
    <w:rsid w:val="00320E67"/>
    <w:rsid w:val="003218F1"/>
    <w:rsid w:val="00321D85"/>
    <w:rsid w:val="0032241B"/>
    <w:rsid w:val="003229A4"/>
    <w:rsid w:val="00322AB3"/>
    <w:rsid w:val="00322B0B"/>
    <w:rsid w:val="00322DE6"/>
    <w:rsid w:val="00322E22"/>
    <w:rsid w:val="00323197"/>
    <w:rsid w:val="0032327D"/>
    <w:rsid w:val="003232DB"/>
    <w:rsid w:val="00323552"/>
    <w:rsid w:val="00324065"/>
    <w:rsid w:val="003241F6"/>
    <w:rsid w:val="0032420B"/>
    <w:rsid w:val="0032485E"/>
    <w:rsid w:val="003248FE"/>
    <w:rsid w:val="00324C6A"/>
    <w:rsid w:val="00324D35"/>
    <w:rsid w:val="00324DBA"/>
    <w:rsid w:val="00325351"/>
    <w:rsid w:val="0032551E"/>
    <w:rsid w:val="0032624C"/>
    <w:rsid w:val="00326503"/>
    <w:rsid w:val="00326577"/>
    <w:rsid w:val="00326AE0"/>
    <w:rsid w:val="00326DF7"/>
    <w:rsid w:val="00326ED5"/>
    <w:rsid w:val="00327070"/>
    <w:rsid w:val="00327258"/>
    <w:rsid w:val="00327476"/>
    <w:rsid w:val="00331188"/>
    <w:rsid w:val="003314EC"/>
    <w:rsid w:val="00331765"/>
    <w:rsid w:val="0033184B"/>
    <w:rsid w:val="003318EA"/>
    <w:rsid w:val="00331AF7"/>
    <w:rsid w:val="00331E63"/>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6A6C"/>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BB0"/>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2B6"/>
    <w:rsid w:val="003475BB"/>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6BDC"/>
    <w:rsid w:val="003570F8"/>
    <w:rsid w:val="003579F0"/>
    <w:rsid w:val="00357C00"/>
    <w:rsid w:val="00357D82"/>
    <w:rsid w:val="00357EBC"/>
    <w:rsid w:val="00360DC5"/>
    <w:rsid w:val="00361251"/>
    <w:rsid w:val="0036137B"/>
    <w:rsid w:val="00361582"/>
    <w:rsid w:val="003619C0"/>
    <w:rsid w:val="00362066"/>
    <w:rsid w:val="00362392"/>
    <w:rsid w:val="003629A1"/>
    <w:rsid w:val="0036310A"/>
    <w:rsid w:val="003633B5"/>
    <w:rsid w:val="00363803"/>
    <w:rsid w:val="00363A7B"/>
    <w:rsid w:val="00363AC0"/>
    <w:rsid w:val="00363BCE"/>
    <w:rsid w:val="00364028"/>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AE5"/>
    <w:rsid w:val="00367E30"/>
    <w:rsid w:val="00367F9C"/>
    <w:rsid w:val="003707DF"/>
    <w:rsid w:val="0037083D"/>
    <w:rsid w:val="00370A4B"/>
    <w:rsid w:val="00370A5A"/>
    <w:rsid w:val="00371051"/>
    <w:rsid w:val="003710B1"/>
    <w:rsid w:val="0037167D"/>
    <w:rsid w:val="00371EC2"/>
    <w:rsid w:val="00371F66"/>
    <w:rsid w:val="00372084"/>
    <w:rsid w:val="0037276C"/>
    <w:rsid w:val="00372921"/>
    <w:rsid w:val="00372BC6"/>
    <w:rsid w:val="003730F6"/>
    <w:rsid w:val="0037334F"/>
    <w:rsid w:val="003734B1"/>
    <w:rsid w:val="00374286"/>
    <w:rsid w:val="003744EE"/>
    <w:rsid w:val="003745B9"/>
    <w:rsid w:val="003746FE"/>
    <w:rsid w:val="00374825"/>
    <w:rsid w:val="00374AE7"/>
    <w:rsid w:val="00374C03"/>
    <w:rsid w:val="0037528A"/>
    <w:rsid w:val="003753A7"/>
    <w:rsid w:val="003754B0"/>
    <w:rsid w:val="0037590E"/>
    <w:rsid w:val="00375BEE"/>
    <w:rsid w:val="00375FBD"/>
    <w:rsid w:val="00376019"/>
    <w:rsid w:val="003764BE"/>
    <w:rsid w:val="00376A43"/>
    <w:rsid w:val="00376BBD"/>
    <w:rsid w:val="00376FEB"/>
    <w:rsid w:val="003770CF"/>
    <w:rsid w:val="003770EC"/>
    <w:rsid w:val="003773A2"/>
    <w:rsid w:val="00377518"/>
    <w:rsid w:val="0037753D"/>
    <w:rsid w:val="0037755C"/>
    <w:rsid w:val="003779FF"/>
    <w:rsid w:val="00377F56"/>
    <w:rsid w:val="0038048A"/>
    <w:rsid w:val="00380551"/>
    <w:rsid w:val="003805C0"/>
    <w:rsid w:val="00380653"/>
    <w:rsid w:val="00380A08"/>
    <w:rsid w:val="00380A25"/>
    <w:rsid w:val="00380F5B"/>
    <w:rsid w:val="003810AD"/>
    <w:rsid w:val="00381646"/>
    <w:rsid w:val="00381806"/>
    <w:rsid w:val="003818B5"/>
    <w:rsid w:val="003819AD"/>
    <w:rsid w:val="00381B79"/>
    <w:rsid w:val="00381E75"/>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2812"/>
    <w:rsid w:val="0039302D"/>
    <w:rsid w:val="00394185"/>
    <w:rsid w:val="003943BB"/>
    <w:rsid w:val="0039487E"/>
    <w:rsid w:val="00394891"/>
    <w:rsid w:val="00395866"/>
    <w:rsid w:val="00396028"/>
    <w:rsid w:val="003960B5"/>
    <w:rsid w:val="00396102"/>
    <w:rsid w:val="003962FC"/>
    <w:rsid w:val="0039680A"/>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14D"/>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8"/>
    <w:rsid w:val="003B6AAD"/>
    <w:rsid w:val="003B6FA9"/>
    <w:rsid w:val="003B70A7"/>
    <w:rsid w:val="003B7BD9"/>
    <w:rsid w:val="003B7ED1"/>
    <w:rsid w:val="003C01FB"/>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59F3"/>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2C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2EF"/>
    <w:rsid w:val="003E05F2"/>
    <w:rsid w:val="003E0868"/>
    <w:rsid w:val="003E09D2"/>
    <w:rsid w:val="003E09E4"/>
    <w:rsid w:val="003E0A43"/>
    <w:rsid w:val="003E1183"/>
    <w:rsid w:val="003E16F0"/>
    <w:rsid w:val="003E19F0"/>
    <w:rsid w:val="003E1F01"/>
    <w:rsid w:val="003E2B47"/>
    <w:rsid w:val="003E2FC2"/>
    <w:rsid w:val="003E3063"/>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334B"/>
    <w:rsid w:val="003F4043"/>
    <w:rsid w:val="003F443C"/>
    <w:rsid w:val="003F4AAC"/>
    <w:rsid w:val="003F4BFA"/>
    <w:rsid w:val="003F56CC"/>
    <w:rsid w:val="003F62C6"/>
    <w:rsid w:val="003F64C2"/>
    <w:rsid w:val="003F65E1"/>
    <w:rsid w:val="003F6836"/>
    <w:rsid w:val="003F6D39"/>
    <w:rsid w:val="003F6D4C"/>
    <w:rsid w:val="003F7091"/>
    <w:rsid w:val="003F712B"/>
    <w:rsid w:val="003F7FD9"/>
    <w:rsid w:val="00400445"/>
    <w:rsid w:val="00400808"/>
    <w:rsid w:val="004008E2"/>
    <w:rsid w:val="004008F3"/>
    <w:rsid w:val="00400A8A"/>
    <w:rsid w:val="004015A7"/>
    <w:rsid w:val="0040165B"/>
    <w:rsid w:val="00401890"/>
    <w:rsid w:val="00401F62"/>
    <w:rsid w:val="00402F99"/>
    <w:rsid w:val="00403BB8"/>
    <w:rsid w:val="00404147"/>
    <w:rsid w:val="004046F3"/>
    <w:rsid w:val="00404AC4"/>
    <w:rsid w:val="00404B49"/>
    <w:rsid w:val="004054B0"/>
    <w:rsid w:val="00405547"/>
    <w:rsid w:val="00405854"/>
    <w:rsid w:val="00405867"/>
    <w:rsid w:val="004058E3"/>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7A2"/>
    <w:rsid w:val="00416815"/>
    <w:rsid w:val="00416936"/>
    <w:rsid w:val="00416BA1"/>
    <w:rsid w:val="00416CCC"/>
    <w:rsid w:val="0041717B"/>
    <w:rsid w:val="004172D3"/>
    <w:rsid w:val="0041758A"/>
    <w:rsid w:val="004175C1"/>
    <w:rsid w:val="004175EF"/>
    <w:rsid w:val="00417B76"/>
    <w:rsid w:val="00417C89"/>
    <w:rsid w:val="004201EB"/>
    <w:rsid w:val="004206D7"/>
    <w:rsid w:val="00420863"/>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0830"/>
    <w:rsid w:val="004313E9"/>
    <w:rsid w:val="00431948"/>
    <w:rsid w:val="004319CE"/>
    <w:rsid w:val="00431A61"/>
    <w:rsid w:val="00431D46"/>
    <w:rsid w:val="00431EF5"/>
    <w:rsid w:val="00432298"/>
    <w:rsid w:val="004323AB"/>
    <w:rsid w:val="00432733"/>
    <w:rsid w:val="00432AD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3FE2"/>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069"/>
    <w:rsid w:val="00447183"/>
    <w:rsid w:val="004478F7"/>
    <w:rsid w:val="004479CB"/>
    <w:rsid w:val="00447B1C"/>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BF1"/>
    <w:rsid w:val="00457D05"/>
    <w:rsid w:val="00457D74"/>
    <w:rsid w:val="0046026A"/>
    <w:rsid w:val="0046083C"/>
    <w:rsid w:val="004608D0"/>
    <w:rsid w:val="00460C30"/>
    <w:rsid w:val="00460C88"/>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630"/>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E25"/>
    <w:rsid w:val="00477C76"/>
    <w:rsid w:val="004800B5"/>
    <w:rsid w:val="00480130"/>
    <w:rsid w:val="00480291"/>
    <w:rsid w:val="004805A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4DFA"/>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6B3"/>
    <w:rsid w:val="004958A7"/>
    <w:rsid w:val="004958D3"/>
    <w:rsid w:val="00495A2C"/>
    <w:rsid w:val="00495A8A"/>
    <w:rsid w:val="00495E0C"/>
    <w:rsid w:val="00495E68"/>
    <w:rsid w:val="00496A43"/>
    <w:rsid w:val="00496B50"/>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AB"/>
    <w:rsid w:val="004A19F0"/>
    <w:rsid w:val="004A1C93"/>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1B"/>
    <w:rsid w:val="004B03EF"/>
    <w:rsid w:val="004B0766"/>
    <w:rsid w:val="004B09F9"/>
    <w:rsid w:val="004B1081"/>
    <w:rsid w:val="004B1270"/>
    <w:rsid w:val="004B16EB"/>
    <w:rsid w:val="004B17E0"/>
    <w:rsid w:val="004B229D"/>
    <w:rsid w:val="004B22DC"/>
    <w:rsid w:val="004B23E6"/>
    <w:rsid w:val="004B24EC"/>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0CC"/>
    <w:rsid w:val="004B5117"/>
    <w:rsid w:val="004B56B4"/>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97D"/>
    <w:rsid w:val="004B7C05"/>
    <w:rsid w:val="004C0098"/>
    <w:rsid w:val="004C00B1"/>
    <w:rsid w:val="004C011B"/>
    <w:rsid w:val="004C018F"/>
    <w:rsid w:val="004C02D0"/>
    <w:rsid w:val="004C042A"/>
    <w:rsid w:val="004C0529"/>
    <w:rsid w:val="004C05A3"/>
    <w:rsid w:val="004C152B"/>
    <w:rsid w:val="004C15C0"/>
    <w:rsid w:val="004C165D"/>
    <w:rsid w:val="004C1755"/>
    <w:rsid w:val="004C18C3"/>
    <w:rsid w:val="004C1969"/>
    <w:rsid w:val="004C21ED"/>
    <w:rsid w:val="004C28C5"/>
    <w:rsid w:val="004C293F"/>
    <w:rsid w:val="004C2AD2"/>
    <w:rsid w:val="004C2B8E"/>
    <w:rsid w:val="004C2D16"/>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191"/>
    <w:rsid w:val="004C7227"/>
    <w:rsid w:val="004C795D"/>
    <w:rsid w:val="004C7C59"/>
    <w:rsid w:val="004C7F46"/>
    <w:rsid w:val="004D009C"/>
    <w:rsid w:val="004D0C42"/>
    <w:rsid w:val="004D1116"/>
    <w:rsid w:val="004D12AE"/>
    <w:rsid w:val="004D151D"/>
    <w:rsid w:val="004D1804"/>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A63"/>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1C0"/>
    <w:rsid w:val="004E661A"/>
    <w:rsid w:val="004E6BFF"/>
    <w:rsid w:val="004E6DB2"/>
    <w:rsid w:val="004E785B"/>
    <w:rsid w:val="004E79C4"/>
    <w:rsid w:val="004E7A82"/>
    <w:rsid w:val="004E7F45"/>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8C8"/>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1EE"/>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835"/>
    <w:rsid w:val="00506D12"/>
    <w:rsid w:val="0050708B"/>
    <w:rsid w:val="005070EF"/>
    <w:rsid w:val="005072F7"/>
    <w:rsid w:val="00507634"/>
    <w:rsid w:val="005076A1"/>
    <w:rsid w:val="00507A53"/>
    <w:rsid w:val="00510561"/>
    <w:rsid w:val="00510876"/>
    <w:rsid w:val="005108E7"/>
    <w:rsid w:val="00510F28"/>
    <w:rsid w:val="0051151E"/>
    <w:rsid w:val="00511B5E"/>
    <w:rsid w:val="00511E70"/>
    <w:rsid w:val="00511EFF"/>
    <w:rsid w:val="00512641"/>
    <w:rsid w:val="0051293E"/>
    <w:rsid w:val="00512B2F"/>
    <w:rsid w:val="00512C62"/>
    <w:rsid w:val="00512CFD"/>
    <w:rsid w:val="00513269"/>
    <w:rsid w:val="00513437"/>
    <w:rsid w:val="00513734"/>
    <w:rsid w:val="0051393F"/>
    <w:rsid w:val="00513BD3"/>
    <w:rsid w:val="00513C0A"/>
    <w:rsid w:val="00513C73"/>
    <w:rsid w:val="00513F1E"/>
    <w:rsid w:val="00514921"/>
    <w:rsid w:val="00514A46"/>
    <w:rsid w:val="00514CDE"/>
    <w:rsid w:val="00514D2C"/>
    <w:rsid w:val="00515639"/>
    <w:rsid w:val="005158B9"/>
    <w:rsid w:val="00516589"/>
    <w:rsid w:val="0051699E"/>
    <w:rsid w:val="00516AC4"/>
    <w:rsid w:val="00516E10"/>
    <w:rsid w:val="00516ECF"/>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58"/>
    <w:rsid w:val="00522C66"/>
    <w:rsid w:val="00523168"/>
    <w:rsid w:val="00523624"/>
    <w:rsid w:val="00523A5A"/>
    <w:rsid w:val="00523C7B"/>
    <w:rsid w:val="0052427B"/>
    <w:rsid w:val="005244A6"/>
    <w:rsid w:val="00524642"/>
    <w:rsid w:val="0052470C"/>
    <w:rsid w:val="00524908"/>
    <w:rsid w:val="00524DCD"/>
    <w:rsid w:val="00525031"/>
    <w:rsid w:val="0052528F"/>
    <w:rsid w:val="00525589"/>
    <w:rsid w:val="00525641"/>
    <w:rsid w:val="00525BB8"/>
    <w:rsid w:val="00525C2F"/>
    <w:rsid w:val="00525F70"/>
    <w:rsid w:val="005262F7"/>
    <w:rsid w:val="005265DD"/>
    <w:rsid w:val="00526C3A"/>
    <w:rsid w:val="005272E0"/>
    <w:rsid w:val="0052771D"/>
    <w:rsid w:val="00527B4D"/>
    <w:rsid w:val="005302CB"/>
    <w:rsid w:val="00530632"/>
    <w:rsid w:val="005307A9"/>
    <w:rsid w:val="00530B88"/>
    <w:rsid w:val="00530DF1"/>
    <w:rsid w:val="00530FCA"/>
    <w:rsid w:val="00531103"/>
    <w:rsid w:val="00531204"/>
    <w:rsid w:val="005316B4"/>
    <w:rsid w:val="005319EB"/>
    <w:rsid w:val="00532374"/>
    <w:rsid w:val="00532A11"/>
    <w:rsid w:val="00532A6B"/>
    <w:rsid w:val="00532B85"/>
    <w:rsid w:val="00532B91"/>
    <w:rsid w:val="00532C80"/>
    <w:rsid w:val="00532E61"/>
    <w:rsid w:val="00532F73"/>
    <w:rsid w:val="005330B2"/>
    <w:rsid w:val="005330CC"/>
    <w:rsid w:val="005335FD"/>
    <w:rsid w:val="0053378E"/>
    <w:rsid w:val="00533863"/>
    <w:rsid w:val="00533A5A"/>
    <w:rsid w:val="00533F44"/>
    <w:rsid w:val="005344BF"/>
    <w:rsid w:val="0053471E"/>
    <w:rsid w:val="00534AB2"/>
    <w:rsid w:val="00534CCA"/>
    <w:rsid w:val="0053507D"/>
    <w:rsid w:val="005357E7"/>
    <w:rsid w:val="005363E3"/>
    <w:rsid w:val="0053644D"/>
    <w:rsid w:val="0053689B"/>
    <w:rsid w:val="00536F88"/>
    <w:rsid w:val="0053786C"/>
    <w:rsid w:val="00537EE9"/>
    <w:rsid w:val="005401D0"/>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3EF9"/>
    <w:rsid w:val="005442E7"/>
    <w:rsid w:val="00544707"/>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56"/>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B54"/>
    <w:rsid w:val="00560C1B"/>
    <w:rsid w:val="00560C8D"/>
    <w:rsid w:val="00560C9F"/>
    <w:rsid w:val="00560F91"/>
    <w:rsid w:val="0056133C"/>
    <w:rsid w:val="005617FB"/>
    <w:rsid w:val="00561F64"/>
    <w:rsid w:val="00561F79"/>
    <w:rsid w:val="00562ACD"/>
    <w:rsid w:val="00562E90"/>
    <w:rsid w:val="00562F6A"/>
    <w:rsid w:val="0056303B"/>
    <w:rsid w:val="0056396D"/>
    <w:rsid w:val="005639C4"/>
    <w:rsid w:val="00563A21"/>
    <w:rsid w:val="00563A52"/>
    <w:rsid w:val="00563C1A"/>
    <w:rsid w:val="00564104"/>
    <w:rsid w:val="0056425E"/>
    <w:rsid w:val="0056433E"/>
    <w:rsid w:val="0056464D"/>
    <w:rsid w:val="00564B89"/>
    <w:rsid w:val="00564CEA"/>
    <w:rsid w:val="00564DC2"/>
    <w:rsid w:val="00564DEC"/>
    <w:rsid w:val="0056544E"/>
    <w:rsid w:val="0056590E"/>
    <w:rsid w:val="00565F54"/>
    <w:rsid w:val="00566095"/>
    <w:rsid w:val="005660C0"/>
    <w:rsid w:val="0056623D"/>
    <w:rsid w:val="00566307"/>
    <w:rsid w:val="00566545"/>
    <w:rsid w:val="00566653"/>
    <w:rsid w:val="00566A9D"/>
    <w:rsid w:val="00566B69"/>
    <w:rsid w:val="00566EE9"/>
    <w:rsid w:val="00566F5A"/>
    <w:rsid w:val="00567071"/>
    <w:rsid w:val="005675DF"/>
    <w:rsid w:val="00567787"/>
    <w:rsid w:val="005679C7"/>
    <w:rsid w:val="00567E2A"/>
    <w:rsid w:val="00567ED1"/>
    <w:rsid w:val="00570032"/>
    <w:rsid w:val="00570287"/>
    <w:rsid w:val="00570519"/>
    <w:rsid w:val="00570714"/>
    <w:rsid w:val="00570BB5"/>
    <w:rsid w:val="00570CED"/>
    <w:rsid w:val="00570DF2"/>
    <w:rsid w:val="00570E50"/>
    <w:rsid w:val="00570E98"/>
    <w:rsid w:val="00571059"/>
    <w:rsid w:val="00571081"/>
    <w:rsid w:val="0057126E"/>
    <w:rsid w:val="00571546"/>
    <w:rsid w:val="005715BA"/>
    <w:rsid w:val="0057194A"/>
    <w:rsid w:val="00572139"/>
    <w:rsid w:val="0057217D"/>
    <w:rsid w:val="00572534"/>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671"/>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39"/>
    <w:rsid w:val="00586047"/>
    <w:rsid w:val="00586440"/>
    <w:rsid w:val="005866D9"/>
    <w:rsid w:val="00586774"/>
    <w:rsid w:val="00586957"/>
    <w:rsid w:val="005869C6"/>
    <w:rsid w:val="00586AD2"/>
    <w:rsid w:val="0058743A"/>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4E56"/>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3E42"/>
    <w:rsid w:val="005B40D5"/>
    <w:rsid w:val="005B47FB"/>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0CE8"/>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DC0"/>
    <w:rsid w:val="005C6500"/>
    <w:rsid w:val="005C6F13"/>
    <w:rsid w:val="005C7761"/>
    <w:rsid w:val="005C7A40"/>
    <w:rsid w:val="005C7C83"/>
    <w:rsid w:val="005C7F2F"/>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66F"/>
    <w:rsid w:val="005D29D3"/>
    <w:rsid w:val="005D2B4E"/>
    <w:rsid w:val="005D2F0B"/>
    <w:rsid w:val="005D31A3"/>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902"/>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E7ECE"/>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5A3E"/>
    <w:rsid w:val="005F6235"/>
    <w:rsid w:val="005F6689"/>
    <w:rsid w:val="005F673E"/>
    <w:rsid w:val="005F6C78"/>
    <w:rsid w:val="005F6C8F"/>
    <w:rsid w:val="005F741F"/>
    <w:rsid w:val="005F76C3"/>
    <w:rsid w:val="005F79DF"/>
    <w:rsid w:val="00600287"/>
    <w:rsid w:val="006008A7"/>
    <w:rsid w:val="006009F0"/>
    <w:rsid w:val="00600BB7"/>
    <w:rsid w:val="00600E8D"/>
    <w:rsid w:val="006019F3"/>
    <w:rsid w:val="00601A7D"/>
    <w:rsid w:val="00601EDE"/>
    <w:rsid w:val="006020A5"/>
    <w:rsid w:val="006021DE"/>
    <w:rsid w:val="006022BB"/>
    <w:rsid w:val="00602377"/>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2B1F"/>
    <w:rsid w:val="00613257"/>
    <w:rsid w:val="0061426F"/>
    <w:rsid w:val="0061476C"/>
    <w:rsid w:val="00614A04"/>
    <w:rsid w:val="00614B6D"/>
    <w:rsid w:val="006150A4"/>
    <w:rsid w:val="006151A4"/>
    <w:rsid w:val="00615345"/>
    <w:rsid w:val="006154C2"/>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D8E"/>
    <w:rsid w:val="00621F7C"/>
    <w:rsid w:val="00622034"/>
    <w:rsid w:val="006223B9"/>
    <w:rsid w:val="006228B0"/>
    <w:rsid w:val="00622B22"/>
    <w:rsid w:val="0062328E"/>
    <w:rsid w:val="00623911"/>
    <w:rsid w:val="00623ED3"/>
    <w:rsid w:val="006243B1"/>
    <w:rsid w:val="00624B0D"/>
    <w:rsid w:val="006261D9"/>
    <w:rsid w:val="00626FE2"/>
    <w:rsid w:val="0062766E"/>
    <w:rsid w:val="006278D9"/>
    <w:rsid w:val="0062799B"/>
    <w:rsid w:val="00627D86"/>
    <w:rsid w:val="00627EEA"/>
    <w:rsid w:val="006304C3"/>
    <w:rsid w:val="0063061E"/>
    <w:rsid w:val="00630B2A"/>
    <w:rsid w:val="00630C3D"/>
    <w:rsid w:val="00630D64"/>
    <w:rsid w:val="006315A5"/>
    <w:rsid w:val="00631863"/>
    <w:rsid w:val="00631865"/>
    <w:rsid w:val="006318BD"/>
    <w:rsid w:val="00631B2C"/>
    <w:rsid w:val="00631F56"/>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868"/>
    <w:rsid w:val="00640CAC"/>
    <w:rsid w:val="00640CDB"/>
    <w:rsid w:val="0064223D"/>
    <w:rsid w:val="006422FE"/>
    <w:rsid w:val="00642345"/>
    <w:rsid w:val="006423E4"/>
    <w:rsid w:val="00642A68"/>
    <w:rsid w:val="00642A9E"/>
    <w:rsid w:val="00642D50"/>
    <w:rsid w:val="006432DB"/>
    <w:rsid w:val="00643439"/>
    <w:rsid w:val="006438E6"/>
    <w:rsid w:val="00643A05"/>
    <w:rsid w:val="00643C67"/>
    <w:rsid w:val="00643DE0"/>
    <w:rsid w:val="0064441E"/>
    <w:rsid w:val="0064471B"/>
    <w:rsid w:val="00644795"/>
    <w:rsid w:val="0064506D"/>
    <w:rsid w:val="00645281"/>
    <w:rsid w:val="006455A6"/>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565"/>
    <w:rsid w:val="00652672"/>
    <w:rsid w:val="006528FF"/>
    <w:rsid w:val="00652914"/>
    <w:rsid w:val="00652A82"/>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82"/>
    <w:rsid w:val="00661DFC"/>
    <w:rsid w:val="00661E3B"/>
    <w:rsid w:val="0066206F"/>
    <w:rsid w:val="00662293"/>
    <w:rsid w:val="006624D1"/>
    <w:rsid w:val="006625A2"/>
    <w:rsid w:val="006625D2"/>
    <w:rsid w:val="00662A1E"/>
    <w:rsid w:val="0066316D"/>
    <w:rsid w:val="0066373B"/>
    <w:rsid w:val="00663890"/>
    <w:rsid w:val="00663CAF"/>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2F"/>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4D5"/>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7C3"/>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58"/>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1F8"/>
    <w:rsid w:val="006977B0"/>
    <w:rsid w:val="006A0061"/>
    <w:rsid w:val="006A02DB"/>
    <w:rsid w:val="006A08D2"/>
    <w:rsid w:val="006A08EF"/>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6FC"/>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D56"/>
    <w:rsid w:val="006B1E42"/>
    <w:rsid w:val="006B225F"/>
    <w:rsid w:val="006B2AE1"/>
    <w:rsid w:val="006B2CCB"/>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0B6"/>
    <w:rsid w:val="006C33A3"/>
    <w:rsid w:val="006C33A7"/>
    <w:rsid w:val="006C3AEC"/>
    <w:rsid w:val="006C3DF4"/>
    <w:rsid w:val="006C3F33"/>
    <w:rsid w:val="006C4159"/>
    <w:rsid w:val="006C4A07"/>
    <w:rsid w:val="006C4E68"/>
    <w:rsid w:val="006C4F53"/>
    <w:rsid w:val="006C5494"/>
    <w:rsid w:val="006C56AB"/>
    <w:rsid w:val="006C56DA"/>
    <w:rsid w:val="006C5974"/>
    <w:rsid w:val="006C5A94"/>
    <w:rsid w:val="006C5AAB"/>
    <w:rsid w:val="006C5C52"/>
    <w:rsid w:val="006C6A19"/>
    <w:rsid w:val="006C6ADB"/>
    <w:rsid w:val="006C6E3E"/>
    <w:rsid w:val="006C7667"/>
    <w:rsid w:val="006C788D"/>
    <w:rsid w:val="006C7DCD"/>
    <w:rsid w:val="006D000D"/>
    <w:rsid w:val="006D007E"/>
    <w:rsid w:val="006D015B"/>
    <w:rsid w:val="006D0DBF"/>
    <w:rsid w:val="006D0E50"/>
    <w:rsid w:val="006D11B0"/>
    <w:rsid w:val="006D1622"/>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D7E02"/>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645"/>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991"/>
    <w:rsid w:val="006E6AE9"/>
    <w:rsid w:val="006E6C79"/>
    <w:rsid w:val="006E748F"/>
    <w:rsid w:val="006E76EE"/>
    <w:rsid w:val="006E7D86"/>
    <w:rsid w:val="006F011E"/>
    <w:rsid w:val="006F01BF"/>
    <w:rsid w:val="006F0305"/>
    <w:rsid w:val="006F0798"/>
    <w:rsid w:val="006F0CAC"/>
    <w:rsid w:val="006F0EFB"/>
    <w:rsid w:val="006F1777"/>
    <w:rsid w:val="006F1836"/>
    <w:rsid w:val="006F1D6A"/>
    <w:rsid w:val="006F1EAF"/>
    <w:rsid w:val="006F1F30"/>
    <w:rsid w:val="006F201A"/>
    <w:rsid w:val="006F20BE"/>
    <w:rsid w:val="006F2336"/>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AD2"/>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6D61"/>
    <w:rsid w:val="00707240"/>
    <w:rsid w:val="00707469"/>
    <w:rsid w:val="0070789A"/>
    <w:rsid w:val="007079FE"/>
    <w:rsid w:val="00707D57"/>
    <w:rsid w:val="00710203"/>
    <w:rsid w:val="007109F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5BC"/>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454"/>
    <w:rsid w:val="0072275E"/>
    <w:rsid w:val="00722972"/>
    <w:rsid w:val="00722EFF"/>
    <w:rsid w:val="0072329E"/>
    <w:rsid w:val="007233B6"/>
    <w:rsid w:val="007234A3"/>
    <w:rsid w:val="00723920"/>
    <w:rsid w:val="00723A8E"/>
    <w:rsid w:val="00723AE2"/>
    <w:rsid w:val="00723FAC"/>
    <w:rsid w:val="0072578D"/>
    <w:rsid w:val="00725B8D"/>
    <w:rsid w:val="00725EDB"/>
    <w:rsid w:val="007262B4"/>
    <w:rsid w:val="0072658E"/>
    <w:rsid w:val="00726B6A"/>
    <w:rsid w:val="00726D02"/>
    <w:rsid w:val="00726E12"/>
    <w:rsid w:val="00726EB0"/>
    <w:rsid w:val="00727508"/>
    <w:rsid w:val="00727CB1"/>
    <w:rsid w:val="007300EB"/>
    <w:rsid w:val="00730CA6"/>
    <w:rsid w:val="00730EFA"/>
    <w:rsid w:val="007313B0"/>
    <w:rsid w:val="007313DF"/>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2"/>
    <w:rsid w:val="00734C97"/>
    <w:rsid w:val="00734F45"/>
    <w:rsid w:val="007350B5"/>
    <w:rsid w:val="00736A8C"/>
    <w:rsid w:val="00736B41"/>
    <w:rsid w:val="00736B53"/>
    <w:rsid w:val="00736C0D"/>
    <w:rsid w:val="00736F05"/>
    <w:rsid w:val="00737142"/>
    <w:rsid w:val="00737BD2"/>
    <w:rsid w:val="00740587"/>
    <w:rsid w:val="0074071E"/>
    <w:rsid w:val="007409C9"/>
    <w:rsid w:val="007409EB"/>
    <w:rsid w:val="00740A52"/>
    <w:rsid w:val="00740B6F"/>
    <w:rsid w:val="00740DF4"/>
    <w:rsid w:val="00740E1E"/>
    <w:rsid w:val="00741612"/>
    <w:rsid w:val="007418DF"/>
    <w:rsid w:val="00741F27"/>
    <w:rsid w:val="00742284"/>
    <w:rsid w:val="007424A2"/>
    <w:rsid w:val="007424B7"/>
    <w:rsid w:val="007425C4"/>
    <w:rsid w:val="007426D9"/>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4F9"/>
    <w:rsid w:val="00751B32"/>
    <w:rsid w:val="00751CE3"/>
    <w:rsid w:val="00751DFD"/>
    <w:rsid w:val="007522BA"/>
    <w:rsid w:val="00752428"/>
    <w:rsid w:val="00752513"/>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AE2"/>
    <w:rsid w:val="00760BB6"/>
    <w:rsid w:val="007613A4"/>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749"/>
    <w:rsid w:val="0077188E"/>
    <w:rsid w:val="007718CB"/>
    <w:rsid w:val="00771CF7"/>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BFD"/>
    <w:rsid w:val="00774EFB"/>
    <w:rsid w:val="007750A3"/>
    <w:rsid w:val="00775100"/>
    <w:rsid w:val="00775603"/>
    <w:rsid w:val="007759E0"/>
    <w:rsid w:val="00775D4A"/>
    <w:rsid w:val="0077624C"/>
    <w:rsid w:val="00776861"/>
    <w:rsid w:val="00776CAA"/>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D19"/>
    <w:rsid w:val="00784ED7"/>
    <w:rsid w:val="007850D5"/>
    <w:rsid w:val="0078570D"/>
    <w:rsid w:val="00785E5D"/>
    <w:rsid w:val="00785EE2"/>
    <w:rsid w:val="00785F62"/>
    <w:rsid w:val="00785F80"/>
    <w:rsid w:val="00786BA3"/>
    <w:rsid w:val="00787672"/>
    <w:rsid w:val="0078769E"/>
    <w:rsid w:val="007878A8"/>
    <w:rsid w:val="00790573"/>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9BA"/>
    <w:rsid w:val="00793AA2"/>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6E89"/>
    <w:rsid w:val="007971A0"/>
    <w:rsid w:val="00797489"/>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298F"/>
    <w:rsid w:val="007A330E"/>
    <w:rsid w:val="007A352C"/>
    <w:rsid w:val="007A3967"/>
    <w:rsid w:val="007A3CC7"/>
    <w:rsid w:val="007A4606"/>
    <w:rsid w:val="007A46E1"/>
    <w:rsid w:val="007A4760"/>
    <w:rsid w:val="007A4942"/>
    <w:rsid w:val="007A4C33"/>
    <w:rsid w:val="007A5374"/>
    <w:rsid w:val="007A5583"/>
    <w:rsid w:val="007A5ABB"/>
    <w:rsid w:val="007A5C67"/>
    <w:rsid w:val="007A629C"/>
    <w:rsid w:val="007A636E"/>
    <w:rsid w:val="007A65EA"/>
    <w:rsid w:val="007A6776"/>
    <w:rsid w:val="007A6EAA"/>
    <w:rsid w:val="007A7037"/>
    <w:rsid w:val="007A70F2"/>
    <w:rsid w:val="007A723F"/>
    <w:rsid w:val="007A780F"/>
    <w:rsid w:val="007A7B41"/>
    <w:rsid w:val="007A7E19"/>
    <w:rsid w:val="007B0151"/>
    <w:rsid w:val="007B0E03"/>
    <w:rsid w:val="007B0ECD"/>
    <w:rsid w:val="007B1285"/>
    <w:rsid w:val="007B1477"/>
    <w:rsid w:val="007B1572"/>
    <w:rsid w:val="007B17E1"/>
    <w:rsid w:val="007B18A4"/>
    <w:rsid w:val="007B196B"/>
    <w:rsid w:val="007B2167"/>
    <w:rsid w:val="007B2461"/>
    <w:rsid w:val="007B2471"/>
    <w:rsid w:val="007B24BC"/>
    <w:rsid w:val="007B24D7"/>
    <w:rsid w:val="007B256C"/>
    <w:rsid w:val="007B31A4"/>
    <w:rsid w:val="007B3347"/>
    <w:rsid w:val="007B43AC"/>
    <w:rsid w:val="007B44B6"/>
    <w:rsid w:val="007B4552"/>
    <w:rsid w:val="007B4A1C"/>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66"/>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D93"/>
    <w:rsid w:val="007C7EAC"/>
    <w:rsid w:val="007C7F8A"/>
    <w:rsid w:val="007D03E5"/>
    <w:rsid w:val="007D0542"/>
    <w:rsid w:val="007D069A"/>
    <w:rsid w:val="007D0CF5"/>
    <w:rsid w:val="007D1241"/>
    <w:rsid w:val="007D16EA"/>
    <w:rsid w:val="007D1E9D"/>
    <w:rsid w:val="007D2407"/>
    <w:rsid w:val="007D285B"/>
    <w:rsid w:val="007D2B20"/>
    <w:rsid w:val="007D2FD1"/>
    <w:rsid w:val="007D3709"/>
    <w:rsid w:val="007D37CB"/>
    <w:rsid w:val="007D3D94"/>
    <w:rsid w:val="007D403D"/>
    <w:rsid w:val="007D46E9"/>
    <w:rsid w:val="007D4867"/>
    <w:rsid w:val="007D4B1A"/>
    <w:rsid w:val="007D4C49"/>
    <w:rsid w:val="007D51EF"/>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1AF"/>
    <w:rsid w:val="007E3290"/>
    <w:rsid w:val="007E34D3"/>
    <w:rsid w:val="007E43B6"/>
    <w:rsid w:val="007E43F8"/>
    <w:rsid w:val="007E4D4C"/>
    <w:rsid w:val="007E503C"/>
    <w:rsid w:val="007E5540"/>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11D"/>
    <w:rsid w:val="007F16AB"/>
    <w:rsid w:val="007F1AA9"/>
    <w:rsid w:val="007F1ABB"/>
    <w:rsid w:val="007F1BA8"/>
    <w:rsid w:val="007F20F3"/>
    <w:rsid w:val="007F213B"/>
    <w:rsid w:val="007F27FF"/>
    <w:rsid w:val="007F2AB5"/>
    <w:rsid w:val="007F2D36"/>
    <w:rsid w:val="007F309C"/>
    <w:rsid w:val="007F35EA"/>
    <w:rsid w:val="007F3F30"/>
    <w:rsid w:val="007F4585"/>
    <w:rsid w:val="007F541E"/>
    <w:rsid w:val="007F5DCA"/>
    <w:rsid w:val="007F617E"/>
    <w:rsid w:val="007F6224"/>
    <w:rsid w:val="007F66CE"/>
    <w:rsid w:val="007F6D04"/>
    <w:rsid w:val="007F6F8D"/>
    <w:rsid w:val="007F720E"/>
    <w:rsid w:val="007F7477"/>
    <w:rsid w:val="007F7612"/>
    <w:rsid w:val="007F78AA"/>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C6E"/>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7A1"/>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01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60A"/>
    <w:rsid w:val="00821757"/>
    <w:rsid w:val="00821C5B"/>
    <w:rsid w:val="00821F6A"/>
    <w:rsid w:val="008221B1"/>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A28"/>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00F"/>
    <w:rsid w:val="008351BD"/>
    <w:rsid w:val="0083535E"/>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6D5"/>
    <w:rsid w:val="00847C7B"/>
    <w:rsid w:val="00847F52"/>
    <w:rsid w:val="0085025A"/>
    <w:rsid w:val="008505CC"/>
    <w:rsid w:val="00850F06"/>
    <w:rsid w:val="008512A3"/>
    <w:rsid w:val="0085192A"/>
    <w:rsid w:val="00851B40"/>
    <w:rsid w:val="00851BB4"/>
    <w:rsid w:val="00851D10"/>
    <w:rsid w:val="008523EA"/>
    <w:rsid w:val="008525EB"/>
    <w:rsid w:val="008526EC"/>
    <w:rsid w:val="008529C3"/>
    <w:rsid w:val="00852A56"/>
    <w:rsid w:val="00852C98"/>
    <w:rsid w:val="00853343"/>
    <w:rsid w:val="0085367D"/>
    <w:rsid w:val="0085387B"/>
    <w:rsid w:val="00853A4D"/>
    <w:rsid w:val="00853CF6"/>
    <w:rsid w:val="008541BE"/>
    <w:rsid w:val="008546FD"/>
    <w:rsid w:val="00854B95"/>
    <w:rsid w:val="00854D8D"/>
    <w:rsid w:val="00854EB6"/>
    <w:rsid w:val="008554A5"/>
    <w:rsid w:val="008557E5"/>
    <w:rsid w:val="00855D4E"/>
    <w:rsid w:val="0085613A"/>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34"/>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5DEA"/>
    <w:rsid w:val="00866C5E"/>
    <w:rsid w:val="008674ED"/>
    <w:rsid w:val="0086750B"/>
    <w:rsid w:val="0086760B"/>
    <w:rsid w:val="00867CF7"/>
    <w:rsid w:val="00870188"/>
    <w:rsid w:val="008708A3"/>
    <w:rsid w:val="00870B3B"/>
    <w:rsid w:val="00870B40"/>
    <w:rsid w:val="00870BB3"/>
    <w:rsid w:val="00870D84"/>
    <w:rsid w:val="00870EF4"/>
    <w:rsid w:val="0087135A"/>
    <w:rsid w:val="00871583"/>
    <w:rsid w:val="00871C75"/>
    <w:rsid w:val="00871DB9"/>
    <w:rsid w:val="00871FE7"/>
    <w:rsid w:val="00872015"/>
    <w:rsid w:val="00872090"/>
    <w:rsid w:val="008720DA"/>
    <w:rsid w:val="008721B2"/>
    <w:rsid w:val="00872238"/>
    <w:rsid w:val="00872693"/>
    <w:rsid w:val="0087325A"/>
    <w:rsid w:val="0087493B"/>
    <w:rsid w:val="00874969"/>
    <w:rsid w:val="0087497E"/>
    <w:rsid w:val="0087499F"/>
    <w:rsid w:val="008749E2"/>
    <w:rsid w:val="00874A47"/>
    <w:rsid w:val="00874A5C"/>
    <w:rsid w:val="00874FA2"/>
    <w:rsid w:val="00875523"/>
    <w:rsid w:val="0087567A"/>
    <w:rsid w:val="0087577B"/>
    <w:rsid w:val="00875C0F"/>
    <w:rsid w:val="00875EE0"/>
    <w:rsid w:val="00876044"/>
    <w:rsid w:val="008760F4"/>
    <w:rsid w:val="00876254"/>
    <w:rsid w:val="008764BA"/>
    <w:rsid w:val="00877394"/>
    <w:rsid w:val="00877506"/>
    <w:rsid w:val="00877A67"/>
    <w:rsid w:val="00877AEA"/>
    <w:rsid w:val="00880191"/>
    <w:rsid w:val="00880543"/>
    <w:rsid w:val="00880864"/>
    <w:rsid w:val="00880890"/>
    <w:rsid w:val="00880903"/>
    <w:rsid w:val="00880AC5"/>
    <w:rsid w:val="00880C9B"/>
    <w:rsid w:val="00880F62"/>
    <w:rsid w:val="0088152C"/>
    <w:rsid w:val="008816BC"/>
    <w:rsid w:val="00881931"/>
    <w:rsid w:val="008819A1"/>
    <w:rsid w:val="00881ED8"/>
    <w:rsid w:val="008823B1"/>
    <w:rsid w:val="00882489"/>
    <w:rsid w:val="008827A7"/>
    <w:rsid w:val="00882999"/>
    <w:rsid w:val="00882A0A"/>
    <w:rsid w:val="00882C88"/>
    <w:rsid w:val="00882CDD"/>
    <w:rsid w:val="00883112"/>
    <w:rsid w:val="00883325"/>
    <w:rsid w:val="0088394A"/>
    <w:rsid w:val="00883B58"/>
    <w:rsid w:val="00883F04"/>
    <w:rsid w:val="00884672"/>
    <w:rsid w:val="008846DA"/>
    <w:rsid w:val="00884DB7"/>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199"/>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ADC"/>
    <w:rsid w:val="00892D3A"/>
    <w:rsid w:val="00892DA6"/>
    <w:rsid w:val="008934D0"/>
    <w:rsid w:val="00893BEB"/>
    <w:rsid w:val="00893DC3"/>
    <w:rsid w:val="00893DFA"/>
    <w:rsid w:val="00894104"/>
    <w:rsid w:val="00894149"/>
    <w:rsid w:val="008942FF"/>
    <w:rsid w:val="0089435D"/>
    <w:rsid w:val="008948F0"/>
    <w:rsid w:val="00894916"/>
    <w:rsid w:val="00894DE7"/>
    <w:rsid w:val="00895308"/>
    <w:rsid w:val="0089552C"/>
    <w:rsid w:val="008958E9"/>
    <w:rsid w:val="008959E6"/>
    <w:rsid w:val="00895D02"/>
    <w:rsid w:val="00896148"/>
    <w:rsid w:val="008961AE"/>
    <w:rsid w:val="00896326"/>
    <w:rsid w:val="008965AF"/>
    <w:rsid w:val="00896AD3"/>
    <w:rsid w:val="00896D74"/>
    <w:rsid w:val="00896FCF"/>
    <w:rsid w:val="00897040"/>
    <w:rsid w:val="0089720F"/>
    <w:rsid w:val="008979EA"/>
    <w:rsid w:val="008A014D"/>
    <w:rsid w:val="008A0C3E"/>
    <w:rsid w:val="008A0DE0"/>
    <w:rsid w:val="008A0F0D"/>
    <w:rsid w:val="008A0F87"/>
    <w:rsid w:val="008A120A"/>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793"/>
    <w:rsid w:val="008B3BE0"/>
    <w:rsid w:val="008B3CB2"/>
    <w:rsid w:val="008B3E78"/>
    <w:rsid w:val="008B3EE5"/>
    <w:rsid w:val="008B46E7"/>
    <w:rsid w:val="008B4701"/>
    <w:rsid w:val="008B49B8"/>
    <w:rsid w:val="008B4A3B"/>
    <w:rsid w:val="008B4CFF"/>
    <w:rsid w:val="008B4D07"/>
    <w:rsid w:val="008B5039"/>
    <w:rsid w:val="008B538D"/>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1EE3"/>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8C9"/>
    <w:rsid w:val="008C7D82"/>
    <w:rsid w:val="008D008B"/>
    <w:rsid w:val="008D00E0"/>
    <w:rsid w:val="008D0170"/>
    <w:rsid w:val="008D01DF"/>
    <w:rsid w:val="008D01EF"/>
    <w:rsid w:val="008D02B7"/>
    <w:rsid w:val="008D040E"/>
    <w:rsid w:val="008D061B"/>
    <w:rsid w:val="008D0B80"/>
    <w:rsid w:val="008D14E2"/>
    <w:rsid w:val="008D17DA"/>
    <w:rsid w:val="008D19AD"/>
    <w:rsid w:val="008D19B2"/>
    <w:rsid w:val="008D1A82"/>
    <w:rsid w:val="008D1E62"/>
    <w:rsid w:val="008D2072"/>
    <w:rsid w:val="008D22A1"/>
    <w:rsid w:val="008D24E4"/>
    <w:rsid w:val="008D2812"/>
    <w:rsid w:val="008D2955"/>
    <w:rsid w:val="008D31D9"/>
    <w:rsid w:val="008D351D"/>
    <w:rsid w:val="008D3D0D"/>
    <w:rsid w:val="008D3DD7"/>
    <w:rsid w:val="008D41DE"/>
    <w:rsid w:val="008D46EC"/>
    <w:rsid w:val="008D4DCA"/>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1ED0"/>
    <w:rsid w:val="008E29DA"/>
    <w:rsid w:val="008E2BAD"/>
    <w:rsid w:val="008E2E20"/>
    <w:rsid w:val="008E3560"/>
    <w:rsid w:val="008E36C2"/>
    <w:rsid w:val="008E3722"/>
    <w:rsid w:val="008E3767"/>
    <w:rsid w:val="008E3D5D"/>
    <w:rsid w:val="008E46CA"/>
    <w:rsid w:val="008E4984"/>
    <w:rsid w:val="008E49B9"/>
    <w:rsid w:val="008E4B6F"/>
    <w:rsid w:val="008E4B8C"/>
    <w:rsid w:val="008E51A4"/>
    <w:rsid w:val="008E524A"/>
    <w:rsid w:val="008E542C"/>
    <w:rsid w:val="008E5DAD"/>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1"/>
    <w:rsid w:val="008F1FBD"/>
    <w:rsid w:val="008F2162"/>
    <w:rsid w:val="008F21E5"/>
    <w:rsid w:val="008F2452"/>
    <w:rsid w:val="008F2A19"/>
    <w:rsid w:val="008F2F24"/>
    <w:rsid w:val="008F3092"/>
    <w:rsid w:val="008F3601"/>
    <w:rsid w:val="008F37AD"/>
    <w:rsid w:val="008F3FD0"/>
    <w:rsid w:val="008F4405"/>
    <w:rsid w:val="008F453A"/>
    <w:rsid w:val="008F4E2B"/>
    <w:rsid w:val="008F4FEB"/>
    <w:rsid w:val="008F5140"/>
    <w:rsid w:val="008F5B2B"/>
    <w:rsid w:val="008F6102"/>
    <w:rsid w:val="008F6478"/>
    <w:rsid w:val="008F6595"/>
    <w:rsid w:val="008F6768"/>
    <w:rsid w:val="008F6B6A"/>
    <w:rsid w:val="008F6C08"/>
    <w:rsid w:val="008F72E1"/>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840"/>
    <w:rsid w:val="00906987"/>
    <w:rsid w:val="00906CD4"/>
    <w:rsid w:val="00906D82"/>
    <w:rsid w:val="00907018"/>
    <w:rsid w:val="00907098"/>
    <w:rsid w:val="00907142"/>
    <w:rsid w:val="00907380"/>
    <w:rsid w:val="0090777A"/>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6ED3"/>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2F34"/>
    <w:rsid w:val="0092396B"/>
    <w:rsid w:val="009239B4"/>
    <w:rsid w:val="009242D3"/>
    <w:rsid w:val="009245F5"/>
    <w:rsid w:val="009248A1"/>
    <w:rsid w:val="00924A39"/>
    <w:rsid w:val="00925285"/>
    <w:rsid w:val="00925747"/>
    <w:rsid w:val="0092633A"/>
    <w:rsid w:val="00926497"/>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069"/>
    <w:rsid w:val="0093112D"/>
    <w:rsid w:val="00931151"/>
    <w:rsid w:val="009313B8"/>
    <w:rsid w:val="00931489"/>
    <w:rsid w:val="009316B0"/>
    <w:rsid w:val="00931876"/>
    <w:rsid w:val="00931D53"/>
    <w:rsid w:val="00932620"/>
    <w:rsid w:val="00932664"/>
    <w:rsid w:val="00932D87"/>
    <w:rsid w:val="00932E32"/>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1F5"/>
    <w:rsid w:val="00945423"/>
    <w:rsid w:val="009455FE"/>
    <w:rsid w:val="00945CE8"/>
    <w:rsid w:val="009460AC"/>
    <w:rsid w:val="0094618E"/>
    <w:rsid w:val="009461CC"/>
    <w:rsid w:val="00946621"/>
    <w:rsid w:val="009469F8"/>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AA5"/>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46B9"/>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524"/>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199"/>
    <w:rsid w:val="00972845"/>
    <w:rsid w:val="0097287D"/>
    <w:rsid w:val="0097290B"/>
    <w:rsid w:val="00972920"/>
    <w:rsid w:val="00972BA3"/>
    <w:rsid w:val="00972D7B"/>
    <w:rsid w:val="00972FDA"/>
    <w:rsid w:val="00973154"/>
    <w:rsid w:val="00973274"/>
    <w:rsid w:val="00973BBF"/>
    <w:rsid w:val="00973F09"/>
    <w:rsid w:val="009742E6"/>
    <w:rsid w:val="00974615"/>
    <w:rsid w:val="00974681"/>
    <w:rsid w:val="0097477A"/>
    <w:rsid w:val="009749A5"/>
    <w:rsid w:val="00974AED"/>
    <w:rsid w:val="00974AF8"/>
    <w:rsid w:val="0097530F"/>
    <w:rsid w:val="009754B6"/>
    <w:rsid w:val="0097588A"/>
    <w:rsid w:val="00975E36"/>
    <w:rsid w:val="00975F5D"/>
    <w:rsid w:val="00976076"/>
    <w:rsid w:val="009761A8"/>
    <w:rsid w:val="00976811"/>
    <w:rsid w:val="00976A68"/>
    <w:rsid w:val="00976AEB"/>
    <w:rsid w:val="00976E80"/>
    <w:rsid w:val="00977120"/>
    <w:rsid w:val="00977197"/>
    <w:rsid w:val="009774E2"/>
    <w:rsid w:val="00977AF1"/>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28A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B57"/>
    <w:rsid w:val="00997C20"/>
    <w:rsid w:val="009A00AB"/>
    <w:rsid w:val="009A00F6"/>
    <w:rsid w:val="009A018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69F"/>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29B"/>
    <w:rsid w:val="009B74EB"/>
    <w:rsid w:val="009B76EC"/>
    <w:rsid w:val="009B7C29"/>
    <w:rsid w:val="009B7CD2"/>
    <w:rsid w:val="009C07D9"/>
    <w:rsid w:val="009C148F"/>
    <w:rsid w:val="009C18CF"/>
    <w:rsid w:val="009C1A93"/>
    <w:rsid w:val="009C1ABF"/>
    <w:rsid w:val="009C1D00"/>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B0"/>
    <w:rsid w:val="009D4EC0"/>
    <w:rsid w:val="009D4ECE"/>
    <w:rsid w:val="009D5B76"/>
    <w:rsid w:val="009D6884"/>
    <w:rsid w:val="009D6B5A"/>
    <w:rsid w:val="009D70F9"/>
    <w:rsid w:val="009D73B4"/>
    <w:rsid w:val="009D7639"/>
    <w:rsid w:val="009D76B8"/>
    <w:rsid w:val="009D7B73"/>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6C6"/>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2F"/>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1F1"/>
    <w:rsid w:val="009F59B7"/>
    <w:rsid w:val="009F5C1E"/>
    <w:rsid w:val="009F5C22"/>
    <w:rsid w:val="009F5F7A"/>
    <w:rsid w:val="009F709D"/>
    <w:rsid w:val="009F7697"/>
    <w:rsid w:val="009F774E"/>
    <w:rsid w:val="009F7A89"/>
    <w:rsid w:val="009F7F31"/>
    <w:rsid w:val="00A00104"/>
    <w:rsid w:val="00A00226"/>
    <w:rsid w:val="00A00271"/>
    <w:rsid w:val="00A00325"/>
    <w:rsid w:val="00A005EA"/>
    <w:rsid w:val="00A00BDA"/>
    <w:rsid w:val="00A00DB1"/>
    <w:rsid w:val="00A01043"/>
    <w:rsid w:val="00A01344"/>
    <w:rsid w:val="00A0169D"/>
    <w:rsid w:val="00A01EF9"/>
    <w:rsid w:val="00A02315"/>
    <w:rsid w:val="00A02377"/>
    <w:rsid w:val="00A02714"/>
    <w:rsid w:val="00A02814"/>
    <w:rsid w:val="00A03432"/>
    <w:rsid w:val="00A037F0"/>
    <w:rsid w:val="00A03801"/>
    <w:rsid w:val="00A03866"/>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86"/>
    <w:rsid w:val="00A11BF2"/>
    <w:rsid w:val="00A11D7E"/>
    <w:rsid w:val="00A1213D"/>
    <w:rsid w:val="00A13194"/>
    <w:rsid w:val="00A131A1"/>
    <w:rsid w:val="00A131E8"/>
    <w:rsid w:val="00A1384C"/>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57B"/>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521"/>
    <w:rsid w:val="00A25948"/>
    <w:rsid w:val="00A26747"/>
    <w:rsid w:val="00A26F17"/>
    <w:rsid w:val="00A270F9"/>
    <w:rsid w:val="00A271FD"/>
    <w:rsid w:val="00A27211"/>
    <w:rsid w:val="00A273F5"/>
    <w:rsid w:val="00A2767C"/>
    <w:rsid w:val="00A27B5E"/>
    <w:rsid w:val="00A27D94"/>
    <w:rsid w:val="00A300DC"/>
    <w:rsid w:val="00A30563"/>
    <w:rsid w:val="00A306C3"/>
    <w:rsid w:val="00A30A75"/>
    <w:rsid w:val="00A30B7A"/>
    <w:rsid w:val="00A30FB2"/>
    <w:rsid w:val="00A30FE4"/>
    <w:rsid w:val="00A31190"/>
    <w:rsid w:val="00A311E7"/>
    <w:rsid w:val="00A3132B"/>
    <w:rsid w:val="00A318A3"/>
    <w:rsid w:val="00A31A97"/>
    <w:rsid w:val="00A31C2C"/>
    <w:rsid w:val="00A32AA4"/>
    <w:rsid w:val="00A32CC3"/>
    <w:rsid w:val="00A32D66"/>
    <w:rsid w:val="00A33370"/>
    <w:rsid w:val="00A344D9"/>
    <w:rsid w:val="00A34693"/>
    <w:rsid w:val="00A3511B"/>
    <w:rsid w:val="00A35226"/>
    <w:rsid w:val="00A35A9B"/>
    <w:rsid w:val="00A36097"/>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19C3"/>
    <w:rsid w:val="00A420B2"/>
    <w:rsid w:val="00A42486"/>
    <w:rsid w:val="00A426A5"/>
    <w:rsid w:val="00A42E15"/>
    <w:rsid w:val="00A43A0B"/>
    <w:rsid w:val="00A43CF8"/>
    <w:rsid w:val="00A43D50"/>
    <w:rsid w:val="00A44142"/>
    <w:rsid w:val="00A4424D"/>
    <w:rsid w:val="00A4433E"/>
    <w:rsid w:val="00A4495D"/>
    <w:rsid w:val="00A44E2C"/>
    <w:rsid w:val="00A44FE1"/>
    <w:rsid w:val="00A452E9"/>
    <w:rsid w:val="00A46D12"/>
    <w:rsid w:val="00A46EE4"/>
    <w:rsid w:val="00A4710E"/>
    <w:rsid w:val="00A474B0"/>
    <w:rsid w:val="00A47BB0"/>
    <w:rsid w:val="00A47D24"/>
    <w:rsid w:val="00A500C3"/>
    <w:rsid w:val="00A50449"/>
    <w:rsid w:val="00A50B29"/>
    <w:rsid w:val="00A50C75"/>
    <w:rsid w:val="00A50D52"/>
    <w:rsid w:val="00A50D7D"/>
    <w:rsid w:val="00A5158F"/>
    <w:rsid w:val="00A5163D"/>
    <w:rsid w:val="00A51B3E"/>
    <w:rsid w:val="00A51C4D"/>
    <w:rsid w:val="00A521F1"/>
    <w:rsid w:val="00A523F8"/>
    <w:rsid w:val="00A5252B"/>
    <w:rsid w:val="00A5259B"/>
    <w:rsid w:val="00A529D2"/>
    <w:rsid w:val="00A52D6B"/>
    <w:rsid w:val="00A53913"/>
    <w:rsid w:val="00A53B32"/>
    <w:rsid w:val="00A53C70"/>
    <w:rsid w:val="00A53D96"/>
    <w:rsid w:val="00A5416E"/>
    <w:rsid w:val="00A54458"/>
    <w:rsid w:val="00A5450C"/>
    <w:rsid w:val="00A54F8B"/>
    <w:rsid w:val="00A5503F"/>
    <w:rsid w:val="00A552F9"/>
    <w:rsid w:val="00A554AA"/>
    <w:rsid w:val="00A556CC"/>
    <w:rsid w:val="00A55725"/>
    <w:rsid w:val="00A55947"/>
    <w:rsid w:val="00A56514"/>
    <w:rsid w:val="00A565C1"/>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CD1"/>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0F6E"/>
    <w:rsid w:val="00A71276"/>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B8A"/>
    <w:rsid w:val="00A72C59"/>
    <w:rsid w:val="00A72F19"/>
    <w:rsid w:val="00A73232"/>
    <w:rsid w:val="00A735E9"/>
    <w:rsid w:val="00A73934"/>
    <w:rsid w:val="00A73A94"/>
    <w:rsid w:val="00A73C15"/>
    <w:rsid w:val="00A73E05"/>
    <w:rsid w:val="00A740D4"/>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51D5"/>
    <w:rsid w:val="00A858D9"/>
    <w:rsid w:val="00A85A6B"/>
    <w:rsid w:val="00A85BF1"/>
    <w:rsid w:val="00A861E6"/>
    <w:rsid w:val="00A8634B"/>
    <w:rsid w:val="00A86427"/>
    <w:rsid w:val="00A86619"/>
    <w:rsid w:val="00A86784"/>
    <w:rsid w:val="00A86B1C"/>
    <w:rsid w:val="00A86DB1"/>
    <w:rsid w:val="00A87063"/>
    <w:rsid w:val="00A87BB6"/>
    <w:rsid w:val="00A87E09"/>
    <w:rsid w:val="00A90082"/>
    <w:rsid w:val="00A9049C"/>
    <w:rsid w:val="00A90976"/>
    <w:rsid w:val="00A9104D"/>
    <w:rsid w:val="00A9112B"/>
    <w:rsid w:val="00A9137D"/>
    <w:rsid w:val="00A91783"/>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60A"/>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94F"/>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2F70"/>
    <w:rsid w:val="00AE350A"/>
    <w:rsid w:val="00AE3882"/>
    <w:rsid w:val="00AE3BDB"/>
    <w:rsid w:val="00AE3FD6"/>
    <w:rsid w:val="00AE4CB8"/>
    <w:rsid w:val="00AE5308"/>
    <w:rsid w:val="00AE5ADC"/>
    <w:rsid w:val="00AE5C14"/>
    <w:rsid w:val="00AE5C3C"/>
    <w:rsid w:val="00AE5C9F"/>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34"/>
    <w:rsid w:val="00AF3245"/>
    <w:rsid w:val="00AF33F0"/>
    <w:rsid w:val="00AF3633"/>
    <w:rsid w:val="00AF3A63"/>
    <w:rsid w:val="00AF3BF6"/>
    <w:rsid w:val="00AF3CD1"/>
    <w:rsid w:val="00AF4AD0"/>
    <w:rsid w:val="00AF4B3A"/>
    <w:rsid w:val="00AF4D09"/>
    <w:rsid w:val="00AF4DEA"/>
    <w:rsid w:val="00AF5451"/>
    <w:rsid w:val="00AF554A"/>
    <w:rsid w:val="00AF57C4"/>
    <w:rsid w:val="00AF5C05"/>
    <w:rsid w:val="00AF60B8"/>
    <w:rsid w:val="00AF6150"/>
    <w:rsid w:val="00AF6628"/>
    <w:rsid w:val="00AF69DE"/>
    <w:rsid w:val="00AF6A03"/>
    <w:rsid w:val="00AF6B62"/>
    <w:rsid w:val="00AF6D1E"/>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8E5"/>
    <w:rsid w:val="00B06DF2"/>
    <w:rsid w:val="00B070EB"/>
    <w:rsid w:val="00B07235"/>
    <w:rsid w:val="00B073D2"/>
    <w:rsid w:val="00B073F7"/>
    <w:rsid w:val="00B07690"/>
    <w:rsid w:val="00B07A0C"/>
    <w:rsid w:val="00B07CFF"/>
    <w:rsid w:val="00B07D54"/>
    <w:rsid w:val="00B07F8B"/>
    <w:rsid w:val="00B101BD"/>
    <w:rsid w:val="00B102F1"/>
    <w:rsid w:val="00B105E4"/>
    <w:rsid w:val="00B10715"/>
    <w:rsid w:val="00B10E6B"/>
    <w:rsid w:val="00B10E79"/>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4B7C"/>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83"/>
    <w:rsid w:val="00B20CEF"/>
    <w:rsid w:val="00B20D90"/>
    <w:rsid w:val="00B20EAD"/>
    <w:rsid w:val="00B2137D"/>
    <w:rsid w:val="00B2144E"/>
    <w:rsid w:val="00B2146D"/>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46E0"/>
    <w:rsid w:val="00B24AB5"/>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B7"/>
    <w:rsid w:val="00B316C0"/>
    <w:rsid w:val="00B31B44"/>
    <w:rsid w:val="00B31C98"/>
    <w:rsid w:val="00B31E4B"/>
    <w:rsid w:val="00B32AC3"/>
    <w:rsid w:val="00B3374C"/>
    <w:rsid w:val="00B339E9"/>
    <w:rsid w:val="00B3415C"/>
    <w:rsid w:val="00B3469F"/>
    <w:rsid w:val="00B349A8"/>
    <w:rsid w:val="00B34CD4"/>
    <w:rsid w:val="00B3601A"/>
    <w:rsid w:val="00B3613F"/>
    <w:rsid w:val="00B3622E"/>
    <w:rsid w:val="00B36546"/>
    <w:rsid w:val="00B36840"/>
    <w:rsid w:val="00B37527"/>
    <w:rsid w:val="00B3773E"/>
    <w:rsid w:val="00B37BBF"/>
    <w:rsid w:val="00B37EAA"/>
    <w:rsid w:val="00B37F93"/>
    <w:rsid w:val="00B37F94"/>
    <w:rsid w:val="00B4002A"/>
    <w:rsid w:val="00B400D5"/>
    <w:rsid w:val="00B40495"/>
    <w:rsid w:val="00B40634"/>
    <w:rsid w:val="00B40710"/>
    <w:rsid w:val="00B40E05"/>
    <w:rsid w:val="00B40E70"/>
    <w:rsid w:val="00B4104B"/>
    <w:rsid w:val="00B414C6"/>
    <w:rsid w:val="00B41B30"/>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051"/>
    <w:rsid w:val="00B503E5"/>
    <w:rsid w:val="00B50415"/>
    <w:rsid w:val="00B506DB"/>
    <w:rsid w:val="00B5096E"/>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7A6"/>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ED1"/>
    <w:rsid w:val="00B66F2A"/>
    <w:rsid w:val="00B66F44"/>
    <w:rsid w:val="00B67082"/>
    <w:rsid w:val="00B67083"/>
    <w:rsid w:val="00B67174"/>
    <w:rsid w:val="00B6743A"/>
    <w:rsid w:val="00B67580"/>
    <w:rsid w:val="00B6764A"/>
    <w:rsid w:val="00B67850"/>
    <w:rsid w:val="00B67B13"/>
    <w:rsid w:val="00B702EF"/>
    <w:rsid w:val="00B705A0"/>
    <w:rsid w:val="00B709DE"/>
    <w:rsid w:val="00B70C06"/>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A5"/>
    <w:rsid w:val="00B758D5"/>
    <w:rsid w:val="00B75B27"/>
    <w:rsid w:val="00B75E95"/>
    <w:rsid w:val="00B760E3"/>
    <w:rsid w:val="00B7644B"/>
    <w:rsid w:val="00B768A2"/>
    <w:rsid w:val="00B76E9F"/>
    <w:rsid w:val="00B77102"/>
    <w:rsid w:val="00B7730C"/>
    <w:rsid w:val="00B775B0"/>
    <w:rsid w:val="00B7776D"/>
    <w:rsid w:val="00B778CC"/>
    <w:rsid w:val="00B77B44"/>
    <w:rsid w:val="00B80004"/>
    <w:rsid w:val="00B80293"/>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B71"/>
    <w:rsid w:val="00B85EAA"/>
    <w:rsid w:val="00B86741"/>
    <w:rsid w:val="00B8674D"/>
    <w:rsid w:val="00B867E0"/>
    <w:rsid w:val="00B86AE9"/>
    <w:rsid w:val="00B86BF5"/>
    <w:rsid w:val="00B87029"/>
    <w:rsid w:val="00B8717E"/>
    <w:rsid w:val="00B8746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5F5B"/>
    <w:rsid w:val="00B95F68"/>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03"/>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46C"/>
    <w:rsid w:val="00BA6736"/>
    <w:rsid w:val="00BA7139"/>
    <w:rsid w:val="00BA759D"/>
    <w:rsid w:val="00BA7609"/>
    <w:rsid w:val="00BA7F41"/>
    <w:rsid w:val="00BB023A"/>
    <w:rsid w:val="00BB0439"/>
    <w:rsid w:val="00BB07E6"/>
    <w:rsid w:val="00BB0BAF"/>
    <w:rsid w:val="00BB0C16"/>
    <w:rsid w:val="00BB0FD1"/>
    <w:rsid w:val="00BB13DF"/>
    <w:rsid w:val="00BB189A"/>
    <w:rsid w:val="00BB1924"/>
    <w:rsid w:val="00BB19CE"/>
    <w:rsid w:val="00BB1A5B"/>
    <w:rsid w:val="00BB1CCA"/>
    <w:rsid w:val="00BB2055"/>
    <w:rsid w:val="00BB21C8"/>
    <w:rsid w:val="00BB2364"/>
    <w:rsid w:val="00BB2A5D"/>
    <w:rsid w:val="00BB2EA7"/>
    <w:rsid w:val="00BB2FBE"/>
    <w:rsid w:val="00BB31AC"/>
    <w:rsid w:val="00BB324C"/>
    <w:rsid w:val="00BB3A76"/>
    <w:rsid w:val="00BB3C6B"/>
    <w:rsid w:val="00BB3E3C"/>
    <w:rsid w:val="00BB407A"/>
    <w:rsid w:val="00BB41F9"/>
    <w:rsid w:val="00BB4717"/>
    <w:rsid w:val="00BB4BAA"/>
    <w:rsid w:val="00BB5001"/>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02C"/>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8F4"/>
    <w:rsid w:val="00BD4D7E"/>
    <w:rsid w:val="00BD5834"/>
    <w:rsid w:val="00BD5A84"/>
    <w:rsid w:val="00BD5CD5"/>
    <w:rsid w:val="00BD6120"/>
    <w:rsid w:val="00BD6656"/>
    <w:rsid w:val="00BD66C2"/>
    <w:rsid w:val="00BD6965"/>
    <w:rsid w:val="00BD6A9D"/>
    <w:rsid w:val="00BD6B17"/>
    <w:rsid w:val="00BD6CB2"/>
    <w:rsid w:val="00BD73A3"/>
    <w:rsid w:val="00BD7846"/>
    <w:rsid w:val="00BD7B8E"/>
    <w:rsid w:val="00BE03EC"/>
    <w:rsid w:val="00BE0536"/>
    <w:rsid w:val="00BE0C77"/>
    <w:rsid w:val="00BE12CA"/>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65B1"/>
    <w:rsid w:val="00BE6E24"/>
    <w:rsid w:val="00BE707A"/>
    <w:rsid w:val="00BE744F"/>
    <w:rsid w:val="00BE79F0"/>
    <w:rsid w:val="00BE7E73"/>
    <w:rsid w:val="00BF0496"/>
    <w:rsid w:val="00BF0538"/>
    <w:rsid w:val="00BF054E"/>
    <w:rsid w:val="00BF0672"/>
    <w:rsid w:val="00BF09D2"/>
    <w:rsid w:val="00BF0B6A"/>
    <w:rsid w:val="00BF0B81"/>
    <w:rsid w:val="00BF0C5A"/>
    <w:rsid w:val="00BF0CC1"/>
    <w:rsid w:val="00BF0D23"/>
    <w:rsid w:val="00BF11CF"/>
    <w:rsid w:val="00BF152F"/>
    <w:rsid w:val="00BF1627"/>
    <w:rsid w:val="00BF17B0"/>
    <w:rsid w:val="00BF19B3"/>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6BF1"/>
    <w:rsid w:val="00BF73AD"/>
    <w:rsid w:val="00BF7E16"/>
    <w:rsid w:val="00BF7ECE"/>
    <w:rsid w:val="00C003C9"/>
    <w:rsid w:val="00C00835"/>
    <w:rsid w:val="00C00953"/>
    <w:rsid w:val="00C00ECD"/>
    <w:rsid w:val="00C01009"/>
    <w:rsid w:val="00C015A0"/>
    <w:rsid w:val="00C018DB"/>
    <w:rsid w:val="00C02195"/>
    <w:rsid w:val="00C025DD"/>
    <w:rsid w:val="00C02720"/>
    <w:rsid w:val="00C02BDE"/>
    <w:rsid w:val="00C0332B"/>
    <w:rsid w:val="00C035F6"/>
    <w:rsid w:val="00C03637"/>
    <w:rsid w:val="00C03792"/>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601"/>
    <w:rsid w:val="00C12ACF"/>
    <w:rsid w:val="00C12B8E"/>
    <w:rsid w:val="00C12E2C"/>
    <w:rsid w:val="00C1313B"/>
    <w:rsid w:val="00C133E2"/>
    <w:rsid w:val="00C13963"/>
    <w:rsid w:val="00C13A31"/>
    <w:rsid w:val="00C13B9B"/>
    <w:rsid w:val="00C13DD4"/>
    <w:rsid w:val="00C1424E"/>
    <w:rsid w:val="00C14B24"/>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38"/>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77"/>
    <w:rsid w:val="00C27496"/>
    <w:rsid w:val="00C2785F"/>
    <w:rsid w:val="00C27E7A"/>
    <w:rsid w:val="00C27F62"/>
    <w:rsid w:val="00C305AF"/>
    <w:rsid w:val="00C307E8"/>
    <w:rsid w:val="00C30B04"/>
    <w:rsid w:val="00C30D64"/>
    <w:rsid w:val="00C30EDE"/>
    <w:rsid w:val="00C3105C"/>
    <w:rsid w:val="00C31155"/>
    <w:rsid w:val="00C31893"/>
    <w:rsid w:val="00C31D52"/>
    <w:rsid w:val="00C31FD3"/>
    <w:rsid w:val="00C32588"/>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D8"/>
    <w:rsid w:val="00C41F59"/>
    <w:rsid w:val="00C41F7A"/>
    <w:rsid w:val="00C42363"/>
    <w:rsid w:val="00C4274D"/>
    <w:rsid w:val="00C43758"/>
    <w:rsid w:val="00C43E13"/>
    <w:rsid w:val="00C43F56"/>
    <w:rsid w:val="00C442F3"/>
    <w:rsid w:val="00C4444B"/>
    <w:rsid w:val="00C445FE"/>
    <w:rsid w:val="00C44C5D"/>
    <w:rsid w:val="00C450BA"/>
    <w:rsid w:val="00C45169"/>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D03"/>
    <w:rsid w:val="00C47E82"/>
    <w:rsid w:val="00C50184"/>
    <w:rsid w:val="00C502AB"/>
    <w:rsid w:val="00C50832"/>
    <w:rsid w:val="00C51108"/>
    <w:rsid w:val="00C51255"/>
    <w:rsid w:val="00C518AD"/>
    <w:rsid w:val="00C51AAE"/>
    <w:rsid w:val="00C51CAF"/>
    <w:rsid w:val="00C51CD5"/>
    <w:rsid w:val="00C51F4D"/>
    <w:rsid w:val="00C51F90"/>
    <w:rsid w:val="00C52039"/>
    <w:rsid w:val="00C521E2"/>
    <w:rsid w:val="00C521F0"/>
    <w:rsid w:val="00C528B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2FA"/>
    <w:rsid w:val="00C566C7"/>
    <w:rsid w:val="00C56799"/>
    <w:rsid w:val="00C56A1F"/>
    <w:rsid w:val="00C56B2F"/>
    <w:rsid w:val="00C56DCB"/>
    <w:rsid w:val="00C56F1B"/>
    <w:rsid w:val="00C56F38"/>
    <w:rsid w:val="00C570FC"/>
    <w:rsid w:val="00C57CAD"/>
    <w:rsid w:val="00C60228"/>
    <w:rsid w:val="00C61018"/>
    <w:rsid w:val="00C61525"/>
    <w:rsid w:val="00C616A2"/>
    <w:rsid w:val="00C61DE3"/>
    <w:rsid w:val="00C61DF8"/>
    <w:rsid w:val="00C624FE"/>
    <w:rsid w:val="00C62822"/>
    <w:rsid w:val="00C62978"/>
    <w:rsid w:val="00C62E91"/>
    <w:rsid w:val="00C63083"/>
    <w:rsid w:val="00C63087"/>
    <w:rsid w:val="00C63381"/>
    <w:rsid w:val="00C6379B"/>
    <w:rsid w:val="00C637E6"/>
    <w:rsid w:val="00C63969"/>
    <w:rsid w:val="00C63A84"/>
    <w:rsid w:val="00C63CCE"/>
    <w:rsid w:val="00C6428B"/>
    <w:rsid w:val="00C64721"/>
    <w:rsid w:val="00C64AAE"/>
    <w:rsid w:val="00C64B01"/>
    <w:rsid w:val="00C64BA7"/>
    <w:rsid w:val="00C64FB6"/>
    <w:rsid w:val="00C65284"/>
    <w:rsid w:val="00C65292"/>
    <w:rsid w:val="00C6580F"/>
    <w:rsid w:val="00C65941"/>
    <w:rsid w:val="00C6595A"/>
    <w:rsid w:val="00C65B37"/>
    <w:rsid w:val="00C6675C"/>
    <w:rsid w:val="00C667E4"/>
    <w:rsid w:val="00C667F8"/>
    <w:rsid w:val="00C66BC9"/>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31F"/>
    <w:rsid w:val="00C734A3"/>
    <w:rsid w:val="00C7381B"/>
    <w:rsid w:val="00C73E82"/>
    <w:rsid w:val="00C73F96"/>
    <w:rsid w:val="00C7438A"/>
    <w:rsid w:val="00C749FF"/>
    <w:rsid w:val="00C74F51"/>
    <w:rsid w:val="00C7507C"/>
    <w:rsid w:val="00C75B7F"/>
    <w:rsid w:val="00C76011"/>
    <w:rsid w:val="00C76199"/>
    <w:rsid w:val="00C76829"/>
    <w:rsid w:val="00C76FBA"/>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87A9A"/>
    <w:rsid w:val="00C90067"/>
    <w:rsid w:val="00C90914"/>
    <w:rsid w:val="00C90E65"/>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079"/>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1D70"/>
    <w:rsid w:val="00CA20AF"/>
    <w:rsid w:val="00CA2363"/>
    <w:rsid w:val="00CA285F"/>
    <w:rsid w:val="00CA2B2E"/>
    <w:rsid w:val="00CA2B5A"/>
    <w:rsid w:val="00CA2C16"/>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3CB"/>
    <w:rsid w:val="00CA751F"/>
    <w:rsid w:val="00CA7522"/>
    <w:rsid w:val="00CA7723"/>
    <w:rsid w:val="00CA7750"/>
    <w:rsid w:val="00CA7957"/>
    <w:rsid w:val="00CA7B39"/>
    <w:rsid w:val="00CB049D"/>
    <w:rsid w:val="00CB14FD"/>
    <w:rsid w:val="00CB1571"/>
    <w:rsid w:val="00CB185F"/>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A13"/>
    <w:rsid w:val="00CB4B79"/>
    <w:rsid w:val="00CB4E79"/>
    <w:rsid w:val="00CB51A3"/>
    <w:rsid w:val="00CB5214"/>
    <w:rsid w:val="00CB5688"/>
    <w:rsid w:val="00CB58C8"/>
    <w:rsid w:val="00CB598A"/>
    <w:rsid w:val="00CB5C86"/>
    <w:rsid w:val="00CB5E7A"/>
    <w:rsid w:val="00CB6142"/>
    <w:rsid w:val="00CB6393"/>
    <w:rsid w:val="00CB6418"/>
    <w:rsid w:val="00CB745E"/>
    <w:rsid w:val="00CB7504"/>
    <w:rsid w:val="00CB75AD"/>
    <w:rsid w:val="00CB7F61"/>
    <w:rsid w:val="00CC0006"/>
    <w:rsid w:val="00CC0955"/>
    <w:rsid w:val="00CC107C"/>
    <w:rsid w:val="00CC1146"/>
    <w:rsid w:val="00CC1742"/>
    <w:rsid w:val="00CC17E5"/>
    <w:rsid w:val="00CC180E"/>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C5B"/>
    <w:rsid w:val="00CC5DA1"/>
    <w:rsid w:val="00CC5E9D"/>
    <w:rsid w:val="00CC62A2"/>
    <w:rsid w:val="00CC6652"/>
    <w:rsid w:val="00CC6C42"/>
    <w:rsid w:val="00CC7164"/>
    <w:rsid w:val="00CC7469"/>
    <w:rsid w:val="00CC74F1"/>
    <w:rsid w:val="00CC76E3"/>
    <w:rsid w:val="00CC7C48"/>
    <w:rsid w:val="00CD0161"/>
    <w:rsid w:val="00CD0177"/>
    <w:rsid w:val="00CD01AD"/>
    <w:rsid w:val="00CD062E"/>
    <w:rsid w:val="00CD0EE5"/>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996"/>
    <w:rsid w:val="00CD5B9D"/>
    <w:rsid w:val="00CD5C5B"/>
    <w:rsid w:val="00CD5D12"/>
    <w:rsid w:val="00CD66A2"/>
    <w:rsid w:val="00CD6FC4"/>
    <w:rsid w:val="00CD731A"/>
    <w:rsid w:val="00CD7918"/>
    <w:rsid w:val="00CD7BD3"/>
    <w:rsid w:val="00CE09FB"/>
    <w:rsid w:val="00CE0E91"/>
    <w:rsid w:val="00CE106E"/>
    <w:rsid w:val="00CE14CD"/>
    <w:rsid w:val="00CE1571"/>
    <w:rsid w:val="00CE165F"/>
    <w:rsid w:val="00CE1FE3"/>
    <w:rsid w:val="00CE272B"/>
    <w:rsid w:val="00CE2846"/>
    <w:rsid w:val="00CE2FB5"/>
    <w:rsid w:val="00CE3206"/>
    <w:rsid w:val="00CE33E0"/>
    <w:rsid w:val="00CE34EA"/>
    <w:rsid w:val="00CE358A"/>
    <w:rsid w:val="00CE3B81"/>
    <w:rsid w:val="00CE3D02"/>
    <w:rsid w:val="00CE3FB8"/>
    <w:rsid w:val="00CE47FC"/>
    <w:rsid w:val="00CE5042"/>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E7F6E"/>
    <w:rsid w:val="00CF0533"/>
    <w:rsid w:val="00CF06F8"/>
    <w:rsid w:val="00CF07AA"/>
    <w:rsid w:val="00CF07BC"/>
    <w:rsid w:val="00CF0A2A"/>
    <w:rsid w:val="00CF0FB0"/>
    <w:rsid w:val="00CF0FCD"/>
    <w:rsid w:val="00CF1087"/>
    <w:rsid w:val="00CF1186"/>
    <w:rsid w:val="00CF150C"/>
    <w:rsid w:val="00CF1586"/>
    <w:rsid w:val="00CF1DBF"/>
    <w:rsid w:val="00CF1F17"/>
    <w:rsid w:val="00CF1F7C"/>
    <w:rsid w:val="00CF2128"/>
    <w:rsid w:val="00CF2482"/>
    <w:rsid w:val="00CF2783"/>
    <w:rsid w:val="00CF2AA6"/>
    <w:rsid w:val="00CF3397"/>
    <w:rsid w:val="00CF346B"/>
    <w:rsid w:val="00CF3B36"/>
    <w:rsid w:val="00CF3B6F"/>
    <w:rsid w:val="00CF3BF7"/>
    <w:rsid w:val="00CF3EB1"/>
    <w:rsid w:val="00CF3F59"/>
    <w:rsid w:val="00CF422B"/>
    <w:rsid w:val="00CF453E"/>
    <w:rsid w:val="00CF4781"/>
    <w:rsid w:val="00CF4E22"/>
    <w:rsid w:val="00CF4F01"/>
    <w:rsid w:val="00CF5340"/>
    <w:rsid w:val="00CF59D4"/>
    <w:rsid w:val="00CF5C40"/>
    <w:rsid w:val="00CF66DC"/>
    <w:rsid w:val="00CF6D13"/>
    <w:rsid w:val="00CF6F6A"/>
    <w:rsid w:val="00CF7353"/>
    <w:rsid w:val="00CF7576"/>
    <w:rsid w:val="00CF769D"/>
    <w:rsid w:val="00CF7892"/>
    <w:rsid w:val="00CF7BE1"/>
    <w:rsid w:val="00CF7DC5"/>
    <w:rsid w:val="00D003E2"/>
    <w:rsid w:val="00D00507"/>
    <w:rsid w:val="00D01046"/>
    <w:rsid w:val="00D0124B"/>
    <w:rsid w:val="00D0227A"/>
    <w:rsid w:val="00D02495"/>
    <w:rsid w:val="00D027B5"/>
    <w:rsid w:val="00D02B23"/>
    <w:rsid w:val="00D02CB7"/>
    <w:rsid w:val="00D02F1A"/>
    <w:rsid w:val="00D02F3F"/>
    <w:rsid w:val="00D031BC"/>
    <w:rsid w:val="00D03381"/>
    <w:rsid w:val="00D0338B"/>
    <w:rsid w:val="00D03595"/>
    <w:rsid w:val="00D03DC6"/>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219"/>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1A"/>
    <w:rsid w:val="00D1467C"/>
    <w:rsid w:val="00D1483B"/>
    <w:rsid w:val="00D14B96"/>
    <w:rsid w:val="00D1524A"/>
    <w:rsid w:val="00D15380"/>
    <w:rsid w:val="00D1592D"/>
    <w:rsid w:val="00D15E50"/>
    <w:rsid w:val="00D1615E"/>
    <w:rsid w:val="00D16229"/>
    <w:rsid w:val="00D1642B"/>
    <w:rsid w:val="00D168E6"/>
    <w:rsid w:val="00D16A1B"/>
    <w:rsid w:val="00D16A84"/>
    <w:rsid w:val="00D16B47"/>
    <w:rsid w:val="00D16BF5"/>
    <w:rsid w:val="00D16F3F"/>
    <w:rsid w:val="00D172CB"/>
    <w:rsid w:val="00D1738D"/>
    <w:rsid w:val="00D17834"/>
    <w:rsid w:val="00D17908"/>
    <w:rsid w:val="00D17A95"/>
    <w:rsid w:val="00D17B7D"/>
    <w:rsid w:val="00D17DF0"/>
    <w:rsid w:val="00D17F2C"/>
    <w:rsid w:val="00D20263"/>
    <w:rsid w:val="00D20276"/>
    <w:rsid w:val="00D204CB"/>
    <w:rsid w:val="00D205A4"/>
    <w:rsid w:val="00D20604"/>
    <w:rsid w:val="00D207A2"/>
    <w:rsid w:val="00D20AEB"/>
    <w:rsid w:val="00D213F8"/>
    <w:rsid w:val="00D21862"/>
    <w:rsid w:val="00D21928"/>
    <w:rsid w:val="00D21CBF"/>
    <w:rsid w:val="00D22052"/>
    <w:rsid w:val="00D22463"/>
    <w:rsid w:val="00D22567"/>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1DE"/>
    <w:rsid w:val="00D26206"/>
    <w:rsid w:val="00D26B7E"/>
    <w:rsid w:val="00D26D72"/>
    <w:rsid w:val="00D26DDC"/>
    <w:rsid w:val="00D26E56"/>
    <w:rsid w:val="00D271B7"/>
    <w:rsid w:val="00D27560"/>
    <w:rsid w:val="00D27BF8"/>
    <w:rsid w:val="00D27E27"/>
    <w:rsid w:val="00D30147"/>
    <w:rsid w:val="00D306E8"/>
    <w:rsid w:val="00D30BC2"/>
    <w:rsid w:val="00D30D47"/>
    <w:rsid w:val="00D30E78"/>
    <w:rsid w:val="00D30E88"/>
    <w:rsid w:val="00D30F4B"/>
    <w:rsid w:val="00D315F6"/>
    <w:rsid w:val="00D31768"/>
    <w:rsid w:val="00D32155"/>
    <w:rsid w:val="00D32520"/>
    <w:rsid w:val="00D327B5"/>
    <w:rsid w:val="00D338BE"/>
    <w:rsid w:val="00D339D0"/>
    <w:rsid w:val="00D33CC8"/>
    <w:rsid w:val="00D34515"/>
    <w:rsid w:val="00D345FC"/>
    <w:rsid w:val="00D34A44"/>
    <w:rsid w:val="00D34A7D"/>
    <w:rsid w:val="00D34DDA"/>
    <w:rsid w:val="00D35AAC"/>
    <w:rsid w:val="00D35C7A"/>
    <w:rsid w:val="00D35C83"/>
    <w:rsid w:val="00D35E3B"/>
    <w:rsid w:val="00D36B78"/>
    <w:rsid w:val="00D36BBD"/>
    <w:rsid w:val="00D37BBE"/>
    <w:rsid w:val="00D37BE2"/>
    <w:rsid w:val="00D37E49"/>
    <w:rsid w:val="00D37FC8"/>
    <w:rsid w:val="00D401E8"/>
    <w:rsid w:val="00D4032F"/>
    <w:rsid w:val="00D40643"/>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450"/>
    <w:rsid w:val="00D4594F"/>
    <w:rsid w:val="00D45C7C"/>
    <w:rsid w:val="00D45F4C"/>
    <w:rsid w:val="00D460D5"/>
    <w:rsid w:val="00D470F2"/>
    <w:rsid w:val="00D4727D"/>
    <w:rsid w:val="00D4748F"/>
    <w:rsid w:val="00D4764C"/>
    <w:rsid w:val="00D47952"/>
    <w:rsid w:val="00D47A2B"/>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9A0"/>
    <w:rsid w:val="00D55FBF"/>
    <w:rsid w:val="00D5645B"/>
    <w:rsid w:val="00D56C35"/>
    <w:rsid w:val="00D56C4D"/>
    <w:rsid w:val="00D56FB0"/>
    <w:rsid w:val="00D57082"/>
    <w:rsid w:val="00D573D6"/>
    <w:rsid w:val="00D5751A"/>
    <w:rsid w:val="00D57E7B"/>
    <w:rsid w:val="00D57F90"/>
    <w:rsid w:val="00D60589"/>
    <w:rsid w:val="00D606CC"/>
    <w:rsid w:val="00D608E0"/>
    <w:rsid w:val="00D6098E"/>
    <w:rsid w:val="00D60C75"/>
    <w:rsid w:val="00D61141"/>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B4F"/>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11F2"/>
    <w:rsid w:val="00D71F2D"/>
    <w:rsid w:val="00D7233A"/>
    <w:rsid w:val="00D72584"/>
    <w:rsid w:val="00D72664"/>
    <w:rsid w:val="00D72751"/>
    <w:rsid w:val="00D7275F"/>
    <w:rsid w:val="00D72801"/>
    <w:rsid w:val="00D72995"/>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09C"/>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C3B"/>
    <w:rsid w:val="00D87EE9"/>
    <w:rsid w:val="00D900AD"/>
    <w:rsid w:val="00D902A5"/>
    <w:rsid w:val="00D90A05"/>
    <w:rsid w:val="00D90B52"/>
    <w:rsid w:val="00D90E96"/>
    <w:rsid w:val="00D910E2"/>
    <w:rsid w:val="00D910F3"/>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C7"/>
    <w:rsid w:val="00D95BD1"/>
    <w:rsid w:val="00D95C3E"/>
    <w:rsid w:val="00D95F94"/>
    <w:rsid w:val="00D96028"/>
    <w:rsid w:val="00D96643"/>
    <w:rsid w:val="00D969E0"/>
    <w:rsid w:val="00D969EE"/>
    <w:rsid w:val="00D96CB2"/>
    <w:rsid w:val="00D96F7B"/>
    <w:rsid w:val="00D97199"/>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42E"/>
    <w:rsid w:val="00DA3695"/>
    <w:rsid w:val="00DA371A"/>
    <w:rsid w:val="00DA446A"/>
    <w:rsid w:val="00DA4508"/>
    <w:rsid w:val="00DA4520"/>
    <w:rsid w:val="00DA47D1"/>
    <w:rsid w:val="00DA480A"/>
    <w:rsid w:val="00DA4EA7"/>
    <w:rsid w:val="00DA5522"/>
    <w:rsid w:val="00DA5568"/>
    <w:rsid w:val="00DA56A2"/>
    <w:rsid w:val="00DA56C0"/>
    <w:rsid w:val="00DA57F6"/>
    <w:rsid w:val="00DA5BA0"/>
    <w:rsid w:val="00DA5E16"/>
    <w:rsid w:val="00DA5E62"/>
    <w:rsid w:val="00DA5E88"/>
    <w:rsid w:val="00DA6161"/>
    <w:rsid w:val="00DA683C"/>
    <w:rsid w:val="00DA6CD0"/>
    <w:rsid w:val="00DA7257"/>
    <w:rsid w:val="00DA7336"/>
    <w:rsid w:val="00DA73F5"/>
    <w:rsid w:val="00DA7FA8"/>
    <w:rsid w:val="00DB020F"/>
    <w:rsid w:val="00DB025E"/>
    <w:rsid w:val="00DB0878"/>
    <w:rsid w:val="00DB0881"/>
    <w:rsid w:val="00DB0B34"/>
    <w:rsid w:val="00DB0CFE"/>
    <w:rsid w:val="00DB0E07"/>
    <w:rsid w:val="00DB0EB2"/>
    <w:rsid w:val="00DB13DB"/>
    <w:rsid w:val="00DB1DE0"/>
    <w:rsid w:val="00DB1E68"/>
    <w:rsid w:val="00DB1F92"/>
    <w:rsid w:val="00DB2217"/>
    <w:rsid w:val="00DB2407"/>
    <w:rsid w:val="00DB2720"/>
    <w:rsid w:val="00DB2735"/>
    <w:rsid w:val="00DB3298"/>
    <w:rsid w:val="00DB3408"/>
    <w:rsid w:val="00DB355C"/>
    <w:rsid w:val="00DB3A30"/>
    <w:rsid w:val="00DB3EC1"/>
    <w:rsid w:val="00DB4446"/>
    <w:rsid w:val="00DB4A47"/>
    <w:rsid w:val="00DB4EFC"/>
    <w:rsid w:val="00DB4F10"/>
    <w:rsid w:val="00DB5059"/>
    <w:rsid w:val="00DB578D"/>
    <w:rsid w:val="00DB57F9"/>
    <w:rsid w:val="00DB5FFD"/>
    <w:rsid w:val="00DB6759"/>
    <w:rsid w:val="00DB6811"/>
    <w:rsid w:val="00DB72B1"/>
    <w:rsid w:val="00DB7944"/>
    <w:rsid w:val="00DB7A24"/>
    <w:rsid w:val="00DB7E6E"/>
    <w:rsid w:val="00DC0143"/>
    <w:rsid w:val="00DC08F3"/>
    <w:rsid w:val="00DC0A12"/>
    <w:rsid w:val="00DC0ABB"/>
    <w:rsid w:val="00DC0F46"/>
    <w:rsid w:val="00DC0FE1"/>
    <w:rsid w:val="00DC10BC"/>
    <w:rsid w:val="00DC15CD"/>
    <w:rsid w:val="00DC2238"/>
    <w:rsid w:val="00DC22A0"/>
    <w:rsid w:val="00DC2349"/>
    <w:rsid w:val="00DC2394"/>
    <w:rsid w:val="00DC2CEA"/>
    <w:rsid w:val="00DC365C"/>
    <w:rsid w:val="00DC3A4C"/>
    <w:rsid w:val="00DC3BD9"/>
    <w:rsid w:val="00DC3C33"/>
    <w:rsid w:val="00DC4044"/>
    <w:rsid w:val="00DC441E"/>
    <w:rsid w:val="00DC44EA"/>
    <w:rsid w:val="00DC4E12"/>
    <w:rsid w:val="00DC5011"/>
    <w:rsid w:val="00DC50D8"/>
    <w:rsid w:val="00DC50DC"/>
    <w:rsid w:val="00DC58E4"/>
    <w:rsid w:val="00DC5A18"/>
    <w:rsid w:val="00DC5E7A"/>
    <w:rsid w:val="00DC5F87"/>
    <w:rsid w:val="00DC604A"/>
    <w:rsid w:val="00DC61F9"/>
    <w:rsid w:val="00DC6318"/>
    <w:rsid w:val="00DC6894"/>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519"/>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DBF"/>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CE4"/>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DF"/>
    <w:rsid w:val="00E073F9"/>
    <w:rsid w:val="00E075A2"/>
    <w:rsid w:val="00E078AC"/>
    <w:rsid w:val="00E10101"/>
    <w:rsid w:val="00E10136"/>
    <w:rsid w:val="00E10A8D"/>
    <w:rsid w:val="00E1109A"/>
    <w:rsid w:val="00E11144"/>
    <w:rsid w:val="00E1149B"/>
    <w:rsid w:val="00E11A17"/>
    <w:rsid w:val="00E11D78"/>
    <w:rsid w:val="00E12466"/>
    <w:rsid w:val="00E129B7"/>
    <w:rsid w:val="00E12DF6"/>
    <w:rsid w:val="00E12FBD"/>
    <w:rsid w:val="00E1321A"/>
    <w:rsid w:val="00E13303"/>
    <w:rsid w:val="00E138A8"/>
    <w:rsid w:val="00E1396C"/>
    <w:rsid w:val="00E13A80"/>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52B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C2A"/>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9EA"/>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3E2"/>
    <w:rsid w:val="00E554DB"/>
    <w:rsid w:val="00E56AA3"/>
    <w:rsid w:val="00E57181"/>
    <w:rsid w:val="00E5730A"/>
    <w:rsid w:val="00E576CA"/>
    <w:rsid w:val="00E57CD1"/>
    <w:rsid w:val="00E60099"/>
    <w:rsid w:val="00E60464"/>
    <w:rsid w:val="00E606FC"/>
    <w:rsid w:val="00E609B9"/>
    <w:rsid w:val="00E61003"/>
    <w:rsid w:val="00E61901"/>
    <w:rsid w:val="00E61933"/>
    <w:rsid w:val="00E61B8B"/>
    <w:rsid w:val="00E61CDE"/>
    <w:rsid w:val="00E63115"/>
    <w:rsid w:val="00E632B3"/>
    <w:rsid w:val="00E63792"/>
    <w:rsid w:val="00E63793"/>
    <w:rsid w:val="00E63A0F"/>
    <w:rsid w:val="00E63BF1"/>
    <w:rsid w:val="00E63F31"/>
    <w:rsid w:val="00E63FA9"/>
    <w:rsid w:val="00E64113"/>
    <w:rsid w:val="00E643DA"/>
    <w:rsid w:val="00E64638"/>
    <w:rsid w:val="00E646EA"/>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739"/>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9A0"/>
    <w:rsid w:val="00E74F16"/>
    <w:rsid w:val="00E74F7F"/>
    <w:rsid w:val="00E754EE"/>
    <w:rsid w:val="00E7568F"/>
    <w:rsid w:val="00E756EB"/>
    <w:rsid w:val="00E758A5"/>
    <w:rsid w:val="00E75A21"/>
    <w:rsid w:val="00E75EFC"/>
    <w:rsid w:val="00E762FC"/>
    <w:rsid w:val="00E7705F"/>
    <w:rsid w:val="00E7730E"/>
    <w:rsid w:val="00E77899"/>
    <w:rsid w:val="00E77F4F"/>
    <w:rsid w:val="00E80153"/>
    <w:rsid w:val="00E80202"/>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572"/>
    <w:rsid w:val="00E85BC2"/>
    <w:rsid w:val="00E863FA"/>
    <w:rsid w:val="00E8643D"/>
    <w:rsid w:val="00E86C0A"/>
    <w:rsid w:val="00E86DAC"/>
    <w:rsid w:val="00E87BAC"/>
    <w:rsid w:val="00E90545"/>
    <w:rsid w:val="00E908AA"/>
    <w:rsid w:val="00E90F00"/>
    <w:rsid w:val="00E912EB"/>
    <w:rsid w:val="00E9139F"/>
    <w:rsid w:val="00E91656"/>
    <w:rsid w:val="00E91CF8"/>
    <w:rsid w:val="00E91D97"/>
    <w:rsid w:val="00E91E3F"/>
    <w:rsid w:val="00E920F1"/>
    <w:rsid w:val="00E925A8"/>
    <w:rsid w:val="00E92E04"/>
    <w:rsid w:val="00E92E75"/>
    <w:rsid w:val="00E92EFE"/>
    <w:rsid w:val="00E92F0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1703"/>
    <w:rsid w:val="00EA212B"/>
    <w:rsid w:val="00EA2657"/>
    <w:rsid w:val="00EA2AF9"/>
    <w:rsid w:val="00EA2B5F"/>
    <w:rsid w:val="00EA37A6"/>
    <w:rsid w:val="00EA3DAB"/>
    <w:rsid w:val="00EA3E28"/>
    <w:rsid w:val="00EA4335"/>
    <w:rsid w:val="00EA48CB"/>
    <w:rsid w:val="00EA4A9B"/>
    <w:rsid w:val="00EA4C6F"/>
    <w:rsid w:val="00EA4E6A"/>
    <w:rsid w:val="00EA54F4"/>
    <w:rsid w:val="00EA5505"/>
    <w:rsid w:val="00EA557A"/>
    <w:rsid w:val="00EA573C"/>
    <w:rsid w:val="00EA5AB9"/>
    <w:rsid w:val="00EA5D79"/>
    <w:rsid w:val="00EA6420"/>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1B73"/>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0"/>
    <w:rsid w:val="00EE2928"/>
    <w:rsid w:val="00EE29D6"/>
    <w:rsid w:val="00EE2BEA"/>
    <w:rsid w:val="00EE2C2A"/>
    <w:rsid w:val="00EE2F59"/>
    <w:rsid w:val="00EE32F4"/>
    <w:rsid w:val="00EE348F"/>
    <w:rsid w:val="00EE368D"/>
    <w:rsid w:val="00EE38BF"/>
    <w:rsid w:val="00EE3AAD"/>
    <w:rsid w:val="00EE46D0"/>
    <w:rsid w:val="00EE4985"/>
    <w:rsid w:val="00EE4C86"/>
    <w:rsid w:val="00EE51FC"/>
    <w:rsid w:val="00EE5221"/>
    <w:rsid w:val="00EE52EA"/>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C65"/>
    <w:rsid w:val="00EF1DF9"/>
    <w:rsid w:val="00EF2209"/>
    <w:rsid w:val="00EF2232"/>
    <w:rsid w:val="00EF237D"/>
    <w:rsid w:val="00EF252C"/>
    <w:rsid w:val="00EF2792"/>
    <w:rsid w:val="00EF283F"/>
    <w:rsid w:val="00EF2B5E"/>
    <w:rsid w:val="00EF4184"/>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EF791A"/>
    <w:rsid w:val="00F00019"/>
    <w:rsid w:val="00F0039B"/>
    <w:rsid w:val="00F00631"/>
    <w:rsid w:val="00F00916"/>
    <w:rsid w:val="00F00B94"/>
    <w:rsid w:val="00F00DBF"/>
    <w:rsid w:val="00F00F20"/>
    <w:rsid w:val="00F014E5"/>
    <w:rsid w:val="00F01DCF"/>
    <w:rsid w:val="00F020B6"/>
    <w:rsid w:val="00F02122"/>
    <w:rsid w:val="00F0291E"/>
    <w:rsid w:val="00F02A21"/>
    <w:rsid w:val="00F02B1D"/>
    <w:rsid w:val="00F02B58"/>
    <w:rsid w:val="00F030F8"/>
    <w:rsid w:val="00F03116"/>
    <w:rsid w:val="00F03A2B"/>
    <w:rsid w:val="00F047E0"/>
    <w:rsid w:val="00F048AF"/>
    <w:rsid w:val="00F04C71"/>
    <w:rsid w:val="00F04FA5"/>
    <w:rsid w:val="00F05034"/>
    <w:rsid w:val="00F0575D"/>
    <w:rsid w:val="00F05981"/>
    <w:rsid w:val="00F05AEB"/>
    <w:rsid w:val="00F05DE8"/>
    <w:rsid w:val="00F05F8A"/>
    <w:rsid w:val="00F0619D"/>
    <w:rsid w:val="00F064D2"/>
    <w:rsid w:val="00F0668E"/>
    <w:rsid w:val="00F066C9"/>
    <w:rsid w:val="00F06DDA"/>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36AE"/>
    <w:rsid w:val="00F142C5"/>
    <w:rsid w:val="00F146AE"/>
    <w:rsid w:val="00F14D46"/>
    <w:rsid w:val="00F14FDC"/>
    <w:rsid w:val="00F15087"/>
    <w:rsid w:val="00F155D1"/>
    <w:rsid w:val="00F1570F"/>
    <w:rsid w:val="00F15849"/>
    <w:rsid w:val="00F15A30"/>
    <w:rsid w:val="00F15A81"/>
    <w:rsid w:val="00F15B28"/>
    <w:rsid w:val="00F15B31"/>
    <w:rsid w:val="00F15BC5"/>
    <w:rsid w:val="00F15BF6"/>
    <w:rsid w:val="00F161EC"/>
    <w:rsid w:val="00F1637A"/>
    <w:rsid w:val="00F1673D"/>
    <w:rsid w:val="00F16C69"/>
    <w:rsid w:val="00F17200"/>
    <w:rsid w:val="00F17246"/>
    <w:rsid w:val="00F1765B"/>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2C19"/>
    <w:rsid w:val="00F2356C"/>
    <w:rsid w:val="00F237CE"/>
    <w:rsid w:val="00F23EE3"/>
    <w:rsid w:val="00F24207"/>
    <w:rsid w:val="00F2446B"/>
    <w:rsid w:val="00F246A7"/>
    <w:rsid w:val="00F249E0"/>
    <w:rsid w:val="00F24F07"/>
    <w:rsid w:val="00F2500B"/>
    <w:rsid w:val="00F25110"/>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4B5"/>
    <w:rsid w:val="00F30D3F"/>
    <w:rsid w:val="00F3141E"/>
    <w:rsid w:val="00F3161E"/>
    <w:rsid w:val="00F316AD"/>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20E"/>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18"/>
    <w:rsid w:val="00F45622"/>
    <w:rsid w:val="00F45785"/>
    <w:rsid w:val="00F45A64"/>
    <w:rsid w:val="00F45B07"/>
    <w:rsid w:val="00F46809"/>
    <w:rsid w:val="00F46D12"/>
    <w:rsid w:val="00F46D7F"/>
    <w:rsid w:val="00F46E2D"/>
    <w:rsid w:val="00F46E96"/>
    <w:rsid w:val="00F4718D"/>
    <w:rsid w:val="00F478A3"/>
    <w:rsid w:val="00F478FB"/>
    <w:rsid w:val="00F47A07"/>
    <w:rsid w:val="00F47C53"/>
    <w:rsid w:val="00F47D68"/>
    <w:rsid w:val="00F50885"/>
    <w:rsid w:val="00F50AEA"/>
    <w:rsid w:val="00F50D46"/>
    <w:rsid w:val="00F51002"/>
    <w:rsid w:val="00F51750"/>
    <w:rsid w:val="00F524C5"/>
    <w:rsid w:val="00F52B44"/>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580"/>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55"/>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3B4"/>
    <w:rsid w:val="00F76B8B"/>
    <w:rsid w:val="00F76F9D"/>
    <w:rsid w:val="00F770FE"/>
    <w:rsid w:val="00F77113"/>
    <w:rsid w:val="00F77428"/>
    <w:rsid w:val="00F77620"/>
    <w:rsid w:val="00F777EF"/>
    <w:rsid w:val="00F77F01"/>
    <w:rsid w:val="00F80189"/>
    <w:rsid w:val="00F80921"/>
    <w:rsid w:val="00F80976"/>
    <w:rsid w:val="00F80D4B"/>
    <w:rsid w:val="00F80ECB"/>
    <w:rsid w:val="00F810C0"/>
    <w:rsid w:val="00F810D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4BE1"/>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3D10"/>
    <w:rsid w:val="00F94AD1"/>
    <w:rsid w:val="00F94C55"/>
    <w:rsid w:val="00F94E6F"/>
    <w:rsid w:val="00F9599E"/>
    <w:rsid w:val="00F95C61"/>
    <w:rsid w:val="00F95D68"/>
    <w:rsid w:val="00F95E83"/>
    <w:rsid w:val="00F95F48"/>
    <w:rsid w:val="00F961C4"/>
    <w:rsid w:val="00F961C8"/>
    <w:rsid w:val="00F96304"/>
    <w:rsid w:val="00F9647F"/>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1D79"/>
    <w:rsid w:val="00FB25FA"/>
    <w:rsid w:val="00FB26DE"/>
    <w:rsid w:val="00FB3019"/>
    <w:rsid w:val="00FB312A"/>
    <w:rsid w:val="00FB3362"/>
    <w:rsid w:val="00FB3565"/>
    <w:rsid w:val="00FB406F"/>
    <w:rsid w:val="00FB48FD"/>
    <w:rsid w:val="00FB4C11"/>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211"/>
    <w:rsid w:val="00FC550B"/>
    <w:rsid w:val="00FC5BDD"/>
    <w:rsid w:val="00FC5CD7"/>
    <w:rsid w:val="00FC5D4F"/>
    <w:rsid w:val="00FC5DB2"/>
    <w:rsid w:val="00FC61E6"/>
    <w:rsid w:val="00FC621A"/>
    <w:rsid w:val="00FC659B"/>
    <w:rsid w:val="00FC6FE3"/>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1E99"/>
    <w:rsid w:val="00FD20BE"/>
    <w:rsid w:val="00FD21A1"/>
    <w:rsid w:val="00FD2210"/>
    <w:rsid w:val="00FD25D6"/>
    <w:rsid w:val="00FD3467"/>
    <w:rsid w:val="00FD354C"/>
    <w:rsid w:val="00FD3778"/>
    <w:rsid w:val="00FD37AB"/>
    <w:rsid w:val="00FD37B0"/>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AC5"/>
    <w:rsid w:val="00FD6C4C"/>
    <w:rsid w:val="00FD7132"/>
    <w:rsid w:val="00FD78C4"/>
    <w:rsid w:val="00FD7B0A"/>
    <w:rsid w:val="00FD7B76"/>
    <w:rsid w:val="00FD7C23"/>
    <w:rsid w:val="00FD7E2B"/>
    <w:rsid w:val="00FD7FD0"/>
    <w:rsid w:val="00FE02B4"/>
    <w:rsid w:val="00FE03E3"/>
    <w:rsid w:val="00FE088A"/>
    <w:rsid w:val="00FE08FC"/>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0D5"/>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2ADB"/>
    <w:rsid w:val="00FF3503"/>
    <w:rsid w:val="00FF369D"/>
    <w:rsid w:val="00FF438C"/>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24E20513-7F81-49AD-BAD6-EB4431DC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tics.2023.09.001"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hyperlink" Target="https://doi.org/10.1016/S0010-0277(99)00039-6" TargetMode="External"/><Relationship Id="rId138" Type="http://schemas.openxmlformats.org/officeDocument/2006/relationships/hyperlink" Target="https://doi.org/10.1038/s44159-023-00152-5%20" TargetMode="External"/><Relationship Id="rId159" Type="http://schemas.openxmlformats.org/officeDocument/2006/relationships/header" Target="header1.xml"/><Relationship Id="rId107" Type="http://schemas.openxmlformats.org/officeDocument/2006/relationships/hyperlink" Target="https://doi.org/10.1037/0096-1523.18.2.385" TargetMode="External"/><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hyperlink" Target="https://doi.org/10.1016/j.tics.2022.12.014" TargetMode="External"/><Relationship Id="rId128" Type="http://schemas.openxmlformats.org/officeDocument/2006/relationships/hyperlink" Target="https://doi.org/10.1016/j.cognition.2017.09.007" TargetMode="External"/><Relationship Id="rId149" Type="http://schemas.openxmlformats.org/officeDocument/2006/relationships/hyperlink" Target="https://doi.org/10.1371/journal.pbio.0030208" TargetMode="External"/><Relationship Id="rId5" Type="http://schemas.openxmlformats.org/officeDocument/2006/relationships/webSettings" Target="webSettings.xml"/><Relationship Id="rId95" Type="http://schemas.openxmlformats.org/officeDocument/2006/relationships/hyperlink" Target="https://doi.org/10.1016/j.cogdev.2010.09.001" TargetMode="External"/><Relationship Id="rId160" Type="http://schemas.openxmlformats.org/officeDocument/2006/relationships/header" Target="header2.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svg"/><Relationship Id="rId118" Type="http://schemas.openxmlformats.org/officeDocument/2006/relationships/hyperlink" Target="https://doi.org/10.1016/j.cogpsych.2010.02.001" TargetMode="External"/><Relationship Id="rId139" Type="http://schemas.openxmlformats.org/officeDocument/2006/relationships/hyperlink" Target="https://doi.org/10.1016/S0885-2014(97)90008-3" TargetMode="External"/><Relationship Id="rId85" Type="http://schemas.openxmlformats.org/officeDocument/2006/relationships/hyperlink" Target="https://doi.org/10.1207/s15516709cog1402_1%20" TargetMode="External"/><Relationship Id="rId150" Type="http://schemas.openxmlformats.org/officeDocument/2006/relationships/hyperlink" Target="https://doi.org/10.1016/j.neuroimage.2010.05.028" TargetMode="External"/><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i.org/10.1177/0956797615572806" TargetMode="External"/><Relationship Id="rId108" Type="http://schemas.openxmlformats.org/officeDocument/2006/relationships/hyperlink" Target="https://doi.org/10.1016/S0010-0277(98)00036-5" TargetMode="External"/><Relationship Id="rId124" Type="http://schemas.openxmlformats.org/officeDocument/2006/relationships/hyperlink" Target="https://doi.org/10.1038/s41598-021-97354-9" TargetMode="External"/><Relationship Id="rId129" Type="http://schemas.openxmlformats.org/officeDocument/2006/relationships/hyperlink" Target="https://doi.org/10.1037/1089-2680.1.3.271" TargetMode="External"/><Relationship Id="rId54" Type="http://schemas.openxmlformats.org/officeDocument/2006/relationships/image" Target="media/image44.png"/><Relationship Id="rId70" Type="http://schemas.openxmlformats.org/officeDocument/2006/relationships/hyperlink" Target="https://doi.org/10.1037/xge0001656" TargetMode="External"/><Relationship Id="rId75" Type="http://schemas.openxmlformats.org/officeDocument/2006/relationships/hyperlink" Target="https://doi.org/10.1207/S15327078IN0104_3" TargetMode="External"/><Relationship Id="rId91" Type="http://schemas.openxmlformats.org/officeDocument/2006/relationships/hyperlink" Target="https://doi.org/10.1016/0010-0277(95)00661-H" TargetMode="External"/><Relationship Id="rId96" Type="http://schemas.openxmlformats.org/officeDocument/2006/relationships/hyperlink" Target="https://doi.org/10.1038/nature06288" TargetMode="External"/><Relationship Id="rId140" Type="http://schemas.openxmlformats.org/officeDocument/2006/relationships/hyperlink" Target="https://doi.org/10.1521/soco.2025.43.3.152" TargetMode="External"/><Relationship Id="rId145" Type="http://schemas.openxmlformats.org/officeDocument/2006/relationships/hyperlink" Target="https://doi.org/10.1146/annurev.ph.25.030163.002553"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oi.org/10.1080/095400999116322" TargetMode="External"/><Relationship Id="rId119" Type="http://schemas.openxmlformats.org/officeDocument/2006/relationships/hyperlink" Target="https://doi.org/10.1111/1467-7687.00021%20" TargetMode="Externa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hyperlink" Target="https://doi.org/10.1016/0010-0277(86)90052-1" TargetMode="External"/><Relationship Id="rId81" Type="http://schemas.openxmlformats.org/officeDocument/2006/relationships/hyperlink" Target="https://doi.org/10.1037/0033-295X.112.2.347" TargetMode="External"/><Relationship Id="rId86" Type="http://schemas.openxmlformats.org/officeDocument/2006/relationships/hyperlink" Target="https://doi.org/10.1207/s15516709cog1401_5" TargetMode="External"/><Relationship Id="rId130" Type="http://schemas.openxmlformats.org/officeDocument/2006/relationships/hyperlink" Target="https://doi.org/10.1207/S15327078IN0101_04%20" TargetMode="External"/><Relationship Id="rId135" Type="http://schemas.openxmlformats.org/officeDocument/2006/relationships/hyperlink" Target="https://doi.org/10.1098/rsos.191795" TargetMode="External"/><Relationship Id="rId151" Type="http://schemas.openxmlformats.org/officeDocument/2006/relationships/hyperlink" Target="https://doi.org/10.1207/s15327078in0701_6%20" TargetMode="External"/><Relationship Id="rId156" Type="http://schemas.openxmlformats.org/officeDocument/2006/relationships/hyperlink" Target="https://doi.org/10.1038/358749a0" TargetMode="Externa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doi.org/10.1016/S0010-0277(87)80006-9"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doi.org/10.1016/0022-0965(83)90085-3%20" TargetMode="External"/><Relationship Id="rId97" Type="http://schemas.openxmlformats.org/officeDocument/2006/relationships/hyperlink" Target="https://doi.org/10.1177/17456916221112075" TargetMode="External"/><Relationship Id="rId104" Type="http://schemas.openxmlformats.org/officeDocument/2006/relationships/hyperlink" Target="https://doi.org/10.1016/0885-2014(93)90008-S" TargetMode="External"/><Relationship Id="rId120" Type="http://schemas.openxmlformats.org/officeDocument/2006/relationships/hyperlink" Target="https://doi.org/10.1037/0033-295X.104.4.686%20" TargetMode="External"/><Relationship Id="rId125" Type="http://schemas.openxmlformats.org/officeDocument/2006/relationships/hyperlink" Target="https://doi.org/10.1126/science.1111656" TargetMode="External"/><Relationship Id="rId141" Type="http://schemas.openxmlformats.org/officeDocument/2006/relationships/hyperlink" Target="https://doi.org/10.1016/S1364-6613(02)01926-5" TargetMode="External"/><Relationship Id="rId146" Type="http://schemas.openxmlformats.org/officeDocument/2006/relationships/hyperlink" Target="https://doi.org/10.1016/j.cognition.2004.07.004%20" TargetMode="External"/><Relationship Id="rId7" Type="http://schemas.openxmlformats.org/officeDocument/2006/relationships/endnotes" Target="endnotes.xml"/><Relationship Id="rId71" Type="http://schemas.openxmlformats.org/officeDocument/2006/relationships/hyperlink" Target="https://doi.org/10.1016/j.cogdev.2022.101164" TargetMode="External"/><Relationship Id="rId92" Type="http://schemas.openxmlformats.org/officeDocument/2006/relationships/hyperlink" Target="https://doi.org/10.1016/j.jecp.2020.105035" TargetMode="External"/><Relationship Id="rId162" Type="http://schemas.microsoft.com/office/2011/relationships/people" Target="people.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oi.org/10.1111/j.1467-8624.1991.tb01602.x" TargetMode="External"/><Relationship Id="rId87" Type="http://schemas.openxmlformats.org/officeDocument/2006/relationships/hyperlink" Target="https://doi.org/10.1111/j.1467-7687.2011.01048.x" TargetMode="External"/><Relationship Id="rId110" Type="http://schemas.openxmlformats.org/officeDocument/2006/relationships/hyperlink" Target="https://doi.org/10.1073/pnas.1904786116%20" TargetMode="External"/><Relationship Id="rId115" Type="http://schemas.openxmlformats.org/officeDocument/2006/relationships/hyperlink" Target="https://doi.org/10.1111/j.1467-7687.2007.00586.x%20" TargetMode="External"/><Relationship Id="rId131" Type="http://schemas.openxmlformats.org/officeDocument/2006/relationships/hyperlink" Target="https://doi.org/10.1111/j.1540-5834.2008.00469.x" TargetMode="External"/><Relationship Id="rId136" Type="http://schemas.openxmlformats.org/officeDocument/2006/relationships/hyperlink" Target="https://doi.org/10.1371/journal.pone.0023223" TargetMode="External"/><Relationship Id="rId157" Type="http://schemas.openxmlformats.org/officeDocument/2006/relationships/hyperlink" Target="https://doi.org/10.1111/1467-8721.ep10772615" TargetMode="External"/><Relationship Id="rId61" Type="http://schemas.openxmlformats.org/officeDocument/2006/relationships/image" Target="media/image51.png"/><Relationship Id="rId82" Type="http://schemas.openxmlformats.org/officeDocument/2006/relationships/hyperlink" Target="https://doi.org/10.1111/1467-7687.00039" TargetMode="External"/><Relationship Id="rId152" Type="http://schemas.openxmlformats.org/officeDocument/2006/relationships/hyperlink" Target="https://doi.org/10.1016/j.cogdev.2012.08.004" TargetMode="External"/><Relationship Id="rId19" Type="http://schemas.openxmlformats.org/officeDocument/2006/relationships/image" Target="media/image9.png"/><Relationship Id="rId14" Type="http://schemas.openxmlformats.org/officeDocument/2006/relationships/image" Target="media/image5.jp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doi.org/10.1016/S1364-6613(99)01356-X" TargetMode="External"/><Relationship Id="rId100" Type="http://schemas.openxmlformats.org/officeDocument/2006/relationships/hyperlink" Target="https://doi.org/10.1016/j.tics.2016.05.011%20" TargetMode="External"/><Relationship Id="rId105" Type="http://schemas.openxmlformats.org/officeDocument/2006/relationships/hyperlink" Target="https://doi.org/10.1016/j.cogdev.2005.04.004" TargetMode="External"/><Relationship Id="rId126" Type="http://schemas.openxmlformats.org/officeDocument/2006/relationships/hyperlink" Target="https://doi.org/10.1016/j.cognition.2004.11.005" TargetMode="External"/><Relationship Id="rId147" Type="http://schemas.openxmlformats.org/officeDocument/2006/relationships/hyperlink" Target="https://doi.org/10.1037/0033-295X.99.4.605"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1.png"/><Relationship Id="rId72" Type="http://schemas.openxmlformats.org/officeDocument/2006/relationships/hyperlink" Target="https://doi.org/10.1111/desc.13464" TargetMode="External"/><Relationship Id="rId93" Type="http://schemas.openxmlformats.org/officeDocument/2006/relationships/hyperlink" Target="https://doi.org/10.1016/S0163-6383(98)90001-7%20" TargetMode="External"/><Relationship Id="rId98" Type="http://schemas.openxmlformats.org/officeDocument/2006/relationships/hyperlink" Target="https://doi.org/10.1162/neco.1989.1.1.143" TargetMode="External"/><Relationship Id="rId121" Type="http://schemas.openxmlformats.org/officeDocument/2006/relationships/hyperlink" Target="https://doi.org/10.1016/S0010-0277(96)00727-5" TargetMode="External"/><Relationship Id="rId142" Type="http://schemas.openxmlformats.org/officeDocument/2006/relationships/hyperlink" Target="https://doi.org/10.1073/pnas.1318053110%20" TargetMode="External"/><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hyperlink" Target="https://doi.org/10.1016/0010-0277(85)90008-3" TargetMode="External"/><Relationship Id="rId116" Type="http://schemas.openxmlformats.org/officeDocument/2006/relationships/hyperlink" Target="https://doi.org/10.1111/j.0956-7976.2004.00755.x" TargetMode="External"/><Relationship Id="rId137" Type="http://schemas.openxmlformats.org/officeDocument/2006/relationships/hyperlink" Target="https://doi.org/10.1207/s15327078in1003_6" TargetMode="External"/><Relationship Id="rId158" Type="http://schemas.openxmlformats.org/officeDocument/2006/relationships/hyperlink" Target="https://doi.org/10.2307/1130473"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svg"/><Relationship Id="rId83" Type="http://schemas.openxmlformats.org/officeDocument/2006/relationships/hyperlink" Target="https://doi.org/10.1207/s15516709cog2701_4" TargetMode="External"/><Relationship Id="rId88" Type="http://schemas.openxmlformats.org/officeDocument/2006/relationships/hyperlink" Target="https://doi.org/10.1038/s41467-025-61517-3" TargetMode="External"/><Relationship Id="rId111" Type="http://schemas.openxmlformats.org/officeDocument/2006/relationships/hyperlink" Target="https://doi.org/10.1016/j.cognition.2016.12.007" TargetMode="External"/><Relationship Id="rId132" Type="http://schemas.openxmlformats.org/officeDocument/2006/relationships/hyperlink" Target="https://doi.org/10.1038/323533a0" TargetMode="External"/><Relationship Id="rId153" Type="http://schemas.openxmlformats.org/officeDocument/2006/relationships/hyperlink" Target="https://doi.org/10.1016/j.cognition.2017.06.029" TargetMode="External"/><Relationship Id="rId15" Type="http://schemas.openxmlformats.org/officeDocument/2006/relationships/image" Target="media/image6.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hyperlink" Target="https://doi.org/10.1016/0010-0285(83)90017-8" TargetMode="External"/><Relationship Id="rId127" Type="http://schemas.openxmlformats.org/officeDocument/2006/relationships/hyperlink" Target="https://doi.org/10.1037/xge0000260%20" TargetMode="External"/><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hyperlink" Target="https://doi.org/10.1016/j.cognition.2012.11.007%20" TargetMode="External"/><Relationship Id="rId78" Type="http://schemas.openxmlformats.org/officeDocument/2006/relationships/hyperlink" Target="https://doi.org/10.1016/S0885-2014(02)00124-7" TargetMode="External"/><Relationship Id="rId94" Type="http://schemas.openxmlformats.org/officeDocument/2006/relationships/hyperlink" Target="https://doi.org/10.1177/0963721412470687" TargetMode="External"/><Relationship Id="rId99" Type="http://schemas.openxmlformats.org/officeDocument/2006/relationships/hyperlink" Target="https://doi.org/10.1037/0012-1649.19.3.338" TargetMode="External"/><Relationship Id="rId101" Type="http://schemas.openxmlformats.org/officeDocument/2006/relationships/hyperlink" Target="https://doi.org/10.1016/j.cognition.2015.03.006" TargetMode="External"/><Relationship Id="rId122" Type="http://schemas.openxmlformats.org/officeDocument/2006/relationships/hyperlink" Target="https://doi.org/10.1016/S0163-6383(02)00097-8%20" TargetMode="External"/><Relationship Id="rId143" Type="http://schemas.openxmlformats.org/officeDocument/2006/relationships/hyperlink" Target="https://doi.org/10.1111/j.1551-6709.2010.01129.x" TargetMode="External"/><Relationship Id="rId148" Type="http://schemas.openxmlformats.org/officeDocument/2006/relationships/hyperlink" Target="https://doi.org/10.1002/icd.2359"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hyperlink" Target="https://doi.org/10.1016/j.dr.2022.101034" TargetMode="External"/><Relationship Id="rId89" Type="http://schemas.openxmlformats.org/officeDocument/2006/relationships/hyperlink" Target="https://doi.org/10.1038/415755a%20" TargetMode="External"/><Relationship Id="rId112" Type="http://schemas.openxmlformats.org/officeDocument/2006/relationships/hyperlink" Target="https://doi.org/10.1111/desc.13581" TargetMode="External"/><Relationship Id="rId133" Type="http://schemas.openxmlformats.org/officeDocument/2006/relationships/hyperlink" Target="https://doi.org/10.1371/journal.pone.0042698" TargetMode="External"/><Relationship Id="rId154" Type="http://schemas.openxmlformats.org/officeDocument/2006/relationships/hyperlink" Target="https://doi.org/10.1016/S0010-0277(98)00058-4" TargetMode="External"/><Relationship Id="rId16" Type="http://schemas.openxmlformats.org/officeDocument/2006/relationships/image" Target="media/image60.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hyperlink" Target="https://doi.org/10.1111/1467-7687.00220" TargetMode="External"/><Relationship Id="rId102" Type="http://schemas.openxmlformats.org/officeDocument/2006/relationships/hyperlink" Target="https://doi.org/10.1016/j.cogpsych.2020.101334%20" TargetMode="External"/><Relationship Id="rId123" Type="http://schemas.openxmlformats.org/officeDocument/2006/relationships/hyperlink" Target="https://doi.org/10.1126/science.1107621" TargetMode="External"/><Relationship Id="rId144" Type="http://schemas.openxmlformats.org/officeDocument/2006/relationships/hyperlink" Target="https://doi.org/10.1016/j.infbeh.2003.05.006" TargetMode="External"/><Relationship Id="rId90" Type="http://schemas.openxmlformats.org/officeDocument/2006/relationships/hyperlink" Target="https://doi.org/10.1016/S1364-6613(03)00128-1" TargetMode="Externa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hyperlink" Target="https://doi.org/10.1002/icd.2355" TargetMode="External"/><Relationship Id="rId113" Type="http://schemas.openxmlformats.org/officeDocument/2006/relationships/hyperlink" Target="https://doi.org/10.1037/0012-1649.36.5.635" TargetMode="External"/><Relationship Id="rId134" Type="http://schemas.openxmlformats.org/officeDocument/2006/relationships/hyperlink" Target="https://doi.org/10.1080/09540090310001655093" TargetMode="External"/><Relationship Id="rId80" Type="http://schemas.openxmlformats.org/officeDocument/2006/relationships/hyperlink" Target="https://doi.org/10.1037/0012-1649.29.3.421" TargetMode="External"/><Relationship Id="rId155" Type="http://schemas.openxmlformats.org/officeDocument/2006/relationships/hyperlink" Target="https://doi.org/10.1111/1467-9280.00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78</Pages>
  <Words>16681</Words>
  <Characters>95086</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116</cp:revision>
  <dcterms:created xsi:type="dcterms:W3CDTF">2026-06-30T16:12:00Z</dcterms:created>
  <dcterms:modified xsi:type="dcterms:W3CDTF">2026-07-02T05:01:00Z</dcterms:modified>
</cp:coreProperties>
</file>