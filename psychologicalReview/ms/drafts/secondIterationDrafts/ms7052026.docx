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59E0E8A1" w:rsidR="004337A2" w:rsidRDefault="004337A2" w:rsidP="004337A2">
      <w:pPr>
        <w:rPr>
          <w:rFonts w:ascii="Times New Roman" w:hAnsi="Times New Roman" w:cs="Times New Roman"/>
        </w:rPr>
      </w:pPr>
      <w:r>
        <w:rPr>
          <w:rFonts w:ascii="Times New Roman" w:hAnsi="Times New Roman" w:cs="Times New Roman"/>
        </w:rPr>
        <w:t xml:space="preserve">Data availability statement: </w:t>
      </w:r>
      <w:r w:rsidR="00FD4AFF">
        <w:rPr>
          <w:rFonts w:ascii="Times New Roman" w:hAnsi="Times New Roman" w:cs="Times New Roman"/>
        </w:rPr>
        <w:t>Data</w:t>
      </w:r>
      <w:r>
        <w:rPr>
          <w:rFonts w:ascii="Times New Roman" w:hAnsi="Times New Roman" w:cs="Times New Roman"/>
        </w:rPr>
        <w:t xml:space="preserve"> for these simulations </w:t>
      </w:r>
      <w:r w:rsidR="009770D8">
        <w:rPr>
          <w:rFonts w:ascii="Times New Roman" w:hAnsi="Times New Roman" w:cs="Times New Roman"/>
        </w:rPr>
        <w:t>are available at</w:t>
      </w:r>
      <w:r>
        <w:rPr>
          <w:rFonts w:ascii="Times New Roman" w:hAnsi="Times New Roman" w:cs="Times New Roman"/>
        </w:rPr>
        <w:t xml:space="preserv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4316DA23" w:rsidR="004337A2" w:rsidRDefault="004337A2" w:rsidP="004337A2">
      <w:pPr>
        <w:rPr>
          <w:rFonts w:ascii="Times New Roman" w:hAnsi="Times New Roman" w:cs="Times New Roman"/>
        </w:rPr>
      </w:pPr>
      <w:r w:rsidRPr="00594F16">
        <w:rPr>
          <w:rFonts w:ascii="Times New Roman" w:hAnsi="Times New Roman" w:cs="Times New Roman"/>
        </w:rPr>
        <w:t>Conflicts of interest: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537038E0"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w:t>
      </w:r>
      <w:r w:rsidR="00A0072F">
        <w:rPr>
          <w:rFonts w:ascii="Times New Roman" w:hAnsi="Times New Roman" w:cs="Times New Roman"/>
          <w:b/>
          <w:bCs/>
        </w:rPr>
        <w:t xml:space="preserve">action </w:t>
      </w:r>
      <w:r w:rsidR="00BF0496">
        <w:rPr>
          <w:rFonts w:ascii="Times New Roman" w:hAnsi="Times New Roman" w:cs="Times New Roman"/>
          <w:b/>
          <w:bCs/>
        </w:rPr>
        <w:t>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8A5A4B8"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w:t>
      </w:r>
      <w:r w:rsidR="00B016DE">
        <w:rPr>
          <w:rFonts w:ascii="Times New Roman" w:hAnsi="Times New Roman" w:cs="Times New Roman"/>
        </w:rPr>
        <w:t>d</w:t>
      </w:r>
      <w:r w:rsidRPr="00276B3D">
        <w:rPr>
          <w:rFonts w:ascii="Times New Roman" w:hAnsi="Times New Roman" w:cs="Times New Roman"/>
        </w:rPr>
        <w:t xml:space="preserve"> that its responses emerge</w:t>
      </w:r>
      <w:r w:rsidR="00B016DE">
        <w:rPr>
          <w:rFonts w:ascii="Times New Roman" w:hAnsi="Times New Roman" w:cs="Times New Roman"/>
        </w:rPr>
        <w:t>d</w:t>
      </w:r>
      <w:r w:rsidRPr="00276B3D">
        <w:rPr>
          <w:rFonts w:ascii="Times New Roman" w:hAnsi="Times New Roman" w:cs="Times New Roman"/>
        </w:rPr>
        <w:t xml:space="preserv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w:t>
      </w:r>
      <w:ins w:id="1" w:author="Benton, Deon" w:date="2026-07-06T03:13:00Z" w16du:dateUtc="2026-07-06T08:13:00Z">
        <w:r w:rsidR="00470256">
          <w:rPr>
            <w:rFonts w:ascii="Times New Roman" w:hAnsi="Times New Roman" w:cs="Times New Roman"/>
          </w:rPr>
          <w:t xml:space="preserve"> testable</w:t>
        </w:r>
      </w:ins>
      <w:r w:rsidRPr="00276B3D">
        <w:rPr>
          <w:rFonts w:ascii="Times New Roman" w:hAnsi="Times New Roman" w:cs="Times New Roman"/>
        </w:rPr>
        <w:t xml:space="preserve"> predictions.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early-emerging,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23107517"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 xml:space="preserve">Associative learning </w:t>
      </w:r>
      <w:r w:rsidR="00F0510E">
        <w:rPr>
          <w:rFonts w:ascii="Times New Roman" w:hAnsi="Times New Roman" w:cs="Times New Roman"/>
        </w:rPr>
        <w:t>is sufficient to explain infants’ putative action efficiency understanding</w:t>
      </w:r>
      <w:r>
        <w:rPr>
          <w:rFonts w:ascii="Times New Roman" w:hAnsi="Times New Roman" w:cs="Times New Roman"/>
        </w:rPr>
        <w:t>”</w:t>
      </w:r>
    </w:p>
    <w:p w14:paraId="1A31011B" w14:textId="59AAFA2B" w:rsidR="00053966" w:rsidRDefault="00652A8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w:t>
      </w:r>
      <w:r w:rsidR="00F95184">
        <w:rPr>
          <w:rFonts w:ascii="Times New Roman" w:hAnsi="Times New Roman" w:cs="Times New Roman"/>
        </w:rPr>
        <w:t>challenge</w:t>
      </w:r>
      <w:r>
        <w:rPr>
          <w:rFonts w:ascii="Times New Roman" w:hAnsi="Times New Roman" w:cs="Times New Roman"/>
        </w:rPr>
        <w:t xml:space="preserve"> faced by young learners is distinguishing</w:t>
      </w:r>
      <w:r w:rsidR="0035137B">
        <w:rPr>
          <w:rFonts w:ascii="Times New Roman" w:hAnsi="Times New Roman" w:cs="Times New Roman"/>
        </w:rPr>
        <w:t xml:space="preserve"> between</w:t>
      </w:r>
      <w:r>
        <w:rPr>
          <w:rFonts w:ascii="Times New Roman" w:hAnsi="Times New Roman" w:cs="Times New Roman"/>
        </w:rPr>
        <w:t xml:space="preserve"> efficient </w:t>
      </w:r>
      <w:r w:rsidR="0035137B">
        <w:rPr>
          <w:rFonts w:ascii="Times New Roman" w:hAnsi="Times New Roman" w:cs="Times New Roman"/>
        </w:rPr>
        <w:t>and</w:t>
      </w:r>
      <w:r>
        <w:rPr>
          <w:rFonts w:ascii="Times New Roman" w:hAnsi="Times New Roman" w:cs="Times New Roman"/>
        </w:rPr>
        <w:t xml:space="preserve"> inefficient actions</w:t>
      </w:r>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r>
        <w:rPr>
          <w:rFonts w:ascii="Times New Roman" w:hAnsi="Times New Roman" w:cs="Times New Roman"/>
        </w:rPr>
        <w:t xml:space="preserve"> after observing another child tumble down one. </w:t>
      </w:r>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r>
        <w:rPr>
          <w:rFonts w:ascii="Times New Roman" w:hAnsi="Times New Roman" w:cs="Times New Roman"/>
        </w:rPr>
        <w:t>determining an action’s efficiency</w:t>
      </w:r>
      <w:r w:rsidR="00C5298A">
        <w:rPr>
          <w:rFonts w:ascii="Times New Roman" w:hAnsi="Times New Roman" w:cs="Times New Roman"/>
        </w:rPr>
        <w:t>—</w:t>
      </w:r>
      <w:r w:rsidR="009C5A7F">
        <w:rPr>
          <w:rFonts w:ascii="Times New Roman" w:hAnsi="Times New Roman" w:cs="Times New Roman"/>
        </w:rPr>
        <w:t xml:space="preserve">a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r>
        <w:rPr>
          <w:rFonts w:ascii="Times New Roman" w:hAnsi="Times New Roman" w:cs="Times New Roman"/>
        </w:rPr>
        <w:t>competently</w:t>
      </w:r>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r>
        <w:rPr>
          <w:rFonts w:ascii="Times New Roman" w:hAnsi="Times New Roman" w:cs="Times New Roman"/>
        </w:rPr>
        <w:t xml:space="preserve"> then concerns when, and importantly how, this capacity develops in</w:t>
      </w:r>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r>
        <w:rPr>
          <w:rFonts w:ascii="Times New Roman" w:hAnsi="Times New Roman" w:cs="Times New Roman"/>
        </w:rPr>
        <w:t>.</w:t>
      </w:r>
    </w:p>
    <w:p w14:paraId="07011A1B" w14:textId="0E23A3C7" w:rsidR="00233DCE" w:rsidRDefault="008E5DAD" w:rsidP="00E05A21">
      <w:pPr>
        <w:spacing w:line="480" w:lineRule="auto"/>
        <w:ind w:firstLine="720"/>
        <w:contextualSpacing/>
        <w:rPr>
          <w:rFonts w:ascii="Times New Roman" w:hAnsi="Times New Roman" w:cs="Times New Roman"/>
        </w:rPr>
      </w:pPr>
      <w:r>
        <w:rPr>
          <w:rFonts w:ascii="Times New Roman" w:hAnsi="Times New Roman" w:cs="Times New Roman"/>
        </w:rPr>
        <w:t>Developmental cognitive scientists have typically studied the origins of this capacity via the</w:t>
      </w:r>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B016DE">
        <w:rPr>
          <w:rFonts w:ascii="Times New Roman" w:hAnsi="Times New Roman" w:cs="Times New Roman"/>
        </w:rPr>
        <w:t>whereby</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 xml:space="preserve">Schematic depiction of a typical constrained and unconstrained action event used in studies assessing action efficiency understanding in infants. In the constrained action event (A), </w:t>
      </w:r>
      <w:r>
        <w:rPr>
          <w:rFonts w:ascii="Times New Roman" w:hAnsi="Times New Roman" w:cs="Times New Roman"/>
          <w:i w:val="0"/>
          <w:iCs w:val="0"/>
          <w:sz w:val="24"/>
          <w:szCs w:val="24"/>
        </w:rPr>
        <w:lastRenderedPageBreak/>
        <w:t>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r>
        <w:rPr>
          <w:rFonts w:ascii="Times New Roman" w:hAnsi="Times New Roman" w:cs="Times New Roman"/>
        </w:rPr>
        <w:t>Several</w:t>
      </w:r>
      <w:r w:rsidR="00233DCE">
        <w:rPr>
          <w:rFonts w:ascii="Times New Roman" w:hAnsi="Times New Roman" w:cs="Times New Roman"/>
        </w:rPr>
        <w:t xml:space="preserve"> important findings</w:t>
      </w:r>
      <w:r w:rsidR="00110921">
        <w:rPr>
          <w:rFonts w:ascii="Times New Roman" w:hAnsi="Times New Roman" w:cs="Times New Roman"/>
        </w:rPr>
        <w:t xml:space="preserve"> </w:t>
      </w:r>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r w:rsidR="00D47A2B">
        <w:rPr>
          <w:rFonts w:ascii="Times New Roman" w:hAnsi="Times New Roman" w:cs="Times New Roman"/>
        </w:rPr>
        <w:t xml:space="preserve">inefficient than efficient actions </w:t>
      </w:r>
      <w:r>
        <w:rPr>
          <w:rFonts w:ascii="Times New Roman" w:hAnsi="Times New Roman" w:cs="Times New Roman"/>
        </w:rPr>
        <w:t xml:space="preserve">if the </w:t>
      </w:r>
      <w:r w:rsidR="00CE5E41">
        <w:rPr>
          <w:rFonts w:ascii="Times New Roman" w:hAnsi="Times New Roman" w:cs="Times New Roman"/>
        </w:rPr>
        <w:t>first</w:t>
      </w:r>
      <w:r w:rsidR="00487805">
        <w:rPr>
          <w:rFonts w:ascii="Times New Roman" w:hAnsi="Times New Roman" w:cs="Times New Roman"/>
        </w:rPr>
        <w:t xml:space="preserve"> object’s </w:t>
      </w:r>
      <w:r w:rsidR="00BF0C5A">
        <w:rPr>
          <w:rFonts w:ascii="Times New Roman" w:hAnsi="Times New Roman" w:cs="Times New Roman"/>
        </w:rPr>
        <w:t xml:space="preserve">habituation </w:t>
      </w:r>
      <w:r w:rsidR="00C7331F">
        <w:rPr>
          <w:rFonts w:ascii="Times New Roman" w:hAnsi="Times New Roman" w:cs="Times New Roman"/>
        </w:rPr>
        <w:t>movement</w:t>
      </w:r>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r>
        <w:rPr>
          <w:rFonts w:ascii="Times New Roman" w:hAnsi="Times New Roman" w:cs="Times New Roman"/>
        </w:rPr>
        <w:t xml:space="preserve"> not</w:t>
      </w:r>
      <w:r w:rsidR="00BF0C5A">
        <w:rPr>
          <w:rFonts w:ascii="Times New Roman" w:hAnsi="Times New Roman" w:cs="Times New Roman"/>
        </w:rPr>
        <w:t xml:space="preserve"> </w:t>
      </w:r>
      <w:r>
        <w:rPr>
          <w:rFonts w:ascii="Times New Roman" w:hAnsi="Times New Roman" w:cs="Times New Roman"/>
        </w:rPr>
        <w:t>unconstrained (</w:t>
      </w:r>
      <w:r w:rsidR="00BF0C5A">
        <w:rPr>
          <w:rFonts w:ascii="Times New Roman" w:hAnsi="Times New Roman" w:cs="Times New Roman"/>
        </w:rPr>
        <w:t xml:space="preserve">Figure 1B; </w:t>
      </w:r>
      <w:r w:rsidR="00B84A3B">
        <w:rPr>
          <w:rFonts w:ascii="Times New Roman" w:hAnsi="Times New Roman" w:cs="Times New Roman"/>
        </w:rPr>
        <w:t>Gergely et al., 1995</w:t>
      </w:r>
      <w:r w:rsidR="00AF18DD">
        <w:rPr>
          <w:rFonts w:ascii="Times New Roman" w:hAnsi="Times New Roman" w:cs="Times New Roman"/>
        </w:rPr>
        <w:t xml:space="preserve">; </w:t>
      </w:r>
      <w:r w:rsidR="00110921">
        <w:rPr>
          <w:rFonts w:ascii="Times New Roman" w:hAnsi="Times New Roman" w:cs="Times New Roman"/>
        </w:rPr>
        <w:t xml:space="preserve">see also </w:t>
      </w:r>
      <w:r w:rsidR="00AF18DD">
        <w:rPr>
          <w:rFonts w:ascii="Times New Roman" w:hAnsi="Times New Roman" w:cs="Times New Roman"/>
        </w:rPr>
        <w:t>Phillips &amp; Wellman, 2005; Schwier et al., 2006; Sodian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r>
        <w:rPr>
          <w:rFonts w:ascii="Times New Roman" w:hAnsi="Times New Roman" w:cs="Times New Roman"/>
        </w:rPr>
        <w:t xml:space="preserve">for infants to show this pattern </w:t>
      </w:r>
      <w:r w:rsidR="0022501C">
        <w:rPr>
          <w:rFonts w:ascii="Times New Roman" w:hAnsi="Times New Roman" w:cs="Times New Roman"/>
        </w:rPr>
        <w:t>(</w:t>
      </w:r>
      <w:r w:rsidR="00363BCE">
        <w:rPr>
          <w:rFonts w:ascii="Times New Roman" w:hAnsi="Times New Roman" w:cs="Times New Roman"/>
        </w:rPr>
        <w:t>Figure 2A</w:t>
      </w:r>
      <w:r>
        <w:rPr>
          <w:rFonts w:ascii="Times New Roman" w:hAnsi="Times New Roman" w:cs="Times New Roman"/>
        </w:rPr>
        <w:t xml:space="preserve">; </w:t>
      </w:r>
      <w:r w:rsidR="006C788D">
        <w:rPr>
          <w:rFonts w:ascii="Times New Roman" w:hAnsi="Times New Roman" w:cs="Times New Roman"/>
        </w:rPr>
        <w:t xml:space="preserve">e.g., </w:t>
      </w:r>
      <w:r w:rsidR="0022501C">
        <w:rPr>
          <w:rFonts w:ascii="Times New Roman" w:hAnsi="Times New Roman" w:cs="Times New Roman"/>
        </w:rPr>
        <w:t>Csibra et al., 1999</w:t>
      </w:r>
      <w:r w:rsidR="00AF18DD">
        <w:rPr>
          <w:rFonts w:ascii="Times New Roman" w:hAnsi="Times New Roman" w:cs="Times New Roman"/>
        </w:rPr>
        <w:t>; Kamewari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01E16B84"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w:t>
      </w:r>
      <w:r w:rsidR="0083621F">
        <w:rPr>
          <w:rFonts w:ascii="Times New Roman" w:hAnsi="Times New Roman" w:cs="Times New Roman"/>
        </w:rPr>
        <w:t xml:space="preserve">infants </w:t>
      </w:r>
      <w:r w:rsidR="00082D02">
        <w:rPr>
          <w:rFonts w:ascii="Times New Roman" w:hAnsi="Times New Roman" w:cs="Times New Roman"/>
        </w:rPr>
        <w:t xml:space="preserve">ostensibly </w:t>
      </w:r>
      <w:r w:rsidR="0083621F">
        <w:rPr>
          <w:rFonts w:ascii="Times New Roman" w:hAnsi="Times New Roman" w:cs="Times New Roman"/>
        </w:rPr>
        <w:t xml:space="preserve">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to infer </w:t>
      </w:r>
      <w:r w:rsidR="0011739B">
        <w:rPr>
          <w:rFonts w:ascii="Times New Roman" w:hAnsi="Times New Roman" w:cs="Times New Roman"/>
        </w:rPr>
        <w:t>its</w:t>
      </w:r>
      <w:r w:rsidR="00DB2735" w:rsidRPr="00DB2735">
        <w:rPr>
          <w:rFonts w:ascii="Times New Roman" w:hAnsi="Times New Roman" w:cs="Times New Roman"/>
        </w:rPr>
        <w:t xml:space="preserve"> goal, and they can use information about </w:t>
      </w:r>
      <w:r w:rsidR="008C7ECF">
        <w:rPr>
          <w:rFonts w:ascii="Times New Roman" w:hAnsi="Times New Roman" w:cs="Times New Roman"/>
        </w:rPr>
        <w:t>its</w:t>
      </w:r>
      <w:r w:rsidR="00DB2735" w:rsidRPr="00DB2735">
        <w:rPr>
          <w:rFonts w:ascii="Times New Roman" w:hAnsi="Times New Roman" w:cs="Times New Roman"/>
        </w:rPr>
        <w:t xml:space="preserve"> goal and actions to infer the presence of environmental constraints.</w:t>
      </w:r>
      <w:r w:rsidR="00E85BC2">
        <w:rPr>
          <w:rFonts w:ascii="Times New Roman" w:hAnsi="Times New Roman" w:cs="Times New Roman"/>
        </w:rPr>
        <w:t xml:space="preserve"> Finally, infants appear </w:t>
      </w:r>
      <w:r w:rsidR="00C37E5C">
        <w:rPr>
          <w:rFonts w:ascii="Times New Roman" w:hAnsi="Times New Roman" w:cs="Times New Roman"/>
        </w:rPr>
        <w:t>to interpret</w:t>
      </w:r>
      <w:r w:rsidR="00E85BC2">
        <w:rPr>
          <w:rFonts w:ascii="Times New Roman" w:hAnsi="Times New Roman" w:cs="Times New Roman"/>
        </w:rPr>
        <w:t xml:space="preserve"> action efficiency</w:t>
      </w:r>
      <w:r w:rsidR="00C37E5C">
        <w:rPr>
          <w:rFonts w:ascii="Times New Roman" w:hAnsi="Times New Roman" w:cs="Times New Roman"/>
        </w:rPr>
        <w:t xml:space="preserve"> in a graded manner</w:t>
      </w:r>
      <w:r w:rsidR="00E85BC2">
        <w:rPr>
          <w:rFonts w:ascii="Times New Roman" w:hAnsi="Times New Roman" w:cs="Times New Roman"/>
        </w:rPr>
        <w:t>.</w:t>
      </w:r>
      <w:r w:rsidR="00683378">
        <w:rPr>
          <w:rFonts w:ascii="Times New Roman" w:hAnsi="Times New Roman" w:cs="Times New Roman"/>
        </w:rPr>
        <w:t xml:space="preserve"> </w:t>
      </w:r>
      <w:r w:rsidR="00E85BC2" w:rsidRPr="00E85BC2">
        <w:rPr>
          <w:rFonts w:ascii="Times New Roman" w:hAnsi="Times New Roman" w:cs="Times New Roman"/>
        </w:rPr>
        <w:t xml:space="preserve">Liu and Spelke (2017) found that infants </w:t>
      </w:r>
      <w:r w:rsidR="00E11A17">
        <w:rPr>
          <w:rFonts w:ascii="Times New Roman" w:hAnsi="Times New Roman" w:cs="Times New Roman"/>
        </w:rPr>
        <w:t>looked longer at</w:t>
      </w:r>
      <w:r w:rsidR="00E85BC2">
        <w:rPr>
          <w:rFonts w:ascii="Times New Roman" w:hAnsi="Times New Roman" w:cs="Times New Roman"/>
        </w:rPr>
        <w:t xml:space="preserve"> substantially</w:t>
      </w:r>
      <w:r w:rsidR="00C37E5C">
        <w:rPr>
          <w:rFonts w:ascii="Times New Roman" w:hAnsi="Times New Roman" w:cs="Times New Roman"/>
        </w:rPr>
        <w:t xml:space="preserve"> than at mildly</w:t>
      </w:r>
      <w:r w:rsidR="00E85BC2">
        <w:rPr>
          <w:rFonts w:ascii="Times New Roman" w:hAnsi="Times New Roman" w:cs="Times New Roman"/>
        </w:rPr>
        <w:t xml:space="preserve"> inefficient</w:t>
      </w:r>
      <w:r w:rsidR="00E11A17">
        <w:rPr>
          <w:rFonts w:ascii="Times New Roman" w:hAnsi="Times New Roman" w:cs="Times New Roman"/>
        </w:rPr>
        <w:t xml:space="preserve"> events</w:t>
      </w:r>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3575A40"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r w:rsidR="00372921">
        <w:rPr>
          <w:rFonts w:ascii="Times New Roman" w:hAnsi="Times New Roman" w:cs="Times New Roman"/>
        </w:rPr>
        <w:t>infants with minimal object-manipulation experience show</w:t>
      </w:r>
      <w:r w:rsidRPr="00245684">
        <w:rPr>
          <w:rFonts w:ascii="Times New Roman" w:hAnsi="Times New Roman" w:cs="Times New Roman"/>
        </w:rPr>
        <w:t xml:space="preserve"> </w:t>
      </w:r>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r w:rsidRPr="00245684">
        <w:rPr>
          <w:rFonts w:ascii="Times New Roman" w:hAnsi="Times New Roman" w:cs="Times New Roman"/>
        </w:rPr>
        <w:t xml:space="preserve">to action efficiency when they are given </w:t>
      </w:r>
      <w:r w:rsidR="008832C7">
        <w:rPr>
          <w:rFonts w:ascii="Times New Roman" w:hAnsi="Times New Roman" w:cs="Times New Roman"/>
        </w:rPr>
        <w:t>direct-actions</w:t>
      </w:r>
      <w:r w:rsidRPr="00245684">
        <w:rPr>
          <w:rFonts w:ascii="Times New Roman" w:hAnsi="Times New Roman" w:cs="Times New Roman"/>
        </w:rPr>
        <w:t xml:space="preserve"> experience (e.g., Skerry et al., 2013; see also Liu et al., 2019).</w:t>
      </w:r>
      <w:r>
        <w:rPr>
          <w:rFonts w:ascii="Times New Roman" w:hAnsi="Times New Roman" w:cs="Times New Roman"/>
        </w:rPr>
        <w:t xml:space="preserve"> </w:t>
      </w:r>
      <w:r w:rsidR="00372921">
        <w:rPr>
          <w:rFonts w:ascii="Times New Roman" w:hAnsi="Times New Roman" w:cs="Times New Roman"/>
        </w:rPr>
        <w:t>Skerry et al.) showed that providing pre-reaching</w:t>
      </w:r>
      <w:r w:rsidR="00821C5B" w:rsidRPr="00821C5B">
        <w:rPr>
          <w:rFonts w:ascii="Times New Roman" w:hAnsi="Times New Roman" w:cs="Times New Roman"/>
        </w:rPr>
        <w:t xml:space="preserve"> 3-month-olds </w:t>
      </w:r>
      <w:r w:rsidR="00372921">
        <w:rPr>
          <w:rFonts w:ascii="Times New Roman" w:hAnsi="Times New Roman" w:cs="Times New Roman"/>
        </w:rPr>
        <w:t xml:space="preserve">with </w:t>
      </w:r>
      <w:r w:rsidR="009838DF">
        <w:rPr>
          <w:rFonts w:ascii="Times New Roman" w:hAnsi="Times New Roman" w:cs="Times New Roman"/>
        </w:rPr>
        <w:t>such</w:t>
      </w:r>
      <w:r w:rsidR="00372921">
        <w:rPr>
          <w:rFonts w:ascii="Times New Roman" w:hAnsi="Times New Roman" w:cs="Times New Roman"/>
        </w:rPr>
        <w:t xml:space="preserve"> experience via “sticky mittens” enabled them to distinguish efficient from inefficient </w:t>
      </w:r>
      <w:r w:rsidR="00372921">
        <w:rPr>
          <w:rFonts w:ascii="Times New Roman" w:hAnsi="Times New Roman" w:cs="Times New Roman"/>
        </w:rPr>
        <w:lastRenderedPageBreak/>
        <w:t>actions</w:t>
      </w:r>
      <w:r w:rsidR="002A5E2D">
        <w:rPr>
          <w:rFonts w:ascii="Times New Roman" w:hAnsi="Times New Roman" w:cs="Times New Roman"/>
        </w:rPr>
        <w:t xml:space="preserve"> (Figure 2D)</w:t>
      </w:r>
      <w:r w:rsidR="00372921">
        <w:rPr>
          <w:rFonts w:ascii="Times New Roman" w:hAnsi="Times New Roman" w:cs="Times New Roman"/>
        </w:rPr>
        <w:t xml:space="preserve">; </w:t>
      </w:r>
      <w:r w:rsidR="002A5E2D">
        <w:rPr>
          <w:rFonts w:ascii="Times New Roman" w:hAnsi="Times New Roman" w:cs="Times New Roman"/>
        </w:rPr>
        <w:t xml:space="preserve">this pattern was absent in infants fitted with non-sticky mittens or given no mittens training whatsoever. </w:t>
      </w:r>
      <w:r w:rsidR="003D3D34">
        <w:rPr>
          <w:rFonts w:ascii="Times New Roman" w:hAnsi="Times New Roman" w:cs="Times New Roman"/>
        </w:rPr>
        <w:t>One question that these findings raise concerns the origins of action efficiency understanding.</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7280908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r w:rsidR="002A5E2D">
        <w:rPr>
          <w:rFonts w:ascii="Times New Roman" w:hAnsi="Times New Roman" w:cs="Times New Roman"/>
        </w:rPr>
        <w:t>kinds</w:t>
      </w:r>
      <w:r w:rsidR="00074B14">
        <w:rPr>
          <w:rFonts w:ascii="Times New Roman" w:hAnsi="Times New Roman" w:cs="Times New Roman"/>
        </w:rPr>
        <w:t xml:space="preserve"> of proposals have been offered to explain</w:t>
      </w:r>
      <w:r w:rsidR="00BA75CE">
        <w:rPr>
          <w:rFonts w:ascii="Times New Roman" w:hAnsi="Times New Roman" w:cs="Times New Roman"/>
        </w:rPr>
        <w:t xml:space="preserve"> its origins.</w:t>
      </w:r>
      <w:r w:rsidR="002A5E2D">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BA75CE">
        <w:rPr>
          <w:rFonts w:ascii="Times New Roman" w:hAnsi="Times New Roman" w:cs="Times New Roman"/>
        </w:rPr>
        <w:t>its</w:t>
      </w:r>
      <w:r w:rsidR="002C2FA4" w:rsidRPr="00996380">
        <w:rPr>
          <w:rFonts w:ascii="Times New Roman" w:hAnsi="Times New Roman" w:cs="Times New Roman"/>
        </w:rPr>
        <w:t xml:space="preserve">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r w:rsidR="002A5E2D">
        <w:rPr>
          <w:rFonts w:ascii="Times New Roman" w:hAnsi="Times New Roman" w:cs="Times New Roman"/>
        </w:rPr>
        <w:t>minimally costly actions</w:t>
      </w:r>
      <w:r w:rsidR="00BA75CE">
        <w:rPr>
          <w:rFonts w:ascii="Times New Roman" w:hAnsi="Times New Roman" w:cs="Times New Roman"/>
        </w:rPr>
        <w:t xml:space="preserve"> based on their subjective utilities</w:t>
      </w:r>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w:t>
      </w:r>
      <w:r w:rsidR="00BA75CE">
        <w:rPr>
          <w:rFonts w:ascii="Times New Roman" w:hAnsi="Times New Roman" w:cs="Times New Roman"/>
        </w:rPr>
        <w:t>interfaces with</w:t>
      </w:r>
      <w:r w:rsidR="009403F1">
        <w:rPr>
          <w:rFonts w:ascii="Times New Roman" w:hAnsi="Times New Roman" w:cs="Times New Roman"/>
        </w:rPr>
        <w:t xml:space="preserve"> a</w:t>
      </w:r>
      <w:r w:rsidR="002C108B">
        <w:rPr>
          <w:rFonts w:ascii="Times New Roman" w:hAnsi="Times New Roman" w:cs="Times New Roman"/>
        </w:rPr>
        <w:t xml:space="preserve"> </w:t>
      </w:r>
      <w:r w:rsidR="002C108B" w:rsidRPr="00BA75CE">
        <w:rPr>
          <w:rFonts w:ascii="Times New Roman" w:hAnsi="Times New Roman" w:cs="Times New Roman"/>
          <w:i/>
          <w:iCs/>
        </w:rPr>
        <w:t>naïve physics</w:t>
      </w:r>
      <w:r w:rsidR="002C108B">
        <w:rPr>
          <w:rFonts w:ascii="Times New Roman" w:hAnsi="Times New Roman" w:cs="Times New Roman"/>
        </w:rPr>
        <w:t xml:space="preserve">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35CD6176"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r w:rsidR="000600C9">
        <w:rPr>
          <w:rFonts w:ascii="Times New Roman" w:hAnsi="Times New Roman" w:cs="Times New Roman"/>
        </w:rPr>
        <w:t>shares</w:t>
      </w:r>
      <w:r w:rsidR="00637ED5">
        <w:rPr>
          <w:rFonts w:ascii="Times New Roman" w:hAnsi="Times New Roman" w:cs="Times New Roman"/>
        </w:rPr>
        <w:t xml:space="preserve"> a common limitation: </w:t>
      </w:r>
      <w:r w:rsidR="0082726F">
        <w:rPr>
          <w:rFonts w:ascii="Times New Roman" w:hAnsi="Times New Roman" w:cs="Times New Roman"/>
        </w:rPr>
        <w:t>n</w:t>
      </w:r>
      <w:r w:rsidR="00637ED5">
        <w:rPr>
          <w:rFonts w:ascii="Times New Roman" w:hAnsi="Times New Roman" w:cs="Times New Roman"/>
        </w:rPr>
        <w:t>one specif</w:t>
      </w:r>
      <w:r w:rsidR="00C50C27">
        <w:rPr>
          <w:rFonts w:ascii="Times New Roman" w:hAnsi="Times New Roman" w:cs="Times New Roman"/>
        </w:rPr>
        <w:t>ies</w:t>
      </w:r>
      <w:r w:rsidR="00637ED5">
        <w:rPr>
          <w:rFonts w:ascii="Times New Roman" w:hAnsi="Times New Roman" w:cs="Times New Roman"/>
        </w:rPr>
        <w:t xml:space="preserve"> the origins of </w:t>
      </w:r>
      <w:r w:rsidR="002A5E2D">
        <w:rPr>
          <w:rFonts w:ascii="Times New Roman" w:hAnsi="Times New Roman" w:cs="Times New Roman"/>
        </w:rPr>
        <w:t xml:space="preserve">the </w:t>
      </w:r>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w:t>
      </w:r>
      <w:r w:rsidR="00D514A0">
        <w:rPr>
          <w:rFonts w:ascii="Times New Roman" w:hAnsi="Times New Roman" w:cs="Times New Roman"/>
        </w:rPr>
        <w:t xml:space="preserve">the basis for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r w:rsidR="000600C9">
        <w:rPr>
          <w:rFonts w:ascii="Times New Roman" w:hAnsi="Times New Roman" w:cs="Times New Roman"/>
        </w:rPr>
        <w:t>rationality</w:t>
      </w:r>
      <w:r w:rsidR="002A5E2D">
        <w:rPr>
          <w:rFonts w:ascii="Times New Roman" w:hAnsi="Times New Roman" w:cs="Times New Roman"/>
        </w:rPr>
        <w:t xml:space="preserve"> </w:t>
      </w:r>
      <w:r w:rsidR="000600C9">
        <w:rPr>
          <w:rFonts w:ascii="Times New Roman" w:hAnsi="Times New Roman" w:cs="Times New Roman"/>
        </w:rPr>
        <w:t>notions</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r w:rsidR="002A5E2D">
        <w:rPr>
          <w:rFonts w:ascii="Times New Roman" w:hAnsi="Times New Roman" w:cs="Times New Roman"/>
        </w:rPr>
        <w:t xml:space="preserve"> similarly</w:t>
      </w:r>
      <w:r w:rsidR="000600C9">
        <w:rPr>
          <w:rFonts w:ascii="Times New Roman" w:hAnsi="Times New Roman" w:cs="Times New Roman"/>
        </w:rPr>
        <w:t xml:space="preserve"> </w:t>
      </w:r>
      <w:r w:rsidR="00637ED5">
        <w:rPr>
          <w:rFonts w:ascii="Times New Roman" w:hAnsi="Times New Roman" w:cs="Times New Roman"/>
        </w:rPr>
        <w:t>silent about</w:t>
      </w:r>
      <w:r w:rsidR="000600C9">
        <w:rPr>
          <w:rFonts w:ascii="Times New Roman" w:hAnsi="Times New Roman" w:cs="Times New Roman"/>
        </w:rPr>
        <w:t xml:space="preserve"> the </w:t>
      </w:r>
      <w:r w:rsidR="00F1246C">
        <w:rPr>
          <w:rFonts w:ascii="Times New Roman" w:hAnsi="Times New Roman" w:cs="Times New Roman"/>
        </w:rPr>
        <w:lastRenderedPageBreak/>
        <w:t>origins</w:t>
      </w:r>
      <w:r w:rsidR="00F1246C">
        <w:rPr>
          <w:rFonts w:ascii="Times New Roman" w:hAnsi="Times New Roman" w:cs="Times New Roman"/>
        </w:rPr>
        <w:t xml:space="preserve"> </w:t>
      </w:r>
      <w:r w:rsidR="000600C9">
        <w:rPr>
          <w:rFonts w:ascii="Times New Roman" w:hAnsi="Times New Roman" w:cs="Times New Roman"/>
        </w:rPr>
        <w:t>of such notions as</w:t>
      </w:r>
      <w:r w:rsidR="005639C4">
        <w:rPr>
          <w:rFonts w:ascii="Times New Roman" w:hAnsi="Times New Roman" w:cs="Times New Roman"/>
        </w:rPr>
        <w:t xml:space="preserve"> reward, cost, and subjective utility</w:t>
      </w:r>
      <w:r w:rsidR="00227C6E">
        <w:rPr>
          <w:rFonts w:ascii="Times New Roman" w:hAnsi="Times New Roman" w:cs="Times New Roman"/>
        </w:rPr>
        <w:t>.</w:t>
      </w:r>
      <w:r w:rsidR="000600C9">
        <w:rPr>
          <w:rFonts w:ascii="Times New Roman" w:hAnsi="Times New Roman" w:cs="Times New Roman"/>
        </w:rPr>
        <w:t xml:space="preserve"> And</w:t>
      </w:r>
      <w:r w:rsidR="00637ED5">
        <w:rPr>
          <w:rFonts w:ascii="Times New Roman" w:hAnsi="Times New Roman" w:cs="Times New Roman"/>
        </w:rPr>
        <w:t xml:space="preserve"> </w:t>
      </w:r>
      <w:r w:rsidR="00F47C53" w:rsidRPr="00F47C53">
        <w:rPr>
          <w:rFonts w:ascii="Times New Roman" w:hAnsi="Times New Roman" w:cs="Times New Roman"/>
        </w:rPr>
        <w:t>Liu et al.’s 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w:t>
      </w:r>
      <w:r w:rsidR="00235EFD">
        <w:rPr>
          <w:rFonts w:ascii="Times New Roman" w:hAnsi="Times New Roman" w:cs="Times New Roman"/>
        </w:rPr>
        <w:t xml:space="preserve"> </w:t>
      </w:r>
      <w:r w:rsidR="00A43B63">
        <w:rPr>
          <w:rFonts w:ascii="Times New Roman" w:hAnsi="Times New Roman" w:cs="Times New Roman"/>
        </w:rPr>
        <w:t>it</w:t>
      </w:r>
      <w:r w:rsidR="00227C6E">
        <w:rPr>
          <w:rFonts w:ascii="Times New Roman" w:hAnsi="Times New Roman" w:cs="Times New Roman"/>
        </w:rPr>
        <w:t xml:space="preserve"> explain</w:t>
      </w:r>
      <w:r w:rsidR="000600C9">
        <w:rPr>
          <w:rFonts w:ascii="Times New Roman" w:hAnsi="Times New Roman" w:cs="Times New Roman"/>
        </w:rPr>
        <w:t>s</w:t>
      </w:r>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efficiency understanding</w:t>
      </w:r>
    </w:p>
    <w:p w14:paraId="024F7213" w14:textId="3D38E3B5"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r w:rsidR="008B4701">
        <w:rPr>
          <w:rFonts w:ascii="Times New Roman" w:hAnsi="Times New Roman" w:cs="Times New Roman"/>
        </w:rPr>
        <w:t>the product of domain-general learning over perceptual regularities</w:t>
      </w:r>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w:t>
      </w:r>
      <w:r w:rsidR="006633E7">
        <w:rPr>
          <w:rFonts w:ascii="Times New Roman" w:hAnsi="Times New Roman" w:cs="Times New Roman"/>
        </w:rPr>
        <w:t>, 2026</w:t>
      </w:r>
      <w:r w:rsidR="00882999">
        <w:rPr>
          <w:rFonts w:ascii="Times New Roman" w:hAnsi="Times New Roman" w:cs="Times New Roman"/>
        </w:rPr>
        <w:t xml:space="preserve">; Benton &amp; Hoch, 2026; Benton &amp; Lapan, 2021; </w:t>
      </w:r>
      <w:r w:rsidR="000E6411">
        <w:rPr>
          <w:rFonts w:ascii="Times New Roman" w:hAnsi="Times New Roman" w:cs="Times New Roman"/>
        </w:rPr>
        <w:t xml:space="preserve">Benton et al., 2024; </w:t>
      </w:r>
      <w:r w:rsidR="00882999" w:rsidRPr="000A329B">
        <w:rPr>
          <w:rFonts w:ascii="Times New Roman" w:hAnsi="Times New Roman" w:cs="Times New Roman"/>
        </w:rPr>
        <w:t>Berthiaume</w:t>
      </w:r>
      <w:r w:rsidR="00882999">
        <w:rPr>
          <w:rFonts w:ascii="Times New Roman" w:hAnsi="Times New Roman" w:cs="Times New Roman"/>
        </w:rPr>
        <w:t xml:space="preserve"> et al., 2013; Bogartz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t>Munakata et al., 1997; Perner &amp; Ruffman, 2005; Scarf et al., 2012a, 2012b;</w:t>
      </w:r>
      <w:r w:rsidR="00CC589A">
        <w:rPr>
          <w:rFonts w:ascii="Times New Roman" w:hAnsi="Times New Roman" w:cs="Times New Roman"/>
        </w:rPr>
        <w:t xml:space="preserve"> Schlesinger et al., 2012;</w:t>
      </w:r>
      <w:r w:rsidR="00882999">
        <w:rPr>
          <w:rFonts w:ascii="Times New Roman" w:hAnsi="Times New Roman" w:cs="Times New Roman"/>
        </w:rPr>
        <w:t xml:space="preserve"> </w:t>
      </w:r>
      <w:r w:rsidR="00112DBE">
        <w:rPr>
          <w:rFonts w:ascii="Times New Roman" w:hAnsi="Times New Roman" w:cs="Times New Roman"/>
        </w:rPr>
        <w:t xml:space="preserve">Schlesinger &amp; Casey, 2013; </w:t>
      </w:r>
      <w:r w:rsidR="00882999">
        <w:rPr>
          <w:rFonts w:ascii="Times New Roman" w:hAnsi="Times New Roman" w:cs="Times New Roman"/>
        </w:rPr>
        <w:t>Simon, 1997; Rakison &amp; Lupyan,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Van Overwalle</w:t>
      </w:r>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r w:rsidR="0039680A">
        <w:rPr>
          <w:rFonts w:ascii="Times New Roman" w:hAnsi="Times New Roman" w:cs="Times New Roman"/>
        </w:rPr>
        <w:t xml:space="preserve"> as infants observe agents moving</w:t>
      </w:r>
      <w:r w:rsidR="00F4387E">
        <w:rPr>
          <w:rFonts w:ascii="Times New Roman" w:hAnsi="Times New Roman" w:cs="Times New Roman"/>
        </w:rPr>
        <w:t xml:space="preserve"> toward </w:t>
      </w:r>
      <w:r w:rsidR="0039680A">
        <w:rPr>
          <w:rFonts w:ascii="Times New Roman" w:hAnsi="Times New Roman" w:cs="Times New Roman"/>
        </w:rPr>
        <w:t xml:space="preserve">their </w:t>
      </w:r>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r w:rsidR="0039680A">
        <w:rPr>
          <w:rFonts w:ascii="Times New Roman" w:hAnsi="Times New Roman" w:cs="Times New Roman"/>
        </w:rPr>
        <w:t>develop capturing the visible state of the world</w:t>
      </w:r>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r w:rsidR="0039680A">
        <w:rPr>
          <w:rFonts w:ascii="Times New Roman" w:hAnsi="Times New Roman" w:cs="Times New Roman"/>
        </w:rPr>
        <w:t>He showed that a connectionist model implementing this “forward model</w:t>
      </w:r>
      <w:r w:rsidR="00EA1703">
        <w:rPr>
          <w:rFonts w:ascii="Times New Roman" w:hAnsi="Times New Roman" w:cs="Times New Roman"/>
        </w:rPr>
        <w:t>”</w:t>
      </w:r>
      <w:r w:rsidR="0039680A">
        <w:rPr>
          <w:rFonts w:ascii="Times New Roman" w:hAnsi="Times New Roman" w:cs="Times New Roman"/>
        </w:rPr>
        <w:t xml:space="preserve"> reproduced the finding </w:t>
      </w:r>
      <w:r w:rsidR="00EA1703">
        <w:rPr>
          <w:rFonts w:ascii="Times New Roman" w:hAnsi="Times New Roman" w:cs="Times New Roman"/>
        </w:rPr>
        <w:t>that infants looked longer at</w:t>
      </w:r>
      <w:r w:rsidR="0039680A">
        <w:rPr>
          <w:rFonts w:ascii="Times New Roman" w:hAnsi="Times New Roman" w:cs="Times New Roman"/>
        </w:rPr>
        <w:t xml:space="preserve"> inefficient than efficient action</w:t>
      </w:r>
      <w:r w:rsidR="00EA1703">
        <w:rPr>
          <w:rFonts w:ascii="Times New Roman" w:hAnsi="Times New Roman" w:cs="Times New Roman"/>
        </w:rPr>
        <w:t>s</w:t>
      </w:r>
      <w:r w:rsidR="0039680A">
        <w:rPr>
          <w:rFonts w:ascii="Times New Roman" w:hAnsi="Times New Roman" w:cs="Times New Roman"/>
        </w:rPr>
        <w:t xml:space="preserve"> following habituation to constrained </w:t>
      </w:r>
      <w:r w:rsidR="00EA1703">
        <w:rPr>
          <w:rFonts w:ascii="Times New Roman" w:hAnsi="Times New Roman" w:cs="Times New Roman"/>
        </w:rPr>
        <w:t xml:space="preserve">motion only. </w:t>
      </w:r>
    </w:p>
    <w:p w14:paraId="685FC961" w14:textId="4A654F0B"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r w:rsidR="007F541E">
        <w:rPr>
          <w:rFonts w:ascii="Times New Roman" w:hAnsi="Times New Roman" w:cs="Times New Roman"/>
        </w:rPr>
        <w:t xml:space="preserve">nevertheless </w:t>
      </w:r>
      <w:r>
        <w:rPr>
          <w:rFonts w:ascii="Times New Roman" w:hAnsi="Times New Roman" w:cs="Times New Roman"/>
        </w:rPr>
        <w:t xml:space="preserve">limited in </w:t>
      </w:r>
      <w:r w:rsidR="00580671">
        <w:rPr>
          <w:rFonts w:ascii="Times New Roman" w:hAnsi="Times New Roman" w:cs="Times New Roman"/>
        </w:rPr>
        <w:t>key</w:t>
      </w:r>
      <w:r>
        <w:rPr>
          <w:rFonts w:ascii="Times New Roman" w:hAnsi="Times New Roman" w:cs="Times New Roman"/>
        </w:rPr>
        <w:t xml:space="preserve"> respects. </w:t>
      </w:r>
      <w:r w:rsidR="0039302D">
        <w:rPr>
          <w:rFonts w:ascii="Times New Roman" w:hAnsi="Times New Roman" w:cs="Times New Roman"/>
        </w:rPr>
        <w:t xml:space="preserve">First, </w:t>
      </w:r>
      <w:r w:rsidR="00580671">
        <w:rPr>
          <w:rFonts w:ascii="Times New Roman" w:hAnsi="Times New Roman" w:cs="Times New Roman"/>
        </w:rPr>
        <w:t>it</w:t>
      </w:r>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r w:rsidR="006E6991">
        <w:rPr>
          <w:rFonts w:ascii="Times New Roman" w:hAnsi="Times New Roman" w:cs="Times New Roman"/>
        </w:rPr>
        <w:t xml:space="preserve"> findings like th</w:t>
      </w:r>
      <w:r w:rsidR="007D2C72">
        <w:rPr>
          <w:rFonts w:ascii="Times New Roman" w:hAnsi="Times New Roman" w:cs="Times New Roman"/>
        </w:rPr>
        <w:t xml:space="preserve">ose </w:t>
      </w:r>
      <w:r w:rsidR="006E6991">
        <w:rPr>
          <w:rFonts w:ascii="Times New Roman" w:hAnsi="Times New Roman" w:cs="Times New Roman"/>
        </w:rPr>
        <w:t>by</w:t>
      </w:r>
      <w:r>
        <w:rPr>
          <w:rFonts w:ascii="Times New Roman" w:hAnsi="Times New Roman" w:cs="Times New Roman"/>
        </w:rPr>
        <w:t xml:space="preserve"> Csibra et al.</w:t>
      </w:r>
      <w:r w:rsidR="00580671">
        <w:rPr>
          <w:rFonts w:ascii="Times New Roman" w:hAnsi="Times New Roman" w:cs="Times New Roman"/>
        </w:rPr>
        <w:t xml:space="preserve"> </w:t>
      </w:r>
      <w:r>
        <w:rPr>
          <w:rFonts w:ascii="Times New Roman" w:hAnsi="Times New Roman" w:cs="Times New Roman"/>
        </w:rPr>
        <w:t xml:space="preserve">(2003) </w:t>
      </w:r>
      <w:r w:rsidR="006E6991">
        <w:rPr>
          <w:rFonts w:ascii="Times New Roman" w:hAnsi="Times New Roman" w:cs="Times New Roman"/>
        </w:rPr>
        <w:t>require</w:t>
      </w:r>
      <w:r>
        <w:rPr>
          <w:rFonts w:ascii="Times New Roman" w:hAnsi="Times New Roman" w:cs="Times New Roman"/>
        </w:rPr>
        <w:t xml:space="preserve">. </w:t>
      </w:r>
      <w:r w:rsidR="0039302D">
        <w:rPr>
          <w:rFonts w:ascii="Times New Roman" w:hAnsi="Times New Roman" w:cs="Times New Roman"/>
        </w:rPr>
        <w:t>Second,</w:t>
      </w:r>
      <w:r w:rsidR="00580671">
        <w:rPr>
          <w:rFonts w:ascii="Times New Roman" w:hAnsi="Times New Roman" w:cs="Times New Roman"/>
        </w:rPr>
        <w:t xml:space="preserve"> </w:t>
      </w:r>
      <w:r w:rsidR="0039302D">
        <w:rPr>
          <w:rFonts w:ascii="Times New Roman" w:hAnsi="Times New Roman" w:cs="Times New Roman"/>
        </w:rPr>
        <w:t>implementing agent and object units</w:t>
      </w:r>
      <w:r w:rsidR="00580671">
        <w:rPr>
          <w:rFonts w:ascii="Times New Roman" w:hAnsi="Times New Roman" w:cs="Times New Roman"/>
        </w:rPr>
        <w:t xml:space="preserve"> meant that the model built in</w:t>
      </w:r>
      <w:r w:rsidR="0039302D">
        <w:rPr>
          <w:rFonts w:ascii="Times New Roman" w:hAnsi="Times New Roman" w:cs="Times New Roman"/>
        </w:rPr>
        <w:t xml:space="preserve"> </w:t>
      </w:r>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r w:rsidR="00580671">
        <w:rPr>
          <w:rFonts w:ascii="Times New Roman" w:hAnsi="Times New Roman" w:cs="Times New Roman"/>
        </w:rPr>
        <w:lastRenderedPageBreak/>
        <w:t xml:space="preserve">it </w:t>
      </w:r>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r w:rsidR="00137361">
        <w:rPr>
          <w:rFonts w:ascii="Times New Roman" w:hAnsi="Times New Roman" w:cs="Times New Roman"/>
        </w:rPr>
        <w:t xml:space="preserve">barrier information from its simulation of the Control condition (Figure 1B) </w:t>
      </w:r>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2F358DB9" w14:textId="4C254882" w:rsidR="00CF6D95" w:rsidRDefault="000D67F7" w:rsidP="0040282C">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Given these </w:t>
      </w:r>
      <w:r w:rsidR="00EC5F35">
        <w:rPr>
          <w:rFonts w:ascii="Times New Roman" w:eastAsia="Times New Roman" w:hAnsi="Times New Roman" w:cs="Times New Roman"/>
        </w:rPr>
        <w:t>shortcomings</w:t>
      </w:r>
      <w:r>
        <w:rPr>
          <w:rFonts w:ascii="Times New Roman" w:eastAsia="Times New Roman" w:hAnsi="Times New Roman" w:cs="Times New Roman"/>
        </w:rPr>
        <w:t xml:space="preserve">, </w:t>
      </w:r>
      <w:r w:rsidR="002E1175">
        <w:rPr>
          <w:rFonts w:ascii="Times New Roman" w:eastAsia="Times New Roman" w:hAnsi="Times New Roman" w:cs="Times New Roman"/>
        </w:rPr>
        <w:t xml:space="preserve">an alternative lean account </w:t>
      </w:r>
      <w:r w:rsidR="009838DF">
        <w:rPr>
          <w:rFonts w:ascii="Times New Roman" w:eastAsia="Times New Roman" w:hAnsi="Times New Roman" w:cs="Times New Roman"/>
        </w:rPr>
        <w:t>is developed</w:t>
      </w:r>
      <w:r w:rsidR="000E6411">
        <w:rPr>
          <w:rFonts w:ascii="Times New Roman" w:eastAsia="Times New Roman" w:hAnsi="Times New Roman" w:cs="Times New Roman"/>
        </w:rPr>
        <w:t xml:space="preserve"> here</w:t>
      </w:r>
      <w:r w:rsidR="009838DF">
        <w:rPr>
          <w:rFonts w:ascii="Times New Roman" w:eastAsia="Times New Roman" w:hAnsi="Times New Roman" w:cs="Times New Roman"/>
        </w:rPr>
        <w:t xml:space="preserve"> and shown—through a series of computer simulations—</w:t>
      </w:r>
      <w:r w:rsidR="00F25FA8">
        <w:rPr>
          <w:rFonts w:ascii="Times New Roman" w:eastAsia="Times New Roman" w:hAnsi="Times New Roman" w:cs="Times New Roman"/>
        </w:rPr>
        <w:t xml:space="preserve">to reproduce </w:t>
      </w:r>
      <w:r w:rsidR="009838DF">
        <w:rPr>
          <w:rFonts w:ascii="Times New Roman" w:eastAsia="Times New Roman" w:hAnsi="Times New Roman" w:cs="Times New Roman"/>
        </w:rPr>
        <w:t>the five target findings</w:t>
      </w:r>
      <w:r w:rsidR="00906987">
        <w:rPr>
          <w:rFonts w:ascii="Times New Roman" w:eastAsia="Times New Roman" w:hAnsi="Times New Roman" w:cs="Times New Roman"/>
        </w:rPr>
        <w:t xml:space="preserve"> discussed in the ope</w:t>
      </w:r>
      <w:r w:rsidR="00D713F0">
        <w:rPr>
          <w:rFonts w:ascii="Times New Roman" w:eastAsia="Times New Roman" w:hAnsi="Times New Roman" w:cs="Times New Roman"/>
        </w:rPr>
        <w:t>ning (and provided in list form below)</w:t>
      </w:r>
      <w:r w:rsidR="008E2BAD">
        <w:rPr>
          <w:rFonts w:ascii="Times New Roman" w:eastAsia="Times New Roman" w:hAnsi="Times New Roman" w:cs="Times New Roman"/>
        </w:rPr>
        <w:t xml:space="preserve">. </w:t>
      </w:r>
      <w:r w:rsidR="00976A68">
        <w:rPr>
          <w:rFonts w:ascii="Times New Roman" w:eastAsia="Times New Roman" w:hAnsi="Times New Roman" w:cs="Times New Roman"/>
        </w:rPr>
        <w:t xml:space="preserve">Importantly, </w:t>
      </w:r>
      <w:r w:rsidR="008E2BAD">
        <w:rPr>
          <w:rFonts w:ascii="Times New Roman" w:hAnsi="Times New Roman" w:cs="Times New Roman"/>
        </w:rPr>
        <w:t>this</w:t>
      </w:r>
      <w:r w:rsidR="00976A68">
        <w:rPr>
          <w:rFonts w:ascii="Times New Roman" w:hAnsi="Times New Roman" w:cs="Times New Roman"/>
        </w:rPr>
        <w:t xml:space="preserve"> </w:t>
      </w:r>
      <w:r w:rsidR="00906987">
        <w:rPr>
          <w:rFonts w:ascii="Times New Roman" w:hAnsi="Times New Roman" w:cs="Times New Roman"/>
        </w:rPr>
        <w:t>theory</w:t>
      </w:r>
      <w:r w:rsidR="002E1175">
        <w:rPr>
          <w:rFonts w:ascii="Times New Roman" w:hAnsi="Times New Roman" w:cs="Times New Roman"/>
        </w:rPr>
        <w:t xml:space="preserve">, </w:t>
      </w:r>
      <w:r w:rsidR="00906987">
        <w:rPr>
          <w:rFonts w:ascii="Times New Roman" w:hAnsi="Times New Roman" w:cs="Times New Roman"/>
        </w:rPr>
        <w:t>dubbed ALIAS</w:t>
      </w:r>
      <w:r w:rsidR="000E6411">
        <w:rPr>
          <w:rFonts w:ascii="Times New Roman" w:hAnsi="Times New Roman" w:cs="Times New Roman"/>
        </w:rPr>
        <w:t xml:space="preserve"> (for Associative Learning in Action Studies)</w:t>
      </w:r>
      <w:r w:rsidR="002E1175">
        <w:rPr>
          <w:rFonts w:ascii="Times New Roman" w:hAnsi="Times New Roman" w:cs="Times New Roman"/>
        </w:rPr>
        <w:t xml:space="preserve">, is </w:t>
      </w:r>
      <w:r w:rsidR="00774BFD">
        <w:rPr>
          <w:rFonts w:ascii="Times New Roman" w:hAnsi="Times New Roman" w:cs="Times New Roman"/>
        </w:rPr>
        <w:t xml:space="preserve">not an account of how action efficiency understanding per se develops. It is an account of the mechanistic basis of </w:t>
      </w:r>
      <w:r w:rsidR="002E1175">
        <w:rPr>
          <w:rFonts w:ascii="Times New Roman" w:hAnsi="Times New Roman" w:cs="Times New Roman"/>
        </w:rPr>
        <w:t xml:space="preserve">infants’ </w:t>
      </w:r>
      <w:r w:rsidR="002E1175">
        <w:rPr>
          <w:rFonts w:ascii="Times New Roman" w:hAnsi="Times New Roman" w:cs="Times New Roman"/>
          <w:i/>
          <w:iCs/>
        </w:rPr>
        <w:t xml:space="preserve">looking behaviors </w:t>
      </w:r>
      <w:r w:rsidR="002E1175">
        <w:rPr>
          <w:rFonts w:ascii="Times New Roman" w:hAnsi="Times New Roman" w:cs="Times New Roman"/>
        </w:rPr>
        <w:t xml:space="preserve">in studies on this topic. </w:t>
      </w:r>
      <w:r w:rsidR="00774BFD">
        <w:rPr>
          <w:rFonts w:ascii="Times New Roman" w:hAnsi="Times New Roman" w:cs="Times New Roman"/>
        </w:rPr>
        <w:t xml:space="preserve">How genuine action efficiency may develop </w:t>
      </w:r>
      <w:r w:rsidR="00906987">
        <w:rPr>
          <w:rFonts w:ascii="Times New Roman" w:hAnsi="Times New Roman" w:cs="Times New Roman"/>
        </w:rPr>
        <w:t xml:space="preserve">is </w:t>
      </w:r>
      <w:r w:rsidR="00774BFD">
        <w:rPr>
          <w:rFonts w:ascii="Times New Roman" w:hAnsi="Times New Roman" w:cs="Times New Roman"/>
        </w:rPr>
        <w:t>described</w:t>
      </w:r>
      <w:r w:rsidR="00976A68">
        <w:rPr>
          <w:rFonts w:ascii="Times New Roman" w:hAnsi="Times New Roman" w:cs="Times New Roman"/>
        </w:rPr>
        <w:t xml:space="preserve"> in the General Discussion.</w:t>
      </w:r>
    </w:p>
    <w:p w14:paraId="348AB9EA" w14:textId="4A8465CE"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Pr>
          <w:rFonts w:ascii="Times New Roman" w:hAnsi="Times New Roman" w:cs="Times New Roman"/>
        </w:rPr>
        <w:t>Twelve-month-old infants</w:t>
      </w:r>
      <w:r w:rsidRPr="00B05956">
        <w:rPr>
          <w:rFonts w:ascii="Times New Roman" w:hAnsi="Times New Roman" w:cs="Times New Roman"/>
        </w:rPr>
        <w:t xml:space="preserve"> look longer at barrierless curved than straight trajectories</w:t>
      </w:r>
      <w:r>
        <w:rPr>
          <w:rFonts w:ascii="Times New Roman" w:hAnsi="Times New Roman" w:cs="Times New Roman"/>
        </w:rPr>
        <w:t xml:space="preserve"> following habituation to a constrained event</w:t>
      </w:r>
      <w:r w:rsidRPr="00B05956">
        <w:rPr>
          <w:rFonts w:ascii="Times New Roman" w:hAnsi="Times New Roman" w:cs="Times New Roman"/>
        </w:rPr>
        <w:t xml:space="preserve">. This pattern disappears </w:t>
      </w:r>
      <w:r>
        <w:rPr>
          <w:rFonts w:ascii="Times New Roman" w:hAnsi="Times New Roman" w:cs="Times New Roman"/>
        </w:rPr>
        <w:t xml:space="preserve">following habituation to an unconstrained event </w:t>
      </w:r>
      <w:r w:rsidRPr="00B05956">
        <w:rPr>
          <w:rFonts w:ascii="Times New Roman" w:hAnsi="Times New Roman" w:cs="Times New Roman"/>
        </w:rPr>
        <w:t>(e.g., Csibra et al., 1999; Gergely et al., 1995</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490B1954" w14:textId="40BB0CF3"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Pr>
          <w:rFonts w:ascii="Times New Roman" w:hAnsi="Times New Roman" w:cs="Times New Roman"/>
        </w:rPr>
        <w:t>Nine-month-old i</w:t>
      </w:r>
      <w:r w:rsidRPr="00B05956">
        <w:rPr>
          <w:rFonts w:ascii="Times New Roman" w:hAnsi="Times New Roman" w:cs="Times New Roman"/>
        </w:rPr>
        <w:t>nfants show the pattern described in (1) even when the agents lack animate features (e.g., Csibra et al., 1999; Sodian et al., 2004</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49D784C1" w14:textId="1B5E1BDC"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Pr>
          <w:rFonts w:ascii="Times New Roman" w:hAnsi="Times New Roman" w:cs="Times New Roman"/>
        </w:rPr>
        <w:t xml:space="preserve">Twelve-month-old </w:t>
      </w:r>
      <w:r w:rsidR="00566544">
        <w:rPr>
          <w:rFonts w:ascii="Times New Roman" w:hAnsi="Times New Roman" w:cs="Times New Roman"/>
        </w:rPr>
        <w:t>i</w:t>
      </w:r>
      <w:r w:rsidRPr="00B05956">
        <w:rPr>
          <w:rFonts w:ascii="Times New Roman" w:hAnsi="Times New Roman" w:cs="Times New Roman"/>
        </w:rPr>
        <w:t>nfants can infer goals from actions and constraints, and constraints from actions and goals (e.g., Csibra et al., 2003; Wagner &amp; Carey, 2005</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6C0CC6C3" w14:textId="2EAAB339"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r w:rsidR="00211A51" w:rsidRPr="00B05956">
        <w:rPr>
          <w:rFonts w:ascii="Times New Roman" w:hAnsi="Times New Roman" w:cs="Times New Roman"/>
        </w:rPr>
        <w:t>)</w:t>
      </w:r>
      <w:r w:rsidR="00211A51">
        <w:rPr>
          <w:rFonts w:ascii="Times New Roman" w:hAnsi="Times New Roman" w:cs="Times New Roman"/>
        </w:rPr>
        <w:t>;</w:t>
      </w:r>
    </w:p>
    <w:p w14:paraId="6BEE43CD" w14:textId="10D7A282" w:rsidR="002450CA" w:rsidRPr="00576525" w:rsidRDefault="00CF6D95" w:rsidP="0057652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Three-month-olds</w:t>
      </w:r>
      <w:r w:rsidRPr="00B05956">
        <w:rPr>
          <w:rFonts w:ascii="Times New Roman" w:hAnsi="Times New Roman" w:cs="Times New Roman"/>
        </w:rPr>
        <w:t xml:space="preserve"> show the pattern described in (1) following </w:t>
      </w:r>
      <w:r w:rsidR="008832C7">
        <w:rPr>
          <w:rFonts w:ascii="Times New Roman" w:hAnsi="Times New Roman" w:cs="Times New Roman"/>
        </w:rPr>
        <w:t>direction-action</w:t>
      </w:r>
      <w:r w:rsidRPr="00B05956">
        <w:rPr>
          <w:rFonts w:ascii="Times New Roman" w:hAnsi="Times New Roman" w:cs="Times New Roman"/>
        </w:rPr>
        <w:t xml:space="preserve"> experience (e.g., Skerry et al., 2013).</w:t>
      </w:r>
    </w:p>
    <w:p w14:paraId="5BA2404B" w14:textId="77777777" w:rsidR="005F40ED" w:rsidRDefault="005F40ED" w:rsidP="005F40ED">
      <w:pPr>
        <w:spacing w:line="480" w:lineRule="auto"/>
        <w:contextualSpacing/>
        <w:rPr>
          <w:rFonts w:ascii="Times New Roman" w:hAnsi="Times New Roman" w:cs="Times New Roman"/>
        </w:rPr>
      </w:pPr>
    </w:p>
    <w:p w14:paraId="68070DDC" w14:textId="15C81E73"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lastRenderedPageBreak/>
        <w:t>An experience-based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color w:val="000000" w:themeColor="text1"/>
                <w:sz w:val="24"/>
                <w:szCs w:val="24"/>
              </w:rPr>
              <w:t>Overview of the account instantiated by ALIAS.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r w:rsidR="005D31A3">
              <w:rPr>
                <w:rFonts w:ascii="Times New Roman" w:hAnsi="Times New Roman" w:cs="Times New Roman"/>
                <w:i w:val="0"/>
                <w:iCs w:val="0"/>
                <w:color w:val="000000" w:themeColor="text1"/>
                <w:sz w:val="24"/>
                <w:szCs w:val="24"/>
              </w:rPr>
              <w:t xml:space="preserve"> learn associations</w:t>
            </w:r>
            <w:r w:rsidR="00B05318">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i w:val="0"/>
                <w:iCs w:val="0"/>
                <w:color w:val="000000" w:themeColor="text1"/>
                <w:sz w:val="24"/>
                <w:szCs w:val="24"/>
              </w:rPr>
              <w:t>among action kinematics and visible event features. (B) Habituation either reinforces or weakens these associations</w:t>
            </w:r>
            <w:r w:rsidR="008D1E62">
              <w:rPr>
                <w:rFonts w:ascii="Times New Roman" w:hAnsi="Times New Roman" w:cs="Times New Roman"/>
                <w:i w:val="0"/>
                <w:iCs w:val="0"/>
                <w:color w:val="000000" w:themeColor="text1"/>
                <w:sz w:val="24"/>
                <w:szCs w:val="24"/>
              </w:rPr>
              <w:t>, and (C) test events that omit expected features (D) elicit prediction error</w:t>
            </w:r>
            <w:r w:rsidR="005D31A3">
              <w:rPr>
                <w:rFonts w:ascii="Times New Roman" w:hAnsi="Times New Roman" w:cs="Times New Roman"/>
                <w:i w:val="0"/>
                <w:iCs w:val="0"/>
                <w:color w:val="000000" w:themeColor="text1"/>
                <w:sz w:val="24"/>
                <w:szCs w:val="24"/>
              </w:rPr>
              <w:t xml:space="preserve">. </w:t>
            </w:r>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As Figure 3 illustrates, </w:t>
      </w:r>
      <w:r w:rsidR="00742284">
        <w:rPr>
          <w:rFonts w:ascii="Times New Roman" w:hAnsi="Times New Roman" w:cs="Times New Roman"/>
        </w:rPr>
        <w:t>ALIA</w:t>
      </w:r>
      <w:r w:rsidR="00C32588">
        <w:rPr>
          <w:rFonts w:ascii="Times New Roman" w:hAnsi="Times New Roman" w:cs="Times New Roman"/>
        </w:rPr>
        <w:t>S</w:t>
      </w:r>
      <w:r w:rsidR="00742284">
        <w:rPr>
          <w:rFonts w:ascii="Times New Roman" w:hAnsi="Times New Roman" w:cs="Times New Roman"/>
        </w:rPr>
        <w:t>’s central thesis is that</w:t>
      </w:r>
      <w:r w:rsidR="00B758A5">
        <w:rPr>
          <w:rFonts w:ascii="Times New Roman" w:hAnsi="Times New Roman" w:cs="Times New Roman"/>
        </w:rPr>
        <w:t xml:space="preserve"> infants’ looking patterns </w:t>
      </w:r>
      <w:r w:rsidR="00113091">
        <w:rPr>
          <w:rFonts w:ascii="Times New Roman" w:hAnsi="Times New Roman" w:cs="Times New Roman"/>
        </w:rPr>
        <w:t xml:space="preserve">are governed by </w:t>
      </w:r>
      <w:r w:rsidR="00B758A5">
        <w:rPr>
          <w:rFonts w:ascii="Times New Roman" w:hAnsi="Times New Roman" w:cs="Times New Roman"/>
        </w:rPr>
        <w:t xml:space="preserve">learned associations among </w:t>
      </w:r>
      <w:r w:rsidR="00113091">
        <w:rPr>
          <w:rFonts w:ascii="Times New Roman" w:hAnsi="Times New Roman" w:cs="Times New Roman"/>
        </w:rPr>
        <w:t>the kinematics of different actions</w:t>
      </w:r>
      <w:r w:rsidR="00B758A5">
        <w:rPr>
          <w:rFonts w:ascii="Times New Roman" w:hAnsi="Times New Roman" w:cs="Times New Roman"/>
        </w:rPr>
        <w:t xml:space="preserve"> and the visible surface </w:t>
      </w:r>
      <w:r w:rsidR="00113091">
        <w:rPr>
          <w:rFonts w:ascii="Times New Roman" w:hAnsi="Times New Roman" w:cs="Times New Roman"/>
        </w:rPr>
        <w:t xml:space="preserve">features </w:t>
      </w:r>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 </w:t>
      </w:r>
      <w:r w:rsidR="00326AE0">
        <w:rPr>
          <w:rFonts w:ascii="Times New Roman" w:hAnsi="Times New Roman" w:cs="Times New Roman"/>
        </w:rPr>
        <w:t>The critical associations for the present phenomena</w:t>
      </w:r>
      <w:r w:rsidR="00113091">
        <w:rPr>
          <w:rFonts w:ascii="Times New Roman" w:hAnsi="Times New Roman" w:cs="Times New Roman"/>
        </w:rPr>
        <w:t xml:space="preserve"> </w:t>
      </w:r>
      <w:r w:rsidR="00326AE0">
        <w:rPr>
          <w:rFonts w:ascii="Times New Roman" w:hAnsi="Times New Roman" w:cs="Times New Roman"/>
        </w:rPr>
        <w:t>link</w:t>
      </w:r>
      <w:r w:rsidR="00113091">
        <w:rPr>
          <w:rFonts w:ascii="Times New Roman" w:hAnsi="Times New Roman" w:cs="Times New Roman"/>
        </w:rPr>
        <w:t xml:space="preserve"> obstacles with arced trajectories </w:t>
      </w:r>
      <w:r w:rsidR="00113091">
        <w:rPr>
          <w:rFonts w:ascii="Times New Roman" w:hAnsi="Times New Roman" w:cs="Times New Roman"/>
        </w:rPr>
        <w:lastRenderedPageBreak/>
        <w:t xml:space="preserve">and absent obstacles with straight motion. </w:t>
      </w:r>
      <w:r w:rsidR="00DB4446">
        <w:rPr>
          <w:rFonts w:ascii="Times New Roman" w:hAnsi="Times New Roman" w:cs="Times New Roman"/>
        </w:rPr>
        <w:t>Crucially, t</w:t>
      </w:r>
      <w:r w:rsidR="00B758A5">
        <w:rPr>
          <w:rFonts w:ascii="Times New Roman" w:hAnsi="Times New Roman" w:cs="Times New Roman"/>
        </w:rPr>
        <w:t>he</w:t>
      </w:r>
      <w:r w:rsidR="00326AE0">
        <w:rPr>
          <w:rFonts w:ascii="Times New Roman" w:hAnsi="Times New Roman" w:cs="Times New Roman"/>
        </w:rPr>
        <w:t xml:space="preserve"> resulting</w:t>
      </w:r>
      <w:r w:rsidR="00B758A5">
        <w:rPr>
          <w:rFonts w:ascii="Times New Roman" w:hAnsi="Times New Roman" w:cs="Times New Roman"/>
        </w:rPr>
        <w:t xml:space="preserve"> representations </w:t>
      </w:r>
      <w:r w:rsidR="00DB4446">
        <w:rPr>
          <w:rFonts w:ascii="Times New Roman" w:hAnsi="Times New Roman" w:cs="Times New Roman"/>
        </w:rPr>
        <w:t xml:space="preserve">are entirely perceptually grounded. </w:t>
      </w:r>
      <w:r w:rsidR="00326AE0">
        <w:rPr>
          <w:rFonts w:ascii="Times New Roman" w:hAnsi="Times New Roman" w:cs="Times New Roman"/>
        </w:rPr>
        <w:t>Nothing in them reflects</w:t>
      </w:r>
      <w:r w:rsidR="005265DD" w:rsidRPr="005265DD">
        <w:rPr>
          <w:rFonts w:ascii="Times New Roman" w:hAnsi="Times New Roman" w:cs="Times New Roman"/>
        </w:rPr>
        <w:t xml:space="preserve"> goals, </w:t>
      </w:r>
      <w:r w:rsidR="00326AE0">
        <w:rPr>
          <w:rFonts w:ascii="Times New Roman" w:hAnsi="Times New Roman" w:cs="Times New Roman"/>
        </w:rPr>
        <w:t xml:space="preserve">constraints, </w:t>
      </w:r>
      <w:r w:rsidR="00B758A5">
        <w:rPr>
          <w:rFonts w:ascii="Times New Roman" w:hAnsi="Times New Roman" w:cs="Times New Roman"/>
        </w:rPr>
        <w:t>efficiency, cost,</w:t>
      </w:r>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0B29F37"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t xml:space="preserve">Habituation events that align with </w:t>
      </w:r>
      <w:r w:rsidR="007426D9">
        <w:rPr>
          <w:rFonts w:ascii="Times New Roman" w:hAnsi="Times New Roman" w:cs="Times New Roman"/>
        </w:rPr>
        <w:t>these associations reinforce them</w:t>
      </w:r>
      <w:r>
        <w:rPr>
          <w:rFonts w:ascii="Times New Roman" w:hAnsi="Times New Roman" w:cs="Times New Roman"/>
        </w:rPr>
        <w:t xml:space="preserve">; </w:t>
      </w:r>
      <w:r w:rsidR="00D87C3B">
        <w:rPr>
          <w:rFonts w:ascii="Times New Roman" w:hAnsi="Times New Roman" w:cs="Times New Roman"/>
        </w:rPr>
        <w:t>those</w:t>
      </w:r>
      <w:r>
        <w:rPr>
          <w:rFonts w:ascii="Times New Roman" w:hAnsi="Times New Roman" w:cs="Times New Roman"/>
        </w:rPr>
        <w:t xml:space="preserve"> </w:t>
      </w:r>
      <w:r w:rsidR="00D87C3B">
        <w:rPr>
          <w:rFonts w:ascii="Times New Roman" w:hAnsi="Times New Roman" w:cs="Times New Roman"/>
        </w:rPr>
        <w:t xml:space="preserve">that do not </w:t>
      </w:r>
      <w:r>
        <w:rPr>
          <w:rFonts w:ascii="Times New Roman" w:hAnsi="Times New Roman" w:cs="Times New Roman"/>
        </w:rPr>
        <w:t>weaken them.</w:t>
      </w:r>
      <w:r w:rsidR="007426D9">
        <w:rPr>
          <w:rFonts w:ascii="Times New Roman" w:hAnsi="Times New Roman" w:cs="Times New Roman"/>
        </w:rPr>
        <w:t xml:space="preserve"> A corollary of this learning process is that test events that present </w:t>
      </w:r>
      <w:r w:rsidR="009A669F">
        <w:rPr>
          <w:rFonts w:ascii="Times New Roman" w:hAnsi="Times New Roman" w:cs="Times New Roman"/>
        </w:rPr>
        <w:t>one component of a</w:t>
      </w:r>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presenting both components.</w:t>
      </w:r>
      <w:r w:rsidR="00D87C3B">
        <w:rPr>
          <w:rFonts w:ascii="Times New Roman" w:hAnsi="Times New Roman" w:cs="Times New Roman"/>
        </w:rPr>
        <w:t xml:space="preserve"> Greater looking to inefficient actions relative to efficient ones thus arises because </w:t>
      </w:r>
      <w:r w:rsidR="008B3793">
        <w:rPr>
          <w:rFonts w:ascii="Times New Roman" w:hAnsi="Times New Roman" w:cs="Times New Roman"/>
        </w:rPr>
        <w:t>inefficient actions</w:t>
      </w:r>
      <w:r w:rsidR="00E431D7">
        <w:rPr>
          <w:rFonts w:ascii="Times New Roman" w:hAnsi="Times New Roman" w:cs="Times New Roman"/>
        </w:rPr>
        <w:t>, by</w:t>
      </w:r>
      <w:r w:rsidR="008B3793">
        <w:rPr>
          <w:rFonts w:ascii="Times New Roman" w:hAnsi="Times New Roman" w:cs="Times New Roman"/>
        </w:rPr>
        <w:t xml:space="preserve"> </w:t>
      </w:r>
      <w:r w:rsidR="00E431D7">
        <w:rPr>
          <w:rFonts w:ascii="Times New Roman" w:hAnsi="Times New Roman" w:cs="Times New Roman"/>
        </w:rPr>
        <w:t>violat</w:t>
      </w:r>
      <w:r w:rsidR="00E431D7">
        <w:rPr>
          <w:rFonts w:ascii="Times New Roman" w:hAnsi="Times New Roman" w:cs="Times New Roman"/>
        </w:rPr>
        <w:t>ing</w:t>
      </w:r>
      <w:r w:rsidR="00E431D7">
        <w:rPr>
          <w:rFonts w:ascii="Times New Roman" w:hAnsi="Times New Roman" w:cs="Times New Roman"/>
        </w:rPr>
        <w:t xml:space="preserve"> </w:t>
      </w:r>
      <w:r w:rsidR="008B3793">
        <w:rPr>
          <w:rFonts w:ascii="Times New Roman" w:hAnsi="Times New Roman" w:cs="Times New Roman"/>
        </w:rPr>
        <w:t>a learned</w:t>
      </w:r>
      <w:r w:rsidR="00D87C3B">
        <w:rPr>
          <w:rFonts w:ascii="Times New Roman" w:hAnsi="Times New Roman" w:cs="Times New Roman"/>
        </w:rPr>
        <w:t xml:space="preserve"> association between arced trajectories and obstacles</w:t>
      </w:r>
      <w:r w:rsidR="00E431D7">
        <w:rPr>
          <w:rFonts w:ascii="Times New Roman" w:hAnsi="Times New Roman" w:cs="Times New Roman"/>
        </w:rPr>
        <w:t>, elicit greater prediction error and thereby longer looking (assuming error is the basis of such looking)</w:t>
      </w:r>
      <w:r w:rsidR="00D87C3B">
        <w:rPr>
          <w:rFonts w:ascii="Times New Roman" w:hAnsi="Times New Roman" w:cs="Times New Roman"/>
        </w:rPr>
        <w:t xml:space="preserve">. </w:t>
      </w:r>
    </w:p>
    <w:p w14:paraId="1A102FD8" w14:textId="399FC4B8"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w:t>
      </w:r>
      <w:r w:rsidR="00510E95">
        <w:rPr>
          <w:rFonts w:ascii="Times New Roman" w:hAnsi="Times New Roman" w:cs="Times New Roman"/>
        </w:rPr>
        <w:t>, by being located</w:t>
      </w:r>
      <w:r w:rsidRPr="005265DD">
        <w:rPr>
          <w:rFonts w:ascii="Times New Roman" w:hAnsi="Times New Roman" w:cs="Times New Roman"/>
        </w:rPr>
        <w:t xml:space="preserve"> peripheral to the arced trajectory</w:t>
      </w:r>
      <w:r w:rsidR="00D40643">
        <w:rPr>
          <w:rFonts w:ascii="Times New Roman" w:hAnsi="Times New Roman" w:cs="Times New Roman"/>
        </w:rPr>
        <w:t>,</w:t>
      </w:r>
      <w:r w:rsidR="00510E95">
        <w:rPr>
          <w:rFonts w:ascii="Times New Roman" w:hAnsi="Times New Roman" w:cs="Times New Roman"/>
        </w:rPr>
        <w:t xml:space="preserve"> the barrier is</w:t>
      </w:r>
      <w:r w:rsidR="00D40643">
        <w:rPr>
          <w:rFonts w:ascii="Times New Roman" w:hAnsi="Times New Roman" w:cs="Times New Roman"/>
        </w:rPr>
        <w:t xml:space="preserve"> less salient and</w:t>
      </w:r>
      <w:r w:rsidR="00510E95">
        <w:rPr>
          <w:rFonts w:ascii="Times New Roman" w:hAnsi="Times New Roman" w:cs="Times New Roman"/>
        </w:rPr>
        <w:t xml:space="preserve"> thus</w:t>
      </w:r>
      <w:r w:rsidR="00D40643">
        <w:rPr>
          <w:rFonts w:ascii="Times New Roman" w:hAnsi="Times New Roman" w:cs="Times New Roman"/>
        </w:rPr>
        <w:t xml:space="preserve"> less</w:t>
      </w:r>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r w:rsidR="00D40643">
        <w:rPr>
          <w:rFonts w:ascii="Times New Roman" w:hAnsi="Times New Roman" w:cs="Times New Roman"/>
        </w:rPr>
        <w:t xml:space="preserve">nevertheless </w:t>
      </w:r>
      <w:r w:rsidR="00A2057B">
        <w:rPr>
          <w:rFonts w:ascii="Times New Roman" w:hAnsi="Times New Roman" w:cs="Times New Roman"/>
        </w:rPr>
        <w:t xml:space="preserve">manage to notice </w:t>
      </w:r>
      <w:r w:rsidR="008560F3">
        <w:rPr>
          <w:rFonts w:ascii="Times New Roman" w:hAnsi="Times New Roman" w:cs="Times New Roman"/>
        </w:rPr>
        <w:t>the barrier</w:t>
      </w:r>
      <w:r w:rsidR="008B3793">
        <w:rPr>
          <w:rFonts w:ascii="Times New Roman" w:hAnsi="Times New Roman" w:cs="Times New Roman"/>
        </w:rPr>
        <w:t xml:space="preserve"> </w:t>
      </w:r>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r w:rsidR="008B3793">
        <w:rPr>
          <w:rFonts w:ascii="Times New Roman" w:hAnsi="Times New Roman" w:cs="Times New Roman"/>
        </w:rPr>
        <w:t>any new association</w:t>
      </w:r>
      <w:r w:rsidR="00184F6B">
        <w:rPr>
          <w:rFonts w:ascii="Times New Roman" w:hAnsi="Times New Roman" w:cs="Times New Roman"/>
        </w:rPr>
        <w:t xml:space="preserve"> formed</w:t>
      </w:r>
      <w:r w:rsidR="00FC2555" w:rsidRPr="00615D6F">
        <w:rPr>
          <w:rFonts w:ascii="Times New Roman" w:hAnsi="Times New Roman" w:cs="Times New Roman"/>
        </w:rPr>
        <w:t xml:space="preserve"> between it and arced motion will </w:t>
      </w:r>
      <w:r w:rsidR="00D40643">
        <w:rPr>
          <w:rFonts w:ascii="Times New Roman" w:hAnsi="Times New Roman" w:cs="Times New Roman"/>
        </w:rPr>
        <w:t>tend to weaken</w:t>
      </w:r>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r w:rsidR="008B3793">
        <w:rPr>
          <w:rFonts w:ascii="Times New Roman" w:hAnsi="Times New Roman" w:cs="Times New Roman"/>
        </w:rPr>
        <w:t xml:space="preserve">one between arced trajectories </w:t>
      </w:r>
      <w:r w:rsidR="0027518E">
        <w:rPr>
          <w:rFonts w:ascii="Times New Roman" w:hAnsi="Times New Roman" w:cs="Times New Roman"/>
        </w:rPr>
        <w:t>and the obstacles appearing beneath them</w:t>
      </w:r>
      <w:r w:rsidR="008B3793">
        <w:rPr>
          <w:rFonts w:ascii="Times New Roman" w:hAnsi="Times New Roman" w:cs="Times New Roman"/>
        </w:rPr>
        <w:t>.</w:t>
      </w:r>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r w:rsidR="0031420A">
        <w:rPr>
          <w:rFonts w:ascii="Times New Roman" w:hAnsi="Times New Roman" w:cs="Times New Roman"/>
        </w:rPr>
        <w:t>inefficient and efficient actions should be treated equivalently.</w:t>
      </w:r>
      <w:r w:rsidR="00FC2555" w:rsidRPr="00615D6F">
        <w:rPr>
          <w:rFonts w:ascii="Times New Roman" w:hAnsi="Times New Roman" w:cs="Times New Roman"/>
        </w:rPr>
        <w:t xml:space="preserve"> </w:t>
      </w:r>
    </w:p>
    <w:p w14:paraId="318A08C1" w14:textId="188A31E4" w:rsidR="00524642" w:rsidRDefault="0031420A" w:rsidP="000E52FB">
      <w:pPr>
        <w:spacing w:line="480" w:lineRule="auto"/>
        <w:ind w:firstLine="720"/>
        <w:contextualSpacing/>
        <w:rPr>
          <w:rFonts w:ascii="Times New Roman" w:hAnsi="Times New Roman" w:cs="Times New Roman"/>
        </w:rPr>
      </w:pPr>
      <w:r>
        <w:rPr>
          <w:rFonts w:ascii="Times New Roman" w:hAnsi="Times New Roman" w:cs="Times New Roman"/>
        </w:rPr>
        <w:t>This account</w:t>
      </w:r>
      <w:r w:rsidR="00526C3A">
        <w:rPr>
          <w:rFonts w:ascii="Times New Roman" w:hAnsi="Times New Roman" w:cs="Times New Roman"/>
        </w:rPr>
        <w:t xml:space="preserve"> can</w:t>
      </w:r>
      <w:r>
        <w:rPr>
          <w:rFonts w:ascii="Times New Roman" w:hAnsi="Times New Roman" w:cs="Times New Roman"/>
        </w:rPr>
        <w:t xml:space="preserve"> also</w:t>
      </w:r>
      <w:r w:rsidR="00526C3A">
        <w:rPr>
          <w:rFonts w:ascii="Times New Roman" w:hAnsi="Times New Roman" w:cs="Times New Roman"/>
        </w:rPr>
        <w:t xml:space="preserve"> explain why </w:t>
      </w:r>
      <w:r>
        <w:rPr>
          <w:rFonts w:ascii="Times New Roman" w:hAnsi="Times New Roman" w:cs="Times New Roman"/>
        </w:rPr>
        <w:t>pre-reaching infants</w:t>
      </w:r>
      <w:r w:rsidR="00526C3A">
        <w:rPr>
          <w:rFonts w:ascii="Times New Roman" w:hAnsi="Times New Roman" w:cs="Times New Roman"/>
        </w:rPr>
        <w:t xml:space="preserve"> show the effect only after </w:t>
      </w:r>
      <w:r w:rsidR="00A2362B">
        <w:rPr>
          <w:rFonts w:ascii="Times New Roman" w:hAnsi="Times New Roman" w:cs="Times New Roman"/>
        </w:rPr>
        <w:t>direct-action</w:t>
      </w:r>
      <w:r w:rsidR="00526C3A">
        <w:rPr>
          <w:rFonts w:ascii="Times New Roman" w:hAnsi="Times New Roman" w:cs="Times New Roman"/>
        </w:rPr>
        <w:t xml:space="preserve">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 xml:space="preserve">heighten infants’ attention to the geometry and trajectory of </w:t>
      </w:r>
      <w:r w:rsidR="0027518E">
        <w:rPr>
          <w:rFonts w:ascii="Times New Roman" w:hAnsi="Times New Roman" w:cs="Times New Roman"/>
        </w:rPr>
        <w:t xml:space="preserve">their own </w:t>
      </w:r>
      <w:r w:rsidR="00526C3A">
        <w:rPr>
          <w:rFonts w:ascii="Times New Roman" w:hAnsi="Times New Roman" w:cs="Times New Roman"/>
        </w:rPr>
        <w:t>successful reaches (</w:t>
      </w:r>
      <w:r>
        <w:rPr>
          <w:rFonts w:ascii="Times New Roman" w:hAnsi="Times New Roman" w:cs="Times New Roman"/>
        </w:rPr>
        <w:t xml:space="preserve">for evidence consistent with this, see </w:t>
      </w:r>
      <w:r w:rsidR="00526C3A">
        <w:rPr>
          <w:rFonts w:ascii="Times New Roman" w:hAnsi="Times New Roman" w:cs="Times New Roman"/>
        </w:rPr>
        <w:t>Needham et al., 2002</w:t>
      </w:r>
      <w:r w:rsidR="00FC6FE3">
        <w:rPr>
          <w:rFonts w:ascii="Times New Roman" w:hAnsi="Times New Roman" w:cs="Times New Roman"/>
        </w:rPr>
        <w:t xml:space="preserve"> and</w:t>
      </w:r>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0504E6">
        <w:rPr>
          <w:rFonts w:ascii="Times New Roman" w:hAnsi="Times New Roman" w:cs="Times New Roman"/>
        </w:rPr>
        <w:t xml:space="preserve">likely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r w:rsidR="00726EB0">
        <w:rPr>
          <w:rFonts w:ascii="Times New Roman" w:hAnsi="Times New Roman" w:cs="Times New Roman"/>
        </w:rPr>
        <w:t>sticky-mittens experience should selectively strengthen the association between no obstacles and straight trajectories. Th</w:t>
      </w:r>
      <w:r w:rsidR="00AF3234">
        <w:rPr>
          <w:rFonts w:ascii="Times New Roman" w:hAnsi="Times New Roman" w:cs="Times New Roman"/>
        </w:rPr>
        <w:t>e consequence is that</w:t>
      </w:r>
      <w:r w:rsidR="00726EB0">
        <w:rPr>
          <w:rFonts w:ascii="Times New Roman" w:hAnsi="Times New Roman" w:cs="Times New Roman"/>
        </w:rPr>
        <w:t xml:space="preserve"> efficient actions </w:t>
      </w:r>
      <w:r w:rsidR="00AF3234">
        <w:rPr>
          <w:rFonts w:ascii="Times New Roman" w:hAnsi="Times New Roman" w:cs="Times New Roman"/>
        </w:rPr>
        <w:t>should produce less prediction error—and thus less looking—t</w:t>
      </w:r>
      <w:r w:rsidR="00726EB0">
        <w:rPr>
          <w:rFonts w:ascii="Times New Roman" w:hAnsi="Times New Roman" w:cs="Times New Roman"/>
        </w:rPr>
        <w:t>han inefficient ones.</w:t>
      </w:r>
      <w:r w:rsidR="00C34BA4" w:rsidRPr="00C34BA4">
        <w:rPr>
          <w:rFonts w:ascii="Times New Roman" w:hAnsi="Times New Roman" w:cs="Times New Roman"/>
        </w:rPr>
        <w:t xml:space="preserve"> </w:t>
      </w:r>
    </w:p>
    <w:p w14:paraId="2133B31B" w14:textId="1411F5B2"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lastRenderedPageBreak/>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r w:rsidR="005330B2">
        <w:rPr>
          <w:rFonts w:ascii="Times New Roman" w:hAnsi="Times New Roman" w:cs="Times New Roman"/>
        </w:rPr>
        <w:t xml:space="preserve">Two additional simulations are then </w:t>
      </w:r>
      <w:r w:rsidR="00E97C86">
        <w:rPr>
          <w:rFonts w:ascii="Times New Roman" w:hAnsi="Times New Roman" w:cs="Times New Roman"/>
        </w:rPr>
        <w:t>presented</w:t>
      </w:r>
      <w:r w:rsidR="00E97C86">
        <w:rPr>
          <w:rFonts w:ascii="Times New Roman" w:hAnsi="Times New Roman" w:cs="Times New Roman"/>
        </w:rPr>
        <w:t xml:space="preserve"> </w:t>
      </w:r>
      <w:r w:rsidR="005330B2">
        <w:rPr>
          <w:rFonts w:ascii="Times New Roman" w:hAnsi="Times New Roman" w:cs="Times New Roman"/>
        </w:rPr>
        <w:t>demonstrating that ALIAS does more than capture existing data: It can generate predictions that meaningfully diverge from those of domain-specific accounts and that serve as predictions</w:t>
      </w:r>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37DC1341"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r w:rsidR="005330B2">
        <w:rPr>
          <w:rFonts w:ascii="Times New Roman" w:hAnsi="Times New Roman" w:cs="Times New Roman"/>
        </w:rPr>
        <w:t>presenting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625764">
        <w:rPr>
          <w:rFonts w:ascii="Times New Roman" w:hAnsi="Times New Roman" w:cs="Times New Roman"/>
        </w:rPr>
        <w:t>s</w:t>
      </w:r>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seen in</w:t>
      </w:r>
      <w:r w:rsidR="006327F6">
        <w:rPr>
          <w:rFonts w:ascii="Times New Roman" w:hAnsi="Times New Roman" w:cs="Times New Roman"/>
        </w:rPr>
        <w:t xml:space="preserve"> the</w:t>
      </w:r>
      <w:r w:rsidR="00D97199">
        <w:rPr>
          <w:rFonts w:ascii="Times New Roman" w:hAnsi="Times New Roman" w:cs="Times New Roman"/>
        </w:rPr>
        <w:t xml:space="preserve">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w:t>
      </w:r>
      <w:r w:rsidR="00DE7C3B">
        <w:rPr>
          <w:rFonts w:ascii="Times New Roman" w:hAnsi="Times New Roman" w:cs="Times New Roman"/>
        </w:rPr>
        <w:t xml:space="preserve">in VOM10-2 </w:t>
      </w:r>
      <w:r w:rsidR="00953F0D">
        <w:rPr>
          <w:rFonts w:ascii="Times New Roman" w:hAnsi="Times New Roman" w:cs="Times New Roman"/>
        </w:rPr>
        <w:t xml:space="preserve">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75E0B55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w:t>
      </w:r>
      <w:r w:rsidR="00760D12">
        <w:rPr>
          <w:rFonts w:ascii="Times New Roman" w:hAnsi="Times New Roman" w:cs="Times New Roman"/>
          <w:i w:val="0"/>
          <w:iCs w:val="0"/>
          <w:color w:val="000000" w:themeColor="text1"/>
          <w:sz w:val="24"/>
          <w:szCs w:val="24"/>
        </w:rPr>
        <w:t>that</w:t>
      </w:r>
      <w:r w:rsidRPr="00385ADB">
        <w:rPr>
          <w:rFonts w:ascii="Times New Roman" w:hAnsi="Times New Roman" w:cs="Times New Roman"/>
          <w:i w:val="0"/>
          <w:iCs w:val="0"/>
          <w:color w:val="000000" w:themeColor="text1"/>
          <w:sz w:val="24"/>
          <w:szCs w:val="24"/>
        </w:rPr>
        <w:t xml:space="preserve"> time step. The central 5 × 5 array corresponds to the spatial grid; the two units flanking the spatial grid correspond</w:t>
      </w:r>
      <w:r w:rsidR="00760D12">
        <w:rPr>
          <w:rFonts w:ascii="Times New Roman" w:hAnsi="Times New Roman" w:cs="Times New Roman"/>
          <w:i w:val="0"/>
          <w:iCs w:val="0"/>
          <w:color w:val="000000" w:themeColor="text1"/>
          <w:sz w:val="24"/>
          <w:szCs w:val="24"/>
        </w:rPr>
        <w:t xml:space="preserve"> </w:t>
      </w:r>
      <w:r w:rsidRPr="00385ADB">
        <w:rPr>
          <w:rFonts w:ascii="Times New Roman" w:hAnsi="Times New Roman" w:cs="Times New Roman"/>
          <w:i w:val="0"/>
          <w:iCs w:val="0"/>
          <w:color w:val="000000" w:themeColor="text1"/>
          <w:sz w:val="24"/>
          <w:szCs w:val="24"/>
        </w:rPr>
        <w:t>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9C422D">
        <w:rPr>
          <w:rFonts w:ascii="Times New Roman" w:hAnsi="Times New Roman" w:cs="Times New Roman"/>
          <w:i w:val="0"/>
          <w:iCs w:val="0"/>
          <w:color w:val="000000" w:themeColor="text1"/>
          <w:sz w:val="24"/>
          <w:szCs w:val="24"/>
        </w:rPr>
        <w:t>motion</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25717477" w14:textId="4F11703E" w:rsidR="00886EEB" w:rsidRPr="00385ADB" w:rsidRDefault="004D4F4D" w:rsidP="00886EEB">
                            <w:pPr>
                              <w:pStyle w:val="Caption"/>
                              <w:rPr>
                                <w:rFonts w:ascii="Times New Roman" w:hAnsi="Times New Roman" w:cs="Times New Roman"/>
                                <w:i w:val="0"/>
                                <w:iCs w:val="0"/>
                                <w:color w:val="000000" w:themeColor="text1"/>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C75F22">
                              <w:rPr>
                                <w:rFonts w:ascii="Times New Roman" w:hAnsi="Times New Roman" w:cs="Times New Roman"/>
                                <w:i w:val="0"/>
                                <w:iCs w:val="0"/>
                                <w:color w:val="000000" w:themeColor="text1"/>
                                <w:sz w:val="24"/>
                                <w:szCs w:val="24"/>
                              </w:rPr>
                              <w:t>subsequent spatial positions from earlier ones</w:t>
                            </w:r>
                            <w:r w:rsidR="002D278F">
                              <w:rPr>
                                <w:rFonts w:ascii="Times New Roman" w:hAnsi="Times New Roman" w:cs="Times New Roman"/>
                                <w:i w:val="0"/>
                                <w:iCs w:val="0"/>
                                <w:color w:val="000000" w:themeColor="text1"/>
                                <w:sz w:val="24"/>
                                <w:szCs w:val="24"/>
                              </w:rPr>
                              <w:t>.</w:t>
                            </w:r>
                            <w:r w:rsidR="00886EEB">
                              <w:rPr>
                                <w:rFonts w:ascii="Times New Roman" w:hAnsi="Times New Roman" w:cs="Times New Roman"/>
                                <w:i w:val="0"/>
                                <w:iCs w:val="0"/>
                                <w:color w:val="000000" w:themeColor="text1"/>
                                <w:sz w:val="24"/>
                                <w:szCs w:val="24"/>
                              </w:rPr>
                              <w:t xml:space="preserve"> </w:t>
                            </w:r>
                            <w:r w:rsidR="00886EEB">
                              <w:rPr>
                                <w:rFonts w:ascii="Times New Roman" w:hAnsi="Times New Roman" w:cs="Times New Roman"/>
                                <w:i w:val="0"/>
                                <w:iCs w:val="0"/>
                                <w:color w:val="000000" w:themeColor="text1"/>
                                <w:sz w:val="24"/>
                                <w:szCs w:val="24"/>
                              </w:rPr>
                              <w:t>See the online article for a color version of this figure.</w:t>
                            </w:r>
                          </w:p>
                          <w:p w14:paraId="4A7F3D5B" w14:textId="0C8DC835" w:rsidR="004D4F4D" w:rsidRPr="00E03CC8" w:rsidRDefault="004D4F4D" w:rsidP="004D4F4D">
                            <w:pPr>
                              <w:pStyle w:val="Caption"/>
                              <w:rPr>
                                <w:rFonts w:ascii="Times New Roman" w:hAnsi="Times New Roman" w:cs="Times New Roman"/>
                                <w:i w:val="0"/>
                                <w:iCs w:val="0"/>
                                <w:sz w:val="24"/>
                                <w:szCs w:val="24"/>
                              </w:rPr>
                            </w:pP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25717477" w14:textId="4F11703E" w:rsidR="00886EEB" w:rsidRPr="00385ADB" w:rsidRDefault="004D4F4D" w:rsidP="00886EEB">
                      <w:pPr>
                        <w:pStyle w:val="Caption"/>
                        <w:rPr>
                          <w:rFonts w:ascii="Times New Roman" w:hAnsi="Times New Roman" w:cs="Times New Roman"/>
                          <w:i w:val="0"/>
                          <w:iCs w:val="0"/>
                          <w:color w:val="000000" w:themeColor="text1"/>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C75F22">
                        <w:rPr>
                          <w:rFonts w:ascii="Times New Roman" w:hAnsi="Times New Roman" w:cs="Times New Roman"/>
                          <w:i w:val="0"/>
                          <w:iCs w:val="0"/>
                          <w:color w:val="000000" w:themeColor="text1"/>
                          <w:sz w:val="24"/>
                          <w:szCs w:val="24"/>
                        </w:rPr>
                        <w:t>subsequent spatial positions from earlier ones</w:t>
                      </w:r>
                      <w:r w:rsidR="002D278F">
                        <w:rPr>
                          <w:rFonts w:ascii="Times New Roman" w:hAnsi="Times New Roman" w:cs="Times New Roman"/>
                          <w:i w:val="0"/>
                          <w:iCs w:val="0"/>
                          <w:color w:val="000000" w:themeColor="text1"/>
                          <w:sz w:val="24"/>
                          <w:szCs w:val="24"/>
                        </w:rPr>
                        <w:t>.</w:t>
                      </w:r>
                      <w:r w:rsidR="00886EEB">
                        <w:rPr>
                          <w:rFonts w:ascii="Times New Roman" w:hAnsi="Times New Roman" w:cs="Times New Roman"/>
                          <w:i w:val="0"/>
                          <w:iCs w:val="0"/>
                          <w:color w:val="000000" w:themeColor="text1"/>
                          <w:sz w:val="24"/>
                          <w:szCs w:val="24"/>
                        </w:rPr>
                        <w:t xml:space="preserve"> </w:t>
                      </w:r>
                      <w:r w:rsidR="00886EEB">
                        <w:rPr>
                          <w:rFonts w:ascii="Times New Roman" w:hAnsi="Times New Roman" w:cs="Times New Roman"/>
                          <w:i w:val="0"/>
                          <w:iCs w:val="0"/>
                          <w:color w:val="000000" w:themeColor="text1"/>
                          <w:sz w:val="24"/>
                          <w:szCs w:val="24"/>
                        </w:rPr>
                        <w:t>See the online article for a color version of this figure.</w:t>
                      </w:r>
                    </w:p>
                    <w:p w14:paraId="4A7F3D5B" w14:textId="0C8DC835" w:rsidR="004D4F4D" w:rsidRPr="00E03CC8" w:rsidRDefault="004D4F4D" w:rsidP="004D4F4D">
                      <w:pPr>
                        <w:pStyle w:val="Caption"/>
                        <w:rPr>
                          <w:rFonts w:ascii="Times New Roman" w:hAnsi="Times New Roman" w:cs="Times New Roman"/>
                          <w:i w:val="0"/>
                          <w:iCs w:val="0"/>
                          <w:sz w:val="24"/>
                          <w:szCs w:val="24"/>
                        </w:rPr>
                      </w:pP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617FACE6" w:rsidR="008F4405" w:rsidRDefault="00256CC3" w:rsidP="00F93D10">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lastRenderedPageBreak/>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Autoencoders learn compact internal 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r w:rsidR="008F4405">
        <w:rPr>
          <w:rFonts w:ascii="Times New Roman" w:hAnsi="Times New Roman" w:cs="Times New Roman"/>
        </w:rPr>
        <w:t xml:space="preserve">The fact that both model types employed </w:t>
      </w:r>
      <w:r w:rsidR="00E5693F">
        <w:rPr>
          <w:rFonts w:ascii="Times New Roman" w:hAnsi="Times New Roman" w:cs="Times New Roman"/>
        </w:rPr>
        <w:t xml:space="preserve">a form of learning that did not require an explicit teaching signal called </w:t>
      </w:r>
      <w:r w:rsidR="009F3D85">
        <w:rPr>
          <w:rFonts w:ascii="Times New Roman" w:hAnsi="Times New Roman" w:cs="Times New Roman"/>
        </w:rPr>
        <w:t xml:space="preserve">self-supervised learning </w:t>
      </w:r>
      <w:r w:rsidR="008F4405">
        <w:rPr>
          <w:rFonts w:ascii="Times New Roman" w:hAnsi="Times New Roman" w:cs="Times New Roman"/>
        </w:rPr>
        <w:t xml:space="preserve">made them </w:t>
      </w:r>
      <w:r w:rsidR="00B246E0">
        <w:rPr>
          <w:rFonts w:ascii="Times New Roman" w:hAnsi="Times New Roman" w:cs="Times New Roman"/>
        </w:rPr>
        <w:t>appropriate choices</w:t>
      </w:r>
      <w:r w:rsidR="008F4405">
        <w:rPr>
          <w:rFonts w:ascii="Times New Roman" w:hAnsi="Times New Roman" w:cs="Times New Roman"/>
        </w:rPr>
        <w:t xml:space="preserve"> for the present simulations.</w:t>
      </w:r>
    </w:p>
    <w:p w14:paraId="6DA3979C" w14:textId="3ABE12FC"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r w:rsidR="00831A28">
        <w:rPr>
          <w:rFonts w:ascii="Times New Roman" w:hAnsi="Times New Roman" w:cs="Times New Roman"/>
        </w:rPr>
        <w:t>input and output layers, each consisting of 11 groups. The groups</w:t>
      </w:r>
      <w:r w:rsidR="00227ED2">
        <w:rPr>
          <w:rFonts w:ascii="Times New Roman" w:hAnsi="Times New Roman" w:cs="Times New Roman"/>
        </w:rPr>
        <w:t xml:space="preserve"> </w:t>
      </w:r>
      <w:r w:rsidR="00831A28">
        <w:rPr>
          <w:rFonts w:ascii="Times New Roman" w:hAnsi="Times New Roman" w:cs="Times New Roman"/>
        </w:rPr>
        <w:t>corresponded</w:t>
      </w:r>
      <w:r w:rsidR="00B15EDE" w:rsidRPr="00B15EDE">
        <w:rPr>
          <w:rFonts w:ascii="Times New Roman" w:hAnsi="Times New Roman" w:cs="Times New Roman"/>
        </w:rPr>
        <w:t xml:space="preserve"> to different visible surface features</w:t>
      </w:r>
      <w:r w:rsidR="00831A28">
        <w:rPr>
          <w:rFonts w:ascii="Times New Roman" w:hAnsi="Times New Roman" w:cs="Times New Roman"/>
        </w:rPr>
        <w:t xml:space="preserve"> (described below)</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FF2ADB">
        <w:rPr>
          <w:rFonts w:ascii="Times New Roman" w:hAnsi="Times New Roman" w:cs="Times New Roman"/>
        </w:rPr>
        <w:t>; the precise number</w:t>
      </w:r>
      <w:r w:rsidR="00AE7C83">
        <w:rPr>
          <w:rFonts w:ascii="Times New Roman" w:hAnsi="Times New Roman" w:cs="Times New Roman"/>
        </w:rPr>
        <w:t xml:space="preserve"> </w:t>
      </w:r>
      <w:r w:rsidR="00FF2ADB">
        <w:rPr>
          <w:rFonts w:ascii="Times New Roman" w:hAnsi="Times New Roman" w:cs="Times New Roman"/>
        </w:rPr>
        <w:t xml:space="preserve">depended </w:t>
      </w:r>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r w:rsidR="00FF2ADB">
        <w:rPr>
          <w:rFonts w:ascii="Times New Roman" w:hAnsi="Times New Roman" w:cs="Times New Roman"/>
        </w:rPr>
        <w:t xml:space="preserve">layers </w:t>
      </w:r>
      <w:r w:rsidR="00A73E05">
        <w:rPr>
          <w:rFonts w:ascii="Times New Roman" w:hAnsi="Times New Roman" w:cs="Times New Roman"/>
        </w:rPr>
        <w:t xml:space="preserve">were fully connected to the hidden </w:t>
      </w:r>
      <w:r w:rsidR="00FF2ADB">
        <w:rPr>
          <w:rFonts w:ascii="Times New Roman" w:hAnsi="Times New Roman" w:cs="Times New Roman"/>
        </w:rPr>
        <w:t>layer, which</w:t>
      </w:r>
      <w:r w:rsidR="006971F8">
        <w:rPr>
          <w:rFonts w:ascii="Times New Roman" w:hAnsi="Times New Roman" w:cs="Times New Roman"/>
        </w:rPr>
        <w:t xml:space="preserve"> in turn </w:t>
      </w:r>
      <w:r w:rsidR="00FF2ADB">
        <w:rPr>
          <w:rFonts w:ascii="Times New Roman" w:hAnsi="Times New Roman" w:cs="Times New Roman"/>
        </w:rPr>
        <w:t>was</w:t>
      </w:r>
      <w:r w:rsidR="00A73E05">
        <w:rPr>
          <w:rFonts w:ascii="Times New Roman" w:hAnsi="Times New Roman" w:cs="Times New Roman"/>
        </w:rPr>
        <w:t xml:space="preserve"> fully connected to the output </w:t>
      </w:r>
      <w:r w:rsidR="00FF2ADB">
        <w:rPr>
          <w:rFonts w:ascii="Times New Roman" w:hAnsi="Times New Roman" w:cs="Times New Roman"/>
        </w:rPr>
        <w:t>layer</w:t>
      </w:r>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A18D5EF"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r w:rsidR="0056396D">
        <w:rPr>
          <w:rFonts w:ascii="Times New Roman" w:hAnsi="Times New Roman" w:cs="Times New Roman"/>
        </w:rPr>
        <w:t>“upstream” units were based on their</w:t>
      </w:r>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FB26DE">
        <w:rPr>
          <w:rFonts w:ascii="Times New Roman" w:hAnsi="Times New Roman" w:cs="Times New Roman"/>
        </w:rPr>
        <w:t xml:space="preserve">. </w:t>
      </w:r>
      <w:r w:rsidR="0079651D">
        <w:rPr>
          <w:rFonts w:ascii="Times New Roman" w:hAnsi="Times New Roman" w:cs="Times New Roman"/>
        </w:rPr>
        <w:t>The</w:t>
      </w:r>
      <w:r w:rsidR="00FB26DE">
        <w:rPr>
          <w:rFonts w:ascii="Times New Roman" w:hAnsi="Times New Roman" w:cs="Times New Roman"/>
        </w:rPr>
        <w:t xml:space="preserve"> net input into a hidden unit was</w:t>
      </w:r>
      <w:r w:rsidR="0056396D">
        <w:rPr>
          <w:rFonts w:ascii="Times New Roman" w:hAnsi="Times New Roman" w:cs="Times New Roman"/>
        </w:rPr>
        <w:t xml:space="preserve">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31B6B070"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56396D">
        <w:rPr>
          <w:rFonts w:ascii="Times New Roman" w:hAnsi="Times New Roman" w:cs="Times New Roman"/>
        </w:rPr>
        <w:t>Hidden unit</w:t>
      </w:r>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4B56A6AE"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4D3099">
        <w:rPr>
          <w:rFonts w:ascii="Times New Roman" w:hAnsi="Times New Roman" w:cs="Times New Roman"/>
        </w:rPr>
        <w:t xml:space="preserve">a given output unit’s </w:t>
      </w:r>
      <w:r w:rsidR="00834A98">
        <w:rPr>
          <w:rFonts w:ascii="Times New Roman" w:hAnsi="Times New Roman" w:cs="Times New Roman"/>
        </w:rPr>
        <w:t>net input</w:t>
      </w:r>
      <w:r w:rsidR="00CB4A13">
        <w:rPr>
          <w:rFonts w:ascii="Times New Roman" w:hAnsi="Times New Roman" w:cs="Times New Roman"/>
        </w:rPr>
        <w:t xml:space="preserve"> and </w:t>
      </w:r>
      <w:r w:rsidR="00AE0C7F">
        <w:rPr>
          <w:rFonts w:ascii="Times New Roman" w:hAnsi="Times New Roman" w:cs="Times New Roman"/>
        </w:rPr>
        <w:t>were</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51D632ED"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4D3099">
        <w:rPr>
          <w:rFonts w:ascii="Times New Roman" w:hAnsi="Times New Roman" w:cs="Times New Roman"/>
        </w:rPr>
        <w:t>in which</w:t>
      </w:r>
      <w:r w:rsidR="003E753F">
        <w:rPr>
          <w:rFonts w:ascii="Times New Roman" w:hAnsi="Times New Roman" w:cs="Times New Roman"/>
        </w:rPr>
        <w:t xml:space="preserve"> information from earlier time steps </w:t>
      </w:r>
      <w:r w:rsidR="00FB26DE">
        <w:rPr>
          <w:rFonts w:ascii="Times New Roman" w:hAnsi="Times New Roman" w:cs="Times New Roman"/>
        </w:rPr>
        <w:t xml:space="preserve">could </w:t>
      </w:r>
      <w:r w:rsidR="00F93D10">
        <w:rPr>
          <w:rFonts w:ascii="Times New Roman" w:hAnsi="Times New Roman" w:cs="Times New Roman"/>
        </w:rPr>
        <w:t>influence processing</w:t>
      </w:r>
      <w:r w:rsidR="003E753F">
        <w:rPr>
          <w:rFonts w:ascii="Times New Roman" w:hAnsi="Times New Roman" w:cs="Times New Roman"/>
        </w:rPr>
        <w:t xml:space="preserve"> at later ones.</w:t>
      </w:r>
    </w:p>
    <w:p w14:paraId="79254BE6" w14:textId="6BAEDEF4"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FB26DE">
        <w:rPr>
          <w:rFonts w:ascii="Times New Roman" w:hAnsi="Times New Roman" w:cs="Times New Roman"/>
        </w:rPr>
        <w:t>The units</w:t>
      </w:r>
      <w:r w:rsidR="00DF5625">
        <w:rPr>
          <w:rFonts w:ascii="Times New Roman" w:hAnsi="Times New Roman" w:cs="Times New Roman"/>
        </w:rPr>
        <w:t xml:space="preserve"> within each group</w:t>
      </w:r>
      <w:r w:rsidR="00FB26DE">
        <w:rPr>
          <w:rFonts w:ascii="Times New Roman" w:hAnsi="Times New Roman" w:cs="Times New Roman"/>
        </w:rPr>
        <w:t xml:space="preserve"> corresponded</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d</w:t>
      </w:r>
      <w:r w:rsidR="00217C85">
        <w:rPr>
          <w:rFonts w:ascii="Times New Roman" w:hAnsi="Times New Roman" w:cs="Times New Roman"/>
        </w:rPr>
        <w:t xml:space="preserve">istinct </w:t>
      </w:r>
      <w:r w:rsidR="00DF5625">
        <w:rPr>
          <w:rFonts w:ascii="Times New Roman" w:hAnsi="Times New Roman" w:cs="Times New Roman"/>
        </w:rPr>
        <w:t xml:space="preserve">manifestations of </w:t>
      </w:r>
      <w:r w:rsidR="00FB26DE">
        <w:rPr>
          <w:rFonts w:ascii="Times New Roman" w:hAnsi="Times New Roman" w:cs="Times New Roman"/>
        </w:rPr>
        <w:t xml:space="preserve">a surface </w:t>
      </w:r>
      <w:r w:rsidR="00DF5625">
        <w:rPr>
          <w:rFonts w:ascii="Times New Roman" w:hAnsi="Times New Roman" w:cs="Times New Roman"/>
        </w:rPr>
        <w:t xml:space="preserve">feature. </w:t>
      </w:r>
      <w:r w:rsidR="00FB26DE">
        <w:rPr>
          <w:rFonts w:ascii="Times New Roman" w:hAnsi="Times New Roman" w:cs="Times New Roman"/>
        </w:rPr>
        <w:t>Localist coding was used because it</w:t>
      </w:r>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FB26DE">
        <w:rPr>
          <w:rFonts w:ascii="Times New Roman" w:hAnsi="Times New Roman" w:cs="Times New Roman"/>
        </w:rPr>
        <w:t xml:space="preserve"> and</w:t>
      </w:r>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37650C">
        <w:rPr>
          <w:rFonts w:ascii="Times New Roman" w:hAnsi="Times New Roman" w:cs="Times New Roman"/>
        </w:rPr>
        <w:t>; nothing in the current theory requires this particular coding scheme</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lastRenderedPageBreak/>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10B2B9FD" w:rsidR="00F76B8B" w:rsidRPr="009F177C" w:rsidRDefault="00724709" w:rsidP="00B85B71">
            <w:pPr>
              <w:rPr>
                <w:rFonts w:ascii="Times New Roman" w:hAnsi="Times New Roman" w:cs="Times New Roman"/>
              </w:rPr>
            </w:pPr>
            <w:r>
              <w:rPr>
                <w:rFonts w:ascii="Times New Roman" w:hAnsi="Times New Roman" w:cs="Times New Roman"/>
              </w:rPr>
              <w:t>Sequential spatial positions</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5C37C7"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r w:rsidR="00245D00">
        <w:rPr>
          <w:rFonts w:ascii="Times New Roman" w:hAnsi="Times New Roman" w:cs="Times New Roman"/>
        </w:rPr>
        <w:t xml:space="preserve"> active (i.e., present) features</w:t>
      </w:r>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r w:rsidR="00245D00">
        <w:rPr>
          <w:rFonts w:ascii="Times New Roman" w:hAnsi="Times New Roman" w:cs="Times New Roman"/>
        </w:rPr>
        <w:t>activations of</w:t>
      </w:r>
      <w:r w:rsidRPr="00802190">
        <w:rPr>
          <w:rFonts w:ascii="Times New Roman" w:hAnsi="Times New Roman" w:cs="Times New Roman"/>
        </w:rPr>
        <w:t xml:space="preserve"> 1.0; all other input units </w:t>
      </w:r>
      <w:r w:rsidR="00245D00">
        <w:rPr>
          <w:rFonts w:ascii="Times New Roman" w:hAnsi="Times New Roman" w:cs="Times New Roman"/>
        </w:rPr>
        <w:t>had activations of</w:t>
      </w:r>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w:t>
      </w:r>
      <w:r w:rsidRPr="00184DDD">
        <w:rPr>
          <w:rFonts w:ascii="Times New Roman" w:hAnsi="Times New Roman" w:cs="Times New Roman"/>
        </w:rPr>
        <w:lastRenderedPageBreak/>
        <w:t>that</w:t>
      </w:r>
      <w:r w:rsidR="00245D00">
        <w:rPr>
          <w:rFonts w:ascii="Times New Roman" w:hAnsi="Times New Roman" w:cs="Times New Roman"/>
        </w:rPr>
        <w:t xml:space="preserve"> learning and processing in infants is noisy.</w:t>
      </w:r>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 xml:space="preserve">11 </w:t>
      </w:r>
      <w:r w:rsidR="00245D00">
        <w:rPr>
          <w:rFonts w:ascii="Times New Roman" w:hAnsi="Times New Roman" w:cs="Times New Roman"/>
        </w:rPr>
        <w:t xml:space="preserve">input </w:t>
      </w:r>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r w:rsidR="00245D00">
        <w:rPr>
          <w:rFonts w:ascii="Times New Roman" w:hAnsi="Times New Roman" w:cs="Times New Roman"/>
        </w:rPr>
        <w:t xml:space="preserve"> that the position to the immediate right of the current position in the Horizontal Position input group would be active in the corresponding output group at the immediate next step.</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r w:rsidR="00245D00">
        <w:rPr>
          <w:rFonts w:ascii="Times New Roman" w:hAnsi="Times New Roman" w:cs="Times New Roman"/>
        </w:rPr>
        <w:t>predict that the</w:t>
      </w:r>
      <w:r w:rsidR="00F92118" w:rsidRPr="00F92118">
        <w:rPr>
          <w:rFonts w:ascii="Times New Roman" w:hAnsi="Times New Roman" w:cs="Times New Roman"/>
        </w:rPr>
        <w:t xml:space="preserve"> second unit in the corresponding output group</w:t>
      </w:r>
      <w:r w:rsidR="00245D00">
        <w:rPr>
          <w:rFonts w:ascii="Times New Roman" w:hAnsi="Times New Roman" w:cs="Times New Roman"/>
        </w:rPr>
        <w:t xml:space="preserve"> would be active</w:t>
      </w:r>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xml:space="preserve">. This </w:t>
      </w:r>
      <w:r w:rsidR="006D3EB9">
        <w:rPr>
          <w:rFonts w:ascii="Times New Roman" w:hAnsi="Times New Roman" w:cs="Times New Roman"/>
        </w:rPr>
        <w:t>represented</w:t>
      </w:r>
      <w:r w:rsidR="006D3EB9" w:rsidRPr="00F92118">
        <w:rPr>
          <w:rFonts w:ascii="Times New Roman" w:hAnsi="Times New Roman" w:cs="Times New Roman"/>
        </w:rPr>
        <w:t xml:space="preserve"> </w:t>
      </w:r>
      <w:r w:rsidR="00F92118" w:rsidRPr="00F92118">
        <w:rPr>
          <w:rFonts w:ascii="Times New Roman" w:hAnsi="Times New Roman" w:cs="Times New Roman"/>
        </w:rPr>
        <w:t>the</w:t>
      </w:r>
      <w:r w:rsidR="00F93D10">
        <w:rPr>
          <w:rFonts w:ascii="Times New Roman" w:hAnsi="Times New Roman" w:cs="Times New Roman"/>
        </w:rPr>
        <w:t xml:space="preserve"> fact that motion is dynamic and necessarily unfolds over time</w:t>
      </w:r>
      <w:r w:rsidR="006D3EB9">
        <w:rPr>
          <w:rFonts w:ascii="Times New Roman" w:hAnsi="Times New Roman" w:cs="Times New Roman"/>
        </w:rPr>
        <w:t xml:space="preserve"> and captured, in abstract form, the horizontal, rightward movement of the left object</w:t>
      </w:r>
      <w:r w:rsidR="00F93D10">
        <w:rPr>
          <w:rFonts w:ascii="Times New Roman" w:hAnsi="Times New Roman" w:cs="Times New Roman"/>
        </w:rPr>
        <w:t>.</w:t>
      </w:r>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r w:rsidR="00F93D10">
        <w:rPr>
          <w:rFonts w:ascii="Times New Roman" w:hAnsi="Times New Roman" w:cs="Times New Roman"/>
        </w:rPr>
        <w:t xml:space="preserve">itself </w:t>
      </w:r>
      <w:r w:rsidR="00F92118" w:rsidRPr="00F92118">
        <w:rPr>
          <w:rFonts w:ascii="Times New Roman" w:hAnsi="Times New Roman" w:cs="Times New Roman"/>
        </w:rPr>
        <w:t xml:space="preserve">was </w:t>
      </w:r>
      <w:r w:rsidR="00F93D10">
        <w:rPr>
          <w:rFonts w:ascii="Times New Roman" w:hAnsi="Times New Roman" w:cs="Times New Roman"/>
        </w:rPr>
        <w:t>captured by the Kinematic Motion Type group</w:t>
      </w:r>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r w:rsidR="00F93D10">
        <w:rPr>
          <w:rFonts w:ascii="Times New Roman" w:hAnsi="Times New Roman" w:cs="Times New Roman"/>
        </w:rPr>
        <w:t>copying task</w:t>
      </w:r>
      <w:r w:rsidR="00AF1C96" w:rsidRPr="00AF1C96">
        <w:rPr>
          <w:rFonts w:ascii="Times New Roman" w:hAnsi="Times New Roman" w:cs="Times New Roman"/>
        </w:rPr>
        <w:t xml:space="preserve"> was </w:t>
      </w:r>
      <w:r w:rsidR="00852C98">
        <w:rPr>
          <w:rFonts w:ascii="Times New Roman" w:hAnsi="Times New Roman" w:cs="Times New Roman"/>
        </w:rPr>
        <w:t>carried out by the</w:t>
      </w:r>
      <w:r w:rsidR="00F93D10" w:rsidRPr="00AF1C96">
        <w:rPr>
          <w:rFonts w:ascii="Times New Roman" w:hAnsi="Times New Roman" w:cs="Times New Roman"/>
        </w:rPr>
        <w:t xml:space="preserve"> </w:t>
      </w:r>
      <w:r w:rsidR="00AF1C96" w:rsidRPr="00AF1C96">
        <w:rPr>
          <w:rFonts w:ascii="Times New Roman" w:hAnsi="Times New Roman" w:cs="Times New Roman"/>
        </w:rPr>
        <w:t xml:space="preserve">autoencoder (e.g., Mareschal et al., 2000); the </w:t>
      </w:r>
      <w:r w:rsidR="00F93D10">
        <w:rPr>
          <w:rFonts w:ascii="Times New Roman" w:hAnsi="Times New Roman" w:cs="Times New Roman"/>
        </w:rPr>
        <w:t>prediction task</w:t>
      </w:r>
      <w:r w:rsidR="00852C98">
        <w:rPr>
          <w:rFonts w:ascii="Times New Roman" w:hAnsi="Times New Roman" w:cs="Times New Roman"/>
        </w:rPr>
        <w:t>,</w:t>
      </w:r>
      <w:r w:rsidR="00F93D10">
        <w:rPr>
          <w:rFonts w:ascii="Times New Roman" w:hAnsi="Times New Roman" w:cs="Times New Roman"/>
        </w:rPr>
        <w:t xml:space="preserve"> by the</w:t>
      </w:r>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26C546D8"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r w:rsidR="0005547E">
        <w:rPr>
          <w:rFonts w:ascii="Times New Roman" w:hAnsi="Times New Roman" w:cs="Times New Roman"/>
        </w:rPr>
        <w:t>looking in</w:t>
      </w:r>
      <w:r w:rsidR="005E4BBB">
        <w:rPr>
          <w:rFonts w:ascii="Times New Roman" w:hAnsi="Times New Roman" w:cs="Times New Roman"/>
        </w:rPr>
        <w:t xml:space="preserve"> action efficiency</w:t>
      </w:r>
      <w:r w:rsidR="0005547E">
        <w:rPr>
          <w:rFonts w:ascii="Times New Roman" w:hAnsi="Times New Roman" w:cs="Times New Roman"/>
        </w:rPr>
        <w:t xml:space="preserve"> understanding</w:t>
      </w:r>
      <w:r w:rsidR="005E4BBB">
        <w:rPr>
          <w:rFonts w:ascii="Times New Roman" w:hAnsi="Times New Roman" w:cs="Times New Roman"/>
        </w:rPr>
        <w:t xml:space="preserve"> </w:t>
      </w:r>
      <w:r w:rsidR="00072831">
        <w:rPr>
          <w:rFonts w:ascii="Times New Roman" w:hAnsi="Times New Roman" w:cs="Times New Roman"/>
        </w:rPr>
        <w:t xml:space="preserve">studies </w:t>
      </w:r>
      <w:r w:rsidR="0005547E">
        <w:rPr>
          <w:rFonts w:ascii="Times New Roman" w:hAnsi="Times New Roman" w:cs="Times New Roman"/>
        </w:rPr>
        <w:t xml:space="preserve">is </w:t>
      </w:r>
      <w:r w:rsidR="00AD60C4">
        <w:rPr>
          <w:rFonts w:ascii="Times New Roman" w:hAnsi="Times New Roman" w:cs="Times New Roman"/>
        </w:rPr>
        <w:t>shaped by</w:t>
      </w:r>
      <w:r w:rsidR="005B5DC1">
        <w:rPr>
          <w:rFonts w:ascii="Times New Roman" w:hAnsi="Times New Roman" w:cs="Times New Roman"/>
        </w:rPr>
        <w:t xml:space="preserve"> prior experience </w:t>
      </w:r>
      <w:r w:rsidR="0005547E">
        <w:rPr>
          <w:rFonts w:ascii="Times New Roman" w:hAnsi="Times New Roman" w:cs="Times New Roman"/>
        </w:rPr>
        <w:t xml:space="preserve">with </w:t>
      </w:r>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r w:rsidR="0005547E">
        <w:rPr>
          <w:rFonts w:ascii="Times New Roman" w:hAnsi="Times New Roman" w:cs="Times New Roman"/>
        </w:rPr>
        <w:t xml:space="preserve"> over a short barrier</w:t>
      </w:r>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animate entities; the remaining half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r w:rsidR="00F15B28">
        <w:rPr>
          <w:rFonts w:ascii="Times New Roman" w:hAnsi="Times New Roman" w:cs="Times New Roman"/>
        </w:rPr>
        <w:t xml:space="preserve">Although the exact nature of habituation depended on the simulation, networks </w:t>
      </w:r>
      <w:r w:rsidR="00AE0C7F">
        <w:rPr>
          <w:rFonts w:ascii="Times New Roman" w:hAnsi="Times New Roman" w:cs="Times New Roman"/>
        </w:rPr>
        <w:t>generally experienced an</w:t>
      </w:r>
      <w:r w:rsidR="00F15B28">
        <w:rPr>
          <w:rFonts w:ascii="Times New Roman" w:hAnsi="Times New Roman" w:cs="Times New Roman"/>
        </w:rPr>
        <w:t xml:space="preserve"> Arced Path event. Novel objects and differently sized barriers were used</w:t>
      </w:r>
      <w:r w:rsidR="002149DB">
        <w:rPr>
          <w:rFonts w:ascii="Times New Roman" w:hAnsi="Times New Roman" w:cs="Times New Roman"/>
        </w:rPr>
        <w:t xml:space="preserve"> during habituation</w:t>
      </w:r>
      <w:r w:rsidR="00F15B28">
        <w:rPr>
          <w:rFonts w:ascii="Times New Roman" w:hAnsi="Times New Roman" w:cs="Times New Roman"/>
        </w:rPr>
        <w:t xml:space="preserve"> </w:t>
      </w:r>
      <w:r w:rsidR="00D45450">
        <w:rPr>
          <w:rFonts w:ascii="Times New Roman" w:hAnsi="Times New Roman" w:cs="Times New Roman"/>
        </w:rPr>
        <w:t xml:space="preserve">to assess generalization beyond the pretraining stimuli.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lastRenderedPageBreak/>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6346" w:type="pct"/>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1799"/>
        <w:gridCol w:w="1801"/>
        <w:gridCol w:w="2160"/>
        <w:gridCol w:w="2789"/>
      </w:tblGrid>
      <w:tr w:rsidR="00BA3322" w14:paraId="44412812" w14:textId="27A38FB6" w:rsidTr="008032D9">
        <w:tc>
          <w:tcPr>
            <w:tcW w:w="1402" w:type="pct"/>
            <w:tcBorders>
              <w:top w:val="single" w:sz="4" w:space="0" w:color="auto"/>
              <w:bottom w:val="single" w:sz="4" w:space="0" w:color="auto"/>
            </w:tcBorders>
          </w:tcPr>
          <w:p w14:paraId="78C14ED7" w14:textId="2DED1B40"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Group</w:t>
            </w:r>
          </w:p>
        </w:tc>
        <w:tc>
          <w:tcPr>
            <w:tcW w:w="1515" w:type="pct"/>
            <w:gridSpan w:val="2"/>
            <w:tcBorders>
              <w:top w:val="single" w:sz="4" w:space="0" w:color="auto"/>
              <w:bottom w:val="single" w:sz="4" w:space="0" w:color="auto"/>
            </w:tcBorders>
          </w:tcPr>
          <w:p w14:paraId="1DDDEA8A" w14:textId="421229B9"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Linear Path Event</w:t>
            </w:r>
          </w:p>
        </w:tc>
        <w:tc>
          <w:tcPr>
            <w:tcW w:w="2083" w:type="pct"/>
            <w:gridSpan w:val="2"/>
            <w:tcBorders>
              <w:top w:val="single" w:sz="4" w:space="0" w:color="auto"/>
              <w:bottom w:val="single" w:sz="4" w:space="0" w:color="auto"/>
            </w:tcBorders>
          </w:tcPr>
          <w:p w14:paraId="48CD0F5C" w14:textId="1326D34B"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Arced Path Event</w:t>
            </w:r>
          </w:p>
        </w:tc>
      </w:tr>
      <w:tr w:rsidR="00BA3322" w14:paraId="030D40F0" w14:textId="77777777" w:rsidTr="008032D9">
        <w:tc>
          <w:tcPr>
            <w:tcW w:w="1402" w:type="pct"/>
            <w:tcBorders>
              <w:top w:val="single" w:sz="4" w:space="0" w:color="auto"/>
              <w:bottom w:val="single" w:sz="4" w:space="0" w:color="auto"/>
            </w:tcBorders>
          </w:tcPr>
          <w:p w14:paraId="63842252" w14:textId="77777777" w:rsidR="00BA3322" w:rsidRPr="009F177C" w:rsidRDefault="00BA3322" w:rsidP="00BA3322">
            <w:pPr>
              <w:spacing w:line="480" w:lineRule="auto"/>
              <w:contextualSpacing/>
              <w:rPr>
                <w:rFonts w:ascii="Times New Roman" w:hAnsi="Times New Roman" w:cs="Times New Roman"/>
              </w:rPr>
            </w:pPr>
          </w:p>
        </w:tc>
        <w:tc>
          <w:tcPr>
            <w:tcW w:w="757" w:type="pct"/>
            <w:tcBorders>
              <w:top w:val="single" w:sz="4" w:space="0" w:color="auto"/>
              <w:bottom w:val="single" w:sz="4" w:space="0" w:color="auto"/>
            </w:tcBorders>
          </w:tcPr>
          <w:p w14:paraId="5F2584E5" w14:textId="62FC635E"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Input</w:t>
            </w:r>
          </w:p>
        </w:tc>
        <w:tc>
          <w:tcPr>
            <w:tcW w:w="758" w:type="pct"/>
            <w:tcBorders>
              <w:top w:val="single" w:sz="4" w:space="0" w:color="auto"/>
              <w:bottom w:val="single" w:sz="4" w:space="0" w:color="auto"/>
            </w:tcBorders>
          </w:tcPr>
          <w:p w14:paraId="3D682E9E" w14:textId="7A7718A4"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Target</w:t>
            </w:r>
          </w:p>
        </w:tc>
        <w:tc>
          <w:tcPr>
            <w:tcW w:w="909" w:type="pct"/>
            <w:tcBorders>
              <w:top w:val="single" w:sz="4" w:space="0" w:color="auto"/>
              <w:bottom w:val="single" w:sz="4" w:space="0" w:color="auto"/>
            </w:tcBorders>
          </w:tcPr>
          <w:p w14:paraId="60D12CAD" w14:textId="572C750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Input</w:t>
            </w:r>
          </w:p>
        </w:tc>
        <w:tc>
          <w:tcPr>
            <w:tcW w:w="1174" w:type="pct"/>
            <w:tcBorders>
              <w:top w:val="single" w:sz="4" w:space="0" w:color="auto"/>
              <w:bottom w:val="single" w:sz="4" w:space="0" w:color="auto"/>
            </w:tcBorders>
          </w:tcPr>
          <w:p w14:paraId="53ABDB6A" w14:textId="5F91DFE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Target</w:t>
            </w:r>
          </w:p>
        </w:tc>
      </w:tr>
      <w:tr w:rsidR="00BA3322" w14:paraId="7E732D95" w14:textId="7DD318E1" w:rsidTr="008032D9">
        <w:tc>
          <w:tcPr>
            <w:tcW w:w="1402" w:type="pct"/>
            <w:tcBorders>
              <w:top w:val="single" w:sz="4" w:space="0" w:color="auto"/>
            </w:tcBorders>
          </w:tcPr>
          <w:p w14:paraId="12AB21B8" w14:textId="3C133709"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Object Left</w:t>
            </w:r>
          </w:p>
        </w:tc>
        <w:tc>
          <w:tcPr>
            <w:tcW w:w="757" w:type="pct"/>
            <w:tcBorders>
              <w:top w:val="single" w:sz="4" w:space="0" w:color="auto"/>
            </w:tcBorders>
          </w:tcPr>
          <w:p w14:paraId="4A3947E4" w14:textId="57E342CF"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758" w:type="pct"/>
            <w:tcBorders>
              <w:top w:val="single" w:sz="4" w:space="0" w:color="auto"/>
            </w:tcBorders>
          </w:tcPr>
          <w:p w14:paraId="4DB3FAC9" w14:textId="4893ADF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909" w:type="pct"/>
            <w:tcBorders>
              <w:top w:val="single" w:sz="4" w:space="0" w:color="auto"/>
            </w:tcBorders>
          </w:tcPr>
          <w:p w14:paraId="1287CA93" w14:textId="657B7E95"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1174" w:type="pct"/>
            <w:tcBorders>
              <w:top w:val="single" w:sz="4" w:space="0" w:color="auto"/>
            </w:tcBorders>
          </w:tcPr>
          <w:p w14:paraId="266E757D" w14:textId="7AFD6B3C"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r>
      <w:tr w:rsidR="00BA3322" w14:paraId="05EF6E92" w14:textId="769DF8B9" w:rsidTr="008032D9">
        <w:tc>
          <w:tcPr>
            <w:tcW w:w="1402" w:type="pct"/>
          </w:tcPr>
          <w:p w14:paraId="23A8B893" w14:textId="48332C3C"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Object Right</w:t>
            </w:r>
          </w:p>
        </w:tc>
        <w:tc>
          <w:tcPr>
            <w:tcW w:w="757" w:type="pct"/>
          </w:tcPr>
          <w:p w14:paraId="1ABD943B" w14:textId="43955A5F"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758" w:type="pct"/>
          </w:tcPr>
          <w:p w14:paraId="444CD6A5" w14:textId="6485F834"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909" w:type="pct"/>
          </w:tcPr>
          <w:p w14:paraId="75EC5114" w14:textId="0CA8D70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1174" w:type="pct"/>
          </w:tcPr>
          <w:p w14:paraId="255BD9E1" w14:textId="6707E0BE"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r>
      <w:tr w:rsidR="00BA3322" w14:paraId="15540334" w14:textId="4FC24C34" w:rsidTr="008032D9">
        <w:tc>
          <w:tcPr>
            <w:tcW w:w="1402" w:type="pct"/>
          </w:tcPr>
          <w:p w14:paraId="4D7185B8" w14:textId="6E34DD1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Horizontal Position</w:t>
            </w:r>
          </w:p>
        </w:tc>
        <w:tc>
          <w:tcPr>
            <w:tcW w:w="757" w:type="pct"/>
          </w:tcPr>
          <w:p w14:paraId="1723C3E8" w14:textId="3A8225D6"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Position 1</w:t>
            </w:r>
          </w:p>
        </w:tc>
        <w:tc>
          <w:tcPr>
            <w:tcW w:w="758" w:type="pct"/>
          </w:tcPr>
          <w:p w14:paraId="0D93D2C0" w14:textId="70B6513B"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 xml:space="preserve">Position </w:t>
            </w:r>
            <w:r>
              <w:rPr>
                <w:rFonts w:ascii="Times New Roman" w:hAnsi="Times New Roman" w:cs="Times New Roman"/>
              </w:rPr>
              <w:t>2</w:t>
            </w:r>
          </w:p>
        </w:tc>
        <w:tc>
          <w:tcPr>
            <w:tcW w:w="909" w:type="pct"/>
          </w:tcPr>
          <w:p w14:paraId="521F4983" w14:textId="52D341E5"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Position 1</w:t>
            </w:r>
          </w:p>
        </w:tc>
        <w:tc>
          <w:tcPr>
            <w:tcW w:w="1174" w:type="pct"/>
          </w:tcPr>
          <w:p w14:paraId="6BF23AF5" w14:textId="149BDEC7"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 xml:space="preserve">Position </w:t>
            </w:r>
            <w:r>
              <w:rPr>
                <w:rFonts w:ascii="Times New Roman" w:hAnsi="Times New Roman" w:cs="Times New Roman"/>
              </w:rPr>
              <w:t>2</w:t>
            </w:r>
          </w:p>
        </w:tc>
      </w:tr>
      <w:tr w:rsidR="00BA3322" w14:paraId="60140B28" w14:textId="46CCC190" w:rsidTr="008032D9">
        <w:tc>
          <w:tcPr>
            <w:tcW w:w="1402" w:type="pct"/>
          </w:tcPr>
          <w:p w14:paraId="530BA8D9" w14:textId="7D121597"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Obstacle Horizontal Position</w:t>
            </w:r>
          </w:p>
        </w:tc>
        <w:tc>
          <w:tcPr>
            <w:tcW w:w="757" w:type="pct"/>
          </w:tcPr>
          <w:p w14:paraId="01596733" w14:textId="2BFF686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Missing</w:t>
            </w:r>
          </w:p>
        </w:tc>
        <w:tc>
          <w:tcPr>
            <w:tcW w:w="758" w:type="pct"/>
          </w:tcPr>
          <w:p w14:paraId="18D7A986" w14:textId="647B07BA"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Missing</w:t>
            </w:r>
          </w:p>
        </w:tc>
        <w:tc>
          <w:tcPr>
            <w:tcW w:w="909" w:type="pct"/>
          </w:tcPr>
          <w:p w14:paraId="5DD8C540" w14:textId="7B08BA15"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Middle</w:t>
            </w:r>
          </w:p>
        </w:tc>
        <w:tc>
          <w:tcPr>
            <w:tcW w:w="1174" w:type="pct"/>
          </w:tcPr>
          <w:p w14:paraId="382A9531" w14:textId="75EDA046"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Middle</w:t>
            </w:r>
          </w:p>
        </w:tc>
      </w:tr>
      <w:tr w:rsidR="00BA3322" w14:paraId="2E85DF05" w14:textId="54AA5782" w:rsidTr="008032D9">
        <w:tc>
          <w:tcPr>
            <w:tcW w:w="1402" w:type="pct"/>
          </w:tcPr>
          <w:p w14:paraId="7BFCD9D7" w14:textId="39D32D1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Obstacle Height</w:t>
            </w:r>
          </w:p>
        </w:tc>
        <w:tc>
          <w:tcPr>
            <w:tcW w:w="757" w:type="pct"/>
          </w:tcPr>
          <w:p w14:paraId="2E3E04EB" w14:textId="15C72C1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Obstacle</w:t>
            </w:r>
          </w:p>
        </w:tc>
        <w:tc>
          <w:tcPr>
            <w:tcW w:w="758" w:type="pct"/>
          </w:tcPr>
          <w:p w14:paraId="244E22FF" w14:textId="5EE44E13"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Obstacle</w:t>
            </w:r>
          </w:p>
        </w:tc>
        <w:tc>
          <w:tcPr>
            <w:tcW w:w="909" w:type="pct"/>
          </w:tcPr>
          <w:p w14:paraId="1C4F6FEF" w14:textId="248F30C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c>
          <w:tcPr>
            <w:tcW w:w="1174" w:type="pct"/>
          </w:tcPr>
          <w:p w14:paraId="25EC06D8" w14:textId="382AA0A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r>
      <w:tr w:rsidR="00BA3322" w14:paraId="4A16469F" w14:textId="6ACF6688" w:rsidTr="008032D9">
        <w:tc>
          <w:tcPr>
            <w:tcW w:w="1402" w:type="pct"/>
          </w:tcPr>
          <w:p w14:paraId="57146171" w14:textId="75752F67"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 Apex–Obstacle Gap</w:t>
            </w:r>
          </w:p>
        </w:tc>
        <w:tc>
          <w:tcPr>
            <w:tcW w:w="757" w:type="pct"/>
          </w:tcPr>
          <w:p w14:paraId="43EB201D" w14:textId="2CA7D8BE"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Separation</w:t>
            </w:r>
          </w:p>
        </w:tc>
        <w:tc>
          <w:tcPr>
            <w:tcW w:w="758" w:type="pct"/>
          </w:tcPr>
          <w:p w14:paraId="1E87671E" w14:textId="77942822"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Separation</w:t>
            </w:r>
          </w:p>
        </w:tc>
        <w:tc>
          <w:tcPr>
            <w:tcW w:w="909" w:type="pct"/>
          </w:tcPr>
          <w:p w14:paraId="2E3BE03D" w14:textId="64A1640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Small Vertical Separation</w:t>
            </w:r>
          </w:p>
        </w:tc>
        <w:tc>
          <w:tcPr>
            <w:tcW w:w="1174" w:type="pct"/>
          </w:tcPr>
          <w:p w14:paraId="319D55FC" w14:textId="56611C6D"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Small Vertical Separation</w:t>
            </w:r>
          </w:p>
        </w:tc>
      </w:tr>
      <w:tr w:rsidR="00BA3322" w14:paraId="48629192" w14:textId="7BF871A5" w:rsidTr="008032D9">
        <w:tc>
          <w:tcPr>
            <w:tcW w:w="1402" w:type="pct"/>
          </w:tcPr>
          <w:p w14:paraId="53A02005" w14:textId="2BA88C2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Spatial Adjacency</w:t>
            </w:r>
          </w:p>
        </w:tc>
        <w:tc>
          <w:tcPr>
            <w:tcW w:w="757" w:type="pct"/>
          </w:tcPr>
          <w:p w14:paraId="40F94CFD" w14:textId="6585CEE6"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758" w:type="pct"/>
          </w:tcPr>
          <w:p w14:paraId="476EAE8B" w14:textId="09D49C8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909" w:type="pct"/>
          </w:tcPr>
          <w:p w14:paraId="370B5256" w14:textId="4B8BA61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1174" w:type="pct"/>
          </w:tcPr>
          <w:p w14:paraId="052CC3A0" w14:textId="668C569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r>
      <w:tr w:rsidR="00BA3322" w14:paraId="6233D180" w14:textId="21598E32" w:rsidTr="008032D9">
        <w:tc>
          <w:tcPr>
            <w:tcW w:w="1402" w:type="pct"/>
          </w:tcPr>
          <w:p w14:paraId="08777033" w14:textId="7C14EF2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 Peak Height</w:t>
            </w:r>
          </w:p>
        </w:tc>
        <w:tc>
          <w:tcPr>
            <w:tcW w:w="757" w:type="pct"/>
          </w:tcPr>
          <w:p w14:paraId="6918060E" w14:textId="5DDF2723"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Arc</w:t>
            </w:r>
          </w:p>
        </w:tc>
        <w:tc>
          <w:tcPr>
            <w:tcW w:w="758" w:type="pct"/>
          </w:tcPr>
          <w:p w14:paraId="178EA600" w14:textId="3C85005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Arc</w:t>
            </w:r>
          </w:p>
        </w:tc>
        <w:tc>
          <w:tcPr>
            <w:tcW w:w="909" w:type="pct"/>
          </w:tcPr>
          <w:p w14:paraId="59AD2365" w14:textId="7C2AF890"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c>
          <w:tcPr>
            <w:tcW w:w="1174" w:type="pct"/>
          </w:tcPr>
          <w:p w14:paraId="03B0C911" w14:textId="30E1D1C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r>
      <w:tr w:rsidR="00BA3322" w14:paraId="6A18FC32" w14:textId="301E4DCB" w:rsidTr="008032D9">
        <w:tc>
          <w:tcPr>
            <w:tcW w:w="1402" w:type="pct"/>
          </w:tcPr>
          <w:p w14:paraId="78F90658" w14:textId="4A27C692"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Kinematic Motion Type</w:t>
            </w:r>
          </w:p>
        </w:tc>
        <w:tc>
          <w:tcPr>
            <w:tcW w:w="757" w:type="pct"/>
          </w:tcPr>
          <w:p w14:paraId="04755EED" w14:textId="309763D5"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Linear</w:t>
            </w:r>
          </w:p>
        </w:tc>
        <w:tc>
          <w:tcPr>
            <w:tcW w:w="758" w:type="pct"/>
          </w:tcPr>
          <w:p w14:paraId="7AC57806" w14:textId="5569FC2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Linear</w:t>
            </w:r>
          </w:p>
        </w:tc>
        <w:tc>
          <w:tcPr>
            <w:tcW w:w="909" w:type="pct"/>
          </w:tcPr>
          <w:p w14:paraId="25C74E71" w14:textId="568300E0"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w:t>
            </w:r>
            <w:r>
              <w:rPr>
                <w:rFonts w:ascii="Times New Roman" w:hAnsi="Times New Roman" w:cs="Times New Roman"/>
                <w:b/>
                <w:bCs/>
              </w:rPr>
              <w:t>ed</w:t>
            </w:r>
          </w:p>
        </w:tc>
        <w:tc>
          <w:tcPr>
            <w:tcW w:w="1174" w:type="pct"/>
          </w:tcPr>
          <w:p w14:paraId="159B3C91" w14:textId="623924EB"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w:t>
            </w:r>
            <w:r>
              <w:rPr>
                <w:rFonts w:ascii="Times New Roman" w:hAnsi="Times New Roman" w:cs="Times New Roman"/>
                <w:b/>
                <w:bCs/>
              </w:rPr>
              <w:t>ed</w:t>
            </w:r>
          </w:p>
        </w:tc>
      </w:tr>
      <w:tr w:rsidR="00BA3322" w14:paraId="0BDEBEFF" w14:textId="7F6F35A7" w:rsidTr="008032D9">
        <w:trPr>
          <w:trHeight w:val="224"/>
        </w:trPr>
        <w:tc>
          <w:tcPr>
            <w:tcW w:w="1402" w:type="pct"/>
          </w:tcPr>
          <w:p w14:paraId="5B8FFE60" w14:textId="72F99E6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Surface Property Left</w:t>
            </w:r>
          </w:p>
        </w:tc>
        <w:tc>
          <w:tcPr>
            <w:tcW w:w="757" w:type="pct"/>
          </w:tcPr>
          <w:p w14:paraId="3E1E9E83" w14:textId="2C0B50E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758" w:type="pct"/>
          </w:tcPr>
          <w:p w14:paraId="350F1170" w14:textId="5DFACD5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909" w:type="pct"/>
          </w:tcPr>
          <w:p w14:paraId="37B3E82C" w14:textId="049A788B"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1174" w:type="pct"/>
          </w:tcPr>
          <w:p w14:paraId="686A4399" w14:textId="454A279C"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r>
      <w:tr w:rsidR="00BA3322" w14:paraId="0EFB4B72" w14:textId="4FB02F34" w:rsidTr="008032D9">
        <w:tc>
          <w:tcPr>
            <w:tcW w:w="1402" w:type="pct"/>
            <w:tcBorders>
              <w:bottom w:val="single" w:sz="4" w:space="0" w:color="auto"/>
            </w:tcBorders>
          </w:tcPr>
          <w:p w14:paraId="232DB52A" w14:textId="6D3E238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Surface Property Right</w:t>
            </w:r>
          </w:p>
        </w:tc>
        <w:tc>
          <w:tcPr>
            <w:tcW w:w="757" w:type="pct"/>
            <w:tcBorders>
              <w:bottom w:val="single" w:sz="4" w:space="0" w:color="auto"/>
            </w:tcBorders>
          </w:tcPr>
          <w:p w14:paraId="2B8BCDAD" w14:textId="676CA9B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758" w:type="pct"/>
            <w:tcBorders>
              <w:bottom w:val="single" w:sz="4" w:space="0" w:color="auto"/>
            </w:tcBorders>
          </w:tcPr>
          <w:p w14:paraId="4FBA3D97" w14:textId="04B0D90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909" w:type="pct"/>
            <w:tcBorders>
              <w:bottom w:val="single" w:sz="4" w:space="0" w:color="auto"/>
            </w:tcBorders>
          </w:tcPr>
          <w:p w14:paraId="2D5E1FEB" w14:textId="1E1CBE38"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1174" w:type="pct"/>
            <w:tcBorders>
              <w:bottom w:val="single" w:sz="4" w:space="0" w:color="auto"/>
            </w:tcBorders>
          </w:tcPr>
          <w:p w14:paraId="350FC9F0" w14:textId="0F82DC8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r>
    </w:tbl>
    <w:p w14:paraId="3703E5BB" w14:textId="56A182CF"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w:t>
      </w:r>
      <w:r w:rsidR="008032D9">
        <w:rPr>
          <w:rFonts w:ascii="Times New Roman" w:hAnsi="Times New Roman" w:cs="Times New Roman"/>
        </w:rPr>
        <w:t xml:space="preserve"> Input c</w:t>
      </w:r>
      <w:r w:rsidR="004B50CC" w:rsidRPr="004B50CC">
        <w:rPr>
          <w:rFonts w:ascii="Times New Roman" w:hAnsi="Times New Roman" w:cs="Times New Roman"/>
        </w:rPr>
        <w:t>ell entries identify the units whose states were clamped during that time step.</w:t>
      </w:r>
      <w:r w:rsidR="008032D9">
        <w:rPr>
          <w:rFonts w:ascii="Times New Roman" w:hAnsi="Times New Roman" w:cs="Times New Roman"/>
        </w:rPr>
        <w:t xml:space="preserve"> Target cells entries identify the units who </w:t>
      </w:r>
      <w:r w:rsidR="00616187">
        <w:rPr>
          <w:rFonts w:ascii="Times New Roman" w:hAnsi="Times New Roman" w:cs="Times New Roman"/>
        </w:rPr>
        <w:t>state</w:t>
      </w:r>
      <w:r w:rsidR="008032D9">
        <w:rPr>
          <w:rFonts w:ascii="Times New Roman" w:hAnsi="Times New Roman" w:cs="Times New Roman"/>
        </w:rPr>
        <w:t xml:space="preserve"> the network was trained to activate.</w:t>
      </w:r>
      <w:r w:rsidR="004B50CC" w:rsidRPr="004B50CC">
        <w:rPr>
          <w:rFonts w:ascii="Times New Roman" w:hAnsi="Times New Roman" w:cs="Times New Roman"/>
        </w:rPr>
        <w:t xml:space="preserve"> Bolded text reflects features on which the two event types differed.</w:t>
      </w:r>
    </w:p>
    <w:p w14:paraId="56B9D658" w14:textId="3819F470" w:rsidR="00CF2482" w:rsidRDefault="00DC6894" w:rsidP="00524642">
      <w:pPr>
        <w:spacing w:line="480" w:lineRule="auto"/>
        <w:ind w:firstLine="720"/>
        <w:contextualSpacing/>
        <w:rPr>
          <w:rFonts w:ascii="Times New Roman" w:hAnsi="Times New Roman" w:cs="Times New Roman"/>
        </w:rPr>
      </w:pPr>
      <w:r>
        <w:rPr>
          <w:rFonts w:ascii="Times New Roman" w:hAnsi="Times New Roman" w:cs="Times New Roman"/>
        </w:rPr>
        <w:t>During each time step of both phases,</w:t>
      </w:r>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w:t>
      </w:r>
      <w:r w:rsidR="00620356">
        <w:rPr>
          <w:rFonts w:ascii="Times New Roman" w:hAnsi="Times New Roman" w:cs="Times New Roman"/>
        </w:rPr>
        <w:lastRenderedPageBreak/>
        <w:t xml:space="preserve">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r w:rsidR="00F030F8">
        <w:rPr>
          <w:rFonts w:ascii="Times New Roman" w:hAnsi="Times New Roman" w:cs="Times New Roman"/>
        </w:rPr>
        <w:t>an object’s next position</w:t>
      </w:r>
      <w:r w:rsidR="00CF2482">
        <w:rPr>
          <w:rFonts w:ascii="Times New Roman" w:hAnsi="Times New Roman" w:cs="Times New Roman"/>
        </w:rPr>
        <w:t xml:space="preserve">. </w:t>
      </w:r>
      <w:r w:rsidR="00336A6C">
        <w:rPr>
          <w:rFonts w:ascii="Times New Roman" w:hAnsi="Times New Roman" w:cs="Times New Roman"/>
        </w:rPr>
        <w:t>To minimize the</w:t>
      </w:r>
      <w:r w:rsidR="00F609E4">
        <w:rPr>
          <w:rFonts w:ascii="Times New Roman" w:hAnsi="Times New Roman" w:cs="Times New Roman"/>
        </w:rPr>
        <w:t xml:space="preserve"> discrepancy between the</w:t>
      </w:r>
      <w:r w:rsidR="00336A6C">
        <w:rPr>
          <w:rFonts w:ascii="Times New Roman" w:hAnsi="Times New Roman" w:cs="Times New Roman"/>
        </w:rPr>
        <w:t xml:space="preserve"> </w:t>
      </w:r>
      <w:r w:rsidR="00336A6C" w:rsidRPr="00A83B89">
        <w:rPr>
          <w:rFonts w:ascii="Times New Roman" w:hAnsi="Times New Roman" w:cs="Times New Roman"/>
        </w:rPr>
        <w:t xml:space="preserve">target and output patterns after </w:t>
      </w:r>
      <w:r w:rsidR="00336A6C">
        <w:rPr>
          <w:rFonts w:ascii="Times New Roman" w:hAnsi="Times New Roman" w:cs="Times New Roman"/>
        </w:rPr>
        <w:t>a full</w:t>
      </w:r>
      <w:r w:rsidR="00336A6C" w:rsidRPr="00A83B89">
        <w:rPr>
          <w:rFonts w:ascii="Times New Roman" w:hAnsi="Times New Roman" w:cs="Times New Roman"/>
        </w:rPr>
        <w:t xml:space="preserve"> pass through</w:t>
      </w:r>
      <w:r w:rsidR="006A66FC">
        <w:rPr>
          <w:rFonts w:ascii="Times New Roman" w:hAnsi="Times New Roman" w:cs="Times New Roman"/>
        </w:rPr>
        <w:t xml:space="preserve"> the</w:t>
      </w:r>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r w:rsidR="006A66FC">
        <w:rPr>
          <w:rFonts w:ascii="Times New Roman" w:hAnsi="Times New Roman" w:cs="Times New Roman"/>
        </w:rPr>
        <w:t xml:space="preserve">connection weights were modified via </w:t>
      </w:r>
      <w:r w:rsidR="00336A6C">
        <w:rPr>
          <w:rFonts w:ascii="Times New Roman" w:hAnsi="Times New Roman" w:cs="Times New Roman"/>
        </w:rPr>
        <w:t xml:space="preserve">a </w:t>
      </w:r>
      <w:r w:rsidR="003D3718">
        <w:rPr>
          <w:rFonts w:ascii="Times New Roman" w:hAnsi="Times New Roman" w:cs="Times New Roman"/>
        </w:rPr>
        <w:t>version of recurrent backpropagation through time adapted to the simple recurrent network architecture (Williams &amp; Zipser, 1995)</w:t>
      </w:r>
      <w:r w:rsidR="00892D3A">
        <w:rPr>
          <w:rFonts w:ascii="Times New Roman" w:hAnsi="Times New Roman" w:cs="Times New Roman"/>
        </w:rPr>
        <w:t xml:space="preserve">. </w:t>
      </w:r>
      <w:r w:rsidR="00CA2C16">
        <w:rPr>
          <w:rFonts w:ascii="Times New Roman" w:hAnsi="Times New Roman" w:cs="Times New Roman"/>
        </w:rPr>
        <w:t>Cross-entropy was the</w:t>
      </w:r>
      <w:r w:rsidR="001F4704">
        <w:rPr>
          <w:rFonts w:ascii="Times New Roman" w:hAnsi="Times New Roman" w:cs="Times New Roman"/>
        </w:rPr>
        <w:t xml:space="preserve"> error</w:t>
      </w:r>
      <w:r w:rsidR="00CA2C16">
        <w:rPr>
          <w:rFonts w:ascii="Times New Roman" w:hAnsi="Times New Roman" w:cs="Times New Roman"/>
        </w:rPr>
        <w:t xml:space="preserve"> measure</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61DD3063"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w:t>
      </w:r>
      <w:r w:rsidR="00406E8A">
        <w:rPr>
          <w:rFonts w:ascii="Times New Roman" w:hAnsi="Times New Roman" w:cs="Times New Roman"/>
        </w:rPr>
        <w:t>the</w:t>
      </w:r>
      <w:r w:rsidR="00112C4C">
        <w:rPr>
          <w:rFonts w:ascii="Times New Roman" w:hAnsi="Times New Roman" w:cs="Times New Roman"/>
        </w:rPr>
        <w:t xml:space="preserve"> partial</w:t>
      </w:r>
      <w:r w:rsidR="00E83445">
        <w:rPr>
          <w:rFonts w:ascii="Times New Roman" w:hAnsi="Times New Roman" w:cs="Times New Roman"/>
        </w:rPr>
        <w:t xml:space="preserve"> derivative </w:t>
      </w:r>
      <w:r w:rsidR="00406E8A">
        <w:rPr>
          <w:rFonts w:ascii="Times New Roman" w:hAnsi="Times New Roman" w:cs="Times New Roman"/>
        </w:rPr>
        <w:t xml:space="preserve">of </w:t>
      </w:r>
      <w:r w:rsidR="00406E8A">
        <w:rPr>
          <w:rFonts w:ascii="Times New Roman" w:hAnsi="Times New Roman" w:cs="Times New Roman"/>
          <w:i/>
          <w:iCs/>
        </w:rPr>
        <w:t xml:space="preserve">C </w:t>
      </w:r>
      <w:r w:rsidR="00E83445">
        <w:rPr>
          <w:rFonts w:ascii="Times New Roman" w:hAnsi="Times New Roman" w:cs="Times New Roman"/>
        </w:rPr>
        <w:t xml:space="preserve">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56C34CF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r w:rsidR="00870711">
        <w:rPr>
          <w:rFonts w:ascii="Times New Roman" w:hAnsi="Times New Roman" w:cs="Times New Roman"/>
        </w:rPr>
        <w:t>Network weights were frozen at test</w:t>
      </w:r>
      <w:r w:rsidR="004F58C8">
        <w:rPr>
          <w:rFonts w:ascii="Times New Roman" w:hAnsi="Times New Roman" w:cs="Times New Roman"/>
        </w:rPr>
        <w:t xml:space="preserve"> to simulate no further learning</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The specific testing procedure depended on the simulation</w:t>
      </w:r>
      <w:r w:rsidR="00F609E4">
        <w:rPr>
          <w:rFonts w:ascii="Times New Roman" w:hAnsi="Times New Roman" w:cs="Times New Roman"/>
        </w:rPr>
        <w:t>,</w:t>
      </w:r>
      <w:r w:rsidR="00A51C4D" w:rsidRPr="00A51C4D">
        <w:rPr>
          <w:rFonts w:ascii="Times New Roman" w:hAnsi="Times New Roman" w:cs="Times New Roman"/>
        </w:rPr>
        <w:t xml:space="preserve">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39F13F72"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24615B">
        <w:rPr>
          <w:rFonts w:ascii="Times New Roman" w:hAnsi="Times New Roman" w:cs="Times New Roman"/>
        </w:rPr>
        <w:t>The assumption that peripherally located obstacles have lower salience relative to centrally located ones was implemented</w:t>
      </w:r>
      <w:r w:rsidR="00303D8A">
        <w:rPr>
          <w:rFonts w:ascii="Times New Roman" w:hAnsi="Times New Roman" w:cs="Times New Roman"/>
        </w:rPr>
        <w:t xml:space="preserve"> by</w:t>
      </w:r>
      <w:r w:rsidR="0024615B">
        <w:rPr>
          <w:rFonts w:ascii="Times New Roman" w:hAnsi="Times New Roman" w:cs="Times New Roman"/>
        </w:rPr>
        <w:t xml:space="preserve"> decreasing the learning rate and </w:t>
      </w:r>
      <w:r w:rsidR="0024615B">
        <w:rPr>
          <w:rFonts w:ascii="Times New Roman" w:hAnsi="Times New Roman" w:cs="Times New Roman"/>
        </w:rPr>
        <w:lastRenderedPageBreak/>
        <w:t xml:space="preserve">increasing the weight decay </w:t>
      </w:r>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r w:rsidR="00303D8A">
        <w:rPr>
          <w:rFonts w:ascii="Times New Roman" w:hAnsi="Times New Roman" w:cs="Times New Roman"/>
        </w:rPr>
        <w:t>learning rate value</w:t>
      </w:r>
      <w:r>
        <w:rPr>
          <w:rFonts w:ascii="Times New Roman" w:hAnsi="Times New Roman" w:cs="Times New Roman"/>
        </w:rPr>
        <w:t>—which</w:t>
      </w:r>
      <w:r w:rsidR="00785CDC">
        <w:rPr>
          <w:rFonts w:ascii="Times New Roman" w:hAnsi="Times New Roman" w:cs="Times New Roman"/>
        </w:rPr>
        <w:t>,</w:t>
      </w:r>
      <w:r>
        <w:rPr>
          <w:rFonts w:ascii="Times New Roman" w:hAnsi="Times New Roman" w:cs="Times New Roman"/>
        </w:rPr>
        <w:t xml:space="preserve"> importantly</w:t>
      </w:r>
      <w:r w:rsidR="00785CDC">
        <w:rPr>
          <w:rFonts w:ascii="Times New Roman" w:hAnsi="Times New Roman" w:cs="Times New Roman"/>
        </w:rPr>
        <w:t>,</w:t>
      </w:r>
      <w:r>
        <w:rPr>
          <w:rFonts w:ascii="Times New Roman" w:hAnsi="Times New Roman" w:cs="Times New Roman"/>
        </w:rPr>
        <w:t xml:space="preserve">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r w:rsidR="00303D8A">
        <w:rPr>
          <w:rFonts w:ascii="Times New Roman" w:hAnsi="Times New Roman" w:cs="Times New Roman"/>
        </w:rPr>
        <w:t xml:space="preserve"> value</w:t>
      </w:r>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w:t>
      </w:r>
      <w:r w:rsidR="00A96014">
        <w:rPr>
          <w:rFonts w:ascii="Times New Roman" w:hAnsi="Times New Roman" w:cs="Times New Roman"/>
        </w:rPr>
        <w:t xml:space="preserve">Preliminary simulations </w:t>
      </w:r>
      <w:r w:rsidR="00BD66C2">
        <w:rPr>
          <w:rFonts w:ascii="Times New Roman" w:hAnsi="Times New Roman" w:cs="Times New Roman"/>
        </w:rPr>
        <w:t>showed that</w:t>
      </w:r>
      <w:r w:rsidR="00A71A04">
        <w:rPr>
          <w:rFonts w:ascii="Times New Roman" w:hAnsi="Times New Roman" w:cs="Times New Roman"/>
        </w:rPr>
        <w:t xml:space="preserve"> </w:t>
      </w:r>
      <w:r w:rsidR="00BD66C2">
        <w:rPr>
          <w:rFonts w:ascii="Times New Roman" w:hAnsi="Times New Roman" w:cs="Times New Roman"/>
        </w:rPr>
        <w:t xml:space="preserve">the current findings were robust across a range of </w:t>
      </w:r>
      <w:r w:rsidR="003F5726">
        <w:rPr>
          <w:rFonts w:ascii="Times New Roman" w:hAnsi="Times New Roman" w:cs="Times New Roman"/>
        </w:rPr>
        <w:t>parameter values</w:t>
      </w:r>
      <w:r w:rsidR="00BD66C2">
        <w:rPr>
          <w:rFonts w:ascii="Times New Roman" w:hAnsi="Times New Roman" w:cs="Times New Roman"/>
        </w:rPr>
        <w:t>. The assumption that arced trajectories clear obstacles by small margins was implemented</w:t>
      </w:r>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6626B0F"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sidR="00330C44">
        <w:rPr>
          <w:rFonts w:ascii="Times New Roman" w:hAnsi="Times New Roman" w:cs="Times New Roman"/>
        </w:rPr>
        <w:t>This phase</w:t>
      </w:r>
      <w:r>
        <w:rPr>
          <w:rFonts w:ascii="Times New Roman" w:hAnsi="Times New Roman" w:cs="Times New Roman"/>
        </w:rPr>
        <w:t xml:space="preserve"> was 900 epochs for simulations whose target findings derived from studies testing 12-month-olds</w:t>
      </w:r>
      <w:r w:rsidR="00330C44">
        <w:rPr>
          <w:rFonts w:ascii="Times New Roman" w:hAnsi="Times New Roman" w:cs="Times New Roman"/>
        </w:rPr>
        <w:t xml:space="preserve"> and 675, 450, and 225</w:t>
      </w:r>
      <w:r>
        <w:rPr>
          <w:rFonts w:ascii="Times New Roman" w:hAnsi="Times New Roman" w:cs="Times New Roman"/>
        </w:rPr>
        <w:t xml:space="preserve"> for simulations </w:t>
      </w:r>
      <w:r w:rsidR="00BD66C2">
        <w:rPr>
          <w:rFonts w:ascii="Times New Roman" w:hAnsi="Times New Roman" w:cs="Times New Roman"/>
        </w:rPr>
        <w:t>testing</w:t>
      </w:r>
      <w:r>
        <w:rPr>
          <w:rFonts w:ascii="Times New Roman" w:hAnsi="Times New Roman" w:cs="Times New Roman"/>
        </w:rPr>
        <w:t xml:space="preserve"> 9-, 6-, and 3-month-olds, respectively. Additionally, older networks possessed larger learning rates </w:t>
      </w:r>
      <w:r w:rsidR="00A66CD1">
        <w:rPr>
          <w:rFonts w:ascii="Times New Roman" w:hAnsi="Times New Roman" w:cs="Times New Roman"/>
        </w:rPr>
        <w:t>and more hidden units</w:t>
      </w:r>
      <w:r w:rsidR="00BD66C2">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BD66C2">
        <w:rPr>
          <w:rFonts w:ascii="Times New Roman" w:hAnsi="Times New Roman" w:cs="Times New Roman"/>
        </w:rPr>
        <w:t>, respectively,</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r w:rsidR="001902F7">
        <w:rPr>
          <w:rFonts w:ascii="Times New Roman" w:hAnsi="Times New Roman" w:cs="Times New Roman"/>
        </w:rPr>
        <w:t>reflect</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r w:rsidR="0013087E">
        <w:rPr>
          <w:rFonts w:ascii="Times New Roman" w:hAnsi="Times New Roman" w:cs="Times New Roman"/>
        </w:rPr>
        <w:t xml:space="preserve"> Although these values were somewhat arbitrary, they were held constant across simulations. </w:t>
      </w:r>
      <w:r w:rsidR="00E0350E">
        <w:rPr>
          <w:rFonts w:ascii="Times New Roman" w:hAnsi="Times New Roman" w:cs="Times New Roman"/>
        </w:rPr>
        <w:t>Moreover,</w:t>
      </w:r>
      <w:r w:rsidR="0013087E">
        <w:rPr>
          <w:rFonts w:ascii="Times New Roman" w:hAnsi="Times New Roman" w:cs="Times New Roman"/>
        </w:rPr>
        <w:t xml:space="preserve"> preliminary simulations indicated that the current results were robust to particular values of these parameters.</w:t>
      </w:r>
    </w:p>
    <w:p w14:paraId="379B49FD" w14:textId="05D1DD1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lastRenderedPageBreak/>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7ECB6895"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w:t>
      </w:r>
      <w:r w:rsidR="00314F74">
        <w:rPr>
          <w:rFonts w:ascii="Times New Roman" w:hAnsi="Times New Roman" w:cs="Times New Roman"/>
        </w:rPr>
        <w:t>;</w:t>
      </w:r>
      <w:r w:rsidR="00314F74" w:rsidRPr="005170FC">
        <w:rPr>
          <w:rFonts w:ascii="Times New Roman" w:hAnsi="Times New Roman" w:cs="Times New Roman"/>
        </w:rPr>
        <w:t xml:space="preserve"> </w:t>
      </w:r>
      <w:r w:rsidR="001902F7">
        <w:rPr>
          <w:rFonts w:ascii="Times New Roman" w:hAnsi="Times New Roman" w:cs="Times New Roman"/>
        </w:rPr>
        <w:t xml:space="preserve">greater error </w:t>
      </w:r>
      <w:r w:rsidR="00B4107E">
        <w:rPr>
          <w:rFonts w:ascii="Times New Roman" w:hAnsi="Times New Roman" w:cs="Times New Roman"/>
        </w:rPr>
        <w:t>corresponded to</w:t>
      </w:r>
      <w:r w:rsidR="001902F7">
        <w:rPr>
          <w:rFonts w:ascii="Times New Roman" w:hAnsi="Times New Roman" w:cs="Times New Roman"/>
        </w:rPr>
        <w:t xml:space="preserve"> longer looking. This </w:t>
      </w:r>
      <w:r w:rsidR="007E5540">
        <w:rPr>
          <w:rFonts w:ascii="Times New Roman" w:hAnsi="Times New Roman" w:cs="Times New Roman"/>
        </w:rPr>
        <w:t xml:space="preserve">interpretation </w:t>
      </w:r>
      <w:r w:rsidR="001902F7">
        <w:rPr>
          <w:rFonts w:ascii="Times New Roman" w:hAnsi="Times New Roman" w:cs="Times New Roman"/>
        </w:rPr>
        <w:t xml:space="preserve">is </w:t>
      </w:r>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Benton, 2025;</w:t>
      </w:r>
      <w:r w:rsidR="002319AE">
        <w:rPr>
          <w:rFonts w:ascii="Times New Roman" w:hAnsi="Times New Roman" w:cs="Times New Roman"/>
        </w:rPr>
        <w:t xml:space="preserve"> Benton &amp; Lapan, 2021;</w:t>
      </w:r>
      <w:r>
        <w:rPr>
          <w:rFonts w:ascii="Times New Roman" w:hAnsi="Times New Roman" w:cs="Times New Roman"/>
        </w:rPr>
        <w:t xml:space="preserve"> </w:t>
      </w:r>
      <w:r w:rsidRPr="005170FC">
        <w:rPr>
          <w:rFonts w:ascii="Times New Roman" w:hAnsi="Times New Roman" w:cs="Times New Roman"/>
        </w:rPr>
        <w:t>Mareschal et al., 2000; Quinn &amp; Johnson, 2000; Rakison &amp; Lupyan,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in Overwalle (2010).</w:t>
      </w:r>
    </w:p>
    <w:p w14:paraId="683C4102" w14:textId="433A7F1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r w:rsidR="001902F7">
        <w:rPr>
          <w:rFonts w:ascii="Times New Roman" w:hAnsi="Times New Roman" w:cs="Times New Roman"/>
        </w:rPr>
        <w:t>that results</w:t>
      </w:r>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r w:rsidR="00476D15">
        <w:rPr>
          <w:rFonts w:ascii="Times New Roman" w:hAnsi="Times New Roman" w:cs="Times New Roman"/>
        </w:rPr>
        <w:t>Error bars</w:t>
      </w:r>
      <w:r w:rsidR="00E641D8">
        <w:rPr>
          <w:rFonts w:ascii="Times New Roman" w:hAnsi="Times New Roman" w:cs="Times New Roman"/>
        </w:rPr>
        <w:t xml:space="preserve"> in all figures</w:t>
      </w:r>
      <w:r w:rsidR="00476D15">
        <w:rPr>
          <w:rFonts w:ascii="Times New Roman" w:hAnsi="Times New Roman" w:cs="Times New Roman"/>
        </w:rPr>
        <w:t xml:space="preserve"> represented</w:t>
      </w:r>
      <w:r w:rsidR="00A177B3">
        <w:rPr>
          <w:rFonts w:ascii="Times New Roman" w:hAnsi="Times New Roman" w:cs="Times New Roman"/>
        </w:rPr>
        <w:t xml:space="preserve"> standard errors.</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r w:rsidR="001902F7">
        <w:rPr>
          <w:rFonts w:ascii="Times New Roman" w:hAnsi="Times New Roman" w:cs="Times New Roman"/>
        </w:rPr>
        <w:t>Instead, t</w:t>
      </w:r>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r w:rsidR="001902F7">
        <w:rPr>
          <w:rFonts w:ascii="Times New Roman" w:hAnsi="Times New Roman" w:cs="Times New Roman"/>
        </w:rPr>
        <w:t>those</w:t>
      </w:r>
      <w:r w:rsidR="000E36CA" w:rsidRPr="000E36CA">
        <w:rPr>
          <w:rFonts w:ascii="Times New Roman" w:hAnsi="Times New Roman" w:cs="Times New Roman"/>
        </w:rPr>
        <w:t xml:space="preserve"> observed in infants. This </w:t>
      </w:r>
      <w:r w:rsidR="001902F7">
        <w:rPr>
          <w:rFonts w:ascii="Times New Roman" w:hAnsi="Times New Roman" w:cs="Times New Roman"/>
        </w:rPr>
        <w:t>approach has precedence in</w:t>
      </w:r>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lastRenderedPageBreak/>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r w:rsidR="001902F7">
        <w:rPr>
          <w:rFonts w:ascii="Times New Roman" w:hAnsi="Times New Roman" w:cs="Times New Roman"/>
        </w:rPr>
        <w:t>The objects used</w:t>
      </w:r>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D5168E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1902F7">
        <w:rPr>
          <w:rFonts w:ascii="Times New Roman" w:hAnsi="Times New Roman" w:cs="Times New Roman"/>
        </w:rPr>
        <w:t>ALIAS’s responses across the conditions.</w:t>
      </w:r>
      <w:r>
        <w:rPr>
          <w:rFonts w:ascii="Times New Roman" w:hAnsi="Times New Roman" w:cs="Times New Roman"/>
        </w:rPr>
        <w:t xml:space="preserve"> Networks in the Experimental condition produced greater error to the Inefficient than</w:t>
      </w:r>
      <w:r w:rsidR="00C41F59">
        <w:rPr>
          <w:rFonts w:ascii="Times New Roman" w:hAnsi="Times New Roman" w:cs="Times New Roman"/>
        </w:rPr>
        <w:t xml:space="preserve"> to</w:t>
      </w:r>
      <w:r>
        <w:rPr>
          <w:rFonts w:ascii="Times New Roman" w:hAnsi="Times New Roman" w:cs="Times New Roman"/>
        </w:rPr>
        <w:t xml:space="preserve"> the Efficient </w:t>
      </w:r>
      <w:r w:rsidR="00C72D7D">
        <w:rPr>
          <w:rFonts w:ascii="Times New Roman" w:hAnsi="Times New Roman" w:cs="Times New Roman"/>
        </w:rPr>
        <w:t>test event</w:t>
      </w:r>
      <w:r w:rsidR="00DC0F46">
        <w:rPr>
          <w:rFonts w:ascii="Times New Roman" w:hAnsi="Times New Roman" w:cs="Times New Roman"/>
        </w:rPr>
        <w:t xml:space="preserve"> in the Experimental condition</w:t>
      </w:r>
      <w:r w:rsidR="00C41F59">
        <w:rPr>
          <w:rFonts w:ascii="Times New Roman" w:hAnsi="Times New Roman" w:cs="Times New Roman"/>
        </w:rPr>
        <w:t>. In contrast, networks</w:t>
      </w:r>
      <w:r w:rsidR="00DC0F46">
        <w:rPr>
          <w:rFonts w:ascii="Times New Roman" w:hAnsi="Times New Roman" w:cs="Times New Roman"/>
        </w:rPr>
        <w:t xml:space="preserve"> in the Control condition produced equivalent error to both test events</w:t>
      </w:r>
      <w:r>
        <w:rPr>
          <w:rFonts w:ascii="Times New Roman" w:hAnsi="Times New Roman" w:cs="Times New Roman"/>
        </w:rPr>
        <w:t xml:space="preserve">. </w:t>
      </w:r>
      <w:r w:rsidR="00BE12CA">
        <w:rPr>
          <w:rFonts w:ascii="Times New Roman" w:hAnsi="Times New Roman" w:cs="Times New Roman"/>
        </w:rPr>
        <w:t>ALIAS thus reproduced the first target finding.</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C7815BC"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25475FC"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r w:rsidR="00BE12CA">
        <w:rPr>
          <w:rFonts w:ascii="Times New Roman" w:hAnsi="Times New Roman" w:cs="Times New Roman"/>
        </w:rPr>
        <w:t>—like ALIAS</w:t>
      </w:r>
      <w:r w:rsidR="00C41F59">
        <w:rPr>
          <w:rFonts w:ascii="Times New Roman" w:hAnsi="Times New Roman" w:cs="Times New Roman"/>
        </w:rPr>
        <w:t xml:space="preserve">—VOM10’s critical units were more active during the Inefficient than the Efficient test event in the Experimental condition; these units were equivalently active in the Control condition. Although VOM10 also reproduced the first target finding, </w:t>
      </w:r>
      <w:r w:rsidR="00376BBD">
        <w:rPr>
          <w:rFonts w:ascii="Times New Roman" w:hAnsi="Times New Roman" w:cs="Times New Roman"/>
        </w:rPr>
        <w:t xml:space="preserve">comparing </w:t>
      </w:r>
      <w:r w:rsidR="00C41F59">
        <w:rPr>
          <w:rFonts w:ascii="Times New Roman" w:hAnsi="Times New Roman" w:cs="Times New Roman"/>
        </w:rPr>
        <w:t>its responses to those of</w:t>
      </w:r>
      <w:r w:rsidR="00376BBD">
        <w:rPr>
          <w:rFonts w:ascii="Times New Roman" w:hAnsi="Times New Roman" w:cs="Times New Roman"/>
        </w:rPr>
        <w:t xml:space="preserve"> ALIAS </w:t>
      </w:r>
      <w:r w:rsidR="00376BBD" w:rsidRPr="00376BBD">
        <w:rPr>
          <w:rFonts w:ascii="Times New Roman" w:hAnsi="Times New Roman" w:cs="Times New Roman"/>
        </w:rPr>
        <w:t>reveals that</w:t>
      </w:r>
      <w:r w:rsidR="00C41F59">
        <w:rPr>
          <w:rFonts w:ascii="Times New Roman" w:hAnsi="Times New Roman" w:cs="Times New Roman"/>
        </w:rPr>
        <w:t xml:space="preserve"> the effect was</w:t>
      </w:r>
      <w:r w:rsidR="008C5250">
        <w:rPr>
          <w:rFonts w:ascii="Times New Roman" w:hAnsi="Times New Roman" w:cs="Times New Roman"/>
        </w:rPr>
        <w:t xml:space="preserve"> considerably</w:t>
      </w:r>
      <w:r w:rsidR="00C41F59">
        <w:rPr>
          <w:rFonts w:ascii="Times New Roman" w:hAnsi="Times New Roman" w:cs="Times New Roman"/>
        </w:rPr>
        <w:t xml:space="preserve"> smaller for VOM10 than for 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44FE604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p>
    <w:p w14:paraId="2CE49843" w14:textId="77777777" w:rsidR="009606A5" w:rsidRDefault="009606A5" w:rsidP="00A31190">
      <w:pPr>
        <w:spacing w:line="480" w:lineRule="auto"/>
        <w:contextualSpacing/>
        <w:rPr>
          <w:rFonts w:ascii="Times New Roman" w:hAnsi="Times New Roman" w:cs="Times New Roman"/>
        </w:rPr>
      </w:pPr>
    </w:p>
    <w:p w14:paraId="2EDF7BC0" w14:textId="312D0503"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sidR="002A7830">
        <w:rPr>
          <w:rFonts w:ascii="Times New Roman" w:hAnsi="Times New Roman" w:cs="Times New Roman"/>
        </w:rPr>
        <w:t>its</w:t>
      </w:r>
      <w:r w:rsidR="002A7830">
        <w:rPr>
          <w:rFonts w:ascii="Times New Roman" w:hAnsi="Times New Roman" w:cs="Times New Roman"/>
        </w:rPr>
        <w:t xml:space="preserve"> </w:t>
      </w:r>
      <w:r>
        <w:rPr>
          <w:rFonts w:ascii="Times New Roman" w:hAnsi="Times New Roman" w:cs="Times New Roman"/>
        </w:rPr>
        <w:t>implementation</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r w:rsidR="00C41F59">
        <w:rPr>
          <w:rFonts w:ascii="Times New Roman" w:hAnsi="Times New Roman" w:cs="Times New Roman"/>
        </w:rPr>
        <w:t>, in contrast to VOM10,</w:t>
      </w:r>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r w:rsidR="00C41F59">
        <w:rPr>
          <w:rFonts w:ascii="Times New Roman" w:hAnsi="Times New Roman" w:cs="Times New Roman"/>
        </w:rPr>
        <w:t>’s</w:t>
      </w:r>
      <w:r w:rsidR="00566545" w:rsidRPr="00566545">
        <w:rPr>
          <w:rFonts w:ascii="Times New Roman" w:hAnsi="Times New Roman" w:cs="Times New Roman"/>
        </w:rPr>
        <w:t xml:space="preserve"> </w:t>
      </w:r>
      <w:r w:rsidR="00C41F59">
        <w:rPr>
          <w:rFonts w:ascii="Times New Roman" w:hAnsi="Times New Roman" w:cs="Times New Roman"/>
        </w:rPr>
        <w:t xml:space="preserve">critical units were more active during the Efficient than the Inefficient test event in the Control condition. These units showed equivalent activation in the Experimental condition. Thus, VOM10-2 failed to capture the first finding.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05E6C603"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p>
    <w:p w14:paraId="4289A654" w14:textId="77777777" w:rsidR="00A15CEA" w:rsidRDefault="00A15CEA" w:rsidP="00DD74B2">
      <w:pPr>
        <w:spacing w:line="480" w:lineRule="auto"/>
        <w:contextualSpacing/>
        <w:rPr>
          <w:rFonts w:ascii="Times New Roman" w:hAnsi="Times New Roman" w:cs="Times New Roman"/>
        </w:rPr>
      </w:pPr>
    </w:p>
    <w:p w14:paraId="47B005BD" w14:textId="3FB098E5"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r w:rsidR="00C41F59">
        <w:rPr>
          <w:rFonts w:ascii="Times New Roman" w:hAnsi="Times New Roman" w:cs="Times New Roman"/>
        </w:rPr>
        <w:t>Figure 9 shows that networks in both conditions produced greater error to the Inefficient than to the Efficient event, although the effect was</w:t>
      </w:r>
      <w:r w:rsidR="00104159">
        <w:rPr>
          <w:rFonts w:ascii="Times New Roman" w:hAnsi="Times New Roman" w:cs="Times New Roman"/>
        </w:rPr>
        <w:t xml:space="preserve"> clearly</w:t>
      </w:r>
      <w:r w:rsidR="00C41F59">
        <w:rPr>
          <w:rFonts w:ascii="Times New Roman" w:hAnsi="Times New Roman" w:cs="Times New Roman"/>
        </w:rPr>
        <w:t xml:space="preserve"> weaker in the Control than in the Experimental condition. </w:t>
      </w:r>
      <w:r w:rsidR="004E4E4E">
        <w:rPr>
          <w:rFonts w:ascii="Times New Roman" w:hAnsi="Times New Roman" w:cs="Times New Roman"/>
        </w:rPr>
        <w:t xml:space="preserve"> </w:t>
      </w:r>
      <w:r w:rsidR="00C41F59">
        <w:rPr>
          <w:rFonts w:ascii="Times New Roman" w:hAnsi="Times New Roman" w:cs="Times New Roman"/>
        </w:rPr>
        <w:t xml:space="preserve">Thus, ALIAS-2 partially replicates the first finding. </w:t>
      </w:r>
    </w:p>
    <w:p w14:paraId="369E1647" w14:textId="50476840" w:rsidR="006D0DBF"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 xml:space="preserve">ALIAS’s—and to a lesser extent, ALIAS-2’s—ability to capture the first target finding suggests that it </w:t>
      </w:r>
      <w:r>
        <w:rPr>
          <w:rFonts w:ascii="Times New Roman" w:hAnsi="Times New Roman" w:cs="Times New Roman"/>
        </w:rPr>
        <w:t>is premature</w:t>
      </w:r>
      <w:r w:rsidRPr="00457BF1">
        <w:rPr>
          <w:rFonts w:ascii="Times New Roman" w:hAnsi="Times New Roman" w:cs="Times New Roman"/>
        </w:rPr>
        <w:t xml:space="preserve"> to use this finding to conclude that infants’ sensitivity to action efficiency stems from</w:t>
      </w:r>
      <w:r>
        <w:rPr>
          <w:rFonts w:ascii="Times New Roman" w:hAnsi="Times New Roman" w:cs="Times New Roman"/>
        </w:rPr>
        <w:t xml:space="preserve"> specialized mechanisms supporting</w:t>
      </w:r>
      <w:r w:rsidRPr="00457BF1">
        <w:rPr>
          <w:rFonts w:ascii="Times New Roman" w:hAnsi="Times New Roman" w:cs="Times New Roman"/>
        </w:rPr>
        <w:t xml:space="preserve"> rich notions of agents, goals, constraints, cost, and efficiency. Instead, these findings demonstrate that an associative learning mechanism is sufficient to reproduce this pattern of behavior. </w:t>
      </w:r>
      <w:r>
        <w:rPr>
          <w:rFonts w:ascii="Times New Roman" w:hAnsi="Times New Roman" w:cs="Times New Roman"/>
        </w:rPr>
        <w:t>Nevertheless, it was</w:t>
      </w:r>
      <w:r w:rsidRPr="00457BF1">
        <w:rPr>
          <w:rFonts w:ascii="Times New Roman" w:hAnsi="Times New Roman" w:cs="Times New Roman"/>
        </w:rPr>
        <w:t xml:space="preserve"> important to provide independent evidence that associative learning was responsible for ALIAS’s success. </w:t>
      </w:r>
      <w:r>
        <w:rPr>
          <w:rFonts w:ascii="Times New Roman" w:hAnsi="Times New Roman" w:cs="Times New Roman"/>
        </w:rPr>
        <w:t xml:space="preserve">This can be achieved by tracing the model’s internal dynamics at various points throughout processing. </w:t>
      </w:r>
      <w:r w:rsidR="006D0DBF">
        <w:rPr>
          <w:rFonts w:ascii="Times New Roman" w:hAnsi="Times New Roman" w:cs="Times New Roman"/>
        </w:rPr>
        <w:t>Note that the mechanism described below is typical of most model runs, although the discussion</w:t>
      </w:r>
      <w:r w:rsidR="00004E09">
        <w:rPr>
          <w:rFonts w:ascii="Times New Roman" w:hAnsi="Times New Roman" w:cs="Times New Roman"/>
        </w:rPr>
        <w:t xml:space="preserve"> itself pertains to a single run (or subject)</w:t>
      </w:r>
      <w:r w:rsidR="006D0DBF">
        <w:rPr>
          <w:rFonts w:ascii="Times New Roman" w:hAnsi="Times New Roman" w:cs="Times New Roman"/>
        </w:rPr>
        <w:t xml:space="preserve">. </w:t>
      </w:r>
    </w:p>
    <w:p w14:paraId="09C327B7" w14:textId="1D8B653E" w:rsidR="00784D19" w:rsidRPr="00784D19"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lastRenderedPageBreak/>
        <w:t>As described above, such processing began during the pretraining phase, in which networks were exposed repeatedly to events in which agents move along either straight or curved trajectories to reach other objects or agents.</w:t>
      </w:r>
      <w:r w:rsidR="00784D19">
        <w:rPr>
          <w:rFonts w:ascii="Times New Roman" w:hAnsi="Times New Roman" w:cs="Times New Roman"/>
        </w:rPr>
        <w:t xml:space="preserve"> </w:t>
      </w:r>
      <w:r w:rsidR="00784D19" w:rsidRPr="00784D19">
        <w:rPr>
          <w:rFonts w:ascii="Times New Roman" w:hAnsi="Times New Roman" w:cs="Times New Roman"/>
        </w:rPr>
        <w:t xml:space="preserve">This pattern of activation is then propagated to the hidden layer via the weights </w:t>
      </w:r>
      <w:r w:rsidR="00784D19">
        <w:rPr>
          <w:rFonts w:ascii="Times New Roman" w:hAnsi="Times New Roman" w:cs="Times New Roman"/>
        </w:rPr>
        <w:t>between them</w:t>
      </w:r>
      <w:r w:rsidR="00784D19" w:rsidRPr="00784D19">
        <w:rPr>
          <w:rFonts w:ascii="Times New Roman" w:hAnsi="Times New Roman" w:cs="Times New Roman"/>
        </w:rPr>
        <w:t>.</w:t>
      </w:r>
      <w:r w:rsidR="00784D19">
        <w:rPr>
          <w:rFonts w:ascii="Times New Roman" w:hAnsi="Times New Roman" w:cs="Times New Roman"/>
        </w:rPr>
        <w:t xml:space="preserve"> Because the network weights are small, random values at the beginning of training,</w:t>
      </w:r>
      <w:r w:rsidR="00784D19" w:rsidRPr="00784D19">
        <w:rPr>
          <w:rFonts w:ascii="Times New Roman" w:hAnsi="Times New Roman" w:cs="Times New Roman"/>
        </w:rPr>
        <w:t xml:space="preserve"> </w:t>
      </w:r>
      <w:r w:rsidR="00784D19">
        <w:rPr>
          <w:rFonts w:ascii="Times New Roman" w:hAnsi="Times New Roman" w:cs="Times New Roman"/>
        </w:rPr>
        <w:t>this</w:t>
      </w:r>
      <w:r w:rsidR="00784D19" w:rsidRPr="00784D19">
        <w:rPr>
          <w:rFonts w:ascii="Times New Roman" w:hAnsi="Times New Roman" w:cs="Times New Roman"/>
        </w:rPr>
        <w:t xml:space="preserve"> pattern of activity </w:t>
      </w:r>
      <w:r w:rsidR="00BD475B">
        <w:rPr>
          <w:rFonts w:ascii="Times New Roman" w:hAnsi="Times New Roman" w:cs="Times New Roman"/>
        </w:rPr>
        <w:t>does not yet encode meaningful information</w:t>
      </w:r>
      <w:r w:rsidR="00784D19" w:rsidRPr="00784D19">
        <w:rPr>
          <w:rFonts w:ascii="Times New Roman" w:hAnsi="Times New Roman" w:cs="Times New Roman"/>
        </w:rPr>
        <w:t xml:space="preserve"> about the input to the model. This hidden activity nevertheless propagates to, and elicits a corresponding pattern of activity over, the output groups in the output layer</w:t>
      </w:r>
      <w:r w:rsidR="00752428">
        <w:rPr>
          <w:rFonts w:ascii="Times New Roman" w:hAnsi="Times New Roman" w:cs="Times New Roman"/>
        </w:rPr>
        <w:t xml:space="preserve"> via the weights connecting them</w:t>
      </w:r>
      <w:r w:rsidR="00784D19" w:rsidRPr="00784D19">
        <w:rPr>
          <w:rFonts w:ascii="Times New Roman" w:hAnsi="Times New Roman" w:cs="Times New Roman"/>
        </w:rPr>
        <w:t>. This pattern of activation is then compared to the target pattern of activation</w:t>
      </w:r>
      <w:r w:rsidR="00752428">
        <w:rPr>
          <w:rFonts w:ascii="Times New Roman" w:hAnsi="Times New Roman" w:cs="Times New Roman"/>
        </w:rPr>
        <w:t>, and any discrepancy between the two is treated as error</w:t>
      </w:r>
      <w:r w:rsidR="00784D19" w:rsidRPr="00784D19">
        <w:rPr>
          <w:rFonts w:ascii="Times New Roman" w:hAnsi="Times New Roman" w:cs="Times New Roman"/>
        </w:rPr>
        <w:t>.</w:t>
      </w:r>
      <w:r w:rsidR="00752428">
        <w:rPr>
          <w:rFonts w:ascii="Times New Roman" w:hAnsi="Times New Roman" w:cs="Times New Roman"/>
        </w:rPr>
        <w:t xml:space="preserve"> The network</w:t>
      </w:r>
      <w:r w:rsidR="00420863">
        <w:rPr>
          <w:rFonts w:ascii="Times New Roman" w:hAnsi="Times New Roman" w:cs="Times New Roman"/>
        </w:rPr>
        <w:t xml:space="preserve"> then</w:t>
      </w:r>
      <w:r w:rsidR="00752428">
        <w:rPr>
          <w:rFonts w:ascii="Times New Roman" w:hAnsi="Times New Roman" w:cs="Times New Roman"/>
        </w:rPr>
        <w:t xml:space="preserve"> uses this error</w:t>
      </w:r>
      <w:r w:rsidR="00784D19" w:rsidRPr="00784D19">
        <w:rPr>
          <w:rFonts w:ascii="Times New Roman" w:hAnsi="Times New Roman" w:cs="Times New Roman"/>
        </w:rPr>
        <w:t xml:space="preserve"> to adjust the weights throughout the network. </w:t>
      </w:r>
    </w:p>
    <w:p w14:paraId="1A737D7C" w14:textId="791A5688" w:rsidR="002A5455" w:rsidRDefault="00784D19" w:rsidP="00784D19">
      <w:pPr>
        <w:spacing w:line="480" w:lineRule="auto"/>
        <w:ind w:firstLine="720"/>
        <w:contextualSpacing/>
        <w:rPr>
          <w:rFonts w:ascii="Times New Roman" w:hAnsi="Times New Roman" w:cs="Times New Roman"/>
        </w:rPr>
      </w:pPr>
      <w:r w:rsidRPr="00784D19">
        <w:rPr>
          <w:rFonts w:ascii="Times New Roman" w:hAnsi="Times New Roman" w:cs="Times New Roman"/>
        </w:rPr>
        <w:t xml:space="preserve">Crucially, from the </w:t>
      </w:r>
      <w:r w:rsidR="00377518">
        <w:rPr>
          <w:rFonts w:ascii="Times New Roman" w:hAnsi="Times New Roman" w:cs="Times New Roman"/>
        </w:rPr>
        <w:t>outset of the pretraining phase</w:t>
      </w:r>
      <w:r w:rsidRPr="00784D19">
        <w:rPr>
          <w:rFonts w:ascii="Times New Roman" w:hAnsi="Times New Roman" w:cs="Times New Roman"/>
        </w:rPr>
        <w:t xml:space="preserve">, </w:t>
      </w:r>
      <w:r w:rsidR="00024A54">
        <w:rPr>
          <w:rFonts w:ascii="Times New Roman" w:hAnsi="Times New Roman" w:cs="Times New Roman"/>
        </w:rPr>
        <w:t>linear and arced motion events</w:t>
      </w:r>
      <w:r w:rsidR="007D46E9">
        <w:rPr>
          <w:rFonts w:ascii="Times New Roman" w:hAnsi="Times New Roman" w:cs="Times New Roman"/>
        </w:rPr>
        <w:t xml:space="preserve"> produce distinct </w:t>
      </w:r>
      <w:r w:rsidR="007B4A1C">
        <w:rPr>
          <w:rFonts w:ascii="Times New Roman" w:hAnsi="Times New Roman" w:cs="Times New Roman"/>
        </w:rPr>
        <w:t>error patterns</w:t>
      </w:r>
      <w:r w:rsidR="007D46E9">
        <w:rPr>
          <w:rFonts w:ascii="Times New Roman" w:hAnsi="Times New Roman" w:cs="Times New Roman"/>
        </w:rPr>
        <w:t xml:space="preserve"> over the output groups because they activate different perceptual features. A corollary of these disparate error signals is that both action events</w:t>
      </w:r>
      <w:r w:rsidRPr="00784D19">
        <w:rPr>
          <w:rFonts w:ascii="Times New Roman" w:hAnsi="Times New Roman" w:cs="Times New Roman"/>
        </w:rPr>
        <w:t xml:space="preserve"> cause the </w:t>
      </w:r>
      <w:r w:rsidR="00663CAF">
        <w:rPr>
          <w:rFonts w:ascii="Times New Roman" w:hAnsi="Times New Roman" w:cs="Times New Roman"/>
        </w:rPr>
        <w:t>weights throughout the network to</w:t>
      </w:r>
      <w:r w:rsidRPr="00784D19">
        <w:rPr>
          <w:rFonts w:ascii="Times New Roman" w:hAnsi="Times New Roman" w:cs="Times New Roman"/>
        </w:rPr>
        <w:t xml:space="preserve"> move in different directions</w:t>
      </w:r>
      <w:r w:rsidR="001F78E2">
        <w:rPr>
          <w:rFonts w:ascii="Times New Roman" w:hAnsi="Times New Roman" w:cs="Times New Roman"/>
        </w:rPr>
        <w:t xml:space="preserve"> (e.g., Rogers &amp; McClelland, 2004)</w:t>
      </w:r>
      <w:r w:rsidRPr="00784D19">
        <w:rPr>
          <w:rFonts w:ascii="Times New Roman" w:hAnsi="Times New Roman" w:cs="Times New Roman"/>
        </w:rPr>
        <w:t xml:space="preserve">. </w:t>
      </w:r>
      <w:r w:rsidR="003D2C3B">
        <w:rPr>
          <w:rFonts w:ascii="Times New Roman" w:hAnsi="Times New Roman" w:cs="Times New Roman"/>
        </w:rPr>
        <w:t>The accumulated weight changes</w:t>
      </w:r>
      <w:r w:rsidR="001F78E2">
        <w:rPr>
          <w:rFonts w:ascii="Times New Roman" w:hAnsi="Times New Roman" w:cs="Times New Roman"/>
        </w:rPr>
        <w:t>—particularly those connecting the input and hidden layers—</w:t>
      </w:r>
      <w:r w:rsidR="003D2C3B">
        <w:rPr>
          <w:rFonts w:ascii="Times New Roman" w:hAnsi="Times New Roman" w:cs="Times New Roman"/>
        </w:rPr>
        <w:t xml:space="preserve">create distinct hidden representations for linear and arced motion. </w:t>
      </w:r>
      <w:r w:rsidR="00377518">
        <w:rPr>
          <w:rFonts w:ascii="Times New Roman" w:hAnsi="Times New Roman" w:cs="Times New Roman"/>
        </w:rPr>
        <w:t xml:space="preserve">As these weight changes accumulate, </w:t>
      </w:r>
      <w:r w:rsidRPr="00784D19">
        <w:rPr>
          <w:rFonts w:ascii="Times New Roman" w:hAnsi="Times New Roman" w:cs="Times New Roman"/>
        </w:rPr>
        <w:t>meaningfully distinct hidden representations</w:t>
      </w:r>
      <w:r w:rsidR="00377518">
        <w:rPr>
          <w:rFonts w:ascii="Times New Roman" w:hAnsi="Times New Roman" w:cs="Times New Roman"/>
        </w:rPr>
        <w:t xml:space="preserve"> begin to emerge</w:t>
      </w:r>
      <w:r w:rsidRPr="00784D19">
        <w:rPr>
          <w:rFonts w:ascii="Times New Roman" w:hAnsi="Times New Roman" w:cs="Times New Roman"/>
        </w:rPr>
        <w:t xml:space="preserve"> for both types of motion</w:t>
      </w:r>
      <w:r w:rsidR="00C22238">
        <w:rPr>
          <w:rFonts w:ascii="Times New Roman" w:hAnsi="Times New Roman" w:cs="Times New Roman"/>
        </w:rPr>
        <w:t xml:space="preserve"> and their corresponding </w:t>
      </w:r>
      <w:r w:rsidR="001E5A3B">
        <w:rPr>
          <w:rFonts w:ascii="Times New Roman" w:hAnsi="Times New Roman" w:cs="Times New Roman"/>
        </w:rPr>
        <w:t>visible surface features</w:t>
      </w:r>
      <w:r w:rsidRPr="00784D19">
        <w:rPr>
          <w:rFonts w:ascii="Times New Roman" w:hAnsi="Times New Roman" w:cs="Times New Roman"/>
        </w:rPr>
        <w:t>.</w:t>
      </w:r>
      <w:r w:rsidR="003D2C3B">
        <w:rPr>
          <w:rFonts w:ascii="Times New Roman" w:hAnsi="Times New Roman" w:cs="Times New Roman"/>
        </w:rPr>
        <w:t xml:space="preserve"> As is described more below, test responses</w:t>
      </w:r>
      <w:r w:rsidR="00B068E5">
        <w:rPr>
          <w:rFonts w:ascii="Times New Roman" w:hAnsi="Times New Roman" w:cs="Times New Roman"/>
        </w:rPr>
        <w:t xml:space="preserve"> </w:t>
      </w:r>
      <w:r w:rsidR="003D2C3B">
        <w:rPr>
          <w:rFonts w:ascii="Times New Roman" w:hAnsi="Times New Roman" w:cs="Times New Roman"/>
        </w:rPr>
        <w:t xml:space="preserve">arise, at least in part, </w:t>
      </w:r>
      <w:r w:rsidR="00C22238">
        <w:rPr>
          <w:rFonts w:ascii="Times New Roman" w:hAnsi="Times New Roman" w:cs="Times New Roman"/>
        </w:rPr>
        <w:t>because presenting part of a</w:t>
      </w:r>
      <w:r w:rsidR="001E5A3B">
        <w:rPr>
          <w:rFonts w:ascii="Times New Roman" w:hAnsi="Times New Roman" w:cs="Times New Roman"/>
        </w:rPr>
        <w:t xml:space="preserve"> learned</w:t>
      </w:r>
      <w:r w:rsidR="00C22238">
        <w:rPr>
          <w:rFonts w:ascii="Times New Roman" w:hAnsi="Times New Roman" w:cs="Times New Roman"/>
        </w:rPr>
        <w:t xml:space="preserve"> feature bundle reactivates the remaining features.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027688C2"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w:t>
      </w:r>
      <w:r w:rsidR="001E5A3B">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and</w:t>
      </w:r>
      <w:r w:rsidR="001E5A3B">
        <w:rPr>
          <w:rFonts w:ascii="Times New Roman" w:hAnsi="Times New Roman" w:cs="Times New Roman"/>
          <w:i w:val="0"/>
          <w:iCs w:val="0"/>
          <w:color w:val="000000" w:themeColor="text1"/>
          <w:sz w:val="24"/>
          <w:szCs w:val="24"/>
        </w:rPr>
        <w:t xml:space="preserve"> thus</w:t>
      </w:r>
      <w:r w:rsidR="006F240D">
        <w:rPr>
          <w:rFonts w:ascii="Times New Roman" w:hAnsi="Times New Roman" w:cs="Times New Roman"/>
          <w:i w:val="0"/>
          <w:iCs w:val="0"/>
          <w:color w:val="000000" w:themeColor="text1"/>
          <w:sz w:val="24"/>
          <w:szCs w:val="24"/>
        </w:rPr>
        <w:t xml:space="preserve"> looking</w:t>
      </w:r>
      <w:r w:rsidR="001E5A3B">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 xml:space="preserve">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r w:rsidR="00EE5221">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E9B6EAC" w14:textId="61A6BA88" w:rsidR="00F22C19" w:rsidRDefault="006A08EF" w:rsidP="00A86619">
      <w:pPr>
        <w:spacing w:line="480" w:lineRule="auto"/>
        <w:ind w:firstLine="720"/>
        <w:contextualSpacing/>
        <w:rPr>
          <w:rFonts w:ascii="Times New Roman" w:hAnsi="Times New Roman" w:cs="Times New Roman"/>
        </w:rPr>
      </w:pPr>
      <w:r>
        <w:rPr>
          <w:rFonts w:ascii="Times New Roman" w:hAnsi="Times New Roman" w:cs="Times New Roman"/>
        </w:rPr>
        <w:t>At the conclusion of the pretraining phase, networks enter</w:t>
      </w:r>
      <w:r w:rsidR="0022435E">
        <w:rPr>
          <w:rFonts w:ascii="Times New Roman" w:hAnsi="Times New Roman" w:cs="Times New Roman"/>
        </w:rPr>
        <w:t>ed</w:t>
      </w:r>
      <w:r>
        <w:rPr>
          <w:rFonts w:ascii="Times New Roman" w:hAnsi="Times New Roman" w:cs="Times New Roman"/>
        </w:rPr>
        <w:t xml:space="preserve"> the habituation phase.</w:t>
      </w:r>
      <w:r w:rsidR="00134228" w:rsidRPr="00134228">
        <w:rPr>
          <w:rFonts w:ascii="Times New Roman" w:hAnsi="Times New Roman" w:cs="Times New Roman"/>
        </w:rPr>
        <w:t xml:space="preserve"> For </w:t>
      </w:r>
      <w:r w:rsidR="00C76FBA">
        <w:rPr>
          <w:rFonts w:ascii="Times New Roman" w:hAnsi="Times New Roman" w:cs="Times New Roman"/>
        </w:rPr>
        <w:t>those in</w:t>
      </w:r>
      <w:r w:rsidR="00134228" w:rsidRPr="00134228">
        <w:rPr>
          <w:rFonts w:ascii="Times New Roman" w:hAnsi="Times New Roman" w:cs="Times New Roman"/>
        </w:rPr>
        <w:t xml:space="preserve"> the </w:t>
      </w:r>
      <w:r w:rsidR="00134228">
        <w:rPr>
          <w:rFonts w:ascii="Times New Roman" w:hAnsi="Times New Roman" w:cs="Times New Roman"/>
        </w:rPr>
        <w:t>Exp</w:t>
      </w:r>
      <w:r w:rsidR="00134228" w:rsidRPr="00134228">
        <w:rPr>
          <w:rFonts w:ascii="Times New Roman" w:hAnsi="Times New Roman" w:cs="Times New Roman"/>
        </w:rPr>
        <w:t xml:space="preserve">erimental condition, </w:t>
      </w:r>
      <w:r w:rsidR="00771749">
        <w:rPr>
          <w:rFonts w:ascii="Times New Roman" w:hAnsi="Times New Roman" w:cs="Times New Roman"/>
        </w:rPr>
        <w:t xml:space="preserve">four </w:t>
      </w:r>
      <w:r w:rsidR="00F22C19">
        <w:rPr>
          <w:rFonts w:ascii="Times New Roman" w:hAnsi="Times New Roman" w:cs="Times New Roman"/>
        </w:rPr>
        <w:t xml:space="preserve">of the input features were familiar </w:t>
      </w:r>
      <w:r w:rsidR="00F22C19" w:rsidRPr="00134228">
        <w:rPr>
          <w:rFonts w:ascii="Times New Roman" w:hAnsi="Times New Roman" w:cs="Times New Roman"/>
        </w:rPr>
        <w:t xml:space="preserve">(i.e., </w:t>
      </w:r>
      <w:r w:rsidR="00F22C19">
        <w:rPr>
          <w:rFonts w:ascii="Times New Roman" w:hAnsi="Times New Roman" w:cs="Times New Roman"/>
        </w:rPr>
        <w:t>Obstacle Horizontal</w:t>
      </w:r>
      <w:r w:rsidR="00F22C19" w:rsidRPr="00134228">
        <w:rPr>
          <w:rFonts w:ascii="Times New Roman" w:hAnsi="Times New Roman" w:cs="Times New Roman"/>
        </w:rPr>
        <w:t xml:space="preserve"> Position Middle, Arc Apex-Obstacle Gap minimal separation, Spatially Contiguous, and Arc Path).</w:t>
      </w:r>
      <w:r w:rsidR="00F22C19">
        <w:rPr>
          <w:rFonts w:ascii="Times New Roman" w:hAnsi="Times New Roman" w:cs="Times New Roman"/>
        </w:rPr>
        <w:t xml:space="preserve"> </w:t>
      </w:r>
      <w:r w:rsidR="00771749">
        <w:rPr>
          <w:rFonts w:ascii="Times New Roman" w:hAnsi="Times New Roman" w:cs="Times New Roman"/>
        </w:rPr>
        <w:t>These features</w:t>
      </w:r>
      <w:r w:rsidR="00514D2C">
        <w:rPr>
          <w:rFonts w:ascii="Times New Roman" w:hAnsi="Times New Roman" w:cs="Times New Roman"/>
        </w:rPr>
        <w:t xml:space="preserve"> </w:t>
      </w:r>
      <w:r w:rsidR="00514D2C" w:rsidRPr="00134228">
        <w:rPr>
          <w:rFonts w:ascii="Times New Roman" w:hAnsi="Times New Roman" w:cs="Times New Roman"/>
        </w:rPr>
        <w:t>activated</w:t>
      </w:r>
      <w:r w:rsidR="00514D2C">
        <w:rPr>
          <w:rFonts w:ascii="Times New Roman" w:hAnsi="Times New Roman" w:cs="Times New Roman"/>
        </w:rPr>
        <w:t xml:space="preserve"> at the output layer</w:t>
      </w:r>
      <w:r w:rsidR="00293CB6">
        <w:rPr>
          <w:rFonts w:ascii="Times New Roman" w:hAnsi="Times New Roman" w:cs="Times New Roman"/>
        </w:rPr>
        <w:t>—via the hidden layer—</w:t>
      </w:r>
      <w:r w:rsidR="00514D2C" w:rsidRPr="00134228">
        <w:rPr>
          <w:rFonts w:ascii="Times New Roman" w:hAnsi="Times New Roman" w:cs="Times New Roman"/>
        </w:rPr>
        <w:t xml:space="preserve">the features </w:t>
      </w:r>
      <w:r w:rsidR="00514D2C">
        <w:rPr>
          <w:rFonts w:ascii="Times New Roman" w:hAnsi="Times New Roman" w:cs="Times New Roman"/>
        </w:rPr>
        <w:t>they co-occurred</w:t>
      </w:r>
      <w:r w:rsidR="00514D2C" w:rsidRPr="00134228">
        <w:rPr>
          <w:rFonts w:ascii="Times New Roman" w:hAnsi="Times New Roman" w:cs="Times New Roman"/>
        </w:rPr>
        <w:t xml:space="preserve"> with during pretraining.</w:t>
      </w:r>
      <w:r w:rsidR="004B031B">
        <w:rPr>
          <w:rFonts w:ascii="Times New Roman" w:hAnsi="Times New Roman" w:cs="Times New Roman"/>
        </w:rPr>
        <w:t xml:space="preserve"> </w:t>
      </w:r>
      <w:r w:rsidR="004B031B" w:rsidRPr="00134228">
        <w:rPr>
          <w:rFonts w:ascii="Times New Roman" w:hAnsi="Times New Roman" w:cs="Times New Roman"/>
        </w:rPr>
        <w:t>By contrast, because the</w:t>
      </w:r>
      <w:r w:rsidR="004B031B">
        <w:rPr>
          <w:rFonts w:ascii="Times New Roman" w:hAnsi="Times New Roman" w:cs="Times New Roman"/>
        </w:rPr>
        <w:t xml:space="preserve"> remaining two features were novel (i.e., </w:t>
      </w:r>
      <w:r w:rsidR="004B031B" w:rsidRPr="00134228">
        <w:rPr>
          <w:rFonts w:ascii="Times New Roman" w:hAnsi="Times New Roman" w:cs="Times New Roman"/>
        </w:rPr>
        <w:t>Obstacle Height 4 and Arc Peak Height 4</w:t>
      </w:r>
      <w:r w:rsidR="004B031B">
        <w:rPr>
          <w:rFonts w:ascii="Times New Roman" w:hAnsi="Times New Roman" w:cs="Times New Roman"/>
        </w:rPr>
        <w:t>)</w:t>
      </w:r>
      <w:r w:rsidR="004B031B" w:rsidRPr="00134228">
        <w:rPr>
          <w:rFonts w:ascii="Times New Roman" w:hAnsi="Times New Roman" w:cs="Times New Roman"/>
        </w:rPr>
        <w:t xml:space="preserve">, new associations had to be formed </w:t>
      </w:r>
      <w:r w:rsidR="00E61901">
        <w:rPr>
          <w:rFonts w:ascii="Times New Roman" w:hAnsi="Times New Roman" w:cs="Times New Roman"/>
        </w:rPr>
        <w:t xml:space="preserve">between </w:t>
      </w:r>
      <w:r w:rsidR="00C521E2">
        <w:rPr>
          <w:rFonts w:ascii="Times New Roman" w:hAnsi="Times New Roman" w:cs="Times New Roman"/>
        </w:rPr>
        <w:t>them</w:t>
      </w:r>
      <w:r w:rsidR="004B031B" w:rsidRPr="00134228">
        <w:rPr>
          <w:rFonts w:ascii="Times New Roman" w:hAnsi="Times New Roman" w:cs="Times New Roman"/>
        </w:rPr>
        <w:t>.</w:t>
      </w:r>
      <w:r w:rsidR="004C018F">
        <w:rPr>
          <w:rFonts w:ascii="Times New Roman" w:hAnsi="Times New Roman" w:cs="Times New Roman"/>
        </w:rPr>
        <w:t xml:space="preserve"> </w:t>
      </w:r>
      <w:r w:rsidR="004C018F" w:rsidRPr="00134228">
        <w:rPr>
          <w:rFonts w:ascii="Times New Roman" w:hAnsi="Times New Roman" w:cs="Times New Roman"/>
        </w:rPr>
        <w:t xml:space="preserve">Although </w:t>
      </w:r>
      <w:r w:rsidR="009546B9">
        <w:rPr>
          <w:rFonts w:ascii="Times New Roman" w:hAnsi="Times New Roman" w:cs="Times New Roman"/>
        </w:rPr>
        <w:t>habituation</w:t>
      </w:r>
      <w:r w:rsidR="004C018F" w:rsidRPr="00134228">
        <w:rPr>
          <w:rFonts w:ascii="Times New Roman" w:hAnsi="Times New Roman" w:cs="Times New Roman"/>
        </w:rPr>
        <w:t xml:space="preserve"> </w:t>
      </w:r>
      <w:r w:rsidR="00E61901">
        <w:rPr>
          <w:rFonts w:ascii="Times New Roman" w:hAnsi="Times New Roman" w:cs="Times New Roman"/>
        </w:rPr>
        <w:t>wa</w:t>
      </w:r>
      <w:r w:rsidR="004C018F" w:rsidRPr="00134228">
        <w:rPr>
          <w:rFonts w:ascii="Times New Roman" w:hAnsi="Times New Roman" w:cs="Times New Roman"/>
        </w:rPr>
        <w:t xml:space="preserve">s much shorter than the pretraining phase, </w:t>
      </w:r>
      <w:r w:rsidR="00E61901">
        <w:rPr>
          <w:rFonts w:ascii="Times New Roman" w:hAnsi="Times New Roman" w:cs="Times New Roman"/>
        </w:rPr>
        <w:t>networks’</w:t>
      </w:r>
      <w:r w:rsidR="004C018F" w:rsidRPr="00134228">
        <w:rPr>
          <w:rFonts w:ascii="Times New Roman" w:hAnsi="Times New Roman" w:cs="Times New Roman"/>
        </w:rPr>
        <w:t xml:space="preserve"> </w:t>
      </w:r>
      <w:r w:rsidR="004C018F" w:rsidRPr="00134228">
        <w:rPr>
          <w:rFonts w:ascii="Times New Roman" w:hAnsi="Times New Roman" w:cs="Times New Roman"/>
        </w:rPr>
        <w:lastRenderedPageBreak/>
        <w:t xml:space="preserve">enhanced processing </w:t>
      </w:r>
      <w:r w:rsidR="002E6861">
        <w:rPr>
          <w:rFonts w:ascii="Times New Roman" w:hAnsi="Times New Roman" w:cs="Times New Roman"/>
        </w:rPr>
        <w:t xml:space="preserve">as “12-month-olds” </w:t>
      </w:r>
      <w:r w:rsidR="004C018F" w:rsidRPr="00134228">
        <w:rPr>
          <w:rFonts w:ascii="Times New Roman" w:hAnsi="Times New Roman" w:cs="Times New Roman"/>
        </w:rPr>
        <w:t xml:space="preserve">enabled </w:t>
      </w:r>
      <w:r w:rsidR="00380653">
        <w:rPr>
          <w:rFonts w:ascii="Times New Roman" w:hAnsi="Times New Roman" w:cs="Times New Roman"/>
        </w:rPr>
        <w:t>them to form these</w:t>
      </w:r>
      <w:r w:rsidR="004C018F" w:rsidRPr="00134228">
        <w:rPr>
          <w:rFonts w:ascii="Times New Roman" w:hAnsi="Times New Roman" w:cs="Times New Roman"/>
        </w:rPr>
        <w:t xml:space="preserve"> associations </w:t>
      </w:r>
      <w:r w:rsidR="00BB39A3">
        <w:rPr>
          <w:rFonts w:ascii="Times New Roman" w:hAnsi="Times New Roman" w:cs="Times New Roman"/>
        </w:rPr>
        <w:t>while preserving old ones.</w:t>
      </w:r>
    </w:p>
    <w:p w14:paraId="434724D9" w14:textId="77777777" w:rsidR="00567787" w:rsidRDefault="00567787" w:rsidP="00567787">
      <w:pPr>
        <w:spacing w:line="480" w:lineRule="auto"/>
        <w:contextualSpacing/>
        <w:rPr>
          <w:rFonts w:ascii="Times New Roman" w:hAnsi="Times New Roman" w:cs="Times New Roman"/>
        </w:rPr>
      </w:pPr>
    </w:p>
    <w:p w14:paraId="3E888013" w14:textId="32633366" w:rsidR="00567787" w:rsidRDefault="00A50449" w:rsidP="006C5974">
      <w:pPr>
        <w:keepNext/>
        <w:spacing w:line="480" w:lineRule="auto"/>
        <w:contextualSpacing/>
        <w:jc w:val="center"/>
      </w:pPr>
      <w:r>
        <w:rPr>
          <w:noProof/>
        </w:rPr>
        <w:drawing>
          <wp:inline distT="0" distB="0" distL="0" distR="0" wp14:anchorId="22B793A4" wp14:editId="5F85725F">
            <wp:extent cx="6000750" cy="4000500"/>
            <wp:effectExtent l="0" t="0" r="0" b="0"/>
            <wp:docPr id="15860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4527" name="Picture 1586004527"/>
                    <pic:cNvPicPr/>
                  </pic:nvPicPr>
                  <pic:blipFill>
                    <a:blip r:embed="rId22"/>
                    <a:stretch>
                      <a:fillRect/>
                    </a:stretch>
                  </pic:blipFill>
                  <pic:spPr>
                    <a:xfrm>
                      <a:off x="0" y="0"/>
                      <a:ext cx="6001383" cy="4000922"/>
                    </a:xfrm>
                    <a:prstGeom prst="rect">
                      <a:avLst/>
                    </a:prstGeom>
                  </pic:spPr>
                </pic:pic>
              </a:graphicData>
            </a:graphic>
          </wp:inline>
        </w:drawing>
      </w:r>
    </w:p>
    <w:p w14:paraId="2B0D8DBC" w14:textId="7BFA2975"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 xml:space="preserve">This one erroneously activated unit constituted the primary source of error </w:t>
      </w:r>
      <w:r w:rsidR="00E0350E">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and</w:t>
      </w:r>
      <w:r w:rsidR="00E0350E">
        <w:rPr>
          <w:rFonts w:ascii="Times New Roman" w:hAnsi="Times New Roman" w:cs="Times New Roman"/>
          <w:i w:val="0"/>
          <w:iCs w:val="0"/>
          <w:color w:val="000000" w:themeColor="text1"/>
          <w:sz w:val="24"/>
          <w:szCs w:val="24"/>
        </w:rPr>
        <w:t xml:space="preserve"> thus</w:t>
      </w:r>
      <w:r w:rsidR="006F240D">
        <w:rPr>
          <w:rFonts w:ascii="Times New Roman" w:hAnsi="Times New Roman" w:cs="Times New Roman"/>
          <w:i w:val="0"/>
          <w:iCs w:val="0"/>
          <w:color w:val="000000" w:themeColor="text1"/>
          <w:sz w:val="24"/>
          <w:szCs w:val="24"/>
        </w:rPr>
        <w:t xml:space="preserve"> looking</w:t>
      </w:r>
      <w:r w:rsidR="00E0350E">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 xml:space="preserve"> during this event. </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63187375" w:rsidR="00636D4A" w:rsidRDefault="009F709D" w:rsidP="00636D4A">
      <w:pPr>
        <w:spacing w:line="480" w:lineRule="auto"/>
        <w:ind w:firstLine="720"/>
        <w:contextualSpacing/>
        <w:rPr>
          <w:rFonts w:ascii="Times New Roman" w:hAnsi="Times New Roman" w:cs="Times New Roman"/>
        </w:rPr>
      </w:pPr>
      <w:r w:rsidRPr="009F709D">
        <w:rPr>
          <w:rFonts w:ascii="Times New Roman" w:hAnsi="Times New Roman" w:cs="Times New Roman"/>
        </w:rPr>
        <w:t xml:space="preserve">Networks' test responses can be understood as a consequence of </w:t>
      </w:r>
      <w:r>
        <w:rPr>
          <w:rFonts w:ascii="Times New Roman" w:hAnsi="Times New Roman" w:cs="Times New Roman"/>
        </w:rPr>
        <w:t>learning and processing during the</w:t>
      </w:r>
      <w:r w:rsidR="00692E58">
        <w:rPr>
          <w:rFonts w:ascii="Times New Roman" w:hAnsi="Times New Roman" w:cs="Times New Roman"/>
        </w:rPr>
        <w:t xml:space="preserve">se two </w:t>
      </w:r>
      <w:r>
        <w:rPr>
          <w:rFonts w:ascii="Times New Roman" w:hAnsi="Times New Roman" w:cs="Times New Roman"/>
        </w:rPr>
        <w:t>phases</w:t>
      </w:r>
      <w:r w:rsidRPr="009F709D">
        <w:rPr>
          <w:rFonts w:ascii="Times New Roman" w:hAnsi="Times New Roman" w:cs="Times New Roman"/>
        </w:rPr>
        <w:t xml:space="preserve">. </w:t>
      </w:r>
      <w:r w:rsidR="00D34A7D">
        <w:rPr>
          <w:rFonts w:ascii="Times New Roman" w:hAnsi="Times New Roman" w:cs="Times New Roman"/>
        </w:rPr>
        <w:t>As shown in Figure 10, presentation of the input features associated with the Inefficient test event caused four</w:t>
      </w:r>
      <w:r w:rsidR="00583D95">
        <w:rPr>
          <w:rFonts w:ascii="Times New Roman" w:hAnsi="Times New Roman" w:cs="Times New Roman"/>
        </w:rPr>
        <w:t xml:space="preserve"> output</w:t>
      </w:r>
      <w:r w:rsidR="00D34A7D">
        <w:rPr>
          <w:rFonts w:ascii="Times New Roman" w:hAnsi="Times New Roman" w:cs="Times New Roman"/>
        </w:rPr>
        <w:t xml:space="preserve"> features to be correctly activated </w:t>
      </w:r>
      <w:r w:rsidR="002F50F7">
        <w:rPr>
          <w:rFonts w:ascii="Times New Roman" w:hAnsi="Times New Roman" w:cs="Times New Roman"/>
        </w:rPr>
        <w:t>and three to be incorrectly activated</w:t>
      </w:r>
      <w:r w:rsidR="00D34A7D">
        <w:rPr>
          <w:rFonts w:ascii="Times New Roman" w:hAnsi="Times New Roman" w:cs="Times New Roman"/>
        </w:rPr>
        <w:t>.</w:t>
      </w:r>
      <w:r w:rsidRPr="009F709D">
        <w:rPr>
          <w:rFonts w:ascii="Times New Roman" w:hAnsi="Times New Roman" w:cs="Times New Roman"/>
        </w:rPr>
        <w:t xml:space="preserve"> The first </w:t>
      </w:r>
      <w:r w:rsidR="002F50F7">
        <w:rPr>
          <w:rFonts w:ascii="Times New Roman" w:hAnsi="Times New Roman" w:cs="Times New Roman"/>
        </w:rPr>
        <w:t xml:space="preserve">three </w:t>
      </w:r>
      <w:r w:rsidRPr="009F709D">
        <w:rPr>
          <w:rFonts w:ascii="Times New Roman" w:hAnsi="Times New Roman" w:cs="Times New Roman"/>
        </w:rPr>
        <w:t>were</w:t>
      </w:r>
      <w:r w:rsidR="00FF438C">
        <w:rPr>
          <w:rFonts w:ascii="Times New Roman" w:hAnsi="Times New Roman" w:cs="Times New Roman"/>
        </w:rPr>
        <w:t xml:space="preserve"> correctly</w:t>
      </w:r>
      <w:r w:rsidRPr="009F709D">
        <w:rPr>
          <w:rFonts w:ascii="Times New Roman" w:hAnsi="Times New Roman" w:cs="Times New Roman"/>
        </w:rPr>
        <w:t xml:space="preserve"> activated due to associations formed</w:t>
      </w:r>
      <w:r w:rsidR="00FF438C">
        <w:rPr>
          <w:rFonts w:ascii="Times New Roman" w:hAnsi="Times New Roman" w:cs="Times New Roman"/>
        </w:rPr>
        <w:t xml:space="preserve"> among </w:t>
      </w:r>
      <w:r w:rsidR="00FF438C">
        <w:rPr>
          <w:rFonts w:ascii="Times New Roman" w:hAnsi="Times New Roman" w:cs="Times New Roman"/>
        </w:rPr>
        <w:lastRenderedPageBreak/>
        <w:t>them</w:t>
      </w:r>
      <w:r w:rsidRPr="009F709D">
        <w:rPr>
          <w:rFonts w:ascii="Times New Roman" w:hAnsi="Times New Roman" w:cs="Times New Roman"/>
        </w:rPr>
        <w:t xml:space="preserve"> during pretraining; the last </w:t>
      </w:r>
      <w:r w:rsidR="007F2AB5">
        <w:rPr>
          <w:rFonts w:ascii="Times New Roman" w:hAnsi="Times New Roman" w:cs="Times New Roman"/>
        </w:rPr>
        <w:t xml:space="preserve">(i.e., </w:t>
      </w:r>
      <w:r w:rsidR="00CC180E">
        <w:rPr>
          <w:rFonts w:ascii="Times New Roman" w:hAnsi="Times New Roman" w:cs="Times New Roman"/>
        </w:rPr>
        <w:t>Arc Peak Height 4</w:t>
      </w:r>
      <w:r w:rsidR="007F2AB5">
        <w:rPr>
          <w:rFonts w:ascii="Times New Roman" w:hAnsi="Times New Roman" w:cs="Times New Roman"/>
        </w:rPr>
        <w:t>)</w:t>
      </w:r>
      <w:r w:rsidR="00CC180E">
        <w:rPr>
          <w:rFonts w:ascii="Times New Roman" w:hAnsi="Times New Roman" w:cs="Times New Roman"/>
        </w:rPr>
        <w:t xml:space="preserve"> </w:t>
      </w:r>
      <w:r w:rsidRPr="009F709D">
        <w:rPr>
          <w:rFonts w:ascii="Times New Roman" w:hAnsi="Times New Roman" w:cs="Times New Roman"/>
        </w:rPr>
        <w:t>was activated due to associations formed with itself during habituation.</w:t>
      </w:r>
      <w:r w:rsidR="002F50F7">
        <w:rPr>
          <w:rFonts w:ascii="Times New Roman" w:hAnsi="Times New Roman" w:cs="Times New Roman"/>
        </w:rPr>
        <w:t xml:space="preserve"> Two of the incorrect features (i.e., Arc Peak Height 0 and Kinematic Motion Type Linear) were activated because</w:t>
      </w:r>
      <w:r w:rsidR="00522A26">
        <w:rPr>
          <w:rFonts w:ascii="Times New Roman" w:hAnsi="Times New Roman" w:cs="Times New Roman"/>
        </w:rPr>
        <w:t xml:space="preserve"> they </w:t>
      </w:r>
      <w:r w:rsidR="009520AB">
        <w:rPr>
          <w:rFonts w:ascii="Times New Roman" w:hAnsi="Times New Roman" w:cs="Times New Roman"/>
        </w:rPr>
        <w:t>co-occurred</w:t>
      </w:r>
      <w:r w:rsidR="00522A26">
        <w:rPr>
          <w:rFonts w:ascii="Times New Roman" w:hAnsi="Times New Roman" w:cs="Times New Roman"/>
        </w:rPr>
        <w:t xml:space="preserve"> during pretraining.</w:t>
      </w:r>
      <w:r w:rsidR="002F50F7">
        <w:rPr>
          <w:rFonts w:ascii="Times New Roman" w:hAnsi="Times New Roman" w:cs="Times New Roman"/>
        </w:rPr>
        <w:t xml:space="preserve"> </w:t>
      </w:r>
      <w:r w:rsidR="00AF4DEA">
        <w:rPr>
          <w:rFonts w:ascii="Times New Roman" w:hAnsi="Times New Roman" w:cs="Times New Roman"/>
        </w:rPr>
        <w:t xml:space="preserve">The last was </w:t>
      </w:r>
      <w:r w:rsidR="009520AB">
        <w:rPr>
          <w:rFonts w:ascii="Times New Roman" w:hAnsi="Times New Roman" w:cs="Times New Roman"/>
        </w:rPr>
        <w:t>on</w:t>
      </w:r>
      <w:r w:rsidR="009520AB">
        <w:rPr>
          <w:rFonts w:ascii="Times New Roman" w:hAnsi="Times New Roman" w:cs="Times New Roman"/>
        </w:rPr>
        <w:t xml:space="preserve"> </w:t>
      </w:r>
      <w:r w:rsidR="00AF4DEA">
        <w:rPr>
          <w:rFonts w:ascii="Times New Roman" w:hAnsi="Times New Roman" w:cs="Times New Roman"/>
        </w:rPr>
        <w:t xml:space="preserve">because </w:t>
      </w:r>
      <w:r w:rsidR="00997B57">
        <w:rPr>
          <w:rFonts w:ascii="Times New Roman" w:hAnsi="Times New Roman" w:cs="Times New Roman"/>
        </w:rPr>
        <w:t xml:space="preserve">Obstacle Height 4 </w:t>
      </w:r>
      <w:r w:rsidR="009520AB">
        <w:rPr>
          <w:rFonts w:ascii="Times New Roman" w:hAnsi="Times New Roman" w:cs="Times New Roman"/>
        </w:rPr>
        <w:t>and</w:t>
      </w:r>
      <w:r w:rsidR="00AF4DEA" w:rsidRPr="009F709D">
        <w:rPr>
          <w:rFonts w:ascii="Times New Roman" w:hAnsi="Times New Roman" w:cs="Times New Roman"/>
        </w:rPr>
        <w:t xml:space="preserve"> Arc Peak Height 4 </w:t>
      </w:r>
      <w:r w:rsidR="009520AB">
        <w:rPr>
          <w:rFonts w:ascii="Times New Roman" w:hAnsi="Times New Roman" w:cs="Times New Roman"/>
        </w:rPr>
        <w:t xml:space="preserve">co-occurred </w:t>
      </w:r>
      <w:r w:rsidR="00AF4DEA" w:rsidRPr="009F709D">
        <w:rPr>
          <w:rFonts w:ascii="Times New Roman" w:hAnsi="Times New Roman" w:cs="Times New Roman"/>
        </w:rPr>
        <w:t>during habituat</w:t>
      </w:r>
      <w:r w:rsidR="00AF4DEA">
        <w:rPr>
          <w:rFonts w:ascii="Times New Roman" w:hAnsi="Times New Roman" w:cs="Times New Roman"/>
        </w:rPr>
        <w:t xml:space="preserve">ion. </w:t>
      </w:r>
    </w:p>
    <w:p w14:paraId="1CE1E9FB" w14:textId="16EDC9EF" w:rsidR="00997B57" w:rsidRDefault="00997B57" w:rsidP="00636D4A">
      <w:pPr>
        <w:spacing w:line="480" w:lineRule="auto"/>
        <w:ind w:firstLine="720"/>
        <w:contextualSpacing/>
        <w:rPr>
          <w:rFonts w:ascii="Times New Roman" w:hAnsi="Times New Roman" w:cs="Times New Roman"/>
        </w:rPr>
      </w:pPr>
      <w:r>
        <w:rPr>
          <w:rFonts w:ascii="Times New Roman" w:hAnsi="Times New Roman" w:cs="Times New Roman"/>
        </w:rPr>
        <w:t>For the</w:t>
      </w:r>
      <w:r w:rsidRPr="00997B57">
        <w:rPr>
          <w:rFonts w:ascii="Times New Roman" w:hAnsi="Times New Roman" w:cs="Times New Roman"/>
        </w:rPr>
        <w:t xml:space="preserve"> Consistent test event</w:t>
      </w:r>
      <w:r>
        <w:rPr>
          <w:rFonts w:ascii="Times New Roman" w:hAnsi="Times New Roman" w:cs="Times New Roman"/>
        </w:rPr>
        <w:t xml:space="preserve">, </w:t>
      </w:r>
      <w:r w:rsidRPr="00997B57">
        <w:rPr>
          <w:rFonts w:ascii="Times New Roman" w:hAnsi="Times New Roman" w:cs="Times New Roman"/>
        </w:rPr>
        <w:t xml:space="preserve">presentation of </w:t>
      </w:r>
      <w:r>
        <w:rPr>
          <w:rFonts w:ascii="Times New Roman" w:hAnsi="Times New Roman" w:cs="Times New Roman"/>
        </w:rPr>
        <w:t>its</w:t>
      </w:r>
      <w:r w:rsidRPr="00997B57">
        <w:rPr>
          <w:rFonts w:ascii="Times New Roman" w:hAnsi="Times New Roman" w:cs="Times New Roman"/>
        </w:rPr>
        <w:t xml:space="preserve"> input features </w:t>
      </w:r>
      <w:r>
        <w:rPr>
          <w:rFonts w:ascii="Times New Roman" w:hAnsi="Times New Roman" w:cs="Times New Roman"/>
        </w:rPr>
        <w:t xml:space="preserve">caused four </w:t>
      </w:r>
      <w:r w:rsidR="0041752E">
        <w:rPr>
          <w:rFonts w:ascii="Times New Roman" w:hAnsi="Times New Roman" w:cs="Times New Roman"/>
        </w:rPr>
        <w:t xml:space="preserve">output </w:t>
      </w:r>
      <w:r>
        <w:rPr>
          <w:rFonts w:ascii="Times New Roman" w:hAnsi="Times New Roman" w:cs="Times New Roman"/>
        </w:rPr>
        <w:t>features to be correctly activated and one feature to be incorrectly activated</w:t>
      </w:r>
      <w:r w:rsidRPr="00997B57">
        <w:rPr>
          <w:rFonts w:ascii="Times New Roman" w:hAnsi="Times New Roman" w:cs="Times New Roman"/>
        </w:rPr>
        <w:t xml:space="preserve">. </w:t>
      </w:r>
      <w:r w:rsidR="0022435E">
        <w:rPr>
          <w:rFonts w:ascii="Times New Roman" w:hAnsi="Times New Roman" w:cs="Times New Roman"/>
        </w:rPr>
        <w:t xml:space="preserve">The four features were activated due to their association during pretraining. The last </w:t>
      </w:r>
      <w:r w:rsidR="00267359">
        <w:rPr>
          <w:rFonts w:ascii="Times New Roman" w:hAnsi="Times New Roman" w:cs="Times New Roman"/>
        </w:rPr>
        <w:t xml:space="preserve">feature </w:t>
      </w:r>
      <w:r w:rsidR="0022435E">
        <w:rPr>
          <w:rFonts w:ascii="Times New Roman" w:hAnsi="Times New Roman" w:cs="Times New Roman"/>
        </w:rPr>
        <w:t>was activated because</w:t>
      </w:r>
      <w:r w:rsidR="00267359">
        <w:rPr>
          <w:rFonts w:ascii="Times New Roman" w:hAnsi="Times New Roman" w:cs="Times New Roman"/>
        </w:rPr>
        <w:t xml:space="preserve"> </w:t>
      </w:r>
      <w:r w:rsidR="00B20C83">
        <w:rPr>
          <w:rFonts w:ascii="Times New Roman" w:hAnsi="Times New Roman" w:cs="Times New Roman"/>
        </w:rPr>
        <w:t xml:space="preserve">it was associated with some of this event’s input features (not pictured in Figure 11) during habituation. </w:t>
      </w:r>
      <w:r w:rsidR="004B56B4">
        <w:rPr>
          <w:rFonts w:ascii="Times New Roman" w:hAnsi="Times New Roman" w:cs="Times New Roman"/>
        </w:rPr>
        <w:t>The fact</w:t>
      </w:r>
      <w:r w:rsidRPr="00997B57">
        <w:rPr>
          <w:rFonts w:ascii="Times New Roman" w:hAnsi="Times New Roman" w:cs="Times New Roman"/>
        </w:rPr>
        <w:t xml:space="preserve"> that </w:t>
      </w:r>
      <w:r w:rsidR="00B20C83">
        <w:rPr>
          <w:rFonts w:ascii="Times New Roman" w:hAnsi="Times New Roman" w:cs="Times New Roman"/>
        </w:rPr>
        <w:t>two fewer units</w:t>
      </w:r>
      <w:r w:rsidRPr="00997B57">
        <w:rPr>
          <w:rFonts w:ascii="Times New Roman" w:hAnsi="Times New Roman" w:cs="Times New Roman"/>
        </w:rPr>
        <w:t xml:space="preserve"> contributed to </w:t>
      </w:r>
      <w:r w:rsidR="004B56B4">
        <w:rPr>
          <w:rFonts w:ascii="Times New Roman" w:hAnsi="Times New Roman" w:cs="Times New Roman"/>
        </w:rPr>
        <w:t xml:space="preserve">prediction </w:t>
      </w:r>
      <w:r w:rsidRPr="00997B57">
        <w:rPr>
          <w:rFonts w:ascii="Times New Roman" w:hAnsi="Times New Roman" w:cs="Times New Roman"/>
        </w:rPr>
        <w:t>error in the Consistent test event mean</w:t>
      </w:r>
      <w:r w:rsidR="004B56B4">
        <w:rPr>
          <w:rFonts w:ascii="Times New Roman" w:hAnsi="Times New Roman" w:cs="Times New Roman"/>
        </w:rPr>
        <w:t>t</w:t>
      </w:r>
      <w:r w:rsidRPr="00997B57">
        <w:rPr>
          <w:rFonts w:ascii="Times New Roman" w:hAnsi="Times New Roman" w:cs="Times New Roman"/>
        </w:rPr>
        <w:t xml:space="preserve"> that networks spent less time looking at </w:t>
      </w:r>
      <w:r w:rsidR="00B20C83">
        <w:rPr>
          <w:rFonts w:ascii="Times New Roman" w:hAnsi="Times New Roman" w:cs="Times New Roman"/>
        </w:rPr>
        <w:t>it</w:t>
      </w:r>
      <w:r w:rsidRPr="00997B57">
        <w:rPr>
          <w:rFonts w:ascii="Times New Roman" w:hAnsi="Times New Roman" w:cs="Times New Roman"/>
        </w:rPr>
        <w:t xml:space="preserve"> than at the Inconsistent one.</w:t>
      </w:r>
    </w:p>
    <w:p w14:paraId="7B253918" w14:textId="43361D8A" w:rsidR="008C78C9" w:rsidRDefault="008C78C9" w:rsidP="00FB1D79">
      <w:pPr>
        <w:spacing w:line="480" w:lineRule="auto"/>
        <w:ind w:firstLine="720"/>
        <w:contextualSpacing/>
        <w:rPr>
          <w:rFonts w:ascii="Times New Roman" w:hAnsi="Times New Roman" w:cs="Times New Roman"/>
        </w:rPr>
      </w:pPr>
      <w:r w:rsidRPr="008C78C9">
        <w:rPr>
          <w:rFonts w:ascii="Times New Roman" w:hAnsi="Times New Roman" w:cs="Times New Roman"/>
        </w:rPr>
        <w:t xml:space="preserve">The same associative principles </w:t>
      </w:r>
      <w:r w:rsidR="007D2FD1">
        <w:rPr>
          <w:rFonts w:ascii="Times New Roman" w:hAnsi="Times New Roman" w:cs="Times New Roman"/>
        </w:rPr>
        <w:t>extend to the</w:t>
      </w:r>
      <w:r w:rsidRPr="008C78C9">
        <w:rPr>
          <w:rFonts w:ascii="Times New Roman" w:hAnsi="Times New Roman" w:cs="Times New Roman"/>
        </w:rPr>
        <w:t xml:space="preserve"> Control condition. </w:t>
      </w:r>
      <w:r>
        <w:rPr>
          <w:rFonts w:ascii="Times New Roman" w:hAnsi="Times New Roman" w:cs="Times New Roman"/>
        </w:rPr>
        <w:t xml:space="preserve">The reduced salience of peripherally located obstacles in this condition </w:t>
      </w:r>
      <w:r w:rsidR="009A0186">
        <w:rPr>
          <w:rFonts w:ascii="Times New Roman" w:hAnsi="Times New Roman" w:cs="Times New Roman"/>
        </w:rPr>
        <w:t>meant that the weights</w:t>
      </w:r>
      <w:r w:rsidRPr="008C78C9">
        <w:rPr>
          <w:rFonts w:ascii="Times New Roman" w:hAnsi="Times New Roman" w:cs="Times New Roman"/>
        </w:rPr>
        <w:t xml:space="preserve"> connecting the Obstacle Height 4 and Periphery units</w:t>
      </w:r>
      <w:r w:rsidR="00FB1D79">
        <w:rPr>
          <w:rFonts w:ascii="Times New Roman" w:hAnsi="Times New Roman" w:cs="Times New Roman"/>
        </w:rPr>
        <w:t xml:space="preserve"> to </w:t>
      </w:r>
      <w:r w:rsidR="00BA646C">
        <w:rPr>
          <w:rFonts w:ascii="Times New Roman" w:hAnsi="Times New Roman" w:cs="Times New Roman"/>
        </w:rPr>
        <w:t>the other co-occurring features</w:t>
      </w:r>
      <w:r w:rsidR="00FB1D79">
        <w:rPr>
          <w:rFonts w:ascii="Times New Roman" w:hAnsi="Times New Roman" w:cs="Times New Roman"/>
        </w:rPr>
        <w:t xml:space="preserve"> during habituation could not be adjusted sufficiently during this brief phase. </w:t>
      </w:r>
      <w:r w:rsidRPr="008C78C9">
        <w:rPr>
          <w:rFonts w:ascii="Times New Roman" w:hAnsi="Times New Roman" w:cs="Times New Roman"/>
        </w:rPr>
        <w:t xml:space="preserve">In contrast, because </w:t>
      </w:r>
      <w:r w:rsidR="0023707F">
        <w:rPr>
          <w:rFonts w:ascii="Times New Roman" w:hAnsi="Times New Roman" w:cs="Times New Roman"/>
        </w:rPr>
        <w:t>features such as Arc Peak Height 4 were not subjected to the same salience manipulation,</w:t>
      </w:r>
      <w:r w:rsidRPr="008C78C9">
        <w:rPr>
          <w:rFonts w:ascii="Times New Roman" w:hAnsi="Times New Roman" w:cs="Times New Roman"/>
        </w:rPr>
        <w:t xml:space="preserve"> </w:t>
      </w:r>
      <w:r w:rsidR="0023707F">
        <w:rPr>
          <w:rFonts w:ascii="Times New Roman" w:hAnsi="Times New Roman" w:cs="Times New Roman"/>
        </w:rPr>
        <w:t xml:space="preserve">robust associations </w:t>
      </w:r>
      <w:r w:rsidR="009A5203">
        <w:rPr>
          <w:rFonts w:ascii="Times New Roman" w:hAnsi="Times New Roman" w:cs="Times New Roman"/>
        </w:rPr>
        <w:t>could form among these features</w:t>
      </w:r>
      <w:r w:rsidR="0023707F">
        <w:rPr>
          <w:rFonts w:ascii="Times New Roman" w:hAnsi="Times New Roman" w:cs="Times New Roman"/>
        </w:rPr>
        <w:t xml:space="preserve">. Thus, presentation of </w:t>
      </w:r>
      <w:r w:rsidR="00C91E38">
        <w:rPr>
          <w:rFonts w:ascii="Times New Roman" w:hAnsi="Times New Roman" w:cs="Times New Roman"/>
        </w:rPr>
        <w:t>any of these features at test</w:t>
      </w:r>
      <w:r w:rsidR="00C91E38">
        <w:rPr>
          <w:rFonts w:ascii="Times New Roman" w:hAnsi="Times New Roman" w:cs="Times New Roman"/>
        </w:rPr>
        <w:t xml:space="preserve"> </w:t>
      </w:r>
      <w:r w:rsidR="0023707F">
        <w:rPr>
          <w:rFonts w:ascii="Times New Roman" w:hAnsi="Times New Roman" w:cs="Times New Roman"/>
        </w:rPr>
        <w:t>caused</w:t>
      </w:r>
      <w:r w:rsidR="00C91E38">
        <w:rPr>
          <w:rFonts w:ascii="Times New Roman" w:hAnsi="Times New Roman" w:cs="Times New Roman"/>
        </w:rPr>
        <w:t xml:space="preserve"> the Arc Peak Height 4 output unit to activate</w:t>
      </w:r>
      <w:r w:rsidR="0023707F">
        <w:rPr>
          <w:rFonts w:ascii="Times New Roman" w:hAnsi="Times New Roman" w:cs="Times New Roman"/>
        </w:rPr>
        <w:t>.</w:t>
      </w:r>
      <w:r w:rsidRPr="008C78C9">
        <w:rPr>
          <w:rFonts w:ascii="Times New Roman" w:hAnsi="Times New Roman" w:cs="Times New Roman"/>
        </w:rPr>
        <w:t xml:space="preserve"> This was the correct response in the Inconsistent test event but the incorrect response in the Consistent test event. </w:t>
      </w:r>
      <w:r w:rsidR="00BA646C">
        <w:rPr>
          <w:rFonts w:ascii="Times New Roman" w:hAnsi="Times New Roman" w:cs="Times New Roman"/>
        </w:rPr>
        <w:t>Thus, there was one large</w:t>
      </w:r>
      <w:r w:rsidRPr="008C78C9">
        <w:rPr>
          <w:rFonts w:ascii="Times New Roman" w:hAnsi="Times New Roman" w:cs="Times New Roman"/>
        </w:rPr>
        <w:t xml:space="preserve"> contributor to error in the Consistent test event. By comparison, </w:t>
      </w:r>
      <w:r w:rsidR="00317F98">
        <w:rPr>
          <w:rFonts w:ascii="Times New Roman" w:hAnsi="Times New Roman" w:cs="Times New Roman"/>
        </w:rPr>
        <w:t xml:space="preserve">across model runs </w:t>
      </w:r>
      <w:r w:rsidRPr="008C78C9">
        <w:rPr>
          <w:rFonts w:ascii="Times New Roman" w:hAnsi="Times New Roman" w:cs="Times New Roman"/>
        </w:rPr>
        <w:t xml:space="preserve">the Inconsistent event tended to have two smaller contributors to error: the Linear Path and Arc Peak Height 0 units. These units were activated because they were </w:t>
      </w:r>
      <w:r w:rsidR="00CE0E91">
        <w:rPr>
          <w:rFonts w:ascii="Times New Roman" w:hAnsi="Times New Roman" w:cs="Times New Roman"/>
        </w:rPr>
        <w:t>linked to some of this event’s input features</w:t>
      </w:r>
      <w:r w:rsidRPr="008C78C9">
        <w:rPr>
          <w:rFonts w:ascii="Times New Roman" w:hAnsi="Times New Roman" w:cs="Times New Roman"/>
        </w:rPr>
        <w:t xml:space="preserve"> (e.g., Obstacle Height 0, </w:t>
      </w:r>
      <w:r w:rsidR="00CE0E91">
        <w:rPr>
          <w:rFonts w:ascii="Times New Roman" w:hAnsi="Times New Roman" w:cs="Times New Roman"/>
        </w:rPr>
        <w:t xml:space="preserve">Obstacle Horizontal Position </w:t>
      </w:r>
      <w:r w:rsidRPr="008C78C9">
        <w:rPr>
          <w:rFonts w:ascii="Times New Roman" w:hAnsi="Times New Roman" w:cs="Times New Roman"/>
        </w:rPr>
        <w:t xml:space="preserve">Missing, etc.) during pretraining. Importantly, the combined contribution of these two units to the network’s total error in the Inconsistent event </w:t>
      </w:r>
      <w:r w:rsidRPr="008C78C9">
        <w:rPr>
          <w:rFonts w:ascii="Times New Roman" w:hAnsi="Times New Roman" w:cs="Times New Roman"/>
        </w:rPr>
        <w:lastRenderedPageBreak/>
        <w:t xml:space="preserve">matched </w:t>
      </w:r>
      <w:r w:rsidR="00BA646C">
        <w:rPr>
          <w:rFonts w:ascii="Times New Roman" w:hAnsi="Times New Roman" w:cs="Times New Roman"/>
        </w:rPr>
        <w:t>the sole contributor to error in the</w:t>
      </w:r>
      <w:r w:rsidRPr="008C78C9">
        <w:rPr>
          <w:rFonts w:ascii="Times New Roman" w:hAnsi="Times New Roman" w:cs="Times New Roman"/>
        </w:rPr>
        <w:t xml:space="preserve"> Consistent test event. As a result, the network, like infants, looked about equally long at both test events.</w:t>
      </w:r>
    </w:p>
    <w:p w14:paraId="3E108D4A" w14:textId="6A3EE854" w:rsidR="00B63244" w:rsidRDefault="00312896" w:rsidP="008554A5">
      <w:pPr>
        <w:spacing w:line="480" w:lineRule="auto"/>
        <w:ind w:firstLine="720"/>
        <w:contextualSpacing/>
        <w:rPr>
          <w:rFonts w:ascii="Times New Roman" w:hAnsi="Times New Roman" w:cs="Times New Roman"/>
        </w:rPr>
      </w:pPr>
      <w:r>
        <w:rPr>
          <w:rFonts w:ascii="Times New Roman" w:hAnsi="Times New Roman" w:cs="Times New Roman"/>
        </w:rPr>
        <w:t xml:space="preserve">Although ALIAS </w:t>
      </w:r>
      <w:r w:rsidR="00062EDC">
        <w:rPr>
          <w:rFonts w:ascii="Times New Roman" w:hAnsi="Times New Roman" w:cs="Times New Roman"/>
        </w:rPr>
        <w:t>replicated</w:t>
      </w:r>
      <w:r w:rsidR="0090777A">
        <w:rPr>
          <w:rFonts w:ascii="Times New Roman" w:hAnsi="Times New Roman" w:cs="Times New Roman"/>
        </w:rPr>
        <w:t xml:space="preserve"> the first target finding, </w:t>
      </w:r>
      <w:r w:rsidR="007C7CDE">
        <w:rPr>
          <w:rFonts w:ascii="Times New Roman" w:hAnsi="Times New Roman" w:cs="Times New Roman"/>
        </w:rPr>
        <w:t xml:space="preserve">one may </w:t>
      </w:r>
      <w:r w:rsidR="003E0134">
        <w:rPr>
          <w:rFonts w:ascii="Times New Roman" w:hAnsi="Times New Roman" w:cs="Times New Roman"/>
        </w:rPr>
        <w:t xml:space="preserve">urge that this result </w:t>
      </w:r>
      <w:r w:rsidR="007C7CDE">
        <w:rPr>
          <w:rFonts w:ascii="Times New Roman" w:hAnsi="Times New Roman" w:cs="Times New Roman"/>
        </w:rPr>
        <w:t>be interpreted cautiously because the</w:t>
      </w:r>
      <w:r w:rsidR="00B95F68">
        <w:rPr>
          <w:rFonts w:ascii="Times New Roman" w:hAnsi="Times New Roman" w:cs="Times New Roman"/>
        </w:rPr>
        <w:t xml:space="preserve"> network never experienced unconstrained motion during pretraining. By comparison,</w:t>
      </w:r>
      <w:r w:rsidR="00062EDC">
        <w:rPr>
          <w:rFonts w:ascii="Times New Roman" w:hAnsi="Times New Roman" w:cs="Times New Roman"/>
        </w:rPr>
        <w:t xml:space="preserve"> it seems likely that infants experience some amount of unconstrained motion in the real world, even if in absolute terms this amount is less than that of constrained motion. </w:t>
      </w:r>
      <w:r w:rsidR="004167A2">
        <w:rPr>
          <w:rFonts w:ascii="Times New Roman" w:hAnsi="Times New Roman" w:cs="Times New Roman"/>
        </w:rPr>
        <w:t>To address this potential limitation, Simulation</w:t>
      </w:r>
      <w:r w:rsidR="00062EDC">
        <w:rPr>
          <w:rFonts w:ascii="Times New Roman" w:hAnsi="Times New Roman" w:cs="Times New Roman"/>
        </w:rPr>
        <w:t xml:space="preserve"> 1b was carried out to evaluate</w:t>
      </w:r>
      <w:r w:rsidR="004167A2">
        <w:rPr>
          <w:rFonts w:ascii="Times New Roman" w:hAnsi="Times New Roman" w:cs="Times New Roman"/>
        </w:rPr>
        <w:t xml:space="preserve"> the extent to which</w:t>
      </w:r>
      <w:r w:rsidR="00062EDC">
        <w:rPr>
          <w:rFonts w:ascii="Times New Roman" w:hAnsi="Times New Roman" w:cs="Times New Roman"/>
        </w:rPr>
        <w:t xml:space="preserve"> ALIAS’s initial </w:t>
      </w:r>
      <w:r w:rsidR="004167A2">
        <w:rPr>
          <w:rFonts w:ascii="Times New Roman" w:hAnsi="Times New Roman" w:cs="Times New Roman"/>
        </w:rPr>
        <w:t>success</w:t>
      </w:r>
      <w:r w:rsidR="00062EDC">
        <w:rPr>
          <w:rFonts w:ascii="Times New Roman" w:hAnsi="Times New Roman" w:cs="Times New Roman"/>
        </w:rPr>
        <w:t xml:space="preserve"> depended on </w:t>
      </w:r>
      <w:r w:rsidR="004167A2">
        <w:rPr>
          <w:rFonts w:ascii="Times New Roman" w:hAnsi="Times New Roman" w:cs="Times New Roman"/>
        </w:rPr>
        <w:t>no prior experience with</w:t>
      </w:r>
      <w:r w:rsidR="00062EDC">
        <w:rPr>
          <w:rFonts w:ascii="Times New Roman" w:hAnsi="Times New Roman" w:cs="Times New Roman"/>
        </w:rPr>
        <w:t xml:space="preserve"> unconstrained motion.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1A92D2A3" w:rsidR="009A08C7" w:rsidRDefault="00D261DE"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was identical to Simulation 1a with one major exception:</w:t>
      </w:r>
      <w:r w:rsidR="00B10E79">
        <w:rPr>
          <w:rFonts w:ascii="Times New Roman" w:eastAsia="Times New Roman" w:hAnsi="Times New Roman" w:cs="Times New Roman"/>
        </w:rPr>
        <w:t xml:space="preserve"> the ratio of </w:t>
      </w:r>
      <w:r w:rsidR="004C0062">
        <w:rPr>
          <w:rFonts w:ascii="Times New Roman" w:eastAsia="Times New Roman" w:hAnsi="Times New Roman" w:cs="Times New Roman"/>
        </w:rPr>
        <w:t xml:space="preserve">constrained-to-unconstrained </w:t>
      </w:r>
      <w:r w:rsidR="00B10E79">
        <w:rPr>
          <w:rFonts w:ascii="Times New Roman" w:eastAsia="Times New Roman" w:hAnsi="Times New Roman" w:cs="Times New Roman"/>
        </w:rPr>
        <w:t xml:space="preserve">motion was varied during pretraining. </w:t>
      </w:r>
      <w:r w:rsidR="003354F7">
        <w:rPr>
          <w:rFonts w:ascii="Times New Roman" w:eastAsia="Times New Roman" w:hAnsi="Times New Roman" w:cs="Times New Roman"/>
        </w:rPr>
        <w:t xml:space="preserve">The ratios </w:t>
      </w:r>
      <w:r>
        <w:rPr>
          <w:rFonts w:ascii="Times New Roman" w:eastAsia="Times New Roman" w:hAnsi="Times New Roman" w:cs="Times New Roman"/>
        </w:rPr>
        <w:t>ranged from</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100% vs. 0%</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10%</w:t>
      </w:r>
      <w:r>
        <w:rPr>
          <w:rFonts w:ascii="Times New Roman" w:eastAsia="Times New Roman" w:hAnsi="Times New Roman" w:cs="Times New Roman"/>
        </w:rPr>
        <w:t xml:space="preserve"> increments</w:t>
      </w:r>
      <w:r w:rsidR="00BF62AD" w:rsidRPr="00BF62AD">
        <w:rPr>
          <w:rFonts w:ascii="Times New Roman" w:eastAsia="Times New Roman" w:hAnsi="Times New Roman" w:cs="Times New Roman"/>
        </w:rPr>
        <w:t xml:space="preserve">. </w:t>
      </w:r>
      <w:r w:rsidR="006F66C4">
        <w:rPr>
          <w:rFonts w:ascii="Times New Roman" w:eastAsia="Times New Roman" w:hAnsi="Times New Roman" w:cs="Times New Roman"/>
        </w:rPr>
        <w:t>A 9</w:t>
      </w:r>
      <w:r w:rsidR="006F66C4" w:rsidRPr="00BF62AD">
        <w:rPr>
          <w:rFonts w:ascii="Times New Roman" w:eastAsia="Times New Roman" w:hAnsi="Times New Roman" w:cs="Times New Roman"/>
        </w:rPr>
        <w:t xml:space="preserve">0% constrained vs. </w:t>
      </w:r>
      <w:r w:rsidR="006F66C4">
        <w:rPr>
          <w:rFonts w:ascii="Times New Roman" w:eastAsia="Times New Roman" w:hAnsi="Times New Roman" w:cs="Times New Roman"/>
        </w:rPr>
        <w:t>1</w:t>
      </w:r>
      <w:r w:rsidR="006F66C4" w:rsidRPr="00BF62AD">
        <w:rPr>
          <w:rFonts w:ascii="Times New Roman" w:eastAsia="Times New Roman" w:hAnsi="Times New Roman" w:cs="Times New Roman"/>
        </w:rPr>
        <w:t>0% unconstrained</w:t>
      </w:r>
      <w:r w:rsidR="006F66C4">
        <w:rPr>
          <w:rFonts w:ascii="Times New Roman" w:eastAsia="Times New Roman" w:hAnsi="Times New Roman" w:cs="Times New Roman"/>
        </w:rPr>
        <w:t xml:space="preserve"> </w:t>
      </w:r>
      <w:r w:rsidR="00693372">
        <w:rPr>
          <w:rFonts w:ascii="Times New Roman" w:eastAsia="Times New Roman" w:hAnsi="Times New Roman" w:cs="Times New Roman"/>
        </w:rPr>
        <w:t xml:space="preserve">corresponded to observing constrained motion 90% of the time and unconstrained motion </w:t>
      </w:r>
      <w:r w:rsidR="009520AB">
        <w:rPr>
          <w:rFonts w:ascii="Times New Roman" w:eastAsia="Times New Roman" w:hAnsi="Times New Roman" w:cs="Times New Roman"/>
        </w:rPr>
        <w:t xml:space="preserve">just </w:t>
      </w:r>
      <w:r w:rsidR="00693372">
        <w:rPr>
          <w:rFonts w:ascii="Times New Roman" w:eastAsia="Times New Roman" w:hAnsi="Times New Roman" w:cs="Times New Roman"/>
        </w:rPr>
        <w:t xml:space="preserve">10% of the time during pretraining. </w:t>
      </w:r>
      <w:r w:rsidR="008A27EC">
        <w:rPr>
          <w:rFonts w:ascii="Times New Roman" w:eastAsia="Times New Roman" w:hAnsi="Times New Roman" w:cs="Times New Roman"/>
        </w:rPr>
        <w:t>ALIAS</w:t>
      </w:r>
      <w:r w:rsidR="00880543">
        <w:rPr>
          <w:rFonts w:ascii="Times New Roman" w:eastAsia="Times New Roman" w:hAnsi="Times New Roman" w:cs="Times New Roman"/>
        </w:rPr>
        <w:t>’s performance</w:t>
      </w:r>
      <w:r w:rsidR="008A27EC">
        <w:rPr>
          <w:rFonts w:ascii="Times New Roman" w:eastAsia="Times New Roman" w:hAnsi="Times New Roman" w:cs="Times New Roman"/>
        </w:rPr>
        <w:t xml:space="preserve"> was not compared to the competitor models</w:t>
      </w:r>
      <w:r w:rsidR="00880543">
        <w:rPr>
          <w:rFonts w:ascii="Times New Roman" w:eastAsia="Times New Roman" w:hAnsi="Times New Roman" w:cs="Times New Roman"/>
        </w:rPr>
        <w:t xml:space="preserve"> in this simulation</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0D16C1CB"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D900AD">
        <w:rPr>
          <w:rFonts w:ascii="Times New Roman" w:hAnsi="Times New Roman" w:cs="Times New Roman"/>
          <w:b/>
          <w:bCs/>
        </w:rPr>
        <w:t xml:space="preserve"> and Discussion</w:t>
      </w:r>
    </w:p>
    <w:p w14:paraId="30824B99" w14:textId="68AD3CD1"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p>
    <w:p w14:paraId="37762BCD" w14:textId="512D3644" w:rsidR="00AD2FB8" w:rsidRDefault="00376FEB" w:rsidP="00376FEB">
      <w:pPr>
        <w:tabs>
          <w:tab w:val="left" w:pos="6360"/>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ab/>
      </w:r>
    </w:p>
    <w:p w14:paraId="126C96E0" w14:textId="490856FF" w:rsidR="00D72995" w:rsidRDefault="00865DEA" w:rsidP="00293789">
      <w:pPr>
        <w:spacing w:line="480" w:lineRule="auto"/>
        <w:ind w:firstLine="720"/>
        <w:contextualSpacing/>
        <w:rPr>
          <w:rFonts w:ascii="Times New Roman" w:hAnsi="Times New Roman" w:cs="Times New Roman"/>
        </w:rPr>
      </w:pPr>
      <w:r>
        <w:rPr>
          <w:rFonts w:ascii="Times New Roman" w:hAnsi="Times New Roman" w:cs="Times New Roman"/>
        </w:rPr>
        <w:t>The results for this simulation—shown in Figure 12—demonstrate that regardless of</w:t>
      </w:r>
      <w:r w:rsidR="00EF5B26">
        <w:rPr>
          <w:rFonts w:ascii="Times New Roman" w:hAnsi="Times New Roman" w:cs="Times New Roman"/>
        </w:rPr>
        <w:t xml:space="preserve"> the ratio of</w:t>
      </w:r>
      <w:r>
        <w:rPr>
          <w:rFonts w:ascii="Times New Roman" w:hAnsi="Times New Roman" w:cs="Times New Roman"/>
        </w:rPr>
        <w:t xml:space="preserve"> </w:t>
      </w:r>
      <w:r w:rsidR="00EF5B26">
        <w:rPr>
          <w:rFonts w:ascii="Times New Roman" w:hAnsi="Times New Roman" w:cs="Times New Roman"/>
        </w:rPr>
        <w:t>constrained to unconstrained motion</w:t>
      </w:r>
      <w:r>
        <w:rPr>
          <w:rFonts w:ascii="Times New Roman" w:hAnsi="Times New Roman" w:cs="Times New Roman"/>
        </w:rPr>
        <w:t>,</w:t>
      </w:r>
      <w:r w:rsidR="002B475E">
        <w:rPr>
          <w:rFonts w:ascii="Times New Roman" w:hAnsi="Times New Roman" w:cs="Times New Roman"/>
        </w:rPr>
        <w:t xml:space="preserve"> </w:t>
      </w:r>
      <w:r w:rsidR="00376FEB">
        <w:rPr>
          <w:rFonts w:ascii="Times New Roman" w:hAnsi="Times New Roman" w:cs="Times New Roman"/>
        </w:rPr>
        <w:t>those</w:t>
      </w:r>
      <w:r>
        <w:rPr>
          <w:rFonts w:ascii="Times New Roman" w:hAnsi="Times New Roman" w:cs="Times New Roman"/>
        </w:rPr>
        <w:t xml:space="preserve"> in the Experimental condition produced more error to the </w:t>
      </w:r>
      <w:r w:rsidR="0098232A">
        <w:rPr>
          <w:rFonts w:ascii="Times New Roman" w:hAnsi="Times New Roman" w:cs="Times New Roman"/>
        </w:rPr>
        <w:t>Inefficient</w:t>
      </w:r>
      <w:r w:rsidR="0098232A">
        <w:rPr>
          <w:rFonts w:ascii="Times New Roman" w:hAnsi="Times New Roman" w:cs="Times New Roman"/>
        </w:rPr>
        <w:t xml:space="preserve"> </w:t>
      </w:r>
      <w:r>
        <w:rPr>
          <w:rFonts w:ascii="Times New Roman" w:hAnsi="Times New Roman" w:cs="Times New Roman"/>
        </w:rPr>
        <w:t xml:space="preserve">test event than to the </w:t>
      </w:r>
      <w:r w:rsidR="0098232A">
        <w:rPr>
          <w:rFonts w:ascii="Times New Roman" w:hAnsi="Times New Roman" w:cs="Times New Roman"/>
        </w:rPr>
        <w:t>Efficient</w:t>
      </w:r>
      <w:r w:rsidR="0098232A">
        <w:rPr>
          <w:rFonts w:ascii="Times New Roman" w:hAnsi="Times New Roman" w:cs="Times New Roman"/>
        </w:rPr>
        <w:t xml:space="preserve"> </w:t>
      </w:r>
      <w:r>
        <w:rPr>
          <w:rFonts w:ascii="Times New Roman" w:hAnsi="Times New Roman" w:cs="Times New Roman"/>
        </w:rPr>
        <w:t xml:space="preserve">one; those in the Control condition produced comparable error to both test events. </w:t>
      </w:r>
      <w:r w:rsidR="00376FEB">
        <w:rPr>
          <w:rFonts w:ascii="Times New Roman" w:hAnsi="Times New Roman" w:cs="Times New Roman"/>
        </w:rPr>
        <w:t>These results indicate that</w:t>
      </w:r>
      <w:r>
        <w:rPr>
          <w:rFonts w:ascii="Times New Roman" w:hAnsi="Times New Roman" w:cs="Times New Roman"/>
        </w:rPr>
        <w:t xml:space="preserve"> </w:t>
      </w:r>
      <w:r w:rsidR="002B475E">
        <w:rPr>
          <w:rFonts w:ascii="Times New Roman" w:hAnsi="Times New Roman" w:cs="Times New Roman"/>
        </w:rPr>
        <w:t>ALIAS</w:t>
      </w:r>
      <w:r>
        <w:rPr>
          <w:rFonts w:ascii="Times New Roman" w:hAnsi="Times New Roman" w:cs="Times New Roman"/>
        </w:rPr>
        <w:t>’s success in Simulation 1a did not hinge on it having never experienced unconstrained motion during pretraining.</w:t>
      </w:r>
      <w:r w:rsidR="002B475E">
        <w:rPr>
          <w:rFonts w:ascii="Times New Roman" w:hAnsi="Times New Roman" w:cs="Times New Roman"/>
        </w:rPr>
        <w:t xml:space="preserve"> </w:t>
      </w:r>
    </w:p>
    <w:p w14:paraId="462C40EE" w14:textId="4DB83283" w:rsidR="003A731B" w:rsidRDefault="00D72995" w:rsidP="00293789">
      <w:pPr>
        <w:spacing w:line="480" w:lineRule="auto"/>
        <w:ind w:firstLine="720"/>
        <w:contextualSpacing/>
        <w:rPr>
          <w:rFonts w:ascii="Times New Roman" w:hAnsi="Times New Roman" w:cs="Times New Roman"/>
        </w:rPr>
      </w:pPr>
      <w:r w:rsidRPr="00D72995">
        <w:rPr>
          <w:rFonts w:ascii="Times New Roman" w:eastAsia="Times New Roman" w:hAnsi="Times New Roman" w:cs="Times New Roman"/>
        </w:rPr>
        <w:t xml:space="preserve">It might </w:t>
      </w:r>
      <w:r w:rsidR="00BE6E24">
        <w:rPr>
          <w:rFonts w:ascii="Times New Roman" w:eastAsia="Times New Roman" w:hAnsi="Times New Roman" w:cs="Times New Roman"/>
        </w:rPr>
        <w:t>be surprising that</w:t>
      </w:r>
      <w:r>
        <w:rPr>
          <w:rFonts w:ascii="Times New Roman" w:eastAsia="Times New Roman" w:hAnsi="Times New Roman" w:cs="Times New Roman"/>
        </w:rPr>
        <w:t>—</w:t>
      </w:r>
      <w:r w:rsidRPr="00D72995">
        <w:rPr>
          <w:rFonts w:ascii="Times New Roman" w:eastAsia="Times New Roman" w:hAnsi="Times New Roman" w:cs="Times New Roman"/>
        </w:rPr>
        <w:t xml:space="preserve">at least in the 50% constrained versus 50% unconstrained condition, </w:t>
      </w:r>
      <w:r>
        <w:rPr>
          <w:rFonts w:ascii="Times New Roman" w:eastAsia="Times New Roman" w:hAnsi="Times New Roman" w:cs="Times New Roman"/>
        </w:rPr>
        <w:t>in which</w:t>
      </w:r>
      <w:r w:rsidRPr="00D72995">
        <w:rPr>
          <w:rFonts w:ascii="Times New Roman" w:eastAsia="Times New Roman" w:hAnsi="Times New Roman" w:cs="Times New Roman"/>
        </w:rPr>
        <w:t xml:space="preserve"> networks experienced equal </w:t>
      </w:r>
      <w:r w:rsidR="000405CA">
        <w:rPr>
          <w:rFonts w:ascii="Times New Roman" w:eastAsia="Times New Roman" w:hAnsi="Times New Roman" w:cs="Times New Roman"/>
        </w:rPr>
        <w:t>proportion of</w:t>
      </w:r>
      <w:r w:rsidRPr="00D72995">
        <w:rPr>
          <w:rFonts w:ascii="Times New Roman" w:eastAsia="Times New Roman" w:hAnsi="Times New Roman" w:cs="Times New Roman"/>
        </w:rPr>
        <w:t xml:space="preserve"> arced- and linear-path events during pretraining</w:t>
      </w:r>
      <w:r>
        <w:rPr>
          <w:rFonts w:ascii="Times New Roman" w:eastAsia="Times New Roman" w:hAnsi="Times New Roman" w:cs="Times New Roman"/>
        </w:rPr>
        <w:t>—</w:t>
      </w:r>
      <w:r w:rsidR="00BE6E24">
        <w:rPr>
          <w:rFonts w:ascii="Times New Roman" w:eastAsia="Times New Roman" w:hAnsi="Times New Roman" w:cs="Times New Roman"/>
        </w:rPr>
        <w:t xml:space="preserve">networks did not produce equivalent error to </w:t>
      </w:r>
      <w:r w:rsidRPr="00D72995">
        <w:rPr>
          <w:rFonts w:ascii="Times New Roman" w:eastAsia="Times New Roman" w:hAnsi="Times New Roman" w:cs="Times New Roman"/>
        </w:rPr>
        <w:t xml:space="preserve">both test events </w:t>
      </w:r>
      <w:r w:rsidR="00BE6E24">
        <w:rPr>
          <w:rFonts w:ascii="Times New Roman" w:eastAsia="Times New Roman" w:hAnsi="Times New Roman" w:cs="Times New Roman"/>
        </w:rPr>
        <w:t>across conditions</w:t>
      </w:r>
      <w:r w:rsidRPr="00D72995">
        <w:rPr>
          <w:rFonts w:ascii="Times New Roman" w:eastAsia="Times New Roman" w:hAnsi="Times New Roman" w:cs="Times New Roman"/>
        </w:rPr>
        <w:t>.</w:t>
      </w:r>
      <w:r w:rsidR="00DA56C0">
        <w:rPr>
          <w:rFonts w:ascii="Times New Roman" w:eastAsia="Times New Roman" w:hAnsi="Times New Roman" w:cs="Times New Roman"/>
        </w:rPr>
        <w:t xml:space="preserve"> </w:t>
      </w:r>
      <w:r w:rsidRPr="00D72995">
        <w:rPr>
          <w:rFonts w:ascii="Times New Roman" w:eastAsia="Times New Roman" w:hAnsi="Times New Roman" w:cs="Times New Roman"/>
        </w:rPr>
        <w:t xml:space="preserve"> This prediction did not bear out because all networks </w:t>
      </w:r>
      <w:r>
        <w:rPr>
          <w:rFonts w:ascii="Times New Roman" w:eastAsia="Times New Roman" w:hAnsi="Times New Roman" w:cs="Times New Roman"/>
        </w:rPr>
        <w:t>experienced an</w:t>
      </w:r>
      <w:r w:rsidRPr="00D72995">
        <w:rPr>
          <w:rFonts w:ascii="Times New Roman" w:eastAsia="Times New Roman" w:hAnsi="Times New Roman" w:cs="Times New Roman"/>
        </w:rPr>
        <w:t xml:space="preserve"> additional arced-path event during habituation.</w:t>
      </w:r>
      <w:r w:rsidR="0004792A" w:rsidRPr="0004792A">
        <w:t xml:space="preserve"> </w:t>
      </w:r>
      <w:r w:rsidR="00DA56C0">
        <w:rPr>
          <w:rFonts w:ascii="Times New Roman" w:eastAsia="Times New Roman" w:hAnsi="Times New Roman" w:cs="Times New Roman"/>
        </w:rPr>
        <w:t>These</w:t>
      </w:r>
      <w:r w:rsidR="0004792A">
        <w:rPr>
          <w:rFonts w:ascii="Times New Roman" w:eastAsia="Times New Roman" w:hAnsi="Times New Roman" w:cs="Times New Roman"/>
        </w:rPr>
        <w:t xml:space="preserve"> additional</w:t>
      </w:r>
      <w:r w:rsidR="0004792A" w:rsidRPr="0004792A">
        <w:rPr>
          <w:rFonts w:ascii="Times New Roman" w:eastAsia="Times New Roman" w:hAnsi="Times New Roman" w:cs="Times New Roman"/>
        </w:rPr>
        <w:t xml:space="preserve"> </w:t>
      </w:r>
      <w:r w:rsidR="0004792A">
        <w:rPr>
          <w:rFonts w:ascii="Times New Roman" w:eastAsia="Times New Roman" w:hAnsi="Times New Roman" w:cs="Times New Roman"/>
        </w:rPr>
        <w:t>weight</w:t>
      </w:r>
      <w:r w:rsidR="0004792A" w:rsidRPr="0004792A">
        <w:rPr>
          <w:rFonts w:ascii="Times New Roman" w:eastAsia="Times New Roman" w:hAnsi="Times New Roman" w:cs="Times New Roman"/>
        </w:rPr>
        <w:t xml:space="preserve"> changes </w:t>
      </w:r>
      <w:r w:rsidR="00DA56C0">
        <w:rPr>
          <w:rFonts w:ascii="Times New Roman" w:eastAsia="Times New Roman" w:hAnsi="Times New Roman" w:cs="Times New Roman"/>
        </w:rPr>
        <w:t xml:space="preserve">meant </w:t>
      </w:r>
      <w:r w:rsidR="0004792A">
        <w:rPr>
          <w:rFonts w:ascii="Times New Roman" w:eastAsia="Times New Roman" w:hAnsi="Times New Roman" w:cs="Times New Roman"/>
        </w:rPr>
        <w:t xml:space="preserve">that </w:t>
      </w:r>
      <w:r w:rsidR="0004792A" w:rsidRPr="0004792A">
        <w:rPr>
          <w:rFonts w:ascii="Times New Roman" w:eastAsia="Times New Roman" w:hAnsi="Times New Roman" w:cs="Times New Roman"/>
        </w:rPr>
        <w:t>associations among the features comprising the arced-path event</w:t>
      </w:r>
      <w:r w:rsidR="0004792A">
        <w:rPr>
          <w:rFonts w:ascii="Times New Roman" w:eastAsia="Times New Roman" w:hAnsi="Times New Roman" w:cs="Times New Roman"/>
        </w:rPr>
        <w:t xml:space="preserve"> </w:t>
      </w:r>
      <w:r w:rsidR="00DA56C0">
        <w:rPr>
          <w:rFonts w:ascii="Times New Roman" w:eastAsia="Times New Roman" w:hAnsi="Times New Roman" w:cs="Times New Roman"/>
        </w:rPr>
        <w:t>were</w:t>
      </w:r>
      <w:r w:rsidR="0004792A">
        <w:rPr>
          <w:rFonts w:ascii="Times New Roman" w:eastAsia="Times New Roman" w:hAnsi="Times New Roman" w:cs="Times New Roman"/>
        </w:rPr>
        <w:t xml:space="preserve"> further strengthened</w:t>
      </w:r>
      <w:r w:rsidR="0004792A" w:rsidRPr="0004792A">
        <w:rPr>
          <w:rFonts w:ascii="Times New Roman" w:eastAsia="Times New Roman" w:hAnsi="Times New Roman" w:cs="Times New Roman"/>
        </w:rPr>
        <w:t xml:space="preserve">, thereby </w:t>
      </w:r>
      <w:r w:rsidR="0004792A" w:rsidRPr="0004792A">
        <w:rPr>
          <w:rFonts w:ascii="Times New Roman" w:eastAsia="Times New Roman" w:hAnsi="Times New Roman" w:cs="Times New Roman"/>
        </w:rPr>
        <w:lastRenderedPageBreak/>
        <w:t xml:space="preserve">increasing the likelihood that </w:t>
      </w:r>
      <w:r w:rsidR="0004792A">
        <w:rPr>
          <w:rFonts w:ascii="Times New Roman" w:eastAsia="Times New Roman" w:hAnsi="Times New Roman" w:cs="Times New Roman"/>
        </w:rPr>
        <w:t>presenting some of its features</w:t>
      </w:r>
      <w:r w:rsidR="0004792A" w:rsidRPr="0004792A">
        <w:rPr>
          <w:rFonts w:ascii="Times New Roman" w:eastAsia="Times New Roman" w:hAnsi="Times New Roman" w:cs="Times New Roman"/>
        </w:rPr>
        <w:t xml:space="preserve"> at test would incorrectly activate </w:t>
      </w:r>
      <w:r w:rsidR="00DA56C0">
        <w:rPr>
          <w:rFonts w:ascii="Times New Roman" w:eastAsia="Times New Roman" w:hAnsi="Times New Roman" w:cs="Times New Roman"/>
        </w:rPr>
        <w:t>others</w:t>
      </w:r>
      <w:r w:rsidR="0004792A" w:rsidRPr="0004792A">
        <w:rPr>
          <w:rFonts w:ascii="Times New Roman" w:eastAsia="Times New Roman" w:hAnsi="Times New Roman" w:cs="Times New Roman"/>
        </w:rPr>
        <w:t xml:space="preserve">, produce greater error, and </w:t>
      </w:r>
      <w:r w:rsidR="00B93793">
        <w:rPr>
          <w:rFonts w:ascii="Times New Roman" w:eastAsia="Times New Roman" w:hAnsi="Times New Roman" w:cs="Times New Roman"/>
        </w:rPr>
        <w:t>ultimately lead</w:t>
      </w:r>
      <w:r w:rsidR="0004792A" w:rsidRPr="0004792A">
        <w:rPr>
          <w:rFonts w:ascii="Times New Roman" w:eastAsia="Times New Roman" w:hAnsi="Times New Roman" w:cs="Times New Roman"/>
        </w:rPr>
        <w:t xml:space="preserve"> to </w:t>
      </w:r>
      <w:r w:rsidR="0004792A">
        <w:rPr>
          <w:rFonts w:ascii="Times New Roman" w:eastAsia="Times New Roman" w:hAnsi="Times New Roman" w:cs="Times New Roman"/>
        </w:rPr>
        <w:t>differential treatment of the test events.</w:t>
      </w:r>
    </w:p>
    <w:p w14:paraId="328EAFCD" w14:textId="08698AD1" w:rsidR="00A03867" w:rsidRDefault="00194F9C"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Having established that ALIAS could capture the first target finding and that its performance did not depend on </w:t>
      </w:r>
      <w:r w:rsidR="00EC1B73">
        <w:rPr>
          <w:rFonts w:ascii="Times New Roman" w:hAnsi="Times New Roman" w:cs="Times New Roman"/>
        </w:rPr>
        <w:t>absent prior</w:t>
      </w:r>
      <w:r>
        <w:rPr>
          <w:rFonts w:ascii="Times New Roman" w:hAnsi="Times New Roman" w:cs="Times New Roman"/>
        </w:rPr>
        <w:t xml:space="preserve"> experience with unconstrained motion, </w:t>
      </w:r>
      <w:r w:rsidR="00626FE2">
        <w:rPr>
          <w:rFonts w:ascii="Times New Roman" w:hAnsi="Times New Roman" w:cs="Times New Roman"/>
        </w:rPr>
        <w:t>Simulation 2</w:t>
      </w:r>
      <w:r>
        <w:rPr>
          <w:rFonts w:ascii="Times New Roman" w:hAnsi="Times New Roman" w:cs="Times New Roman"/>
        </w:rPr>
        <w:t xml:space="preserve"> examined whether the same associative mechanism could reproduce the second target finding.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549E88D0" w:rsidR="0046476F" w:rsidRDefault="00BD6B17"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w:t>
      </w:r>
      <w:r w:rsidR="005C6F13">
        <w:rPr>
          <w:rFonts w:ascii="Times New Roman" w:eastAsia="Times New Roman" w:hAnsi="Times New Roman" w:cs="Times New Roman"/>
        </w:rPr>
        <w:t xml:space="preserve"> examined whether </w:t>
      </w:r>
      <w:r w:rsidR="00F90761">
        <w:rPr>
          <w:rFonts w:ascii="Times New Roman" w:eastAsia="Times New Roman" w:hAnsi="Times New Roman" w:cs="Times New Roman"/>
        </w:rPr>
        <w:t>ALIAS</w:t>
      </w:r>
      <w:r w:rsidR="005C6F13">
        <w:rPr>
          <w:rFonts w:ascii="Times New Roman" w:eastAsia="Times New Roman" w:hAnsi="Times New Roman" w:cs="Times New Roman"/>
        </w:rPr>
        <w:t xml:space="preserve"> could reproduce the </w:t>
      </w:r>
      <w:r w:rsidR="000F119C">
        <w:rPr>
          <w:rFonts w:ascii="Times New Roman" w:eastAsia="Times New Roman" w:hAnsi="Times New Roman" w:cs="Times New Roman"/>
        </w:rPr>
        <w:t>finding</w:t>
      </w:r>
      <w:r w:rsidR="005C6F13">
        <w:rPr>
          <w:rFonts w:ascii="Times New Roman" w:eastAsia="Times New Roman" w:hAnsi="Times New Roman" w:cs="Times New Roman"/>
        </w:rPr>
        <w:t xml:space="preserve"> </w:t>
      </w:r>
      <w:r w:rsidR="00D61141">
        <w:rPr>
          <w:rFonts w:ascii="Times New Roman" w:eastAsia="Times New Roman" w:hAnsi="Times New Roman" w:cs="Times New Roman"/>
        </w:rPr>
        <w:t>that i</w:t>
      </w:r>
      <w:r w:rsidR="005C6F13">
        <w:rPr>
          <w:rFonts w:ascii="Times New Roman" w:eastAsia="Times New Roman" w:hAnsi="Times New Roman" w:cs="Times New Roman"/>
        </w:rPr>
        <w:t xml:space="preserve">nfants’ looking responses </w:t>
      </w:r>
      <w:r w:rsidR="00D61141">
        <w:rPr>
          <w:rFonts w:ascii="Times New Roman" w:eastAsia="Times New Roman" w:hAnsi="Times New Roman" w:cs="Times New Roman"/>
        </w:rPr>
        <w:t>do</w:t>
      </w:r>
      <w:r w:rsidR="005C6F13">
        <w:rPr>
          <w:rFonts w:ascii="Times New Roman" w:eastAsia="Times New Roman" w:hAnsi="Times New Roman" w:cs="Times New Roman"/>
        </w:rPr>
        <w:t xml:space="preserve"> not depend on the objects involved possessing animate</w:t>
      </w:r>
      <w:r w:rsidR="00D271AB">
        <w:rPr>
          <w:rFonts w:ascii="Times New Roman" w:eastAsia="Times New Roman" w:hAnsi="Times New Roman" w:cs="Times New Roman"/>
        </w:rPr>
        <w:t>-typical</w:t>
      </w:r>
      <w:r w:rsidR="005C6F13">
        <w:rPr>
          <w:rFonts w:ascii="Times New Roman" w:eastAsia="Times New Roman" w:hAnsi="Times New Roman" w:cs="Times New Roman"/>
        </w:rPr>
        <w:t xml:space="preserve"> features. As such, the</w:t>
      </w:r>
      <w:r w:rsidR="00524642">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sidR="00524642">
        <w:rPr>
          <w:rFonts w:ascii="Times New Roman" w:eastAsia="Times New Roman" w:hAnsi="Times New Roman" w:cs="Times New Roman"/>
        </w:rPr>
        <w:t xml:space="preserve"> possess</w:t>
      </w:r>
      <w:r w:rsidR="0010245A">
        <w:rPr>
          <w:rFonts w:ascii="Times New Roman" w:eastAsia="Times New Roman" w:hAnsi="Times New Roman" w:cs="Times New Roman"/>
        </w:rPr>
        <w:t>ed</w:t>
      </w:r>
      <w:r w:rsidR="00524642">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r w:rsidR="005C6F13">
        <w:rPr>
          <w:rFonts w:ascii="Times New Roman" w:eastAsia="Times New Roman" w:hAnsi="Times New Roman" w:cs="Times New Roman"/>
        </w:rPr>
        <w:t xml:space="preserve"> Only ALIAS and ALIAS-2 were examined</w:t>
      </w:r>
      <w:r w:rsidR="00602377">
        <w:rPr>
          <w:rFonts w:ascii="Times New Roman" w:eastAsia="Times New Roman" w:hAnsi="Times New Roman" w:cs="Times New Roman"/>
        </w:rPr>
        <w:t xml:space="preserve"> </w:t>
      </w:r>
      <w:r w:rsidR="005C6F13">
        <w:rPr>
          <w:rFonts w:ascii="Times New Roman" w:eastAsia="Times New Roman" w:hAnsi="Times New Roman" w:cs="Times New Roman"/>
        </w:rPr>
        <w:t>because neither VOM10 nor VOM10-2 could represent whether an object possessed animate- or object-typical surface features.</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368C5098"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r w:rsidR="008077A1">
        <w:rPr>
          <w:rFonts w:ascii="Times New Roman" w:eastAsia="Times New Roman" w:hAnsi="Times New Roman" w:cs="Times New Roman"/>
          <w:b/>
          <w:bCs/>
        </w:rPr>
        <w:t xml:space="preserve"> and Discussion</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5E2097A"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p>
    <w:p w14:paraId="4082C555" w14:textId="77777777" w:rsidR="00614A04" w:rsidRPr="00614A04" w:rsidRDefault="00614A04" w:rsidP="00614A04"/>
    <w:p w14:paraId="09B1C71D" w14:textId="6E72409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640868">
        <w:rPr>
          <w:rFonts w:ascii="Times New Roman" w:hAnsi="Times New Roman" w:cs="Times New Roman"/>
        </w:rPr>
        <w:t xml:space="preserve">networks in the Experimental condition produced more error to the Inefficient than to the Efficient test event, whereas those in the Control condition produced equivalent error to both events. </w:t>
      </w:r>
      <w:r w:rsidR="00BB1CCA">
        <w:rPr>
          <w:rFonts w:ascii="Times New Roman" w:hAnsi="Times New Roman" w:cs="Times New Roman"/>
        </w:rPr>
        <w:t>These results indicate that</w:t>
      </w:r>
      <w:r w:rsidR="00640868">
        <w:rPr>
          <w:rFonts w:ascii="Times New Roman" w:hAnsi="Times New Roman" w:cs="Times New Roman"/>
        </w:rPr>
        <w:t xml:space="preserve"> ALIAS’s responses—like infants’—did not hinge on objects </w:t>
      </w:r>
      <w:r w:rsidR="00EF7B9E">
        <w:rPr>
          <w:rFonts w:ascii="Times New Roman" w:hAnsi="Times New Roman" w:cs="Times New Roman"/>
        </w:rPr>
        <w:t>possessing</w:t>
      </w:r>
      <w:r w:rsidR="00640868">
        <w:rPr>
          <w:rFonts w:ascii="Times New Roman" w:hAnsi="Times New Roman" w:cs="Times New Roman"/>
        </w:rPr>
        <w:t xml:space="preserve">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1B924FEF"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122A807B" w14:textId="21BDB49A" w:rsidR="00D61141" w:rsidRDefault="004919FE" w:rsidP="00D6114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w:t>
      </w:r>
      <w:r w:rsidR="00BB1CCA">
        <w:rPr>
          <w:rFonts w:ascii="Times New Roman" w:eastAsia="Times New Roman" w:hAnsi="Times New Roman" w:cs="Times New Roman"/>
        </w:rPr>
        <w:t xml:space="preserve"> ALIAS-2’s performance. </w:t>
      </w:r>
      <w:r w:rsidR="00BB1CCA">
        <w:rPr>
          <w:rFonts w:ascii="Times New Roman" w:hAnsi="Times New Roman" w:cs="Times New Roman"/>
        </w:rPr>
        <w:t>Networks in</w:t>
      </w:r>
      <w:r w:rsidR="007F74C0">
        <w:rPr>
          <w:rFonts w:ascii="Times New Roman" w:hAnsi="Times New Roman" w:cs="Times New Roman"/>
        </w:rPr>
        <w:t xml:space="preserve"> both</w:t>
      </w:r>
      <w:r w:rsidR="00BB1CCA">
        <w:rPr>
          <w:rFonts w:ascii="Times New Roman" w:hAnsi="Times New Roman" w:cs="Times New Roman"/>
        </w:rPr>
        <w:t xml:space="preserve">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w:t>
      </w:r>
      <w:r w:rsidR="00857D28" w:rsidRPr="00857D28">
        <w:rPr>
          <w:rFonts w:ascii="Times New Roman" w:eastAsia="Times New Roman" w:hAnsi="Times New Roman" w:cs="Times New Roman"/>
        </w:rPr>
        <w:t xml:space="preserve">associative learning </w:t>
      </w:r>
      <w:r w:rsidR="00BB1CCA">
        <w:rPr>
          <w:rFonts w:ascii="Times New Roman" w:eastAsia="Times New Roman" w:hAnsi="Times New Roman" w:cs="Times New Roman"/>
        </w:rPr>
        <w:t xml:space="preserve">over differentially salient surface features </w:t>
      </w:r>
      <w:r w:rsidR="008077A1">
        <w:rPr>
          <w:rFonts w:ascii="Times New Roman" w:eastAsia="Times New Roman" w:hAnsi="Times New Roman" w:cs="Times New Roman"/>
        </w:rPr>
        <w:t xml:space="preserve">is necessary to capture it. </w:t>
      </w:r>
    </w:p>
    <w:p w14:paraId="494D8A6D" w14:textId="571149A8" w:rsidR="00524642" w:rsidRDefault="00D61141" w:rsidP="003472B6">
      <w:pPr>
        <w:spacing w:line="480" w:lineRule="auto"/>
        <w:ind w:firstLine="720"/>
        <w:contextualSpacing/>
        <w:rPr>
          <w:rFonts w:ascii="Times New Roman" w:hAnsi="Times New Roman" w:cs="Times New Roman"/>
        </w:rPr>
      </w:pPr>
      <w:r>
        <w:rPr>
          <w:rFonts w:ascii="Times New Roman" w:eastAsia="Times New Roman" w:hAnsi="Times New Roman" w:cs="Times New Roman"/>
        </w:rPr>
        <w:t>Together, Simulations 1 and 2</w:t>
      </w:r>
      <w:r w:rsidRPr="00D61141">
        <w:rPr>
          <w:rFonts w:ascii="Times New Roman" w:eastAsia="Times New Roman" w:hAnsi="Times New Roman" w:cs="Times New Roman"/>
        </w:rPr>
        <w:t xml:space="preserve"> demonstrate that the same associative learning mechanism can account for infants</w:t>
      </w:r>
      <w:r>
        <w:rPr>
          <w:rFonts w:ascii="Times New Roman" w:eastAsia="Times New Roman" w:hAnsi="Times New Roman" w:cs="Times New Roman"/>
        </w:rPr>
        <w:t xml:space="preserve">’ </w:t>
      </w:r>
      <w:r w:rsidRPr="00D61141">
        <w:rPr>
          <w:rFonts w:ascii="Times New Roman" w:eastAsia="Times New Roman" w:hAnsi="Times New Roman" w:cs="Times New Roman"/>
        </w:rPr>
        <w:t xml:space="preserve">looking behavior regardless of </w:t>
      </w:r>
      <w:r>
        <w:rPr>
          <w:rFonts w:ascii="Times New Roman" w:eastAsia="Times New Roman" w:hAnsi="Times New Roman" w:cs="Times New Roman"/>
        </w:rPr>
        <w:t xml:space="preserve">prior experience with </w:t>
      </w:r>
      <w:r w:rsidRPr="00D61141">
        <w:rPr>
          <w:rFonts w:ascii="Times New Roman" w:eastAsia="Times New Roman" w:hAnsi="Times New Roman" w:cs="Times New Roman"/>
        </w:rPr>
        <w:t xml:space="preserve">unconstrained </w:t>
      </w:r>
      <w:r w:rsidRPr="00D61141">
        <w:rPr>
          <w:rFonts w:ascii="Times New Roman" w:eastAsia="Times New Roman" w:hAnsi="Times New Roman" w:cs="Times New Roman"/>
        </w:rPr>
        <w:lastRenderedPageBreak/>
        <w:t xml:space="preserve">motion or whether the objects possessed animate- or inanimate-typical surface features. Nevertheless, one potential criticism of the simulations presented thus far is that they provide only limited evidence for </w:t>
      </w:r>
      <w:r w:rsidR="006520BF" w:rsidRPr="00D61141">
        <w:rPr>
          <w:rFonts w:ascii="Times New Roman" w:eastAsia="Times New Roman" w:hAnsi="Times New Roman" w:cs="Times New Roman"/>
        </w:rPr>
        <w:t>ALIAS</w:t>
      </w:r>
      <w:r w:rsidR="006520BF">
        <w:rPr>
          <w:rFonts w:ascii="Times New Roman" w:eastAsia="Times New Roman" w:hAnsi="Times New Roman" w:cs="Times New Roman"/>
        </w:rPr>
        <w:t>’</w:t>
      </w:r>
      <w:r w:rsidR="006520BF" w:rsidRPr="00D61141">
        <w:rPr>
          <w:rFonts w:ascii="Times New Roman" w:eastAsia="Times New Roman" w:hAnsi="Times New Roman" w:cs="Times New Roman"/>
        </w:rPr>
        <w:t xml:space="preserve">s </w:t>
      </w:r>
      <w:r w:rsidRPr="00D61141">
        <w:rPr>
          <w:rFonts w:ascii="Times New Roman" w:eastAsia="Times New Roman" w:hAnsi="Times New Roman" w:cs="Times New Roman"/>
        </w:rPr>
        <w:t>explanatory breadth because both target findings were derived from closely related paradigms. Simulation 3 addressed this criticism by</w:t>
      </w:r>
      <w:r>
        <w:rPr>
          <w:rFonts w:ascii="Times New Roman" w:eastAsia="Times New Roman" w:hAnsi="Times New Roman" w:cs="Times New Roman"/>
        </w:rPr>
        <w:t xml:space="preserve"> assessing</w:t>
      </w:r>
      <w:r w:rsidRPr="00D61141">
        <w:rPr>
          <w:rFonts w:ascii="Times New Roman" w:eastAsia="Times New Roman" w:hAnsi="Times New Roman" w:cs="Times New Roman"/>
        </w:rPr>
        <w:t xml:space="preserve"> whether ALIAS could capture a more substantively different target finding.</w:t>
      </w:r>
      <w:r>
        <w:rPr>
          <w:rFonts w:ascii="Times New Roman" w:eastAsia="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2FFCFB5" w14:textId="15FA1C54" w:rsidR="003472B6" w:rsidRDefault="001F67E7" w:rsidP="003472B6">
      <w:pPr>
        <w:spacing w:line="480" w:lineRule="auto"/>
        <w:ind w:firstLine="720"/>
        <w:contextualSpacing/>
        <w:rPr>
          <w:rFonts w:ascii="Times New Roman" w:hAnsi="Times New Roman" w:cs="Times New Roman"/>
        </w:rPr>
      </w:pPr>
      <w:r>
        <w:rPr>
          <w:rFonts w:ascii="Times New Roman" w:hAnsi="Times New Roman" w:cs="Times New Roman"/>
        </w:rPr>
        <w:t>This simulation</w:t>
      </w:r>
      <w:r w:rsidR="007D2B20" w:rsidRPr="007D2B20">
        <w:rPr>
          <w:rFonts w:ascii="Times New Roman" w:hAnsi="Times New Roman" w:cs="Times New Roman"/>
        </w:rPr>
        <w:t xml:space="preserve"> examined whether ALIAS could account for findings that have been taken to show that 12-month-olds make bidirectional inferences among goals, actions, and constraints.</w:t>
      </w:r>
      <w:r w:rsidR="007D2B20">
        <w:rPr>
          <w:rFonts w:ascii="Times New Roman" w:hAnsi="Times New Roman" w:cs="Times New Roman"/>
        </w:rPr>
        <w:t xml:space="preserve"> </w:t>
      </w:r>
      <w:r w:rsidR="00470630" w:rsidRPr="00470630">
        <w:rPr>
          <w:rFonts w:ascii="Times New Roman" w:hAnsi="Times New Roman" w:cs="Times New Roman"/>
        </w:rPr>
        <w:t xml:space="preserve">Crucially, </w:t>
      </w:r>
      <w:r w:rsidR="00470630">
        <w:rPr>
          <w:rFonts w:ascii="Times New Roman" w:hAnsi="Times New Roman" w:cs="Times New Roman"/>
        </w:rPr>
        <w:t>this simulation</w:t>
      </w:r>
      <w:r w:rsidR="00470630" w:rsidRPr="00470630">
        <w:rPr>
          <w:rFonts w:ascii="Times New Roman" w:hAnsi="Times New Roman" w:cs="Times New Roman"/>
        </w:rPr>
        <w:t xml:space="preserve"> represent</w:t>
      </w:r>
      <w:r w:rsidR="00470630">
        <w:rPr>
          <w:rFonts w:ascii="Times New Roman" w:hAnsi="Times New Roman" w:cs="Times New Roman"/>
        </w:rPr>
        <w:t>s</w:t>
      </w:r>
      <w:r w:rsidR="00470630" w:rsidRPr="00470630">
        <w:rPr>
          <w:rFonts w:ascii="Times New Roman" w:hAnsi="Times New Roman" w:cs="Times New Roman"/>
        </w:rPr>
        <w:t xml:space="preserve"> a substantially more demanding test of ALIAS</w:t>
      </w:r>
      <w:r w:rsidR="00262106">
        <w:rPr>
          <w:rFonts w:ascii="Times New Roman" w:hAnsi="Times New Roman" w:cs="Times New Roman"/>
        </w:rPr>
        <w:t>’s theoretical scope</w:t>
      </w:r>
      <w:r w:rsidR="00470630" w:rsidRPr="00470630">
        <w:rPr>
          <w:rFonts w:ascii="Times New Roman" w:hAnsi="Times New Roman" w:cs="Times New Roman"/>
        </w:rPr>
        <w:t xml:space="preserve"> because the target findings have been argued to require richer inferential abilities than mere sensitivity to </w:t>
      </w:r>
      <w:r w:rsidR="00F84BE1">
        <w:rPr>
          <w:rFonts w:ascii="Times New Roman" w:hAnsi="Times New Roman" w:cs="Times New Roman"/>
        </w:rPr>
        <w:t>the</w:t>
      </w:r>
      <w:r w:rsidR="00A936F4">
        <w:rPr>
          <w:rFonts w:ascii="Times New Roman" w:hAnsi="Times New Roman" w:cs="Times New Roman"/>
        </w:rPr>
        <w:t xml:space="preserve"> statistical regularities among</w:t>
      </w:r>
      <w:r w:rsidR="00F84BE1">
        <w:rPr>
          <w:rFonts w:ascii="Times New Roman" w:hAnsi="Times New Roman" w:cs="Times New Roman"/>
        </w:rPr>
        <w:t xml:space="preserve"> </w:t>
      </w:r>
      <w:r w:rsidR="001A7B2B">
        <w:rPr>
          <w:rFonts w:ascii="Times New Roman" w:hAnsi="Times New Roman" w:cs="Times New Roman"/>
        </w:rPr>
        <w:t xml:space="preserve">low-level </w:t>
      </w:r>
      <w:r w:rsidR="00F84BE1">
        <w:rPr>
          <w:rFonts w:ascii="Times New Roman" w:hAnsi="Times New Roman" w:cs="Times New Roman"/>
        </w:rPr>
        <w:t>features of action events</w:t>
      </w:r>
      <w:r w:rsidR="00470630" w:rsidRPr="00470630">
        <w:rPr>
          <w:rFonts w:ascii="Times New Roman" w:hAnsi="Times New Roman" w:cs="Times New Roman"/>
        </w:rPr>
        <w:t>.</w:t>
      </w:r>
      <w:r w:rsidR="00470630">
        <w:rPr>
          <w:rFonts w:ascii="Times New Roman" w:hAnsi="Times New Roman" w:cs="Times New Roman"/>
        </w:rPr>
        <w:t xml:space="preserve"> The target findings come from</w:t>
      </w:r>
      <w:r w:rsidR="00D61141">
        <w:rPr>
          <w:rFonts w:ascii="Times New Roman" w:hAnsi="Times New Roman" w:cs="Times New Roman"/>
        </w:rPr>
        <w:t xml:space="preserve"> a classic study by Csibra et al. (2003). </w:t>
      </w:r>
      <w:r w:rsidR="003472B6" w:rsidRPr="00DB2735">
        <w:rPr>
          <w:rFonts w:ascii="Times New Roman" w:hAnsi="Times New Roman" w:cs="Times New Roman"/>
        </w:rPr>
        <w:t xml:space="preserve">In </w:t>
      </w:r>
      <w:r w:rsidR="00447B1C">
        <w:rPr>
          <w:rFonts w:ascii="Times New Roman" w:hAnsi="Times New Roman" w:cs="Times New Roman"/>
        </w:rPr>
        <w:t>the first</w:t>
      </w:r>
      <w:r w:rsidR="003472B6" w:rsidRPr="00DB2735">
        <w:rPr>
          <w:rFonts w:ascii="Times New Roman" w:hAnsi="Times New Roman" w:cs="Times New Roman"/>
        </w:rPr>
        <w:t xml:space="preserve"> experiment, infants were habituated to an event in which a large circle appeared to be chasing a small circle. However, before the large circle </w:t>
      </w:r>
      <w:r w:rsidR="003472B6">
        <w:rPr>
          <w:rFonts w:ascii="Times New Roman" w:hAnsi="Times New Roman" w:cs="Times New Roman"/>
        </w:rPr>
        <w:t>reached</w:t>
      </w:r>
      <w:r w:rsidR="003472B6" w:rsidRPr="00DB2735">
        <w:rPr>
          <w:rFonts w:ascii="Times New Roman" w:hAnsi="Times New Roman" w:cs="Times New Roman"/>
        </w:rPr>
        <w:t xml:space="preserve"> the small </w:t>
      </w:r>
      <w:r w:rsidR="003472B6">
        <w:rPr>
          <w:rFonts w:ascii="Times New Roman" w:hAnsi="Times New Roman" w:cs="Times New Roman"/>
        </w:rPr>
        <w:t>one</w:t>
      </w:r>
      <w:r w:rsidR="003472B6" w:rsidRPr="00DB2735">
        <w:rPr>
          <w:rFonts w:ascii="Times New Roman" w:hAnsi="Times New Roman" w:cs="Times New Roman"/>
        </w:rPr>
        <w:t>, the small circle moved through a</w:t>
      </w:r>
      <w:r w:rsidR="003472B6">
        <w:rPr>
          <w:rFonts w:ascii="Times New Roman" w:hAnsi="Times New Roman" w:cs="Times New Roman"/>
        </w:rPr>
        <w:t xml:space="preserve"> narrow gap between two bars before</w:t>
      </w:r>
      <w:r w:rsidR="003472B6" w:rsidRPr="00DB2735">
        <w:rPr>
          <w:rFonts w:ascii="Times New Roman" w:hAnsi="Times New Roman" w:cs="Times New Roman"/>
        </w:rPr>
        <w:t xml:space="preserve"> </w:t>
      </w:r>
      <w:r w:rsidR="003472B6">
        <w:rPr>
          <w:rFonts w:ascii="Times New Roman" w:hAnsi="Times New Roman" w:cs="Times New Roman"/>
        </w:rPr>
        <w:t xml:space="preserve">disappearing </w:t>
      </w:r>
      <w:r w:rsidR="003472B6" w:rsidRPr="00DB2735">
        <w:rPr>
          <w:rFonts w:ascii="Times New Roman" w:hAnsi="Times New Roman" w:cs="Times New Roman"/>
        </w:rPr>
        <w:t>from the screen</w:t>
      </w:r>
      <w:r w:rsidR="003472B6">
        <w:rPr>
          <w:rFonts w:ascii="Times New Roman" w:hAnsi="Times New Roman" w:cs="Times New Roman"/>
        </w:rPr>
        <w:t>; the width of the gap forced the larg</w:t>
      </w:r>
      <w:r w:rsidR="008370EC">
        <w:rPr>
          <w:rFonts w:ascii="Times New Roman" w:hAnsi="Times New Roman" w:cs="Times New Roman"/>
        </w:rPr>
        <w:t>e</w:t>
      </w:r>
      <w:r w:rsidR="003472B6">
        <w:rPr>
          <w:rFonts w:ascii="Times New Roman" w:hAnsi="Times New Roman" w:cs="Times New Roman"/>
        </w:rPr>
        <w:t xml:space="preserve"> circle to move around one of the bars</w:t>
      </w:r>
      <w:r w:rsidR="003472B6" w:rsidRPr="00DB2735">
        <w:rPr>
          <w:rFonts w:ascii="Times New Roman" w:hAnsi="Times New Roman" w:cs="Times New Roman"/>
        </w:rPr>
        <w:t xml:space="preserve">. </w:t>
      </w:r>
      <w:r w:rsidR="003472B6">
        <w:rPr>
          <w:rFonts w:ascii="Times New Roman" w:hAnsi="Times New Roman" w:cs="Times New Roman"/>
        </w:rPr>
        <w:t>The fact that the</w:t>
      </w:r>
      <w:r w:rsidR="003472B6" w:rsidRPr="00DB2735">
        <w:rPr>
          <w:rFonts w:ascii="Times New Roman" w:hAnsi="Times New Roman" w:cs="Times New Roman"/>
        </w:rPr>
        <w:t xml:space="preserve"> large circle never reached the small one</w:t>
      </w:r>
      <w:r w:rsidR="003472B6">
        <w:rPr>
          <w:rFonts w:ascii="Times New Roman" w:hAnsi="Times New Roman" w:cs="Times New Roman"/>
        </w:rPr>
        <w:t xml:space="preserve"> before it disappeared from the screen meant that the large circle’s goal of reaching the small one </w:t>
      </w:r>
      <w:r w:rsidR="003472B6" w:rsidRPr="00DB2735">
        <w:rPr>
          <w:rFonts w:ascii="Times New Roman" w:hAnsi="Times New Roman" w:cs="Times New Roman"/>
        </w:rPr>
        <w:t>had to be inferred.</w:t>
      </w:r>
      <w:r w:rsidR="003472B6">
        <w:rPr>
          <w:rFonts w:ascii="Times New Roman" w:hAnsi="Times New Roman" w:cs="Times New Roman"/>
        </w:rPr>
        <w:t xml:space="preserve"> The authors found that when the gap was widened, infants looked longer when the large circle continued moving around one of the bars than when it moved through it. </w:t>
      </w:r>
      <w:r w:rsidR="003472B6" w:rsidRPr="003472B6">
        <w:rPr>
          <w:rFonts w:ascii="Times New Roman" w:hAnsi="Times New Roman" w:cs="Times New Roman"/>
        </w:rPr>
        <w:t xml:space="preserve">Although this experiment differed from the </w:t>
      </w:r>
      <w:r w:rsidR="003472B6">
        <w:rPr>
          <w:rFonts w:ascii="Times New Roman" w:hAnsi="Times New Roman" w:cs="Times New Roman"/>
        </w:rPr>
        <w:t xml:space="preserve">“over-the-barrier” </w:t>
      </w:r>
      <w:r w:rsidR="003472B6" w:rsidRPr="003472B6">
        <w:rPr>
          <w:rFonts w:ascii="Times New Roman" w:hAnsi="Times New Roman" w:cs="Times New Roman"/>
        </w:rPr>
        <w:t xml:space="preserve">paradigm, it </w:t>
      </w:r>
      <w:r w:rsidR="003472B6">
        <w:rPr>
          <w:rFonts w:ascii="Times New Roman" w:hAnsi="Times New Roman" w:cs="Times New Roman"/>
        </w:rPr>
        <w:t>is possible to instantiate it</w:t>
      </w:r>
      <w:r w:rsidR="003472B6" w:rsidRPr="003472B6">
        <w:rPr>
          <w:rFonts w:ascii="Times New Roman" w:hAnsi="Times New Roman" w:cs="Times New Roman"/>
        </w:rPr>
        <w:t xml:space="preserve"> within that framework</w:t>
      </w:r>
      <w:r w:rsidR="003472B6">
        <w:rPr>
          <w:rFonts w:ascii="Times New Roman" w:hAnsi="Times New Roman" w:cs="Times New Roman"/>
        </w:rPr>
        <w:t>. The approach taken here involved terminating</w:t>
      </w:r>
      <w:r w:rsidR="003472B6" w:rsidRPr="003472B6">
        <w:rPr>
          <w:rFonts w:ascii="Times New Roman" w:hAnsi="Times New Roman" w:cs="Times New Roman"/>
        </w:rPr>
        <w:t xml:space="preserve"> the habituation event after the first object cleared the barrier but before it reached the second object. </w:t>
      </w:r>
      <w:r w:rsidR="003472B6">
        <w:rPr>
          <w:rFonts w:ascii="Times New Roman" w:hAnsi="Times New Roman" w:cs="Times New Roman"/>
        </w:rPr>
        <w:lastRenderedPageBreak/>
        <w:t>This ensured that the</w:t>
      </w:r>
      <w:r w:rsidR="003472B6" w:rsidRPr="003472B6">
        <w:rPr>
          <w:rFonts w:ascii="Times New Roman" w:hAnsi="Times New Roman" w:cs="Times New Roman"/>
        </w:rPr>
        <w:t xml:space="preserve"> first object</w:t>
      </w:r>
      <w:r w:rsidR="003472B6">
        <w:rPr>
          <w:rFonts w:ascii="Times New Roman" w:hAnsi="Times New Roman" w:cs="Times New Roman"/>
        </w:rPr>
        <w:t>’</w:t>
      </w:r>
      <w:r w:rsidR="003472B6" w:rsidRPr="003472B6">
        <w:rPr>
          <w:rFonts w:ascii="Times New Roman" w:hAnsi="Times New Roman" w:cs="Times New Roman"/>
        </w:rPr>
        <w:t>s goal remained ambiguous</w:t>
      </w:r>
      <w:r w:rsidR="007D2B20">
        <w:rPr>
          <w:rFonts w:ascii="Times New Roman" w:hAnsi="Times New Roman" w:cs="Times New Roman"/>
        </w:rPr>
        <w:t>, thereby preserving the critical inferential demands of the original experiment.</w:t>
      </w:r>
      <w:r w:rsidR="003472B6">
        <w:rPr>
          <w:rFonts w:ascii="Times New Roman" w:hAnsi="Times New Roman" w:cs="Times New Roman"/>
        </w:rPr>
        <w:t xml:space="preserve"> </w:t>
      </w:r>
    </w:p>
    <w:p w14:paraId="413E4886" w14:textId="7678A51E" w:rsidR="00524642" w:rsidRDefault="003472B6" w:rsidP="005401D0">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t>
      </w:r>
      <w:r w:rsidR="00470630">
        <w:rPr>
          <w:rFonts w:ascii="Times New Roman" w:hAnsi="Times New Roman" w:cs="Times New Roman"/>
        </w:rPr>
        <w:t>in its presence</w:t>
      </w:r>
      <w:r w:rsidRPr="00470AA1">
        <w:rPr>
          <w:rFonts w:ascii="Times New Roman" w:hAnsi="Times New Roman" w:cs="Times New Roman"/>
        </w:rPr>
        <w:t xml:space="preserve">. </w:t>
      </w:r>
      <w:r>
        <w:rPr>
          <w:rFonts w:ascii="Times New Roman" w:hAnsi="Times New Roman" w:cs="Times New Roman"/>
        </w:rPr>
        <w:t xml:space="preserve">These findings were taken </w:t>
      </w:r>
      <w:r w:rsidR="00470630">
        <w:rPr>
          <w:rFonts w:ascii="Times New Roman" w:hAnsi="Times New Roman" w:cs="Times New Roman"/>
        </w:rPr>
        <w:t>to support</w:t>
      </w:r>
      <w:r>
        <w:rPr>
          <w:rFonts w:ascii="Times New Roman" w:hAnsi="Times New Roman" w:cs="Times New Roman"/>
        </w:rPr>
        <w:t xml:space="preserve"> the teleological stance. </w:t>
      </w:r>
      <w:r w:rsidR="00447B1C">
        <w:rPr>
          <w:rFonts w:ascii="Times New Roman" w:hAnsi="Times New Roman" w:cs="Times New Roman"/>
        </w:rPr>
        <w:t>This simulation</w:t>
      </w:r>
      <w:r>
        <w:rPr>
          <w:rFonts w:ascii="Times New Roman" w:hAnsi="Times New Roman" w:cs="Times New Roman"/>
        </w:rPr>
        <w:t xml:space="preserve"> tested whether</w:t>
      </w:r>
      <w:r w:rsidR="005401D0">
        <w:rPr>
          <w:rFonts w:ascii="Times New Roman" w:hAnsi="Times New Roman" w:cs="Times New Roman"/>
        </w:rPr>
        <w:t xml:space="preserve"> instead</w:t>
      </w:r>
      <w:r>
        <w:rPr>
          <w:rFonts w:ascii="Times New Roman" w:hAnsi="Times New Roman" w:cs="Times New Roman"/>
        </w:rPr>
        <w:t xml:space="preserve"> </w:t>
      </w:r>
      <w:r w:rsidR="00D910F3">
        <w:rPr>
          <w:rFonts w:ascii="Times New Roman" w:hAnsi="Times New Roman" w:cs="Times New Roman"/>
        </w:rPr>
        <w:t>they</w:t>
      </w:r>
      <w:r>
        <w:rPr>
          <w:rFonts w:ascii="Times New Roman" w:hAnsi="Times New Roman" w:cs="Times New Roman"/>
        </w:rPr>
        <w:t xml:space="preserve"> could </w:t>
      </w:r>
      <w:r w:rsidR="005401D0">
        <w:rPr>
          <w:rFonts w:ascii="Times New Roman" w:hAnsi="Times New Roman" w:cs="Times New Roman"/>
        </w:rPr>
        <w:t>be</w:t>
      </w:r>
      <w:r>
        <w:rPr>
          <w:rFonts w:ascii="Times New Roman" w:hAnsi="Times New Roman" w:cs="Times New Roman"/>
        </w:rPr>
        <w:t xml:space="preserve"> captured by an associative learning mechanism.</w:t>
      </w:r>
      <w:r w:rsidR="00470630">
        <w:rPr>
          <w:rFonts w:ascii="Times New Roman" w:hAnsi="Times New Roman" w:cs="Times New Roman"/>
        </w:rPr>
        <w:t xml:space="preserve"> </w:t>
      </w:r>
      <w:r w:rsidR="00C14B24">
        <w:rPr>
          <w:rFonts w:ascii="Times New Roman" w:hAnsi="Times New Roman" w:cs="Times New Roman"/>
        </w:rPr>
        <w:t>To model these experiments,</w:t>
      </w:r>
      <w:r w:rsidR="00974AED">
        <w:rPr>
          <w:rFonts w:ascii="Times New Roman" w:hAnsi="Times New Roman" w:cs="Times New Roman"/>
        </w:rPr>
        <w:t xml:space="preserve"> </w:t>
      </w:r>
      <w:r w:rsidR="000833BF">
        <w:rPr>
          <w:rFonts w:ascii="Times New Roman" w:hAnsi="Times New Roman" w:cs="Times New Roman"/>
        </w:rPr>
        <w:t>networks</w:t>
      </w:r>
      <w:r w:rsidR="00524642">
        <w:rPr>
          <w:rFonts w:ascii="Times New Roman" w:hAnsi="Times New Roman" w:cs="Times New Roman"/>
        </w:rPr>
        <w:t xml:space="preserve"> were assigned either to the Inferring Goals or to the Inferring Constraints condition. </w:t>
      </w:r>
      <w:r w:rsidR="00974AED">
        <w:rPr>
          <w:rFonts w:ascii="Times New Roman" w:hAnsi="Times New Roman" w:cs="Times New Roman"/>
        </w:rPr>
        <w:t>The habituation event in the Inferring Goals condition was identical to that in Simulation 1a</w:t>
      </w:r>
      <w:r w:rsidR="00AC20CD">
        <w:rPr>
          <w:rFonts w:ascii="Times New Roman" w:hAnsi="Times New Roman" w:cs="Times New Roman"/>
        </w:rPr>
        <w:t xml:space="preserve"> except that </w:t>
      </w:r>
      <w:r w:rsidR="00F72855">
        <w:rPr>
          <w:rFonts w:ascii="Times New Roman" w:hAnsi="Times New Roman" w:cs="Times New Roman"/>
        </w:rPr>
        <w:t>networks could not</w:t>
      </w:r>
      <w:r w:rsidR="00BF054E">
        <w:rPr>
          <w:rFonts w:ascii="Times New Roman" w:hAnsi="Times New Roman" w:cs="Times New Roman"/>
        </w:rPr>
        <w:t xml:space="preserve"> know whether the first </w:t>
      </w:r>
      <w:r w:rsidR="00974AED">
        <w:rPr>
          <w:rFonts w:ascii="Times New Roman" w:hAnsi="Times New Roman" w:cs="Times New Roman"/>
        </w:rPr>
        <w:t>object’s goal was met (i.e., whether it stopped next to the second one)</w:t>
      </w:r>
      <w:r w:rsidR="00BF054E">
        <w:rPr>
          <w:rFonts w:ascii="Times New Roman" w:hAnsi="Times New Roman" w:cs="Times New Roman"/>
        </w:rPr>
        <w:t>.</w:t>
      </w:r>
      <w:r w:rsidR="00524642">
        <w:rPr>
          <w:rFonts w:ascii="Times New Roman" w:hAnsi="Times New Roman" w:cs="Times New Roman"/>
        </w:rPr>
        <w:t xml:space="preserve"> </w:t>
      </w:r>
      <w:r w:rsidR="00A25521">
        <w:rPr>
          <w:rFonts w:ascii="Times New Roman" w:hAnsi="Times New Roman" w:cs="Times New Roman"/>
        </w:rPr>
        <w:t>The</w:t>
      </w:r>
      <w:r w:rsidR="00710B6F">
        <w:rPr>
          <w:rFonts w:ascii="Times New Roman" w:hAnsi="Times New Roman" w:cs="Times New Roman"/>
        </w:rPr>
        <w:t xml:space="preserve"> </w:t>
      </w:r>
      <w:r w:rsidR="00BF054E">
        <w:rPr>
          <w:rFonts w:ascii="Times New Roman" w:hAnsi="Times New Roman" w:cs="Times New Roman"/>
        </w:rPr>
        <w:t>Inferring Constraints condition was implemented by removing all barrier information during habituation.</w:t>
      </w:r>
      <w:r w:rsidR="00C6595A">
        <w:rPr>
          <w:rFonts w:ascii="Times New Roman" w:hAnsi="Times New Roman" w:cs="Times New Roman"/>
        </w:rPr>
        <w:t xml:space="preserve"> </w:t>
      </w:r>
      <w:r w:rsidR="00F72855">
        <w:rPr>
          <w:rFonts w:ascii="Times New Roman" w:hAnsi="Times New Roman" w:cs="Times New Roman"/>
        </w:rPr>
        <w:t>This</w:t>
      </w:r>
      <w:r w:rsidR="00C6595A">
        <w:rPr>
          <w:rFonts w:ascii="Times New Roman" w:hAnsi="Times New Roman" w:cs="Times New Roman"/>
        </w:rPr>
        <w:t xml:space="preserve"> simulation </w:t>
      </w:r>
      <w:r w:rsidR="00F72855">
        <w:rPr>
          <w:rFonts w:ascii="Times New Roman" w:hAnsi="Times New Roman" w:cs="Times New Roman"/>
        </w:rPr>
        <w:t xml:space="preserve">was </w:t>
      </w:r>
      <w:r w:rsidR="00C6595A">
        <w:rPr>
          <w:rFonts w:ascii="Times New Roman" w:hAnsi="Times New Roman" w:cs="Times New Roman"/>
        </w:rPr>
        <w:t>identical to Simulation 1a</w:t>
      </w:r>
      <w:r w:rsidR="00F72855">
        <w:rPr>
          <w:rFonts w:ascii="Times New Roman" w:hAnsi="Times New Roman" w:cs="Times New Roman"/>
        </w:rPr>
        <w:t xml:space="preserve"> in all other respects</w:t>
      </w:r>
      <w:r w:rsidR="00C6595A">
        <w:rPr>
          <w:rFonts w:ascii="Times New Roman" w:hAnsi="Times New Roman" w:cs="Times New Roman"/>
        </w:rPr>
        <w:t>.</w:t>
      </w:r>
      <w:r w:rsidR="00BF429B">
        <w:rPr>
          <w:rFonts w:ascii="Times New Roman" w:hAnsi="Times New Roman" w:cs="Times New Roman"/>
        </w:rPr>
        <w:t xml:space="preserve"> </w:t>
      </w:r>
      <w:r w:rsidR="009D7B73">
        <w:rPr>
          <w:rFonts w:ascii="Times New Roman" w:hAnsi="Times New Roman" w:cs="Times New Roman"/>
        </w:rPr>
        <w:t xml:space="preserve">As in Simulation 1a, </w:t>
      </w:r>
      <w:r w:rsidR="00974AED">
        <w:rPr>
          <w:rFonts w:ascii="Times New Roman" w:hAnsi="Times New Roman" w:cs="Times New Roman"/>
        </w:rPr>
        <w:t xml:space="preserve">ALIAS’s performance </w:t>
      </w:r>
      <w:r w:rsidR="00A740D4">
        <w:rPr>
          <w:rFonts w:ascii="Times New Roman" w:hAnsi="Times New Roman" w:cs="Times New Roman"/>
        </w:rPr>
        <w:t>was</w:t>
      </w:r>
      <w:r w:rsidR="00F72855">
        <w:rPr>
          <w:rFonts w:ascii="Times New Roman" w:hAnsi="Times New Roman" w:cs="Times New Roman"/>
        </w:rPr>
        <w:t xml:space="preserve"> </w:t>
      </w:r>
      <w:r w:rsidR="00974AED">
        <w:rPr>
          <w:rFonts w:ascii="Times New Roman" w:hAnsi="Times New Roman" w:cs="Times New Roman"/>
        </w:rPr>
        <w:t>compared to</w:t>
      </w:r>
      <w:r w:rsidR="007A3967">
        <w:rPr>
          <w:rFonts w:ascii="Times New Roman" w:hAnsi="Times New Roman" w:cs="Times New Roman"/>
        </w:rPr>
        <w:t xml:space="preserve"> that of the</w:t>
      </w:r>
      <w:r w:rsidR="00974AED">
        <w:rPr>
          <w:rFonts w:ascii="Times New Roman" w:hAnsi="Times New Roman" w:cs="Times New Roman"/>
        </w:rPr>
        <w:t xml:space="preserve"> competitor models.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62DB13ED"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F45618">
        <w:rPr>
          <w:rFonts w:ascii="Times New Roman" w:hAnsi="Times New Roman" w:cs="Times New Roman"/>
        </w:rPr>
        <w:t xml:space="preserve">15 </w:t>
      </w:r>
      <w:r>
        <w:rPr>
          <w:rFonts w:ascii="Times New Roman" w:hAnsi="Times New Roman" w:cs="Times New Roman"/>
        </w:rPr>
        <w:t xml:space="preserve">shows </w:t>
      </w:r>
      <w:r w:rsidR="00F45618">
        <w:rPr>
          <w:rFonts w:ascii="Times New Roman" w:hAnsi="Times New Roman" w:cs="Times New Roman"/>
        </w:rPr>
        <w:t>ALIAS’s performance across the conditions</w:t>
      </w:r>
      <w:r w:rsidR="00EC3B66">
        <w:rPr>
          <w:rFonts w:ascii="Times New Roman" w:hAnsi="Times New Roman" w:cs="Times New Roman"/>
        </w:rPr>
        <w:t>.</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A702AE">
        <w:rPr>
          <w:rFonts w:ascii="Times New Roman" w:hAnsi="Times New Roman" w:cs="Times New Roman"/>
        </w:rPr>
        <w:t>produced greater</w:t>
      </w:r>
      <w:r w:rsidR="00A25521">
        <w:rPr>
          <w:rFonts w:ascii="Times New Roman" w:hAnsi="Times New Roman" w:cs="Times New Roman"/>
        </w:rPr>
        <w:t xml:space="preserve"> error </w:t>
      </w:r>
      <w:r w:rsidR="00B24AB5">
        <w:rPr>
          <w:rFonts w:ascii="Times New Roman" w:hAnsi="Times New Roman" w:cs="Times New Roman"/>
        </w:rPr>
        <w:t>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F45618">
        <w:rPr>
          <w:rFonts w:ascii="Times New Roman" w:hAnsi="Times New Roman" w:cs="Times New Roman"/>
        </w:rPr>
        <w:t xml:space="preserve">This pattern arose because the former test event violated </w:t>
      </w:r>
      <w:r w:rsidR="00A25521">
        <w:rPr>
          <w:rFonts w:ascii="Times New Roman" w:hAnsi="Times New Roman" w:cs="Times New Roman"/>
        </w:rPr>
        <w:t xml:space="preserve">a learned association </w:t>
      </w:r>
      <w:r w:rsidR="00F45618">
        <w:rPr>
          <w:rFonts w:ascii="Times New Roman" w:hAnsi="Times New Roman" w:cs="Times New Roman"/>
        </w:rPr>
        <w:t xml:space="preserve">between arced motion over a small barrier and spatial contiguity between the two objects.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produced more error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w:t>
      </w:r>
      <w:r w:rsidR="00F45618">
        <w:rPr>
          <w:rFonts w:ascii="Times New Roman" w:hAnsi="Times New Roman" w:cs="Times New Roman"/>
        </w:rPr>
        <w:t xml:space="preserve">This </w:t>
      </w:r>
      <w:r w:rsidR="00A25521">
        <w:rPr>
          <w:rFonts w:ascii="Times New Roman" w:hAnsi="Times New Roman" w:cs="Times New Roman"/>
        </w:rPr>
        <w:t>pattern arose because the former</w:t>
      </w:r>
      <w:r w:rsidR="00F45618">
        <w:rPr>
          <w:rFonts w:ascii="Times New Roman" w:hAnsi="Times New Roman" w:cs="Times New Roman"/>
        </w:rPr>
        <w:t xml:space="preserve"> test event </w:t>
      </w:r>
      <w:r w:rsidR="00D4748F">
        <w:rPr>
          <w:rFonts w:ascii="Times New Roman" w:hAnsi="Times New Roman" w:cs="Times New Roman"/>
        </w:rPr>
        <w:t>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66E23CD" w:rsidR="00BF52E3" w:rsidRDefault="00A25521"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16 shows that VOM10 failed to reproduce the target findings. </w:t>
      </w:r>
      <w:r w:rsidR="00AC20CD">
        <w:rPr>
          <w:rFonts w:ascii="Times New Roman" w:hAnsi="Times New Roman" w:cs="Times New Roman"/>
        </w:rPr>
        <w:t xml:space="preserve"> </w:t>
      </w:r>
      <w:r>
        <w:rPr>
          <w:rFonts w:ascii="Times New Roman" w:hAnsi="Times New Roman" w:cs="Times New Roman"/>
        </w:rPr>
        <w:t xml:space="preserve">Networks in the Inferring Goals condition </w:t>
      </w:r>
      <w:r w:rsidR="00F45618">
        <w:rPr>
          <w:rFonts w:ascii="Times New Roman" w:hAnsi="Times New Roman" w:cs="Times New Roman"/>
        </w:rPr>
        <w:t xml:space="preserve">produced </w:t>
      </w:r>
      <w:r>
        <w:rPr>
          <w:rFonts w:ascii="Times New Roman" w:hAnsi="Times New Roman" w:cs="Times New Roman"/>
        </w:rPr>
        <w:t>more activation to</w:t>
      </w:r>
      <w:r w:rsidR="00F45618">
        <w:rPr>
          <w:rFonts w:ascii="Times New Roman" w:hAnsi="Times New Roman" w:cs="Times New Roman"/>
        </w:rPr>
        <w:t xml:space="preserve"> the Congruent than to the Incongruent </w:t>
      </w:r>
      <w:r>
        <w:rPr>
          <w:rFonts w:ascii="Times New Roman" w:hAnsi="Times New Roman" w:cs="Times New Roman"/>
        </w:rPr>
        <w:t xml:space="preserve">test event. Likewise, networks </w:t>
      </w:r>
      <w:r w:rsidR="00F45618">
        <w:rPr>
          <w:rFonts w:ascii="Times New Roman" w:hAnsi="Times New Roman" w:cs="Times New Roman"/>
        </w:rPr>
        <w:t xml:space="preserve">in the Inferring Constraints condition produced more activation to the Obstacle than to the No Obstacle test events.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4198813F"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w:t>
      </w:r>
      <w:r w:rsidR="00F45618">
        <w:rPr>
          <w:rFonts w:ascii="Times New Roman" w:hAnsi="Times New Roman" w:cs="Times New Roman"/>
        </w:rPr>
        <w:t xml:space="preserve">responses mirrored those of VOM10. </w:t>
      </w:r>
      <w:r w:rsidR="00A25521" w:rsidRPr="00A25521">
        <w:rPr>
          <w:rFonts w:ascii="Times New Roman" w:hAnsi="Times New Roman" w:cs="Times New Roman"/>
        </w:rPr>
        <w:t xml:space="preserve">The fact that both versions failed to reproduce the third target finding suggests that this limitation reflects a more fundamental </w:t>
      </w:r>
      <w:r w:rsidR="008C4CFA">
        <w:rPr>
          <w:rFonts w:ascii="Times New Roman" w:hAnsi="Times New Roman" w:cs="Times New Roman"/>
        </w:rPr>
        <w:t>limitation</w:t>
      </w:r>
      <w:r w:rsidR="008C4CFA" w:rsidRPr="00A25521">
        <w:rPr>
          <w:rFonts w:ascii="Times New Roman" w:hAnsi="Times New Roman" w:cs="Times New Roman"/>
        </w:rPr>
        <w:t xml:space="preserve"> </w:t>
      </w:r>
      <w:r w:rsidR="00A25521" w:rsidRPr="00A25521">
        <w:rPr>
          <w:rFonts w:ascii="Times New Roman" w:hAnsi="Times New Roman" w:cs="Times New Roman"/>
        </w:rPr>
        <w:t>of VOM10 than</w:t>
      </w:r>
      <w:r w:rsidR="007866D1">
        <w:rPr>
          <w:rFonts w:ascii="Times New Roman" w:hAnsi="Times New Roman" w:cs="Times New Roman"/>
        </w:rPr>
        <w:t xml:space="preserve"> limited implementational fidelity.</w:t>
      </w:r>
      <w:r w:rsidR="00A25521" w:rsidRPr="00A25521">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0176F5A6"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CA751F">
        <w:rPr>
          <w:rFonts w:ascii="Times New Roman" w:hAnsi="Times New Roman" w:cs="Times New Roman"/>
        </w:rPr>
        <w:t xml:space="preserve">18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w:t>
      </w:r>
      <w:r w:rsidR="00CA751F">
        <w:rPr>
          <w:rFonts w:ascii="Times New Roman" w:hAnsi="Times New Roman" w:cs="Times New Roman"/>
        </w:rPr>
        <w:t xml:space="preserve">networks looked longer at their condition’s </w:t>
      </w:r>
      <w:r w:rsidR="00CD21B5">
        <w:rPr>
          <w:rFonts w:ascii="Times New Roman" w:hAnsi="Times New Roman" w:cs="Times New Roman"/>
        </w:rPr>
        <w:t>respective</w:t>
      </w:r>
      <w:r w:rsidR="00CD21B5">
        <w:rPr>
          <w:rFonts w:ascii="Times New Roman" w:hAnsi="Times New Roman" w:cs="Times New Roman"/>
        </w:rPr>
        <w:t xml:space="preserve"> </w:t>
      </w:r>
      <w:r w:rsidR="00CA751F">
        <w:rPr>
          <w:rFonts w:ascii="Times New Roman" w:hAnsi="Times New Roman" w:cs="Times New Roman"/>
        </w:rPr>
        <w:t>inconsistent test event.</w:t>
      </w:r>
      <w:r w:rsidR="004636A7">
        <w:rPr>
          <w:rFonts w:ascii="Times New Roman" w:hAnsi="Times New Roman" w:cs="Times New Roman"/>
        </w:rPr>
        <w:t xml:space="preserve"> </w:t>
      </w:r>
      <w:r w:rsidR="00CA751F">
        <w:rPr>
          <w:rFonts w:ascii="Times New Roman" w:hAnsi="Times New Roman" w:cs="Times New Roman"/>
        </w:rPr>
        <w:t xml:space="preserve">The fact that both versions of ALIAS were successful </w:t>
      </w:r>
      <w:r w:rsidR="001F6B88">
        <w:rPr>
          <w:rFonts w:ascii="Times New Roman" w:hAnsi="Times New Roman" w:cs="Times New Roman"/>
        </w:rPr>
        <w:t xml:space="preserve">in capturing the third target finding </w:t>
      </w:r>
      <w:r w:rsidR="00CA751F">
        <w:rPr>
          <w:rFonts w:ascii="Times New Roman" w:hAnsi="Times New Roman" w:cs="Times New Roman"/>
        </w:rPr>
        <w:t xml:space="preserve">suggests </w:t>
      </w:r>
      <w:r w:rsidR="001F6B88">
        <w:rPr>
          <w:rFonts w:ascii="Times New Roman" w:hAnsi="Times New Roman" w:cs="Times New Roman"/>
        </w:rPr>
        <w:t xml:space="preserve">that </w:t>
      </w:r>
      <w:r w:rsidR="00CF2AA6">
        <w:rPr>
          <w:rFonts w:ascii="Times New Roman" w:hAnsi="Times New Roman" w:cs="Times New Roman"/>
        </w:rPr>
        <w:t>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1F6B88">
        <w:rPr>
          <w:rFonts w:ascii="Times New Roman" w:hAnsi="Times New Roman" w:cs="Times New Roman"/>
        </w:rPr>
        <w:t>capture this pattern of behavior</w:t>
      </w:r>
      <w:r w:rsidR="00CA751F">
        <w:rPr>
          <w:rFonts w:ascii="Times New Roman" w:hAnsi="Times New Roman" w:cs="Times New Roman"/>
        </w:rPr>
        <w:t>.</w:t>
      </w:r>
      <w:r w:rsidR="00B63495">
        <w:rPr>
          <w:rFonts w:ascii="Times New Roman" w:hAnsi="Times New Roman" w:cs="Times New Roman"/>
        </w:rPr>
        <w:t xml:space="preserve"> </w:t>
      </w:r>
      <w:r w:rsidR="001F6B88">
        <w:rPr>
          <w:rFonts w:ascii="Times New Roman" w:hAnsi="Times New Roman" w:cs="Times New Roman"/>
        </w:rPr>
        <w:t>A clear pattern that is emerging across the simulations is</w:t>
      </w:r>
      <w:r w:rsidR="007939BA">
        <w:rPr>
          <w:rFonts w:ascii="Times New Roman" w:hAnsi="Times New Roman" w:cs="Times New Roman"/>
        </w:rPr>
        <w:t xml:space="preserve"> that it is</w:t>
      </w:r>
      <w:r w:rsidR="008F6478">
        <w:rPr>
          <w:rFonts w:ascii="Times New Roman" w:hAnsi="Times New Roman" w:cs="Times New Roman"/>
        </w:rPr>
        <w:t xml:space="preserve"> not necessary to </w:t>
      </w:r>
      <w:r w:rsidR="001F6B88">
        <w:rPr>
          <w:rFonts w:ascii="Times New Roman" w:hAnsi="Times New Roman" w:cs="Times New Roman"/>
        </w:rPr>
        <w:t xml:space="preserve">posit specialized mechanisms or </w:t>
      </w:r>
      <w:r w:rsidR="007939BA">
        <w:rPr>
          <w:rFonts w:ascii="Times New Roman" w:hAnsi="Times New Roman" w:cs="Times New Roman"/>
        </w:rPr>
        <w:t xml:space="preserve">a rich understanding of goals, action, efficiency, or cost to explain </w:t>
      </w:r>
      <w:r w:rsidR="008F6478">
        <w:rPr>
          <w:rFonts w:ascii="Times New Roman" w:hAnsi="Times New Roman" w:cs="Times New Roman"/>
        </w:rPr>
        <w:t>infants’ looking behaviors in</w:t>
      </w:r>
      <w:r w:rsidR="007939BA">
        <w:rPr>
          <w:rFonts w:ascii="Times New Roman" w:hAnsi="Times New Roman" w:cs="Times New Roman"/>
        </w:rPr>
        <w:t xml:space="preserve"> action efficiency understanding studies.</w:t>
      </w:r>
      <w:r w:rsidR="008F6478">
        <w:rPr>
          <w:rFonts w:ascii="Times New Roman" w:hAnsi="Times New Roman" w:cs="Times New Roman"/>
        </w:rPr>
        <w:t xml:space="preserve"> </w:t>
      </w:r>
      <w:r w:rsidR="007939BA">
        <w:rPr>
          <w:rFonts w:ascii="Times New Roman" w:hAnsi="Times New Roman" w:cs="Times New Roman"/>
        </w:rPr>
        <w:t>Such behavior can instead be readily captured by</w:t>
      </w:r>
      <w:r w:rsidR="009520AB">
        <w:rPr>
          <w:rFonts w:ascii="Times New Roman" w:hAnsi="Times New Roman" w:cs="Times New Roman"/>
        </w:rPr>
        <w:t xml:space="preserve"> </w:t>
      </w:r>
      <w:r w:rsidR="0007083C">
        <w:rPr>
          <w:rFonts w:ascii="Times New Roman" w:hAnsi="Times New Roman" w:cs="Times New Roman"/>
        </w:rPr>
        <w:t>and emerge from</w:t>
      </w:r>
      <w:r w:rsidR="007939BA">
        <w:rPr>
          <w:rFonts w:ascii="Times New Roman" w:hAnsi="Times New Roman" w:cs="Times New Roman"/>
        </w:rPr>
        <w:t xml:space="preserve"> associative learning. </w:t>
      </w:r>
      <w:r w:rsidR="008F6478">
        <w:rPr>
          <w:rFonts w:ascii="Times New Roman" w:hAnsi="Times New Roman" w:cs="Times New Roman"/>
        </w:rPr>
        <w:t xml:space="preserve"> </w:t>
      </w:r>
    </w:p>
    <w:p w14:paraId="3B88DEC8" w14:textId="073EE472" w:rsidR="00227F52" w:rsidRDefault="007939BA" w:rsidP="008D2072">
      <w:pPr>
        <w:spacing w:line="480" w:lineRule="auto"/>
        <w:ind w:firstLine="720"/>
        <w:contextualSpacing/>
        <w:rPr>
          <w:rFonts w:ascii="Times New Roman" w:hAnsi="Times New Roman" w:cs="Times New Roman"/>
        </w:rPr>
      </w:pPr>
      <w:r>
        <w:rPr>
          <w:rFonts w:ascii="Times New Roman" w:hAnsi="Times New Roman" w:cs="Times New Roman"/>
        </w:rPr>
        <w:t>Nevertheless</w:t>
      </w:r>
      <w:r w:rsidR="008F6478">
        <w:rPr>
          <w:rFonts w:ascii="Times New Roman" w:hAnsi="Times New Roman" w:cs="Times New Roman"/>
        </w:rPr>
        <w:t xml:space="preserve">, </w:t>
      </w:r>
      <w:r>
        <w:rPr>
          <w:rFonts w:ascii="Times New Roman" w:hAnsi="Times New Roman" w:cs="Times New Roman"/>
        </w:rPr>
        <w:t>one might</w:t>
      </w:r>
      <w:r w:rsidR="008C1ED2">
        <w:rPr>
          <w:rFonts w:ascii="Times New Roman" w:hAnsi="Times New Roman" w:cs="Times New Roman"/>
        </w:rPr>
        <w:t xml:space="preserve"> continue to insist that</w:t>
      </w:r>
      <w:r>
        <w:rPr>
          <w:rFonts w:ascii="Times New Roman" w:hAnsi="Times New Roman" w:cs="Times New Roman"/>
        </w:rPr>
        <w:t xml:space="preserve"> argue that even this simulation </w:t>
      </w:r>
      <w:r w:rsidR="005307A9">
        <w:rPr>
          <w:rFonts w:ascii="Times New Roman" w:hAnsi="Times New Roman" w:cs="Times New Roman"/>
        </w:rPr>
        <w:t xml:space="preserve">does not pose a sufficiently strong challenge to ALIAS and that a more compelling test of its explanatory scope </w:t>
      </w:r>
      <w:r>
        <w:rPr>
          <w:rFonts w:ascii="Times New Roman" w:hAnsi="Times New Roman" w:cs="Times New Roman"/>
        </w:rPr>
        <w:t xml:space="preserve">would be </w:t>
      </w:r>
      <w:r w:rsidR="004E0A63">
        <w:rPr>
          <w:rFonts w:ascii="Times New Roman" w:hAnsi="Times New Roman" w:cs="Times New Roman"/>
        </w:rPr>
        <w:t>to show that it can capture data from</w:t>
      </w:r>
      <w:r w:rsidR="005307A9">
        <w:rPr>
          <w:rFonts w:ascii="Times New Roman" w:hAnsi="Times New Roman" w:cs="Times New Roman"/>
        </w:rPr>
        <w:t xml:space="preserve"> </w:t>
      </w:r>
      <w:r w:rsidR="00920E40">
        <w:rPr>
          <w:rFonts w:ascii="Times New Roman" w:hAnsi="Times New Roman" w:cs="Times New Roman"/>
        </w:rPr>
        <w:t>Liu and Spelke</w:t>
      </w:r>
      <w:r w:rsidR="005307A9">
        <w:rPr>
          <w:rFonts w:ascii="Times New Roman" w:hAnsi="Times New Roman" w:cs="Times New Roman"/>
        </w:rPr>
        <w:t>’s</w:t>
      </w:r>
      <w:r w:rsidR="00920E40">
        <w:rPr>
          <w:rFonts w:ascii="Times New Roman" w:hAnsi="Times New Roman" w:cs="Times New Roman"/>
        </w:rPr>
        <w:t xml:space="preserve"> (2017)</w:t>
      </w:r>
      <w:r w:rsidR="006A0888">
        <w:rPr>
          <w:rFonts w:ascii="Times New Roman" w:hAnsi="Times New Roman" w:cs="Times New Roman"/>
        </w:rPr>
        <w:t xml:space="preserve"> study</w:t>
      </w:r>
      <w:r>
        <w:rPr>
          <w:rFonts w:ascii="Times New Roman" w:hAnsi="Times New Roman" w:cs="Times New Roman"/>
        </w:rPr>
        <w:t xml:space="preserve">. </w:t>
      </w:r>
      <w:r w:rsidR="008C1ED2">
        <w:rPr>
          <w:rFonts w:ascii="Times New Roman" w:hAnsi="Times New Roman" w:cs="Times New Roman"/>
        </w:rPr>
        <w:t>They habituated 6-month-olds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w:t>
      </w:r>
      <w:r w:rsidR="00602B23">
        <w:rPr>
          <w:rFonts w:ascii="Times New Roman" w:hAnsi="Times New Roman" w:cs="Times New Roman"/>
        </w:rPr>
        <w:lastRenderedPageBreak/>
        <w:t xml:space="preserve">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w:t>
      </w:r>
      <w:r>
        <w:rPr>
          <w:rFonts w:ascii="Times New Roman" w:hAnsi="Times New Roman" w:cs="Times New Roman"/>
        </w:rPr>
        <w:t xml:space="preserve">when the agent jumped higher than needed to clear the barrier </w:t>
      </w:r>
      <w:r w:rsidR="008050B6">
        <w:rPr>
          <w:rFonts w:ascii="Times New Roman" w:hAnsi="Times New Roman" w:cs="Times New Roman"/>
        </w:rPr>
        <w:t xml:space="preserve">than at the </w:t>
      </w:r>
      <w:r w:rsidR="00DD3452">
        <w:rPr>
          <w:rFonts w:ascii="Times New Roman" w:hAnsi="Times New Roman" w:cs="Times New Roman"/>
        </w:rPr>
        <w:t>L</w:t>
      </w:r>
      <w:r w:rsidR="008050B6">
        <w:rPr>
          <w:rFonts w:ascii="Times New Roman" w:hAnsi="Times New Roman" w:cs="Times New Roman"/>
        </w:rPr>
        <w:t>ow, efficient one</w:t>
      </w:r>
      <w:r w:rsidR="005307A9">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sidR="005307A9">
        <w:rPr>
          <w:rFonts w:ascii="Times New Roman" w:hAnsi="Times New Roman" w:cs="Times New Roman"/>
        </w:rPr>
        <w:t>.</w:t>
      </w:r>
      <w:r w:rsidR="009E26C6">
        <w:rPr>
          <w:rFonts w:ascii="Times New Roman" w:hAnsi="Times New Roman" w:cs="Times New Roman"/>
        </w:rPr>
        <w:t xml:space="preserve"> These findings were interpreted to mean that infants can represent efficiency continuously.</w:t>
      </w:r>
    </w:p>
    <w:p w14:paraId="62E4C8AD" w14:textId="7E54AFDD" w:rsidR="00070634" w:rsidRDefault="00EF2232" w:rsidP="00D95BC7">
      <w:pPr>
        <w:spacing w:line="480" w:lineRule="auto"/>
        <w:ind w:firstLine="720"/>
        <w:contextualSpacing/>
        <w:rPr>
          <w:rFonts w:ascii="Times New Roman" w:hAnsi="Times New Roman" w:cs="Times New Roman"/>
        </w:rPr>
      </w:pPr>
      <w:r>
        <w:rPr>
          <w:rFonts w:ascii="Times New Roman" w:hAnsi="Times New Roman" w:cs="Times New Roman"/>
        </w:rPr>
        <w:t>A final experiment habituated infants to</w:t>
      </w:r>
      <w:r w:rsidR="003F7091">
        <w:rPr>
          <w:rFonts w:ascii="Times New Roman" w:hAnsi="Times New Roman" w:cs="Times New Roman"/>
        </w:rPr>
        <w:t xml:space="preserve"> the</w:t>
      </w:r>
      <w:r w:rsidR="003707DF">
        <w:rPr>
          <w:rFonts w:ascii="Times New Roman" w:hAnsi="Times New Roman" w:cs="Times New Roman"/>
        </w:rPr>
        <w:t xml:space="preserve"> event used in Experiment 2 and then tested on the constrained events used in Experiment 1. </w:t>
      </w:r>
      <w:r w:rsidR="007B4775">
        <w:rPr>
          <w:rFonts w:ascii="Times New Roman" w:hAnsi="Times New Roman" w:cs="Times New Roman"/>
        </w:rPr>
        <w:t>Now i</w:t>
      </w:r>
      <w:r w:rsidR="003707DF">
        <w:rPr>
          <w:rFonts w:ascii="Times New Roman" w:hAnsi="Times New Roman" w:cs="Times New Roman"/>
        </w:rPr>
        <w:t>nfants looked longer at the High, inefficient test event than at the Low, efficient one. These findings suggest that</w:t>
      </w:r>
      <w:r w:rsidR="007939BA">
        <w:rPr>
          <w:rFonts w:ascii="Times New Roman" w:hAnsi="Times New Roman" w:cs="Times New Roman"/>
        </w:rPr>
        <w:t xml:space="preserve"> </w:t>
      </w:r>
      <w:r w:rsidR="003707DF">
        <w:rPr>
          <w:rFonts w:ascii="Times New Roman" w:hAnsi="Times New Roman" w:cs="Times New Roman"/>
        </w:rPr>
        <w:t>infants</w:t>
      </w:r>
      <w:r w:rsidR="00801EFC">
        <w:rPr>
          <w:rFonts w:ascii="Times New Roman" w:hAnsi="Times New Roman" w:cs="Times New Roman"/>
        </w:rPr>
        <w:t xml:space="preserve"> </w:t>
      </w:r>
      <w:r w:rsidR="003707DF">
        <w:rPr>
          <w:rFonts w:ascii="Times New Roman" w:hAnsi="Times New Roman" w:cs="Times New Roman"/>
        </w:rPr>
        <w:t>responded</w:t>
      </w:r>
      <w:r w:rsidR="007939BA">
        <w:rPr>
          <w:rFonts w:ascii="Times New Roman" w:hAnsi="Times New Roman" w:cs="Times New Roman"/>
        </w:rPr>
        <w:t xml:space="preserve"> as if they </w:t>
      </w:r>
      <w:r w:rsidR="00801EFC">
        <w:rPr>
          <w:rFonts w:ascii="Times New Roman" w:hAnsi="Times New Roman" w:cs="Times New Roman"/>
        </w:rPr>
        <w:t>expect</w:t>
      </w:r>
      <w:r w:rsidR="007939BA">
        <w:rPr>
          <w:rFonts w:ascii="Times New Roman" w:hAnsi="Times New Roman" w:cs="Times New Roman"/>
        </w:rPr>
        <w:t>ed</w:t>
      </w:r>
      <w:r w:rsidR="00801EFC">
        <w:rPr>
          <w:rFonts w:ascii="Times New Roman" w:hAnsi="Times New Roman" w:cs="Times New Roman"/>
        </w:rPr>
        <w:t xml:space="preserve"> </w:t>
      </w:r>
      <w:r w:rsidR="007939BA">
        <w:rPr>
          <w:rFonts w:ascii="Times New Roman" w:hAnsi="Times New Roman" w:cs="Times New Roman"/>
        </w:rPr>
        <w:t xml:space="preserve">previously inefficient </w:t>
      </w:r>
      <w:r w:rsidR="00801EFC">
        <w:rPr>
          <w:rFonts w:ascii="Times New Roman" w:hAnsi="Times New Roman" w:cs="Times New Roman"/>
        </w:rPr>
        <w:t>agents</w:t>
      </w:r>
      <w:r w:rsidR="00E80153">
        <w:rPr>
          <w:rFonts w:ascii="Times New Roman" w:hAnsi="Times New Roman" w:cs="Times New Roman"/>
        </w:rPr>
        <w:t xml:space="preserve"> to </w:t>
      </w:r>
      <w:r w:rsidR="007939BA">
        <w:rPr>
          <w:rFonts w:ascii="Times New Roman" w:hAnsi="Times New Roman" w:cs="Times New Roman"/>
        </w:rPr>
        <w:t xml:space="preserve">behave efficiently </w:t>
      </w:r>
      <w:r w:rsidR="003707DF">
        <w:rPr>
          <w:rFonts w:ascii="Times New Roman" w:hAnsi="Times New Roman" w:cs="Times New Roman"/>
        </w:rPr>
        <w:t xml:space="preserve">in </w:t>
      </w:r>
      <w:r w:rsidR="00801EFC">
        <w:rPr>
          <w:rFonts w:ascii="Times New Roman" w:hAnsi="Times New Roman" w:cs="Times New Roman"/>
        </w:rPr>
        <w:t>a new situation</w:t>
      </w:r>
      <w:r w:rsidR="00227F52">
        <w:rPr>
          <w:rFonts w:ascii="Times New Roman" w:hAnsi="Times New Roman" w:cs="Times New Roman"/>
        </w:rPr>
        <w:t xml:space="preserve">. </w:t>
      </w:r>
      <w:r w:rsidR="000172B7">
        <w:rPr>
          <w:rFonts w:ascii="Times New Roman" w:hAnsi="Times New Roman" w:cs="Times New Roman"/>
        </w:rPr>
        <w:t>More broadly, t</w:t>
      </w:r>
      <w:r w:rsidR="009E26C6">
        <w:rPr>
          <w:rFonts w:ascii="Times New Roman" w:hAnsi="Times New Roman" w:cs="Times New Roman"/>
        </w:rPr>
        <w:t>hese findings were subsequently argued to</w:t>
      </w:r>
      <w:r w:rsidR="007939BA">
        <w:rPr>
          <w:rFonts w:ascii="Times New Roman" w:hAnsi="Times New Roman" w:cs="Times New Roman"/>
        </w:rPr>
        <w:t xml:space="preserve"> </w:t>
      </w:r>
      <w:r w:rsidR="00D95BC7">
        <w:rPr>
          <w:rFonts w:ascii="Times New Roman" w:hAnsi="Times New Roman" w:cs="Times New Roman"/>
        </w:rPr>
        <w:t xml:space="preserve">support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 xml:space="preserve">such </w:t>
      </w:r>
      <w:r w:rsidR="001C225F">
        <w:rPr>
          <w:rFonts w:ascii="Times New Roman" w:hAnsi="Times New Roman" w:cs="Times New Roman"/>
        </w:rPr>
        <w:t>conclusions were warranted</w:t>
      </w:r>
      <w:r w:rsidR="00F06DDA">
        <w:rPr>
          <w:rFonts w:ascii="Times New Roman" w:hAnsi="Times New Roman" w:cs="Times New Roman"/>
        </w:rPr>
        <w:t>.</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BBA8F"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w:t>
      </w:r>
      <w:r w:rsidR="003475BB">
        <w:rPr>
          <w:rFonts w:ascii="Times New Roman" w:eastAsia="Times New Roman" w:hAnsi="Times New Roman" w:cs="Times New Roman"/>
        </w:rPr>
        <w:t xml:space="preserve">finding that infants ostensibly represent efficiency continuously and expect agents to behave efficiently in future situations </w:t>
      </w:r>
      <w:r w:rsidR="00F64F2A">
        <w:rPr>
          <w:rFonts w:ascii="Times New Roman" w:eastAsia="Times New Roman" w:hAnsi="Times New Roman" w:cs="Times New Roman"/>
        </w:rPr>
        <w:t>despite their past actions.</w:t>
      </w:r>
      <w:r w:rsidR="003475BB">
        <w:rPr>
          <w:rFonts w:ascii="Times New Roman" w:eastAsia="Times New Roman" w:hAnsi="Times New Roman" w:cs="Times New Roman"/>
        </w:rPr>
        <w:t xml:space="preserve"> </w:t>
      </w:r>
      <w:r w:rsidR="0011301C">
        <w:rPr>
          <w:rFonts w:ascii="Times New Roman" w:eastAsia="Times New Roman" w:hAnsi="Times New Roman" w:cs="Times New Roman"/>
        </w:rPr>
        <w:t>Six-month-old n</w:t>
      </w:r>
      <w:r w:rsidR="000B6D90">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w:t>
      </w:r>
      <w:r w:rsidR="00F64F2A">
        <w:rPr>
          <w:rFonts w:ascii="Times New Roman" w:hAnsi="Times New Roman" w:cs="Times New Roman"/>
        </w:rPr>
        <w:t>this model</w:t>
      </w:r>
      <w:r w:rsidR="002C01B2">
        <w:rPr>
          <w:rFonts w:ascii="Times New Roman" w:hAnsi="Times New Roman" w:cs="Times New Roman"/>
        </w:rPr>
        <w:t xml:space="preserve"> </w:t>
      </w:r>
      <w:r w:rsidR="004805A1">
        <w:rPr>
          <w:rFonts w:ascii="Times New Roman" w:hAnsi="Times New Roman" w:cs="Times New Roman"/>
        </w:rPr>
        <w:t xml:space="preserve">to </w:t>
      </w:r>
      <w:r w:rsidR="000128E0">
        <w:rPr>
          <w:rFonts w:ascii="Times New Roman" w:hAnsi="Times New Roman" w:cs="Times New Roman"/>
        </w:rPr>
        <w:t xml:space="preserve">include </w:t>
      </w:r>
      <w:r w:rsidR="0011301C">
        <w:rPr>
          <w:rFonts w:ascii="Times New Roman" w:hAnsi="Times New Roman" w:cs="Times New Roman"/>
        </w:rPr>
        <w:t>such information</w:t>
      </w:r>
      <w:r w:rsidR="000128E0">
        <w:rPr>
          <w:rFonts w:ascii="Times New Roman" w:hAnsi="Times New Roman" w:cs="Times New Roman"/>
        </w:rPr>
        <w:t xml:space="preserve">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Van Overwalle</w:t>
      </w:r>
      <w:r w:rsidR="006E3047">
        <w:rPr>
          <w:rFonts w:ascii="Times New Roman" w:hAnsi="Times New Roman" w:cs="Times New Roman"/>
        </w:rPr>
        <w:t xml:space="preserve">’s (2010). </w:t>
      </w:r>
    </w:p>
    <w:p w14:paraId="537E4C24" w14:textId="77777777" w:rsidR="00EE5434" w:rsidRDefault="00EE5434" w:rsidP="00EE5434">
      <w:pPr>
        <w:spacing w:line="480" w:lineRule="auto"/>
        <w:contextualSpacing/>
        <w:rPr>
          <w:rFonts w:ascii="Times New Roman" w:hAnsi="Times New Roman" w:cs="Times New Roman"/>
        </w:rPr>
      </w:pPr>
    </w:p>
    <w:p w14:paraId="29ED9125" w14:textId="4474C102"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r w:rsidR="00227A3C">
        <w:rPr>
          <w:rFonts w:ascii="Times New Roman" w:hAnsi="Times New Roman" w:cs="Times New Roman"/>
          <w:b/>
          <w:bCs/>
        </w:rPr>
        <w:t xml:space="preserve"> and Discussion</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102BB173" w14:textId="2B45356C" w:rsidR="009C07D9" w:rsidRDefault="001540F3" w:rsidP="009C07D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ALIA</w:t>
      </w:r>
      <w:r w:rsidR="00A71276">
        <w:rPr>
          <w:rFonts w:ascii="Times New Roman" w:hAnsi="Times New Roman" w:cs="Times New Roman"/>
        </w:rPr>
        <w:t xml:space="preserve">S’s responses.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error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9C07D9">
        <w:rPr>
          <w:rFonts w:ascii="Times New Roman" w:hAnsi="Times New Roman" w:cs="Times New Roman"/>
        </w:rPr>
        <w:t xml:space="preserve">This pattern of error stemmed from the fact that the High, inefficient test event violated learned associations among a </w:t>
      </w:r>
      <w:r w:rsidR="009C07D9" w:rsidRPr="006C2CB8">
        <w:rPr>
          <w:rFonts w:ascii="Times New Roman" w:hAnsi="Times New Roman" w:cs="Times New Roman"/>
        </w:rPr>
        <w:t xml:space="preserve">small obstacle, </w:t>
      </w:r>
      <w:r w:rsidR="009C07D9">
        <w:rPr>
          <w:rFonts w:ascii="Times New Roman" w:hAnsi="Times New Roman" w:cs="Times New Roman"/>
        </w:rPr>
        <w:t xml:space="preserve">a low jump, and minimal vertical clearance. Such associations were largely preserved in the Low, efficient test event. </w:t>
      </w:r>
      <w:r w:rsidR="00A41C88">
        <w:rPr>
          <w:rFonts w:ascii="Times New Roman" w:hAnsi="Times New Roman" w:cs="Times New Roman"/>
        </w:rPr>
        <w:t>Networks in Experiment 2 produced numerically more error to the Low, efficient than to the High, inefficient test event.</w:t>
      </w:r>
    </w:p>
    <w:p w14:paraId="512FBC5F" w14:textId="7743332F" w:rsidR="009C5E1C" w:rsidRDefault="009C5E1C" w:rsidP="001540F3">
      <w:pPr>
        <w:spacing w:line="480" w:lineRule="auto"/>
        <w:ind w:firstLine="720"/>
        <w:contextualSpacing/>
        <w:rPr>
          <w:rFonts w:ascii="Times New Roman" w:hAnsi="Times New Roman" w:cs="Times New Roman"/>
        </w:rPr>
      </w:pP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5BC661FC"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w:t>
      </w:r>
      <w:r w:rsidR="0007648B">
        <w:rPr>
          <w:rFonts w:ascii="Times New Roman" w:hAnsi="Times New Roman" w:cs="Times New Roman"/>
        </w:rPr>
        <w:t xml:space="preserve"> </w:t>
      </w:r>
      <w:r w:rsidR="00A71276">
        <w:rPr>
          <w:rFonts w:ascii="Times New Roman" w:hAnsi="Times New Roman" w:cs="Times New Roman"/>
        </w:rPr>
        <w:t xml:space="preserve">In Experiment 1, networks produced more activation to the Low, efficient than to the High, inefficient test event. This pattern was reversed in Experiment 2.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3570B0DF" w14:textId="5849D5C6" w:rsidR="006B67C9" w:rsidRDefault="00541D53" w:rsidP="00BB5001">
      <w:pPr>
        <w:spacing w:line="480" w:lineRule="auto"/>
        <w:ind w:firstLine="720"/>
        <w:contextualSpacing/>
        <w:rPr>
          <w:rFonts w:ascii="Times New Roman" w:hAnsi="Times New Roman" w:cs="Times New Roman"/>
        </w:rPr>
      </w:pPr>
      <w:r>
        <w:rPr>
          <w:rFonts w:ascii="Times New Roman" w:hAnsi="Times New Roman" w:cs="Times New Roman"/>
        </w:rPr>
        <w:t xml:space="preserve">Figure 21 </w:t>
      </w:r>
      <w:r w:rsidR="00DC08F3">
        <w:rPr>
          <w:rFonts w:ascii="Times New Roman" w:hAnsi="Times New Roman" w:cs="Times New Roman"/>
        </w:rPr>
        <w:t xml:space="preserve">shows ALIAS-2’s responses. Networks in Experiments 1 and 3 produced more error to the High, inefficient test event than to the Low, efficient one. Networks in Experiment 2 produced equivalent error to both test events. </w:t>
      </w:r>
      <w:r w:rsidR="00162673" w:rsidRPr="00162673">
        <w:rPr>
          <w:rFonts w:ascii="Times New Roman" w:hAnsi="Times New Roman" w:cs="Times New Roman"/>
        </w:rPr>
        <w:t>This result contrasts with ALIAS</w:t>
      </w:r>
      <w:r w:rsidR="00396102">
        <w:rPr>
          <w:rFonts w:ascii="Times New Roman" w:hAnsi="Times New Roman" w:cs="Times New Roman"/>
        </w:rPr>
        <w:t>’</w:t>
      </w:r>
      <w:r w:rsidR="00162673" w:rsidRPr="00162673">
        <w:rPr>
          <w:rFonts w:ascii="Times New Roman" w:hAnsi="Times New Roman" w:cs="Times New Roman"/>
        </w:rPr>
        <w:t>s behavior and</w:t>
      </w:r>
      <w:r w:rsidR="00A3132B">
        <w:rPr>
          <w:rFonts w:ascii="Times New Roman" w:hAnsi="Times New Roman" w:cs="Times New Roman"/>
        </w:rPr>
        <w:t xml:space="preserve"> in</w:t>
      </w:r>
      <w:r w:rsidR="00162673" w:rsidRPr="00162673">
        <w:rPr>
          <w:rFonts w:ascii="Times New Roman" w:hAnsi="Times New Roman" w:cs="Times New Roman"/>
        </w:rPr>
        <w:t>fants</w:t>
      </w:r>
      <w:r w:rsidR="00162673">
        <w:rPr>
          <w:rFonts w:ascii="Times New Roman" w:hAnsi="Times New Roman" w:cs="Times New Roman"/>
        </w:rPr>
        <w:t xml:space="preserve">’ </w:t>
      </w:r>
      <w:r w:rsidR="00162673" w:rsidRPr="00162673">
        <w:rPr>
          <w:rFonts w:ascii="Times New Roman" w:hAnsi="Times New Roman" w:cs="Times New Roman"/>
        </w:rPr>
        <w:t>tendency numerically</w:t>
      </w:r>
      <w:r w:rsidR="00162673">
        <w:rPr>
          <w:rFonts w:ascii="Times New Roman" w:hAnsi="Times New Roman" w:cs="Times New Roman"/>
        </w:rPr>
        <w:t xml:space="preserve"> to look</w:t>
      </w:r>
      <w:r w:rsidR="0083535E">
        <w:rPr>
          <w:rFonts w:ascii="Times New Roman" w:hAnsi="Times New Roman" w:cs="Times New Roman"/>
        </w:rPr>
        <w:t xml:space="preserve"> longer,</w:t>
      </w:r>
      <w:r w:rsidR="00162673" w:rsidRPr="00162673">
        <w:rPr>
          <w:rFonts w:ascii="Times New Roman" w:hAnsi="Times New Roman" w:cs="Times New Roman"/>
        </w:rPr>
        <w:t xml:space="preserve"> albeit not </w:t>
      </w:r>
      <w:r w:rsidR="00527EA7">
        <w:rPr>
          <w:rFonts w:ascii="Times New Roman" w:hAnsi="Times New Roman" w:cs="Times New Roman"/>
        </w:rPr>
        <w:t>reliably</w:t>
      </w:r>
      <w:r w:rsidR="00527EA7">
        <w:rPr>
          <w:rFonts w:ascii="Times New Roman" w:hAnsi="Times New Roman" w:cs="Times New Roman"/>
        </w:rPr>
        <w:t xml:space="preserve"> </w:t>
      </w:r>
      <w:r w:rsidR="00A30B7A">
        <w:rPr>
          <w:rFonts w:ascii="Times New Roman" w:hAnsi="Times New Roman" w:cs="Times New Roman"/>
        </w:rPr>
        <w:t>so</w:t>
      </w:r>
      <w:r w:rsidR="00162673" w:rsidRPr="00162673">
        <w:rPr>
          <w:rFonts w:ascii="Times New Roman" w:hAnsi="Times New Roman" w:cs="Times New Roman"/>
        </w:rPr>
        <w:t>, at the Low, efficient than the High, inefficient test event.</w:t>
      </w:r>
      <w:r w:rsidR="00302752">
        <w:rPr>
          <w:rFonts w:ascii="Times New Roman" w:hAnsi="Times New Roman" w:cs="Times New Roman"/>
        </w:rPr>
        <w:t xml:space="preserve"> </w:t>
      </w:r>
      <w:r w:rsidR="006B1D56" w:rsidRPr="006B1D56">
        <w:rPr>
          <w:rFonts w:ascii="Times New Roman" w:hAnsi="Times New Roman" w:cs="Times New Roman"/>
        </w:rPr>
        <w:t>These findings suggest that associative learning must be coupled with differential obstacle salience to capture the full pattern of data.</w:t>
      </w:r>
      <w:r w:rsidR="006B1D56">
        <w:rPr>
          <w:rFonts w:ascii="Times New Roman" w:hAnsi="Times New Roman" w:cs="Times New Roman"/>
        </w:rPr>
        <w:t xml:space="preserve"> </w:t>
      </w:r>
      <w:r w:rsidR="00700AD2" w:rsidRPr="00700AD2">
        <w:rPr>
          <w:rFonts w:ascii="Times New Roman" w:hAnsi="Times New Roman" w:cs="Times New Roman"/>
        </w:rPr>
        <w:t xml:space="preserve">More broadly, </w:t>
      </w:r>
      <w:r w:rsidR="00881170" w:rsidRPr="00700AD2">
        <w:rPr>
          <w:rFonts w:ascii="Times New Roman" w:hAnsi="Times New Roman" w:cs="Times New Roman"/>
        </w:rPr>
        <w:t>ALIAS</w:t>
      </w:r>
      <w:r w:rsidR="00881170">
        <w:rPr>
          <w:rFonts w:ascii="Times New Roman" w:hAnsi="Times New Roman" w:cs="Times New Roman"/>
        </w:rPr>
        <w:t>’</w:t>
      </w:r>
      <w:r w:rsidR="00881170" w:rsidRPr="00700AD2">
        <w:rPr>
          <w:rFonts w:ascii="Times New Roman" w:hAnsi="Times New Roman" w:cs="Times New Roman"/>
        </w:rPr>
        <w:t xml:space="preserve">s </w:t>
      </w:r>
      <w:r w:rsidR="00700AD2" w:rsidRPr="00700AD2">
        <w:rPr>
          <w:rFonts w:ascii="Times New Roman" w:hAnsi="Times New Roman" w:cs="Times New Roman"/>
        </w:rPr>
        <w:t>success in capturing the first four target findings suggests that it possesses substantial explanatory scope.</w:t>
      </w:r>
      <w:r w:rsidR="008B3BE0">
        <w:rPr>
          <w:rFonts w:ascii="Times New Roman" w:hAnsi="Times New Roman" w:cs="Times New Roman"/>
        </w:rPr>
        <w:t xml:space="preserve"> </w:t>
      </w:r>
      <w:r w:rsidR="00631F56">
        <w:rPr>
          <w:rFonts w:ascii="Times New Roman" w:hAnsi="Times New Roman" w:cs="Times New Roman"/>
        </w:rPr>
        <w:t>At the same time,</w:t>
      </w:r>
      <w:r w:rsidR="00631F56" w:rsidRPr="00631F56">
        <w:rPr>
          <w:rFonts w:ascii="Times New Roman" w:hAnsi="Times New Roman" w:cs="Times New Roman"/>
        </w:rPr>
        <w:t xml:space="preserve"> all four findings involve infants with months of real-world action experience. </w:t>
      </w:r>
      <w:r w:rsidR="007F3F30">
        <w:rPr>
          <w:rFonts w:ascii="Times New Roman" w:hAnsi="Times New Roman" w:cs="Times New Roman"/>
        </w:rPr>
        <w:t>Thus, for ALIAS</w:t>
      </w:r>
      <w:r w:rsidR="00631F56" w:rsidRPr="00631F56">
        <w:rPr>
          <w:rFonts w:ascii="Times New Roman" w:hAnsi="Times New Roman" w:cs="Times New Roman"/>
        </w:rPr>
        <w:t xml:space="preserve"> to constitute a</w:t>
      </w:r>
      <w:r w:rsidR="001F2937">
        <w:rPr>
          <w:rFonts w:ascii="Times New Roman" w:hAnsi="Times New Roman" w:cs="Times New Roman"/>
        </w:rPr>
        <w:t xml:space="preserve"> truly</w:t>
      </w:r>
      <w:r w:rsidR="00631F56" w:rsidRPr="00631F56">
        <w:rPr>
          <w:rFonts w:ascii="Times New Roman" w:hAnsi="Times New Roman" w:cs="Times New Roman"/>
        </w:rPr>
        <w:t xml:space="preserve"> viable account of infants</w:t>
      </w:r>
      <w:r w:rsidR="00594E56">
        <w:rPr>
          <w:rFonts w:ascii="Times New Roman" w:hAnsi="Times New Roman" w:cs="Times New Roman"/>
        </w:rPr>
        <w:t xml:space="preserve">’ </w:t>
      </w:r>
      <w:r w:rsidR="00631F56" w:rsidRPr="00631F56">
        <w:rPr>
          <w:rFonts w:ascii="Times New Roman" w:hAnsi="Times New Roman" w:cs="Times New Roman"/>
        </w:rPr>
        <w:t>looking behavior, it must also explain why much younger infants exhibit similar looking patterns</w:t>
      </w:r>
      <w:r w:rsidR="00594E56">
        <w:rPr>
          <w:rFonts w:ascii="Times New Roman" w:hAnsi="Times New Roman" w:cs="Times New Roman"/>
        </w:rPr>
        <w:t xml:space="preserve"> to older infants</w:t>
      </w:r>
      <w:r w:rsidR="00631F56" w:rsidRPr="00631F56">
        <w:rPr>
          <w:rFonts w:ascii="Times New Roman" w:hAnsi="Times New Roman" w:cs="Times New Roman"/>
        </w:rPr>
        <w:t xml:space="preserve"> </w:t>
      </w:r>
      <w:r w:rsidR="00881170">
        <w:rPr>
          <w:rFonts w:ascii="Times New Roman" w:hAnsi="Times New Roman" w:cs="Times New Roman"/>
        </w:rPr>
        <w:t xml:space="preserve">when given </w:t>
      </w:r>
      <w:r w:rsidR="00A54458">
        <w:rPr>
          <w:rFonts w:ascii="Times New Roman" w:hAnsi="Times New Roman" w:cs="Times New Roman"/>
        </w:rPr>
        <w:t>direct-action</w:t>
      </w:r>
      <w:r w:rsidR="00631F56" w:rsidRPr="00631F56">
        <w:rPr>
          <w:rFonts w:ascii="Times New Roman" w:hAnsi="Times New Roman" w:cs="Times New Roman"/>
        </w:rPr>
        <w:t xml:space="preserve"> experience</w:t>
      </w:r>
      <w:r w:rsidR="00F01E45">
        <w:rPr>
          <w:rFonts w:ascii="Times New Roman" w:hAnsi="Times New Roman" w:cs="Times New Roman"/>
        </w:rPr>
        <w:t xml:space="preserve"> (e.g., Skerry et al., 2013)</w:t>
      </w:r>
      <w:r w:rsidR="00631F56" w:rsidRPr="00631F56">
        <w:rPr>
          <w:rFonts w:ascii="Times New Roman" w:hAnsi="Times New Roman" w:cs="Times New Roman"/>
        </w:rPr>
        <w:t>.</w:t>
      </w:r>
      <w:r w:rsidR="007F3F30">
        <w:rPr>
          <w:rFonts w:ascii="Times New Roman" w:hAnsi="Times New Roman" w:cs="Times New Roman"/>
        </w:rPr>
        <w:t xml:space="preserve"> </w:t>
      </w:r>
    </w:p>
    <w:p w14:paraId="5C1A08E7" w14:textId="0E05059D"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lastRenderedPageBreak/>
        <w:tab/>
      </w:r>
      <w:r w:rsidR="00BD102C" w:rsidRPr="00BD102C">
        <w:rPr>
          <w:rFonts w:ascii="Times New Roman" w:hAnsi="Times New Roman" w:cs="Times New Roman"/>
        </w:rPr>
        <w:t xml:space="preserve">Simulation 5 tested whether temporarily increasing </w:t>
      </w:r>
      <w:r w:rsidR="001C5910" w:rsidRPr="00BD102C">
        <w:rPr>
          <w:rFonts w:ascii="Times New Roman" w:hAnsi="Times New Roman" w:cs="Times New Roman"/>
        </w:rPr>
        <w:t>ALIAS</w:t>
      </w:r>
      <w:r w:rsidR="001C5910">
        <w:rPr>
          <w:rFonts w:ascii="Times New Roman" w:hAnsi="Times New Roman" w:cs="Times New Roman"/>
        </w:rPr>
        <w:t>’</w:t>
      </w:r>
      <w:r w:rsidR="001C5910" w:rsidRPr="00BD102C">
        <w:rPr>
          <w:rFonts w:ascii="Times New Roman" w:hAnsi="Times New Roman" w:cs="Times New Roman"/>
        </w:rPr>
        <w:t xml:space="preserve">s </w:t>
      </w:r>
      <w:r w:rsidR="00BD102C" w:rsidRPr="00BD102C">
        <w:rPr>
          <w:rFonts w:ascii="Times New Roman" w:hAnsi="Times New Roman" w:cs="Times New Roman"/>
        </w:rPr>
        <w:t>attention to, and encoding of, its own straight reaching trajectories</w:t>
      </w:r>
      <w:r w:rsidR="006A50F2">
        <w:rPr>
          <w:rFonts w:ascii="Times New Roman" w:hAnsi="Times New Roman" w:cs="Times New Roman"/>
        </w:rPr>
        <w:t xml:space="preserve"> during a simulated action phase</w:t>
      </w:r>
      <w:r w:rsidR="00BD102C" w:rsidRPr="00BD102C">
        <w:rPr>
          <w:rFonts w:ascii="Times New Roman" w:hAnsi="Times New Roman" w:cs="Times New Roman"/>
        </w:rPr>
        <w:t xml:space="preserve"> could reproduce this </w:t>
      </w:r>
      <w:r w:rsidR="00BD102C">
        <w:rPr>
          <w:rFonts w:ascii="Times New Roman" w:hAnsi="Times New Roman" w:cs="Times New Roman"/>
        </w:rPr>
        <w:t>finding</w:t>
      </w:r>
      <w:r w:rsidR="00BD102C" w:rsidRPr="00BD102C">
        <w:rPr>
          <w:rFonts w:ascii="Times New Roman" w:hAnsi="Times New Roman" w:cs="Times New Roman"/>
        </w:rPr>
        <w:t xml:space="preserve"> despite</w:t>
      </w:r>
      <w:r w:rsidR="00A2362B">
        <w:rPr>
          <w:rFonts w:ascii="Times New Roman" w:hAnsi="Times New Roman" w:cs="Times New Roman"/>
        </w:rPr>
        <w:t xml:space="preserve"> its</w:t>
      </w:r>
      <w:r w:rsidR="00BD102C" w:rsidRPr="00BD102C">
        <w:rPr>
          <w:rFonts w:ascii="Times New Roman" w:hAnsi="Times New Roman" w:cs="Times New Roman"/>
        </w:rPr>
        <w:t xml:space="preserve"> limited prior action experience.</w:t>
      </w:r>
      <w:r w:rsidR="00BD102C">
        <w:rPr>
          <w:rFonts w:ascii="Times New Roman" w:hAnsi="Times New Roman" w:cs="Times New Roman"/>
        </w:rPr>
        <w:t xml:space="preserve"> </w:t>
      </w:r>
      <w:r w:rsidR="00A8146F">
        <w:rPr>
          <w:rFonts w:ascii="Times New Roman" w:hAnsi="Times New Roman" w:cs="Times New Roman"/>
        </w:rPr>
        <w:t xml:space="preserve">This simulation focused on </w:t>
      </w:r>
      <w:r w:rsidR="00BD102C">
        <w:rPr>
          <w:rFonts w:ascii="Times New Roman" w:hAnsi="Times New Roman" w:cs="Times New Roman"/>
        </w:rPr>
        <w:t>the ALIAS models</w:t>
      </w:r>
      <w:r w:rsidR="005C5DC0" w:rsidRPr="005C5DC0">
        <w:rPr>
          <w:rFonts w:ascii="Times New Roman" w:hAnsi="Times New Roman" w:cs="Times New Roman"/>
        </w:rPr>
        <w:t xml:space="preserve">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w:t>
      </w:r>
      <w:r w:rsidR="00BD102C">
        <w:rPr>
          <w:rFonts w:ascii="Times New Roman" w:hAnsi="Times New Roman" w:cs="Times New Roman"/>
        </w:rPr>
        <w:t xml:space="preserve">ones </w:t>
      </w:r>
      <w:r w:rsidR="00A8146F">
        <w:rPr>
          <w:rFonts w:ascii="Times New Roman" w:hAnsi="Times New Roman" w:cs="Times New Roman"/>
        </w:rPr>
        <w:t>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58190BA" w:rsidR="000259E2" w:rsidRDefault="001C5910" w:rsidP="00F37CA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t>
      </w:r>
      <w:r w:rsidR="00FA423A" w:rsidRPr="00FA423A">
        <w:rPr>
          <w:rFonts w:ascii="Times New Roman" w:eastAsia="Times New Roman" w:hAnsi="Times New Roman" w:cs="Times New Roman"/>
        </w:rPr>
        <w:t>examined whether ALIAS could reproduce the looking behavior of</w:t>
      </w:r>
      <w:r w:rsidR="00FA423A">
        <w:rPr>
          <w:rFonts w:ascii="Times New Roman" w:eastAsia="Times New Roman" w:hAnsi="Times New Roman" w:cs="Times New Roman"/>
        </w:rPr>
        <w:t xml:space="preserve"> pre-reaching infants in Skerry et al. (2013)</w:t>
      </w:r>
      <w:r w:rsidR="00FA423A" w:rsidRPr="00FA423A">
        <w:rPr>
          <w:rFonts w:ascii="Times New Roman" w:eastAsia="Times New Roman" w:hAnsi="Times New Roman" w:cs="Times New Roman"/>
        </w:rPr>
        <w:t xml:space="preserve"> when its attention was temporarily heightened during a </w:t>
      </w:r>
      <w:r w:rsidR="00E630B7">
        <w:rPr>
          <w:rFonts w:ascii="Times New Roman" w:eastAsia="Times New Roman" w:hAnsi="Times New Roman" w:cs="Times New Roman"/>
        </w:rPr>
        <w:t xml:space="preserve">simulated </w:t>
      </w:r>
      <w:r w:rsidR="00FA423A" w:rsidRPr="00FA423A">
        <w:rPr>
          <w:rFonts w:ascii="Times New Roman" w:eastAsia="Times New Roman" w:hAnsi="Times New Roman" w:cs="Times New Roman"/>
        </w:rPr>
        <w:t>action phase.</w:t>
      </w:r>
      <w:r w:rsidR="00FA423A">
        <w:rPr>
          <w:rFonts w:ascii="Times New Roman" w:eastAsia="Times New Roman" w:hAnsi="Times New Roman" w:cs="Times New Roman"/>
        </w:rPr>
        <w:t xml:space="preserve"> </w:t>
      </w:r>
      <w:r w:rsidR="0027668F">
        <w:rPr>
          <w:rFonts w:ascii="Times New Roman" w:eastAsia="Times New Roman" w:hAnsi="Times New Roman" w:cs="Times New Roman"/>
        </w:rPr>
        <w:t>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 xml:space="preserve">did not </w:t>
      </w:r>
      <w:r w:rsidR="00FA423A">
        <w:rPr>
          <w:rFonts w:ascii="Times New Roman" w:eastAsia="Times New Roman" w:hAnsi="Times New Roman" w:cs="Times New Roman"/>
        </w:rPr>
        <w:t>report the length of</w:t>
      </w:r>
      <w:r w:rsidR="00C86B9C">
        <w:rPr>
          <w:rFonts w:ascii="Times New Roman" w:eastAsia="Times New Roman" w:hAnsi="Times New Roman" w:cs="Times New Roman"/>
        </w:rPr>
        <w:t xml:space="preserve"> the</w:t>
      </w:r>
      <w:r w:rsidR="00FA423A">
        <w:rPr>
          <w:rFonts w:ascii="Times New Roman" w:eastAsia="Times New Roman" w:hAnsi="Times New Roman" w:cs="Times New Roman"/>
        </w:rPr>
        <w:t xml:space="preserve"> action phase</w:t>
      </w:r>
      <w:r w:rsidR="0027668F">
        <w:rPr>
          <w:rFonts w:ascii="Times New Roman" w:eastAsia="Times New Roman" w:hAnsi="Times New Roman" w:cs="Times New Roman"/>
        </w:rPr>
        <w:t xml:space="preserve">, </w:t>
      </w:r>
      <w:r w:rsidR="00113FE5">
        <w:rPr>
          <w:rFonts w:ascii="Times New Roman" w:eastAsia="Times New Roman" w:hAnsi="Times New Roman" w:cs="Times New Roman"/>
        </w:rPr>
        <w:t>their lengths</w:t>
      </w:r>
      <w:r w:rsidR="00A73C15">
        <w:rPr>
          <w:rFonts w:ascii="Times New Roman" w:eastAsia="Times New Roman" w:hAnsi="Times New Roman" w:cs="Times New Roman"/>
        </w:rPr>
        <w:t xml:space="preserve">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w:t>
      </w:r>
      <w:r w:rsidR="008C61AF">
        <w:rPr>
          <w:rFonts w:ascii="Times New Roman" w:eastAsia="Times New Roman" w:hAnsi="Times New Roman" w:cs="Times New Roman"/>
        </w:rPr>
        <w:t>straight trajectories</w:t>
      </w:r>
      <w:r w:rsidR="008F1FB1">
        <w:rPr>
          <w:rFonts w:ascii="Times New Roman" w:eastAsia="Times New Roman" w:hAnsi="Times New Roman" w:cs="Times New Roman"/>
        </w:rPr>
        <w:t xml:space="preserve"> during</w:t>
      </w:r>
      <w:r w:rsidR="00053E3B">
        <w:rPr>
          <w:rFonts w:ascii="Times New Roman" w:eastAsia="Times New Roman" w:hAnsi="Times New Roman" w:cs="Times New Roman"/>
        </w:rPr>
        <w:t xml:space="preserve"> the action</w:t>
      </w:r>
      <w:r w:rsidR="008C61AF">
        <w:rPr>
          <w:rFonts w:ascii="Times New Roman" w:eastAsia="Times New Roman" w:hAnsi="Times New Roman" w:cs="Times New Roman"/>
        </w:rPr>
        <w:t xml:space="preserve"> phase</w:t>
      </w:r>
      <w:r w:rsidR="00053E3B">
        <w:rPr>
          <w:rFonts w:ascii="Times New Roman" w:eastAsia="Times New Roman" w:hAnsi="Times New Roman" w:cs="Times New Roman"/>
        </w:rPr>
        <w:t xml:space="preserve"> was implemented by </w:t>
      </w:r>
      <w:r w:rsidR="008C61AF">
        <w:rPr>
          <w:rFonts w:ascii="Times New Roman" w:eastAsia="Times New Roman" w:hAnsi="Times New Roman" w:cs="Times New Roman"/>
        </w:rPr>
        <w:t>exposing networks only to straight-motion event</w:t>
      </w:r>
      <w:r w:rsidR="00E024FE">
        <w:rPr>
          <w:rFonts w:ascii="Times New Roman" w:eastAsia="Times New Roman" w:hAnsi="Times New Roman" w:cs="Times New Roman"/>
        </w:rPr>
        <w:t xml:space="preserve">s </w:t>
      </w:r>
      <w:r w:rsidR="008C61AF">
        <w:rPr>
          <w:rFonts w:ascii="Times New Roman" w:eastAsia="Times New Roman" w:hAnsi="Times New Roman" w:cs="Times New Roman"/>
        </w:rPr>
        <w:t>during this phase.</w:t>
      </w:r>
    </w:p>
    <w:p w14:paraId="0884B5F6" w14:textId="2BE3EFC9" w:rsidR="00C7751A" w:rsidRDefault="00132D46"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w:t>
      </w:r>
      <w:r w:rsidRPr="00132D46">
        <w:rPr>
          <w:rFonts w:ascii="Times New Roman" w:eastAsia="Times New Roman" w:hAnsi="Times New Roman" w:cs="Times New Roman"/>
        </w:rPr>
        <w:t xml:space="preserve">etworks were assigned to one of three conditions: Effective Action, Ineffective Action, or No Training. </w:t>
      </w:r>
      <w:r w:rsidR="00AD511E">
        <w:rPr>
          <w:rFonts w:ascii="Times New Roman" w:eastAsia="Times New Roman" w:hAnsi="Times New Roman" w:cs="Times New Roman"/>
        </w:rPr>
        <w:t>Those in the Effective Action condition were assigned either to the</w:t>
      </w:r>
      <w:r w:rsidRPr="00132D46">
        <w:rPr>
          <w:rFonts w:ascii="Times New Roman" w:eastAsia="Times New Roman" w:hAnsi="Times New Roman" w:cs="Times New Roman"/>
        </w:rPr>
        <w:t xml:space="preserve"> Experimental </w:t>
      </w:r>
      <w:r w:rsidR="00AD511E">
        <w:rPr>
          <w:rFonts w:ascii="Times New Roman" w:eastAsia="Times New Roman" w:hAnsi="Times New Roman" w:cs="Times New Roman"/>
        </w:rPr>
        <w:t>or to the</w:t>
      </w:r>
      <w:r w:rsidRPr="00132D46">
        <w:rPr>
          <w:rFonts w:ascii="Times New Roman" w:eastAsia="Times New Roman" w:hAnsi="Times New Roman" w:cs="Times New Roman"/>
        </w:rPr>
        <w:t xml:space="preserve"> Control condition. The hypothesis that sticky-mitten experience temporarily heightens attention was implemented by increasing the learning rate on all connections to 0.175 during the action phase for networks in the Effective Action condition only. </w:t>
      </w:r>
      <w:r>
        <w:rPr>
          <w:rFonts w:ascii="Times New Roman" w:eastAsia="Times New Roman" w:hAnsi="Times New Roman" w:cs="Times New Roman"/>
        </w:rPr>
        <w:t>The learning</w:t>
      </w:r>
      <w:r w:rsidRPr="00132D46">
        <w:rPr>
          <w:rFonts w:ascii="Times New Roman" w:eastAsia="Times New Roman" w:hAnsi="Times New Roman" w:cs="Times New Roman"/>
        </w:rPr>
        <w:t xml:space="preserve"> rate returned to its developmental value</w:t>
      </w:r>
      <w:r>
        <w:rPr>
          <w:rFonts w:ascii="Times New Roman" w:eastAsia="Times New Roman" w:hAnsi="Times New Roman" w:cs="Times New Roman"/>
        </w:rPr>
        <w:t xml:space="preserve"> at the start of</w:t>
      </w:r>
      <w:r w:rsidR="00937C9E">
        <w:rPr>
          <w:rFonts w:ascii="Times New Roman" w:eastAsia="Times New Roman" w:hAnsi="Times New Roman" w:cs="Times New Roman"/>
        </w:rPr>
        <w:t xml:space="preserve"> </w:t>
      </w:r>
      <w:r>
        <w:rPr>
          <w:rFonts w:ascii="Times New Roman" w:eastAsia="Times New Roman" w:hAnsi="Times New Roman" w:cs="Times New Roman"/>
        </w:rPr>
        <w:t>habituation</w:t>
      </w:r>
      <w:r w:rsidRPr="00132D46">
        <w:rPr>
          <w:rFonts w:ascii="Times New Roman" w:eastAsia="Times New Roman" w:hAnsi="Times New Roman" w:cs="Times New Roman"/>
        </w:rPr>
        <w:t>. Networks in the Ineffective Action and No Training conditions retained their developmental learning rate throughout training. All other aspects of the simulation were identical across conditions</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502E973B"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r w:rsidR="00C41E86">
        <w:rPr>
          <w:rFonts w:ascii="Times New Roman" w:hAnsi="Times New Roman" w:cs="Times New Roman"/>
          <w:b/>
          <w:bCs/>
        </w:rPr>
        <w:t xml:space="preserve"> and Discussion</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9C66CC7"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4C67EB">
        <w:rPr>
          <w:rFonts w:ascii="Times New Roman" w:eastAsia="Times New Roman" w:hAnsi="Times New Roman" w:cs="Times New Roman"/>
        </w:rPr>
        <w:t>—like the 3-month-olds in the corresponding condition in Skerry et al. (2013</w:t>
      </w:r>
      <w:r w:rsidR="00271559">
        <w:rPr>
          <w:rFonts w:ascii="Times New Roman" w:eastAsia="Times New Roman" w:hAnsi="Times New Roman" w:cs="Times New Roman"/>
        </w:rPr>
        <w:t>)</w:t>
      </w:r>
      <w:r w:rsidR="004C67EB">
        <w:rPr>
          <w:rFonts w:ascii="Times New Roman" w:eastAsia="Times New Roman" w:hAnsi="Times New Roman" w:cs="Times New Roman"/>
        </w:rPr>
        <w:t>—</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271559">
        <w:rPr>
          <w:rFonts w:ascii="Times New Roman" w:eastAsia="Times New Roman" w:hAnsi="Times New Roman" w:cs="Times New Roman"/>
        </w:rPr>
        <w:t xml:space="preserve">Although networks in the Control condition showed a slight tendency to </w:t>
      </w:r>
      <w:r w:rsidR="00271559">
        <w:rPr>
          <w:rFonts w:ascii="Times New Roman" w:eastAsia="Times New Roman" w:hAnsi="Times New Roman" w:cs="Times New Roman"/>
        </w:rPr>
        <w:lastRenderedPageBreak/>
        <w:t xml:space="preserve">produce more error to the Inefficient test event than to the Efficient one—a result </w:t>
      </w:r>
      <w:r w:rsidR="004A21BB">
        <w:rPr>
          <w:rFonts w:ascii="Times New Roman" w:eastAsia="Times New Roman" w:hAnsi="Times New Roman" w:cs="Times New Roman"/>
        </w:rPr>
        <w:t>stemming from</w:t>
      </w:r>
      <w:r w:rsidR="00271559">
        <w:rPr>
          <w:rFonts w:ascii="Times New Roman" w:eastAsia="Times New Roman" w:hAnsi="Times New Roman" w:cs="Times New Roman"/>
        </w:rPr>
        <w:t xml:space="preserve"> the fact that networks</w:t>
      </w:r>
      <w:r w:rsidR="00FF0FDB">
        <w:rPr>
          <w:rFonts w:ascii="Times New Roman" w:eastAsia="Times New Roman" w:hAnsi="Times New Roman" w:cs="Times New Roman"/>
        </w:rPr>
        <w:t>’ behavior is less variable than that of infants’</w:t>
      </w:r>
      <w:r w:rsidR="00271559">
        <w:rPr>
          <w:rFonts w:ascii="Times New Roman" w:eastAsia="Times New Roman" w:hAnsi="Times New Roman" w:cs="Times New Roman"/>
        </w:rPr>
        <w:t>—it is clear from the figure</w:t>
      </w:r>
      <w:r w:rsidR="0081545D">
        <w:rPr>
          <w:rFonts w:ascii="Times New Roman" w:eastAsia="Times New Roman" w:hAnsi="Times New Roman" w:cs="Times New Roman"/>
        </w:rPr>
        <w:t xml:space="preserve"> that </w:t>
      </w:r>
      <w:r w:rsidR="00111CB6">
        <w:rPr>
          <w:rFonts w:ascii="Times New Roman" w:eastAsia="Times New Roman" w:hAnsi="Times New Roman" w:cs="Times New Roman"/>
        </w:rPr>
        <w:t>the effect was substantially attenuated in this condition</w:t>
      </w:r>
      <w:r w:rsidR="00271559">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67D256ED"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8E5A10">
        <w:rPr>
          <w:rFonts w:ascii="Times New Roman" w:eastAsia="Times New Roman" w:hAnsi="Times New Roman" w:cs="Times New Roman"/>
        </w:rPr>
        <w:t xml:space="preserve"> As in the Control condition above, networks produced slightly more error to the Inefficient than to the Efficient</w:t>
      </w:r>
      <w:r w:rsidR="00111CB6">
        <w:rPr>
          <w:rFonts w:ascii="Times New Roman" w:eastAsia="Times New Roman" w:hAnsi="Times New Roman" w:cs="Times New Roman"/>
        </w:rPr>
        <w:t xml:space="preserve"> </w:t>
      </w:r>
      <w:r w:rsidR="00892E88">
        <w:rPr>
          <w:rFonts w:ascii="Times New Roman" w:eastAsia="Times New Roman" w:hAnsi="Times New Roman" w:cs="Times New Roman"/>
        </w:rPr>
        <w:t>test event</w:t>
      </w:r>
      <w:r w:rsidR="00432AF3">
        <w:rPr>
          <w:rFonts w:ascii="Times New Roman" w:eastAsia="Times New Roman" w:hAnsi="Times New Roman" w:cs="Times New Roman"/>
        </w:rPr>
        <w:t>, but again</w:t>
      </w:r>
      <w:r w:rsidR="008E5A10">
        <w:rPr>
          <w:rFonts w:ascii="Times New Roman" w:eastAsia="Times New Roman" w:hAnsi="Times New Roman" w:cs="Times New Roman"/>
        </w:rPr>
        <w:t xml:space="preserve"> </w:t>
      </w:r>
      <w:r w:rsidR="0093343A">
        <w:rPr>
          <w:rFonts w:ascii="Times New Roman" w:eastAsia="Times New Roman" w:hAnsi="Times New Roman" w:cs="Times New Roman"/>
        </w:rPr>
        <w:t>there</w:t>
      </w:r>
      <w:r w:rsidR="00111CB6">
        <w:rPr>
          <w:rFonts w:ascii="Times New Roman" w:eastAsia="Times New Roman" w:hAnsi="Times New Roman" w:cs="Times New Roman"/>
        </w:rPr>
        <w:t xml:space="preserve"> was </w:t>
      </w:r>
      <w:r w:rsidR="00A2362B">
        <w:rPr>
          <w:rFonts w:ascii="Times New Roman" w:eastAsia="Times New Roman" w:hAnsi="Times New Roman" w:cs="Times New Roman"/>
        </w:rPr>
        <w:t>considerable</w:t>
      </w:r>
      <w:r w:rsidR="00111CB6">
        <w:rPr>
          <w:rFonts w:ascii="Times New Roman" w:eastAsia="Times New Roman" w:hAnsi="Times New Roman" w:cs="Times New Roman"/>
        </w:rPr>
        <w:t xml:space="preserve"> attenuation of this effect relative to that seen in the Experimental condition.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BE6E90">
        <w:rPr>
          <w:rFonts w:ascii="Times New Roman" w:eastAsia="Times New Roman" w:hAnsi="Times New Roman" w:cs="Times New Roman"/>
        </w:rPr>
        <w:t xml:space="preserve">or pretraining </w:t>
      </w:r>
      <w:r w:rsidR="00545C9D">
        <w:rPr>
          <w:rFonts w:ascii="Times New Roman" w:eastAsia="Times New Roman" w:hAnsi="Times New Roman" w:cs="Times New Roman"/>
        </w:rPr>
        <w:t xml:space="preserve">experience with constrained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t>
      </w:r>
      <w:r w:rsidR="00F530BC">
        <w:rPr>
          <w:rFonts w:ascii="Times New Roman" w:eastAsia="Times New Roman" w:hAnsi="Times New Roman" w:cs="Times New Roman"/>
        </w:rPr>
        <w:t>violations of such associations</w:t>
      </w:r>
      <w:r w:rsidR="00EF552E">
        <w:rPr>
          <w:rFonts w:ascii="Times New Roman" w:eastAsia="Times New Roman" w:hAnsi="Times New Roman" w:cs="Times New Roman"/>
        </w:rPr>
        <w:t xml:space="preserve"> at test</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then </w:t>
      </w:r>
      <w:r w:rsidR="00F530BC">
        <w:rPr>
          <w:rFonts w:ascii="Times New Roman" w:eastAsia="Times New Roman" w:hAnsi="Times New Roman" w:cs="Times New Roman"/>
        </w:rPr>
        <w:t>the performance profiles of networks</w:t>
      </w:r>
      <w:r w:rsidR="005C5452">
        <w:rPr>
          <w:rFonts w:ascii="Times New Roman" w:eastAsia="Times New Roman" w:hAnsi="Times New Roman" w:cs="Times New Roman"/>
        </w:rPr>
        <w:t xml:space="preserve"> should have overlapped to a greater degree across conditions.</w:t>
      </w:r>
      <w:r w:rsidR="00F530BC">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7E41BB3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w:t>
      </w:r>
      <w:r w:rsidR="00B106E0">
        <w:rPr>
          <w:rFonts w:ascii="Times New Roman" w:eastAsia="Times New Roman" w:hAnsi="Times New Roman" w:cs="Times New Roman"/>
        </w:rPr>
        <w:t>networks in the Control and No Training conditions above</w:t>
      </w:r>
      <w:r>
        <w:rPr>
          <w:rFonts w:ascii="Times New Roman" w:eastAsia="Times New Roman" w:hAnsi="Times New Roman" w:cs="Times New Roman"/>
        </w:rPr>
        <w:t>,</w:t>
      </w:r>
      <w:r w:rsidR="00BD107F">
        <w:rPr>
          <w:rFonts w:ascii="Times New Roman" w:eastAsia="Times New Roman" w:hAnsi="Times New Roman" w:cs="Times New Roman"/>
        </w:rPr>
        <w:t xml:space="preserve"> there was a slight, but again </w:t>
      </w:r>
      <w:r w:rsidR="00A2362B">
        <w:rPr>
          <w:rFonts w:ascii="Times New Roman" w:eastAsia="Times New Roman" w:hAnsi="Times New Roman" w:cs="Times New Roman"/>
        </w:rPr>
        <w:t xml:space="preserve">substantially </w:t>
      </w:r>
      <w:r w:rsidR="00BD107F">
        <w:rPr>
          <w:rFonts w:ascii="Times New Roman" w:eastAsia="Times New Roman" w:hAnsi="Times New Roman" w:cs="Times New Roman"/>
        </w:rPr>
        <w:t>attenuated, tendency</w:t>
      </w:r>
      <w:r w:rsidR="00B106E0">
        <w:rPr>
          <w:rFonts w:ascii="Times New Roman" w:eastAsia="Times New Roman" w:hAnsi="Times New Roman" w:cs="Times New Roman"/>
        </w:rPr>
        <w:t xml:space="preserve"> to produce more error to the Inefficient than to the Efficient test event</w:t>
      </w:r>
      <w:r w:rsidR="00B47E38">
        <w:rPr>
          <w:rFonts w:ascii="Times New Roman" w:eastAsia="Times New Roman" w:hAnsi="Times New Roman" w:cs="Times New Roman"/>
        </w:rPr>
        <w:t>.</w:t>
      </w:r>
      <w:r w:rsidR="00B106E0">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w:t>
      </w:r>
      <w:r w:rsidR="00B106E0">
        <w:rPr>
          <w:rFonts w:ascii="Times New Roman" w:eastAsia="Times New Roman" w:hAnsi="Times New Roman" w:cs="Times New Roman"/>
        </w:rPr>
        <w:t>necessary to</w:t>
      </w:r>
      <w:r w:rsidR="00156F2D">
        <w:rPr>
          <w:rFonts w:ascii="Times New Roman" w:eastAsia="Times New Roman" w:hAnsi="Times New Roman" w:cs="Times New Roman"/>
        </w:rPr>
        <w:t xml:space="preserve"> </w:t>
      </w:r>
      <w:r w:rsidR="00B106E0">
        <w:rPr>
          <w:rFonts w:ascii="Times New Roman" w:eastAsia="Times New Roman" w:hAnsi="Times New Roman" w:cs="Times New Roman"/>
        </w:rPr>
        <w:t xml:space="preserve">demonstrate a pattern of performance that mirrors that of older networks (and by analogy, </w:t>
      </w:r>
      <w:r w:rsidR="00AD4E87">
        <w:rPr>
          <w:rFonts w:ascii="Times New Roman" w:eastAsia="Times New Roman" w:hAnsi="Times New Roman" w:cs="Times New Roman"/>
        </w:rPr>
        <w:t xml:space="preserve">that of </w:t>
      </w:r>
      <w:r w:rsidR="00B106E0">
        <w:rPr>
          <w:rFonts w:ascii="Times New Roman" w:eastAsia="Times New Roman" w:hAnsi="Times New Roman" w:cs="Times New Roman"/>
        </w:rPr>
        <w:t>older infants</w:t>
      </w:r>
      <w:r w:rsidR="008F6936">
        <w:rPr>
          <w:rFonts w:ascii="Times New Roman" w:eastAsia="Times New Roman" w:hAnsi="Times New Roman" w:cs="Times New Roman"/>
        </w:rPr>
        <w:t>);</w:t>
      </w:r>
      <w:r w:rsidR="003F55D0">
        <w:rPr>
          <w:rFonts w:ascii="Times New Roman" w:eastAsia="Times New Roman" w:hAnsi="Times New Roman" w:cs="Times New Roman"/>
        </w:rPr>
        <w:t xml:space="preserve"> participation in an action phase is</w:t>
      </w:r>
      <w:r w:rsidR="008F6936">
        <w:rPr>
          <w:rFonts w:ascii="Times New Roman" w:eastAsia="Times New Roman" w:hAnsi="Times New Roman" w:cs="Times New Roman"/>
        </w:rPr>
        <w:t xml:space="preserve"> clearly</w:t>
      </w:r>
      <w:r w:rsidR="003F55D0">
        <w:rPr>
          <w:rFonts w:ascii="Times New Roman" w:eastAsia="Times New Roman" w:hAnsi="Times New Roman" w:cs="Times New Roman"/>
        </w:rPr>
        <w:t xml:space="preserve"> insufficient. </w:t>
      </w:r>
      <w:r w:rsidR="00B106E0">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54E2BFA2" w14:textId="7ECE7A0D" w:rsidR="00160646" w:rsidRDefault="00402A5D"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critical assumptions of ALIAS is that the attentional boost</w:t>
      </w:r>
      <w:r w:rsidR="00DE0237">
        <w:rPr>
          <w:rFonts w:ascii="Times New Roman" w:eastAsia="Times New Roman" w:hAnsi="Times New Roman" w:cs="Times New Roman"/>
        </w:rPr>
        <w:t xml:space="preserve"> afforded by</w:t>
      </w:r>
      <w:r>
        <w:rPr>
          <w:rFonts w:ascii="Times New Roman" w:eastAsia="Times New Roman" w:hAnsi="Times New Roman" w:cs="Times New Roman"/>
        </w:rPr>
        <w:t xml:space="preserve"> sticky mittens experience must be short-lived for networks to produce a mature error pattern. </w:t>
      </w:r>
      <w:r w:rsidR="00F07A9C">
        <w:rPr>
          <w:rFonts w:ascii="Times New Roman" w:eastAsia="Times New Roman" w:hAnsi="Times New Roman" w:cs="Times New Roman"/>
        </w:rPr>
        <w:t xml:space="preserve">To </w:t>
      </w:r>
      <w:r w:rsidR="008F6936">
        <w:rPr>
          <w:rFonts w:ascii="Times New Roman" w:eastAsia="Times New Roman" w:hAnsi="Times New Roman" w:cs="Times New Roman"/>
        </w:rPr>
        <w:t xml:space="preserve">evaluate </w:t>
      </w:r>
      <w:r>
        <w:rPr>
          <w:rFonts w:ascii="Times New Roman" w:eastAsia="Times New Roman" w:hAnsi="Times New Roman" w:cs="Times New Roman"/>
        </w:rPr>
        <w:t>the necessity of this assumption</w:t>
      </w:r>
      <w:r w:rsidR="00F07A9C">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Pr>
          <w:rFonts w:ascii="Times New Roman" w:eastAsia="Times New Roman" w:hAnsi="Times New Roman" w:cs="Times New Roman"/>
        </w:rPr>
        <w:t>the attentional boost extended</w:t>
      </w:r>
      <w:r w:rsidR="00F07A9C">
        <w:rPr>
          <w:rFonts w:ascii="Times New Roman" w:eastAsia="Times New Roman" w:hAnsi="Times New Roman" w:cs="Times New Roman"/>
        </w:rPr>
        <w:t xml:space="preserve">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CB60C6">
        <w:rPr>
          <w:rFonts w:ascii="Times New Roman" w:eastAsia="Times New Roman" w:hAnsi="Times New Roman" w:cs="Times New Roman"/>
        </w:rPr>
        <w:t>Figure 25 shows that</w:t>
      </w:r>
      <w:r w:rsidR="003F64C2">
        <w:rPr>
          <w:rFonts w:ascii="Times New Roman" w:eastAsia="Times New Roman" w:hAnsi="Times New Roman" w:cs="Times New Roman"/>
        </w:rPr>
        <w:t xml:space="preserve"> </w:t>
      </w:r>
      <w:r w:rsidR="00746749">
        <w:rPr>
          <w:rFonts w:ascii="Times New Roman" w:eastAsia="Times New Roman" w:hAnsi="Times New Roman" w:cs="Times New Roman"/>
        </w:rPr>
        <w:t xml:space="preserve">now </w:t>
      </w:r>
      <w:r>
        <w:rPr>
          <w:rFonts w:ascii="Times New Roman" w:eastAsia="Times New Roman" w:hAnsi="Times New Roman" w:cs="Times New Roman"/>
        </w:rPr>
        <w:t>networks produced more error to the</w:t>
      </w:r>
      <w:r w:rsidR="009A0FF6">
        <w:rPr>
          <w:rFonts w:ascii="Times New Roman" w:eastAsia="Times New Roman" w:hAnsi="Times New Roman" w:cs="Times New Roman"/>
          <w:i/>
          <w:iCs/>
        </w:rPr>
        <w:t xml:space="preserve"> </w:t>
      </w:r>
      <w:r w:rsidR="009A0FF6">
        <w:rPr>
          <w:rFonts w:ascii="Times New Roman" w:eastAsia="Times New Roman" w:hAnsi="Times New Roman" w:cs="Times New Roman"/>
        </w:rPr>
        <w:t>Efficient than to the Inefficient test event</w:t>
      </w:r>
      <w:r>
        <w:rPr>
          <w:rFonts w:ascii="Times New Roman" w:eastAsia="Times New Roman" w:hAnsi="Times New Roman" w:cs="Times New Roman"/>
        </w:rPr>
        <w:t xml:space="preserve">. </w:t>
      </w:r>
      <w:r w:rsidR="002518C6" w:rsidRPr="002518C6">
        <w:rPr>
          <w:rFonts w:ascii="Times New Roman" w:eastAsia="Times New Roman" w:hAnsi="Times New Roman" w:cs="Times New Roman"/>
        </w:rPr>
        <w:t>Although network</w:t>
      </w:r>
      <w:r w:rsidR="00D93ABE">
        <w:rPr>
          <w:rFonts w:ascii="Times New Roman" w:eastAsia="Times New Roman" w:hAnsi="Times New Roman" w:cs="Times New Roman"/>
        </w:rPr>
        <w:t xml:space="preserve">s formed a robust representation of </w:t>
      </w:r>
      <w:r w:rsidR="00AA549E">
        <w:rPr>
          <w:rFonts w:ascii="Times New Roman" w:eastAsia="Times New Roman" w:hAnsi="Times New Roman" w:cs="Times New Roman"/>
        </w:rPr>
        <w:t>straight motion</w:t>
      </w:r>
      <w:r w:rsidR="00D93ABE">
        <w:rPr>
          <w:rFonts w:ascii="Times New Roman" w:eastAsia="Times New Roman" w:hAnsi="Times New Roman" w:cs="Times New Roman"/>
        </w:rPr>
        <w:t xml:space="preserve"> during the action phase</w:t>
      </w:r>
      <w:r w:rsidR="002518C6" w:rsidRPr="002518C6">
        <w:rPr>
          <w:rFonts w:ascii="Times New Roman" w:eastAsia="Times New Roman" w:hAnsi="Times New Roman" w:cs="Times New Roman"/>
        </w:rPr>
        <w:t xml:space="preserve">, the fact that </w:t>
      </w:r>
      <w:r w:rsidR="00653DFD">
        <w:rPr>
          <w:rFonts w:ascii="Times New Roman" w:eastAsia="Times New Roman" w:hAnsi="Times New Roman" w:cs="Times New Roman"/>
        </w:rPr>
        <w:t>their</w:t>
      </w:r>
      <w:r w:rsidR="00D93ABE">
        <w:rPr>
          <w:rFonts w:ascii="Times New Roman" w:eastAsia="Times New Roman" w:hAnsi="Times New Roman" w:cs="Times New Roman"/>
        </w:rPr>
        <w:t xml:space="preserve"> attention remained heightened during </w:t>
      </w:r>
      <w:r w:rsidR="00F2734A">
        <w:rPr>
          <w:rFonts w:ascii="Times New Roman" w:eastAsia="Times New Roman" w:hAnsi="Times New Roman" w:cs="Times New Roman"/>
        </w:rPr>
        <w:t>habituation</w:t>
      </w:r>
      <w:r w:rsidR="00D93ABE">
        <w:rPr>
          <w:rFonts w:ascii="Times New Roman" w:eastAsia="Times New Roman" w:hAnsi="Times New Roman" w:cs="Times New Roman"/>
        </w:rPr>
        <w:t xml:space="preserve"> meant that this representation was</w:t>
      </w:r>
      <w:r w:rsidR="002518C6" w:rsidRPr="002518C6">
        <w:rPr>
          <w:rFonts w:ascii="Times New Roman" w:eastAsia="Times New Roman" w:hAnsi="Times New Roman" w:cs="Times New Roman"/>
        </w:rPr>
        <w:t xml:space="preserve"> overridden by</w:t>
      </w:r>
      <w:r w:rsidR="00D93ABE">
        <w:rPr>
          <w:rFonts w:ascii="Times New Roman" w:eastAsia="Times New Roman" w:hAnsi="Times New Roman" w:cs="Times New Roman"/>
        </w:rPr>
        <w:t xml:space="preserve"> a</w:t>
      </w:r>
      <w:r w:rsidR="00CB60C6">
        <w:rPr>
          <w:rFonts w:ascii="Times New Roman" w:eastAsia="Times New Roman" w:hAnsi="Times New Roman" w:cs="Times New Roman"/>
        </w:rPr>
        <w:t xml:space="preserve"> robust</w:t>
      </w:r>
      <w:r w:rsidR="00C57052">
        <w:rPr>
          <w:rFonts w:ascii="Times New Roman" w:eastAsia="Times New Roman" w:hAnsi="Times New Roman" w:cs="Times New Roman"/>
        </w:rPr>
        <w:t xml:space="preserve"> </w:t>
      </w:r>
      <w:r w:rsidR="008128C8">
        <w:rPr>
          <w:rFonts w:ascii="Times New Roman" w:eastAsia="Times New Roman" w:hAnsi="Times New Roman" w:cs="Times New Roman"/>
        </w:rPr>
        <w:t>arced motion-obstacle association</w:t>
      </w:r>
      <w:r w:rsidR="00D93ABE">
        <w:rPr>
          <w:rFonts w:ascii="Times New Roman" w:eastAsia="Times New Roman" w:hAnsi="Times New Roman" w:cs="Times New Roman"/>
        </w:rPr>
        <w:t xml:space="preserve">. </w:t>
      </w:r>
      <w:r w:rsidR="003162D9">
        <w:rPr>
          <w:rFonts w:ascii="Times New Roman" w:eastAsia="Times New Roman" w:hAnsi="Times New Roman" w:cs="Times New Roman"/>
        </w:rPr>
        <w:t>Consequently, the</w:t>
      </w:r>
      <w:r w:rsidR="003162D9" w:rsidRPr="002518C6">
        <w:rPr>
          <w:rFonts w:ascii="Times New Roman" w:eastAsia="Times New Roman" w:hAnsi="Times New Roman" w:cs="Times New Roman"/>
        </w:rPr>
        <w:t xml:space="preserve"> Inefficient test event</w:t>
      </w:r>
      <w:r w:rsidR="003162D9">
        <w:rPr>
          <w:rFonts w:ascii="Times New Roman" w:eastAsia="Times New Roman" w:hAnsi="Times New Roman" w:cs="Times New Roman"/>
        </w:rPr>
        <w:t xml:space="preserve"> </w:t>
      </w:r>
      <w:r w:rsidR="003162D9" w:rsidRPr="002518C6">
        <w:rPr>
          <w:rFonts w:ascii="Times New Roman" w:eastAsia="Times New Roman" w:hAnsi="Times New Roman" w:cs="Times New Roman"/>
        </w:rPr>
        <w:t xml:space="preserve">was </w:t>
      </w:r>
      <w:r w:rsidR="003162D9">
        <w:rPr>
          <w:rFonts w:ascii="Times New Roman" w:eastAsia="Times New Roman" w:hAnsi="Times New Roman" w:cs="Times New Roman"/>
        </w:rPr>
        <w:t>more consistent with this representation than the Efficient test event.</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Production of</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 xml:space="preserve">error patterns </w:t>
      </w:r>
      <w:r w:rsidR="00CB60C6">
        <w:rPr>
          <w:rFonts w:ascii="Times New Roman" w:eastAsia="Times New Roman" w:hAnsi="Times New Roman" w:cs="Times New Roman"/>
        </w:rPr>
        <w:t>like</w:t>
      </w:r>
      <w:r w:rsidR="00145E97">
        <w:rPr>
          <w:rFonts w:ascii="Times New Roman" w:eastAsia="Times New Roman" w:hAnsi="Times New Roman" w:cs="Times New Roman"/>
        </w:rPr>
        <w:t xml:space="preserve"> those of older networks thus depends on</w:t>
      </w:r>
      <w:r w:rsidR="006C7C44">
        <w:rPr>
          <w:rFonts w:ascii="Times New Roman" w:eastAsia="Times New Roman" w:hAnsi="Times New Roman" w:cs="Times New Roman"/>
        </w:rPr>
        <w:t xml:space="preserve"> an</w:t>
      </w:r>
      <w:r w:rsidR="00145E97">
        <w:rPr>
          <w:rFonts w:ascii="Times New Roman" w:eastAsia="Times New Roman" w:hAnsi="Times New Roman" w:cs="Times New Roman"/>
        </w:rPr>
        <w:t xml:space="preserve"> ephemeral attentional boost</w:t>
      </w:r>
      <w:r w:rsidR="00160646">
        <w:rPr>
          <w:rFonts w:ascii="Times New Roman" w:eastAsia="Times New Roman" w:hAnsi="Times New Roman" w:cs="Times New Roman"/>
        </w:rPr>
        <w:t>.</w:t>
      </w:r>
    </w:p>
    <w:p w14:paraId="467D8B5B" w14:textId="4242693D" w:rsidR="00455517" w:rsidRDefault="001D706F"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finding makes an interesting and </w:t>
      </w:r>
      <w:r w:rsidR="00653DFD">
        <w:rPr>
          <w:rFonts w:ascii="Times New Roman" w:eastAsia="Times New Roman" w:hAnsi="Times New Roman" w:cs="Times New Roman"/>
        </w:rPr>
        <w:t xml:space="preserve">even </w:t>
      </w:r>
      <w:r>
        <w:rPr>
          <w:rFonts w:ascii="Times New Roman" w:eastAsia="Times New Roman" w:hAnsi="Times New Roman" w:cs="Times New Roman"/>
        </w:rPr>
        <w:t>counterintuitive prediction: Infants should look longer at the Efficient than at the Inefficient test event</w:t>
      </w:r>
      <w:r w:rsidR="006F4E13">
        <w:rPr>
          <w:rFonts w:ascii="Times New Roman" w:eastAsia="Times New Roman" w:hAnsi="Times New Roman" w:cs="Times New Roman"/>
        </w:rPr>
        <w:t xml:space="preserve"> following experimental </w:t>
      </w:r>
      <w:r w:rsidR="006F4E13">
        <w:rPr>
          <w:rFonts w:ascii="Times New Roman" w:eastAsia="Times New Roman" w:hAnsi="Times New Roman" w:cs="Times New Roman"/>
        </w:rPr>
        <w:lastRenderedPageBreak/>
        <w:t>manipulations that induce a</w:t>
      </w:r>
      <w:r w:rsidR="00653DFD">
        <w:rPr>
          <w:rFonts w:ascii="Times New Roman" w:eastAsia="Times New Roman" w:hAnsi="Times New Roman" w:cs="Times New Roman"/>
        </w:rPr>
        <w:t xml:space="preserve"> prolonged</w:t>
      </w:r>
      <w:r w:rsidR="006F4E13">
        <w:rPr>
          <w:rFonts w:ascii="Times New Roman" w:eastAsia="Times New Roman" w:hAnsi="Times New Roman" w:cs="Times New Roman"/>
        </w:rPr>
        <w:t xml:space="preserve"> attentional boost</w:t>
      </w:r>
      <w:r w:rsidR="009729DE">
        <w:rPr>
          <w:rFonts w:ascii="Times New Roman" w:eastAsia="Times New Roman" w:hAnsi="Times New Roman" w:cs="Times New Roman"/>
        </w:rPr>
        <w:t>. Additionally, the model predicts that if</w:t>
      </w:r>
      <w:r w:rsidR="00B54542">
        <w:rPr>
          <w:rFonts w:ascii="Times New Roman" w:eastAsia="Times New Roman" w:hAnsi="Times New Roman" w:cs="Times New Roman"/>
        </w:rPr>
        <w:t xml:space="preserve"> the</w:t>
      </w:r>
      <w:r w:rsidR="006F4E13">
        <w:rPr>
          <w:rFonts w:ascii="Times New Roman" w:eastAsia="Times New Roman" w:hAnsi="Times New Roman" w:cs="Times New Roman"/>
        </w:rPr>
        <w:t xml:space="preserve"> action phase </w:t>
      </w:r>
      <w:r w:rsidR="003E0B66">
        <w:rPr>
          <w:rFonts w:ascii="Times New Roman" w:eastAsia="Times New Roman" w:hAnsi="Times New Roman" w:cs="Times New Roman"/>
          <w:i/>
          <w:iCs/>
        </w:rPr>
        <w:t xml:space="preserve">follows </w:t>
      </w:r>
      <w:r w:rsidR="00653DFD">
        <w:rPr>
          <w:rFonts w:ascii="Times New Roman" w:eastAsia="Times New Roman" w:hAnsi="Times New Roman" w:cs="Times New Roman"/>
        </w:rPr>
        <w:t xml:space="preserve">rather than precedes </w:t>
      </w:r>
      <w:r w:rsidR="003E0B66">
        <w:rPr>
          <w:rFonts w:ascii="Times New Roman" w:eastAsia="Times New Roman" w:hAnsi="Times New Roman" w:cs="Times New Roman"/>
        </w:rPr>
        <w:t xml:space="preserve">habituation, </w:t>
      </w:r>
      <w:r w:rsidR="006F4E13">
        <w:rPr>
          <w:rFonts w:ascii="Times New Roman" w:eastAsia="Times New Roman" w:hAnsi="Times New Roman" w:cs="Times New Roman"/>
        </w:rPr>
        <w:t>infants should show the canonical pattern of l</w:t>
      </w:r>
      <w:r w:rsidR="00653DFD">
        <w:rPr>
          <w:rFonts w:ascii="Times New Roman" w:eastAsia="Times New Roman" w:hAnsi="Times New Roman" w:cs="Times New Roman"/>
        </w:rPr>
        <w:t>onger looking to the Inefficient than to the Efficient test event. In both cases</w:t>
      </w:r>
      <w:r w:rsidR="00494A15">
        <w:rPr>
          <w:rFonts w:ascii="Times New Roman" w:eastAsia="Times New Roman" w:hAnsi="Times New Roman" w:cs="Times New Roman"/>
        </w:rPr>
        <w:t>,</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 xml:space="preserve">longer </w:t>
      </w:r>
      <w:r w:rsidR="00653DFD">
        <w:rPr>
          <w:rFonts w:ascii="Times New Roman" w:eastAsia="Times New Roman" w:hAnsi="Times New Roman" w:cs="Times New Roman"/>
        </w:rPr>
        <w:t xml:space="preserve">looking </w:t>
      </w:r>
      <w:r w:rsidR="00AA549E">
        <w:rPr>
          <w:rFonts w:ascii="Times New Roman" w:eastAsia="Times New Roman" w:hAnsi="Times New Roman" w:cs="Times New Roman"/>
        </w:rPr>
        <w:t xml:space="preserve">to one event or </w:t>
      </w:r>
      <w:r w:rsidR="00F1285F">
        <w:rPr>
          <w:rFonts w:ascii="Times New Roman" w:eastAsia="Times New Roman" w:hAnsi="Times New Roman" w:cs="Times New Roman"/>
        </w:rPr>
        <w:t xml:space="preserve">the </w:t>
      </w:r>
      <w:r w:rsidR="00AA549E">
        <w:rPr>
          <w:rFonts w:ascii="Times New Roman" w:eastAsia="Times New Roman" w:hAnsi="Times New Roman" w:cs="Times New Roman"/>
        </w:rPr>
        <w:t>other</w:t>
      </w:r>
      <w:r w:rsidR="00653DFD">
        <w:rPr>
          <w:rFonts w:ascii="Times New Roman" w:eastAsia="Times New Roman" w:hAnsi="Times New Roman" w:cs="Times New Roman"/>
        </w:rPr>
        <w:t xml:space="preserve"> </w:t>
      </w:r>
      <w:r w:rsidR="00AE1CDC">
        <w:rPr>
          <w:rFonts w:ascii="Times New Roman" w:eastAsia="Times New Roman" w:hAnsi="Times New Roman" w:cs="Times New Roman"/>
        </w:rPr>
        <w:t>would be due to</w:t>
      </w:r>
      <w:r w:rsidR="00653DFD">
        <w:rPr>
          <w:rFonts w:ascii="Times New Roman" w:eastAsia="Times New Roman" w:hAnsi="Times New Roman" w:cs="Times New Roman"/>
        </w:rPr>
        <w:t xml:space="preserve"> competing low-level </w:t>
      </w:r>
      <w:r w:rsidR="00AA549E">
        <w:rPr>
          <w:rFonts w:ascii="Times New Roman" w:eastAsia="Times New Roman" w:hAnsi="Times New Roman" w:cs="Times New Roman"/>
        </w:rPr>
        <w:t xml:space="preserve">motion </w:t>
      </w:r>
      <w:r w:rsidR="00653DFD">
        <w:rPr>
          <w:rFonts w:ascii="Times New Roman" w:eastAsia="Times New Roman" w:hAnsi="Times New Roman" w:cs="Times New Roman"/>
        </w:rPr>
        <w:t xml:space="preserve">representations rather </w:t>
      </w:r>
      <w:r w:rsidR="00494A15">
        <w:rPr>
          <w:rFonts w:ascii="Times New Roman" w:eastAsia="Times New Roman" w:hAnsi="Times New Roman" w:cs="Times New Roman"/>
        </w:rPr>
        <w:t xml:space="preserve">than </w:t>
      </w:r>
      <w:r w:rsidR="00AA549E">
        <w:rPr>
          <w:rFonts w:ascii="Times New Roman" w:eastAsia="Times New Roman" w:hAnsi="Times New Roman" w:cs="Times New Roman"/>
        </w:rPr>
        <w:t>consideration of each event’s relative efficiency.</w:t>
      </w:r>
      <w:r w:rsidR="00D93ABE">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0"/>
        <w:gridCol w:w="5894"/>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0F6E081F">
                  <wp:extent cx="3232150" cy="2585720"/>
                  <wp:effectExtent l="0" t="0" r="6350" b="508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39372" cy="2591498"/>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1FAFA2A">
                  <wp:extent cx="3182939" cy="2546350"/>
                  <wp:effectExtent l="0" t="0" r="0" b="635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96576" cy="255726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EE59F99">
                  <wp:extent cx="3270250" cy="2616200"/>
                  <wp:effectExtent l="0" t="0" r="635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77900" cy="2622320"/>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4923F56B"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2B552717">
                  <wp:extent cx="3270250" cy="2616200"/>
                  <wp:effectExtent l="0" t="0" r="6350" b="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85468" cy="2628374"/>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2D0A0743" w:rsidR="00140894" w:rsidRDefault="008329C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final analysis focused on ALIAS-2 to assess</w:t>
      </w:r>
      <w:r w:rsidR="00431EF5" w:rsidRPr="00431EF5">
        <w:rPr>
          <w:rFonts w:ascii="Times New Roman" w:eastAsia="Times New Roman" w:hAnsi="Times New Roman" w:cs="Times New Roman"/>
        </w:rPr>
        <w:t xml:space="preserve"> </w:t>
      </w:r>
      <w:r>
        <w:rPr>
          <w:rFonts w:ascii="Times New Roman" w:eastAsia="Times New Roman" w:hAnsi="Times New Roman" w:cs="Times New Roman"/>
        </w:rPr>
        <w:t>to what extent ALIAS’s ability to reproduce the fifth target finding was due to associative learning alone. The</w:t>
      </w:r>
      <w:r w:rsidR="0064506D">
        <w:rPr>
          <w:rFonts w:ascii="Times New Roman" w:eastAsia="Times New Roman" w:hAnsi="Times New Roman" w:cs="Times New Roman"/>
        </w:rPr>
        <w:t xml:space="preserve"> attentional boost remained short-lived </w:t>
      </w:r>
      <w:r>
        <w:rPr>
          <w:rFonts w:ascii="Times New Roman" w:eastAsia="Times New Roman" w:hAnsi="Times New Roman" w:cs="Times New Roman"/>
        </w:rPr>
        <w:t>for this 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E810F9">
        <w:rPr>
          <w:rFonts w:ascii="Times New Roman" w:eastAsia="Times New Roman" w:hAnsi="Times New Roman" w:cs="Times New Roman"/>
        </w:rPr>
        <w:t xml:space="preserve">Figure 26 shows that networks in </w:t>
      </w:r>
      <w:r w:rsidR="00916ED3">
        <w:rPr>
          <w:rFonts w:ascii="Times New Roman" w:eastAsia="Times New Roman" w:hAnsi="Times New Roman" w:cs="Times New Roman"/>
        </w:rPr>
        <w:t>the</w:t>
      </w:r>
      <w:r w:rsidR="00B41F9E">
        <w:rPr>
          <w:rFonts w:ascii="Times New Roman" w:eastAsia="Times New Roman" w:hAnsi="Times New Roman" w:cs="Times New Roman"/>
        </w:rPr>
        <w:t xml:space="preserve"> </w:t>
      </w:r>
      <w:r w:rsidR="0035500B">
        <w:rPr>
          <w:rFonts w:ascii="Times New Roman" w:eastAsia="Times New Roman" w:hAnsi="Times New Roman" w:cs="Times New Roman"/>
        </w:rPr>
        <w:t xml:space="preserve">Effective Action </w:t>
      </w:r>
      <w:r w:rsidR="00B41F9E">
        <w:rPr>
          <w:rFonts w:ascii="Times New Roman" w:eastAsia="Times New Roman" w:hAnsi="Times New Roman" w:cs="Times New Roman"/>
        </w:rPr>
        <w:t xml:space="preserve">Experimental condition showed greater error </w:t>
      </w:r>
      <w:r w:rsidR="00792E0A">
        <w:rPr>
          <w:rFonts w:ascii="Times New Roman" w:eastAsia="Times New Roman" w:hAnsi="Times New Roman" w:cs="Times New Roman"/>
        </w:rPr>
        <w:t xml:space="preserve">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w:t>
      </w:r>
      <w:r w:rsidR="00B41F9E">
        <w:rPr>
          <w:rFonts w:ascii="Times New Roman" w:eastAsia="Times New Roman" w:hAnsi="Times New Roman" w:cs="Times New Roman"/>
        </w:rPr>
        <w:t xml:space="preserve"> As with ALIAS above, this effect was substantially attenuated in the Ineffective and No Training conditions. </w:t>
      </w:r>
      <w:r>
        <w:rPr>
          <w:rFonts w:ascii="Times New Roman" w:eastAsia="Times New Roman" w:hAnsi="Times New Roman" w:cs="Times New Roman"/>
        </w:rPr>
        <w:t xml:space="preserve">Thus, associative learning alone is sufficient to replicate the full pattern of behavior associated with the fifth target finding. </w:t>
      </w:r>
    </w:p>
    <w:p w14:paraId="37098265" w14:textId="4BE492AC" w:rsidR="00F37E9C" w:rsidRDefault="00BB5C49"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Taken together, t</w:t>
      </w:r>
      <w:r w:rsidR="001361CE">
        <w:rPr>
          <w:rFonts w:ascii="Times New Roman" w:eastAsia="Times New Roman" w:hAnsi="Times New Roman" w:cs="Times New Roman"/>
        </w:rPr>
        <w:t xml:space="preserve">he </w:t>
      </w:r>
      <w:r w:rsidR="00FE75E8">
        <w:rPr>
          <w:rFonts w:ascii="Times New Roman" w:eastAsia="Times New Roman" w:hAnsi="Times New Roman" w:cs="Times New Roman"/>
        </w:rPr>
        <w:t>present simulations</w:t>
      </w:r>
      <w:r w:rsidR="004C18C3" w:rsidRPr="004C18C3">
        <w:rPr>
          <w:rFonts w:ascii="Times New Roman" w:eastAsia="Times New Roman" w:hAnsi="Times New Roman" w:cs="Times New Roman"/>
        </w:rPr>
        <w:t xml:space="preserv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Pr>
          <w:rFonts w:ascii="Times New Roman" w:eastAsia="Times New Roman" w:hAnsi="Times New Roman" w:cs="Times New Roman"/>
        </w:rPr>
        <w:t xml:space="preserve">a domain-general associative learning mechanism operating over differentially salient surface features is sufficient to capture key findings in the literature on infant action efficiency understanding. </w:t>
      </w:r>
      <w:r w:rsidR="004C18C3" w:rsidRPr="004C18C3">
        <w:rPr>
          <w:rFonts w:ascii="Times New Roman" w:eastAsia="Times New Roman" w:hAnsi="Times New Roman" w:cs="Times New Roman"/>
        </w:rPr>
        <w:t>ALIAS's</w:t>
      </w:r>
      <w:r>
        <w:rPr>
          <w:rFonts w:ascii="Times New Roman" w:eastAsia="Times New Roman" w:hAnsi="Times New Roman" w:cs="Times New Roman"/>
        </w:rPr>
        <w:t>—and to a lesser extent, ALIAS-2’s—</w:t>
      </w:r>
      <w:r w:rsidR="004C18C3" w:rsidRPr="004C18C3">
        <w:rPr>
          <w:rFonts w:ascii="Times New Roman" w:eastAsia="Times New Roman" w:hAnsi="Times New Roman" w:cs="Times New Roman"/>
        </w:rPr>
        <w:t>ability</w:t>
      </w:r>
      <w:r>
        <w:rPr>
          <w:rFonts w:ascii="Times New Roman" w:eastAsia="Times New Roman" w:hAnsi="Times New Roman" w:cs="Times New Roman"/>
        </w:rPr>
        <w:t xml:space="preserve"> </w:t>
      </w:r>
      <w:r w:rsidR="004C18C3" w:rsidRPr="004C18C3">
        <w:rPr>
          <w:rFonts w:ascii="Times New Roman" w:eastAsia="Times New Roman" w:hAnsi="Times New Roman" w:cs="Times New Roman"/>
        </w:rPr>
        <w:t xml:space="preserve">to capture such a diverse set of findings </w:t>
      </w:r>
      <w:r>
        <w:rPr>
          <w:rFonts w:ascii="Times New Roman" w:eastAsia="Times New Roman" w:hAnsi="Times New Roman" w:cs="Times New Roman"/>
        </w:rPr>
        <w:t xml:space="preserve">also </w:t>
      </w:r>
      <w:r w:rsidR="004C18C3" w:rsidRPr="004C18C3">
        <w:rPr>
          <w:rFonts w:ascii="Times New Roman" w:eastAsia="Times New Roman" w:hAnsi="Times New Roman" w:cs="Times New Roman"/>
        </w:rPr>
        <w:t xml:space="preserve">undermines the claim </w:t>
      </w:r>
      <w:r w:rsidR="004C18C3" w:rsidRPr="004C18C3">
        <w:rPr>
          <w:rFonts w:ascii="Times New Roman" w:eastAsia="Times New Roman" w:hAnsi="Times New Roman" w:cs="Times New Roman"/>
        </w:rPr>
        <w:lastRenderedPageBreak/>
        <w:t>that</w:t>
      </w:r>
      <w:r>
        <w:rPr>
          <w:rFonts w:ascii="Times New Roman" w:eastAsia="Times New Roman" w:hAnsi="Times New Roman" w:cs="Times New Roman"/>
        </w:rPr>
        <w:t xml:space="preserve"> infants process actions in terms of special-purpose mechanisms</w:t>
      </w:r>
      <w:r w:rsidR="004C18C3" w:rsidRPr="004C18C3">
        <w:rPr>
          <w:rFonts w:ascii="Times New Roman" w:eastAsia="Times New Roman" w:hAnsi="Times New Roman" w:cs="Times New Roman"/>
        </w:rPr>
        <w:t xml:space="preserve"> and abstract, conceptually rich representations of goals, constraints, efficiency, </w:t>
      </w:r>
      <w:r w:rsidR="00271206">
        <w:rPr>
          <w:rFonts w:ascii="Times New Roman" w:eastAsia="Times New Roman" w:hAnsi="Times New Roman" w:cs="Times New Roman"/>
        </w:rPr>
        <w:t xml:space="preserve">cost, </w:t>
      </w:r>
      <w:r w:rsidR="004C18C3" w:rsidRPr="004C18C3">
        <w:rPr>
          <w:rFonts w:ascii="Times New Roman" w:eastAsia="Times New Roman" w:hAnsi="Times New Roman" w:cs="Times New Roman"/>
        </w:rPr>
        <w:t xml:space="preserve">and </w:t>
      </w:r>
      <w:r w:rsidR="00271206">
        <w:rPr>
          <w:rFonts w:ascii="Times New Roman" w:eastAsia="Times New Roman" w:hAnsi="Times New Roman" w:cs="Times New Roman"/>
        </w:rPr>
        <w:t xml:space="preserve">subjective </w:t>
      </w:r>
      <w:r w:rsidR="004C18C3" w:rsidRPr="004C18C3">
        <w:rPr>
          <w:rFonts w:ascii="Times New Roman" w:eastAsia="Times New Roman" w:hAnsi="Times New Roman" w:cs="Times New Roman"/>
        </w:rPr>
        <w:t xml:space="preserve">utility. </w:t>
      </w:r>
      <w:r>
        <w:rPr>
          <w:rFonts w:ascii="Times New Roman" w:eastAsia="Times New Roman" w:hAnsi="Times New Roman" w:cs="Times New Roman"/>
        </w:rPr>
        <w:t xml:space="preserve">These simulations are theoretically significant because they demonstrate how behavior that looks like it derives from </w:t>
      </w:r>
      <w:r w:rsidR="00F37E9C">
        <w:rPr>
          <w:rFonts w:ascii="Times New Roman" w:eastAsia="Times New Roman" w:hAnsi="Times New Roman" w:cs="Times New Roman"/>
        </w:rPr>
        <w:t xml:space="preserve">sophisticated capacities can emerge from simple, albeit extremely powerful, learning mechanisms. At a broader level, these simulations indicate that complex behavior does not imply equally complex mechanisms. </w:t>
      </w:r>
    </w:p>
    <w:p w14:paraId="7151A5A1" w14:textId="247DA0FB" w:rsidR="00F97439" w:rsidRDefault="005011EE" w:rsidP="00140894">
      <w:pPr>
        <w:spacing w:line="480" w:lineRule="auto"/>
        <w:ind w:firstLine="720"/>
        <w:contextualSpacing/>
        <w:rPr>
          <w:rFonts w:ascii="Times New Roman" w:eastAsia="Times New Roman" w:hAnsi="Times New Roman" w:cs="Times New Roman"/>
        </w:rPr>
      </w:pPr>
      <w:r w:rsidRPr="005011EE">
        <w:rPr>
          <w:rFonts w:ascii="Times New Roman" w:eastAsia="Times New Roman" w:hAnsi="Times New Roman" w:cs="Times New Roman"/>
        </w:rPr>
        <w:t xml:space="preserve">At the same time, a complete account of infants’ looking </w:t>
      </w:r>
      <w:r w:rsidR="0030037C">
        <w:rPr>
          <w:rFonts w:ascii="Times New Roman" w:eastAsia="Times New Roman" w:hAnsi="Times New Roman" w:cs="Times New Roman"/>
        </w:rPr>
        <w:t>behavior should do more than capture existing data.</w:t>
      </w:r>
      <w:r w:rsidR="00F37E9C">
        <w:rPr>
          <w:rFonts w:ascii="Times New Roman" w:eastAsia="Times New Roman" w:hAnsi="Times New Roman" w:cs="Times New Roman"/>
        </w:rPr>
        <w:t xml:space="preserve"> </w:t>
      </w:r>
      <w:r w:rsidR="0030037C">
        <w:rPr>
          <w:rFonts w:ascii="Times New Roman" w:eastAsia="Times New Roman" w:hAnsi="Times New Roman" w:cs="Times New Roman"/>
        </w:rPr>
        <w:t xml:space="preserve">It should also be generative. </w:t>
      </w:r>
      <w:r w:rsidR="00BB5C49">
        <w:rPr>
          <w:rFonts w:ascii="Times New Roman" w:eastAsia="Times New Roman" w:hAnsi="Times New Roman" w:cs="Times New Roman"/>
        </w:rPr>
        <w:t xml:space="preserve">Although </w:t>
      </w:r>
      <w:r w:rsidR="00A702AE">
        <w:rPr>
          <w:rFonts w:ascii="Times New Roman" w:eastAsia="Times New Roman" w:hAnsi="Times New Roman" w:cs="Times New Roman"/>
        </w:rPr>
        <w:t>two</w:t>
      </w:r>
      <w:r w:rsidR="00290DAC">
        <w:rPr>
          <w:rFonts w:ascii="Times New Roman" w:eastAsia="Times New Roman" w:hAnsi="Times New Roman" w:cs="Times New Roman"/>
        </w:rPr>
        <w:t xml:space="preserve"> predictions have</w:t>
      </w:r>
      <w:r w:rsidR="00BB5C49">
        <w:rPr>
          <w:rFonts w:ascii="Times New Roman" w:eastAsia="Times New Roman" w:hAnsi="Times New Roman" w:cs="Times New Roman"/>
        </w:rPr>
        <w:t xml:space="preserve"> already been discussed, the final section reports </w:t>
      </w:r>
      <w:r w:rsidR="0030037C">
        <w:rPr>
          <w:rFonts w:ascii="Times New Roman" w:eastAsia="Times New Roman" w:hAnsi="Times New Roman" w:cs="Times New Roman"/>
        </w:rPr>
        <w:t xml:space="preserve">two </w:t>
      </w:r>
      <w:r w:rsidR="00BB5C49">
        <w:rPr>
          <w:rFonts w:ascii="Times New Roman" w:eastAsia="Times New Roman" w:hAnsi="Times New Roman" w:cs="Times New Roman"/>
        </w:rPr>
        <w:t xml:space="preserve">additional simulations in which ALIAS’s behavior is evaluated following </w:t>
      </w:r>
      <w:r w:rsidR="0030037C">
        <w:rPr>
          <w:rFonts w:ascii="Times New Roman" w:eastAsia="Times New Roman" w:hAnsi="Times New Roman" w:cs="Times New Roman"/>
        </w:rPr>
        <w:t xml:space="preserve">its </w:t>
      </w:r>
      <w:r w:rsidR="00BB5C49">
        <w:rPr>
          <w:rFonts w:ascii="Times New Roman" w:eastAsia="Times New Roman" w:hAnsi="Times New Roman" w:cs="Times New Roman"/>
        </w:rPr>
        <w:t>placement in novel situations. The model’s behavior in these situations serve</w:t>
      </w:r>
      <w:r w:rsidR="00866792">
        <w:rPr>
          <w:rFonts w:ascii="Times New Roman" w:eastAsia="Times New Roman" w:hAnsi="Times New Roman" w:cs="Times New Roman"/>
        </w:rPr>
        <w:t>s</w:t>
      </w:r>
      <w:r w:rsidR="00BB5C49">
        <w:rPr>
          <w:rFonts w:ascii="Times New Roman" w:eastAsia="Times New Roman" w:hAnsi="Times New Roman" w:cs="Times New Roman"/>
        </w:rPr>
        <w:t xml:space="preserve"> as predictions for how infants should perform in behavioral analogues of these situations</w:t>
      </w:r>
      <w:r w:rsidR="00E857FC">
        <w:rPr>
          <w:rFonts w:ascii="Times New Roman" w:eastAsia="Times New Roman" w:hAnsi="Times New Roman" w:cs="Times New Roman"/>
        </w:rPr>
        <w:t xml:space="preserve"> and </w:t>
      </w:r>
      <w:r w:rsidRPr="005011EE">
        <w:rPr>
          <w:rFonts w:ascii="Times New Roman" w:eastAsia="Times New Roman" w:hAnsi="Times New Roman" w:cs="Times New Roman"/>
        </w:rPr>
        <w:t xml:space="preserve">constitute a set of predictions </w:t>
      </w:r>
      <w:r w:rsidR="0030037C">
        <w:rPr>
          <w:rFonts w:ascii="Times New Roman" w:eastAsia="Times New Roman" w:hAnsi="Times New Roman" w:cs="Times New Roman"/>
        </w:rPr>
        <w:t xml:space="preserve">capable of helping researchers decide among the current account and the domain-specific alternatives.  </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135667">
      <w:pPr>
        <w:spacing w:line="480" w:lineRule="auto"/>
        <w:contextualSpacing/>
        <w:jc w:val="center"/>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p w14:paraId="0BFCE2FD" w14:textId="62E5A70C" w:rsidR="00135667" w:rsidRPr="00A35226" w:rsidRDefault="00135667" w:rsidP="00135667">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AA40D2">
        <w:rPr>
          <w:rFonts w:ascii="Times New Roman" w:eastAsia="Times New Roman" w:hAnsi="Times New Roman" w:cs="Times New Roman"/>
          <w:b/>
          <w:bCs/>
        </w:rPr>
        <w:t>6</w:t>
      </w:r>
      <w:r>
        <w:rPr>
          <w:rFonts w:ascii="Times New Roman" w:eastAsia="Times New Roman" w:hAnsi="Times New Roman" w:cs="Times New Roman"/>
          <w:b/>
          <w:bCs/>
        </w:rPr>
        <w:t xml:space="preserve">: </w:t>
      </w:r>
      <w:r w:rsidR="00D7251D">
        <w:rPr>
          <w:rFonts w:ascii="Times New Roman" w:eastAsia="Times New Roman" w:hAnsi="Times New Roman" w:cs="Times New Roman"/>
          <w:b/>
          <w:bCs/>
        </w:rPr>
        <w:t>Networks’ behavior following experience with</w:t>
      </w:r>
      <w:r>
        <w:rPr>
          <w:rFonts w:ascii="Times New Roman" w:eastAsia="Times New Roman" w:hAnsi="Times New Roman" w:cs="Times New Roman"/>
          <w:b/>
          <w:bCs/>
        </w:rPr>
        <w:t xml:space="preserve"> suspended obstacles</w:t>
      </w:r>
    </w:p>
    <w:p w14:paraId="4510D509" w14:textId="77777777" w:rsidR="00135667" w:rsidRDefault="00135667" w:rsidP="00C87A9A">
      <w:pPr>
        <w:spacing w:line="480" w:lineRule="auto"/>
        <w:contextualSpacing/>
        <w:rPr>
          <w:rFonts w:ascii="Times New Roman" w:eastAsia="Times New Roman" w:hAnsi="Times New Roman" w:cs="Times New Roman"/>
          <w:b/>
          <w:bCs/>
        </w:rPr>
      </w:pP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194AF57A"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w:t>
            </w:r>
            <w:r w:rsidR="00AF6B8F">
              <w:rPr>
                <w:rFonts w:ascii="Times New Roman" w:hAnsi="Times New Roman" w:cs="Times New Roman"/>
                <w:i w:val="0"/>
                <w:iCs w:val="0"/>
                <w:color w:val="000000" w:themeColor="text1"/>
                <w:sz w:val="24"/>
                <w:szCs w:val="24"/>
              </w:rPr>
              <w:t xml:space="preserve">(A) </w:t>
            </w:r>
            <w:r w:rsidR="00A4495D" w:rsidRPr="00A4495D">
              <w:rPr>
                <w:rFonts w:ascii="Times New Roman" w:hAnsi="Times New Roman" w:cs="Times New Roman"/>
                <w:i w:val="0"/>
                <w:iCs w:val="0"/>
                <w:color w:val="000000" w:themeColor="text1"/>
                <w:sz w:val="24"/>
                <w:szCs w:val="24"/>
              </w:rPr>
              <w:t xml:space="preserve">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w:t>
            </w:r>
            <w:r w:rsidR="00AF6B8F">
              <w:rPr>
                <w:rFonts w:ascii="Times New Roman" w:hAnsi="Times New Roman" w:cs="Times New Roman"/>
                <w:i w:val="0"/>
                <w:iCs w:val="0"/>
                <w:color w:val="000000" w:themeColor="text1"/>
                <w:sz w:val="24"/>
                <w:szCs w:val="24"/>
              </w:rPr>
              <w:t xml:space="preserve">(B) </w:t>
            </w:r>
            <w:r w:rsidR="00A4495D" w:rsidRPr="00A4495D">
              <w:rPr>
                <w:rFonts w:ascii="Times New Roman" w:hAnsi="Times New Roman" w:cs="Times New Roman"/>
                <w:i w:val="0"/>
                <w:iCs w:val="0"/>
                <w:color w:val="000000" w:themeColor="text1"/>
                <w:sz w:val="24"/>
                <w:szCs w:val="24"/>
              </w:rPr>
              <w:t xml:space="preserve">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29A40938"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w:t>
      </w:r>
      <w:r w:rsidR="00D159B3">
        <w:rPr>
          <w:rFonts w:ascii="Times New Roman" w:eastAsia="Times New Roman" w:hAnsi="Times New Roman" w:cs="Times New Roman"/>
        </w:rPr>
        <w:t xml:space="preserve">than </w:t>
      </w:r>
      <w:r w:rsidR="00A43D50">
        <w:rPr>
          <w:rFonts w:ascii="Times New Roman" w:eastAsia="Times New Roman" w:hAnsi="Times New Roman" w:cs="Times New Roman"/>
        </w:rPr>
        <w:t>beneath</w:t>
      </w:r>
      <w:r w:rsidR="003773A2" w:rsidRPr="003773A2">
        <w:rPr>
          <w:rFonts w:ascii="Times New Roman" w:eastAsia="Times New Roman" w:hAnsi="Times New Roman" w:cs="Times New Roman"/>
        </w:rPr>
        <w:t xml:space="preserve">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w:t>
      </w:r>
      <w:r w:rsidR="00B75A5A">
        <w:rPr>
          <w:rFonts w:ascii="Times New Roman" w:eastAsia="Times New Roman" w:hAnsi="Times New Roman" w:cs="Times New Roman"/>
        </w:rPr>
        <w:t>this would look like</w:t>
      </w:r>
      <w:r>
        <w:rPr>
          <w:rFonts w:ascii="Times New Roman" w:eastAsia="Times New Roman" w:hAnsi="Times New Roman" w:cs="Times New Roman"/>
        </w:rPr>
        <w:t xml:space="preserve">. </w:t>
      </w:r>
      <w:r w:rsidR="00A55947" w:rsidRPr="00A55947">
        <w:rPr>
          <w:rFonts w:ascii="Times New Roman" w:eastAsia="Times New Roman" w:hAnsi="Times New Roman" w:cs="Times New Roman"/>
        </w:rPr>
        <w:t xml:space="preserve">If the current account is correct that </w:t>
      </w:r>
      <w:r w:rsidR="00296A5C">
        <w:rPr>
          <w:rFonts w:ascii="Times New Roman" w:eastAsia="Times New Roman" w:hAnsi="Times New Roman" w:cs="Times New Roman"/>
        </w:rPr>
        <w:t xml:space="preserve">an obstacle’s </w:t>
      </w:r>
      <w:r w:rsidR="00A55947" w:rsidRPr="00A55947">
        <w:rPr>
          <w:rFonts w:ascii="Times New Roman" w:eastAsia="Times New Roman" w:hAnsi="Times New Roman" w:cs="Times New Roman"/>
        </w:rPr>
        <w:t xml:space="preserve">spatial proximity to </w:t>
      </w:r>
      <w:r w:rsidR="001C7BEE">
        <w:rPr>
          <w:rFonts w:ascii="Times New Roman" w:eastAsia="Times New Roman" w:hAnsi="Times New Roman" w:cs="Times New Roman"/>
        </w:rPr>
        <w:t>arced motion</w:t>
      </w:r>
      <w:r w:rsidR="00A55947" w:rsidRPr="00A55947">
        <w:rPr>
          <w:rFonts w:ascii="Times New Roman" w:eastAsia="Times New Roman" w:hAnsi="Times New Roman" w:cs="Times New Roman"/>
        </w:rPr>
        <w:t xml:space="preserve"> is </w:t>
      </w:r>
      <w:r w:rsidR="00A97CEA">
        <w:rPr>
          <w:rFonts w:ascii="Times New Roman" w:eastAsia="Times New Roman" w:hAnsi="Times New Roman" w:cs="Times New Roman"/>
        </w:rPr>
        <w:t>key to explaining infants’ looking behaviors,</w:t>
      </w:r>
      <w:r w:rsidR="00A55947" w:rsidRPr="00A55947">
        <w:rPr>
          <w:rFonts w:ascii="Times New Roman" w:eastAsia="Times New Roman" w:hAnsi="Times New Roman" w:cs="Times New Roman"/>
        </w:rPr>
        <w:t xml:space="preserve"> then networks (and by hypothesis, infants) should respond</w:t>
      </w:r>
      <w:r w:rsidR="00E558E3">
        <w:rPr>
          <w:rFonts w:ascii="Times New Roman" w:eastAsia="Times New Roman" w:hAnsi="Times New Roman" w:cs="Times New Roman"/>
        </w:rPr>
        <w:t xml:space="preserve"> identically to networks habituated to canonical constrained action. </w:t>
      </w:r>
      <w:r w:rsidR="009B551E">
        <w:rPr>
          <w:rFonts w:ascii="Times New Roman" w:eastAsia="Times New Roman" w:hAnsi="Times New Roman" w:cs="Times New Roman"/>
        </w:rPr>
        <w:t xml:space="preserve">This simulation was identical to Simulation 1a with two exceptions. First, </w:t>
      </w:r>
      <w:r w:rsidR="009B551E" w:rsidRPr="006A350C">
        <w:rPr>
          <w:rFonts w:ascii="Times New Roman" w:eastAsia="Times New Roman" w:hAnsi="Times New Roman" w:cs="Times New Roman"/>
        </w:rPr>
        <w:t>a fourth unit</w:t>
      </w:r>
      <w:r w:rsidR="009B551E">
        <w:rPr>
          <w:rFonts w:ascii="Times New Roman" w:eastAsia="Times New Roman" w:hAnsi="Times New Roman" w:cs="Times New Roman"/>
        </w:rPr>
        <w:t xml:space="preserve">—that represented </w:t>
      </w:r>
      <w:r w:rsidR="00DC55C4">
        <w:rPr>
          <w:rFonts w:ascii="Times New Roman" w:eastAsia="Times New Roman" w:hAnsi="Times New Roman" w:cs="Times New Roman"/>
        </w:rPr>
        <w:t>a</w:t>
      </w:r>
      <w:r w:rsidR="009B551E">
        <w:rPr>
          <w:rFonts w:ascii="Times New Roman" w:eastAsia="Times New Roman" w:hAnsi="Times New Roman" w:cs="Times New Roman"/>
        </w:rPr>
        <w:t xml:space="preserve"> position directly above arced motion—</w:t>
      </w:r>
      <w:r w:rsidR="009B551E" w:rsidRPr="006A350C">
        <w:rPr>
          <w:rFonts w:ascii="Times New Roman" w:eastAsia="Times New Roman" w:hAnsi="Times New Roman" w:cs="Times New Roman"/>
        </w:rPr>
        <w:t xml:space="preserve">was added to the Obstacle Horizontal Position input and output groups. </w:t>
      </w:r>
      <w:r w:rsidR="009B551E" w:rsidRPr="0096759E">
        <w:rPr>
          <w:rFonts w:ascii="Times New Roman" w:eastAsia="Times New Roman" w:hAnsi="Times New Roman" w:cs="Times New Roman"/>
        </w:rPr>
        <w:t>Second,</w:t>
      </w:r>
      <w:r w:rsidR="009B551E">
        <w:rPr>
          <w:rFonts w:ascii="Times New Roman" w:eastAsia="Times New Roman" w:hAnsi="Times New Roman" w:cs="Times New Roman"/>
        </w:rPr>
        <w:t xml:space="preserve"> because the previous results were robust to the number of habituation epochs,</w:t>
      </w:r>
      <w:r w:rsidR="009B551E" w:rsidRPr="0096759E">
        <w:rPr>
          <w:rFonts w:ascii="Times New Roman" w:eastAsia="Times New Roman" w:hAnsi="Times New Roman" w:cs="Times New Roman"/>
        </w:rPr>
        <w:t xml:space="preserve"> </w:t>
      </w:r>
      <w:r w:rsidR="009B551E">
        <w:rPr>
          <w:rFonts w:ascii="Times New Roman" w:eastAsia="Times New Roman" w:hAnsi="Times New Roman" w:cs="Times New Roman"/>
        </w:rPr>
        <w:t>the length of the habituation phase was reduced to</w:t>
      </w:r>
      <w:r w:rsidR="009B551E" w:rsidRPr="0096759E">
        <w:rPr>
          <w:rFonts w:ascii="Times New Roman" w:eastAsia="Times New Roman" w:hAnsi="Times New Roman" w:cs="Times New Roman"/>
        </w:rPr>
        <w:t xml:space="preserve"> eight epochs</w:t>
      </w:r>
      <w:r w:rsidR="009B551E">
        <w:rPr>
          <w:rFonts w:ascii="Times New Roman" w:eastAsia="Times New Roman" w:hAnsi="Times New Roman" w:cs="Times New Roman"/>
        </w:rPr>
        <w:t xml:space="preserve">. Obstacles were only </w:t>
      </w:r>
      <w:r w:rsidR="009B551E" w:rsidRPr="006A350C">
        <w:rPr>
          <w:rFonts w:ascii="Times New Roman" w:eastAsia="Times New Roman" w:hAnsi="Times New Roman" w:cs="Times New Roman"/>
        </w:rPr>
        <w:t xml:space="preserve">in </w:t>
      </w:r>
      <w:r w:rsidR="009B551E">
        <w:rPr>
          <w:rFonts w:ascii="Times New Roman" w:eastAsia="Times New Roman" w:hAnsi="Times New Roman" w:cs="Times New Roman"/>
        </w:rPr>
        <w:t>the above-the-curved-motion</w:t>
      </w:r>
      <w:r w:rsidR="009B551E" w:rsidRPr="006A350C">
        <w:rPr>
          <w:rFonts w:ascii="Times New Roman" w:eastAsia="Times New Roman" w:hAnsi="Times New Roman" w:cs="Times New Roman"/>
        </w:rPr>
        <w:t xml:space="preserve"> spatial configuration during the habituation phase</w:t>
      </w:r>
      <w:r w:rsidR="009B551E">
        <w:rPr>
          <w:rFonts w:ascii="Times New Roman" w:eastAsia="Times New Roman" w:hAnsi="Times New Roman" w:cs="Times New Roman"/>
        </w:rPr>
        <w:t>.</w:t>
      </w:r>
      <w:r w:rsidR="001920C4">
        <w:rPr>
          <w:rFonts w:ascii="Times New Roman" w:eastAsia="Times New Roman" w:hAnsi="Times New Roman" w:cs="Times New Roman"/>
        </w:rPr>
        <w:t xml:space="preserve"> </w:t>
      </w:r>
      <w:r w:rsidR="002807AA">
        <w:rPr>
          <w:rFonts w:ascii="Times New Roman" w:eastAsia="Times New Roman" w:hAnsi="Times New Roman" w:cs="Times New Roman"/>
        </w:rPr>
        <w:t>Twelve-month-old n</w:t>
      </w:r>
      <w:r w:rsidR="001920C4">
        <w:rPr>
          <w:rFonts w:ascii="Times New Roman" w:eastAsia="Times New Roman" w:hAnsi="Times New Roman" w:cs="Times New Roman"/>
        </w:rPr>
        <w:t xml:space="preserve">etworks were assigned either to the Suspended Central Obstacle Event </w:t>
      </w:r>
      <w:r w:rsidR="00BF28DD">
        <w:rPr>
          <w:rFonts w:ascii="Times New Roman" w:eastAsia="Times New Roman" w:hAnsi="Times New Roman" w:cs="Times New Roman"/>
        </w:rPr>
        <w:t xml:space="preserve">(Experimental) </w:t>
      </w:r>
      <w:r w:rsidR="001920C4">
        <w:rPr>
          <w:rFonts w:ascii="Times New Roman" w:eastAsia="Times New Roman" w:hAnsi="Times New Roman" w:cs="Times New Roman"/>
        </w:rPr>
        <w:t xml:space="preserve">condition or to the Suspended Peripheral Obstacle Event </w:t>
      </w:r>
      <w:r w:rsidR="00BF28DD">
        <w:rPr>
          <w:rFonts w:ascii="Times New Roman" w:eastAsia="Times New Roman" w:hAnsi="Times New Roman" w:cs="Times New Roman"/>
        </w:rPr>
        <w:t xml:space="preserve">(Control) </w:t>
      </w:r>
      <w:r w:rsidR="001920C4">
        <w:rPr>
          <w:rFonts w:ascii="Times New Roman" w:eastAsia="Times New Roman" w:hAnsi="Times New Roman" w:cs="Times New Roman"/>
        </w:rPr>
        <w:t xml:space="preserve">condition. </w:t>
      </w:r>
    </w:p>
    <w:p w14:paraId="601E6473" w14:textId="77777777" w:rsidR="009B551E" w:rsidRDefault="009B551E" w:rsidP="009B551E">
      <w:pPr>
        <w:tabs>
          <w:tab w:val="left" w:pos="7378"/>
        </w:tabs>
        <w:spacing w:line="480" w:lineRule="auto"/>
        <w:contextualSpacing/>
        <w:rPr>
          <w:rFonts w:ascii="Times New Roman" w:eastAsia="Times New Roman" w:hAnsi="Times New Roman" w:cs="Times New Roman"/>
        </w:rPr>
      </w:pPr>
    </w:p>
    <w:p w14:paraId="54FCDA72" w14:textId="108D6FC4" w:rsidR="009B551E" w:rsidRPr="001920C4" w:rsidRDefault="009B551E" w:rsidP="001920C4">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 xml:space="preserve">Results </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15026238"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67DB36A4" w:rsidR="007968B5" w:rsidRDefault="001920C4"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28 shows that</w:t>
      </w:r>
      <w:r w:rsidR="004E61C0">
        <w:rPr>
          <w:rFonts w:ascii="Times New Roman" w:eastAsia="Times New Roman" w:hAnsi="Times New Roman" w:cs="Times New Roman"/>
        </w:rPr>
        <w:t xml:space="preserve"> </w:t>
      </w:r>
      <w:r w:rsidR="00493043">
        <w:rPr>
          <w:rFonts w:ascii="Times New Roman" w:eastAsia="Times New Roman" w:hAnsi="Times New Roman" w:cs="Times New Roman"/>
        </w:rPr>
        <w:t>networks</w:t>
      </w:r>
      <w:r w:rsidR="00233382">
        <w:rPr>
          <w:rFonts w:ascii="Times New Roman" w:eastAsia="Times New Roman" w:hAnsi="Times New Roman" w:cs="Times New Roman"/>
        </w:rPr>
        <w:t xml:space="preserve"> in the Experimental condition</w:t>
      </w:r>
      <w:r>
        <w:rPr>
          <w:rFonts w:ascii="Times New Roman" w:eastAsia="Times New Roman" w:hAnsi="Times New Roman" w:cs="Times New Roman"/>
        </w:rPr>
        <w:t xml:space="preserve"> produced more error to the Inefficient than to the Efficient test event. In contrast, networks in the Control condition produce comparable errors to both test events. Thus, the network predicts </w:t>
      </w:r>
      <w:r w:rsidR="002B4505">
        <w:rPr>
          <w:rFonts w:ascii="Times New Roman" w:eastAsia="Times New Roman" w:hAnsi="Times New Roman" w:cs="Times New Roman"/>
        </w:rPr>
        <w:t>longer looking to an inefficient than to an efficient action</w:t>
      </w:r>
      <w:r w:rsidR="00D325A1">
        <w:rPr>
          <w:rFonts w:ascii="Times New Roman" w:eastAsia="Times New Roman" w:hAnsi="Times New Roman" w:cs="Times New Roman"/>
        </w:rPr>
        <w:t xml:space="preserve"> even</w:t>
      </w:r>
      <w:r w:rsidR="002B4505">
        <w:rPr>
          <w:rFonts w:ascii="Times New Roman" w:eastAsia="Times New Roman" w:hAnsi="Times New Roman" w:cs="Times New Roman"/>
        </w:rPr>
        <w:t xml:space="preserve"> if the </w:t>
      </w:r>
      <w:r w:rsidR="00D325A1">
        <w:rPr>
          <w:rFonts w:ascii="Times New Roman" w:eastAsia="Times New Roman" w:hAnsi="Times New Roman" w:cs="Times New Roman"/>
        </w:rPr>
        <w:t>centrally located</w:t>
      </w:r>
      <w:r w:rsidR="00A2362B">
        <w:rPr>
          <w:rFonts w:ascii="Times New Roman" w:eastAsia="Times New Roman" w:hAnsi="Times New Roman" w:cs="Times New Roman"/>
        </w:rPr>
        <w:t>, but suspended,</w:t>
      </w:r>
      <w:r w:rsidR="00D325A1">
        <w:rPr>
          <w:rFonts w:ascii="Times New Roman" w:eastAsia="Times New Roman" w:hAnsi="Times New Roman" w:cs="Times New Roman"/>
        </w:rPr>
        <w:t xml:space="preserve"> obstacle</w:t>
      </w:r>
      <w:r w:rsidR="002B4505">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2754B3C7" w14:textId="1E9D194A" w:rsidR="001C66D4" w:rsidRPr="00A35226" w:rsidRDefault="001C66D4" w:rsidP="001C66D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7: Networks’ treatment of two inefficient test events</w:t>
      </w:r>
    </w:p>
    <w:p w14:paraId="4D60D5B1" w14:textId="77777777" w:rsidR="001C66D4" w:rsidRDefault="001C66D4"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019B55DF"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w:t>
      </w:r>
      <w:r w:rsidR="00897762">
        <w:rPr>
          <w:rFonts w:ascii="Times New Roman" w:hAnsi="Times New Roman" w:cs="Times New Roman"/>
          <w:i w:val="0"/>
          <w:iCs w:val="0"/>
          <w:color w:val="000000" w:themeColor="text1"/>
          <w:sz w:val="24"/>
          <w:szCs w:val="24"/>
        </w:rPr>
        <w:t xml:space="preserve"> a</w:t>
      </w:r>
      <w:r>
        <w:rPr>
          <w:rFonts w:ascii="Times New Roman" w:hAnsi="Times New Roman" w:cs="Times New Roman"/>
          <w:i w:val="0"/>
          <w:iCs w:val="0"/>
          <w:color w:val="000000" w:themeColor="text1"/>
          <w:sz w:val="24"/>
          <w:szCs w:val="24"/>
        </w:rPr>
        <w:t xml:space="preserve">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617FB79" w:rsidR="00DB2720" w:rsidRDefault="006F11EE"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C25590">
        <w:rPr>
          <w:rFonts w:ascii="Times New Roman" w:eastAsia="Times New Roman" w:hAnsi="Times New Roman" w:cs="Times New Roman"/>
        </w:rPr>
        <w:t xml:space="preserve"> </w:t>
      </w:r>
      <w:r w:rsidR="00135667">
        <w:rPr>
          <w:rFonts w:ascii="Times New Roman" w:eastAsia="Times New Roman" w:hAnsi="Times New Roman" w:cs="Times New Roman"/>
        </w:rPr>
        <w:t xml:space="preserve">different </w:t>
      </w:r>
      <w:r w:rsidR="00C25590">
        <w:rPr>
          <w:rFonts w:ascii="Times New Roman" w:eastAsia="Times New Roman" w:hAnsi="Times New Roman" w:cs="Times New Roman"/>
        </w:rPr>
        <w:t>inefficient</w:t>
      </w:r>
      <w:r w:rsidR="000A3632">
        <w:rPr>
          <w:rFonts w:ascii="Times New Roman" w:eastAsia="Times New Roman" w:hAnsi="Times New Roman" w:cs="Times New Roman"/>
        </w:rPr>
        <w:t xml:space="preserve"> </w:t>
      </w:r>
      <w:r w:rsidR="00135667">
        <w:rPr>
          <w:rFonts w:ascii="Times New Roman" w:eastAsia="Times New Roman" w:hAnsi="Times New Roman" w:cs="Times New Roman"/>
        </w:rPr>
        <w:t xml:space="preserve">action </w:t>
      </w:r>
      <w:r w:rsidR="000A3632">
        <w:rPr>
          <w:rFonts w:ascii="Times New Roman" w:eastAsia="Times New Roman" w:hAnsi="Times New Roman" w:cs="Times New Roman"/>
        </w:rPr>
        <w:t>events</w:t>
      </w:r>
      <w:r>
        <w:rPr>
          <w:rFonts w:ascii="Times New Roman" w:eastAsia="Times New Roman" w:hAnsi="Times New Roman" w:cs="Times New Roman"/>
        </w:rPr>
        <w:t xml:space="preserve"> have been used in action efficiency studies</w:t>
      </w:r>
      <w:r w:rsidR="00C25590">
        <w:rPr>
          <w:rFonts w:ascii="Times New Roman" w:eastAsia="Times New Roman" w:hAnsi="Times New Roman" w:cs="Times New Roman"/>
        </w:rPr>
        <w:t xml:space="preserve">, </w:t>
      </w:r>
      <w:r>
        <w:rPr>
          <w:rFonts w:ascii="Times New Roman" w:eastAsia="Times New Roman" w:hAnsi="Times New Roman" w:cs="Times New Roman"/>
        </w:rPr>
        <w:t>it is natural to ask how</w:t>
      </w:r>
      <w:r w:rsidR="00135667">
        <w:rPr>
          <w:rFonts w:ascii="Times New Roman" w:eastAsia="Times New Roman" w:hAnsi="Times New Roman" w:cs="Times New Roman"/>
        </w:rPr>
        <w:t xml:space="preserve"> </w:t>
      </w:r>
      <w:r w:rsidR="00CC107C">
        <w:rPr>
          <w:rFonts w:ascii="Times New Roman" w:eastAsia="Times New Roman" w:hAnsi="Times New Roman" w:cs="Times New Roman"/>
        </w:rPr>
        <w:t>ALIAS</w:t>
      </w:r>
      <w:r w:rsidR="003E3063">
        <w:rPr>
          <w:rFonts w:ascii="Times New Roman" w:eastAsia="Times New Roman" w:hAnsi="Times New Roman" w:cs="Times New Roman"/>
        </w:rPr>
        <w:t xml:space="preserve"> would</w:t>
      </w:r>
      <w:r w:rsidR="00135667">
        <w:rPr>
          <w:rFonts w:ascii="Times New Roman" w:eastAsia="Times New Roman" w:hAnsi="Times New Roman" w:cs="Times New Roman"/>
        </w:rPr>
        <w:t xml:space="preserve"> </w:t>
      </w:r>
      <w:r w:rsidR="004D59DC">
        <w:rPr>
          <w:rFonts w:ascii="Times New Roman" w:eastAsia="Times New Roman" w:hAnsi="Times New Roman" w:cs="Times New Roman"/>
        </w:rPr>
        <w:t xml:space="preserve">treat </w:t>
      </w:r>
      <w:r w:rsidR="00772496">
        <w:rPr>
          <w:rFonts w:ascii="Times New Roman" w:eastAsia="Times New Roman" w:hAnsi="Times New Roman" w:cs="Times New Roman"/>
        </w:rPr>
        <w:t>them when pit together</w:t>
      </w:r>
      <w:r w:rsidR="00737BD2">
        <w:rPr>
          <w:rFonts w:ascii="Times New Roman" w:eastAsia="Times New Roman" w:hAnsi="Times New Roman" w:cs="Times New Roman"/>
        </w:rPr>
        <w:t>.</w:t>
      </w:r>
      <w:r w:rsidR="00135667">
        <w:rPr>
          <w:rFonts w:ascii="Times New Roman" w:eastAsia="Times New Roman" w:hAnsi="Times New Roman" w:cs="Times New Roman"/>
        </w:rPr>
        <w:t xml:space="preserve"> </w:t>
      </w:r>
      <w:r w:rsidR="006F0305">
        <w:rPr>
          <w:rFonts w:ascii="Times New Roman" w:eastAsia="Times New Roman" w:hAnsi="Times New Roman" w:cs="Times New Roman"/>
        </w:rPr>
        <w:t xml:space="preserve">To </w:t>
      </w:r>
      <w:r w:rsidR="00FA6CCD">
        <w:rPr>
          <w:rFonts w:ascii="Times New Roman" w:eastAsia="Times New Roman" w:hAnsi="Times New Roman" w:cs="Times New Roman"/>
        </w:rPr>
        <w:t>answer this question</w:t>
      </w:r>
      <w:r w:rsidR="006F0305">
        <w:rPr>
          <w:rFonts w:ascii="Times New Roman" w:eastAsia="Times New Roman" w:hAnsi="Times New Roman" w:cs="Times New Roman"/>
        </w:rPr>
        <w:t>,</w:t>
      </w:r>
      <w:r w:rsidR="0033228D">
        <w:rPr>
          <w:rFonts w:ascii="Times New Roman" w:eastAsia="Times New Roman" w:hAnsi="Times New Roman" w:cs="Times New Roman"/>
        </w:rPr>
        <w:t xml:space="preserve"> 6-month-old</w:t>
      </w:r>
      <w:r w:rsidR="006F0305">
        <w:rPr>
          <w:rFonts w:ascii="Times New Roman" w:eastAsia="Times New Roman" w:hAnsi="Times New Roman" w:cs="Times New Roman"/>
        </w:rPr>
        <w:t xml:space="preserve"> networks were</w:t>
      </w:r>
      <w:r w:rsidR="00BF0672">
        <w:rPr>
          <w:rFonts w:ascii="Times New Roman" w:eastAsia="Times New Roman" w:hAnsi="Times New Roman" w:cs="Times New Roman"/>
        </w:rPr>
        <w:t xml:space="preserve"> habituated to </w:t>
      </w:r>
      <w:r w:rsidR="00FA6CCD">
        <w:rPr>
          <w:rFonts w:ascii="Times New Roman" w:eastAsia="Times New Roman" w:hAnsi="Times New Roman" w:cs="Times New Roman"/>
        </w:rPr>
        <w:t>constrained action</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FA6CCD">
        <w:rPr>
          <w:rFonts w:ascii="Times New Roman" w:eastAsia="Times New Roman" w:hAnsi="Times New Roman" w:cs="Times New Roman"/>
        </w:rPr>
        <w:t xml:space="preserve">Simulation 4’s </w:t>
      </w:r>
      <w:r w:rsidR="00EA7895">
        <w:rPr>
          <w:rFonts w:ascii="Times New Roman" w:eastAsia="Times New Roman" w:hAnsi="Times New Roman" w:cs="Times New Roman"/>
        </w:rPr>
        <w:t>High, inefficient</w:t>
      </w:r>
      <w:r w:rsidR="00E10A8D">
        <w:rPr>
          <w:rFonts w:ascii="Times New Roman" w:eastAsia="Times New Roman" w:hAnsi="Times New Roman" w:cs="Times New Roman"/>
        </w:rPr>
        <w:t xml:space="preserve"> </w:t>
      </w:r>
      <w:r w:rsidR="00FA6CCD">
        <w:rPr>
          <w:rFonts w:ascii="Times New Roman" w:eastAsia="Times New Roman" w:hAnsi="Times New Roman" w:cs="Times New Roman"/>
        </w:rPr>
        <w:t>and Simulation 1a’s Barrierless,</w:t>
      </w:r>
      <w:r w:rsidR="00EA7895">
        <w:rPr>
          <w:rFonts w:ascii="Times New Roman" w:eastAsia="Times New Roman" w:hAnsi="Times New Roman" w:cs="Times New Roman"/>
        </w:rPr>
        <w:t xml:space="preserve"> inefficient </w:t>
      </w:r>
      <w:r w:rsidR="00FA6CCD">
        <w:rPr>
          <w:rFonts w:ascii="Times New Roman" w:eastAsia="Times New Roman" w:hAnsi="Times New Roman" w:cs="Times New Roman"/>
        </w:rPr>
        <w:t>test event</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p>
    <w:p w14:paraId="15503D3D" w14:textId="77777777" w:rsidR="0033228D" w:rsidRDefault="0033228D" w:rsidP="0033228D">
      <w:pPr>
        <w:tabs>
          <w:tab w:val="left" w:pos="7378"/>
        </w:tabs>
        <w:spacing w:line="480" w:lineRule="auto"/>
        <w:contextualSpacing/>
        <w:rPr>
          <w:rFonts w:ascii="Times New Roman" w:eastAsia="Times New Roman" w:hAnsi="Times New Roman" w:cs="Times New Roman"/>
        </w:rPr>
      </w:pPr>
    </w:p>
    <w:p w14:paraId="358FB650" w14:textId="19FFE686" w:rsidR="0033228D" w:rsidRPr="0033228D" w:rsidRDefault="0033228D" w:rsidP="0033228D">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192DBF6D"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w:t>
      </w:r>
      <w:r w:rsidR="00153D28">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153D28">
        <w:rPr>
          <w:rFonts w:ascii="Times New Roman" w:hAnsi="Times New Roman" w:cs="Times New Roman"/>
          <w:i w:val="0"/>
          <w:iCs w:val="0"/>
          <w:color w:val="000000" w:themeColor="text1"/>
          <w:sz w:val="24"/>
          <w:szCs w:val="24"/>
        </w:rPr>
        <w:t>High, inefficient</w:t>
      </w:r>
      <w:r>
        <w:rPr>
          <w:rFonts w:ascii="Times New Roman" w:hAnsi="Times New Roman" w:cs="Times New Roman"/>
          <w:i w:val="0"/>
          <w:iCs w:val="0"/>
          <w:color w:val="000000" w:themeColor="text1"/>
          <w:sz w:val="24"/>
          <w:szCs w:val="24"/>
        </w:rPr>
        <w:t xml:space="preserve">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74F53E0E"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produced more error to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than to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4364C">
        <w:rPr>
          <w:rFonts w:ascii="Times New Roman" w:eastAsia="Times New Roman" w:hAnsi="Times New Roman" w:cs="Times New Roman"/>
        </w:rPr>
        <w:t>Thus, ALIAS predicts that infants habituated</w:t>
      </w:r>
      <w:r w:rsidR="00B07078">
        <w:rPr>
          <w:rFonts w:ascii="Times New Roman" w:eastAsia="Times New Roman" w:hAnsi="Times New Roman" w:cs="Times New Roman"/>
        </w:rPr>
        <w:t xml:space="preserve"> to</w:t>
      </w:r>
      <w:r w:rsidR="0044364C">
        <w:rPr>
          <w:rFonts w:ascii="Times New Roman" w:eastAsia="Times New Roman" w:hAnsi="Times New Roman" w:cs="Times New Roman"/>
        </w:rPr>
        <w:t xml:space="preserve"> and tested on similar events should look longer at a Barrierless, inefficient test event than at a High, inefficient one. </w:t>
      </w:r>
      <w:r w:rsidR="008B5607">
        <w:rPr>
          <w:rFonts w:ascii="Times New Roman" w:eastAsia="Times New Roman" w:hAnsi="Times New Roman" w:cs="Times New Roman"/>
        </w:rPr>
        <w:t>Networks produced more error to</w:t>
      </w:r>
      <w:r w:rsidR="0050366E">
        <w:rPr>
          <w:rFonts w:ascii="Times New Roman" w:eastAsia="Times New Roman" w:hAnsi="Times New Roman" w:cs="Times New Roman"/>
        </w:rPr>
        <w:t xml:space="preserve"> the former test event </w:t>
      </w:r>
      <w:r w:rsidR="004015A7">
        <w:rPr>
          <w:rFonts w:ascii="Times New Roman" w:eastAsia="Times New Roman" w:hAnsi="Times New Roman" w:cs="Times New Roman"/>
        </w:rPr>
        <w:t>because</w:t>
      </w:r>
      <w:r w:rsidR="003746FE">
        <w:rPr>
          <w:rFonts w:ascii="Times New Roman" w:eastAsia="Times New Roman" w:hAnsi="Times New Roman" w:cs="Times New Roman"/>
        </w:rPr>
        <w:t xml:space="preserve"> </w:t>
      </w:r>
      <w:r w:rsidR="008B5607">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50366E">
        <w:rPr>
          <w:rFonts w:ascii="Times New Roman" w:eastAsia="Times New Roman" w:hAnsi="Times New Roman" w:cs="Times New Roman"/>
        </w:rPr>
        <w:t xml:space="preserve"> </w:t>
      </w:r>
      <w:r w:rsidR="0044364C">
        <w:rPr>
          <w:rFonts w:ascii="Times New Roman" w:eastAsia="Times New Roman" w:hAnsi="Times New Roman" w:cs="Times New Roman"/>
        </w:rPr>
        <w:t>co-occurre</w:t>
      </w:r>
      <w:r w:rsidR="0050366E">
        <w:rPr>
          <w:rFonts w:ascii="Times New Roman" w:eastAsia="Times New Roman" w:hAnsi="Times New Roman" w:cs="Times New Roman"/>
        </w:rPr>
        <w:t>d</w:t>
      </w:r>
      <w:r w:rsidR="008B5607">
        <w:rPr>
          <w:rFonts w:ascii="Times New Roman" w:eastAsia="Times New Roman" w:hAnsi="Times New Roman" w:cs="Times New Roman"/>
        </w:rPr>
        <w:t xml:space="preserve"> </w:t>
      </w:r>
      <w:r w:rsidR="000F7936">
        <w:rPr>
          <w:rFonts w:ascii="Times New Roman" w:eastAsia="Times New Roman" w:hAnsi="Times New Roman" w:cs="Times New Roman"/>
        </w:rPr>
        <w:t>with straight motion</w:t>
      </w:r>
      <w:r w:rsidR="0050366E">
        <w:rPr>
          <w:rFonts w:ascii="Times New Roman" w:eastAsia="Times New Roman" w:hAnsi="Times New Roman" w:cs="Times New Roman"/>
        </w:rPr>
        <w:t xml:space="preserve"> during</w:t>
      </w:r>
      <w:r w:rsidR="0044364C">
        <w:rPr>
          <w:rFonts w:ascii="Times New Roman" w:eastAsia="Times New Roman" w:hAnsi="Times New Roman" w:cs="Times New Roman"/>
        </w:rPr>
        <w:t xml:space="preserve"> pretraining. As such, these features activated a</w:t>
      </w:r>
      <w:r w:rsidR="00B3415C">
        <w:rPr>
          <w:rFonts w:ascii="Times New Roman" w:eastAsia="Times New Roman" w:hAnsi="Times New Roman" w:cs="Times New Roman"/>
        </w:rPr>
        <w:t xml:space="preserve"> representation</w:t>
      </w:r>
      <w:r w:rsidR="0044364C">
        <w:rPr>
          <w:rFonts w:ascii="Times New Roman" w:eastAsia="Times New Roman" w:hAnsi="Times New Roman" w:cs="Times New Roman"/>
        </w:rPr>
        <w:t xml:space="preserve"> of straight motion that</w:t>
      </w:r>
      <w:r w:rsidR="007C1566">
        <w:rPr>
          <w:rFonts w:ascii="Times New Roman" w:eastAsia="Times New Roman" w:hAnsi="Times New Roman" w:cs="Times New Roman"/>
        </w:rPr>
        <w:t xml:space="preserve">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p>
    <w:p w14:paraId="7574BB23" w14:textId="668C21B5"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w:t>
      </w:r>
      <w:r w:rsidR="008B5607">
        <w:rPr>
          <w:rFonts w:ascii="Times New Roman" w:eastAsia="Times New Roman" w:hAnsi="Times New Roman" w:cs="Times New Roman"/>
        </w:rPr>
        <w:t>se</w:t>
      </w:r>
      <w:r>
        <w:rPr>
          <w:rFonts w:ascii="Times New Roman" w:eastAsia="Times New Roman" w:hAnsi="Times New Roman" w:cs="Times New Roman"/>
        </w:rPr>
        <w:t xml:space="preserve"> </w:t>
      </w:r>
      <w:r w:rsidR="008B5607">
        <w:rPr>
          <w:rFonts w:ascii="Times New Roman" w:eastAsia="Times New Roman" w:hAnsi="Times New Roman" w:cs="Times New Roman"/>
        </w:rPr>
        <w:t xml:space="preserve">predictions </w:t>
      </w:r>
      <w:r w:rsidR="00706D61">
        <w:rPr>
          <w:rFonts w:ascii="Times New Roman" w:eastAsia="Times New Roman" w:hAnsi="Times New Roman" w:cs="Times New Roman"/>
        </w:rPr>
        <w:t xml:space="preserve">arguably </w:t>
      </w:r>
      <w:r w:rsidR="008B5607">
        <w:rPr>
          <w:rFonts w:ascii="Times New Roman" w:eastAsia="Times New Roman" w:hAnsi="Times New Roman" w:cs="Times New Roman"/>
        </w:rPr>
        <w:t xml:space="preserve">are </w:t>
      </w:r>
      <w:r w:rsidR="008927F4">
        <w:rPr>
          <w:rFonts w:ascii="Times New Roman" w:eastAsia="Times New Roman" w:hAnsi="Times New Roman" w:cs="Times New Roman"/>
        </w:rPr>
        <w:t>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w:t>
      </w:r>
      <w:r w:rsidR="008B5607">
        <w:rPr>
          <w:rFonts w:ascii="Times New Roman" w:eastAsia="Times New Roman" w:hAnsi="Times New Roman" w:cs="Times New Roman"/>
        </w:rPr>
        <w:t xml:space="preserve"> </w:t>
      </w:r>
      <w:r w:rsidR="002E290A">
        <w:rPr>
          <w:rFonts w:ascii="Times New Roman" w:eastAsia="Times New Roman" w:hAnsi="Times New Roman" w:cs="Times New Roman"/>
        </w:rPr>
        <w:t>infant</w:t>
      </w:r>
      <w:r w:rsidR="00D144A5">
        <w:rPr>
          <w:rFonts w:ascii="Times New Roman" w:eastAsia="Times New Roman" w:hAnsi="Times New Roman" w:cs="Times New Roman"/>
        </w:rPr>
        <w:t xml:space="preserve"> </w:t>
      </w:r>
      <w:r w:rsidR="0081501F">
        <w:rPr>
          <w:rFonts w:ascii="Times New Roman" w:eastAsia="Times New Roman" w:hAnsi="Times New Roman" w:cs="Times New Roman"/>
        </w:rPr>
        <w:t>action processing</w:t>
      </w:r>
      <w:r w:rsidR="002E290A">
        <w:rPr>
          <w:rFonts w:ascii="Times New Roman" w:eastAsia="Times New Roman" w:hAnsi="Times New Roman" w:cs="Times New Roman"/>
        </w:rPr>
        <w:t xml:space="preserve"> is governed by</w:t>
      </w:r>
      <w:r w:rsidR="0081501F">
        <w:rPr>
          <w:rFonts w:ascii="Times New Roman" w:eastAsia="Times New Roman" w:hAnsi="Times New Roman" w:cs="Times New Roman"/>
        </w:rPr>
        <w:t xml:space="preserve"> </w:t>
      </w:r>
      <w:r w:rsidR="002E290A">
        <w:rPr>
          <w:rFonts w:ascii="Times New Roman" w:eastAsia="Times New Roman" w:hAnsi="Times New Roman" w:cs="Times New Roman"/>
        </w:rPr>
        <w:t>notions of</w:t>
      </w:r>
      <w:r w:rsidR="0081501F">
        <w:rPr>
          <w:rFonts w:ascii="Times New Roman" w:eastAsia="Times New Roman" w:hAnsi="Times New Roman" w:cs="Times New Roman"/>
        </w:rPr>
        <w:t xml:space="preserve"> efficiency, cost,</w:t>
      </w:r>
      <w:r w:rsidR="002E290A">
        <w:rPr>
          <w:rFonts w:ascii="Times New Roman" w:eastAsia="Times New Roman" w:hAnsi="Times New Roman" w:cs="Times New Roman"/>
        </w:rPr>
        <w:t xml:space="preserve"> constraints,</w:t>
      </w:r>
      <w:r w:rsidR="0081501F">
        <w:rPr>
          <w:rFonts w:ascii="Times New Roman" w:eastAsia="Times New Roman" w:hAnsi="Times New Roman" w:cs="Times New Roman"/>
        </w:rPr>
        <w:t xml:space="preserve"> and subjective utility, among other things,</w:t>
      </w:r>
      <w:r w:rsidR="00D144A5">
        <w:rPr>
          <w:rFonts w:ascii="Times New Roman" w:eastAsia="Times New Roman" w:hAnsi="Times New Roman" w:cs="Times New Roman"/>
        </w:rPr>
        <w:t xml:space="preserve"> </w:t>
      </w:r>
      <w:r w:rsidR="000954A0">
        <w:rPr>
          <w:rFonts w:ascii="Times New Roman" w:eastAsia="Times New Roman" w:hAnsi="Times New Roman" w:cs="Times New Roman"/>
        </w:rPr>
        <w:t xml:space="preserve">then infants should look for the same amount of time at High, inefficient and Barrierless, </w:t>
      </w:r>
      <w:r w:rsidR="000954A0">
        <w:rPr>
          <w:rFonts w:ascii="Times New Roman" w:eastAsia="Times New Roman" w:hAnsi="Times New Roman" w:cs="Times New Roman"/>
        </w:rPr>
        <w:lastRenderedPageBreak/>
        <w:t>inefficient test events</w:t>
      </w:r>
      <w:r w:rsidR="000954A0">
        <w:rPr>
          <w:rFonts w:ascii="Times New Roman" w:eastAsia="Times New Roman" w:hAnsi="Times New Roman" w:cs="Times New Roman"/>
        </w:rPr>
        <w:t xml:space="preserve"> </w:t>
      </w:r>
      <w:r w:rsidR="00C2157F">
        <w:rPr>
          <w:rFonts w:ascii="Times New Roman" w:eastAsia="Times New Roman" w:hAnsi="Times New Roman" w:cs="Times New Roman"/>
        </w:rPr>
        <w:t xml:space="preserve">because both events are costly and inefficient.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2157F">
        <w:rPr>
          <w:rFonts w:ascii="Times New Roman" w:eastAsia="Times New Roman" w:hAnsi="Times New Roman" w:cs="Times New Roman"/>
        </w:rPr>
        <w:t>. Although</w:t>
      </w:r>
      <w:r w:rsidR="00CF66DC">
        <w:rPr>
          <w:rFonts w:ascii="Times New Roman" w:eastAsia="Times New Roman" w:hAnsi="Times New Roman" w:cs="Times New Roman"/>
        </w:rPr>
        <w:t xml:space="preserve"> the full</w:t>
      </w:r>
      <w:r w:rsidR="00C2157F">
        <w:rPr>
          <w:rFonts w:ascii="Times New Roman" w:eastAsia="Times New Roman" w:hAnsi="Times New Roman" w:cs="Times New Roman"/>
        </w:rPr>
        <w:t xml:space="preserve"> mathematical</w:t>
      </w:r>
      <w:r w:rsidR="00CF66DC">
        <w:rPr>
          <w:rFonts w:ascii="Times New Roman" w:eastAsia="Times New Roman" w:hAnsi="Times New Roman" w:cs="Times New Roman"/>
        </w:rPr>
        <w:t xml:space="preserve"> details of </w:t>
      </w:r>
      <w:r w:rsidR="00C2157F">
        <w:rPr>
          <w:rFonts w:ascii="Times New Roman" w:eastAsia="Times New Roman" w:hAnsi="Times New Roman" w:cs="Times New Roman"/>
        </w:rPr>
        <w:t xml:space="preserve">this theory are </w:t>
      </w:r>
      <w:r w:rsidR="00CF66DC">
        <w:rPr>
          <w:rFonts w:ascii="Times New Roman" w:eastAsia="Times New Roman" w:hAnsi="Times New Roman" w:cs="Times New Roman"/>
        </w:rPr>
        <w:t>beyond the scope of this paper</w:t>
      </w:r>
      <w:r w:rsidR="007A4760">
        <w:rPr>
          <w:rFonts w:ascii="Times New Roman" w:eastAsia="Times New Roman" w:hAnsi="Times New Roman" w:cs="Times New Roman"/>
        </w:rPr>
        <w:t xml:space="preserve"> (see Jara-Ettinger et al., 2016; Jara-Ettinger et al., 2020)</w:t>
      </w:r>
      <w:r w:rsidR="00C2157F">
        <w:rPr>
          <w:rFonts w:ascii="Times New Roman" w:eastAsia="Times New Roman" w:hAnsi="Times New Roman" w:cs="Times New Roman"/>
        </w:rPr>
        <w:t xml:space="preserve">, </w:t>
      </w:r>
      <w:r w:rsidR="00B00A8E">
        <w:rPr>
          <w:rFonts w:ascii="Times New Roman" w:eastAsia="Times New Roman" w:hAnsi="Times New Roman" w:cs="Times New Roman"/>
        </w:rPr>
        <w:t xml:space="preserve">an aspect of this model that is worth highlighting is that </w:t>
      </w:r>
      <w:r w:rsidR="00B00A8E">
        <w:rPr>
          <w:rFonts w:ascii="Times New Roman" w:eastAsia="Times New Roman" w:hAnsi="Times New Roman" w:cs="Times New Roman"/>
        </w:rPr>
        <w:t>in it</w:t>
      </w:r>
      <w:r w:rsidR="00B00A8E">
        <w:rPr>
          <w:rFonts w:ascii="Times New Roman" w:eastAsia="Times New Roman" w:hAnsi="Times New Roman" w:cs="Times New Roman"/>
        </w:rPr>
        <w:t xml:space="preserve">, cost is defined in terms of an agent’s actions (or more formally, its policy)—this policy is equivalent in both inefficient test events. </w:t>
      </w:r>
      <w:r w:rsidR="006A2A50">
        <w:rPr>
          <w:rFonts w:ascii="Times New Roman" w:eastAsia="Times New Roman" w:hAnsi="Times New Roman" w:cs="Times New Roman"/>
        </w:rPr>
        <w:t>Thus</w:t>
      </w:r>
      <w:r w:rsidR="00C2157F">
        <w:rPr>
          <w:rFonts w:ascii="Times New Roman" w:eastAsia="Times New Roman" w:hAnsi="Times New Roman" w:cs="Times New Roman"/>
        </w:rPr>
        <w:t>, this perspective predicts that infants should look equally long at both test events</w:t>
      </w:r>
      <w:r w:rsidR="007A4760">
        <w:rPr>
          <w:rFonts w:ascii="Times New Roman" w:eastAsia="Times New Roman" w:hAnsi="Times New Roman" w:cs="Times New Roman"/>
        </w:rPr>
        <w:t>.</w:t>
      </w:r>
      <w:r w:rsidR="00C2157F">
        <w:rPr>
          <w:rFonts w:ascii="Times New Roman" w:eastAsia="Times New Roman" w:hAnsi="Times New Roman" w:cs="Times New Roman"/>
        </w:rPr>
        <w:t xml:space="preserve"> Notably, this account</w:t>
      </w:r>
      <w:r w:rsidR="007A4760">
        <w:rPr>
          <w:rFonts w:ascii="Times New Roman" w:eastAsia="Times New Roman" w:hAnsi="Times New Roman" w:cs="Times New Roman"/>
        </w:rPr>
        <w:t xml:space="preserve"> </w:t>
      </w:r>
      <w:r w:rsidR="00AD694F">
        <w:rPr>
          <w:rFonts w:ascii="Times New Roman" w:eastAsia="Times New Roman" w:hAnsi="Times New Roman" w:cs="Times New Roman"/>
        </w:rPr>
        <w:t>also</w:t>
      </w:r>
      <w:r w:rsidR="0081501F">
        <w:rPr>
          <w:rFonts w:ascii="Times New Roman" w:eastAsia="Times New Roman" w:hAnsi="Times New Roman" w:cs="Times New Roman"/>
        </w:rPr>
        <w:t xml:space="preserve"> predict</w:t>
      </w:r>
      <w:r w:rsidR="00C2157F">
        <w:rPr>
          <w:rFonts w:ascii="Times New Roman" w:eastAsia="Times New Roman" w:hAnsi="Times New Roman" w:cs="Times New Roman"/>
        </w:rPr>
        <w:t>s</w:t>
      </w:r>
      <w:r w:rsidR="0081501F">
        <w:rPr>
          <w:rFonts w:ascii="Times New Roman" w:eastAsia="Times New Roman" w:hAnsi="Times New Roman" w:cs="Times New Roman"/>
        </w:rPr>
        <w:t xml:space="preserve">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4859241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r w:rsidR="000A5193">
        <w:rPr>
          <w:rFonts w:ascii="Times New Roman" w:hAnsi="Times New Roman" w:cs="Times New Roman"/>
          <w:b/>
          <w:bCs/>
        </w:rPr>
        <w:t xml:space="preserve"> </w:t>
      </w:r>
    </w:p>
    <w:p w14:paraId="0F63AFB2" w14:textId="4105E8BB" w:rsidR="00D70A35" w:rsidRDefault="00A92942"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An open question in the developmental cognitive sciences concerns</w:t>
      </w:r>
      <w:r w:rsidR="005874A1">
        <w:rPr>
          <w:rFonts w:ascii="Times New Roman" w:eastAsia="Times New Roman" w:hAnsi="Times New Roman" w:cs="Times New Roman"/>
        </w:rPr>
        <w:t xml:space="preserve"> when and</w:t>
      </w:r>
      <w:r>
        <w:rPr>
          <w:rFonts w:ascii="Times New Roman" w:eastAsia="Times New Roman" w:hAnsi="Times New Roman" w:cs="Times New Roman"/>
        </w:rPr>
        <w:t xml:space="preserve"> how </w:t>
      </w:r>
      <w:r w:rsidR="00C30380">
        <w:rPr>
          <w:rFonts w:ascii="Times New Roman" w:eastAsia="Times New Roman" w:hAnsi="Times New Roman" w:cs="Times New Roman"/>
        </w:rPr>
        <w:t xml:space="preserve">action efficiency understanding develops. One widely accepted answer is that infants </w:t>
      </w:r>
      <w:r w:rsidR="00A43EB0">
        <w:rPr>
          <w:rFonts w:ascii="Times New Roman" w:eastAsia="Times New Roman" w:hAnsi="Times New Roman" w:cs="Times New Roman"/>
        </w:rPr>
        <w:t>interpret</w:t>
      </w:r>
      <w:r w:rsidR="00246385">
        <w:rPr>
          <w:rFonts w:ascii="Times New Roman" w:eastAsia="Times New Roman" w:hAnsi="Times New Roman" w:cs="Times New Roman"/>
        </w:rPr>
        <w:t xml:space="preserve"> actions in terms of specialized mechanisms and abstract efficiency-based notions of action </w:t>
      </w:r>
      <w:r w:rsidR="006C4E68">
        <w:rPr>
          <w:rFonts w:ascii="Times New Roman" w:eastAsia="Times New Roman" w:hAnsi="Times New Roman" w:cs="Times New Roman"/>
        </w:rPr>
        <w:t>(</w:t>
      </w:r>
      <w:r w:rsidR="00BE1451">
        <w:rPr>
          <w:rFonts w:ascii="Times New Roman" w:eastAsia="Times New Roman" w:hAnsi="Times New Roman" w:cs="Times New Roman"/>
        </w:rPr>
        <w:t xml:space="preserve">e.g., </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16; 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246385">
        <w:rPr>
          <w:rFonts w:ascii="Times New Roman" w:eastAsia="Times New Roman" w:hAnsi="Times New Roman" w:cs="Times New Roman"/>
        </w:rPr>
        <w:t xml:space="preserve">The current paper argues that it is not necessary to </w:t>
      </w:r>
      <w:r w:rsidR="00623F5B">
        <w:rPr>
          <w:rFonts w:ascii="Times New Roman" w:eastAsia="Times New Roman" w:hAnsi="Times New Roman" w:cs="Times New Roman"/>
        </w:rPr>
        <w:t>in</w:t>
      </w:r>
      <w:r w:rsidR="00246385">
        <w:rPr>
          <w:rFonts w:ascii="Times New Roman" w:eastAsia="Times New Roman" w:hAnsi="Times New Roman" w:cs="Times New Roman"/>
        </w:rPr>
        <w:t xml:space="preserve">voke such mechanisms </w:t>
      </w:r>
      <w:r w:rsidR="006A2A50">
        <w:rPr>
          <w:rFonts w:ascii="Times New Roman" w:eastAsia="Times New Roman" w:hAnsi="Times New Roman" w:cs="Times New Roman"/>
        </w:rPr>
        <w:t xml:space="preserve">and notions </w:t>
      </w:r>
      <w:r w:rsidR="00246385">
        <w:rPr>
          <w:rFonts w:ascii="Times New Roman" w:eastAsia="Times New Roman" w:hAnsi="Times New Roman" w:cs="Times New Roman"/>
        </w:rPr>
        <w:t xml:space="preserve">to explain infants’ looking </w:t>
      </w:r>
      <w:r w:rsidR="00623F5B">
        <w:rPr>
          <w:rFonts w:ascii="Times New Roman" w:eastAsia="Times New Roman" w:hAnsi="Times New Roman" w:cs="Times New Roman"/>
        </w:rPr>
        <w:t xml:space="preserve">patterns </w:t>
      </w:r>
      <w:r w:rsidR="00246385">
        <w:rPr>
          <w:rFonts w:ascii="Times New Roman" w:eastAsia="Times New Roman" w:hAnsi="Times New Roman" w:cs="Times New Roman"/>
        </w:rPr>
        <w:t xml:space="preserve">in </w:t>
      </w:r>
      <w:r w:rsidR="0013148F">
        <w:rPr>
          <w:rFonts w:ascii="Times New Roman" w:eastAsia="Times New Roman" w:hAnsi="Times New Roman" w:cs="Times New Roman"/>
        </w:rPr>
        <w:t>action-efficiency paradigms</w:t>
      </w:r>
      <w:r w:rsidR="00246385">
        <w:rPr>
          <w:rFonts w:ascii="Times New Roman" w:eastAsia="Times New Roman" w:hAnsi="Times New Roman" w:cs="Times New Roman"/>
        </w:rPr>
        <w:t xml:space="preserve">. </w:t>
      </w:r>
      <w:r w:rsidR="00623F5B">
        <w:rPr>
          <w:rFonts w:ascii="Times New Roman" w:eastAsia="Times New Roman" w:hAnsi="Times New Roman" w:cs="Times New Roman"/>
        </w:rPr>
        <w:t>The present</w:t>
      </w:r>
      <w:r w:rsidR="00623F5B" w:rsidRPr="00623F5B">
        <w:rPr>
          <w:rFonts w:ascii="Times New Roman" w:eastAsia="Times New Roman" w:hAnsi="Times New Roman" w:cs="Times New Roman"/>
        </w:rPr>
        <w:t xml:space="preserve"> findings suggest</w:t>
      </w:r>
      <w:r w:rsidR="00A43EB0">
        <w:rPr>
          <w:rFonts w:ascii="Times New Roman" w:eastAsia="Times New Roman" w:hAnsi="Times New Roman" w:cs="Times New Roman"/>
        </w:rPr>
        <w:t xml:space="preserve"> instead</w:t>
      </w:r>
      <w:r w:rsidR="00623F5B" w:rsidRPr="00623F5B">
        <w:rPr>
          <w:rFonts w:ascii="Times New Roman" w:eastAsia="Times New Roman" w:hAnsi="Times New Roman" w:cs="Times New Roman"/>
        </w:rPr>
        <w:t xml:space="preserve"> that </w:t>
      </w:r>
      <w:r w:rsidR="00623F5B">
        <w:rPr>
          <w:rFonts w:ascii="Times New Roman" w:eastAsia="Times New Roman" w:hAnsi="Times New Roman" w:cs="Times New Roman"/>
        </w:rPr>
        <w:t>behavior that looks like it stems from</w:t>
      </w:r>
      <w:r w:rsidR="00623F5B" w:rsidRPr="00623F5B">
        <w:rPr>
          <w:rFonts w:ascii="Times New Roman" w:eastAsia="Times New Roman" w:hAnsi="Times New Roman" w:cs="Times New Roman"/>
        </w:rPr>
        <w:t xml:space="preserve"> rich </w:t>
      </w:r>
      <w:r w:rsidR="00A702AE">
        <w:rPr>
          <w:rFonts w:ascii="Times New Roman" w:eastAsia="Times New Roman" w:hAnsi="Times New Roman" w:cs="Times New Roman"/>
        </w:rPr>
        <w:t>efficiency-based action</w:t>
      </w:r>
      <w:r w:rsidR="00623F5B" w:rsidRPr="00623F5B">
        <w:rPr>
          <w:rFonts w:ascii="Times New Roman" w:eastAsia="Times New Roman" w:hAnsi="Times New Roman" w:cs="Times New Roman"/>
        </w:rPr>
        <w:t xml:space="preserve"> representations can</w:t>
      </w:r>
      <w:r w:rsidR="00623F5B">
        <w:rPr>
          <w:rFonts w:ascii="Times New Roman" w:eastAsia="Times New Roman" w:hAnsi="Times New Roman" w:cs="Times New Roman"/>
        </w:rPr>
        <w:t xml:space="preserve"> </w:t>
      </w:r>
      <w:r w:rsidR="00623F5B" w:rsidRPr="00623F5B">
        <w:rPr>
          <w:rFonts w:ascii="Times New Roman" w:eastAsia="Times New Roman" w:hAnsi="Times New Roman" w:cs="Times New Roman"/>
        </w:rPr>
        <w:t xml:space="preserve">emerge from </w:t>
      </w:r>
      <w:r w:rsidR="00A43EB0">
        <w:rPr>
          <w:rFonts w:ascii="Times New Roman" w:eastAsia="Times New Roman" w:hAnsi="Times New Roman" w:cs="Times New Roman"/>
        </w:rPr>
        <w:t>an associative learning mechanism</w:t>
      </w:r>
      <w:r w:rsidR="00623F5B" w:rsidRPr="00623F5B">
        <w:rPr>
          <w:rFonts w:ascii="Times New Roman" w:eastAsia="Times New Roman" w:hAnsi="Times New Roman" w:cs="Times New Roman"/>
        </w:rPr>
        <w:t xml:space="preserve"> operating over perceptually grounded representations.</w:t>
      </w:r>
    </w:p>
    <w:p w14:paraId="35003FE9" w14:textId="0DED2028" w:rsidR="006D2124" w:rsidRDefault="00226FF6"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t>
      </w:r>
      <w:r w:rsidR="00F00273">
        <w:rPr>
          <w:rFonts w:ascii="Times New Roman" w:eastAsia="Times New Roman" w:hAnsi="Times New Roman" w:cs="Times New Roman"/>
        </w:rPr>
        <w:t>con</w:t>
      </w:r>
      <w:r w:rsidR="00F00273">
        <w:rPr>
          <w:rFonts w:ascii="Times New Roman" w:eastAsia="Times New Roman" w:hAnsi="Times New Roman" w:cs="Times New Roman"/>
        </w:rPr>
        <w:t>clusion</w:t>
      </w:r>
      <w:r w:rsidR="00F00273">
        <w:rPr>
          <w:rFonts w:ascii="Times New Roman" w:eastAsia="Times New Roman" w:hAnsi="Times New Roman" w:cs="Times New Roman"/>
        </w:rPr>
        <w:t xml:space="preserve"> </w:t>
      </w:r>
      <w:r>
        <w:rPr>
          <w:rFonts w:ascii="Times New Roman" w:eastAsia="Times New Roman" w:hAnsi="Times New Roman" w:cs="Times New Roman"/>
        </w:rPr>
        <w:t xml:space="preserve">was supported by five simulations. </w:t>
      </w:r>
      <w:r w:rsidRPr="00226FF6">
        <w:rPr>
          <w:rFonts w:ascii="Times New Roman" w:eastAsia="Times New Roman" w:hAnsi="Times New Roman" w:cs="Times New Roman"/>
        </w:rPr>
        <w:t xml:space="preserve">ALIAS </w:t>
      </w:r>
      <w:r>
        <w:rPr>
          <w:rFonts w:ascii="Times New Roman" w:eastAsia="Times New Roman" w:hAnsi="Times New Roman" w:cs="Times New Roman"/>
        </w:rPr>
        <w:t xml:space="preserve">not only </w:t>
      </w:r>
      <w:r w:rsidRPr="00226FF6">
        <w:rPr>
          <w:rFonts w:ascii="Times New Roman" w:eastAsia="Times New Roman" w:hAnsi="Times New Roman" w:cs="Times New Roman"/>
        </w:rPr>
        <w:t>captured infants</w:t>
      </w:r>
      <w:r>
        <w:rPr>
          <w:rFonts w:ascii="Times New Roman" w:eastAsia="Times New Roman" w:hAnsi="Times New Roman" w:cs="Times New Roman"/>
        </w:rPr>
        <w:t>’</w:t>
      </w:r>
      <w:r w:rsidRPr="00226FF6">
        <w:rPr>
          <w:rFonts w:ascii="Times New Roman" w:eastAsia="Times New Roman" w:hAnsi="Times New Roman" w:cs="Times New Roman"/>
        </w:rPr>
        <w:t xml:space="preserve"> sensitivity to action efficiency for both animate and inanimate entities, but also their bidirectional inferences about actions, goals, and constraints, their graded sensitivity to efficiency, and the effects of </w:t>
      </w:r>
      <w:r w:rsidR="008832C7" w:rsidRPr="00226FF6">
        <w:rPr>
          <w:rFonts w:ascii="Times New Roman" w:eastAsia="Times New Roman" w:hAnsi="Times New Roman" w:cs="Times New Roman"/>
        </w:rPr>
        <w:t>direct-action</w:t>
      </w:r>
      <w:r w:rsidRPr="00226FF6">
        <w:rPr>
          <w:rFonts w:ascii="Times New Roman" w:eastAsia="Times New Roman" w:hAnsi="Times New Roman" w:cs="Times New Roman"/>
        </w:rPr>
        <w:t xml:space="preserve"> experience in pre-reaching infants. </w:t>
      </w:r>
    </w:p>
    <w:p w14:paraId="0190E236" w14:textId="6DF482F4" w:rsidR="004620D0" w:rsidRDefault="006D2124" w:rsidP="00FD17E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4B23E6">
        <w:rPr>
          <w:rFonts w:ascii="Times New Roman" w:eastAsia="Times New Roman" w:hAnsi="Times New Roman" w:cs="Times New Roman"/>
        </w:rPr>
        <w:t xml:space="preserve"> </w:t>
      </w:r>
      <w:r w:rsidR="00226FF6">
        <w:rPr>
          <w:rFonts w:ascii="Times New Roman" w:eastAsia="Times New Roman" w:hAnsi="Times New Roman" w:cs="Times New Roman"/>
        </w:rPr>
        <w:t>Beyond demonstrating that ALIAS c</w:t>
      </w:r>
      <w:r w:rsidR="00881EC3">
        <w:rPr>
          <w:rFonts w:ascii="Times New Roman" w:eastAsia="Times New Roman" w:hAnsi="Times New Roman" w:cs="Times New Roman"/>
        </w:rPr>
        <w:t xml:space="preserve">an capture </w:t>
      </w:r>
      <w:r w:rsidR="00226FF6">
        <w:rPr>
          <w:rFonts w:ascii="Times New Roman" w:eastAsia="Times New Roman" w:hAnsi="Times New Roman" w:cs="Times New Roman"/>
        </w:rPr>
        <w:t>benchmark findings</w:t>
      </w:r>
      <w:r w:rsidR="005D0E84">
        <w:rPr>
          <w:rFonts w:ascii="Times New Roman" w:eastAsia="Times New Roman" w:hAnsi="Times New Roman" w:cs="Times New Roman"/>
        </w:rPr>
        <w:t xml:space="preserve"> in this literature</w:t>
      </w:r>
      <w:r w:rsidR="00226FF6">
        <w:rPr>
          <w:rFonts w:ascii="Times New Roman" w:eastAsia="Times New Roman" w:hAnsi="Times New Roman" w:cs="Times New Roman"/>
        </w:rPr>
        <w:t>, the</w:t>
      </w:r>
      <w:r w:rsidR="006A75A2">
        <w:rPr>
          <w:rFonts w:ascii="Times New Roman" w:eastAsia="Times New Roman" w:hAnsi="Times New Roman" w:cs="Times New Roman"/>
        </w:rPr>
        <w:t xml:space="preserve"> current</w:t>
      </w:r>
      <w:r w:rsidR="00226FF6">
        <w:rPr>
          <w:rFonts w:ascii="Times New Roman" w:eastAsia="Times New Roman" w:hAnsi="Times New Roman" w:cs="Times New Roman"/>
        </w:rPr>
        <w:t xml:space="preserve"> </w:t>
      </w:r>
      <w:r w:rsidR="003B5AE9">
        <w:rPr>
          <w:rFonts w:ascii="Times New Roman" w:eastAsia="Times New Roman" w:hAnsi="Times New Roman" w:cs="Times New Roman"/>
        </w:rPr>
        <w:t xml:space="preserve">results </w:t>
      </w:r>
      <w:r w:rsidR="00AB2FBE">
        <w:rPr>
          <w:rFonts w:ascii="Times New Roman" w:eastAsia="Times New Roman" w:hAnsi="Times New Roman" w:cs="Times New Roman"/>
        </w:rPr>
        <w:t>showed that its theoretical assumptions were</w:t>
      </w:r>
      <w:r w:rsidR="00CC3CB5">
        <w:rPr>
          <w:rFonts w:ascii="Times New Roman" w:eastAsia="Times New Roman" w:hAnsi="Times New Roman" w:cs="Times New Roman"/>
        </w:rPr>
        <w:t xml:space="preserve"> the</w:t>
      </w:r>
      <w:r w:rsidR="00AB2FBE">
        <w:rPr>
          <w:rFonts w:ascii="Times New Roman" w:eastAsia="Times New Roman" w:hAnsi="Times New Roman" w:cs="Times New Roman"/>
        </w:rPr>
        <w:t xml:space="preserve"> </w:t>
      </w:r>
      <w:r w:rsidR="00AB2FBE" w:rsidRPr="00B36E06">
        <w:rPr>
          <w:rFonts w:ascii="Times New Roman" w:eastAsia="Times New Roman" w:hAnsi="Times New Roman" w:cs="Times New Roman"/>
          <w:i/>
          <w:iCs/>
        </w:rPr>
        <w:t>sine qua non</w:t>
      </w:r>
      <w:r w:rsidR="00AB2FBE">
        <w:rPr>
          <w:rFonts w:ascii="Times New Roman" w:eastAsia="Times New Roman" w:hAnsi="Times New Roman" w:cs="Times New Roman"/>
        </w:rPr>
        <w:t xml:space="preserve"> of its success. </w:t>
      </w:r>
      <w:r w:rsidR="00286BC8">
        <w:rPr>
          <w:rFonts w:ascii="Times New Roman" w:eastAsia="Times New Roman" w:hAnsi="Times New Roman" w:cs="Times New Roman"/>
        </w:rPr>
        <w:t>Table 3 shows that</w:t>
      </w:r>
      <w:r w:rsidR="00B36E06">
        <w:rPr>
          <w:rFonts w:ascii="Times New Roman" w:eastAsia="Times New Roman" w:hAnsi="Times New Roman" w:cs="Times New Roman"/>
        </w:rPr>
        <w:t xml:space="preserve"> removing any of those assumptions</w:t>
      </w:r>
      <w:r w:rsidR="005F17B7">
        <w:rPr>
          <w:rFonts w:ascii="Times New Roman" w:eastAsia="Times New Roman" w:hAnsi="Times New Roman" w:cs="Times New Roman"/>
        </w:rPr>
        <w:t xml:space="preserve"> produced a model—ALIAS-2—that explained fewer findings.</w:t>
      </w:r>
      <w:r w:rsidR="00B03BDC">
        <w:rPr>
          <w:rFonts w:ascii="Times New Roman" w:eastAsia="Times New Roman" w:hAnsi="Times New Roman" w:cs="Times New Roman"/>
        </w:rPr>
        <w:t xml:space="preserve"> Comparisons with VOM10 further showed </w:t>
      </w:r>
      <w:r w:rsidR="00BC2A81">
        <w:rPr>
          <w:rFonts w:ascii="Times New Roman" w:eastAsia="Times New Roman" w:hAnsi="Times New Roman" w:cs="Times New Roman"/>
        </w:rPr>
        <w:t xml:space="preserve">the importance of </w:t>
      </w:r>
      <w:r w:rsidR="00643779">
        <w:rPr>
          <w:rFonts w:ascii="Times New Roman" w:eastAsia="Times New Roman" w:hAnsi="Times New Roman" w:cs="Times New Roman"/>
        </w:rPr>
        <w:t>these assumptions</w:t>
      </w:r>
      <w:r w:rsidR="00BC2A81">
        <w:rPr>
          <w:rFonts w:ascii="Times New Roman" w:eastAsia="Times New Roman" w:hAnsi="Times New Roman" w:cs="Times New Roman"/>
        </w:rPr>
        <w:t>.</w:t>
      </w:r>
      <w:r w:rsidR="00242C3C">
        <w:rPr>
          <w:rFonts w:ascii="Times New Roman" w:eastAsia="Times New Roman" w:hAnsi="Times New Roman" w:cs="Times New Roman"/>
        </w:rPr>
        <w:t xml:space="preserve"> </w:t>
      </w:r>
      <w:r w:rsidR="00821490">
        <w:rPr>
          <w:rFonts w:ascii="Times New Roman" w:eastAsia="Times New Roman" w:hAnsi="Times New Roman" w:cs="Times New Roman"/>
        </w:rPr>
        <w:t xml:space="preserve">Although VOM10 reproduced the first target finding, a revised version of this model that more faithfully implemented the original experimental paradigms—VOM10-2—failed to replicate any of the target findings. This </w:t>
      </w:r>
      <w:r w:rsidR="00B101F9">
        <w:rPr>
          <w:rFonts w:ascii="Times New Roman" w:eastAsia="Times New Roman" w:hAnsi="Times New Roman" w:cs="Times New Roman"/>
        </w:rPr>
        <w:t xml:space="preserve">indicates </w:t>
      </w:r>
      <w:r w:rsidR="005B3F1F">
        <w:rPr>
          <w:rFonts w:ascii="Times New Roman" w:eastAsia="Times New Roman" w:hAnsi="Times New Roman" w:cs="Times New Roman"/>
        </w:rPr>
        <w:t xml:space="preserve">that </w:t>
      </w:r>
      <w:r w:rsidR="00821490">
        <w:rPr>
          <w:rFonts w:ascii="Times New Roman" w:eastAsia="Times New Roman" w:hAnsi="Times New Roman" w:cs="Times New Roman"/>
        </w:rPr>
        <w:t xml:space="preserve">VOM10’s original </w:t>
      </w:r>
      <w:r w:rsidR="00D0122B">
        <w:rPr>
          <w:rFonts w:ascii="Times New Roman" w:eastAsia="Times New Roman" w:hAnsi="Times New Roman" w:cs="Times New Roman"/>
        </w:rPr>
        <w:t>success</w:t>
      </w:r>
      <w:r w:rsidR="00821490">
        <w:rPr>
          <w:rFonts w:ascii="Times New Roman" w:eastAsia="Times New Roman" w:hAnsi="Times New Roman" w:cs="Times New Roman"/>
        </w:rPr>
        <w:t xml:space="preserve"> depended more on </w:t>
      </w:r>
      <w:r w:rsidR="00643779">
        <w:rPr>
          <w:rFonts w:ascii="Times New Roman" w:eastAsia="Times New Roman" w:hAnsi="Times New Roman" w:cs="Times New Roman"/>
        </w:rPr>
        <w:t xml:space="preserve">its </w:t>
      </w:r>
      <w:r w:rsidR="00C74DEC">
        <w:rPr>
          <w:rFonts w:ascii="Times New Roman" w:eastAsia="Times New Roman" w:hAnsi="Times New Roman" w:cs="Times New Roman"/>
        </w:rPr>
        <w:t>architecture</w:t>
      </w:r>
      <w:r w:rsidR="00821490">
        <w:rPr>
          <w:rFonts w:ascii="Times New Roman" w:eastAsia="Times New Roman" w:hAnsi="Times New Roman" w:cs="Times New Roman"/>
        </w:rPr>
        <w:t xml:space="preserve">. </w:t>
      </w:r>
      <w:r w:rsidR="00B101F9">
        <w:rPr>
          <w:rFonts w:ascii="Times New Roman" w:eastAsia="Times New Roman" w:hAnsi="Times New Roman" w:cs="Times New Roman"/>
        </w:rPr>
        <w:t>These</w:t>
      </w:r>
      <w:r w:rsidR="00226FF6" w:rsidRPr="00226FF6">
        <w:rPr>
          <w:rFonts w:ascii="Times New Roman" w:eastAsia="Times New Roman" w:hAnsi="Times New Roman" w:cs="Times New Roman"/>
        </w:rPr>
        <w:t xml:space="preserve"> comparisons suggest that </w:t>
      </w:r>
      <w:r w:rsidR="000A754D" w:rsidRPr="00226FF6">
        <w:rPr>
          <w:rFonts w:ascii="Times New Roman" w:eastAsia="Times New Roman" w:hAnsi="Times New Roman" w:cs="Times New Roman"/>
        </w:rPr>
        <w:t>ALIAS</w:t>
      </w:r>
      <w:r w:rsidR="000A754D">
        <w:rPr>
          <w:rFonts w:ascii="Times New Roman" w:eastAsia="Times New Roman" w:hAnsi="Times New Roman" w:cs="Times New Roman"/>
        </w:rPr>
        <w:t>’</w:t>
      </w:r>
      <w:r w:rsidR="000A754D" w:rsidRPr="00226FF6">
        <w:rPr>
          <w:rFonts w:ascii="Times New Roman" w:eastAsia="Times New Roman" w:hAnsi="Times New Roman" w:cs="Times New Roman"/>
        </w:rPr>
        <w:t xml:space="preserve">s </w:t>
      </w:r>
      <w:r w:rsidR="00242C3C">
        <w:rPr>
          <w:rFonts w:ascii="Times New Roman" w:eastAsia="Times New Roman" w:hAnsi="Times New Roman" w:cs="Times New Roman"/>
        </w:rPr>
        <w:t>assumptions</w:t>
      </w:r>
      <w:r w:rsidR="00226FF6" w:rsidRPr="00226FF6">
        <w:rPr>
          <w:rFonts w:ascii="Times New Roman" w:eastAsia="Times New Roman" w:hAnsi="Times New Roman" w:cs="Times New Roman"/>
        </w:rPr>
        <w:t>—not merely its implementation—are critical to its success.</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2D7E1773"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3D70B351" w14:textId="50E6EE29" w:rsidR="004E7E73" w:rsidRDefault="0040001D"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the target findings, the simulations provide insight </w:t>
      </w:r>
      <w:r w:rsidR="00436E55">
        <w:rPr>
          <w:rFonts w:ascii="Times New Roman" w:eastAsia="Times New Roman" w:hAnsi="Times New Roman" w:cs="Times New Roman"/>
        </w:rPr>
        <w:t xml:space="preserve">into the </w:t>
      </w:r>
      <w:r>
        <w:rPr>
          <w:rFonts w:ascii="Times New Roman" w:eastAsia="Times New Roman" w:hAnsi="Times New Roman" w:cs="Times New Roman"/>
        </w:rPr>
        <w:t xml:space="preserve">mechanisms subserving infants’ looking behaviors. </w:t>
      </w:r>
      <w:r w:rsidR="002C71F4">
        <w:rPr>
          <w:rFonts w:ascii="Times New Roman" w:eastAsia="Times New Roman" w:hAnsi="Times New Roman" w:cs="Times New Roman"/>
        </w:rPr>
        <w:t xml:space="preserve">As one example, Simulation 4 </w:t>
      </w:r>
      <w:r>
        <w:rPr>
          <w:rFonts w:ascii="Times New Roman" w:eastAsia="Times New Roman" w:hAnsi="Times New Roman" w:cs="Times New Roman"/>
        </w:rPr>
        <w:t>showed that</w:t>
      </w:r>
      <w:r w:rsidR="002C71F4">
        <w:rPr>
          <w:rFonts w:ascii="Times New Roman" w:eastAsia="Times New Roman" w:hAnsi="Times New Roman" w:cs="Times New Roman"/>
        </w:rPr>
        <w:t xml:space="preserve"> prior experience with curved trajectories and obstacles</w:t>
      </w:r>
      <w:r w:rsidR="00E442A1">
        <w:rPr>
          <w:rFonts w:ascii="Times New Roman" w:eastAsia="Times New Roman" w:hAnsi="Times New Roman" w:cs="Times New Roman"/>
        </w:rPr>
        <w:t xml:space="preserve"> and </w:t>
      </w:r>
      <w:r w:rsidR="00484296">
        <w:rPr>
          <w:rFonts w:ascii="Times New Roman" w:eastAsia="Times New Roman" w:hAnsi="Times New Roman" w:cs="Times New Roman"/>
        </w:rPr>
        <w:t xml:space="preserve">with </w:t>
      </w:r>
      <w:r w:rsidR="00E442A1">
        <w:rPr>
          <w:rFonts w:ascii="Times New Roman" w:eastAsia="Times New Roman" w:hAnsi="Times New Roman" w:cs="Times New Roman"/>
        </w:rPr>
        <w:t>seeing agents stop next to their goals</w:t>
      </w:r>
      <w:r w:rsidR="002C71F4">
        <w:rPr>
          <w:rFonts w:ascii="Times New Roman" w:eastAsia="Times New Roman" w:hAnsi="Times New Roman" w:cs="Times New Roman"/>
        </w:rPr>
        <w:t xml:space="preserve"> can explain why infants look longer at </w:t>
      </w:r>
      <w:r w:rsidR="004E7E73">
        <w:rPr>
          <w:rFonts w:ascii="Times New Roman" w:eastAsia="Times New Roman" w:hAnsi="Times New Roman" w:cs="Times New Roman"/>
        </w:rPr>
        <w:t xml:space="preserve">barrierless than constrained actions and why they </w:t>
      </w:r>
      <w:r w:rsidR="002C71F4">
        <w:rPr>
          <w:rFonts w:ascii="Times New Roman" w:eastAsia="Times New Roman" w:hAnsi="Times New Roman" w:cs="Times New Roman"/>
        </w:rPr>
        <w:t>look longer when agents stop short of their goals than when they stop next to them</w:t>
      </w:r>
      <w:r w:rsidR="004E7E73">
        <w:rPr>
          <w:rFonts w:ascii="Times New Roman" w:eastAsia="Times New Roman" w:hAnsi="Times New Roman" w:cs="Times New Roman"/>
        </w:rPr>
        <w:t xml:space="preserve">. </w:t>
      </w:r>
      <w:r w:rsidR="002C71F4">
        <w:rPr>
          <w:rFonts w:ascii="Times New Roman" w:eastAsia="Times New Roman" w:hAnsi="Times New Roman" w:cs="Times New Roman"/>
        </w:rPr>
        <w:t xml:space="preserve">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inexperienced system</w:t>
      </w:r>
      <w:r w:rsidR="009C4B6A">
        <w:rPr>
          <w:rFonts w:ascii="Times New Roman" w:eastAsia="Times New Roman" w:hAnsi="Times New Roman" w:cs="Times New Roman"/>
        </w:rPr>
        <w:t xml:space="preserve"> when it is allowed to </w:t>
      </w:r>
      <w:r w:rsidR="00D02F3F">
        <w:rPr>
          <w:rFonts w:ascii="Times New Roman" w:eastAsia="Times New Roman" w:hAnsi="Times New Roman" w:cs="Times New Roman"/>
        </w:rPr>
        <w:t xml:space="preserve">develop a representation of its own straight reaches while in a heightened attentional state. </w:t>
      </w:r>
      <w:r w:rsidR="004E7E73" w:rsidRPr="004E7E73">
        <w:rPr>
          <w:rFonts w:ascii="Times New Roman" w:eastAsia="Times New Roman" w:hAnsi="Times New Roman" w:cs="Times New Roman"/>
        </w:rPr>
        <w:t xml:space="preserve">Actions whose </w:t>
      </w:r>
      <w:r w:rsidR="004E7E73" w:rsidRPr="004E7E73">
        <w:rPr>
          <w:rFonts w:ascii="Times New Roman" w:eastAsia="Times New Roman" w:hAnsi="Times New Roman" w:cs="Times New Roman"/>
        </w:rPr>
        <w:lastRenderedPageBreak/>
        <w:t>kinematics subsequently deviate from this learned representation should generate greater prediction error than actions whose kinematics match it.</w:t>
      </w:r>
      <w:r w:rsidR="00D02F3F">
        <w:rPr>
          <w:rFonts w:ascii="Times New Roman" w:eastAsia="Times New Roman" w:hAnsi="Times New Roman" w:cs="Times New Roman"/>
        </w:rPr>
        <w:t xml:space="preserve"> </w:t>
      </w:r>
      <w:r w:rsidR="00CC143D">
        <w:rPr>
          <w:rFonts w:ascii="Times New Roman" w:eastAsia="Times New Roman" w:hAnsi="Times New Roman" w:cs="Times New Roman"/>
        </w:rPr>
        <w:t>Taken together, the simulations</w:t>
      </w:r>
      <w:r w:rsidR="004E7E73">
        <w:rPr>
          <w:rFonts w:ascii="Times New Roman" w:eastAsia="Times New Roman" w:hAnsi="Times New Roman" w:cs="Times New Roman"/>
        </w:rPr>
        <w:t xml:space="preserve"> do more than reproduce existing data—they elucidate the computational processes </w:t>
      </w:r>
      <w:r w:rsidR="003E3DD3">
        <w:rPr>
          <w:rFonts w:ascii="Times New Roman" w:eastAsia="Times New Roman" w:hAnsi="Times New Roman" w:cs="Times New Roman"/>
        </w:rPr>
        <w:t>through which</w:t>
      </w:r>
      <w:r w:rsidR="004E7E73">
        <w:rPr>
          <w:rFonts w:ascii="Times New Roman" w:eastAsia="Times New Roman" w:hAnsi="Times New Roman" w:cs="Times New Roman"/>
        </w:rPr>
        <w:t xml:space="preserve"> those findings arise</w:t>
      </w:r>
      <w:r w:rsidR="009C4B6A">
        <w:rPr>
          <w:rFonts w:ascii="Times New Roman" w:eastAsia="Times New Roman" w:hAnsi="Times New Roman" w:cs="Times New Roman"/>
        </w:rPr>
        <w:t xml:space="preserve"> in the model and could arise in infants</w:t>
      </w:r>
      <w:r w:rsidR="004E7E73">
        <w:rPr>
          <w:rFonts w:ascii="Times New Roman" w:eastAsia="Times New Roman" w:hAnsi="Times New Roman" w:cs="Times New Roman"/>
        </w:rPr>
        <w:t>.</w:t>
      </w:r>
      <w:r w:rsidR="00C5319A">
        <w:rPr>
          <w:rFonts w:ascii="Times New Roman" w:eastAsia="Times New Roman" w:hAnsi="Times New Roman" w:cs="Times New Roman"/>
        </w:rPr>
        <w:t xml:space="preserve"> </w:t>
      </w:r>
    </w:p>
    <w:p w14:paraId="1C278FDD" w14:textId="464B8717" w:rsidR="000B6CC3" w:rsidRDefault="00CD1B05" w:rsidP="008E502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w:t>
      </w:r>
      <w:r w:rsidR="00373C95">
        <w:rPr>
          <w:rFonts w:ascii="Times New Roman" w:eastAsia="Times New Roman" w:hAnsi="Times New Roman" w:cs="Times New Roman"/>
        </w:rPr>
        <w:t xml:space="preserve">generated </w:t>
      </w:r>
      <w:r w:rsidR="00630075">
        <w:rPr>
          <w:rFonts w:ascii="Times New Roman" w:eastAsia="Times New Roman" w:hAnsi="Times New Roman" w:cs="Times New Roman"/>
        </w:rPr>
        <w:t>sever</w:t>
      </w:r>
      <w:r w:rsidR="00730F97">
        <w:rPr>
          <w:rFonts w:ascii="Times New Roman" w:eastAsia="Times New Roman" w:hAnsi="Times New Roman" w:cs="Times New Roman"/>
        </w:rPr>
        <w:t xml:space="preserve">al </w:t>
      </w:r>
      <w:r w:rsidR="00D133A0">
        <w:rPr>
          <w:rFonts w:ascii="Times New Roman" w:eastAsia="Times New Roman" w:hAnsi="Times New Roman" w:cs="Times New Roman"/>
        </w:rPr>
        <w:t>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t>
      </w:r>
      <w:r w:rsidR="00630075">
        <w:rPr>
          <w:rFonts w:ascii="Times New Roman" w:eastAsia="Times New Roman" w:hAnsi="Times New Roman" w:cs="Times New Roman"/>
        </w:rPr>
        <w:t>habituated to constrained</w:t>
      </w:r>
      <w:r w:rsidR="00C943CC">
        <w:rPr>
          <w:rFonts w:ascii="Times New Roman" w:eastAsia="Times New Roman" w:hAnsi="Times New Roman" w:cs="Times New Roman"/>
        </w:rPr>
        <w:t xml:space="preserve"> action </w:t>
      </w:r>
      <w:r w:rsidR="00630075">
        <w:rPr>
          <w:rFonts w:ascii="Times New Roman" w:eastAsia="Times New Roman" w:hAnsi="Times New Roman" w:cs="Times New Roman"/>
        </w:rPr>
        <w:t>and tested</w:t>
      </w:r>
      <w:r w:rsidR="00F05F8A">
        <w:rPr>
          <w:rFonts w:ascii="Times New Roman" w:eastAsia="Times New Roman" w:hAnsi="Times New Roman" w:cs="Times New Roman"/>
        </w:rPr>
        <w:t xml:space="preserve"> on </w:t>
      </w:r>
      <w:r w:rsidR="00D96643">
        <w:rPr>
          <w:rFonts w:ascii="Times New Roman" w:eastAsia="Times New Roman" w:hAnsi="Times New Roman" w:cs="Times New Roman"/>
        </w:rPr>
        <w:t>H</w:t>
      </w:r>
      <w:r w:rsidR="00F1765B">
        <w:rPr>
          <w:rFonts w:ascii="Times New Roman" w:eastAsia="Times New Roman" w:hAnsi="Times New Roman" w:cs="Times New Roman"/>
        </w:rPr>
        <w:t xml:space="preserve">igh, inefficient </w:t>
      </w:r>
      <w:r w:rsidR="00F05F8A">
        <w:rPr>
          <w:rFonts w:ascii="Times New Roman" w:eastAsia="Times New Roman" w:hAnsi="Times New Roman" w:cs="Times New Roman"/>
        </w:rPr>
        <w:t xml:space="preserve">and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event</w:t>
      </w:r>
      <w:r w:rsidR="00F46A36">
        <w:rPr>
          <w:rFonts w:ascii="Times New Roman" w:eastAsia="Times New Roman" w:hAnsi="Times New Roman" w:cs="Times New Roman"/>
        </w:rPr>
        <w:t>s</w:t>
      </w:r>
      <w:r w:rsidR="00C943CC">
        <w:rPr>
          <w:rFonts w:ascii="Times New Roman" w:eastAsia="Times New Roman" w:hAnsi="Times New Roman" w:cs="Times New Roman"/>
        </w:rPr>
        <w:t xml:space="preserve"> should look longer at</w:t>
      </w:r>
      <w:r w:rsidR="00AA11CE">
        <w:rPr>
          <w:rFonts w:ascii="Times New Roman" w:eastAsia="Times New Roman" w:hAnsi="Times New Roman" w:cs="Times New Roman"/>
        </w:rPr>
        <w:t xml:space="preserve"> the</w:t>
      </w:r>
      <w:r w:rsidR="00C943CC">
        <w:rPr>
          <w:rFonts w:ascii="Times New Roman" w:eastAsia="Times New Roman" w:hAnsi="Times New Roman" w:cs="Times New Roman"/>
        </w:rPr>
        <w:t xml:space="preserve"> </w:t>
      </w:r>
      <w:r w:rsidR="00F1765B">
        <w:rPr>
          <w:rFonts w:ascii="Times New Roman" w:eastAsia="Times New Roman" w:hAnsi="Times New Roman" w:cs="Times New Roman"/>
        </w:rPr>
        <w:t xml:space="preserve">latter than </w:t>
      </w:r>
      <w:r w:rsidR="005F3B38">
        <w:rPr>
          <w:rFonts w:ascii="Times New Roman" w:eastAsia="Times New Roman" w:hAnsi="Times New Roman" w:cs="Times New Roman"/>
        </w:rPr>
        <w:t xml:space="preserve">at </w:t>
      </w:r>
      <w:r w:rsidR="00F1765B">
        <w:rPr>
          <w:rFonts w:ascii="Times New Roman" w:eastAsia="Times New Roman" w:hAnsi="Times New Roman" w:cs="Times New Roman"/>
        </w:rPr>
        <w:t>the former event</w:t>
      </w:r>
      <w:r w:rsidR="00C943CC">
        <w:rPr>
          <w:rFonts w:ascii="Times New Roman" w:eastAsia="Times New Roman" w:hAnsi="Times New Roman" w:cs="Times New Roman"/>
        </w:rPr>
        <w:t>. A</w:t>
      </w:r>
      <w:r w:rsidR="00AB5B6F">
        <w:rPr>
          <w:rFonts w:ascii="Times New Roman" w:eastAsia="Times New Roman" w:hAnsi="Times New Roman" w:cs="Times New Roman"/>
        </w:rPr>
        <w:t xml:space="preserve"> second</w:t>
      </w:r>
      <w:r w:rsidR="00C943CC">
        <w:rPr>
          <w:rFonts w:ascii="Times New Roman" w:eastAsia="Times New Roman" w:hAnsi="Times New Roman" w:cs="Times New Roman"/>
        </w:rPr>
        <w:t xml:space="preserve"> prediction is that infants should look longer at </w:t>
      </w:r>
      <w:r w:rsidR="009001A0">
        <w:rPr>
          <w:rFonts w:ascii="Times New Roman" w:eastAsia="Times New Roman" w:hAnsi="Times New Roman" w:cs="Times New Roman"/>
        </w:rPr>
        <w:t>an inefficient than at an efficient action following habituation to</w:t>
      </w:r>
      <w:r w:rsidR="00C943CC">
        <w:rPr>
          <w:rFonts w:ascii="Times New Roman" w:eastAsia="Times New Roman" w:hAnsi="Times New Roman" w:cs="Times New Roman"/>
        </w:rPr>
        <w:t xml:space="preserve"> </w:t>
      </w:r>
      <w:r w:rsidR="009001A0">
        <w:rPr>
          <w:rFonts w:ascii="Times New Roman" w:eastAsia="Times New Roman" w:hAnsi="Times New Roman" w:cs="Times New Roman"/>
        </w:rPr>
        <w:t xml:space="preserve">arced motion that unfolds beneath an obstacle. </w:t>
      </w:r>
      <w:r w:rsidR="0031682C">
        <w:rPr>
          <w:rFonts w:ascii="Times New Roman" w:eastAsia="Times New Roman" w:hAnsi="Times New Roman" w:cs="Times New Roman"/>
        </w:rPr>
        <w:t>Because</w:t>
      </w:r>
      <w:r w:rsidR="00B77894" w:rsidRPr="00B77894">
        <w:rPr>
          <w:rFonts w:ascii="Times New Roman" w:eastAsia="Times New Roman" w:hAnsi="Times New Roman" w:cs="Times New Roman"/>
        </w:rPr>
        <w:t xml:space="preserve"> ALIAS attributes</w:t>
      </w:r>
      <w:r w:rsidR="00B77894">
        <w:rPr>
          <w:rFonts w:ascii="Times New Roman" w:eastAsia="Times New Roman" w:hAnsi="Times New Roman" w:cs="Times New Roman"/>
        </w:rPr>
        <w:t>’</w:t>
      </w:r>
      <w:r w:rsidR="00B77894" w:rsidRPr="00B77894">
        <w:rPr>
          <w:rFonts w:ascii="Times New Roman" w:eastAsia="Times New Roman" w:hAnsi="Times New Roman" w:cs="Times New Roman"/>
        </w:rPr>
        <w:t xml:space="preserve"> looking to learned associations among perceptually grounded features, the model </w:t>
      </w:r>
      <w:r w:rsidR="00EC1C4D">
        <w:rPr>
          <w:rFonts w:ascii="Times New Roman" w:eastAsia="Times New Roman" w:hAnsi="Times New Roman" w:cs="Times New Roman"/>
        </w:rPr>
        <w:t xml:space="preserve">also </w:t>
      </w:r>
      <w:r w:rsidR="00B77894" w:rsidRPr="00B77894">
        <w:rPr>
          <w:rFonts w:ascii="Times New Roman" w:eastAsia="Times New Roman" w:hAnsi="Times New Roman" w:cs="Times New Roman"/>
        </w:rPr>
        <w:t xml:space="preserve">predicts </w:t>
      </w:r>
      <w:r w:rsidR="0067226D">
        <w:rPr>
          <w:rFonts w:ascii="Times New Roman" w:eastAsia="Times New Roman" w:hAnsi="Times New Roman" w:cs="Times New Roman"/>
        </w:rPr>
        <w:t>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513646">
        <w:rPr>
          <w:rFonts w:ascii="Times New Roman" w:eastAsia="Times New Roman" w:hAnsi="Times New Roman" w:cs="Times New Roman"/>
        </w:rPr>
        <w:t>promote</w:t>
      </w:r>
      <w:r w:rsidR="00B41B30">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formation of </w:t>
      </w:r>
      <w:r w:rsidR="00B41B30">
        <w:rPr>
          <w:rFonts w:ascii="Times New Roman" w:eastAsia="Times New Roman" w:hAnsi="Times New Roman" w:cs="Times New Roman"/>
        </w:rPr>
        <w:t>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w:t>
      </w:r>
      <w:r w:rsidR="00AA11CE">
        <w:rPr>
          <w:rFonts w:ascii="Times New Roman" w:eastAsia="Times New Roman" w:hAnsi="Times New Roman" w:cs="Times New Roman"/>
        </w:rPr>
        <w:t>; decreasing</w:t>
      </w:r>
      <w:r w:rsidR="00B41B30">
        <w:rPr>
          <w:rFonts w:ascii="Times New Roman" w:eastAsia="Times New Roman" w:hAnsi="Times New Roman" w:cs="Times New Roman"/>
          <w:i/>
          <w:iCs/>
        </w:rPr>
        <w:t xml:space="preserve"> </w:t>
      </w:r>
      <w:r w:rsidR="00B41B30">
        <w:rPr>
          <w:rFonts w:ascii="Times New Roman" w:eastAsia="Times New Roman" w:hAnsi="Times New Roman" w:cs="Times New Roman"/>
        </w:rPr>
        <w:t xml:space="preserve">the salience of centrally located obstacles should </w:t>
      </w:r>
      <w:r w:rsidR="00AA11CE">
        <w:rPr>
          <w:rFonts w:ascii="Times New Roman" w:eastAsia="Times New Roman" w:hAnsi="Times New Roman" w:cs="Times New Roman"/>
        </w:rPr>
        <w:t>weaken or prevent the formation of those same associations</w:t>
      </w:r>
      <w:r w:rsidR="00B41B30">
        <w:rPr>
          <w:rFonts w:ascii="Times New Roman" w:eastAsia="Times New Roman" w:hAnsi="Times New Roman" w:cs="Times New Roman"/>
        </w:rPr>
        <w:t xml:space="preserve">. </w:t>
      </w:r>
      <w:r w:rsidR="00404B81">
        <w:rPr>
          <w:rFonts w:ascii="Times New Roman" w:eastAsia="Times New Roman" w:hAnsi="Times New Roman" w:cs="Times New Roman"/>
        </w:rPr>
        <w:t>A</w:t>
      </w:r>
      <w:r w:rsidR="00AA11CE">
        <w:rPr>
          <w:rFonts w:ascii="Times New Roman" w:eastAsia="Times New Roman" w:hAnsi="Times New Roman" w:cs="Times New Roman"/>
        </w:rPr>
        <w:t xml:space="preserve">dditionally, </w:t>
      </w:r>
      <w:r w:rsidR="00404B81">
        <w:rPr>
          <w:rFonts w:ascii="Times New Roman" w:eastAsia="Times New Roman" w:hAnsi="Times New Roman" w:cs="Times New Roman"/>
        </w:rPr>
        <w:t>extending</w:t>
      </w:r>
      <w:r w:rsidR="00AB5B6F" w:rsidRPr="00AB5B6F">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sticky-mittens-induced </w:t>
      </w:r>
      <w:r w:rsidR="00AA11CE">
        <w:rPr>
          <w:rFonts w:ascii="Times New Roman" w:eastAsia="Times New Roman" w:hAnsi="Times New Roman" w:cs="Times New Roman"/>
        </w:rPr>
        <w:t>attentional</w:t>
      </w:r>
      <w:r w:rsidR="00513646">
        <w:rPr>
          <w:rFonts w:ascii="Times New Roman" w:eastAsia="Times New Roman" w:hAnsi="Times New Roman" w:cs="Times New Roman"/>
        </w:rPr>
        <w:t xml:space="preserve"> boost</w:t>
      </w:r>
      <w:r w:rsidR="00AB5B6F" w:rsidRPr="00AB5B6F">
        <w:rPr>
          <w:rFonts w:ascii="Times New Roman" w:eastAsia="Times New Roman" w:hAnsi="Times New Roman" w:cs="Times New Roman"/>
        </w:rPr>
        <w:t xml:space="preserve"> beyond the action phase should reverse the canonical </w:t>
      </w:r>
      <w:r w:rsidR="00AA11CE">
        <w:rPr>
          <w:rFonts w:ascii="Times New Roman" w:eastAsia="Times New Roman" w:hAnsi="Times New Roman" w:cs="Times New Roman"/>
        </w:rPr>
        <w:t xml:space="preserve">pattern of longer </w:t>
      </w:r>
      <w:r w:rsidR="00AB5B6F" w:rsidRPr="00AB5B6F">
        <w:rPr>
          <w:rFonts w:ascii="Times New Roman" w:eastAsia="Times New Roman" w:hAnsi="Times New Roman" w:cs="Times New Roman"/>
        </w:rPr>
        <w:t xml:space="preserve">looking </w:t>
      </w:r>
      <w:r w:rsidR="00AA11CE">
        <w:rPr>
          <w:rFonts w:ascii="Times New Roman" w:eastAsia="Times New Roman" w:hAnsi="Times New Roman" w:cs="Times New Roman"/>
        </w:rPr>
        <w:t xml:space="preserve">to inefficient </w:t>
      </w:r>
      <w:r w:rsidR="008E5025">
        <w:rPr>
          <w:rFonts w:ascii="Times New Roman" w:eastAsia="Times New Roman" w:hAnsi="Times New Roman" w:cs="Times New Roman"/>
        </w:rPr>
        <w:t>and</w:t>
      </w:r>
      <w:r w:rsidR="008E5025">
        <w:rPr>
          <w:rFonts w:ascii="Times New Roman" w:eastAsia="Times New Roman" w:hAnsi="Times New Roman" w:cs="Times New Roman"/>
        </w:rPr>
        <w:t xml:space="preserve"> </w:t>
      </w:r>
      <w:r w:rsidR="00AA11CE">
        <w:rPr>
          <w:rFonts w:ascii="Times New Roman" w:eastAsia="Times New Roman" w:hAnsi="Times New Roman" w:cs="Times New Roman"/>
        </w:rPr>
        <w:t>efficient actions, and placing the action phase after rather than before habituation should restore it.</w:t>
      </w:r>
      <w:r w:rsidR="00513646">
        <w:rPr>
          <w:rFonts w:ascii="Times New Roman" w:eastAsia="Times New Roman" w:hAnsi="Times New Roman" w:cs="Times New Roman"/>
        </w:rPr>
        <w:t xml:space="preserve"> </w:t>
      </w:r>
      <w:r w:rsidR="00B41B30">
        <w:rPr>
          <w:rFonts w:ascii="Times New Roman" w:eastAsia="Times New Roman" w:hAnsi="Times New Roman" w:cs="Times New Roman"/>
        </w:rPr>
        <w:t xml:space="preserve">Behavioral findings </w:t>
      </w:r>
      <w:r w:rsidR="003738FF">
        <w:rPr>
          <w:rFonts w:ascii="Times New Roman" w:eastAsia="Times New Roman" w:hAnsi="Times New Roman" w:cs="Times New Roman"/>
        </w:rPr>
        <w:t>corroborating</w:t>
      </w:r>
      <w:r w:rsidR="00B41B30">
        <w:rPr>
          <w:rFonts w:ascii="Times New Roman" w:eastAsia="Times New Roman" w:hAnsi="Times New Roman" w:cs="Times New Roman"/>
        </w:rPr>
        <w:t xml:space="preserve"> any of these predictions</w:t>
      </w:r>
      <w:r w:rsidR="00AA11CE">
        <w:rPr>
          <w:rFonts w:ascii="Times New Roman" w:eastAsia="Times New Roman" w:hAnsi="Times New Roman" w:cs="Times New Roman"/>
        </w:rPr>
        <w:t xml:space="preserve"> </w:t>
      </w:r>
      <w:r w:rsidR="00B41B30">
        <w:rPr>
          <w:rFonts w:ascii="Times New Roman" w:eastAsia="Times New Roman" w:hAnsi="Times New Roman" w:cs="Times New Roman"/>
        </w:rPr>
        <w:t xml:space="preserve">would </w:t>
      </w:r>
      <w:r w:rsidR="00AA11CE">
        <w:rPr>
          <w:rFonts w:ascii="Times New Roman" w:eastAsia="Times New Roman" w:hAnsi="Times New Roman" w:cs="Times New Roman"/>
        </w:rPr>
        <w:t xml:space="preserve">provide strong </w:t>
      </w:r>
      <w:r w:rsidR="003738FF">
        <w:rPr>
          <w:rFonts w:ascii="Times New Roman" w:eastAsia="Times New Roman" w:hAnsi="Times New Roman" w:cs="Times New Roman"/>
        </w:rPr>
        <w:t>support</w:t>
      </w:r>
      <w:r w:rsidR="00AA11CE">
        <w:rPr>
          <w:rFonts w:ascii="Times New Roman" w:eastAsia="Times New Roman" w:hAnsi="Times New Roman" w:cs="Times New Roman"/>
        </w:rPr>
        <w:t xml:space="preserve"> for the current account while posing a challenge for existing domain-specific proposals.</w:t>
      </w:r>
    </w:p>
    <w:p w14:paraId="16679668" w14:textId="128AA317" w:rsidR="00976A68" w:rsidRDefault="0031682C"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generally, t</w:t>
      </w:r>
      <w:r w:rsidR="002B54F9" w:rsidRPr="002B54F9">
        <w:rPr>
          <w:rFonts w:ascii="Times New Roman" w:eastAsia="Times New Roman" w:hAnsi="Times New Roman" w:cs="Times New Roman"/>
        </w:rPr>
        <w:t xml:space="preserve">he present account may help </w:t>
      </w:r>
      <w:r w:rsidR="00543EF9">
        <w:rPr>
          <w:rFonts w:ascii="Times New Roman" w:eastAsia="Times New Roman" w:hAnsi="Times New Roman" w:cs="Times New Roman"/>
        </w:rPr>
        <w:t xml:space="preserve">to </w:t>
      </w:r>
      <w:r w:rsidR="002B54F9" w:rsidRPr="002B54F9">
        <w:rPr>
          <w:rFonts w:ascii="Times New Roman" w:eastAsia="Times New Roman" w:hAnsi="Times New Roman" w:cs="Times New Roman"/>
        </w:rPr>
        <w:t xml:space="preserve">explain an apparent discontinuity between </w:t>
      </w:r>
      <w:r w:rsidR="00AB27CD">
        <w:rPr>
          <w:rFonts w:ascii="Times New Roman" w:eastAsia="Times New Roman" w:hAnsi="Times New Roman" w:cs="Times New Roman"/>
        </w:rPr>
        <w:t xml:space="preserve">infant </w:t>
      </w:r>
      <w:r w:rsidR="002B54F9" w:rsidRPr="002B54F9">
        <w:rPr>
          <w:rFonts w:ascii="Times New Roman" w:eastAsia="Times New Roman" w:hAnsi="Times New Roman" w:cs="Times New Roman"/>
        </w:rPr>
        <w:t xml:space="preserve">action efficiency </w:t>
      </w:r>
      <w:r w:rsidR="00AB27CD">
        <w:rPr>
          <w:rFonts w:ascii="Times New Roman" w:eastAsia="Times New Roman" w:hAnsi="Times New Roman" w:cs="Times New Roman"/>
        </w:rPr>
        <w:t>understanding</w:t>
      </w:r>
      <w:r w:rsidR="002B54F9" w:rsidRPr="002B54F9">
        <w:rPr>
          <w:rFonts w:ascii="Times New Roman" w:eastAsia="Times New Roman" w:hAnsi="Times New Roman" w:cs="Times New Roman"/>
        </w:rPr>
        <w:t xml:space="preserve"> and later development. On the one hand, studies with infants suggest that sensitivity to action efficiency emerges sometime between 6 and 12 months of age (e.g., Csibra et al., 2003; </w:t>
      </w:r>
      <w:r w:rsidR="004D12AE" w:rsidRPr="002B54F9">
        <w:rPr>
          <w:rFonts w:ascii="Times New Roman" w:eastAsia="Times New Roman" w:hAnsi="Times New Roman" w:cs="Times New Roman"/>
        </w:rPr>
        <w:t xml:space="preserve">Csibra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Gergely et al., 1995; Liu &amp; Spelke, 2017; Liu et al., 2017), if not earlier (e.g., Liu et al., 2019; Skerry et al., 2013). On the other </w:t>
      </w:r>
      <w:r w:rsidR="002B54F9" w:rsidRPr="002B54F9">
        <w:rPr>
          <w:rFonts w:ascii="Times New Roman" w:eastAsia="Times New Roman" w:hAnsi="Times New Roman" w:cs="Times New Roman"/>
        </w:rPr>
        <w:lastRenderedPageBreak/>
        <w:t xml:space="preserve">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002B54F9" w:rsidRPr="002B54F9">
        <w:rPr>
          <w:rFonts w:ascii="Times New Roman" w:eastAsia="Times New Roman" w:hAnsi="Times New Roman" w:cs="Times New Roman"/>
        </w:rPr>
        <w:t xml:space="preserve"> when evaluating others</w:t>
      </w:r>
      <w:r w:rsidR="00524F2B">
        <w:rPr>
          <w:rFonts w:ascii="Times New Roman" w:eastAsia="Times New Roman" w:hAnsi="Times New Roman" w:cs="Times New Roman"/>
        </w:rPr>
        <w:t>’</w:t>
      </w:r>
      <w:r w:rsidR="002B54F9" w:rsidRPr="002B54F9">
        <w:rPr>
          <w:rFonts w:ascii="Times New Roman" w:eastAsia="Times New Roman" w:hAnsi="Times New Roman" w:cs="Times New Roman"/>
        </w:rPr>
        <w:t xml:space="preserve"> behavior (Jara-Ettinger et al., 2015), and 5-year-olds reason productively about actions in terms of</w:t>
      </w:r>
      <w:r w:rsidR="00906840">
        <w:rPr>
          <w:rFonts w:ascii="Times New Roman" w:eastAsia="Times New Roman" w:hAnsi="Times New Roman" w:cs="Times New Roman"/>
        </w:rPr>
        <w:t xml:space="preserve"> the costs and rewards</w:t>
      </w:r>
      <w:r w:rsidR="002B54F9" w:rsidRPr="002B54F9">
        <w:rPr>
          <w:rFonts w:ascii="Times New Roman" w:eastAsia="Times New Roman" w:hAnsi="Times New Roman" w:cs="Times New Roman"/>
        </w:rPr>
        <w:t xml:space="preserve"> (Jara-Ettinger et al., 2015). In contrast, other studies show that </w:t>
      </w:r>
      <w:r w:rsidR="00DC1451">
        <w:rPr>
          <w:rFonts w:ascii="Times New Roman" w:eastAsia="Times New Roman" w:hAnsi="Times New Roman" w:cs="Times New Roman"/>
        </w:rPr>
        <w:t>preschoolers</w:t>
      </w:r>
      <w:r w:rsidR="002B54F9" w:rsidRPr="002B54F9">
        <w:rPr>
          <w:rFonts w:ascii="Times New Roman" w:eastAsia="Times New Roman" w:hAnsi="Times New Roman" w:cs="Times New Roman"/>
        </w:rPr>
        <w:t xml:space="preserve"> neither distinguish efficient from inefficient </w:t>
      </w:r>
      <w:r w:rsidR="0029146C">
        <w:rPr>
          <w:rFonts w:ascii="Times New Roman" w:eastAsia="Times New Roman" w:hAnsi="Times New Roman" w:cs="Times New Roman"/>
        </w:rPr>
        <w:t>actions</w:t>
      </w:r>
      <w:r w:rsidR="002B54F9" w:rsidRPr="002B54F9">
        <w:rPr>
          <w:rFonts w:ascii="Times New Roman" w:eastAsia="Times New Roman" w:hAnsi="Times New Roman" w:cs="Times New Roman"/>
        </w:rPr>
        <w:t xml:space="preserve"> (e.g., Ossmy et al., 2021) nor</w:t>
      </w:r>
      <w:r w:rsidR="003C01FB">
        <w:rPr>
          <w:rFonts w:ascii="Times New Roman" w:eastAsia="Times New Roman" w:hAnsi="Times New Roman" w:cs="Times New Roman"/>
        </w:rPr>
        <w:t xml:space="preserve"> do they</w:t>
      </w:r>
      <w:r w:rsidR="002B54F9"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t>agents to follow</w:t>
      </w:r>
      <w:r w:rsidR="002B54F9"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002B54F9"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domain-specific </w:t>
      </w:r>
      <w:r w:rsidR="00524F2B">
        <w:rPr>
          <w:rFonts w:ascii="Times New Roman" w:eastAsia="Times New Roman" w:hAnsi="Times New Roman" w:cs="Times New Roman"/>
        </w:rPr>
        <w:t>proposals described here</w:t>
      </w:r>
      <w:r w:rsidR="002B54F9" w:rsidRPr="002B54F9">
        <w:rPr>
          <w:rFonts w:ascii="Times New Roman" w:eastAsia="Times New Roman" w:hAnsi="Times New Roman" w:cs="Times New Roman"/>
        </w:rPr>
        <w:t xml:space="preserve"> because each implicitly assumes continuity in the mechanisms supporting</w:t>
      </w:r>
      <w:r w:rsidR="00524F2B">
        <w:rPr>
          <w:rFonts w:ascii="Times New Roman" w:eastAsia="Times New Roman" w:hAnsi="Times New Roman" w:cs="Times New Roman"/>
        </w:rPr>
        <w:t xml:space="preserve"> action-efficiency-based inferences. </w:t>
      </w:r>
      <w:r w:rsidR="002B54F9" w:rsidRPr="002B54F9">
        <w:rPr>
          <w:rFonts w:ascii="Times New Roman" w:eastAsia="Times New Roman" w:hAnsi="Times New Roman" w:cs="Times New Roman"/>
        </w:rPr>
        <w:t>Yet if</w:t>
      </w:r>
      <w:r w:rsidR="00447069">
        <w:rPr>
          <w:rFonts w:ascii="Times New Roman" w:eastAsia="Times New Roman" w:hAnsi="Times New Roman" w:cs="Times New Roman"/>
        </w:rPr>
        <w:t xml:space="preserve"> notions like goals, efficiency, </w:t>
      </w:r>
      <w:r w:rsidR="00524F2B">
        <w:rPr>
          <w:rFonts w:ascii="Times New Roman" w:eastAsia="Times New Roman" w:hAnsi="Times New Roman" w:cs="Times New Roman"/>
        </w:rPr>
        <w:t>and cost</w:t>
      </w:r>
      <w:r w:rsidR="00447069">
        <w:rPr>
          <w:rFonts w:ascii="Times New Roman" w:eastAsia="Times New Roman" w:hAnsi="Times New Roman" w:cs="Times New Roman"/>
        </w:rPr>
        <w:t xml:space="preserve">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w:t>
      </w:r>
      <w:r w:rsidR="00524F2B">
        <w:rPr>
          <w:rFonts w:ascii="Times New Roman" w:eastAsia="Times New Roman" w:hAnsi="Times New Roman" w:cs="Times New Roman"/>
        </w:rPr>
        <w:t xml:space="preserve"> inferences</w:t>
      </w:r>
      <w:r w:rsidR="002B54F9"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002B54F9"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w:t>
      </w:r>
      <w:r w:rsidR="006820C9">
        <w:rPr>
          <w:rFonts w:ascii="Times New Roman" w:eastAsia="Times New Roman" w:hAnsi="Times New Roman" w:cs="Times New Roman"/>
        </w:rPr>
        <w:t xml:space="preserve">inconsistently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002B54F9" w:rsidRPr="002B54F9">
        <w:rPr>
          <w:rFonts w:ascii="Times New Roman" w:eastAsia="Times New Roman" w:hAnsi="Times New Roman" w:cs="Times New Roman"/>
        </w:rPr>
        <w:t xml:space="preserve">. </w:t>
      </w:r>
    </w:p>
    <w:p w14:paraId="4823A738" w14:textId="302024D3"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 xml:space="preserve">This discrepancy evaporates </w:t>
      </w:r>
      <w:r w:rsidR="007A587F">
        <w:rPr>
          <w:rFonts w:ascii="Times New Roman" w:eastAsia="Times New Roman" w:hAnsi="Times New Roman" w:cs="Times New Roman"/>
        </w:rPr>
        <w:t>under</w:t>
      </w:r>
      <w:r w:rsidR="007A587F">
        <w:rPr>
          <w:rFonts w:ascii="Times New Roman" w:eastAsia="Times New Roman" w:hAnsi="Times New Roman" w:cs="Times New Roman"/>
        </w:rPr>
        <w:t xml:space="preserve"> </w:t>
      </w:r>
      <w:r w:rsidR="007234A3">
        <w:rPr>
          <w:rFonts w:ascii="Times New Roman" w:eastAsia="Times New Roman" w:hAnsi="Times New Roman" w:cs="Times New Roman"/>
        </w:rPr>
        <w:t>the current account</w:t>
      </w:r>
      <w:r w:rsidR="00A2362B">
        <w:rPr>
          <w:rFonts w:ascii="Times New Roman" w:eastAsia="Times New Roman" w:hAnsi="Times New Roman" w:cs="Times New Roman"/>
        </w:rPr>
        <w:t>. As should now be clear, on</w:t>
      </w:r>
      <w:r w:rsidR="006338DC">
        <w:rPr>
          <w:rFonts w:ascii="Times New Roman" w:eastAsia="Times New Roman" w:hAnsi="Times New Roman" w:cs="Times New Roman"/>
        </w:rPr>
        <w:t xml:space="preserve"> this account, </w:t>
      </w:r>
      <w:r w:rsidR="00A2362B">
        <w:rPr>
          <w:rFonts w:ascii="Times New Roman" w:eastAsia="Times New Roman" w:hAnsi="Times New Roman" w:cs="Times New Roman"/>
        </w:rPr>
        <w:t>infants’ looking behaviors</w:t>
      </w:r>
      <w:r w:rsidR="00E70F74">
        <w:rPr>
          <w:rFonts w:ascii="Times New Roman" w:eastAsia="Times New Roman" w:hAnsi="Times New Roman" w:cs="Times New Roman"/>
        </w:rPr>
        <w:t xml:space="preserve"> </w:t>
      </w:r>
      <w:r w:rsidRPr="000714B4">
        <w:rPr>
          <w:rFonts w:ascii="Times New Roman" w:eastAsia="Times New Roman" w:hAnsi="Times New Roman" w:cs="Times New Roman"/>
        </w:rPr>
        <w:t>do not reflect veridical efficiency-based action processing.</w:t>
      </w:r>
      <w:r w:rsidR="00210173">
        <w:rPr>
          <w:rFonts w:ascii="Times New Roman" w:eastAsia="Times New Roman" w:hAnsi="Times New Roman" w:cs="Times New Roman"/>
        </w:rPr>
        <w:t xml:space="preserve"> </w:t>
      </w:r>
      <w:r w:rsidR="00F77C08">
        <w:rPr>
          <w:rFonts w:ascii="Times New Roman" w:eastAsia="Times New Roman" w:hAnsi="Times New Roman" w:cs="Times New Roman"/>
        </w:rPr>
        <w:t xml:space="preserve">To the extent that this is true, it does raise one outstanding question: How, then, does </w:t>
      </w:r>
      <w:r w:rsidR="00DC441E" w:rsidRPr="00DC441E">
        <w:rPr>
          <w:rFonts w:ascii="Times New Roman" w:eastAsia="Times New Roman" w:hAnsi="Times New Roman" w:cs="Times New Roman"/>
        </w:rPr>
        <w:t>genuine efficiency-based action processing develop</w:t>
      </w:r>
      <w:r w:rsidR="00F77C08">
        <w:rPr>
          <w:rFonts w:ascii="Times New Roman" w:eastAsia="Times New Roman" w:hAnsi="Times New Roman" w:cs="Times New Roman"/>
        </w:rPr>
        <w:t>?</w:t>
      </w:r>
      <w:r w:rsidR="00DC441E" w:rsidRPr="00DC441E">
        <w:rPr>
          <w:rFonts w:ascii="Times New Roman" w:eastAsia="Times New Roman" w:hAnsi="Times New Roman" w:cs="Times New Roman"/>
        </w:rPr>
        <w:t xml:space="preserve"> </w:t>
      </w:r>
      <w:r w:rsidR="00E70F74">
        <w:rPr>
          <w:rFonts w:ascii="Times New Roman" w:eastAsia="Times New Roman" w:hAnsi="Times New Roman" w:cs="Times New Roman"/>
        </w:rPr>
        <w:t xml:space="preserve">There </w:t>
      </w:r>
      <w:r w:rsidR="00DC441E" w:rsidRPr="00DC441E">
        <w:rPr>
          <w:rFonts w:ascii="Times New Roman" w:eastAsia="Times New Roman" w:hAnsi="Times New Roman" w:cs="Times New Roman"/>
        </w:rPr>
        <w:t>is no reason to think that its development is not ultimately rooted in the</w:t>
      </w:r>
      <w:r w:rsidR="003258BE">
        <w:rPr>
          <w:rFonts w:ascii="Times New Roman" w:eastAsia="Times New Roman" w:hAnsi="Times New Roman" w:cs="Times New Roman"/>
        </w:rPr>
        <w:t xml:space="preserve"> very</w:t>
      </w:r>
      <w:r w:rsidR="00DC441E" w:rsidRPr="00DC441E">
        <w:rPr>
          <w:rFonts w:ascii="Times New Roman" w:eastAsia="Times New Roman" w:hAnsi="Times New Roman" w:cs="Times New Roman"/>
        </w:rPr>
        <w:t xml:space="preserve"> same general associative processes</w:t>
      </w:r>
      <w:r w:rsidR="00A2362B">
        <w:rPr>
          <w:rFonts w:ascii="Times New Roman" w:eastAsia="Times New Roman" w:hAnsi="Times New Roman" w:cs="Times New Roman"/>
        </w:rPr>
        <w:t xml:space="preserve"> that </w:t>
      </w:r>
      <w:r w:rsidR="00A122E0">
        <w:rPr>
          <w:rFonts w:ascii="Times New Roman" w:eastAsia="Times New Roman" w:hAnsi="Times New Roman" w:cs="Times New Roman"/>
        </w:rPr>
        <w:t>underpin</w:t>
      </w:r>
      <w:r w:rsidR="00A2362B">
        <w:rPr>
          <w:rFonts w:ascii="Times New Roman" w:eastAsia="Times New Roman" w:hAnsi="Times New Roman" w:cs="Times New Roman"/>
        </w:rPr>
        <w:t xml:space="preserve"> the looking behavior of preverbal infants</w:t>
      </w:r>
      <w:r w:rsidR="00DC441E" w:rsidRPr="00DC441E">
        <w:rPr>
          <w:rFonts w:ascii="Times New Roman" w:eastAsia="Times New Roman" w:hAnsi="Times New Roman" w:cs="Times New Roman"/>
        </w:rPr>
        <w:t xml:space="preserve">. </w:t>
      </w:r>
      <w:r w:rsidR="00661A4C">
        <w:rPr>
          <w:rFonts w:ascii="Times New Roman" w:eastAsia="Times New Roman" w:hAnsi="Times New Roman" w:cs="Times New Roman"/>
        </w:rPr>
        <w:t xml:space="preserve">Insight into what such a process might look like can be gleaned </w:t>
      </w:r>
      <w:r w:rsidR="00A5774A">
        <w:rPr>
          <w:rFonts w:ascii="Times New Roman" w:eastAsia="Times New Roman" w:hAnsi="Times New Roman" w:cs="Times New Roman"/>
        </w:rPr>
        <w:t>the Associative Sequence Learning theory (</w:t>
      </w:r>
      <w:r w:rsidR="00A5774A" w:rsidRPr="00DC441E">
        <w:rPr>
          <w:rFonts w:ascii="Times New Roman" w:eastAsia="Times New Roman" w:hAnsi="Times New Roman" w:cs="Times New Roman"/>
        </w:rPr>
        <w:t>ASL; e.g., Heyes &amp; Ray, 2000; Heyes, 200</w:t>
      </w:r>
      <w:r w:rsidR="00A5774A">
        <w:rPr>
          <w:rFonts w:ascii="Times New Roman" w:eastAsia="Times New Roman" w:hAnsi="Times New Roman" w:cs="Times New Roman"/>
        </w:rPr>
        <w:t>1)</w:t>
      </w:r>
      <w:r w:rsidR="00DC441E" w:rsidRPr="00DC441E">
        <w:rPr>
          <w:rFonts w:ascii="Times New Roman" w:eastAsia="Times New Roman" w:hAnsi="Times New Roman" w:cs="Times New Roman"/>
        </w:rPr>
        <w:t xml:space="preserve">. </w:t>
      </w:r>
      <w:r w:rsidR="00A5774A">
        <w:rPr>
          <w:rFonts w:ascii="Times New Roman" w:eastAsia="Times New Roman" w:hAnsi="Times New Roman" w:cs="Times New Roman"/>
        </w:rPr>
        <w:t>The</w:t>
      </w:r>
      <w:r w:rsidR="00DC441E" w:rsidRPr="00DC441E">
        <w:rPr>
          <w:rFonts w:ascii="Times New Roman" w:eastAsia="Times New Roman" w:hAnsi="Times New Roman" w:cs="Times New Roman"/>
        </w:rPr>
        <w:t xml:space="preserve"> phenomenon </w:t>
      </w:r>
      <w:r w:rsidR="00D521A9">
        <w:rPr>
          <w:rFonts w:ascii="Times New Roman" w:eastAsia="Times New Roman" w:hAnsi="Times New Roman" w:cs="Times New Roman"/>
        </w:rPr>
        <w:t>this account explains</w:t>
      </w:r>
      <w:r w:rsidR="00A5774A">
        <w:rPr>
          <w:rFonts w:ascii="Times New Roman" w:eastAsia="Times New Roman" w:hAnsi="Times New Roman" w:cs="Times New Roman"/>
        </w:rPr>
        <w:t xml:space="preserve"> is</w:t>
      </w:r>
      <w:r w:rsidR="00EC066B">
        <w:rPr>
          <w:rFonts w:ascii="Times New Roman" w:eastAsia="Times New Roman" w:hAnsi="Times New Roman" w:cs="Times New Roman"/>
        </w:rPr>
        <w:t xml:space="preserve"> the development of</w:t>
      </w:r>
      <w:r w:rsidR="00DC441E" w:rsidRPr="00DC441E">
        <w:rPr>
          <w:rFonts w:ascii="Times New Roman" w:eastAsia="Times New Roman" w:hAnsi="Times New Roman" w:cs="Times New Roman"/>
        </w:rPr>
        <w:t xml:space="preserve"> imitation. According to ASL, </w:t>
      </w:r>
      <w:r w:rsidR="00BC2B2A">
        <w:rPr>
          <w:rFonts w:ascii="Times New Roman" w:eastAsia="Times New Roman" w:hAnsi="Times New Roman" w:cs="Times New Roman"/>
        </w:rPr>
        <w:t xml:space="preserve">perception and action are linked via </w:t>
      </w:r>
      <w:r w:rsidR="00DC441E" w:rsidRPr="00DC441E">
        <w:rPr>
          <w:rFonts w:ascii="Times New Roman" w:eastAsia="Times New Roman" w:hAnsi="Times New Roman" w:cs="Times New Roman"/>
        </w:rPr>
        <w:t>repeated pairings between observed and executed actions. Over time, these associations become sufficiently strong that</w:t>
      </w:r>
      <w:r w:rsidR="00BC2B2A">
        <w:rPr>
          <w:rFonts w:ascii="Times New Roman" w:eastAsia="Times New Roman" w:hAnsi="Times New Roman" w:cs="Times New Roman"/>
        </w:rPr>
        <w:t>, upon</w:t>
      </w:r>
      <w:r w:rsidR="00DC441E" w:rsidRPr="00DC441E">
        <w:rPr>
          <w:rFonts w:ascii="Times New Roman" w:eastAsia="Times New Roman" w:hAnsi="Times New Roman" w:cs="Times New Roman"/>
        </w:rPr>
        <w:t xml:space="preserve"> observing another </w:t>
      </w:r>
      <w:r w:rsidR="00BC2B2A">
        <w:rPr>
          <w:rFonts w:ascii="Times New Roman" w:eastAsia="Times New Roman" w:hAnsi="Times New Roman" w:cs="Times New Roman"/>
        </w:rPr>
        <w:t xml:space="preserve">person </w:t>
      </w:r>
      <w:r w:rsidR="00BC2B2A">
        <w:rPr>
          <w:rFonts w:ascii="Times New Roman" w:eastAsia="Times New Roman" w:hAnsi="Times New Roman" w:cs="Times New Roman"/>
        </w:rPr>
        <w:lastRenderedPageBreak/>
        <w:t>engage in a familiar action, this action</w:t>
      </w:r>
      <w:r w:rsidR="00DC441E" w:rsidRPr="00DC441E">
        <w:rPr>
          <w:rFonts w:ascii="Times New Roman" w:eastAsia="Times New Roman" w:hAnsi="Times New Roman" w:cs="Times New Roman"/>
        </w:rPr>
        <w:t xml:space="preserve"> elicits the corresponding motor response. Importantly, ASL does not deny that imitation is a sophisticated cognitive ability; rather, it</w:t>
      </w:r>
      <w:r w:rsidR="00A11C81">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w:t>
      </w:r>
      <w:r w:rsidR="00BC2B2A">
        <w:rPr>
          <w:rFonts w:ascii="Times New Roman" w:eastAsia="Times New Roman" w:hAnsi="Times New Roman" w:cs="Times New Roman"/>
        </w:rPr>
        <w:t>emerges from learning</w:t>
      </w:r>
      <w:r w:rsidR="00DC441E" w:rsidRPr="00DC441E">
        <w:rPr>
          <w:rFonts w:ascii="Times New Roman" w:eastAsia="Times New Roman" w:hAnsi="Times New Roman" w:cs="Times New Roman"/>
        </w:rPr>
        <w:t xml:space="preserve"> rather than specialized mechanisms. </w:t>
      </w:r>
      <w:r w:rsidR="00BC2B2A">
        <w:rPr>
          <w:rFonts w:ascii="Times New Roman" w:eastAsia="Times New Roman" w:hAnsi="Times New Roman" w:cs="Times New Roman"/>
        </w:rPr>
        <w:t>In a similar vein, ALIAS neither denies that action efficiency understanding is a sophisticated capacity nor</w:t>
      </w:r>
      <w:r w:rsidR="00A11C81">
        <w:rPr>
          <w:rFonts w:ascii="Times New Roman" w:eastAsia="Times New Roman" w:hAnsi="Times New Roman" w:cs="Times New Roman"/>
        </w:rPr>
        <w:t xml:space="preserve"> would it deny</w:t>
      </w:r>
      <w:r w:rsidR="00BC2B2A">
        <w:rPr>
          <w:rFonts w:ascii="Times New Roman" w:eastAsia="Times New Roman" w:hAnsi="Times New Roman" w:cs="Times New Roman"/>
        </w:rPr>
        <w:t xml:space="preserve"> that individuals use it as some point during ontogeny to interpret others’ actions. </w:t>
      </w:r>
      <w:r w:rsidR="00DC441E" w:rsidRPr="00DC441E">
        <w:rPr>
          <w:rFonts w:ascii="Times New Roman" w:eastAsia="Times New Roman" w:hAnsi="Times New Roman" w:cs="Times New Roman"/>
        </w:rPr>
        <w:t xml:space="preserve">Although ALIAS is </w:t>
      </w:r>
      <w:r w:rsidR="00A11C81">
        <w:rPr>
          <w:rFonts w:ascii="Times New Roman" w:eastAsia="Times New Roman" w:hAnsi="Times New Roman" w:cs="Times New Roman"/>
        </w:rPr>
        <w:t>an account of infants’</w:t>
      </w:r>
      <w:r w:rsidR="00DC441E" w:rsidRPr="00DC441E">
        <w:rPr>
          <w:rFonts w:ascii="Times New Roman" w:eastAsia="Times New Roman" w:hAnsi="Times New Roman" w:cs="Times New Roman"/>
        </w:rPr>
        <w:t xml:space="preserve"> early looking behavior rather than </w:t>
      </w:r>
      <w:r w:rsidR="00A11C81">
        <w:rPr>
          <w:rFonts w:ascii="Times New Roman" w:eastAsia="Times New Roman" w:hAnsi="Times New Roman" w:cs="Times New Roman"/>
        </w:rPr>
        <w:t xml:space="preserve">a proposal for how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-based action processing</w:t>
      </w:r>
      <w:r w:rsidR="00BC2B2A">
        <w:rPr>
          <w:rFonts w:ascii="Times New Roman" w:eastAsia="Times New Roman" w:hAnsi="Times New Roman" w:cs="Times New Roman"/>
        </w:rPr>
        <w:t xml:space="preserve"> </w:t>
      </w:r>
      <w:r w:rsidR="00A11C81">
        <w:rPr>
          <w:rFonts w:ascii="Times New Roman" w:eastAsia="Times New Roman" w:hAnsi="Times New Roman" w:cs="Times New Roman"/>
        </w:rPr>
        <w:t>develops</w:t>
      </w:r>
      <w:r w:rsidR="00DC441E" w:rsidRPr="00DC441E">
        <w:rPr>
          <w:rFonts w:ascii="Times New Roman" w:eastAsia="Times New Roman" w:hAnsi="Times New Roman" w:cs="Times New Roman"/>
        </w:rPr>
        <w:t xml:space="preserve">, the notion that the latter develops via the very same 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w:t>
      </w:r>
      <w:r w:rsidR="00A11C81">
        <w:rPr>
          <w:rFonts w:ascii="Times New Roman" w:eastAsia="Times New Roman" w:hAnsi="Times New Roman" w:cs="Times New Roman"/>
        </w:rPr>
        <w:t>is likely insufficient</w:t>
      </w:r>
      <w:r w:rsidR="00DC441E" w:rsidRPr="00DC441E">
        <w:rPr>
          <w:rFonts w:ascii="Times New Roman" w:eastAsia="Times New Roman" w:hAnsi="Times New Roman" w:cs="Times New Roman"/>
        </w:rPr>
        <w:t xml:space="preserve"> to support </w:t>
      </w:r>
      <w:r w:rsidR="00520707">
        <w:rPr>
          <w:rFonts w:ascii="Times New Roman" w:eastAsia="Times New Roman" w:hAnsi="Times New Roman" w:cs="Times New Roman"/>
        </w:rPr>
        <w:t>full</w:t>
      </w:r>
      <w:r w:rsidR="00DC441E" w:rsidRPr="00DC441E">
        <w:rPr>
          <w:rFonts w:ascii="Times New Roman" w:eastAsia="Times New Roman" w:hAnsi="Times New Roman" w:cs="Times New Roman"/>
        </w:rPr>
        <w:t xml:space="preserve"> action efficiency</w:t>
      </w:r>
      <w:r w:rsidR="00520707">
        <w:rPr>
          <w:rFonts w:ascii="Times New Roman" w:eastAsia="Times New Roman" w:hAnsi="Times New Roman" w:cs="Times New Roman"/>
        </w:rPr>
        <w:t xml:space="preserve"> understanding</w:t>
      </w:r>
      <w:r w:rsidR="00DC441E" w:rsidRPr="00DC441E">
        <w:rPr>
          <w:rFonts w:ascii="Times New Roman" w:eastAsia="Times New Roman" w:hAnsi="Times New Roman" w:cs="Times New Roman"/>
        </w:rPr>
        <w:t>. Physically experiencing the efficiency of one</w:t>
      </w:r>
      <w:r w:rsidR="00D521A9">
        <w:rPr>
          <w:rFonts w:ascii="Times New Roman" w:eastAsia="Times New Roman" w:hAnsi="Times New Roman" w:cs="Times New Roman"/>
        </w:rPr>
        <w:t>’</w:t>
      </w:r>
      <w:r w:rsidR="00DC441E" w:rsidRPr="00DC441E">
        <w:rPr>
          <w:rFonts w:ascii="Times New Roman" w:eastAsia="Times New Roman" w:hAnsi="Times New Roman" w:cs="Times New Roman"/>
        </w:rPr>
        <w:t xml:space="preserve">s own actions may </w:t>
      </w:r>
      <w:r w:rsidR="00661A4C">
        <w:rPr>
          <w:rFonts w:ascii="Times New Roman" w:eastAsia="Times New Roman" w:hAnsi="Times New Roman" w:cs="Times New Roman"/>
        </w:rPr>
        <w:t>also be key</w:t>
      </w:r>
      <w:r w:rsidR="00E646EA">
        <w:rPr>
          <w:rFonts w:ascii="Times New Roman" w:eastAsia="Times New Roman" w:hAnsi="Times New Roman" w:cs="Times New Roman"/>
        </w:rPr>
        <w:t xml:space="preserve"> </w:t>
      </w:r>
      <w:r w:rsidR="00DC441E" w:rsidRPr="00DC441E">
        <w:rPr>
          <w:rFonts w:ascii="Times New Roman" w:eastAsia="Times New Roman" w:hAnsi="Times New Roman" w:cs="Times New Roman"/>
        </w:rPr>
        <w:t>(e.g., Ossmy et al., 2021).</w:t>
      </w:r>
      <w:r w:rsidR="00E646EA">
        <w:rPr>
          <w:rFonts w:ascii="Times New Roman" w:eastAsia="Times New Roman" w:hAnsi="Times New Roman" w:cs="Times New Roman"/>
        </w:rPr>
        <w:t xml:space="preserve"> </w:t>
      </w:r>
    </w:p>
    <w:p w14:paraId="15CC3850" w14:textId="3247F8CA"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w:t>
      </w:r>
      <w:r w:rsidR="006932CC">
        <w:rPr>
          <w:rFonts w:ascii="Times New Roman" w:eastAsia="Times New Roman" w:hAnsi="Times New Roman" w:cs="Times New Roman"/>
        </w:rPr>
        <w:t xml:space="preserve"> Gergely et al.’s (1995) original </w:t>
      </w:r>
      <w:r w:rsidR="00C6675C" w:rsidRPr="00C6675C">
        <w:rPr>
          <w:rFonts w:ascii="Times New Roman" w:eastAsia="Times New Roman" w:hAnsi="Times New Roman" w:cs="Times New Roman"/>
        </w:rPr>
        <w:t xml:space="preserve">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w:t>
      </w:r>
      <w:r w:rsidR="004450EF">
        <w:rPr>
          <w:rFonts w:ascii="Times New Roman" w:eastAsia="Times New Roman" w:hAnsi="Times New Roman" w:cs="Times New Roman"/>
        </w:rPr>
        <w:t xml:space="preserve">thus </w:t>
      </w:r>
      <w:r w:rsidR="00096467">
        <w:rPr>
          <w:rFonts w:ascii="Times New Roman" w:eastAsia="Times New Roman" w:hAnsi="Times New Roman" w:cs="Times New Roman"/>
        </w:rPr>
        <w:t xml:space="preserve">be drawn </w:t>
      </w:r>
      <w:r w:rsidR="00061D27">
        <w:rPr>
          <w:rFonts w:ascii="Times New Roman" w:eastAsia="Times New Roman" w:hAnsi="Times New Roman" w:cs="Times New Roman"/>
        </w:rPr>
        <w:t xml:space="preserve">from them </w:t>
      </w:r>
      <w:r w:rsidR="00096467">
        <w:rPr>
          <w:rFonts w:ascii="Times New Roman" w:eastAsia="Times New Roman" w:hAnsi="Times New Roman" w:cs="Times New Roman"/>
        </w:rPr>
        <w:t>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967427A"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6932CC">
        <w:rPr>
          <w:rFonts w:ascii="Times New Roman" w:eastAsia="Times New Roman" w:hAnsi="Times New Roman" w:cs="Times New Roman"/>
        </w:rPr>
        <w:t xml:space="preserve"> and locally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sidR="006932CC">
        <w:rPr>
          <w:rFonts w:ascii="Times New Roman" w:eastAsia="Times New Roman" w:hAnsi="Times New Roman" w:cs="Times New Roman"/>
        </w:rPr>
        <w:t xml:space="preserve">It could </w:t>
      </w:r>
      <w:r w:rsidR="002C41D6">
        <w:rPr>
          <w:rFonts w:ascii="Times New Roman" w:eastAsia="Times New Roman" w:hAnsi="Times New Roman" w:cs="Times New Roman"/>
        </w:rPr>
        <w:t xml:space="preserve">thus </w:t>
      </w:r>
      <w:r w:rsidR="006932CC">
        <w:rPr>
          <w:rFonts w:ascii="Times New Roman" w:eastAsia="Times New Roman" w:hAnsi="Times New Roman" w:cs="Times New Roman"/>
        </w:rPr>
        <w:t>be argued that these simplifications result</w:t>
      </w:r>
      <w:r w:rsidR="00447121">
        <w:rPr>
          <w:rFonts w:ascii="Times New Roman" w:eastAsia="Times New Roman" w:hAnsi="Times New Roman" w:cs="Times New Roman"/>
        </w:rPr>
        <w:t>ed</w:t>
      </w:r>
      <w:r w:rsidR="006932CC">
        <w:rPr>
          <w:rFonts w:ascii="Times New Roman" w:eastAsia="Times New Roman" w:hAnsi="Times New Roman" w:cs="Times New Roman"/>
        </w:rPr>
        <w:t xml:space="preserve"> in a model that poorly </w:t>
      </w:r>
      <w:r w:rsidR="00447121">
        <w:rPr>
          <w:rFonts w:ascii="Times New Roman" w:eastAsia="Times New Roman" w:hAnsi="Times New Roman" w:cs="Times New Roman"/>
        </w:rPr>
        <w:t>approximate</w:t>
      </w:r>
      <w:r w:rsidR="00447121">
        <w:rPr>
          <w:rFonts w:ascii="Times New Roman" w:eastAsia="Times New Roman" w:hAnsi="Times New Roman" w:cs="Times New Roman"/>
        </w:rPr>
        <w:t>d</w:t>
      </w:r>
      <w:r w:rsidR="00447121">
        <w:rPr>
          <w:rFonts w:ascii="Times New Roman" w:eastAsia="Times New Roman" w:hAnsi="Times New Roman" w:cs="Times New Roman"/>
        </w:rPr>
        <w:t xml:space="preserve"> </w:t>
      </w:r>
      <w:r w:rsidR="006932CC">
        <w:rPr>
          <w:rFonts w:ascii="Times New Roman" w:eastAsia="Times New Roman" w:hAnsi="Times New Roman" w:cs="Times New Roman"/>
        </w:rPr>
        <w:t xml:space="preserve">infants’ real-world </w:t>
      </w:r>
      <w:r w:rsidR="001428B3">
        <w:rPr>
          <w:rFonts w:ascii="Times New Roman" w:eastAsia="Times New Roman" w:hAnsi="Times New Roman" w:cs="Times New Roman"/>
        </w:rPr>
        <w:t xml:space="preserve">action-observation </w:t>
      </w:r>
      <w:r w:rsidR="006932CC">
        <w:rPr>
          <w:rFonts w:ascii="Times New Roman" w:eastAsia="Times New Roman" w:hAnsi="Times New Roman" w:cs="Times New Roman"/>
        </w:rPr>
        <w:t>experience. Without denying this criticism</w:t>
      </w:r>
      <w:r w:rsidR="00524642" w:rsidRPr="00EC33BD">
        <w:rPr>
          <w:rFonts w:ascii="Times New Roman" w:eastAsia="Times New Roman" w:hAnsi="Times New Roman" w:cs="Times New Roman"/>
        </w:rPr>
        <w:t xml:space="preserve">, </w:t>
      </w:r>
      <w:r w:rsidR="006932CC">
        <w:rPr>
          <w:rFonts w:ascii="Times New Roman" w:eastAsia="Times New Roman" w:hAnsi="Times New Roman" w:cs="Times New Roman"/>
        </w:rPr>
        <w:t xml:space="preserve">it is worth bearing in mind that such simplifications were deliberate. </w:t>
      </w:r>
      <w:r w:rsidR="00E67E6D">
        <w:rPr>
          <w:rFonts w:ascii="Times New Roman" w:eastAsia="Times New Roman" w:hAnsi="Times New Roman" w:cs="Times New Roman"/>
        </w:rPr>
        <w:t xml:space="preserve">By developing a simple model, it is possible </w:t>
      </w:r>
      <w:r w:rsidR="00C17439">
        <w:rPr>
          <w:rFonts w:ascii="Times New Roman" w:eastAsia="Times New Roman" w:hAnsi="Times New Roman" w:cs="Times New Roman"/>
        </w:rPr>
        <w:t xml:space="preserve">precisely </w:t>
      </w:r>
      <w:r w:rsidR="00E67E6D">
        <w:rPr>
          <w:rFonts w:ascii="Times New Roman" w:eastAsia="Times New Roman" w:hAnsi="Times New Roman" w:cs="Times New Roman"/>
        </w:rPr>
        <w:t xml:space="preserve">to elucidate the mechanisms by which </w:t>
      </w:r>
      <w:r w:rsidR="003931AB">
        <w:rPr>
          <w:rFonts w:ascii="Times New Roman" w:eastAsia="Times New Roman" w:hAnsi="Times New Roman" w:cs="Times New Roman"/>
        </w:rPr>
        <w:t>it</w:t>
      </w:r>
      <w:r w:rsidR="00E67E6D">
        <w:rPr>
          <w:rFonts w:ascii="Times New Roman" w:eastAsia="Times New Roman" w:hAnsi="Times New Roman" w:cs="Times New Roman"/>
        </w:rPr>
        <w:t xml:space="preserve"> </w:t>
      </w:r>
      <w:r w:rsidR="00447121">
        <w:rPr>
          <w:rFonts w:ascii="Times New Roman" w:eastAsia="Times New Roman" w:hAnsi="Times New Roman" w:cs="Times New Roman"/>
        </w:rPr>
        <w:t>operates</w:t>
      </w:r>
      <w:r w:rsidR="00E67E6D">
        <w:rPr>
          <w:rFonts w:ascii="Times New Roman" w:eastAsia="Times New Roman" w:hAnsi="Times New Roman" w:cs="Times New Roman"/>
        </w:rPr>
        <w:t xml:space="preserve"> and, </w:t>
      </w:r>
      <w:r w:rsidR="003931AB">
        <w:rPr>
          <w:rFonts w:ascii="Times New Roman" w:eastAsia="Times New Roman" w:hAnsi="Times New Roman" w:cs="Times New Roman"/>
        </w:rPr>
        <w:t>based on such an analysis</w:t>
      </w:r>
      <w:r w:rsidR="00E67E6D">
        <w:rPr>
          <w:rFonts w:ascii="Times New Roman" w:eastAsia="Times New Roman" w:hAnsi="Times New Roman" w:cs="Times New Roman"/>
        </w:rPr>
        <w:t xml:space="preserve">, to advance </w:t>
      </w:r>
      <w:r w:rsidR="00E67E6D">
        <w:rPr>
          <w:rFonts w:ascii="Times New Roman" w:eastAsia="Times New Roman" w:hAnsi="Times New Roman" w:cs="Times New Roman"/>
        </w:rPr>
        <w:lastRenderedPageBreak/>
        <w:t xml:space="preserve">theories of infant cognitive development. </w:t>
      </w:r>
      <w:r w:rsidR="00524642">
        <w:rPr>
          <w:rFonts w:ascii="Times New Roman" w:eastAsia="Times New Roman" w:hAnsi="Times New Roman" w:cs="Times New Roman"/>
        </w:rPr>
        <w:t xml:space="preserve">Although </w:t>
      </w:r>
      <w:r w:rsidR="00E67E6D">
        <w:rPr>
          <w:rFonts w:ascii="Times New Roman" w:eastAsia="Times New Roman" w:hAnsi="Times New Roman" w:cs="Times New Roman"/>
        </w:rPr>
        <w:t xml:space="preserve">more sophisticated </w:t>
      </w:r>
      <w:r w:rsidR="007E6403">
        <w:rPr>
          <w:rFonts w:ascii="Times New Roman" w:eastAsia="Times New Roman" w:hAnsi="Times New Roman" w:cs="Times New Roman"/>
        </w:rPr>
        <w:t xml:space="preserve">“deep learning” models </w:t>
      </w:r>
      <w:r w:rsidR="00E67E6D">
        <w:rPr>
          <w:rFonts w:ascii="Times New Roman" w:eastAsia="Times New Roman" w:hAnsi="Times New Roman" w:cs="Times New Roman"/>
        </w:rPr>
        <w:t>may</w:t>
      </w:r>
      <w:r w:rsidR="00106062">
        <w:rPr>
          <w:rFonts w:ascii="Times New Roman" w:eastAsia="Times New Roman" w:hAnsi="Times New Roman" w:cs="Times New Roman"/>
        </w:rPr>
        <w:t xml:space="preserve"> ultimately</w:t>
      </w:r>
      <w:r w:rsidR="00524642" w:rsidRPr="00EC33BD">
        <w:rPr>
          <w:rFonts w:ascii="Times New Roman" w:eastAsia="Times New Roman" w:hAnsi="Times New Roman" w:cs="Times New Roman"/>
        </w:rPr>
        <w:t xml:space="preserve"> better capture the richness of infants’ </w:t>
      </w:r>
      <w:r w:rsidR="00447121">
        <w:rPr>
          <w:rFonts w:ascii="Times New Roman" w:eastAsia="Times New Roman" w:hAnsi="Times New Roman" w:cs="Times New Roman"/>
        </w:rPr>
        <w:t xml:space="preserve">real-world </w:t>
      </w:r>
      <w:r w:rsidR="00524642" w:rsidRPr="00EC33BD">
        <w:rPr>
          <w:rFonts w:ascii="Times New Roman" w:eastAsia="Times New Roman" w:hAnsi="Times New Roman" w:cs="Times New Roman"/>
        </w:rPr>
        <w:t>action</w:t>
      </w:r>
      <w:r w:rsidR="00447121">
        <w:rPr>
          <w:rFonts w:ascii="Times New Roman" w:eastAsia="Times New Roman" w:hAnsi="Times New Roman" w:cs="Times New Roman"/>
        </w:rPr>
        <w:t xml:space="preserve">-observation </w:t>
      </w:r>
      <w:r w:rsidR="00B336EE">
        <w:rPr>
          <w:rFonts w:ascii="Times New Roman" w:eastAsia="Times New Roman" w:hAnsi="Times New Roman" w:cs="Times New Roman"/>
        </w:rPr>
        <w:t>experience</w:t>
      </w:r>
      <w:r w:rsidR="00B336EE">
        <w:rPr>
          <w:rFonts w:ascii="Times New Roman" w:eastAsia="Times New Roman" w:hAnsi="Times New Roman" w:cs="Times New Roman"/>
        </w:rPr>
        <w:t xml:space="preserve"> </w:t>
      </w:r>
      <w:r w:rsidR="00E67E6D">
        <w:rPr>
          <w:rFonts w:ascii="Times New Roman" w:eastAsia="Times New Roman" w:hAnsi="Times New Roman" w:cs="Times New Roman"/>
        </w:rPr>
        <w:t>(e.g., Wai Keen Vong et al., 2024)</w:t>
      </w:r>
      <w:r w:rsidR="00524642">
        <w:rPr>
          <w:rFonts w:ascii="Times New Roman" w:eastAsia="Times New Roman" w:hAnsi="Times New Roman" w:cs="Times New Roman"/>
        </w:rPr>
        <w:t xml:space="preserve">, a major disadvantage of such models is that their complexity </w:t>
      </w:r>
      <w:r w:rsidR="00387815">
        <w:rPr>
          <w:rFonts w:ascii="Times New Roman" w:eastAsia="Times New Roman" w:hAnsi="Times New Roman" w:cs="Times New Roman"/>
        </w:rPr>
        <w:t>can preclude</w:t>
      </w:r>
      <w:r w:rsidR="00524642">
        <w:rPr>
          <w:rFonts w:ascii="Times New Roman" w:eastAsia="Times New Roman" w:hAnsi="Times New Roman" w:cs="Times New Roman"/>
        </w:rPr>
        <w:t xml:space="preserve"> their interpretability</w:t>
      </w:r>
      <w:r w:rsidR="004A5E3E">
        <w:rPr>
          <w:rFonts w:ascii="Times New Roman" w:eastAsia="Times New Roman" w:hAnsi="Times New Roman" w:cs="Times New Roman"/>
        </w:rPr>
        <w:t xml:space="preserve">. </w:t>
      </w:r>
      <w:r w:rsidR="00955170">
        <w:rPr>
          <w:rFonts w:ascii="Times New Roman" w:eastAsia="Times New Roman" w:hAnsi="Times New Roman" w:cs="Times New Roman"/>
        </w:rPr>
        <w:t xml:space="preserve">A promising direction for future research is to implement ALIAS’s theoretical assumptions in a more ecologically valid model to assess </w:t>
      </w:r>
      <w:r w:rsidR="00447121">
        <w:rPr>
          <w:rFonts w:ascii="Times New Roman" w:eastAsia="Times New Roman" w:hAnsi="Times New Roman" w:cs="Times New Roman"/>
        </w:rPr>
        <w:t>whether it</w:t>
      </w:r>
      <w:r w:rsidR="00955170">
        <w:rPr>
          <w:rFonts w:ascii="Times New Roman" w:eastAsia="Times New Roman" w:hAnsi="Times New Roman" w:cs="Times New Roman"/>
        </w:rPr>
        <w:t xml:space="preserve"> would continue to capture infants’ looking behaviors in </w:t>
      </w:r>
      <w:r w:rsidR="00447121">
        <w:rPr>
          <w:rFonts w:ascii="Times New Roman" w:eastAsia="Times New Roman" w:hAnsi="Times New Roman" w:cs="Times New Roman"/>
        </w:rPr>
        <w:t>efficiency-based action studies</w:t>
      </w:r>
      <w:r w:rsidR="00955170">
        <w:rPr>
          <w:rFonts w:ascii="Times New Roman" w:eastAsia="Times New Roman" w:hAnsi="Times New Roman" w:cs="Times New Roman"/>
        </w:rPr>
        <w:t>.</w:t>
      </w:r>
    </w:p>
    <w:p w14:paraId="05C722E0" w14:textId="33B74E4D" w:rsidR="00256C09" w:rsidRDefault="002556AF"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conclusion, t</w:t>
      </w:r>
      <w:r w:rsidR="00744378">
        <w:rPr>
          <w:rFonts w:ascii="Times New Roman" w:eastAsia="Times New Roman" w:hAnsi="Times New Roman" w:cs="Times New Roman"/>
        </w:rPr>
        <w:t>he broad takeaway lesson from the simulations reported here is this: Patterns</w:t>
      </w:r>
      <w:r w:rsidR="00256C09">
        <w:rPr>
          <w:rFonts w:ascii="Times New Roman" w:eastAsia="Times New Roman" w:hAnsi="Times New Roman" w:cs="Times New Roman"/>
        </w:rPr>
        <w:t xml:space="preserve"> of looking</w:t>
      </w:r>
      <w:r w:rsidR="00256C09" w:rsidRPr="00256C09">
        <w:rPr>
          <w:rFonts w:ascii="Times New Roman" w:eastAsia="Times New Roman" w:hAnsi="Times New Roman" w:cs="Times New Roman"/>
        </w:rPr>
        <w:t xml:space="preserve"> </w:t>
      </w:r>
      <w:r w:rsidR="00256C09">
        <w:rPr>
          <w:rFonts w:ascii="Times New Roman" w:eastAsia="Times New Roman" w:hAnsi="Times New Roman" w:cs="Times New Roman"/>
        </w:rPr>
        <w:t xml:space="preserve">that, at first blush, </w:t>
      </w:r>
      <w:r>
        <w:rPr>
          <w:rFonts w:ascii="Times New Roman" w:eastAsia="Times New Roman" w:hAnsi="Times New Roman" w:cs="Times New Roman"/>
        </w:rPr>
        <w:t xml:space="preserve">may </w:t>
      </w:r>
      <w:r w:rsidR="00256C09">
        <w:rPr>
          <w:rFonts w:ascii="Times New Roman" w:eastAsia="Times New Roman" w:hAnsi="Times New Roman" w:cs="Times New Roman"/>
        </w:rPr>
        <w:t>appear</w:t>
      </w:r>
      <w:r w:rsidR="00256C09" w:rsidRPr="00256C09">
        <w:rPr>
          <w:rFonts w:ascii="Times New Roman" w:eastAsia="Times New Roman" w:hAnsi="Times New Roman" w:cs="Times New Roman"/>
        </w:rPr>
        <w:t xml:space="preserve"> to reflect sophisticated conceptual knowledge need not </w:t>
      </w:r>
      <w:r w:rsidR="00256C09">
        <w:rPr>
          <w:rFonts w:ascii="Times New Roman" w:eastAsia="Times New Roman" w:hAnsi="Times New Roman" w:cs="Times New Roman"/>
        </w:rPr>
        <w:t>imply equally complex mechanisms and machinery</w:t>
      </w:r>
      <w:r w:rsidR="00256C09" w:rsidRPr="00256C09">
        <w:rPr>
          <w:rFonts w:ascii="Times New Roman" w:eastAsia="Times New Roman" w:hAnsi="Times New Roman" w:cs="Times New Roman"/>
        </w:rPr>
        <w:t xml:space="preserve">. In the present case, behavior </w:t>
      </w:r>
      <w:r w:rsidR="002217F4">
        <w:rPr>
          <w:rFonts w:ascii="Times New Roman" w:eastAsia="Times New Roman" w:hAnsi="Times New Roman" w:cs="Times New Roman"/>
        </w:rPr>
        <w:t>previously taken as</w:t>
      </w:r>
      <w:r w:rsidR="00256C09" w:rsidRPr="00256C09">
        <w:rPr>
          <w:rFonts w:ascii="Times New Roman" w:eastAsia="Times New Roman" w:hAnsi="Times New Roman" w:cs="Times New Roman"/>
        </w:rPr>
        <w:t xml:space="preserve"> evidence for action-efficiency representations </w:t>
      </w:r>
      <w:r w:rsidR="00A34B27">
        <w:rPr>
          <w:rFonts w:ascii="Times New Roman" w:eastAsia="Times New Roman" w:hAnsi="Times New Roman" w:cs="Times New Roman"/>
        </w:rPr>
        <w:t xml:space="preserve">and specialized mechanisms </w:t>
      </w:r>
      <w:r w:rsidR="00256C09" w:rsidRPr="00256C09">
        <w:rPr>
          <w:rFonts w:ascii="Times New Roman" w:eastAsia="Times New Roman" w:hAnsi="Times New Roman" w:cs="Times New Roman"/>
        </w:rPr>
        <w:t xml:space="preserve">was shown to emerge from a domain-general associative learning mechanism operating over </w:t>
      </w:r>
      <w:r w:rsidR="002217F4">
        <w:rPr>
          <w:rFonts w:ascii="Times New Roman" w:eastAsia="Times New Roman" w:hAnsi="Times New Roman" w:cs="Times New Roman"/>
        </w:rPr>
        <w:t>the visible surface features of action events</w:t>
      </w:r>
      <w:r w:rsidR="00256C09" w:rsidRPr="00256C09">
        <w:rPr>
          <w:rFonts w:ascii="Times New Roman" w:eastAsia="Times New Roman" w:hAnsi="Times New Roman" w:cs="Times New Roman"/>
        </w:rPr>
        <w:t xml:space="preserve">. </w:t>
      </w:r>
      <w:r w:rsidR="00F2213C">
        <w:rPr>
          <w:rFonts w:ascii="Times New Roman" w:eastAsia="Times New Roman" w:hAnsi="Times New Roman" w:cs="Times New Roman"/>
        </w:rPr>
        <w:t xml:space="preserve">Thus, </w:t>
      </w:r>
      <w:r w:rsidR="00F2213C" w:rsidRPr="00F2213C">
        <w:rPr>
          <w:rFonts w:ascii="Times New Roman" w:eastAsia="Times New Roman" w:hAnsi="Times New Roman" w:cs="Times New Roman"/>
        </w:rPr>
        <w:t>before concluding that infants’ performance reflects domain-specific</w:t>
      </w:r>
      <w:r>
        <w:rPr>
          <w:rFonts w:ascii="Times New Roman" w:eastAsia="Times New Roman" w:hAnsi="Times New Roman" w:cs="Times New Roman"/>
        </w:rPr>
        <w:t xml:space="preserve"> mechanisms</w:t>
      </w:r>
      <w:r w:rsidR="00F2213C" w:rsidRPr="00F2213C">
        <w:rPr>
          <w:rFonts w:ascii="Times New Roman" w:eastAsia="Times New Roman" w:hAnsi="Times New Roman" w:cs="Times New Roman"/>
        </w:rPr>
        <w:t xml:space="preserve"> and early-emerging concepts, future studies must first rule out the possibility that such performance </w:t>
      </w:r>
      <w:r w:rsidR="00B11335">
        <w:rPr>
          <w:rFonts w:ascii="Times New Roman" w:eastAsia="Times New Roman" w:hAnsi="Times New Roman" w:cs="Times New Roman"/>
        </w:rPr>
        <w:t>arises from more lean processes</w:t>
      </w:r>
      <w:r w:rsidR="00F2213C" w:rsidRPr="00F2213C">
        <w:rPr>
          <w:rFonts w:ascii="Times New Roman" w:eastAsia="Times New Roman" w:hAnsi="Times New Roman" w:cs="Times New Roman"/>
        </w:rPr>
        <w:t>.</w:t>
      </w:r>
    </w:p>
    <w:p w14:paraId="54E7E7E4" w14:textId="0F5E9A94"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p>
    <w:p w14:paraId="2446EC3A" w14:textId="77777777" w:rsidR="00256C09" w:rsidRDefault="00256C09" w:rsidP="00413F2E">
      <w:pPr>
        <w:spacing w:line="480" w:lineRule="auto"/>
        <w:ind w:firstLine="720"/>
        <w:contextualSpacing/>
        <w:rPr>
          <w:rFonts w:ascii="Times New Roman" w:eastAsia="Times New Roman" w:hAnsi="Times New Roman" w:cs="Times New Roman"/>
        </w:rPr>
      </w:pP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M., &amp; Ray, E. D. (2000). What is the significance of imitation in animals?.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r w:rsidRPr="00A5416E">
        <w:rPr>
          <w:rFonts w:ascii="Times New Roman" w:hAnsi="Times New Roman" w:cs="Times New Roman"/>
        </w:rPr>
        <w:t xml:space="preserve">Ossmy, O., Han, D., Kaplan, B. E., Xu, M., Bianco, C., Mukamel, R., &amp; Adolph, K. E. (2021). Children do not distinguish efficient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26E52D3F" w14:textId="35157E6D" w:rsidR="001F78E2" w:rsidRPr="005900CF" w:rsidRDefault="001F78E2" w:rsidP="005900CF">
      <w:pPr>
        <w:spacing w:line="480" w:lineRule="auto"/>
        <w:ind w:hanging="720"/>
        <w:rPr>
          <w:rFonts w:ascii="Times New Roman" w:hAnsi="Times New Roman" w:cs="Times New Roman"/>
        </w:rPr>
      </w:pPr>
      <w:r w:rsidRPr="001F78E2">
        <w:rPr>
          <w:rFonts w:ascii="Times New Roman" w:hAnsi="Times New Roman" w:cs="Times New Roman"/>
        </w:rPr>
        <w:lastRenderedPageBreak/>
        <w:t>Rogers, T. T., &amp; McClelland, J. L. (2004). </w:t>
      </w:r>
      <w:r w:rsidRPr="001F78E2">
        <w:rPr>
          <w:rFonts w:ascii="Times New Roman" w:hAnsi="Times New Roman" w:cs="Times New Roman"/>
          <w:i/>
          <w:iCs/>
        </w:rPr>
        <w:t>Semantic cognition: A parallel distributed processing approach</w:t>
      </w:r>
      <w:r w:rsidRPr="001F78E2">
        <w:rPr>
          <w:rFonts w:ascii="Times New Roman" w:hAnsi="Times New Roman" w:cs="Times New Roman"/>
        </w:rPr>
        <w:t>. MIT press.</w:t>
      </w:r>
      <w:r>
        <w:rPr>
          <w:rFonts w:ascii="Times New Roman" w:hAnsi="Times New Roman" w:cs="Times New Roman"/>
        </w:rPr>
        <w:t xml:space="preserve">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Default="005900CF" w:rsidP="005900CF">
      <w:pPr>
        <w:spacing w:line="480" w:lineRule="auto"/>
        <w:ind w:hanging="720"/>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5CB753AB" w14:textId="6D8065F9" w:rsidR="003026AC" w:rsidRPr="005900CF" w:rsidRDefault="003026AC" w:rsidP="005900CF">
      <w:pPr>
        <w:spacing w:line="480" w:lineRule="auto"/>
        <w:ind w:hanging="720"/>
        <w:rPr>
          <w:rFonts w:ascii="Times New Roman" w:hAnsi="Times New Roman" w:cs="Times New Roman"/>
        </w:rPr>
      </w:pPr>
      <w:r w:rsidRPr="003026AC">
        <w:rPr>
          <w:rFonts w:ascii="Times New Roman" w:hAnsi="Times New Roman" w:cs="Times New Roman"/>
        </w:rPr>
        <w:t xml:space="preserve">Schlesinger, M., Amso, D., &amp; Johnson, S. P. (2012). Simulating the role of visual selective attention during the development of perceptual completion. </w:t>
      </w:r>
      <w:r w:rsidRPr="003026AC">
        <w:rPr>
          <w:rFonts w:ascii="Times New Roman" w:hAnsi="Times New Roman" w:cs="Times New Roman"/>
          <w:i/>
          <w:iCs/>
        </w:rPr>
        <w:t>Developmental science</w:t>
      </w:r>
      <w:r w:rsidRPr="003026AC">
        <w:rPr>
          <w:rFonts w:ascii="Times New Roman" w:hAnsi="Times New Roman" w:cs="Times New Roman"/>
        </w:rPr>
        <w:t xml:space="preserve">, </w:t>
      </w:r>
      <w:r w:rsidRPr="003026AC">
        <w:rPr>
          <w:rFonts w:ascii="Times New Roman" w:hAnsi="Times New Roman" w:cs="Times New Roman"/>
          <w:i/>
          <w:iCs/>
        </w:rPr>
        <w:t>15</w:t>
      </w:r>
      <w:r w:rsidRPr="003026AC">
        <w:rPr>
          <w:rFonts w:ascii="Times New Roman" w:hAnsi="Times New Roman" w:cs="Times New Roman"/>
        </w:rPr>
        <w:t>(6), 739-752.</w:t>
      </w:r>
      <w:r>
        <w:rPr>
          <w:rFonts w:ascii="Times New Roman" w:hAnsi="Times New Roman" w:cs="Times New Roman"/>
        </w:rPr>
        <w:t xml:space="preserve"> </w:t>
      </w:r>
      <w:hyperlink r:id="rId133" w:history="1">
        <w:r w:rsidRPr="003026AC">
          <w:rPr>
            <w:rStyle w:val="Hyperlink"/>
            <w:rFonts w:ascii="Times New Roman" w:hAnsi="Times New Roman" w:cs="Times New Roman"/>
          </w:rPr>
          <w:t>https://doi.org/10.1111/j.1467-7687.2012.01177.x</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4"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5"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6"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7"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8"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9"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40"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1"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2"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3"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4"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5"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6"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7"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8"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9"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50"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1"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2"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3"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4"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5"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6"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7"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even" r:id="rId159"/>
      <w:headerReference w:type="default" r:id="rId160"/>
      <w:footerReference w:type="even" r:id="rId161"/>
      <w:footerReference w:type="default" r:id="rId162"/>
      <w:headerReference w:type="first" r:id="rId163"/>
      <w:footerReference w:type="first" r:id="rId16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5ECB" w14:textId="77777777" w:rsidR="00321A77" w:rsidRDefault="00321A77" w:rsidP="00391C7E">
      <w:pPr>
        <w:spacing w:after="0" w:line="240" w:lineRule="auto"/>
      </w:pPr>
      <w:r>
        <w:separator/>
      </w:r>
    </w:p>
  </w:endnote>
  <w:endnote w:type="continuationSeparator" w:id="0">
    <w:p w14:paraId="35FD37C5" w14:textId="77777777" w:rsidR="00321A77" w:rsidRDefault="00321A7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70AA" w14:textId="77777777" w:rsidR="008236E1" w:rsidRDefault="00823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D1C" w14:textId="77777777" w:rsidR="008236E1" w:rsidRDefault="008236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3AD7" w14:textId="77777777" w:rsidR="008236E1" w:rsidRDefault="00823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9F5B" w14:textId="77777777" w:rsidR="00321A77" w:rsidRDefault="00321A77" w:rsidP="00391C7E">
      <w:pPr>
        <w:spacing w:after="0" w:line="240" w:lineRule="auto"/>
      </w:pPr>
      <w:r>
        <w:separator/>
      </w:r>
    </w:p>
  </w:footnote>
  <w:footnote w:type="continuationSeparator" w:id="0">
    <w:p w14:paraId="1521707C" w14:textId="77777777" w:rsidR="00321A77" w:rsidRDefault="00321A77"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5DB7" w14:textId="77777777" w:rsidR="008236E1" w:rsidRDefault="00823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7BEDCB9B" w:rsidR="00391C7E" w:rsidRPr="00391C7E" w:rsidRDefault="00791C2B">
    <w:pPr>
      <w:pStyle w:val="Header"/>
      <w:rPr>
        <w:rFonts w:ascii="Times New Roman" w:hAnsi="Times New Roman" w:cs="Times New Roman"/>
      </w:rPr>
    </w:pPr>
    <w:r>
      <w:rPr>
        <w:rFonts w:ascii="Times New Roman" w:hAnsi="Times New Roman" w:cs="Times New Roman"/>
      </w:rPr>
      <w:t>Action efficiency understanding</w:t>
    </w:r>
    <w:r w:rsidR="00391C7E" w:rsidRPr="00391C7E">
      <w:rPr>
        <w:rFonts w:ascii="Times New Roman" w:hAnsi="Times New Roman" w:cs="Times New Roman"/>
      </w:rPr>
      <w:t xml:space="preserve"> via associative learning</w:t>
    </w:r>
    <w:r w:rsidR="00391C7E"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00391C7E" w:rsidRPr="00391C7E">
          <w:rPr>
            <w:rFonts w:ascii="Times New Roman" w:hAnsi="Times New Roman" w:cs="Times New Roman"/>
          </w:rPr>
          <w:fldChar w:fldCharType="begin"/>
        </w:r>
        <w:r w:rsidR="00391C7E" w:rsidRPr="00391C7E">
          <w:rPr>
            <w:rFonts w:ascii="Times New Roman" w:hAnsi="Times New Roman" w:cs="Times New Roman"/>
          </w:rPr>
          <w:instrText xml:space="preserve"> PAGE   \* MERGEFORMAT </w:instrText>
        </w:r>
        <w:r w:rsidR="00391C7E" w:rsidRPr="00391C7E">
          <w:rPr>
            <w:rFonts w:ascii="Times New Roman" w:hAnsi="Times New Roman" w:cs="Times New Roman"/>
          </w:rPr>
          <w:fldChar w:fldCharType="separate"/>
        </w:r>
        <w:r w:rsidR="00391C7E" w:rsidRPr="00391C7E">
          <w:rPr>
            <w:rFonts w:ascii="Times New Roman" w:hAnsi="Times New Roman" w:cs="Times New Roman"/>
            <w:noProof/>
          </w:rPr>
          <w:t>2</w:t>
        </w:r>
        <w:r w:rsidR="00391C7E"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6F0"/>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09"/>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2B7"/>
    <w:rsid w:val="00017757"/>
    <w:rsid w:val="00017850"/>
    <w:rsid w:val="00017D72"/>
    <w:rsid w:val="00017DBA"/>
    <w:rsid w:val="00020260"/>
    <w:rsid w:val="00020306"/>
    <w:rsid w:val="000204DD"/>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A54"/>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20B"/>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4ECC"/>
    <w:rsid w:val="000350E9"/>
    <w:rsid w:val="00035828"/>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5CA"/>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92A"/>
    <w:rsid w:val="00047E5C"/>
    <w:rsid w:val="00047ECC"/>
    <w:rsid w:val="0005005B"/>
    <w:rsid w:val="0005038D"/>
    <w:rsid w:val="000504E6"/>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D27"/>
    <w:rsid w:val="00061FA1"/>
    <w:rsid w:val="00062194"/>
    <w:rsid w:val="00062B4C"/>
    <w:rsid w:val="00062EDC"/>
    <w:rsid w:val="0006396F"/>
    <w:rsid w:val="00063A23"/>
    <w:rsid w:val="00063A7C"/>
    <w:rsid w:val="00063AA1"/>
    <w:rsid w:val="00063BA5"/>
    <w:rsid w:val="00063FD5"/>
    <w:rsid w:val="00064715"/>
    <w:rsid w:val="00064912"/>
    <w:rsid w:val="0006493F"/>
    <w:rsid w:val="000649A1"/>
    <w:rsid w:val="000651A7"/>
    <w:rsid w:val="000651E9"/>
    <w:rsid w:val="000656AF"/>
    <w:rsid w:val="0006578D"/>
    <w:rsid w:val="00065F35"/>
    <w:rsid w:val="000667B7"/>
    <w:rsid w:val="000678F1"/>
    <w:rsid w:val="0007013C"/>
    <w:rsid w:val="000702EB"/>
    <w:rsid w:val="000705E6"/>
    <w:rsid w:val="00070634"/>
    <w:rsid w:val="0007083C"/>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2D02"/>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0CD"/>
    <w:rsid w:val="00091784"/>
    <w:rsid w:val="00091A8C"/>
    <w:rsid w:val="0009200D"/>
    <w:rsid w:val="00092652"/>
    <w:rsid w:val="00092D1A"/>
    <w:rsid w:val="00093050"/>
    <w:rsid w:val="000938AC"/>
    <w:rsid w:val="000939FE"/>
    <w:rsid w:val="00093BEA"/>
    <w:rsid w:val="00093E13"/>
    <w:rsid w:val="000943B0"/>
    <w:rsid w:val="0009471E"/>
    <w:rsid w:val="00094806"/>
    <w:rsid w:val="0009483E"/>
    <w:rsid w:val="0009490B"/>
    <w:rsid w:val="00094B4D"/>
    <w:rsid w:val="00095066"/>
    <w:rsid w:val="00095223"/>
    <w:rsid w:val="000954A0"/>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93"/>
    <w:rsid w:val="000A51FC"/>
    <w:rsid w:val="000A555F"/>
    <w:rsid w:val="000A58E8"/>
    <w:rsid w:val="000A599D"/>
    <w:rsid w:val="000A5E4B"/>
    <w:rsid w:val="000A5F46"/>
    <w:rsid w:val="000A6421"/>
    <w:rsid w:val="000A6762"/>
    <w:rsid w:val="000A7004"/>
    <w:rsid w:val="000A7017"/>
    <w:rsid w:val="000A715B"/>
    <w:rsid w:val="000A71C1"/>
    <w:rsid w:val="000A7280"/>
    <w:rsid w:val="000A754D"/>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A13"/>
    <w:rsid w:val="000B3B8B"/>
    <w:rsid w:val="000B3C24"/>
    <w:rsid w:val="000B3CD1"/>
    <w:rsid w:val="000B3D55"/>
    <w:rsid w:val="000B3F0A"/>
    <w:rsid w:val="000B3FDA"/>
    <w:rsid w:val="000B4399"/>
    <w:rsid w:val="000B4DD6"/>
    <w:rsid w:val="000B4ECF"/>
    <w:rsid w:val="000B510B"/>
    <w:rsid w:val="000B5C68"/>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411"/>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19C"/>
    <w:rsid w:val="000F158C"/>
    <w:rsid w:val="000F17F6"/>
    <w:rsid w:val="000F1A90"/>
    <w:rsid w:val="000F1D20"/>
    <w:rsid w:val="000F1DD4"/>
    <w:rsid w:val="000F1E79"/>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36"/>
    <w:rsid w:val="000F79B8"/>
    <w:rsid w:val="000F7B8C"/>
    <w:rsid w:val="000F7B9B"/>
    <w:rsid w:val="000F7CAC"/>
    <w:rsid w:val="001001BD"/>
    <w:rsid w:val="001002AB"/>
    <w:rsid w:val="0010035E"/>
    <w:rsid w:val="00100585"/>
    <w:rsid w:val="00100DFB"/>
    <w:rsid w:val="00100FC9"/>
    <w:rsid w:val="001010FA"/>
    <w:rsid w:val="00101446"/>
    <w:rsid w:val="001014EE"/>
    <w:rsid w:val="0010189C"/>
    <w:rsid w:val="00101D73"/>
    <w:rsid w:val="00101D77"/>
    <w:rsid w:val="0010245A"/>
    <w:rsid w:val="00102C53"/>
    <w:rsid w:val="00102DDA"/>
    <w:rsid w:val="00103688"/>
    <w:rsid w:val="001039AD"/>
    <w:rsid w:val="00103DE0"/>
    <w:rsid w:val="0010402B"/>
    <w:rsid w:val="00104159"/>
    <w:rsid w:val="00104354"/>
    <w:rsid w:val="00104484"/>
    <w:rsid w:val="00104696"/>
    <w:rsid w:val="00105279"/>
    <w:rsid w:val="0010545A"/>
    <w:rsid w:val="00105831"/>
    <w:rsid w:val="00105BB1"/>
    <w:rsid w:val="00105D7B"/>
    <w:rsid w:val="00106046"/>
    <w:rsid w:val="00106062"/>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1CB6"/>
    <w:rsid w:val="00112013"/>
    <w:rsid w:val="001123AA"/>
    <w:rsid w:val="0011240F"/>
    <w:rsid w:val="00112880"/>
    <w:rsid w:val="001129C8"/>
    <w:rsid w:val="00112ABC"/>
    <w:rsid w:val="00112AF3"/>
    <w:rsid w:val="00112BB3"/>
    <w:rsid w:val="00112C4C"/>
    <w:rsid w:val="00112DBE"/>
    <w:rsid w:val="0011301C"/>
    <w:rsid w:val="00113091"/>
    <w:rsid w:val="001131B2"/>
    <w:rsid w:val="00113AA3"/>
    <w:rsid w:val="00113FE5"/>
    <w:rsid w:val="00114728"/>
    <w:rsid w:val="00114C92"/>
    <w:rsid w:val="00114F18"/>
    <w:rsid w:val="00115051"/>
    <w:rsid w:val="00115675"/>
    <w:rsid w:val="001157F1"/>
    <w:rsid w:val="00115972"/>
    <w:rsid w:val="00115979"/>
    <w:rsid w:val="00115B8A"/>
    <w:rsid w:val="00115F64"/>
    <w:rsid w:val="001166DF"/>
    <w:rsid w:val="00116CFE"/>
    <w:rsid w:val="00117198"/>
    <w:rsid w:val="0011739B"/>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087E"/>
    <w:rsid w:val="0013112B"/>
    <w:rsid w:val="0013148F"/>
    <w:rsid w:val="0013156A"/>
    <w:rsid w:val="0013169E"/>
    <w:rsid w:val="00131EFD"/>
    <w:rsid w:val="00131F9A"/>
    <w:rsid w:val="00131FB9"/>
    <w:rsid w:val="00132267"/>
    <w:rsid w:val="001324BD"/>
    <w:rsid w:val="00132755"/>
    <w:rsid w:val="00132D46"/>
    <w:rsid w:val="001335A3"/>
    <w:rsid w:val="00133782"/>
    <w:rsid w:val="00133D2B"/>
    <w:rsid w:val="00134062"/>
    <w:rsid w:val="00134228"/>
    <w:rsid w:val="0013438E"/>
    <w:rsid w:val="0013468D"/>
    <w:rsid w:val="001349B0"/>
    <w:rsid w:val="00134B55"/>
    <w:rsid w:val="00134CB3"/>
    <w:rsid w:val="00135667"/>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8B3"/>
    <w:rsid w:val="00142ED1"/>
    <w:rsid w:val="001433CD"/>
    <w:rsid w:val="00143F51"/>
    <w:rsid w:val="001440E5"/>
    <w:rsid w:val="00144146"/>
    <w:rsid w:val="001441FF"/>
    <w:rsid w:val="00144357"/>
    <w:rsid w:val="001443CC"/>
    <w:rsid w:val="001445E1"/>
    <w:rsid w:val="00144CDB"/>
    <w:rsid w:val="00144DDE"/>
    <w:rsid w:val="001450B7"/>
    <w:rsid w:val="00145AD8"/>
    <w:rsid w:val="00145E97"/>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3D28"/>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4FD"/>
    <w:rsid w:val="00160614"/>
    <w:rsid w:val="00160646"/>
    <w:rsid w:val="00160829"/>
    <w:rsid w:val="00160A31"/>
    <w:rsid w:val="00160EBD"/>
    <w:rsid w:val="00161186"/>
    <w:rsid w:val="00161333"/>
    <w:rsid w:val="001613A6"/>
    <w:rsid w:val="00161441"/>
    <w:rsid w:val="001614AB"/>
    <w:rsid w:val="00161B73"/>
    <w:rsid w:val="00161BCA"/>
    <w:rsid w:val="00162040"/>
    <w:rsid w:val="00162673"/>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0E1"/>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5B4"/>
    <w:rsid w:val="00187D09"/>
    <w:rsid w:val="00190110"/>
    <w:rsid w:val="001902F7"/>
    <w:rsid w:val="00190AA0"/>
    <w:rsid w:val="00190D1A"/>
    <w:rsid w:val="0019193F"/>
    <w:rsid w:val="00191AB7"/>
    <w:rsid w:val="001920C4"/>
    <w:rsid w:val="00192340"/>
    <w:rsid w:val="00192937"/>
    <w:rsid w:val="001938E6"/>
    <w:rsid w:val="00193DD6"/>
    <w:rsid w:val="0019465C"/>
    <w:rsid w:val="00194CEE"/>
    <w:rsid w:val="00194F9C"/>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9C0"/>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2B"/>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437"/>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25F"/>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910"/>
    <w:rsid w:val="001C5B4C"/>
    <w:rsid w:val="001C6311"/>
    <w:rsid w:val="001C642A"/>
    <w:rsid w:val="001C64B7"/>
    <w:rsid w:val="001C66D4"/>
    <w:rsid w:val="001C69DD"/>
    <w:rsid w:val="001C7484"/>
    <w:rsid w:val="001C7BEE"/>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06F"/>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3B"/>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2937"/>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7E7"/>
    <w:rsid w:val="001F6B88"/>
    <w:rsid w:val="001F6D33"/>
    <w:rsid w:val="001F6DC8"/>
    <w:rsid w:val="001F6FCE"/>
    <w:rsid w:val="001F704D"/>
    <w:rsid w:val="001F7398"/>
    <w:rsid w:val="001F754E"/>
    <w:rsid w:val="001F76E9"/>
    <w:rsid w:val="001F78E2"/>
    <w:rsid w:val="001F7CBE"/>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51"/>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9DB"/>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17C85"/>
    <w:rsid w:val="002200F1"/>
    <w:rsid w:val="002200F8"/>
    <w:rsid w:val="002204AE"/>
    <w:rsid w:val="002205EA"/>
    <w:rsid w:val="0022061A"/>
    <w:rsid w:val="00220755"/>
    <w:rsid w:val="00220D5D"/>
    <w:rsid w:val="00221437"/>
    <w:rsid w:val="00221515"/>
    <w:rsid w:val="002217F4"/>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35E"/>
    <w:rsid w:val="00224528"/>
    <w:rsid w:val="002246F3"/>
    <w:rsid w:val="00224899"/>
    <w:rsid w:val="002249C6"/>
    <w:rsid w:val="0022501C"/>
    <w:rsid w:val="00225EAA"/>
    <w:rsid w:val="0022653A"/>
    <w:rsid w:val="0022659A"/>
    <w:rsid w:val="002265B0"/>
    <w:rsid w:val="00226665"/>
    <w:rsid w:val="002267AD"/>
    <w:rsid w:val="002267D1"/>
    <w:rsid w:val="002268D7"/>
    <w:rsid w:val="00226AC2"/>
    <w:rsid w:val="00226F49"/>
    <w:rsid w:val="00226FF6"/>
    <w:rsid w:val="002277DE"/>
    <w:rsid w:val="00227861"/>
    <w:rsid w:val="002278AD"/>
    <w:rsid w:val="002279A3"/>
    <w:rsid w:val="00227A3C"/>
    <w:rsid w:val="00227C6E"/>
    <w:rsid w:val="00227ED2"/>
    <w:rsid w:val="00227F52"/>
    <w:rsid w:val="002306AB"/>
    <w:rsid w:val="002306DE"/>
    <w:rsid w:val="00230700"/>
    <w:rsid w:val="00230718"/>
    <w:rsid w:val="00230A9A"/>
    <w:rsid w:val="00230D82"/>
    <w:rsid w:val="002313A1"/>
    <w:rsid w:val="0023164D"/>
    <w:rsid w:val="002319AE"/>
    <w:rsid w:val="002319D4"/>
    <w:rsid w:val="002322A5"/>
    <w:rsid w:val="002327B3"/>
    <w:rsid w:val="00232B68"/>
    <w:rsid w:val="00232BD9"/>
    <w:rsid w:val="00233034"/>
    <w:rsid w:val="00233382"/>
    <w:rsid w:val="00233897"/>
    <w:rsid w:val="00233A2D"/>
    <w:rsid w:val="00233AAE"/>
    <w:rsid w:val="00233BDD"/>
    <w:rsid w:val="00233C52"/>
    <w:rsid w:val="00233DCE"/>
    <w:rsid w:val="00233DE0"/>
    <w:rsid w:val="0023417E"/>
    <w:rsid w:val="002341FE"/>
    <w:rsid w:val="00234510"/>
    <w:rsid w:val="00234A10"/>
    <w:rsid w:val="00235E21"/>
    <w:rsid w:val="00235E44"/>
    <w:rsid w:val="00235EFD"/>
    <w:rsid w:val="0023612F"/>
    <w:rsid w:val="002361BE"/>
    <w:rsid w:val="00236819"/>
    <w:rsid w:val="002369FD"/>
    <w:rsid w:val="00236C94"/>
    <w:rsid w:val="0023707F"/>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3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5D83"/>
    <w:rsid w:val="002460C6"/>
    <w:rsid w:val="0024615B"/>
    <w:rsid w:val="00246178"/>
    <w:rsid w:val="00246385"/>
    <w:rsid w:val="00246567"/>
    <w:rsid w:val="002465E9"/>
    <w:rsid w:val="00246765"/>
    <w:rsid w:val="002468ED"/>
    <w:rsid w:val="00246BFD"/>
    <w:rsid w:val="00246FB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6AF"/>
    <w:rsid w:val="00255A04"/>
    <w:rsid w:val="0025617C"/>
    <w:rsid w:val="002561A3"/>
    <w:rsid w:val="002568C7"/>
    <w:rsid w:val="00256C09"/>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106"/>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359"/>
    <w:rsid w:val="0026781C"/>
    <w:rsid w:val="00270E73"/>
    <w:rsid w:val="00271083"/>
    <w:rsid w:val="00271206"/>
    <w:rsid w:val="00271559"/>
    <w:rsid w:val="0027190A"/>
    <w:rsid w:val="0027198F"/>
    <w:rsid w:val="00271F24"/>
    <w:rsid w:val="0027220C"/>
    <w:rsid w:val="00272951"/>
    <w:rsid w:val="002731B1"/>
    <w:rsid w:val="00273B30"/>
    <w:rsid w:val="00273E89"/>
    <w:rsid w:val="00273FB5"/>
    <w:rsid w:val="002744D2"/>
    <w:rsid w:val="00274863"/>
    <w:rsid w:val="00275131"/>
    <w:rsid w:val="0027518E"/>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07AA"/>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BC8"/>
    <w:rsid w:val="00286C0B"/>
    <w:rsid w:val="00286C99"/>
    <w:rsid w:val="00286DB1"/>
    <w:rsid w:val="00286E20"/>
    <w:rsid w:val="00286F3B"/>
    <w:rsid w:val="002873C7"/>
    <w:rsid w:val="002875F4"/>
    <w:rsid w:val="00287F77"/>
    <w:rsid w:val="0029016F"/>
    <w:rsid w:val="002907E3"/>
    <w:rsid w:val="00290A11"/>
    <w:rsid w:val="00290B5C"/>
    <w:rsid w:val="00290DA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789"/>
    <w:rsid w:val="00293BE2"/>
    <w:rsid w:val="00293CB6"/>
    <w:rsid w:val="002942A6"/>
    <w:rsid w:val="00294E89"/>
    <w:rsid w:val="00294E8B"/>
    <w:rsid w:val="00295316"/>
    <w:rsid w:val="0029581D"/>
    <w:rsid w:val="00295C36"/>
    <w:rsid w:val="00295C9E"/>
    <w:rsid w:val="00296023"/>
    <w:rsid w:val="00296148"/>
    <w:rsid w:val="00296228"/>
    <w:rsid w:val="00296443"/>
    <w:rsid w:val="00296919"/>
    <w:rsid w:val="002969FD"/>
    <w:rsid w:val="00296A5C"/>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5FC4"/>
    <w:rsid w:val="002A6126"/>
    <w:rsid w:val="002A65A2"/>
    <w:rsid w:val="002A693A"/>
    <w:rsid w:val="002A69C6"/>
    <w:rsid w:val="002A6E3D"/>
    <w:rsid w:val="002A6F3D"/>
    <w:rsid w:val="002A6FBF"/>
    <w:rsid w:val="002A72AC"/>
    <w:rsid w:val="002A73BF"/>
    <w:rsid w:val="002A758B"/>
    <w:rsid w:val="002A7830"/>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05"/>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1B2"/>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1D6"/>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90A"/>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86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0F7"/>
    <w:rsid w:val="002F54DC"/>
    <w:rsid w:val="002F579C"/>
    <w:rsid w:val="002F5B13"/>
    <w:rsid w:val="002F5E1A"/>
    <w:rsid w:val="002F6238"/>
    <w:rsid w:val="002F6423"/>
    <w:rsid w:val="002F64EF"/>
    <w:rsid w:val="002F6552"/>
    <w:rsid w:val="002F6716"/>
    <w:rsid w:val="002F6A30"/>
    <w:rsid w:val="002F6C33"/>
    <w:rsid w:val="002F7452"/>
    <w:rsid w:val="003000D0"/>
    <w:rsid w:val="0030037C"/>
    <w:rsid w:val="00300630"/>
    <w:rsid w:val="00300FD4"/>
    <w:rsid w:val="003012FF"/>
    <w:rsid w:val="0030159F"/>
    <w:rsid w:val="00301A78"/>
    <w:rsid w:val="00301DF4"/>
    <w:rsid w:val="00301EEB"/>
    <w:rsid w:val="003020DD"/>
    <w:rsid w:val="003021AA"/>
    <w:rsid w:val="003026AC"/>
    <w:rsid w:val="00302752"/>
    <w:rsid w:val="003027F0"/>
    <w:rsid w:val="00302A5E"/>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96"/>
    <w:rsid w:val="003128F0"/>
    <w:rsid w:val="00312DF4"/>
    <w:rsid w:val="00313295"/>
    <w:rsid w:val="0031334A"/>
    <w:rsid w:val="00313694"/>
    <w:rsid w:val="003140E2"/>
    <w:rsid w:val="0031420A"/>
    <w:rsid w:val="003148AF"/>
    <w:rsid w:val="0031496D"/>
    <w:rsid w:val="00314F74"/>
    <w:rsid w:val="003153B3"/>
    <w:rsid w:val="003154EC"/>
    <w:rsid w:val="00315AA6"/>
    <w:rsid w:val="00315BAF"/>
    <w:rsid w:val="0031611D"/>
    <w:rsid w:val="003162D9"/>
    <w:rsid w:val="00316305"/>
    <w:rsid w:val="0031682C"/>
    <w:rsid w:val="00316871"/>
    <w:rsid w:val="003168A7"/>
    <w:rsid w:val="00316A4A"/>
    <w:rsid w:val="00316C95"/>
    <w:rsid w:val="00316FB8"/>
    <w:rsid w:val="00316FCF"/>
    <w:rsid w:val="003171F9"/>
    <w:rsid w:val="00317870"/>
    <w:rsid w:val="0031793A"/>
    <w:rsid w:val="00317C0B"/>
    <w:rsid w:val="00317F98"/>
    <w:rsid w:val="00320796"/>
    <w:rsid w:val="00320B51"/>
    <w:rsid w:val="00320BF1"/>
    <w:rsid w:val="00320CB7"/>
    <w:rsid w:val="00320DA0"/>
    <w:rsid w:val="00320E67"/>
    <w:rsid w:val="003218F1"/>
    <w:rsid w:val="00321A77"/>
    <w:rsid w:val="00321D85"/>
    <w:rsid w:val="0032241B"/>
    <w:rsid w:val="003229A4"/>
    <w:rsid w:val="00322AB3"/>
    <w:rsid w:val="00322B0B"/>
    <w:rsid w:val="00322DE6"/>
    <w:rsid w:val="00322E22"/>
    <w:rsid w:val="00323197"/>
    <w:rsid w:val="0032327D"/>
    <w:rsid w:val="003232DB"/>
    <w:rsid w:val="00323552"/>
    <w:rsid w:val="00323B70"/>
    <w:rsid w:val="00324065"/>
    <w:rsid w:val="003241F6"/>
    <w:rsid w:val="0032420B"/>
    <w:rsid w:val="0032485E"/>
    <w:rsid w:val="003248FE"/>
    <w:rsid w:val="00324C6A"/>
    <w:rsid w:val="00324D35"/>
    <w:rsid w:val="00324DBA"/>
    <w:rsid w:val="00325351"/>
    <w:rsid w:val="0032551E"/>
    <w:rsid w:val="003258BE"/>
    <w:rsid w:val="0032624C"/>
    <w:rsid w:val="00326503"/>
    <w:rsid w:val="00326577"/>
    <w:rsid w:val="00326AE0"/>
    <w:rsid w:val="00326DF7"/>
    <w:rsid w:val="00326ED5"/>
    <w:rsid w:val="00327070"/>
    <w:rsid w:val="00327258"/>
    <w:rsid w:val="00327476"/>
    <w:rsid w:val="00330C44"/>
    <w:rsid w:val="00331188"/>
    <w:rsid w:val="003314EC"/>
    <w:rsid w:val="00331765"/>
    <w:rsid w:val="0033184B"/>
    <w:rsid w:val="003318EA"/>
    <w:rsid w:val="00331AF7"/>
    <w:rsid w:val="00331E63"/>
    <w:rsid w:val="0033228D"/>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2B6"/>
    <w:rsid w:val="003475BB"/>
    <w:rsid w:val="00347B0E"/>
    <w:rsid w:val="00350670"/>
    <w:rsid w:val="003506EF"/>
    <w:rsid w:val="003508E3"/>
    <w:rsid w:val="00350C5C"/>
    <w:rsid w:val="00350FFB"/>
    <w:rsid w:val="0035106A"/>
    <w:rsid w:val="0035137B"/>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00B"/>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28"/>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8D9"/>
    <w:rsid w:val="00366CD3"/>
    <w:rsid w:val="003673D6"/>
    <w:rsid w:val="00367775"/>
    <w:rsid w:val="00367AE5"/>
    <w:rsid w:val="00367E30"/>
    <w:rsid w:val="00367F9C"/>
    <w:rsid w:val="003707DF"/>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38FF"/>
    <w:rsid w:val="00373C85"/>
    <w:rsid w:val="00373C95"/>
    <w:rsid w:val="00374286"/>
    <w:rsid w:val="003744EE"/>
    <w:rsid w:val="003745B9"/>
    <w:rsid w:val="003746FE"/>
    <w:rsid w:val="00374825"/>
    <w:rsid w:val="00374AE7"/>
    <w:rsid w:val="00374C03"/>
    <w:rsid w:val="0037503E"/>
    <w:rsid w:val="0037528A"/>
    <w:rsid w:val="003753A7"/>
    <w:rsid w:val="003754B0"/>
    <w:rsid w:val="0037590E"/>
    <w:rsid w:val="00375BEE"/>
    <w:rsid w:val="00375FBD"/>
    <w:rsid w:val="00376019"/>
    <w:rsid w:val="003764BE"/>
    <w:rsid w:val="0037650C"/>
    <w:rsid w:val="00376A43"/>
    <w:rsid w:val="00376BBD"/>
    <w:rsid w:val="00376FEB"/>
    <w:rsid w:val="003770CF"/>
    <w:rsid w:val="003770EC"/>
    <w:rsid w:val="003773A2"/>
    <w:rsid w:val="00377518"/>
    <w:rsid w:val="0037753D"/>
    <w:rsid w:val="0037755C"/>
    <w:rsid w:val="003779FF"/>
    <w:rsid w:val="00377F56"/>
    <w:rsid w:val="0038048A"/>
    <w:rsid w:val="00380551"/>
    <w:rsid w:val="003805C0"/>
    <w:rsid w:val="00380653"/>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815"/>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31AB"/>
    <w:rsid w:val="00394185"/>
    <w:rsid w:val="003943BB"/>
    <w:rsid w:val="0039487E"/>
    <w:rsid w:val="00394891"/>
    <w:rsid w:val="00395866"/>
    <w:rsid w:val="00396028"/>
    <w:rsid w:val="003960B5"/>
    <w:rsid w:val="00396102"/>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AE9"/>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BB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2C3B"/>
    <w:rsid w:val="003D350A"/>
    <w:rsid w:val="003D3718"/>
    <w:rsid w:val="003D3799"/>
    <w:rsid w:val="003D3C80"/>
    <w:rsid w:val="003D3D34"/>
    <w:rsid w:val="003D3D8E"/>
    <w:rsid w:val="003D401B"/>
    <w:rsid w:val="003D4119"/>
    <w:rsid w:val="003D461E"/>
    <w:rsid w:val="003D465B"/>
    <w:rsid w:val="003D48D0"/>
    <w:rsid w:val="003D4B37"/>
    <w:rsid w:val="003D4B80"/>
    <w:rsid w:val="003D4F3B"/>
    <w:rsid w:val="003D5138"/>
    <w:rsid w:val="003D5226"/>
    <w:rsid w:val="003D539B"/>
    <w:rsid w:val="003D5994"/>
    <w:rsid w:val="003D5E26"/>
    <w:rsid w:val="003D5F2A"/>
    <w:rsid w:val="003D61E6"/>
    <w:rsid w:val="003D66EC"/>
    <w:rsid w:val="003D740D"/>
    <w:rsid w:val="003D7E19"/>
    <w:rsid w:val="003E001A"/>
    <w:rsid w:val="003E0134"/>
    <w:rsid w:val="003E0191"/>
    <w:rsid w:val="003E02EF"/>
    <w:rsid w:val="003E05F2"/>
    <w:rsid w:val="003E0868"/>
    <w:rsid w:val="003E09D2"/>
    <w:rsid w:val="003E09E4"/>
    <w:rsid w:val="003E0A43"/>
    <w:rsid w:val="003E0B66"/>
    <w:rsid w:val="003E1183"/>
    <w:rsid w:val="003E16F0"/>
    <w:rsid w:val="003E19F0"/>
    <w:rsid w:val="003E1F01"/>
    <w:rsid w:val="003E2B47"/>
    <w:rsid w:val="003E2FC2"/>
    <w:rsid w:val="003E3063"/>
    <w:rsid w:val="003E345B"/>
    <w:rsid w:val="003E34EA"/>
    <w:rsid w:val="003E39BF"/>
    <w:rsid w:val="003E3AE1"/>
    <w:rsid w:val="003E3DD3"/>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12"/>
    <w:rsid w:val="003F1D39"/>
    <w:rsid w:val="003F1E43"/>
    <w:rsid w:val="003F258E"/>
    <w:rsid w:val="003F2A08"/>
    <w:rsid w:val="003F2BC7"/>
    <w:rsid w:val="003F2FD0"/>
    <w:rsid w:val="003F3318"/>
    <w:rsid w:val="003F334B"/>
    <w:rsid w:val="003F3F0C"/>
    <w:rsid w:val="003F4043"/>
    <w:rsid w:val="003F443C"/>
    <w:rsid w:val="003F4AAC"/>
    <w:rsid w:val="003F4BFA"/>
    <w:rsid w:val="003F55D0"/>
    <w:rsid w:val="003F56CC"/>
    <w:rsid w:val="003F5726"/>
    <w:rsid w:val="003F62C6"/>
    <w:rsid w:val="003F64C2"/>
    <w:rsid w:val="003F65E1"/>
    <w:rsid w:val="003F6836"/>
    <w:rsid w:val="003F6D39"/>
    <w:rsid w:val="003F6D4C"/>
    <w:rsid w:val="003F7091"/>
    <w:rsid w:val="003F712B"/>
    <w:rsid w:val="003F7FD9"/>
    <w:rsid w:val="0040001D"/>
    <w:rsid w:val="00400445"/>
    <w:rsid w:val="00400808"/>
    <w:rsid w:val="004008E2"/>
    <w:rsid w:val="004008F3"/>
    <w:rsid w:val="00400A8A"/>
    <w:rsid w:val="004015A7"/>
    <w:rsid w:val="0040165B"/>
    <w:rsid w:val="00401890"/>
    <w:rsid w:val="00401F62"/>
    <w:rsid w:val="0040282C"/>
    <w:rsid w:val="00402A5D"/>
    <w:rsid w:val="00402F99"/>
    <w:rsid w:val="00403BB8"/>
    <w:rsid w:val="00404147"/>
    <w:rsid w:val="004046F3"/>
    <w:rsid w:val="00404AC4"/>
    <w:rsid w:val="00404B49"/>
    <w:rsid w:val="00404B81"/>
    <w:rsid w:val="004054B0"/>
    <w:rsid w:val="00405547"/>
    <w:rsid w:val="00405854"/>
    <w:rsid w:val="00405867"/>
    <w:rsid w:val="004058E3"/>
    <w:rsid w:val="00405C88"/>
    <w:rsid w:val="00406085"/>
    <w:rsid w:val="004060B2"/>
    <w:rsid w:val="004062F6"/>
    <w:rsid w:val="00406364"/>
    <w:rsid w:val="004069A0"/>
    <w:rsid w:val="00406B49"/>
    <w:rsid w:val="00406E8A"/>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7"/>
    <w:rsid w:val="00414B5B"/>
    <w:rsid w:val="00414B9A"/>
    <w:rsid w:val="00414F95"/>
    <w:rsid w:val="00415AB9"/>
    <w:rsid w:val="00416199"/>
    <w:rsid w:val="00416223"/>
    <w:rsid w:val="004166FC"/>
    <w:rsid w:val="00416748"/>
    <w:rsid w:val="004167A2"/>
    <w:rsid w:val="00416815"/>
    <w:rsid w:val="00416936"/>
    <w:rsid w:val="00416BA1"/>
    <w:rsid w:val="00416CCC"/>
    <w:rsid w:val="0041717B"/>
    <w:rsid w:val="004172D3"/>
    <w:rsid w:val="0041752E"/>
    <w:rsid w:val="0041758A"/>
    <w:rsid w:val="004175C1"/>
    <w:rsid w:val="004175EF"/>
    <w:rsid w:val="00417B76"/>
    <w:rsid w:val="00417C89"/>
    <w:rsid w:val="004201EB"/>
    <w:rsid w:val="004206D7"/>
    <w:rsid w:val="00420863"/>
    <w:rsid w:val="004208D5"/>
    <w:rsid w:val="00420AB2"/>
    <w:rsid w:val="00420E5D"/>
    <w:rsid w:val="0042242E"/>
    <w:rsid w:val="004227CF"/>
    <w:rsid w:val="004229A7"/>
    <w:rsid w:val="004229FE"/>
    <w:rsid w:val="00422A3C"/>
    <w:rsid w:val="00423001"/>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AF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6E55"/>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64C"/>
    <w:rsid w:val="00443FE2"/>
    <w:rsid w:val="0044424A"/>
    <w:rsid w:val="004447FF"/>
    <w:rsid w:val="00444B2A"/>
    <w:rsid w:val="00444DAC"/>
    <w:rsid w:val="00444FD4"/>
    <w:rsid w:val="00444FE0"/>
    <w:rsid w:val="00445048"/>
    <w:rsid w:val="004450EA"/>
    <w:rsid w:val="004450EF"/>
    <w:rsid w:val="00445430"/>
    <w:rsid w:val="00445460"/>
    <w:rsid w:val="004454B4"/>
    <w:rsid w:val="00445BF3"/>
    <w:rsid w:val="00446614"/>
    <w:rsid w:val="00446A20"/>
    <w:rsid w:val="00446D2F"/>
    <w:rsid w:val="00447069"/>
    <w:rsid w:val="00447121"/>
    <w:rsid w:val="00447183"/>
    <w:rsid w:val="004478F7"/>
    <w:rsid w:val="004479CB"/>
    <w:rsid w:val="00447B1C"/>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BF1"/>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256"/>
    <w:rsid w:val="0047043E"/>
    <w:rsid w:val="00470612"/>
    <w:rsid w:val="00470630"/>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D15"/>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296"/>
    <w:rsid w:val="0048430D"/>
    <w:rsid w:val="004846D9"/>
    <w:rsid w:val="00484994"/>
    <w:rsid w:val="004849A1"/>
    <w:rsid w:val="00484DFA"/>
    <w:rsid w:val="00485058"/>
    <w:rsid w:val="004856B9"/>
    <w:rsid w:val="00485AEA"/>
    <w:rsid w:val="004864A3"/>
    <w:rsid w:val="0048659B"/>
    <w:rsid w:val="00486861"/>
    <w:rsid w:val="00486CEC"/>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043"/>
    <w:rsid w:val="0049319B"/>
    <w:rsid w:val="0049328D"/>
    <w:rsid w:val="00493A31"/>
    <w:rsid w:val="00493D23"/>
    <w:rsid w:val="004944B9"/>
    <w:rsid w:val="00494550"/>
    <w:rsid w:val="0049469B"/>
    <w:rsid w:val="00494A15"/>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1A"/>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1BB"/>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1B"/>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D50"/>
    <w:rsid w:val="004B4FDB"/>
    <w:rsid w:val="004B50CC"/>
    <w:rsid w:val="004B5117"/>
    <w:rsid w:val="004B562A"/>
    <w:rsid w:val="004B56B4"/>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62"/>
    <w:rsid w:val="004C0098"/>
    <w:rsid w:val="004C00B1"/>
    <w:rsid w:val="004C011B"/>
    <w:rsid w:val="004C018F"/>
    <w:rsid w:val="004C02D0"/>
    <w:rsid w:val="004C042A"/>
    <w:rsid w:val="004C0529"/>
    <w:rsid w:val="004C05A3"/>
    <w:rsid w:val="004C12A9"/>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7EB"/>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099"/>
    <w:rsid w:val="004D32F5"/>
    <w:rsid w:val="004D3387"/>
    <w:rsid w:val="004D3C11"/>
    <w:rsid w:val="004D3C8A"/>
    <w:rsid w:val="004D4762"/>
    <w:rsid w:val="004D4A45"/>
    <w:rsid w:val="004D4AA5"/>
    <w:rsid w:val="004D4F4D"/>
    <w:rsid w:val="004D527A"/>
    <w:rsid w:val="004D53BE"/>
    <w:rsid w:val="004D54DA"/>
    <w:rsid w:val="004D59DC"/>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A63"/>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675"/>
    <w:rsid w:val="004E785B"/>
    <w:rsid w:val="004E79C4"/>
    <w:rsid w:val="004E7A82"/>
    <w:rsid w:val="004E7E73"/>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6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E95"/>
    <w:rsid w:val="00510F28"/>
    <w:rsid w:val="0051151E"/>
    <w:rsid w:val="00511B5E"/>
    <w:rsid w:val="00511E70"/>
    <w:rsid w:val="00511EFF"/>
    <w:rsid w:val="00512641"/>
    <w:rsid w:val="0051293E"/>
    <w:rsid w:val="00512B2F"/>
    <w:rsid w:val="00512C62"/>
    <w:rsid w:val="00512CFD"/>
    <w:rsid w:val="00513269"/>
    <w:rsid w:val="00513437"/>
    <w:rsid w:val="00513646"/>
    <w:rsid w:val="00513734"/>
    <w:rsid w:val="0051393F"/>
    <w:rsid w:val="00513BD3"/>
    <w:rsid w:val="00513C0A"/>
    <w:rsid w:val="00513C73"/>
    <w:rsid w:val="00513F1E"/>
    <w:rsid w:val="00514921"/>
    <w:rsid w:val="00514A46"/>
    <w:rsid w:val="00514CDE"/>
    <w:rsid w:val="00514D2C"/>
    <w:rsid w:val="00515639"/>
    <w:rsid w:val="005158B9"/>
    <w:rsid w:val="00516589"/>
    <w:rsid w:val="00516679"/>
    <w:rsid w:val="0051699E"/>
    <w:rsid w:val="00516AC4"/>
    <w:rsid w:val="00516E10"/>
    <w:rsid w:val="00516ECF"/>
    <w:rsid w:val="005170FC"/>
    <w:rsid w:val="00517F1A"/>
    <w:rsid w:val="00517F8E"/>
    <w:rsid w:val="00520531"/>
    <w:rsid w:val="00520707"/>
    <w:rsid w:val="00520EAF"/>
    <w:rsid w:val="005212F4"/>
    <w:rsid w:val="00521380"/>
    <w:rsid w:val="005216B0"/>
    <w:rsid w:val="005217F5"/>
    <w:rsid w:val="00521D26"/>
    <w:rsid w:val="00522110"/>
    <w:rsid w:val="00522560"/>
    <w:rsid w:val="00522843"/>
    <w:rsid w:val="00522A26"/>
    <w:rsid w:val="00522BE1"/>
    <w:rsid w:val="00522C58"/>
    <w:rsid w:val="00522C66"/>
    <w:rsid w:val="00523168"/>
    <w:rsid w:val="00523624"/>
    <w:rsid w:val="00523A5A"/>
    <w:rsid w:val="00523C7B"/>
    <w:rsid w:val="0052427B"/>
    <w:rsid w:val="005244A6"/>
    <w:rsid w:val="00524642"/>
    <w:rsid w:val="0052470C"/>
    <w:rsid w:val="00524908"/>
    <w:rsid w:val="00524DCD"/>
    <w:rsid w:val="00524F2B"/>
    <w:rsid w:val="00525031"/>
    <w:rsid w:val="0052528F"/>
    <w:rsid w:val="00525589"/>
    <w:rsid w:val="00525641"/>
    <w:rsid w:val="00525BB8"/>
    <w:rsid w:val="00525C2F"/>
    <w:rsid w:val="00525F70"/>
    <w:rsid w:val="005262F7"/>
    <w:rsid w:val="005265DD"/>
    <w:rsid w:val="00526C3A"/>
    <w:rsid w:val="005272E0"/>
    <w:rsid w:val="0052771D"/>
    <w:rsid w:val="00527B4D"/>
    <w:rsid w:val="00527EA7"/>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35D"/>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1D0"/>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56"/>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90E"/>
    <w:rsid w:val="00565F54"/>
    <w:rsid w:val="00566095"/>
    <w:rsid w:val="005660C0"/>
    <w:rsid w:val="0056623D"/>
    <w:rsid w:val="00566307"/>
    <w:rsid w:val="00566544"/>
    <w:rsid w:val="00566545"/>
    <w:rsid w:val="00566653"/>
    <w:rsid w:val="00566A9D"/>
    <w:rsid w:val="00566B69"/>
    <w:rsid w:val="00566EE9"/>
    <w:rsid w:val="00566F5A"/>
    <w:rsid w:val="00567071"/>
    <w:rsid w:val="005675DF"/>
    <w:rsid w:val="00567787"/>
    <w:rsid w:val="005679C7"/>
    <w:rsid w:val="00567E2A"/>
    <w:rsid w:val="00567ED1"/>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25"/>
    <w:rsid w:val="00576594"/>
    <w:rsid w:val="00576E17"/>
    <w:rsid w:val="00576F83"/>
    <w:rsid w:val="00577459"/>
    <w:rsid w:val="00577501"/>
    <w:rsid w:val="00577556"/>
    <w:rsid w:val="0058051A"/>
    <w:rsid w:val="00580671"/>
    <w:rsid w:val="00580981"/>
    <w:rsid w:val="00580C32"/>
    <w:rsid w:val="00580F17"/>
    <w:rsid w:val="005812F4"/>
    <w:rsid w:val="00582434"/>
    <w:rsid w:val="00582505"/>
    <w:rsid w:val="0058286D"/>
    <w:rsid w:val="00582A70"/>
    <w:rsid w:val="00582C5A"/>
    <w:rsid w:val="00582C9C"/>
    <w:rsid w:val="0058342C"/>
    <w:rsid w:val="005839CC"/>
    <w:rsid w:val="00583AD1"/>
    <w:rsid w:val="00583C36"/>
    <w:rsid w:val="00583CB6"/>
    <w:rsid w:val="00583D95"/>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4A1"/>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4E56"/>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3F1F"/>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452"/>
    <w:rsid w:val="005C5DC0"/>
    <w:rsid w:val="005C6500"/>
    <w:rsid w:val="005C6F13"/>
    <w:rsid w:val="005C7761"/>
    <w:rsid w:val="005C7A40"/>
    <w:rsid w:val="005C7C83"/>
    <w:rsid w:val="005C7F2F"/>
    <w:rsid w:val="005C7F84"/>
    <w:rsid w:val="005D0203"/>
    <w:rsid w:val="005D0320"/>
    <w:rsid w:val="005D05D0"/>
    <w:rsid w:val="005D0679"/>
    <w:rsid w:val="005D07DE"/>
    <w:rsid w:val="005D08C7"/>
    <w:rsid w:val="005D0E84"/>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272"/>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E7ECE"/>
    <w:rsid w:val="005F03E5"/>
    <w:rsid w:val="005F04C2"/>
    <w:rsid w:val="005F17B7"/>
    <w:rsid w:val="005F1961"/>
    <w:rsid w:val="005F1C3C"/>
    <w:rsid w:val="005F1FB1"/>
    <w:rsid w:val="005F223F"/>
    <w:rsid w:val="005F2703"/>
    <w:rsid w:val="005F2777"/>
    <w:rsid w:val="005F2CF5"/>
    <w:rsid w:val="005F2D28"/>
    <w:rsid w:val="005F2D51"/>
    <w:rsid w:val="005F3778"/>
    <w:rsid w:val="005F39EA"/>
    <w:rsid w:val="005F3B38"/>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377"/>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187"/>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3F5B"/>
    <w:rsid w:val="006243B1"/>
    <w:rsid w:val="00624B0D"/>
    <w:rsid w:val="00625764"/>
    <w:rsid w:val="006261D9"/>
    <w:rsid w:val="00626FE2"/>
    <w:rsid w:val="0062766E"/>
    <w:rsid w:val="006278D9"/>
    <w:rsid w:val="0062799B"/>
    <w:rsid w:val="00627D86"/>
    <w:rsid w:val="00627EEA"/>
    <w:rsid w:val="00630075"/>
    <w:rsid w:val="006304C3"/>
    <w:rsid w:val="0063061E"/>
    <w:rsid w:val="00630B2A"/>
    <w:rsid w:val="00630C3D"/>
    <w:rsid w:val="00630D64"/>
    <w:rsid w:val="006315A5"/>
    <w:rsid w:val="00631863"/>
    <w:rsid w:val="00631865"/>
    <w:rsid w:val="006318BD"/>
    <w:rsid w:val="00631B2C"/>
    <w:rsid w:val="00631F56"/>
    <w:rsid w:val="006325DA"/>
    <w:rsid w:val="0063270F"/>
    <w:rsid w:val="006327F6"/>
    <w:rsid w:val="00632C5A"/>
    <w:rsid w:val="00633138"/>
    <w:rsid w:val="0063362D"/>
    <w:rsid w:val="0063365C"/>
    <w:rsid w:val="006338D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868"/>
    <w:rsid w:val="00640CAC"/>
    <w:rsid w:val="00640CDB"/>
    <w:rsid w:val="0064223D"/>
    <w:rsid w:val="006422FE"/>
    <w:rsid w:val="00642345"/>
    <w:rsid w:val="006423E4"/>
    <w:rsid w:val="00642A68"/>
    <w:rsid w:val="00642A9E"/>
    <w:rsid w:val="00642D50"/>
    <w:rsid w:val="006432DB"/>
    <w:rsid w:val="00643439"/>
    <w:rsid w:val="0064377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0BF"/>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3DFD"/>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A4C"/>
    <w:rsid w:val="00661D82"/>
    <w:rsid w:val="00661DFC"/>
    <w:rsid w:val="00661E3B"/>
    <w:rsid w:val="0066206F"/>
    <w:rsid w:val="00662293"/>
    <w:rsid w:val="006624D1"/>
    <w:rsid w:val="006625A2"/>
    <w:rsid w:val="006625D2"/>
    <w:rsid w:val="00662A1E"/>
    <w:rsid w:val="0066316D"/>
    <w:rsid w:val="006633E7"/>
    <w:rsid w:val="0066373B"/>
    <w:rsid w:val="00663890"/>
    <w:rsid w:val="00663CAF"/>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0C9"/>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58"/>
    <w:rsid w:val="00692E63"/>
    <w:rsid w:val="006932CC"/>
    <w:rsid w:val="00693372"/>
    <w:rsid w:val="006933BC"/>
    <w:rsid w:val="00693870"/>
    <w:rsid w:val="00693966"/>
    <w:rsid w:val="00693FC8"/>
    <w:rsid w:val="00694489"/>
    <w:rsid w:val="006947FC"/>
    <w:rsid w:val="0069554C"/>
    <w:rsid w:val="006959B0"/>
    <w:rsid w:val="00695B7B"/>
    <w:rsid w:val="006966A7"/>
    <w:rsid w:val="006969EB"/>
    <w:rsid w:val="00696C04"/>
    <w:rsid w:val="00696C17"/>
    <w:rsid w:val="00696E83"/>
    <w:rsid w:val="006971F8"/>
    <w:rsid w:val="006977B0"/>
    <w:rsid w:val="006A0061"/>
    <w:rsid w:val="006A02DB"/>
    <w:rsid w:val="006A0888"/>
    <w:rsid w:val="006A08D2"/>
    <w:rsid w:val="006A08EF"/>
    <w:rsid w:val="006A108C"/>
    <w:rsid w:val="006A10F7"/>
    <w:rsid w:val="006A1275"/>
    <w:rsid w:val="006A14C5"/>
    <w:rsid w:val="006A15E1"/>
    <w:rsid w:val="006A1861"/>
    <w:rsid w:val="006A1873"/>
    <w:rsid w:val="006A18D1"/>
    <w:rsid w:val="006A1D61"/>
    <w:rsid w:val="006A1D8C"/>
    <w:rsid w:val="006A2238"/>
    <w:rsid w:val="006A2A50"/>
    <w:rsid w:val="006A2AD9"/>
    <w:rsid w:val="006A2F94"/>
    <w:rsid w:val="006A350C"/>
    <w:rsid w:val="006A3BB6"/>
    <w:rsid w:val="006A3D7F"/>
    <w:rsid w:val="006A419C"/>
    <w:rsid w:val="006A456E"/>
    <w:rsid w:val="006A470C"/>
    <w:rsid w:val="006A49F3"/>
    <w:rsid w:val="006A4E8A"/>
    <w:rsid w:val="006A50F2"/>
    <w:rsid w:val="006A59EB"/>
    <w:rsid w:val="006A5B68"/>
    <w:rsid w:val="006A62C6"/>
    <w:rsid w:val="006A6503"/>
    <w:rsid w:val="006A66FC"/>
    <w:rsid w:val="006A6F1E"/>
    <w:rsid w:val="006A72E8"/>
    <w:rsid w:val="006A75A2"/>
    <w:rsid w:val="006A77C1"/>
    <w:rsid w:val="006A789A"/>
    <w:rsid w:val="006A7B62"/>
    <w:rsid w:val="006A7BD0"/>
    <w:rsid w:val="006A7DBF"/>
    <w:rsid w:val="006A7FEB"/>
    <w:rsid w:val="006B0561"/>
    <w:rsid w:val="006B0C8E"/>
    <w:rsid w:val="006B0C96"/>
    <w:rsid w:val="006B0CE8"/>
    <w:rsid w:val="006B114B"/>
    <w:rsid w:val="006B18F7"/>
    <w:rsid w:val="006B1D56"/>
    <w:rsid w:val="006B1E42"/>
    <w:rsid w:val="006B225F"/>
    <w:rsid w:val="006B2AE1"/>
    <w:rsid w:val="006B2CCB"/>
    <w:rsid w:val="006B2F6E"/>
    <w:rsid w:val="006B3776"/>
    <w:rsid w:val="006B382C"/>
    <w:rsid w:val="006B3E38"/>
    <w:rsid w:val="006B449E"/>
    <w:rsid w:val="006B4AA0"/>
    <w:rsid w:val="006B4EE5"/>
    <w:rsid w:val="006B4F0B"/>
    <w:rsid w:val="006B5231"/>
    <w:rsid w:val="006B5248"/>
    <w:rsid w:val="006B5253"/>
    <w:rsid w:val="006B5510"/>
    <w:rsid w:val="006B585C"/>
    <w:rsid w:val="006B599B"/>
    <w:rsid w:val="006B5ACD"/>
    <w:rsid w:val="006B5E4A"/>
    <w:rsid w:val="006B5E8F"/>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AB"/>
    <w:rsid w:val="006C56DA"/>
    <w:rsid w:val="006C5974"/>
    <w:rsid w:val="006C5A94"/>
    <w:rsid w:val="006C5AAB"/>
    <w:rsid w:val="006C5C52"/>
    <w:rsid w:val="006C6A19"/>
    <w:rsid w:val="006C6ADB"/>
    <w:rsid w:val="006C6E3E"/>
    <w:rsid w:val="006C7667"/>
    <w:rsid w:val="006C788D"/>
    <w:rsid w:val="006C7C44"/>
    <w:rsid w:val="006C7DCD"/>
    <w:rsid w:val="006D000D"/>
    <w:rsid w:val="006D007E"/>
    <w:rsid w:val="006D015B"/>
    <w:rsid w:val="006D0DBF"/>
    <w:rsid w:val="006D0E50"/>
    <w:rsid w:val="006D11B0"/>
    <w:rsid w:val="006D1622"/>
    <w:rsid w:val="006D17D2"/>
    <w:rsid w:val="006D18D4"/>
    <w:rsid w:val="006D2124"/>
    <w:rsid w:val="006D29B4"/>
    <w:rsid w:val="006D2AED"/>
    <w:rsid w:val="006D3336"/>
    <w:rsid w:val="006D339D"/>
    <w:rsid w:val="006D356F"/>
    <w:rsid w:val="006D3768"/>
    <w:rsid w:val="006D397C"/>
    <w:rsid w:val="006D3EB9"/>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04B"/>
    <w:rsid w:val="006F11EE"/>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13"/>
    <w:rsid w:val="006F4E6E"/>
    <w:rsid w:val="006F5084"/>
    <w:rsid w:val="006F558F"/>
    <w:rsid w:val="006F5655"/>
    <w:rsid w:val="006F58C2"/>
    <w:rsid w:val="006F5BF5"/>
    <w:rsid w:val="006F5DD4"/>
    <w:rsid w:val="006F60CB"/>
    <w:rsid w:val="006F66C4"/>
    <w:rsid w:val="006F67D4"/>
    <w:rsid w:val="006F6D9F"/>
    <w:rsid w:val="006F710B"/>
    <w:rsid w:val="006F7263"/>
    <w:rsid w:val="006F77E7"/>
    <w:rsid w:val="006F77F4"/>
    <w:rsid w:val="006F7A51"/>
    <w:rsid w:val="006F7D40"/>
    <w:rsid w:val="0070034C"/>
    <w:rsid w:val="00700AD2"/>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B6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4709"/>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0F97"/>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78"/>
    <w:rsid w:val="007443C0"/>
    <w:rsid w:val="007443EE"/>
    <w:rsid w:val="0074445A"/>
    <w:rsid w:val="0074478E"/>
    <w:rsid w:val="007448A5"/>
    <w:rsid w:val="00744B15"/>
    <w:rsid w:val="00744F21"/>
    <w:rsid w:val="00744FEF"/>
    <w:rsid w:val="0074588B"/>
    <w:rsid w:val="007458D4"/>
    <w:rsid w:val="00745C47"/>
    <w:rsid w:val="00745DDF"/>
    <w:rsid w:val="00745DE1"/>
    <w:rsid w:val="0074602D"/>
    <w:rsid w:val="0074612B"/>
    <w:rsid w:val="007462DF"/>
    <w:rsid w:val="00746365"/>
    <w:rsid w:val="007464FB"/>
    <w:rsid w:val="00746749"/>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4F9"/>
    <w:rsid w:val="00751B32"/>
    <w:rsid w:val="00751CE3"/>
    <w:rsid w:val="00751DFD"/>
    <w:rsid w:val="00751FE0"/>
    <w:rsid w:val="007522BA"/>
    <w:rsid w:val="00752428"/>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0D12"/>
    <w:rsid w:val="007613A4"/>
    <w:rsid w:val="00761458"/>
    <w:rsid w:val="00761797"/>
    <w:rsid w:val="00761AB6"/>
    <w:rsid w:val="00761AF7"/>
    <w:rsid w:val="007624F8"/>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749"/>
    <w:rsid w:val="0077188E"/>
    <w:rsid w:val="007718CB"/>
    <w:rsid w:val="00771CF7"/>
    <w:rsid w:val="00771E48"/>
    <w:rsid w:val="0077236B"/>
    <w:rsid w:val="00772496"/>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6CAA"/>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D19"/>
    <w:rsid w:val="00784ED7"/>
    <w:rsid w:val="007850D5"/>
    <w:rsid w:val="0078570D"/>
    <w:rsid w:val="00785CDC"/>
    <w:rsid w:val="00785E5D"/>
    <w:rsid w:val="00785EE2"/>
    <w:rsid w:val="00785F62"/>
    <w:rsid w:val="00785F80"/>
    <w:rsid w:val="007866D1"/>
    <w:rsid w:val="00786BA3"/>
    <w:rsid w:val="00787672"/>
    <w:rsid w:val="0078769E"/>
    <w:rsid w:val="007878A8"/>
    <w:rsid w:val="00790573"/>
    <w:rsid w:val="00790937"/>
    <w:rsid w:val="007909D0"/>
    <w:rsid w:val="00790AF8"/>
    <w:rsid w:val="00790E1C"/>
    <w:rsid w:val="007916EF"/>
    <w:rsid w:val="00791C06"/>
    <w:rsid w:val="00791C2B"/>
    <w:rsid w:val="00791DBB"/>
    <w:rsid w:val="00791E5E"/>
    <w:rsid w:val="00792014"/>
    <w:rsid w:val="00792E0A"/>
    <w:rsid w:val="007930E7"/>
    <w:rsid w:val="0079351C"/>
    <w:rsid w:val="0079377B"/>
    <w:rsid w:val="00793864"/>
    <w:rsid w:val="00793930"/>
    <w:rsid w:val="007939BA"/>
    <w:rsid w:val="00793AA2"/>
    <w:rsid w:val="00793BEE"/>
    <w:rsid w:val="00793E6A"/>
    <w:rsid w:val="00793FC0"/>
    <w:rsid w:val="00793FEB"/>
    <w:rsid w:val="007942CC"/>
    <w:rsid w:val="00794632"/>
    <w:rsid w:val="0079488F"/>
    <w:rsid w:val="0079501A"/>
    <w:rsid w:val="00795359"/>
    <w:rsid w:val="0079599D"/>
    <w:rsid w:val="00795BA1"/>
    <w:rsid w:val="0079607E"/>
    <w:rsid w:val="0079651D"/>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967"/>
    <w:rsid w:val="007A3CC7"/>
    <w:rsid w:val="007A4606"/>
    <w:rsid w:val="007A46E1"/>
    <w:rsid w:val="007A4760"/>
    <w:rsid w:val="007A4942"/>
    <w:rsid w:val="007A4C33"/>
    <w:rsid w:val="007A5374"/>
    <w:rsid w:val="007A5583"/>
    <w:rsid w:val="007A587F"/>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25FA"/>
    <w:rsid w:val="007B31A4"/>
    <w:rsid w:val="007B3347"/>
    <w:rsid w:val="007B43AC"/>
    <w:rsid w:val="007B44B6"/>
    <w:rsid w:val="007B4552"/>
    <w:rsid w:val="007B4775"/>
    <w:rsid w:val="007B4A1C"/>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CDE"/>
    <w:rsid w:val="007C7D93"/>
    <w:rsid w:val="007C7EAC"/>
    <w:rsid w:val="007C7F8A"/>
    <w:rsid w:val="007D03E5"/>
    <w:rsid w:val="007D0542"/>
    <w:rsid w:val="007D069A"/>
    <w:rsid w:val="007D0CF5"/>
    <w:rsid w:val="007D1241"/>
    <w:rsid w:val="007D16EA"/>
    <w:rsid w:val="007D1E9D"/>
    <w:rsid w:val="007D2407"/>
    <w:rsid w:val="007D285B"/>
    <w:rsid w:val="007D2B20"/>
    <w:rsid w:val="007D2C72"/>
    <w:rsid w:val="007D2FD1"/>
    <w:rsid w:val="007D3709"/>
    <w:rsid w:val="007D37CB"/>
    <w:rsid w:val="007D3D94"/>
    <w:rsid w:val="007D403D"/>
    <w:rsid w:val="007D46E9"/>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BB"/>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21"/>
    <w:rsid w:val="007E4D4C"/>
    <w:rsid w:val="007E503C"/>
    <w:rsid w:val="007E5540"/>
    <w:rsid w:val="007E599D"/>
    <w:rsid w:val="007E5E6D"/>
    <w:rsid w:val="007E62C2"/>
    <w:rsid w:val="007E6403"/>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0FB5"/>
    <w:rsid w:val="007F111D"/>
    <w:rsid w:val="007F16AB"/>
    <w:rsid w:val="007F1AA9"/>
    <w:rsid w:val="007F1ABB"/>
    <w:rsid w:val="007F1BA8"/>
    <w:rsid w:val="007F20F3"/>
    <w:rsid w:val="007F213B"/>
    <w:rsid w:val="007F27FF"/>
    <w:rsid w:val="007F2AB5"/>
    <w:rsid w:val="007F2D36"/>
    <w:rsid w:val="007F309C"/>
    <w:rsid w:val="007F35EA"/>
    <w:rsid w:val="007F3F30"/>
    <w:rsid w:val="007F4585"/>
    <w:rsid w:val="007F541E"/>
    <w:rsid w:val="007F5DCA"/>
    <w:rsid w:val="007F617E"/>
    <w:rsid w:val="007F6224"/>
    <w:rsid w:val="007F66CE"/>
    <w:rsid w:val="007F6D04"/>
    <w:rsid w:val="007F6F8D"/>
    <w:rsid w:val="007F720E"/>
    <w:rsid w:val="007F7477"/>
    <w:rsid w:val="007F74C0"/>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2D9"/>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7A1"/>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8C8"/>
    <w:rsid w:val="00812D19"/>
    <w:rsid w:val="0081314B"/>
    <w:rsid w:val="00813612"/>
    <w:rsid w:val="00813661"/>
    <w:rsid w:val="00813B8A"/>
    <w:rsid w:val="00814524"/>
    <w:rsid w:val="008145F7"/>
    <w:rsid w:val="0081476D"/>
    <w:rsid w:val="00814902"/>
    <w:rsid w:val="008149A6"/>
    <w:rsid w:val="00814C7F"/>
    <w:rsid w:val="0081501F"/>
    <w:rsid w:val="0081545D"/>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490"/>
    <w:rsid w:val="0082160A"/>
    <w:rsid w:val="00821757"/>
    <w:rsid w:val="00821C5B"/>
    <w:rsid w:val="00821F6A"/>
    <w:rsid w:val="008221B1"/>
    <w:rsid w:val="008223E1"/>
    <w:rsid w:val="008226AE"/>
    <w:rsid w:val="008227CF"/>
    <w:rsid w:val="00823362"/>
    <w:rsid w:val="008233F0"/>
    <w:rsid w:val="008236E1"/>
    <w:rsid w:val="008239C6"/>
    <w:rsid w:val="00824236"/>
    <w:rsid w:val="00824650"/>
    <w:rsid w:val="00824A70"/>
    <w:rsid w:val="0082609A"/>
    <w:rsid w:val="00826106"/>
    <w:rsid w:val="0082670C"/>
    <w:rsid w:val="00826D1B"/>
    <w:rsid w:val="0082726F"/>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9CF"/>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5E"/>
    <w:rsid w:val="008353F2"/>
    <w:rsid w:val="008353FD"/>
    <w:rsid w:val="0083543A"/>
    <w:rsid w:val="0083613E"/>
    <w:rsid w:val="0083621F"/>
    <w:rsid w:val="00836622"/>
    <w:rsid w:val="0083671A"/>
    <w:rsid w:val="008368B0"/>
    <w:rsid w:val="00836D2B"/>
    <w:rsid w:val="00836EA6"/>
    <w:rsid w:val="0083708E"/>
    <w:rsid w:val="008370EC"/>
    <w:rsid w:val="00837114"/>
    <w:rsid w:val="00837164"/>
    <w:rsid w:val="00837327"/>
    <w:rsid w:val="008377D0"/>
    <w:rsid w:val="00837A23"/>
    <w:rsid w:val="00837BAC"/>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BA8"/>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0F3"/>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5DEA"/>
    <w:rsid w:val="00866792"/>
    <w:rsid w:val="00866C5E"/>
    <w:rsid w:val="008674ED"/>
    <w:rsid w:val="0086750B"/>
    <w:rsid w:val="0086760B"/>
    <w:rsid w:val="00867CF7"/>
    <w:rsid w:val="00870188"/>
    <w:rsid w:val="00870711"/>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543"/>
    <w:rsid w:val="00880864"/>
    <w:rsid w:val="00880890"/>
    <w:rsid w:val="00880903"/>
    <w:rsid w:val="00880AC5"/>
    <w:rsid w:val="00880C9B"/>
    <w:rsid w:val="00880F62"/>
    <w:rsid w:val="00881170"/>
    <w:rsid w:val="0088152C"/>
    <w:rsid w:val="008816BC"/>
    <w:rsid w:val="00881931"/>
    <w:rsid w:val="008819A1"/>
    <w:rsid w:val="00881EC3"/>
    <w:rsid w:val="00881ED8"/>
    <w:rsid w:val="008823B1"/>
    <w:rsid w:val="00882489"/>
    <w:rsid w:val="008827A7"/>
    <w:rsid w:val="00882999"/>
    <w:rsid w:val="00882A0A"/>
    <w:rsid w:val="00882C88"/>
    <w:rsid w:val="00882CDD"/>
    <w:rsid w:val="00883112"/>
    <w:rsid w:val="008832C7"/>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6EEB"/>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2E88"/>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762"/>
    <w:rsid w:val="008979EA"/>
    <w:rsid w:val="008A014D"/>
    <w:rsid w:val="008A0C3E"/>
    <w:rsid w:val="008A0DE0"/>
    <w:rsid w:val="008A0F0D"/>
    <w:rsid w:val="008A0F87"/>
    <w:rsid w:val="008A120A"/>
    <w:rsid w:val="008A1746"/>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2EA1"/>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607"/>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1ED2"/>
    <w:rsid w:val="008C1EE3"/>
    <w:rsid w:val="008C205A"/>
    <w:rsid w:val="008C2658"/>
    <w:rsid w:val="008C2756"/>
    <w:rsid w:val="008C27AE"/>
    <w:rsid w:val="008C2C80"/>
    <w:rsid w:val="008C2D7B"/>
    <w:rsid w:val="008C3083"/>
    <w:rsid w:val="008C38EB"/>
    <w:rsid w:val="008C4136"/>
    <w:rsid w:val="008C464E"/>
    <w:rsid w:val="008C4764"/>
    <w:rsid w:val="008C4CFA"/>
    <w:rsid w:val="008C4E3A"/>
    <w:rsid w:val="008C5250"/>
    <w:rsid w:val="008C549B"/>
    <w:rsid w:val="008C55D6"/>
    <w:rsid w:val="008C5847"/>
    <w:rsid w:val="008C5D38"/>
    <w:rsid w:val="008C5DB0"/>
    <w:rsid w:val="008C61AF"/>
    <w:rsid w:val="008C67D6"/>
    <w:rsid w:val="008C6B6E"/>
    <w:rsid w:val="008C6C4F"/>
    <w:rsid w:val="008C6EFE"/>
    <w:rsid w:val="008C75A3"/>
    <w:rsid w:val="008C78C9"/>
    <w:rsid w:val="008C7D82"/>
    <w:rsid w:val="008C7ECF"/>
    <w:rsid w:val="008D008B"/>
    <w:rsid w:val="008D00E0"/>
    <w:rsid w:val="008D0170"/>
    <w:rsid w:val="008D01DF"/>
    <w:rsid w:val="008D01EF"/>
    <w:rsid w:val="008D02B7"/>
    <w:rsid w:val="008D040E"/>
    <w:rsid w:val="008D061B"/>
    <w:rsid w:val="008D0B80"/>
    <w:rsid w:val="008D14E2"/>
    <w:rsid w:val="008D17DA"/>
    <w:rsid w:val="008D19AD"/>
    <w:rsid w:val="008D19B2"/>
    <w:rsid w:val="008D1A8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1ED0"/>
    <w:rsid w:val="008E29DA"/>
    <w:rsid w:val="008E2BAD"/>
    <w:rsid w:val="008E2E20"/>
    <w:rsid w:val="008E3560"/>
    <w:rsid w:val="008E36C2"/>
    <w:rsid w:val="008E3722"/>
    <w:rsid w:val="008E3767"/>
    <w:rsid w:val="008E3D5D"/>
    <w:rsid w:val="008E46CA"/>
    <w:rsid w:val="008E4984"/>
    <w:rsid w:val="008E49B9"/>
    <w:rsid w:val="008E4B6F"/>
    <w:rsid w:val="008E4B8C"/>
    <w:rsid w:val="008E5025"/>
    <w:rsid w:val="008E51A4"/>
    <w:rsid w:val="008E524A"/>
    <w:rsid w:val="008E542C"/>
    <w:rsid w:val="008E5A10"/>
    <w:rsid w:val="008E5DAD"/>
    <w:rsid w:val="008E5DB6"/>
    <w:rsid w:val="008E602C"/>
    <w:rsid w:val="008E61B0"/>
    <w:rsid w:val="008E625B"/>
    <w:rsid w:val="008E6334"/>
    <w:rsid w:val="008E6FE0"/>
    <w:rsid w:val="008E70B3"/>
    <w:rsid w:val="008E75C1"/>
    <w:rsid w:val="008E7614"/>
    <w:rsid w:val="008E78AC"/>
    <w:rsid w:val="008E78C5"/>
    <w:rsid w:val="008E7C38"/>
    <w:rsid w:val="008F011B"/>
    <w:rsid w:val="008F038F"/>
    <w:rsid w:val="008F0625"/>
    <w:rsid w:val="008F0951"/>
    <w:rsid w:val="008F1204"/>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478"/>
    <w:rsid w:val="008F6595"/>
    <w:rsid w:val="008F6768"/>
    <w:rsid w:val="008F6936"/>
    <w:rsid w:val="008F6B6A"/>
    <w:rsid w:val="008F6C08"/>
    <w:rsid w:val="008F72E1"/>
    <w:rsid w:val="008F7668"/>
    <w:rsid w:val="008F76CA"/>
    <w:rsid w:val="008F7A11"/>
    <w:rsid w:val="008F7C7B"/>
    <w:rsid w:val="008F7E8A"/>
    <w:rsid w:val="0090007C"/>
    <w:rsid w:val="009001A0"/>
    <w:rsid w:val="009006D4"/>
    <w:rsid w:val="00900B1A"/>
    <w:rsid w:val="00900B7F"/>
    <w:rsid w:val="00900C9B"/>
    <w:rsid w:val="00900CA8"/>
    <w:rsid w:val="00900D1B"/>
    <w:rsid w:val="00900E82"/>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77A"/>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6D2"/>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5F5"/>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0"/>
    <w:rsid w:val="00932D87"/>
    <w:rsid w:val="00932E32"/>
    <w:rsid w:val="0093343A"/>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C9E"/>
    <w:rsid w:val="00937D47"/>
    <w:rsid w:val="00937E80"/>
    <w:rsid w:val="00940028"/>
    <w:rsid w:val="00940055"/>
    <w:rsid w:val="009403F1"/>
    <w:rsid w:val="0094054E"/>
    <w:rsid w:val="009406C0"/>
    <w:rsid w:val="00940C5E"/>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0AB"/>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46B9"/>
    <w:rsid w:val="00955170"/>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199"/>
    <w:rsid w:val="00972845"/>
    <w:rsid w:val="0097287D"/>
    <w:rsid w:val="0097290B"/>
    <w:rsid w:val="00972920"/>
    <w:rsid w:val="009729DE"/>
    <w:rsid w:val="00972BA3"/>
    <w:rsid w:val="00972D7B"/>
    <w:rsid w:val="00972FDA"/>
    <w:rsid w:val="00973154"/>
    <w:rsid w:val="00973274"/>
    <w:rsid w:val="00973BBF"/>
    <w:rsid w:val="00973F09"/>
    <w:rsid w:val="009742E6"/>
    <w:rsid w:val="00974615"/>
    <w:rsid w:val="00974681"/>
    <w:rsid w:val="0097477A"/>
    <w:rsid w:val="009749A5"/>
    <w:rsid w:val="00974AED"/>
    <w:rsid w:val="00974AF8"/>
    <w:rsid w:val="0097530F"/>
    <w:rsid w:val="009754B6"/>
    <w:rsid w:val="0097588A"/>
    <w:rsid w:val="00975E36"/>
    <w:rsid w:val="00975F5D"/>
    <w:rsid w:val="00976076"/>
    <w:rsid w:val="009761A8"/>
    <w:rsid w:val="00976811"/>
    <w:rsid w:val="00976A68"/>
    <w:rsid w:val="00976AEB"/>
    <w:rsid w:val="00976E80"/>
    <w:rsid w:val="009770D8"/>
    <w:rsid w:val="00977120"/>
    <w:rsid w:val="00977197"/>
    <w:rsid w:val="009774E2"/>
    <w:rsid w:val="00977AF1"/>
    <w:rsid w:val="00977CC3"/>
    <w:rsid w:val="00977D06"/>
    <w:rsid w:val="00977EAF"/>
    <w:rsid w:val="00977EC4"/>
    <w:rsid w:val="0098232A"/>
    <w:rsid w:val="00982472"/>
    <w:rsid w:val="00982B50"/>
    <w:rsid w:val="00982C7A"/>
    <w:rsid w:val="009834C3"/>
    <w:rsid w:val="00983580"/>
    <w:rsid w:val="009838DF"/>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B57"/>
    <w:rsid w:val="00997C20"/>
    <w:rsid w:val="009A00AB"/>
    <w:rsid w:val="009A00F6"/>
    <w:rsid w:val="009A0186"/>
    <w:rsid w:val="009A0315"/>
    <w:rsid w:val="009A0566"/>
    <w:rsid w:val="009A0730"/>
    <w:rsid w:val="009A08C7"/>
    <w:rsid w:val="009A0926"/>
    <w:rsid w:val="009A0D03"/>
    <w:rsid w:val="009A0FF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203"/>
    <w:rsid w:val="009A539F"/>
    <w:rsid w:val="009A56F5"/>
    <w:rsid w:val="009A5D9D"/>
    <w:rsid w:val="009A609C"/>
    <w:rsid w:val="009A609E"/>
    <w:rsid w:val="009A6177"/>
    <w:rsid w:val="009A630B"/>
    <w:rsid w:val="009A669F"/>
    <w:rsid w:val="009A6789"/>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51E"/>
    <w:rsid w:val="009B5BBB"/>
    <w:rsid w:val="009B5E7E"/>
    <w:rsid w:val="009B6780"/>
    <w:rsid w:val="009B68DB"/>
    <w:rsid w:val="009B6BE9"/>
    <w:rsid w:val="009B7074"/>
    <w:rsid w:val="009B718F"/>
    <w:rsid w:val="009B729B"/>
    <w:rsid w:val="009B74EB"/>
    <w:rsid w:val="009B76EC"/>
    <w:rsid w:val="009B7C29"/>
    <w:rsid w:val="009B7CD2"/>
    <w:rsid w:val="009C07D9"/>
    <w:rsid w:val="009C148F"/>
    <w:rsid w:val="009C18CF"/>
    <w:rsid w:val="009C1A93"/>
    <w:rsid w:val="009C1ABF"/>
    <w:rsid w:val="009C1D00"/>
    <w:rsid w:val="009C1D07"/>
    <w:rsid w:val="009C23FD"/>
    <w:rsid w:val="009C2F46"/>
    <w:rsid w:val="009C38ED"/>
    <w:rsid w:val="009C3982"/>
    <w:rsid w:val="009C3DA5"/>
    <w:rsid w:val="009C3EF9"/>
    <w:rsid w:val="009C422D"/>
    <w:rsid w:val="009C4242"/>
    <w:rsid w:val="009C431B"/>
    <w:rsid w:val="009C4A63"/>
    <w:rsid w:val="009C4B66"/>
    <w:rsid w:val="009C4B6A"/>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73"/>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6C6"/>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5"/>
    <w:rsid w:val="009F3D8E"/>
    <w:rsid w:val="009F3DCF"/>
    <w:rsid w:val="009F41EB"/>
    <w:rsid w:val="009F43E4"/>
    <w:rsid w:val="009F4430"/>
    <w:rsid w:val="009F48D5"/>
    <w:rsid w:val="009F4CA2"/>
    <w:rsid w:val="009F4ECB"/>
    <w:rsid w:val="009F51F1"/>
    <w:rsid w:val="009F59B7"/>
    <w:rsid w:val="009F5C1E"/>
    <w:rsid w:val="009F5C22"/>
    <w:rsid w:val="009F5F7A"/>
    <w:rsid w:val="009F709D"/>
    <w:rsid w:val="009F7697"/>
    <w:rsid w:val="009F774E"/>
    <w:rsid w:val="009F7A89"/>
    <w:rsid w:val="009F7F31"/>
    <w:rsid w:val="00A00104"/>
    <w:rsid w:val="00A00226"/>
    <w:rsid w:val="00A00271"/>
    <w:rsid w:val="00A00325"/>
    <w:rsid w:val="00A005EA"/>
    <w:rsid w:val="00A0072F"/>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C81"/>
    <w:rsid w:val="00A11D7E"/>
    <w:rsid w:val="00A1213D"/>
    <w:rsid w:val="00A122E0"/>
    <w:rsid w:val="00A13194"/>
    <w:rsid w:val="00A131A1"/>
    <w:rsid w:val="00A131E8"/>
    <w:rsid w:val="00A1384C"/>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7B3"/>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62B"/>
    <w:rsid w:val="00A23921"/>
    <w:rsid w:val="00A23A9C"/>
    <w:rsid w:val="00A23D9B"/>
    <w:rsid w:val="00A23E8A"/>
    <w:rsid w:val="00A244C1"/>
    <w:rsid w:val="00A24716"/>
    <w:rsid w:val="00A24724"/>
    <w:rsid w:val="00A24AA7"/>
    <w:rsid w:val="00A24C05"/>
    <w:rsid w:val="00A251F2"/>
    <w:rsid w:val="00A25521"/>
    <w:rsid w:val="00A25948"/>
    <w:rsid w:val="00A26747"/>
    <w:rsid w:val="00A26F17"/>
    <w:rsid w:val="00A270F9"/>
    <w:rsid w:val="00A271FD"/>
    <w:rsid w:val="00A27211"/>
    <w:rsid w:val="00A273F5"/>
    <w:rsid w:val="00A2767C"/>
    <w:rsid w:val="00A27B5E"/>
    <w:rsid w:val="00A27D94"/>
    <w:rsid w:val="00A300DC"/>
    <w:rsid w:val="00A30563"/>
    <w:rsid w:val="00A306C3"/>
    <w:rsid w:val="00A30A75"/>
    <w:rsid w:val="00A30B7A"/>
    <w:rsid w:val="00A30FB2"/>
    <w:rsid w:val="00A30FE4"/>
    <w:rsid w:val="00A31190"/>
    <w:rsid w:val="00A311E7"/>
    <w:rsid w:val="00A3132B"/>
    <w:rsid w:val="00A318A3"/>
    <w:rsid w:val="00A31A97"/>
    <w:rsid w:val="00A31C2C"/>
    <w:rsid w:val="00A32AA4"/>
    <w:rsid w:val="00A32CC3"/>
    <w:rsid w:val="00A32D66"/>
    <w:rsid w:val="00A33370"/>
    <w:rsid w:val="00A344D9"/>
    <w:rsid w:val="00A34693"/>
    <w:rsid w:val="00A34B27"/>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1C88"/>
    <w:rsid w:val="00A420B2"/>
    <w:rsid w:val="00A42486"/>
    <w:rsid w:val="00A426A5"/>
    <w:rsid w:val="00A42E15"/>
    <w:rsid w:val="00A43A0B"/>
    <w:rsid w:val="00A43B63"/>
    <w:rsid w:val="00A43CF8"/>
    <w:rsid w:val="00A43D50"/>
    <w:rsid w:val="00A43EB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449"/>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458"/>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74A"/>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2AE"/>
    <w:rsid w:val="00A703F3"/>
    <w:rsid w:val="00A704EA"/>
    <w:rsid w:val="00A70573"/>
    <w:rsid w:val="00A709A0"/>
    <w:rsid w:val="00A709D1"/>
    <w:rsid w:val="00A70A72"/>
    <w:rsid w:val="00A70C63"/>
    <w:rsid w:val="00A70D5E"/>
    <w:rsid w:val="00A70E91"/>
    <w:rsid w:val="00A70F21"/>
    <w:rsid w:val="00A70F6E"/>
    <w:rsid w:val="00A71276"/>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0D4"/>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4922"/>
    <w:rsid w:val="00A851D5"/>
    <w:rsid w:val="00A858D9"/>
    <w:rsid w:val="00A85A6B"/>
    <w:rsid w:val="00A85BF1"/>
    <w:rsid w:val="00A861E6"/>
    <w:rsid w:val="00A8634B"/>
    <w:rsid w:val="00A86427"/>
    <w:rsid w:val="00A86619"/>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942"/>
    <w:rsid w:val="00A92A6A"/>
    <w:rsid w:val="00A92C29"/>
    <w:rsid w:val="00A92E9D"/>
    <w:rsid w:val="00A9344A"/>
    <w:rsid w:val="00A936F4"/>
    <w:rsid w:val="00A939BE"/>
    <w:rsid w:val="00A94575"/>
    <w:rsid w:val="00A94823"/>
    <w:rsid w:val="00A94B96"/>
    <w:rsid w:val="00A94D82"/>
    <w:rsid w:val="00A94DF8"/>
    <w:rsid w:val="00A9514B"/>
    <w:rsid w:val="00A9551C"/>
    <w:rsid w:val="00A955F5"/>
    <w:rsid w:val="00A96014"/>
    <w:rsid w:val="00A966ED"/>
    <w:rsid w:val="00A96CA8"/>
    <w:rsid w:val="00A971DD"/>
    <w:rsid w:val="00A97403"/>
    <w:rsid w:val="00A974A5"/>
    <w:rsid w:val="00A977FC"/>
    <w:rsid w:val="00A97902"/>
    <w:rsid w:val="00A97B4A"/>
    <w:rsid w:val="00A97CEA"/>
    <w:rsid w:val="00A97E21"/>
    <w:rsid w:val="00AA020C"/>
    <w:rsid w:val="00AA047F"/>
    <w:rsid w:val="00AA04E9"/>
    <w:rsid w:val="00AA09FD"/>
    <w:rsid w:val="00AA0C2B"/>
    <w:rsid w:val="00AA103B"/>
    <w:rsid w:val="00AA112F"/>
    <w:rsid w:val="00AA11CE"/>
    <w:rsid w:val="00AA1614"/>
    <w:rsid w:val="00AA19F7"/>
    <w:rsid w:val="00AA1CEC"/>
    <w:rsid w:val="00AA1D3B"/>
    <w:rsid w:val="00AA2119"/>
    <w:rsid w:val="00AA2391"/>
    <w:rsid w:val="00AA239A"/>
    <w:rsid w:val="00AA2479"/>
    <w:rsid w:val="00AA2ECA"/>
    <w:rsid w:val="00AA40D2"/>
    <w:rsid w:val="00AA4760"/>
    <w:rsid w:val="00AA4767"/>
    <w:rsid w:val="00AA4801"/>
    <w:rsid w:val="00AA4A19"/>
    <w:rsid w:val="00AA4E1F"/>
    <w:rsid w:val="00AA4E3E"/>
    <w:rsid w:val="00AA5009"/>
    <w:rsid w:val="00AA5095"/>
    <w:rsid w:val="00AA549E"/>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7CD"/>
    <w:rsid w:val="00AB2AC1"/>
    <w:rsid w:val="00AB2FBE"/>
    <w:rsid w:val="00AB345C"/>
    <w:rsid w:val="00AB345E"/>
    <w:rsid w:val="00AB3702"/>
    <w:rsid w:val="00AB3878"/>
    <w:rsid w:val="00AB3BD9"/>
    <w:rsid w:val="00AB3FE4"/>
    <w:rsid w:val="00AB4480"/>
    <w:rsid w:val="00AB460A"/>
    <w:rsid w:val="00AB4808"/>
    <w:rsid w:val="00AB4988"/>
    <w:rsid w:val="00AB528D"/>
    <w:rsid w:val="00AB5296"/>
    <w:rsid w:val="00AB5B6F"/>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24"/>
    <w:rsid w:val="00AC2E70"/>
    <w:rsid w:val="00AC2F10"/>
    <w:rsid w:val="00AC3045"/>
    <w:rsid w:val="00AC3525"/>
    <w:rsid w:val="00AC361E"/>
    <w:rsid w:val="00AC3BE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6E"/>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4E87"/>
    <w:rsid w:val="00AD511E"/>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0C7F"/>
    <w:rsid w:val="00AE1125"/>
    <w:rsid w:val="00AE13AA"/>
    <w:rsid w:val="00AE15EC"/>
    <w:rsid w:val="00AE177B"/>
    <w:rsid w:val="00AE18BB"/>
    <w:rsid w:val="00AE1CDC"/>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4DEA"/>
    <w:rsid w:val="00AF5451"/>
    <w:rsid w:val="00AF554A"/>
    <w:rsid w:val="00AF57C4"/>
    <w:rsid w:val="00AF5C05"/>
    <w:rsid w:val="00AF60B8"/>
    <w:rsid w:val="00AF6150"/>
    <w:rsid w:val="00AF6628"/>
    <w:rsid w:val="00AF69DE"/>
    <w:rsid w:val="00AF6A03"/>
    <w:rsid w:val="00AF6B62"/>
    <w:rsid w:val="00AF6B8F"/>
    <w:rsid w:val="00AF6D1E"/>
    <w:rsid w:val="00AF6FD2"/>
    <w:rsid w:val="00AF7951"/>
    <w:rsid w:val="00AF7C8B"/>
    <w:rsid w:val="00AF7DDD"/>
    <w:rsid w:val="00B00200"/>
    <w:rsid w:val="00B003CD"/>
    <w:rsid w:val="00B00645"/>
    <w:rsid w:val="00B00A8E"/>
    <w:rsid w:val="00B00D3E"/>
    <w:rsid w:val="00B00FC9"/>
    <w:rsid w:val="00B016DE"/>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BDC"/>
    <w:rsid w:val="00B03DF4"/>
    <w:rsid w:val="00B03EA0"/>
    <w:rsid w:val="00B044BF"/>
    <w:rsid w:val="00B04EF2"/>
    <w:rsid w:val="00B05318"/>
    <w:rsid w:val="00B05956"/>
    <w:rsid w:val="00B05A5B"/>
    <w:rsid w:val="00B05B2B"/>
    <w:rsid w:val="00B068E5"/>
    <w:rsid w:val="00B06DF2"/>
    <w:rsid w:val="00B07078"/>
    <w:rsid w:val="00B070EB"/>
    <w:rsid w:val="00B07235"/>
    <w:rsid w:val="00B073D2"/>
    <w:rsid w:val="00B073F7"/>
    <w:rsid w:val="00B07690"/>
    <w:rsid w:val="00B07A0C"/>
    <w:rsid w:val="00B07CFF"/>
    <w:rsid w:val="00B07D54"/>
    <w:rsid w:val="00B07F8B"/>
    <w:rsid w:val="00B101BD"/>
    <w:rsid w:val="00B101F9"/>
    <w:rsid w:val="00B102F1"/>
    <w:rsid w:val="00B105E4"/>
    <w:rsid w:val="00B106E0"/>
    <w:rsid w:val="00B10715"/>
    <w:rsid w:val="00B108DD"/>
    <w:rsid w:val="00B10E6B"/>
    <w:rsid w:val="00B10E79"/>
    <w:rsid w:val="00B110C8"/>
    <w:rsid w:val="00B112D0"/>
    <w:rsid w:val="00B11335"/>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5B3"/>
    <w:rsid w:val="00B208F8"/>
    <w:rsid w:val="00B20C83"/>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6EE"/>
    <w:rsid w:val="00B3374C"/>
    <w:rsid w:val="00B339E9"/>
    <w:rsid w:val="00B3415C"/>
    <w:rsid w:val="00B3469F"/>
    <w:rsid w:val="00B349A8"/>
    <w:rsid w:val="00B34CD4"/>
    <w:rsid w:val="00B3601A"/>
    <w:rsid w:val="00B3613F"/>
    <w:rsid w:val="00B3622E"/>
    <w:rsid w:val="00B36546"/>
    <w:rsid w:val="00B36840"/>
    <w:rsid w:val="00B36E06"/>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07E"/>
    <w:rsid w:val="00B414C6"/>
    <w:rsid w:val="00B41B30"/>
    <w:rsid w:val="00B41E23"/>
    <w:rsid w:val="00B41F9E"/>
    <w:rsid w:val="00B420B8"/>
    <w:rsid w:val="00B420FF"/>
    <w:rsid w:val="00B42423"/>
    <w:rsid w:val="00B4247F"/>
    <w:rsid w:val="00B42A6F"/>
    <w:rsid w:val="00B42B37"/>
    <w:rsid w:val="00B42B51"/>
    <w:rsid w:val="00B42DA6"/>
    <w:rsid w:val="00B4339F"/>
    <w:rsid w:val="00B43BF1"/>
    <w:rsid w:val="00B44489"/>
    <w:rsid w:val="00B4450A"/>
    <w:rsid w:val="00B44ABD"/>
    <w:rsid w:val="00B44E6D"/>
    <w:rsid w:val="00B45148"/>
    <w:rsid w:val="00B46B2D"/>
    <w:rsid w:val="00B46D43"/>
    <w:rsid w:val="00B46EF7"/>
    <w:rsid w:val="00B474F5"/>
    <w:rsid w:val="00B4786C"/>
    <w:rsid w:val="00B4792C"/>
    <w:rsid w:val="00B47965"/>
    <w:rsid w:val="00B47E38"/>
    <w:rsid w:val="00B50051"/>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42"/>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A5A"/>
    <w:rsid w:val="00B75B27"/>
    <w:rsid w:val="00B75E95"/>
    <w:rsid w:val="00B760E3"/>
    <w:rsid w:val="00B7644B"/>
    <w:rsid w:val="00B768A2"/>
    <w:rsid w:val="00B76E9F"/>
    <w:rsid w:val="00B77102"/>
    <w:rsid w:val="00B7730C"/>
    <w:rsid w:val="00B775B0"/>
    <w:rsid w:val="00B7776D"/>
    <w:rsid w:val="00B77894"/>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1AA"/>
    <w:rsid w:val="00B93793"/>
    <w:rsid w:val="00B93DE3"/>
    <w:rsid w:val="00B9402D"/>
    <w:rsid w:val="00B9407D"/>
    <w:rsid w:val="00B9424D"/>
    <w:rsid w:val="00B94578"/>
    <w:rsid w:val="00B94A3A"/>
    <w:rsid w:val="00B94FBB"/>
    <w:rsid w:val="00B94FE9"/>
    <w:rsid w:val="00B95495"/>
    <w:rsid w:val="00B954B2"/>
    <w:rsid w:val="00B95538"/>
    <w:rsid w:val="00B95923"/>
    <w:rsid w:val="00B95EB5"/>
    <w:rsid w:val="00B95F5B"/>
    <w:rsid w:val="00B95F68"/>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322"/>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46C"/>
    <w:rsid w:val="00BA6736"/>
    <w:rsid w:val="00BA7139"/>
    <w:rsid w:val="00BA759D"/>
    <w:rsid w:val="00BA75CE"/>
    <w:rsid w:val="00BA7609"/>
    <w:rsid w:val="00BA7F41"/>
    <w:rsid w:val="00BB023A"/>
    <w:rsid w:val="00BB0439"/>
    <w:rsid w:val="00BB07E6"/>
    <w:rsid w:val="00BB0BAF"/>
    <w:rsid w:val="00BB0C16"/>
    <w:rsid w:val="00BB0FD1"/>
    <w:rsid w:val="00BB13DF"/>
    <w:rsid w:val="00BB189A"/>
    <w:rsid w:val="00BB1924"/>
    <w:rsid w:val="00BB19CE"/>
    <w:rsid w:val="00BB1A5B"/>
    <w:rsid w:val="00BB1CCA"/>
    <w:rsid w:val="00BB2055"/>
    <w:rsid w:val="00BB21C8"/>
    <w:rsid w:val="00BB2364"/>
    <w:rsid w:val="00BB2A5D"/>
    <w:rsid w:val="00BB2EA7"/>
    <w:rsid w:val="00BB2FBE"/>
    <w:rsid w:val="00BB31AC"/>
    <w:rsid w:val="00BB324C"/>
    <w:rsid w:val="00BB39A3"/>
    <w:rsid w:val="00BB3A76"/>
    <w:rsid w:val="00BB3C6B"/>
    <w:rsid w:val="00BB3E3C"/>
    <w:rsid w:val="00BB407A"/>
    <w:rsid w:val="00BB41F9"/>
    <w:rsid w:val="00BB4717"/>
    <w:rsid w:val="00BB4BAA"/>
    <w:rsid w:val="00BB5001"/>
    <w:rsid w:val="00BB5957"/>
    <w:rsid w:val="00BB5B21"/>
    <w:rsid w:val="00BB5C49"/>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2A81"/>
    <w:rsid w:val="00BC2B2A"/>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02C"/>
    <w:rsid w:val="00BD107F"/>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75B"/>
    <w:rsid w:val="00BD48F4"/>
    <w:rsid w:val="00BD4D7E"/>
    <w:rsid w:val="00BD5834"/>
    <w:rsid w:val="00BD5A84"/>
    <w:rsid w:val="00BD5CD5"/>
    <w:rsid w:val="00BD6120"/>
    <w:rsid w:val="00BD6656"/>
    <w:rsid w:val="00BD66C2"/>
    <w:rsid w:val="00BD6965"/>
    <w:rsid w:val="00BD6A9D"/>
    <w:rsid w:val="00BD6B17"/>
    <w:rsid w:val="00BD6CB2"/>
    <w:rsid w:val="00BD73A3"/>
    <w:rsid w:val="00BD7846"/>
    <w:rsid w:val="00BD7B8E"/>
    <w:rsid w:val="00BE03EC"/>
    <w:rsid w:val="00BE0536"/>
    <w:rsid w:val="00BE0C77"/>
    <w:rsid w:val="00BE12CA"/>
    <w:rsid w:val="00BE1451"/>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6E24"/>
    <w:rsid w:val="00BE6E90"/>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8DD"/>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3C9"/>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9BA"/>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601"/>
    <w:rsid w:val="00C12ACF"/>
    <w:rsid w:val="00C12B8E"/>
    <w:rsid w:val="00C12E2C"/>
    <w:rsid w:val="00C1313B"/>
    <w:rsid w:val="00C133E2"/>
    <w:rsid w:val="00C13963"/>
    <w:rsid w:val="00C13A31"/>
    <w:rsid w:val="00C13B9B"/>
    <w:rsid w:val="00C13DD4"/>
    <w:rsid w:val="00C1424E"/>
    <w:rsid w:val="00C14B24"/>
    <w:rsid w:val="00C14C39"/>
    <w:rsid w:val="00C14D65"/>
    <w:rsid w:val="00C14E54"/>
    <w:rsid w:val="00C1546E"/>
    <w:rsid w:val="00C1548D"/>
    <w:rsid w:val="00C15A86"/>
    <w:rsid w:val="00C15B2A"/>
    <w:rsid w:val="00C15DAE"/>
    <w:rsid w:val="00C16131"/>
    <w:rsid w:val="00C16291"/>
    <w:rsid w:val="00C16B3E"/>
    <w:rsid w:val="00C16B81"/>
    <w:rsid w:val="00C17439"/>
    <w:rsid w:val="00C1774E"/>
    <w:rsid w:val="00C200EC"/>
    <w:rsid w:val="00C201B3"/>
    <w:rsid w:val="00C20523"/>
    <w:rsid w:val="00C2053F"/>
    <w:rsid w:val="00C20E72"/>
    <w:rsid w:val="00C21033"/>
    <w:rsid w:val="00C2157F"/>
    <w:rsid w:val="00C218FE"/>
    <w:rsid w:val="00C21A74"/>
    <w:rsid w:val="00C21D3F"/>
    <w:rsid w:val="00C2212E"/>
    <w:rsid w:val="00C22238"/>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380"/>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37E5C"/>
    <w:rsid w:val="00C37EFA"/>
    <w:rsid w:val="00C4010C"/>
    <w:rsid w:val="00C4025F"/>
    <w:rsid w:val="00C40504"/>
    <w:rsid w:val="00C40F27"/>
    <w:rsid w:val="00C41262"/>
    <w:rsid w:val="00C41654"/>
    <w:rsid w:val="00C4182E"/>
    <w:rsid w:val="00C41A5A"/>
    <w:rsid w:val="00C41E86"/>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0C27"/>
    <w:rsid w:val="00C51108"/>
    <w:rsid w:val="00C51255"/>
    <w:rsid w:val="00C518AD"/>
    <w:rsid w:val="00C51AAE"/>
    <w:rsid w:val="00C51CAF"/>
    <w:rsid w:val="00C51CD5"/>
    <w:rsid w:val="00C51F4D"/>
    <w:rsid w:val="00C51F90"/>
    <w:rsid w:val="00C52039"/>
    <w:rsid w:val="00C521E2"/>
    <w:rsid w:val="00C521F0"/>
    <w:rsid w:val="00C528B0"/>
    <w:rsid w:val="00C5298A"/>
    <w:rsid w:val="00C52A8C"/>
    <w:rsid w:val="00C52DD9"/>
    <w:rsid w:val="00C52F5E"/>
    <w:rsid w:val="00C530DC"/>
    <w:rsid w:val="00C5319A"/>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52"/>
    <w:rsid w:val="00C570FC"/>
    <w:rsid w:val="00C57CAD"/>
    <w:rsid w:val="00C60228"/>
    <w:rsid w:val="00C61018"/>
    <w:rsid w:val="00C61525"/>
    <w:rsid w:val="00C616A2"/>
    <w:rsid w:val="00C61DE3"/>
    <w:rsid w:val="00C61DF8"/>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2FC"/>
    <w:rsid w:val="00C72415"/>
    <w:rsid w:val="00C727CC"/>
    <w:rsid w:val="00C72C3C"/>
    <w:rsid w:val="00C72C6C"/>
    <w:rsid w:val="00C72D7D"/>
    <w:rsid w:val="00C732EF"/>
    <w:rsid w:val="00C7331F"/>
    <w:rsid w:val="00C734A3"/>
    <w:rsid w:val="00C7381B"/>
    <w:rsid w:val="00C73E82"/>
    <w:rsid w:val="00C73F96"/>
    <w:rsid w:val="00C7438A"/>
    <w:rsid w:val="00C749FF"/>
    <w:rsid w:val="00C74DEC"/>
    <w:rsid w:val="00C74F51"/>
    <w:rsid w:val="00C7507C"/>
    <w:rsid w:val="00C75B7F"/>
    <w:rsid w:val="00C75F22"/>
    <w:rsid w:val="00C76011"/>
    <w:rsid w:val="00C76199"/>
    <w:rsid w:val="00C76829"/>
    <w:rsid w:val="00C76FBA"/>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AE9"/>
    <w:rsid w:val="00C84DB7"/>
    <w:rsid w:val="00C84E5C"/>
    <w:rsid w:val="00C84E74"/>
    <w:rsid w:val="00C84FA5"/>
    <w:rsid w:val="00C8508F"/>
    <w:rsid w:val="00C85217"/>
    <w:rsid w:val="00C85659"/>
    <w:rsid w:val="00C86297"/>
    <w:rsid w:val="00C86B9C"/>
    <w:rsid w:val="00C870C2"/>
    <w:rsid w:val="00C873C2"/>
    <w:rsid w:val="00C875E3"/>
    <w:rsid w:val="00C87A6B"/>
    <w:rsid w:val="00C87A9A"/>
    <w:rsid w:val="00C90067"/>
    <w:rsid w:val="00C90914"/>
    <w:rsid w:val="00C90E65"/>
    <w:rsid w:val="00C91E38"/>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1F"/>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0C6"/>
    <w:rsid w:val="00CB6142"/>
    <w:rsid w:val="00CB6393"/>
    <w:rsid w:val="00CB6418"/>
    <w:rsid w:val="00CB745E"/>
    <w:rsid w:val="00CB7504"/>
    <w:rsid w:val="00CB75AD"/>
    <w:rsid w:val="00CB7F61"/>
    <w:rsid w:val="00CC0006"/>
    <w:rsid w:val="00CC0955"/>
    <w:rsid w:val="00CC09CA"/>
    <w:rsid w:val="00CC107C"/>
    <w:rsid w:val="00CC1146"/>
    <w:rsid w:val="00CC143D"/>
    <w:rsid w:val="00CC1742"/>
    <w:rsid w:val="00CC17E5"/>
    <w:rsid w:val="00CC180E"/>
    <w:rsid w:val="00CC1A56"/>
    <w:rsid w:val="00CC1DBB"/>
    <w:rsid w:val="00CC21A3"/>
    <w:rsid w:val="00CC231A"/>
    <w:rsid w:val="00CC2F41"/>
    <w:rsid w:val="00CC3420"/>
    <w:rsid w:val="00CC3593"/>
    <w:rsid w:val="00CC3624"/>
    <w:rsid w:val="00CC3777"/>
    <w:rsid w:val="00CC3CB5"/>
    <w:rsid w:val="00CC3E83"/>
    <w:rsid w:val="00CC3F4F"/>
    <w:rsid w:val="00CC3F59"/>
    <w:rsid w:val="00CC4256"/>
    <w:rsid w:val="00CC4C6E"/>
    <w:rsid w:val="00CC51FA"/>
    <w:rsid w:val="00CC53AD"/>
    <w:rsid w:val="00CC57B8"/>
    <w:rsid w:val="00CC589A"/>
    <w:rsid w:val="00CC58EC"/>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1B5"/>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996"/>
    <w:rsid w:val="00CD5B9D"/>
    <w:rsid w:val="00CD5C5B"/>
    <w:rsid w:val="00CD5D12"/>
    <w:rsid w:val="00CD66A2"/>
    <w:rsid w:val="00CD6FC4"/>
    <w:rsid w:val="00CD731A"/>
    <w:rsid w:val="00CD7918"/>
    <w:rsid w:val="00CD7BD3"/>
    <w:rsid w:val="00CE09FB"/>
    <w:rsid w:val="00CE0E91"/>
    <w:rsid w:val="00CE106E"/>
    <w:rsid w:val="00CE1306"/>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D95"/>
    <w:rsid w:val="00CF6F6A"/>
    <w:rsid w:val="00CF7353"/>
    <w:rsid w:val="00CF7576"/>
    <w:rsid w:val="00CF769D"/>
    <w:rsid w:val="00CF7892"/>
    <w:rsid w:val="00CF7BE1"/>
    <w:rsid w:val="00CF7DC5"/>
    <w:rsid w:val="00D003E2"/>
    <w:rsid w:val="00D00507"/>
    <w:rsid w:val="00D01046"/>
    <w:rsid w:val="00D0122B"/>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9B3"/>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1DE"/>
    <w:rsid w:val="00D26206"/>
    <w:rsid w:val="00D26B7E"/>
    <w:rsid w:val="00D26D72"/>
    <w:rsid w:val="00D26DDC"/>
    <w:rsid w:val="00D26E56"/>
    <w:rsid w:val="00D271AB"/>
    <w:rsid w:val="00D271B7"/>
    <w:rsid w:val="00D27560"/>
    <w:rsid w:val="00D27BF8"/>
    <w:rsid w:val="00D27E27"/>
    <w:rsid w:val="00D30147"/>
    <w:rsid w:val="00D306E8"/>
    <w:rsid w:val="00D30BC2"/>
    <w:rsid w:val="00D30D47"/>
    <w:rsid w:val="00D30E78"/>
    <w:rsid w:val="00D30E88"/>
    <w:rsid w:val="00D30F4B"/>
    <w:rsid w:val="00D315F6"/>
    <w:rsid w:val="00D31768"/>
    <w:rsid w:val="00D31EFE"/>
    <w:rsid w:val="00D32155"/>
    <w:rsid w:val="00D32520"/>
    <w:rsid w:val="00D325A1"/>
    <w:rsid w:val="00D327B5"/>
    <w:rsid w:val="00D338BE"/>
    <w:rsid w:val="00D339D0"/>
    <w:rsid w:val="00D33CC8"/>
    <w:rsid w:val="00D34515"/>
    <w:rsid w:val="00D345FC"/>
    <w:rsid w:val="00D34A44"/>
    <w:rsid w:val="00D34A7D"/>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4A0"/>
    <w:rsid w:val="00D51CDA"/>
    <w:rsid w:val="00D521A9"/>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141"/>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0A35"/>
    <w:rsid w:val="00D711F2"/>
    <w:rsid w:val="00D713F0"/>
    <w:rsid w:val="00D71F2D"/>
    <w:rsid w:val="00D7233A"/>
    <w:rsid w:val="00D7251D"/>
    <w:rsid w:val="00D72584"/>
    <w:rsid w:val="00D72664"/>
    <w:rsid w:val="00D72751"/>
    <w:rsid w:val="00D7275F"/>
    <w:rsid w:val="00D72801"/>
    <w:rsid w:val="00D72995"/>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0AD"/>
    <w:rsid w:val="00D902A5"/>
    <w:rsid w:val="00D90A05"/>
    <w:rsid w:val="00D90B52"/>
    <w:rsid w:val="00D90E96"/>
    <w:rsid w:val="00D910E2"/>
    <w:rsid w:val="00D910F3"/>
    <w:rsid w:val="00D911D7"/>
    <w:rsid w:val="00D91346"/>
    <w:rsid w:val="00D914C7"/>
    <w:rsid w:val="00D9158B"/>
    <w:rsid w:val="00D915C7"/>
    <w:rsid w:val="00D91814"/>
    <w:rsid w:val="00D92ADA"/>
    <w:rsid w:val="00D92B12"/>
    <w:rsid w:val="00D92D32"/>
    <w:rsid w:val="00D93369"/>
    <w:rsid w:val="00D93905"/>
    <w:rsid w:val="00D93ABE"/>
    <w:rsid w:val="00D93C01"/>
    <w:rsid w:val="00D93C2C"/>
    <w:rsid w:val="00D93DFF"/>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4CE"/>
    <w:rsid w:val="00DA0540"/>
    <w:rsid w:val="00DA05F1"/>
    <w:rsid w:val="00DA06E5"/>
    <w:rsid w:val="00DA0ABD"/>
    <w:rsid w:val="00DA0B7C"/>
    <w:rsid w:val="00DA138D"/>
    <w:rsid w:val="00DA1452"/>
    <w:rsid w:val="00DA1506"/>
    <w:rsid w:val="00DA1B04"/>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6C0"/>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406"/>
    <w:rsid w:val="00DC08F3"/>
    <w:rsid w:val="00DC0A12"/>
    <w:rsid w:val="00DC0ABB"/>
    <w:rsid w:val="00DC0F46"/>
    <w:rsid w:val="00DC0FE1"/>
    <w:rsid w:val="00DC10BC"/>
    <w:rsid w:val="00DC1451"/>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5C4"/>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237"/>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E7C3B"/>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4FE"/>
    <w:rsid w:val="00E02CE4"/>
    <w:rsid w:val="00E030EC"/>
    <w:rsid w:val="00E0350E"/>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DF"/>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2FD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52B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1D7"/>
    <w:rsid w:val="00E43247"/>
    <w:rsid w:val="00E433BD"/>
    <w:rsid w:val="00E43D65"/>
    <w:rsid w:val="00E43DFF"/>
    <w:rsid w:val="00E43F96"/>
    <w:rsid w:val="00E4402B"/>
    <w:rsid w:val="00E442A1"/>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D8E"/>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58E3"/>
    <w:rsid w:val="00E5693F"/>
    <w:rsid w:val="00E56AA3"/>
    <w:rsid w:val="00E57181"/>
    <w:rsid w:val="00E5730A"/>
    <w:rsid w:val="00E576CA"/>
    <w:rsid w:val="00E57CD1"/>
    <w:rsid w:val="00E60099"/>
    <w:rsid w:val="00E60464"/>
    <w:rsid w:val="00E606FC"/>
    <w:rsid w:val="00E609B9"/>
    <w:rsid w:val="00E61003"/>
    <w:rsid w:val="00E61901"/>
    <w:rsid w:val="00E61933"/>
    <w:rsid w:val="00E61B8B"/>
    <w:rsid w:val="00E61CDE"/>
    <w:rsid w:val="00E630B7"/>
    <w:rsid w:val="00E63115"/>
    <w:rsid w:val="00E632B3"/>
    <w:rsid w:val="00E63792"/>
    <w:rsid w:val="00E63793"/>
    <w:rsid w:val="00E63A0F"/>
    <w:rsid w:val="00E63BF1"/>
    <w:rsid w:val="00E63F31"/>
    <w:rsid w:val="00E63FA9"/>
    <w:rsid w:val="00E64113"/>
    <w:rsid w:val="00E641D8"/>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6D"/>
    <w:rsid w:val="00E67ED9"/>
    <w:rsid w:val="00E70197"/>
    <w:rsid w:val="00E709BF"/>
    <w:rsid w:val="00E70A52"/>
    <w:rsid w:val="00E70DB2"/>
    <w:rsid w:val="00E70F74"/>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D6C"/>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0F9"/>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7FC"/>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C86"/>
    <w:rsid w:val="00E97F98"/>
    <w:rsid w:val="00EA02DA"/>
    <w:rsid w:val="00EA0325"/>
    <w:rsid w:val="00EA043B"/>
    <w:rsid w:val="00EA0BC6"/>
    <w:rsid w:val="00EA1703"/>
    <w:rsid w:val="00EA212B"/>
    <w:rsid w:val="00EA2657"/>
    <w:rsid w:val="00EA2AF9"/>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66B"/>
    <w:rsid w:val="00EC0E90"/>
    <w:rsid w:val="00EC0FEC"/>
    <w:rsid w:val="00EC19C8"/>
    <w:rsid w:val="00EC1B73"/>
    <w:rsid w:val="00EC1C4D"/>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5F35"/>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232"/>
    <w:rsid w:val="00EF237D"/>
    <w:rsid w:val="00EF252C"/>
    <w:rsid w:val="00EF2792"/>
    <w:rsid w:val="00EF283F"/>
    <w:rsid w:val="00EF2B5E"/>
    <w:rsid w:val="00EF4184"/>
    <w:rsid w:val="00EF41A5"/>
    <w:rsid w:val="00EF4342"/>
    <w:rsid w:val="00EF48B2"/>
    <w:rsid w:val="00EF4AD6"/>
    <w:rsid w:val="00EF4B25"/>
    <w:rsid w:val="00EF4C82"/>
    <w:rsid w:val="00EF4CD4"/>
    <w:rsid w:val="00EF552E"/>
    <w:rsid w:val="00EF5636"/>
    <w:rsid w:val="00EF571D"/>
    <w:rsid w:val="00EF58F5"/>
    <w:rsid w:val="00EF5B26"/>
    <w:rsid w:val="00EF5F2D"/>
    <w:rsid w:val="00EF6113"/>
    <w:rsid w:val="00EF6131"/>
    <w:rsid w:val="00EF64EB"/>
    <w:rsid w:val="00EF65DE"/>
    <w:rsid w:val="00EF724B"/>
    <w:rsid w:val="00EF73D4"/>
    <w:rsid w:val="00EF78CB"/>
    <w:rsid w:val="00EF791A"/>
    <w:rsid w:val="00EF7B9E"/>
    <w:rsid w:val="00F00019"/>
    <w:rsid w:val="00F00273"/>
    <w:rsid w:val="00F0039B"/>
    <w:rsid w:val="00F00631"/>
    <w:rsid w:val="00F00916"/>
    <w:rsid w:val="00F00B94"/>
    <w:rsid w:val="00F00DBF"/>
    <w:rsid w:val="00F00F20"/>
    <w:rsid w:val="00F014E5"/>
    <w:rsid w:val="00F01DCF"/>
    <w:rsid w:val="00F01E45"/>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10E"/>
    <w:rsid w:val="00F0575D"/>
    <w:rsid w:val="00F05981"/>
    <w:rsid w:val="00F05AEB"/>
    <w:rsid w:val="00F05DE8"/>
    <w:rsid w:val="00F05F8A"/>
    <w:rsid w:val="00F0619D"/>
    <w:rsid w:val="00F064D2"/>
    <w:rsid w:val="00F0668E"/>
    <w:rsid w:val="00F066C9"/>
    <w:rsid w:val="00F06DDA"/>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6C"/>
    <w:rsid w:val="00F1249D"/>
    <w:rsid w:val="00F124E7"/>
    <w:rsid w:val="00F1253B"/>
    <w:rsid w:val="00F12553"/>
    <w:rsid w:val="00F1285F"/>
    <w:rsid w:val="00F13157"/>
    <w:rsid w:val="00F136AE"/>
    <w:rsid w:val="00F142C5"/>
    <w:rsid w:val="00F146AE"/>
    <w:rsid w:val="00F14D46"/>
    <w:rsid w:val="00F14D62"/>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13C"/>
    <w:rsid w:val="00F222BE"/>
    <w:rsid w:val="00F2233A"/>
    <w:rsid w:val="00F228E6"/>
    <w:rsid w:val="00F229BE"/>
    <w:rsid w:val="00F22C19"/>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5FA8"/>
    <w:rsid w:val="00F26115"/>
    <w:rsid w:val="00F268BB"/>
    <w:rsid w:val="00F26DCE"/>
    <w:rsid w:val="00F2734A"/>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EB7"/>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E9C"/>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18"/>
    <w:rsid w:val="00F45622"/>
    <w:rsid w:val="00F45785"/>
    <w:rsid w:val="00F45A64"/>
    <w:rsid w:val="00F45B07"/>
    <w:rsid w:val="00F46809"/>
    <w:rsid w:val="00F46A36"/>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0BC"/>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09E4"/>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4F2A"/>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65"/>
    <w:rsid w:val="00F70F76"/>
    <w:rsid w:val="00F70FC1"/>
    <w:rsid w:val="00F71396"/>
    <w:rsid w:val="00F71A9E"/>
    <w:rsid w:val="00F72443"/>
    <w:rsid w:val="00F724E3"/>
    <w:rsid w:val="00F72855"/>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C08"/>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4BE1"/>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761"/>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567"/>
    <w:rsid w:val="00F94A36"/>
    <w:rsid w:val="00F94AD1"/>
    <w:rsid w:val="00F94C55"/>
    <w:rsid w:val="00F94E6F"/>
    <w:rsid w:val="00F95184"/>
    <w:rsid w:val="00F9599E"/>
    <w:rsid w:val="00F95C61"/>
    <w:rsid w:val="00F95D68"/>
    <w:rsid w:val="00F95E83"/>
    <w:rsid w:val="00F95F48"/>
    <w:rsid w:val="00F961C4"/>
    <w:rsid w:val="00F961C8"/>
    <w:rsid w:val="00F96304"/>
    <w:rsid w:val="00F9647F"/>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23A"/>
    <w:rsid w:val="00FA4415"/>
    <w:rsid w:val="00FA481C"/>
    <w:rsid w:val="00FA4CDC"/>
    <w:rsid w:val="00FA55F6"/>
    <w:rsid w:val="00FA5652"/>
    <w:rsid w:val="00FA59D7"/>
    <w:rsid w:val="00FA5D6C"/>
    <w:rsid w:val="00FA5D8D"/>
    <w:rsid w:val="00FA6246"/>
    <w:rsid w:val="00FA6560"/>
    <w:rsid w:val="00FA6AB7"/>
    <w:rsid w:val="00FA6AE5"/>
    <w:rsid w:val="00FA6CCD"/>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1D79"/>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7E2"/>
    <w:rsid w:val="00FD18C8"/>
    <w:rsid w:val="00FD197B"/>
    <w:rsid w:val="00FD1A5F"/>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4AFF"/>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5E8"/>
    <w:rsid w:val="00FE787D"/>
    <w:rsid w:val="00FF0249"/>
    <w:rsid w:val="00FF0405"/>
    <w:rsid w:val="00FF041C"/>
    <w:rsid w:val="00FF0861"/>
    <w:rsid w:val="00FF0A6F"/>
    <w:rsid w:val="00FF0E4F"/>
    <w:rsid w:val="00FF0FDB"/>
    <w:rsid w:val="00FF0FF5"/>
    <w:rsid w:val="00FF110D"/>
    <w:rsid w:val="00FF127E"/>
    <w:rsid w:val="00FF1636"/>
    <w:rsid w:val="00FF1666"/>
    <w:rsid w:val="00FF22B9"/>
    <w:rsid w:val="00FF2403"/>
    <w:rsid w:val="00FF28B1"/>
    <w:rsid w:val="00FF2ADB"/>
    <w:rsid w:val="00FF3503"/>
    <w:rsid w:val="00FF369D"/>
    <w:rsid w:val="00FF438C"/>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38/s44159-023-00152-5%20" TargetMode="External"/><Relationship Id="rId159" Type="http://schemas.openxmlformats.org/officeDocument/2006/relationships/header" Target="header1.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371/journal.pbio.003020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header" Target="header2.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016/S0885-2014(97)90008-3"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16/j.neuroimage.2010.05.028"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521/soco.2025.43.3.152" TargetMode="External"/><Relationship Id="rId145" Type="http://schemas.openxmlformats.org/officeDocument/2006/relationships/hyperlink" Target="https://doi.org/10.1146/annurev.ph.25.030163.002553" TargetMode="External"/><Relationship Id="rId161" Type="http://schemas.openxmlformats.org/officeDocument/2006/relationships/footer" Target="footer1.xml"/><Relationship Id="rId16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098/rsos.191795" TargetMode="External"/><Relationship Id="rId151" Type="http://schemas.openxmlformats.org/officeDocument/2006/relationships/hyperlink" Target="https://doi.org/10.1207/s15327078in0701_6%20" TargetMode="External"/><Relationship Id="rId156" Type="http://schemas.openxmlformats.org/officeDocument/2006/relationships/hyperlink" Target="https://doi.org/10.1038/358749a0"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16/S1364-6613(02)01926-5" TargetMode="External"/><Relationship Id="rId146" Type="http://schemas.openxmlformats.org/officeDocument/2006/relationships/hyperlink" Target="https://doi.org/10.1016/j.cognition.2004.07.004%20" TargetMode="External"/><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16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371/journal.pone.0023223" TargetMode="External"/><Relationship Id="rId157" Type="http://schemas.openxmlformats.org/officeDocument/2006/relationships/hyperlink" Target="https://doi.org/10.1111/1467-8721.ep10772615"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dev.2012.08.004"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37/0033-295X.99.4.605"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073/pnas.1318053110%20" TargetMode="External"/><Relationship Id="rId163"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207/s15327078in1003_6" TargetMode="External"/><Relationship Id="rId158" Type="http://schemas.openxmlformats.org/officeDocument/2006/relationships/hyperlink" Target="https://doi.org/10.2307/113047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j.cognition.2017.06.029"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111/j.1551-6709.2010.01129.x" TargetMode="External"/><Relationship Id="rId148" Type="http://schemas.openxmlformats.org/officeDocument/2006/relationships/hyperlink" Target="https://doi.org/10.1002/icd.2359" TargetMode="External"/><Relationship Id="rId16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111/j.1467-7687.2012.01177.x" TargetMode="External"/><Relationship Id="rId154" Type="http://schemas.openxmlformats.org/officeDocument/2006/relationships/hyperlink" Target="https://doi.org/10.1016/S0010-0277(98)00058-4"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016/j.infbeh.2003.05.006" TargetMode="External"/><Relationship Id="rId90" Type="http://schemas.openxmlformats.org/officeDocument/2006/relationships/hyperlink" Target="https://doi.org/10.1016/0010-0277(95)00661-H" TargetMode="External"/><Relationship Id="rId165" Type="http://schemas.openxmlformats.org/officeDocument/2006/relationships/fontTable" Target="fontTable.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80/09540090310001655093"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111/1467-9280.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78</Pages>
  <Words>16640</Words>
  <Characters>94850</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229</cp:revision>
  <cp:lastPrinted>2026-07-05T19:51:00Z</cp:lastPrinted>
  <dcterms:created xsi:type="dcterms:W3CDTF">2026-07-05T18:49:00Z</dcterms:created>
  <dcterms:modified xsi:type="dcterms:W3CDTF">2026-07-06T08:13:00Z</dcterms:modified>
</cp:coreProperties>
</file>