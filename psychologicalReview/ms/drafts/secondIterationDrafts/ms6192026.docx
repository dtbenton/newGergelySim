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5ECF2169"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ins w:id="1" w:author="Benton, Deon" w:date="2026-06-11T15:14:00Z" w16du:dateUtc="2026-06-11T20:14:00Z">
        <w:r w:rsidR="00DC6D5E">
          <w:rPr>
            <w:rFonts w:ascii="Times New Roman" w:hAnsi="Times New Roman" w:cs="Times New Roman"/>
          </w:rPr>
          <w:t>The nativist position</w:t>
        </w:r>
      </w:ins>
      <w:r w:rsidRPr="00C67093">
        <w:rPr>
          <w:rFonts w:ascii="Times New Roman" w:hAnsi="Times New Roman" w:cs="Times New Roman"/>
        </w:rPr>
        <w:t xml:space="preser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w:t>
      </w:r>
      <w:ins w:id="2" w:author="Benton, Deon" w:date="2026-06-11T15:14:00Z" w16du:dateUtc="2026-06-11T20:14:00Z">
        <w:r w:rsidR="00FC37BE">
          <w:rPr>
            <w:rFonts w:ascii="Times New Roman" w:hAnsi="Times New Roman" w:cs="Times New Roman"/>
          </w:rPr>
          <w:t>The empiricist position</w:t>
        </w:r>
      </w:ins>
      <w:r w:rsidRPr="00C67093">
        <w:rPr>
          <w:rFonts w:ascii="Times New Roman" w:hAnsi="Times New Roman" w:cs="Times New Roman"/>
        </w:rPr>
        <w:t xml:space="preserve"> argues </w:t>
      </w:r>
      <w:ins w:id="3" w:author="Benton, Deon" w:date="2026-06-11T15:15:00Z" w16du:dateUtc="2026-06-11T20:15:00Z">
        <w:r w:rsidR="00FC37BE">
          <w:rPr>
            <w:rFonts w:ascii="Times New Roman" w:hAnsi="Times New Roman" w:cs="Times New Roman"/>
          </w:rPr>
          <w:t xml:space="preserve">that the looking behavior of preverbal infants in most looking-time studies </w:t>
        </w:r>
      </w:ins>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ins w:id="4" w:author="Benton, Deon" w:date="2026-06-11T15:16:00Z" w16du:dateUtc="2026-06-11T20:16:00Z">
        <w:r w:rsidR="00FC37BE">
          <w:rPr>
            <w:rFonts w:ascii="Times New Roman" w:hAnsi="Times New Roman" w:cs="Times New Roman"/>
          </w:rPr>
          <w:t xml:space="preserve">conceptually neutral </w:t>
        </w:r>
      </w:ins>
      <w:r w:rsidR="00FE03E3">
        <w:rPr>
          <w:rFonts w:ascii="Times New Roman" w:hAnsi="Times New Roman" w:cs="Times New Roman"/>
        </w:rPr>
        <w:t xml:space="preserve">surface </w:t>
      </w:r>
      <w:r w:rsidRPr="00C67093">
        <w:rPr>
          <w:rFonts w:ascii="Times New Roman" w:hAnsi="Times New Roman" w:cs="Times New Roman"/>
        </w:rPr>
        <w:t xml:space="preserve">features of </w:t>
      </w:r>
      <w:ins w:id="5" w:author="Benton, Deon" w:date="2026-06-11T15:16:00Z" w16du:dateUtc="2026-06-11T20:16:00Z">
        <w:r w:rsidR="00FC37BE">
          <w:rPr>
            <w:rFonts w:ascii="Times New Roman" w:hAnsi="Times New Roman" w:cs="Times New Roman"/>
          </w:rPr>
          <w:t xml:space="preserve">the </w:t>
        </w:r>
      </w:ins>
      <w:r w:rsidRPr="00C67093">
        <w:rPr>
          <w:rFonts w:ascii="Times New Roman" w:hAnsi="Times New Roman" w:cs="Times New Roman"/>
        </w:rPr>
        <w:t>events</w:t>
      </w:r>
      <w:ins w:id="6" w:author="Benton, Deon" w:date="2026-06-11T15:16:00Z" w16du:dateUtc="2026-06-11T20:16:00Z">
        <w:r w:rsidR="00FC37BE">
          <w:rPr>
            <w:rFonts w:ascii="Times New Roman" w:hAnsi="Times New Roman" w:cs="Times New Roman"/>
          </w:rPr>
          <w:t xml:space="preserve"> and entities and objects that comprise them</w:t>
        </w:r>
      </w:ins>
      <w:r w:rsidRPr="00C67093">
        <w:rPr>
          <w:rFonts w:ascii="Times New Roman" w:hAnsi="Times New Roman" w:cs="Times New Roman"/>
        </w:rPr>
        <w:t xml:space="preserve">.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 xml:space="preserve">taken as </w:t>
      </w:r>
      <w:ins w:id="7" w:author="Benton, Deon" w:date="2026-06-11T15:17:00Z" w16du:dateUtc="2026-06-11T20:17:00Z">
        <w:r w:rsidR="00E357C3">
          <w:rPr>
            <w:rFonts w:ascii="Times New Roman" w:hAnsi="Times New Roman" w:cs="Times New Roman"/>
          </w:rPr>
          <w:t>evidence for different domain-specific systems that support processi</w:t>
        </w:r>
      </w:ins>
      <w:ins w:id="8" w:author="Benton, Deon" w:date="2026-06-11T15:18:00Z" w16du:dateUtc="2026-06-11T20:18:00Z">
        <w:r w:rsidR="00E357C3">
          <w:rPr>
            <w:rFonts w:ascii="Times New Roman" w:hAnsi="Times New Roman" w:cs="Times New Roman"/>
          </w:rPr>
          <w:t xml:space="preserve">ng </w:t>
        </w:r>
      </w:ins>
      <w:ins w:id="9" w:author="Benton, Deon" w:date="2026-06-11T15:17:00Z" w16du:dateUtc="2026-06-11T20:17:00Z">
        <w:r w:rsidR="00E357C3">
          <w:rPr>
            <w:rFonts w:ascii="Times New Roman" w:hAnsi="Times New Roman" w:cs="Times New Roman"/>
          </w:rPr>
          <w:t>actions in terms of their efficiency, cost and utility</w:t>
        </w:r>
      </w:ins>
      <w:r w:rsidRPr="00C67093">
        <w:rPr>
          <w:rFonts w:ascii="Times New Roman" w:hAnsi="Times New Roman" w:cs="Times New Roman"/>
        </w:rPr>
        <w:t xml:space="preserve">. </w:t>
      </w:r>
      <w:ins w:id="10" w:author="Benton, Deon" w:date="2026-06-11T15:21:00Z" w16du:dateUtc="2026-06-11T20:21:00Z">
        <w:r w:rsidR="00A41610">
          <w:rPr>
            <w:rFonts w:ascii="Times New Roman" w:hAnsi="Times New Roman" w:cs="Times New Roman"/>
          </w:rPr>
          <w:t xml:space="preserve">An analysis of the </w:t>
        </w:r>
      </w:ins>
      <w:ins w:id="11" w:author="Benton, Deon" w:date="2026-06-11T15:22:00Z" w16du:dateUtc="2026-06-11T20:22:00Z">
        <w:r w:rsidR="00A41610">
          <w:rPr>
            <w:rFonts w:ascii="Times New Roman" w:hAnsi="Times New Roman" w:cs="Times New Roman"/>
          </w:rPr>
          <w:t>internal dynamics</w:t>
        </w:r>
      </w:ins>
      <w:ins w:id="12" w:author="Benton, Deon" w:date="2026-06-11T15:21:00Z" w16du:dateUtc="2026-06-11T20:21:00Z">
        <w:r w:rsidR="00A41610">
          <w:rPr>
            <w:rFonts w:ascii="Times New Roman" w:hAnsi="Times New Roman" w:cs="Times New Roman"/>
          </w:rPr>
          <w:t xml:space="preserve"> of the model indicated that </w:t>
        </w:r>
      </w:ins>
      <w:ins w:id="13" w:author="Benton, Deon" w:date="2026-06-11T15:22:00Z" w16du:dateUtc="2026-06-11T20:22:00Z">
        <w:r w:rsidR="00A41610">
          <w:rPr>
            <w:rFonts w:ascii="Times New Roman" w:hAnsi="Times New Roman" w:cs="Times New Roman"/>
          </w:rPr>
          <w:t xml:space="preserve">its </w:t>
        </w:r>
      </w:ins>
      <w:r w:rsidRPr="00C67093">
        <w:rPr>
          <w:rFonts w:ascii="Times New Roman" w:hAnsi="Times New Roman" w:cs="Times New Roman"/>
        </w:rPr>
        <w:t>behaviors</w:t>
      </w:r>
      <w:ins w:id="14" w:author="Benton, Deon" w:date="2026-06-11T15:22:00Z" w16du:dateUtc="2026-06-11T20:22:00Z">
        <w:r w:rsidR="00A41610">
          <w:rPr>
            <w:rFonts w:ascii="Times New Roman" w:hAnsi="Times New Roman" w:cs="Times New Roman"/>
          </w:rPr>
          <w:t xml:space="preserve"> arose mechanistically</w:t>
        </w:r>
      </w:ins>
      <w:r w:rsidRPr="00C67093">
        <w:rPr>
          <w:rFonts w:ascii="Times New Roman" w:hAnsi="Times New Roman" w:cs="Times New Roman"/>
        </w:rPr>
        <w:t xml:space="preserve">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w:t>
      </w:r>
      <w:ins w:id="15" w:author="Benton, Deon" w:date="2026-06-11T15:31:00Z" w16du:dateUtc="2026-06-11T20:31:00Z">
        <w:r w:rsidR="00725EDB" w:rsidRPr="00725EDB">
          <w:rPr>
            <w:rFonts w:ascii="Times New Roman" w:hAnsi="Times New Roman" w:cs="Times New Roman"/>
          </w:rPr>
          <w:t xml:space="preserve">Prominent theoretical accounts of infant cognitive posit specialized processes in domains such as causal learning, moral cognition, physical reasoning, among others. Yet, the present findings show that even in a domain as complex as action efficiency understanding, simple, albeit extremely powerful, domain-general learning processes operating over perceptually grounded event representations can account for infants' looking </w:t>
        </w:r>
        <w:r w:rsidR="00725EDB" w:rsidRPr="00725EDB">
          <w:rPr>
            <w:rFonts w:ascii="Times New Roman" w:hAnsi="Times New Roman" w:cs="Times New Roman"/>
          </w:rPr>
          <w:lastRenderedPageBreak/>
          <w:t>behaviors. As such, this study raises crucial questions about the necessity of specialized learning mechanisms to explain infants’ looking behaviors.</w:t>
        </w:r>
      </w:ins>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ABF3091" w:rsidR="00053966" w:rsidRDefault="0052464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ins w:id="16" w:author="Benton, Deon" w:date="2026-06-11T15:32:00Z" w16du:dateUtc="2026-06-11T20:32:00Z">
        <w:r w:rsidR="00725EDB">
          <w:rPr>
            <w:rFonts w:ascii="Times New Roman" w:hAnsi="Times New Roman" w:cs="Times New Roman"/>
          </w:rPr>
          <w:t xml:space="preserve">by observing a child tumble down a slide after attempting clumsily to climb it from the bottom, </w:t>
        </w:r>
      </w:ins>
      <w:r w:rsidR="00AA0C2B" w:rsidRPr="00223D51">
        <w:rPr>
          <w:rFonts w:ascii="Times New Roman" w:hAnsi="Times New Roman" w:cs="Times New Roman"/>
        </w:rPr>
        <w:t xml:space="preserve">a child </w:t>
      </w:r>
      <w:r w:rsidR="000C18C9">
        <w:rPr>
          <w:rFonts w:ascii="Times New Roman" w:hAnsi="Times New Roman" w:cs="Times New Roman"/>
        </w:rPr>
        <w:t>may learn that</w:t>
      </w:r>
      <w:ins w:id="17" w:author="Benton, Deon" w:date="2026-06-11T15:34:00Z" w16du:dateUtc="2026-06-11T20:34:00Z">
        <w:r w:rsidR="00F72443">
          <w:rPr>
            <w:rFonts w:ascii="Times New Roman" w:hAnsi="Times New Roman" w:cs="Times New Roman"/>
          </w:rPr>
          <w:t xml:space="preserve"> stairs are</w:t>
        </w:r>
      </w:ins>
      <w:r w:rsidR="000C18C9">
        <w:rPr>
          <w:rFonts w:ascii="Times New Roman" w:hAnsi="Times New Roman" w:cs="Times New Roman"/>
        </w:rPr>
        <w:t xml:space="preserve"> </w:t>
      </w:r>
      <w:ins w:id="18" w:author="Benton, Deon" w:date="2026-06-11T15:33:00Z" w16du:dateUtc="2026-06-11T20:33:00Z">
        <w:r w:rsidR="00F72443">
          <w:rPr>
            <w:rFonts w:ascii="Times New Roman" w:hAnsi="Times New Roman" w:cs="Times New Roman"/>
          </w:rPr>
          <w:t>a</w:t>
        </w:r>
      </w:ins>
      <w:ins w:id="19" w:author="Benton, Deon" w:date="2026-06-11T15:32:00Z" w16du:dateUtc="2026-06-11T20:32:00Z">
        <w:r w:rsidR="00725EDB">
          <w:rPr>
            <w:rFonts w:ascii="Times New Roman" w:hAnsi="Times New Roman" w:cs="Times New Roman"/>
          </w:rPr>
          <w:t xml:space="preserve"> more efficient—and indeed safer</w:t>
        </w:r>
      </w:ins>
      <w:ins w:id="20" w:author="Benton, Deon" w:date="2026-06-11T15:33:00Z" w16du:dateUtc="2026-06-11T20:33:00Z">
        <w:r w:rsidR="00F72443">
          <w:rPr>
            <w:rFonts w:ascii="Times New Roman" w:hAnsi="Times New Roman" w:cs="Times New Roman"/>
          </w:rPr>
          <w:t xml:space="preserve">—way to use </w:t>
        </w:r>
      </w:ins>
      <w:ins w:id="21" w:author="Benton, Deon" w:date="2026-06-11T15:32:00Z" w16du:dateUtc="2026-06-11T20:32:00Z">
        <w:r w:rsidR="00725EDB">
          <w:rPr>
            <w:rFonts w:ascii="Times New Roman" w:hAnsi="Times New Roman" w:cs="Times New Roman"/>
          </w:rPr>
          <w:t>to</w:t>
        </w:r>
      </w:ins>
      <w:r w:rsidR="000C18C9">
        <w:rPr>
          <w:rFonts w:ascii="Times New Roman" w:hAnsi="Times New Roman" w:cs="Times New Roman"/>
        </w:rPr>
        <w:t xml:space="preserve"> </w:t>
      </w:r>
      <w:ins w:id="22" w:author="Benton, Deon" w:date="2026-06-11T15:34:00Z" w16du:dateUtc="2026-06-11T20:34:00Z">
        <w:r w:rsidR="00F72443">
          <w:rPr>
            <w:rFonts w:ascii="Times New Roman" w:hAnsi="Times New Roman" w:cs="Times New Roman"/>
          </w:rPr>
          <w:t xml:space="preserve">slides. </w:t>
        </w:r>
      </w:ins>
      <w:ins w:id="23" w:author="Benton, Deon" w:date="2026-06-11T15:35:00Z" w16du:dateUtc="2026-06-11T20:35:00Z">
        <w:r w:rsidR="00CC7C48">
          <w:rPr>
            <w:rFonts w:ascii="Times New Roman" w:hAnsi="Times New Roman" w:cs="Times New Roman"/>
          </w:rPr>
          <w:t>Similarly, by observing a person walk around</w:t>
        </w:r>
      </w:ins>
      <w:ins w:id="24" w:author="Benton, Deon" w:date="2026-06-11T15:36:00Z" w16du:dateUtc="2026-06-11T20:36:00Z">
        <w:r w:rsidR="00CC7C48">
          <w:rPr>
            <w:rFonts w:ascii="Times New Roman" w:hAnsi="Times New Roman" w:cs="Times New Roman"/>
          </w:rPr>
          <w:t xml:space="preserve"> a fence rather than repeatedly, and unsuccessfully, pushing against it, that same child will learn that moving around obstacles is a more efficient way to reach a destination. I</w:t>
        </w:r>
      </w:ins>
      <w:ins w:id="25" w:author="Benton, Deon" w:date="2026-06-11T15:38:00Z" w16du:dateUtc="2026-06-11T20:38:00Z">
        <w:r w:rsidR="005516B6">
          <w:rPr>
            <w:rFonts w:ascii="Times New Roman" w:hAnsi="Times New Roman" w:cs="Times New Roman"/>
          </w:rPr>
          <w:t>n</w:t>
        </w:r>
      </w:ins>
      <w:ins w:id="26" w:author="Benton, Deon" w:date="2026-06-11T15:36:00Z" w16du:dateUtc="2026-06-11T20:36:00Z">
        <w:r w:rsidR="00CC7C48">
          <w:rPr>
            <w:rFonts w:ascii="Times New Roman" w:hAnsi="Times New Roman" w:cs="Times New Roman"/>
          </w:rPr>
          <w:t xml:space="preserve"> general,</w:t>
        </w:r>
      </w:ins>
      <w:ins w:id="27" w:author="Benton, Deon" w:date="2026-06-11T15:37:00Z" w16du:dateUtc="2026-06-11T20:37:00Z">
        <w:r w:rsidR="005516B6">
          <w:rPr>
            <w:rFonts w:ascii="Times New Roman" w:hAnsi="Times New Roman" w:cs="Times New Roman"/>
          </w:rPr>
          <w:t xml:space="preserve"> </w:t>
        </w:r>
      </w:ins>
      <w:ins w:id="28" w:author="Benton, Deon" w:date="2026-06-11T15:39:00Z" w16du:dateUtc="2026-06-11T20:39:00Z">
        <w:r w:rsidR="002D5CB4">
          <w:rPr>
            <w:rFonts w:ascii="Times New Roman" w:hAnsi="Times New Roman" w:cs="Times New Roman"/>
          </w:rPr>
          <w:t>recognizing</w:t>
        </w:r>
      </w:ins>
      <w:ins w:id="29" w:author="Benton, Deon" w:date="2026-06-11T15:40:00Z" w16du:dateUtc="2026-06-11T20:40:00Z">
        <w:r w:rsidR="002D5CB4">
          <w:rPr>
            <w:rFonts w:ascii="Times New Roman" w:hAnsi="Times New Roman" w:cs="Times New Roman"/>
          </w:rPr>
          <w:t xml:space="preserve"> when an action is or is not efficient</w:t>
        </w:r>
      </w:ins>
      <w:ins w:id="30" w:author="Benton, Deon" w:date="2026-06-11T15:43:00Z" w16du:dateUtc="2026-06-11T20:43:00Z">
        <w:r w:rsidR="00C5298A">
          <w:rPr>
            <w:rFonts w:ascii="Times New Roman" w:hAnsi="Times New Roman" w:cs="Times New Roman"/>
          </w:rPr>
          <w:t>—</w:t>
        </w:r>
      </w:ins>
      <w:ins w:id="31" w:author="Benton, Deon" w:date="2026-06-11T15:45:00Z" w16du:dateUtc="2026-06-11T20:45:00Z">
        <w:r w:rsidR="009C5A7F">
          <w:rPr>
            <w:rFonts w:ascii="Times New Roman" w:hAnsi="Times New Roman" w:cs="Times New Roman"/>
          </w:rPr>
          <w:t>a capacity I refer to as</w:t>
        </w:r>
      </w:ins>
      <w:ins w:id="32" w:author="Benton, Deon" w:date="2026-06-11T15:43:00Z" w16du:dateUtc="2026-06-11T20:43:00Z">
        <w:r w:rsidR="009C5A7F">
          <w:rPr>
            <w:rFonts w:ascii="Times New Roman" w:hAnsi="Times New Roman" w:cs="Times New Roman"/>
          </w:rPr>
          <w:t xml:space="preserve">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ins>
      <w:ins w:id="33" w:author="Benton, Deon" w:date="2026-06-11T15:46:00Z" w16du:dateUtc="2026-06-11T20:46:00Z">
        <w:r w:rsidR="001D300F">
          <w:rPr>
            <w:rFonts w:ascii="Times New Roman" w:hAnsi="Times New Roman" w:cs="Times New Roman"/>
          </w:rPr>
          <w:t>navigating the world effectively</w:t>
        </w:r>
      </w:ins>
      <w:ins w:id="34" w:author="Benton, Deon" w:date="2026-06-11T15:40:00Z" w16du:dateUtc="2026-06-11T20:40:00Z">
        <w:r w:rsidR="002D5CB4">
          <w:rPr>
            <w:rFonts w:ascii="Times New Roman" w:hAnsi="Times New Roman" w:cs="Times New Roman"/>
          </w:rPr>
          <w:t>.</w:t>
        </w:r>
      </w:ins>
      <w:ins w:id="35" w:author="Benton, Deon" w:date="2026-06-11T15:39:00Z" w16du:dateUtc="2026-06-11T20:39:00Z">
        <w:r w:rsidR="002D5CB4">
          <w:rPr>
            <w:rFonts w:ascii="Times New Roman" w:hAnsi="Times New Roman" w:cs="Times New Roman"/>
          </w:rPr>
          <w:t xml:space="preserve"> </w:t>
        </w:r>
      </w:ins>
      <w:ins w:id="36" w:author="Benton, Deon" w:date="2026-06-11T15:36:00Z" w16du:dateUtc="2026-06-11T20:36:00Z">
        <w:r w:rsidR="00CC7C48">
          <w:rPr>
            <w:rFonts w:ascii="Times New Roman" w:hAnsi="Times New Roman" w:cs="Times New Roman"/>
          </w:rPr>
          <w:t xml:space="preserve"> </w:t>
        </w:r>
      </w:ins>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t>
      </w:r>
      <w:ins w:id="37" w:author="Benton, Deon" w:date="2026-06-11T15:38:00Z" w16du:dateUtc="2026-06-11T20:38:00Z">
        <w:r w:rsidR="005516B6">
          <w:rPr>
            <w:rFonts w:ascii="Times New Roman" w:hAnsi="Times New Roman" w:cs="Times New Roman"/>
          </w:rPr>
          <w:t xml:space="preserve">when and </w:t>
        </w:r>
      </w:ins>
      <w:r w:rsidR="00087C36">
        <w:rPr>
          <w:rFonts w:ascii="Times New Roman" w:hAnsi="Times New Roman" w:cs="Times New Roman"/>
        </w:rPr>
        <w:t>how</w:t>
      </w:r>
      <w:ins w:id="38" w:author="Benton, Deon" w:date="2026-06-11T15:37:00Z" w16du:dateUtc="2026-06-11T20:37:00Z">
        <w:r w:rsidR="005516B6">
          <w:rPr>
            <w:rFonts w:ascii="Times New Roman" w:hAnsi="Times New Roman" w:cs="Times New Roman"/>
          </w:rPr>
          <w:t xml:space="preserve"> preverbal infants</w:t>
        </w:r>
      </w:ins>
      <w:ins w:id="39" w:author="Benton, Deon" w:date="2026-06-11T15:41:00Z" w16du:dateUtc="2026-06-11T20:41:00Z">
        <w:r w:rsidR="002D5CB4">
          <w:rPr>
            <w:rFonts w:ascii="Times New Roman" w:hAnsi="Times New Roman" w:cs="Times New Roman"/>
          </w:rPr>
          <w:t xml:space="preserve">, despite their limited mobility and first-hand experience </w:t>
        </w:r>
      </w:ins>
      <w:ins w:id="40" w:author="Benton, Deon" w:date="2026-06-11T15:47:00Z" w16du:dateUtc="2026-06-11T20:47:00Z">
        <w:r w:rsidR="004B2824">
          <w:rPr>
            <w:rFonts w:ascii="Times New Roman" w:hAnsi="Times New Roman" w:cs="Times New Roman"/>
          </w:rPr>
          <w:t>interacting in the world</w:t>
        </w:r>
      </w:ins>
      <w:ins w:id="41" w:author="Benton, Deon" w:date="2026-06-11T15:41:00Z" w16du:dateUtc="2026-06-11T20:41:00Z">
        <w:r w:rsidR="002D5CB4">
          <w:rPr>
            <w:rFonts w:ascii="Times New Roman" w:hAnsi="Times New Roman" w:cs="Times New Roman"/>
          </w:rPr>
          <w:t>,</w:t>
        </w:r>
        <w:r w:rsidR="00C5298A">
          <w:rPr>
            <w:rFonts w:ascii="Times New Roman" w:hAnsi="Times New Roman" w:cs="Times New Roman"/>
          </w:rPr>
          <w:t xml:space="preserve"> </w:t>
        </w:r>
      </w:ins>
      <w:ins w:id="42" w:author="Benton, Deon" w:date="2026-06-11T15:47:00Z" w16du:dateUtc="2026-06-11T20:47:00Z">
        <w:r w:rsidR="00A01344">
          <w:rPr>
            <w:rFonts w:ascii="Times New Roman" w:hAnsi="Times New Roman" w:cs="Times New Roman"/>
          </w:rPr>
          <w:t xml:space="preserve">come to </w:t>
        </w:r>
        <w:r w:rsidR="00F25756">
          <w:rPr>
            <w:rFonts w:ascii="Times New Roman" w:hAnsi="Times New Roman" w:cs="Times New Roman"/>
          </w:rPr>
          <w:t>interpret actions in terms of their efficiency</w:t>
        </w:r>
      </w:ins>
      <w:r w:rsidR="00087C36">
        <w:rPr>
          <w:rFonts w:ascii="Times New Roman" w:hAnsi="Times New Roman" w:cs="Times New Roman"/>
        </w:rPr>
        <w:t xml:space="preserve">. </w:t>
      </w:r>
    </w:p>
    <w:p w14:paraId="07011A1B" w14:textId="24FE5E05" w:rsidR="00233DCE" w:rsidRDefault="0050708B" w:rsidP="00E05A21">
      <w:pPr>
        <w:spacing w:line="480" w:lineRule="auto"/>
        <w:ind w:firstLine="720"/>
        <w:contextualSpacing/>
        <w:rPr>
          <w:rFonts w:ascii="Times New Roman" w:hAnsi="Times New Roman" w:cs="Times New Roman"/>
        </w:rPr>
      </w:pPr>
      <w:ins w:id="43" w:author="Benton, Deon" w:date="2026-06-11T15:48:00Z" w16du:dateUtc="2026-06-11T20:48:00Z">
        <w:r>
          <w:rPr>
            <w:rFonts w:ascii="Times New Roman" w:hAnsi="Times New Roman" w:cs="Times New Roman"/>
          </w:rPr>
          <w:t xml:space="preserve">One </w:t>
        </w:r>
      </w:ins>
      <w:ins w:id="44" w:author="Benton, Deon" w:date="2026-06-11T15:50:00Z" w16du:dateUtc="2026-06-11T20:50:00Z">
        <w:r w:rsidR="00A01EF9">
          <w:rPr>
            <w:rFonts w:ascii="Times New Roman" w:hAnsi="Times New Roman" w:cs="Times New Roman"/>
          </w:rPr>
          <w:t>method that developmental scientists have used to assess the</w:t>
        </w:r>
      </w:ins>
      <w:ins w:id="45" w:author="Benton, Deon" w:date="2026-06-11T15:48:00Z" w16du:dateUtc="2026-06-11T20:48:00Z">
        <w:r>
          <w:rPr>
            <w:rFonts w:ascii="Times New Roman" w:hAnsi="Times New Roman" w:cs="Times New Roman"/>
          </w:rPr>
          <w:t xml:space="preserve"> </w:t>
        </w:r>
      </w:ins>
      <w:ins w:id="46" w:author="Benton, Deon" w:date="2026-06-11T15:49:00Z" w16du:dateUtc="2026-06-11T20:49:00Z">
        <w:r>
          <w:rPr>
            <w:rFonts w:ascii="Times New Roman" w:hAnsi="Times New Roman" w:cs="Times New Roman"/>
          </w:rPr>
          <w:t xml:space="preserve">developmental </w:t>
        </w:r>
      </w:ins>
      <w:ins w:id="47" w:author="Benton, Deon" w:date="2026-06-11T15:48:00Z" w16du:dateUtc="2026-06-11T20:48:00Z">
        <w:r>
          <w:rPr>
            <w:rFonts w:ascii="Times New Roman" w:hAnsi="Times New Roman" w:cs="Times New Roman"/>
          </w:rPr>
          <w:t xml:space="preserve">origins of action </w:t>
        </w:r>
      </w:ins>
      <w:ins w:id="48" w:author="Benton, Deon" w:date="2026-06-11T15:49:00Z" w16du:dateUtc="2026-06-11T20:49:00Z">
        <w:r>
          <w:rPr>
            <w:rFonts w:ascii="Times New Roman" w:hAnsi="Times New Roman" w:cs="Times New Roman"/>
          </w:rPr>
          <w:t>efficiency</w:t>
        </w:r>
      </w:ins>
      <w:ins w:id="49" w:author="Benton, Deon" w:date="2026-06-11T15:48:00Z" w16du:dateUtc="2026-06-11T20:48:00Z">
        <w:r>
          <w:rPr>
            <w:rFonts w:ascii="Times New Roman" w:hAnsi="Times New Roman" w:cs="Times New Roman"/>
          </w:rPr>
          <w:t xml:space="preserve"> </w:t>
        </w:r>
      </w:ins>
      <w:ins w:id="50" w:author="Benton, Deon" w:date="2026-06-11T15:49:00Z" w16du:dateUtc="2026-06-11T20:49:00Z">
        <w:r>
          <w:rPr>
            <w:rFonts w:ascii="Times New Roman" w:hAnsi="Times New Roman" w:cs="Times New Roman"/>
          </w:rPr>
          <w:t xml:space="preserve">understanding </w:t>
        </w:r>
      </w:ins>
      <w:ins w:id="51" w:author="Benton, Deon" w:date="2026-06-11T15:50:00Z" w16du:dateUtc="2026-06-11T20:50:00Z">
        <w:r w:rsidR="00A01EF9">
          <w:rPr>
            <w:rFonts w:ascii="Times New Roman" w:hAnsi="Times New Roman" w:cs="Times New Roman"/>
          </w:rPr>
          <w:t>is the violation-of-expectatio</w:t>
        </w:r>
      </w:ins>
      <w:ins w:id="52" w:author="Benton, Deon" w:date="2026-06-11T15:51:00Z" w16du:dateUtc="2026-06-11T20:51:00Z">
        <w:r w:rsidR="00A01EF9">
          <w:rPr>
            <w:rFonts w:ascii="Times New Roman" w:hAnsi="Times New Roman" w:cs="Times New Roman"/>
          </w:rPr>
          <w:t>n paradigm</w:t>
        </w:r>
      </w:ins>
      <w:ins w:id="53" w:author="Benton, Deon" w:date="2026-06-11T15:59:00Z" w16du:dateUtc="2026-06-11T20:59:00Z">
        <w:r w:rsidR="0094054E">
          <w:rPr>
            <w:rFonts w:ascii="Times New Roman" w:hAnsi="Times New Roman" w:cs="Times New Roman"/>
          </w:rPr>
          <w:t xml:space="preserve">. </w:t>
        </w:r>
      </w:ins>
      <w:r w:rsidR="0094054E">
        <w:rPr>
          <w:rFonts w:ascii="Times New Roman" w:hAnsi="Times New Roman" w:cs="Times New Roman"/>
        </w:rPr>
        <w:t xml:space="preserve">In </w:t>
      </w:r>
      <w:ins w:id="54" w:author="Benton, Deon" w:date="2026-06-19T15:17:00Z" w16du:dateUtc="2026-06-19T20:17:00Z">
        <w:r w:rsidR="00F438FE">
          <w:rPr>
            <w:rFonts w:ascii="Times New Roman" w:hAnsi="Times New Roman" w:cs="Times New Roman"/>
          </w:rPr>
          <w:t xml:space="preserve">this method, infants are tested on events </w:t>
        </w:r>
      </w:ins>
      <w:ins w:id="55" w:author="Benton, Deon" w:date="2026-06-19T15:18:00Z" w16du:dateUtc="2026-06-19T20:18:00Z">
        <w:r w:rsidR="00F438FE">
          <w:rPr>
            <w:rFonts w:ascii="Times New Roman" w:hAnsi="Times New Roman" w:cs="Times New Roman"/>
          </w:rPr>
          <w:t xml:space="preserve">either </w:t>
        </w:r>
      </w:ins>
      <w:ins w:id="56" w:author="Benton, Deon" w:date="2026-06-19T15:17:00Z" w16du:dateUtc="2026-06-19T20:17:00Z">
        <w:r w:rsidR="00F438FE">
          <w:rPr>
            <w:rFonts w:ascii="Times New Roman" w:hAnsi="Times New Roman" w:cs="Times New Roman"/>
          </w:rPr>
          <w:t>conforming to or violating expectations establis</w:t>
        </w:r>
      </w:ins>
      <w:ins w:id="57" w:author="Benton, Deon" w:date="2026-06-19T15:18:00Z" w16du:dateUtc="2026-06-19T20:18:00Z">
        <w:r w:rsidR="00F438FE">
          <w:rPr>
            <w:rFonts w:ascii="Times New Roman" w:hAnsi="Times New Roman" w:cs="Times New Roman"/>
          </w:rPr>
          <w:t>hed during habituation</w:t>
        </w:r>
      </w:ins>
      <w:r w:rsidR="0094054E">
        <w:rPr>
          <w:rFonts w:ascii="Times New Roman" w:hAnsi="Times New Roman" w:cs="Times New Roman"/>
        </w:rPr>
        <w:t xml:space="preserve"> </w:t>
      </w:r>
      <w:ins w:id="58" w:author="Benton, Deon" w:date="2026-06-11T15:59:00Z" w16du:dateUtc="2026-06-11T20:59:00Z">
        <w:r w:rsidR="0094054E">
          <w:rPr>
            <w:rFonts w:ascii="Times New Roman" w:hAnsi="Times New Roman" w:cs="Times New Roman"/>
          </w:rPr>
          <w:t>(e.g., Baillargeon et al., 1995; Stahl &amp; Kibbe, 2022)</w:t>
        </w:r>
      </w:ins>
      <w:r w:rsidR="0094054E" w:rsidRPr="001863D5">
        <w:rPr>
          <w:rFonts w:ascii="Times New Roman" w:hAnsi="Times New Roman" w:cs="Times New Roman"/>
        </w:rPr>
        <w:t>.</w:t>
      </w:r>
      <w:ins w:id="59" w:author="Benton, Deon" w:date="2026-06-11T15:59:00Z" w16du:dateUtc="2026-06-11T20:59:00Z">
        <w:r w:rsidR="0094054E">
          <w:rPr>
            <w:rFonts w:ascii="Times New Roman" w:hAnsi="Times New Roman" w:cs="Times New Roman"/>
          </w:rPr>
          <w:t xml:space="preserve"> </w:t>
        </w:r>
      </w:ins>
      <w:ins w:id="60" w:author="Benton, Deon" w:date="2026-06-19T15:18:00Z" w16du:dateUtc="2026-06-19T20:18:00Z">
        <w:r w:rsidR="00F438FE">
          <w:rPr>
            <w:rFonts w:ascii="Times New Roman" w:hAnsi="Times New Roman" w:cs="Times New Roman"/>
          </w:rPr>
          <w:t>In action efficiency understanding studies that use this method,</w:t>
        </w:r>
      </w:ins>
      <w:ins w:id="61" w:author="Benton, Deon" w:date="2026-06-11T15:59:00Z" w16du:dateUtc="2026-06-11T20:59:00Z">
        <w:r w:rsidR="0094054E">
          <w:rPr>
            <w:rFonts w:ascii="Times New Roman" w:hAnsi="Times New Roman" w:cs="Times New Roman"/>
          </w:rPr>
          <w:t xml:space="preserve"> infants </w:t>
        </w:r>
      </w:ins>
      <w:ins w:id="62" w:author="Benton, Deon" w:date="2026-06-19T15:19:00Z" w16du:dateUtc="2026-06-19T20:19:00Z">
        <w:r w:rsidR="00F438FE">
          <w:rPr>
            <w:rFonts w:ascii="Times New Roman" w:hAnsi="Times New Roman" w:cs="Times New Roman"/>
          </w:rPr>
          <w:t xml:space="preserve">are habituated to an event in which an </w:t>
        </w:r>
      </w:ins>
      <w:ins w:id="63" w:author="Benton, Deon" w:date="2026-06-11T16:03:00Z" w16du:dateUtc="2026-06-11T21:03:00Z">
        <w:r w:rsidR="006801C9">
          <w:rPr>
            <w:rFonts w:ascii="Times New Roman" w:hAnsi="Times New Roman" w:cs="Times New Roman"/>
          </w:rPr>
          <w:t>object</w:t>
        </w:r>
      </w:ins>
      <w:r w:rsidR="00152D01">
        <w:rPr>
          <w:rFonts w:ascii="Times New Roman" w:hAnsi="Times New Roman" w:cs="Times New Roman"/>
        </w:rPr>
        <w:t xml:space="preserve"> jump</w:t>
      </w:r>
      <w:ins w:id="64" w:author="Benton, Deon" w:date="2026-06-11T16:01:00Z" w16du:dateUtc="2026-06-11T21:01:00Z">
        <w:r w:rsidR="00152D01">
          <w:rPr>
            <w:rFonts w:ascii="Times New Roman" w:hAnsi="Times New Roman" w:cs="Times New Roman"/>
          </w:rPr>
          <w:t>s</w:t>
        </w:r>
      </w:ins>
      <w:r w:rsidR="00152D01">
        <w:rPr>
          <w:rFonts w:ascii="Times New Roman" w:hAnsi="Times New Roman" w:cs="Times New Roman"/>
        </w:rPr>
        <w:t xml:space="preserve"> over a barrier to reach </w:t>
      </w:r>
      <w:ins w:id="65" w:author="Benton, Deon" w:date="2026-06-19T15:19:00Z" w16du:dateUtc="2026-06-19T20:19:00Z">
        <w:r w:rsidR="00F438FE">
          <w:rPr>
            <w:rFonts w:ascii="Times New Roman" w:hAnsi="Times New Roman" w:cs="Times New Roman"/>
          </w:rPr>
          <w:t>another one</w:t>
        </w:r>
      </w:ins>
      <w:ins w:id="66" w:author="Benton, Deon" w:date="2026-06-11T16:02:00Z" w16du:dateUtc="2026-06-11T21:02:00Z">
        <w:r w:rsidR="00152D01">
          <w:rPr>
            <w:rFonts w:ascii="Times New Roman" w:hAnsi="Times New Roman" w:cs="Times New Roman"/>
          </w:rPr>
          <w:t xml:space="preserve"> and then </w:t>
        </w:r>
      </w:ins>
      <w:ins w:id="67" w:author="Benton, Deon" w:date="2026-06-19T15:19:00Z" w16du:dateUtc="2026-06-19T20:19:00Z">
        <w:r w:rsidR="00F438FE">
          <w:rPr>
            <w:rFonts w:ascii="Times New Roman" w:hAnsi="Times New Roman" w:cs="Times New Roman"/>
          </w:rPr>
          <w:t>tested</w:t>
        </w:r>
      </w:ins>
      <w:ins w:id="68" w:author="Benton, Deon" w:date="2026-06-11T16:02:00Z" w16du:dateUtc="2026-06-11T21:02:00Z">
        <w:r w:rsidR="00152D01">
          <w:rPr>
            <w:rFonts w:ascii="Times New Roman" w:hAnsi="Times New Roman" w:cs="Times New Roman"/>
          </w:rPr>
          <w:t xml:space="preserve"> on events </w:t>
        </w:r>
      </w:ins>
      <w:ins w:id="69" w:author="Benton, Deon" w:date="2026-06-11T16:04:00Z" w16du:dateUtc="2026-06-11T21:04:00Z">
        <w:r w:rsidR="006801C9">
          <w:rPr>
            <w:rFonts w:ascii="Times New Roman" w:hAnsi="Times New Roman" w:cs="Times New Roman"/>
          </w:rPr>
          <w:t>that differ in their efficiency</w:t>
        </w:r>
      </w:ins>
      <w:ins w:id="70" w:author="Benton, Deon" w:date="2026-06-19T15:20:00Z" w16du:dateUtc="2026-06-19T20:20:00Z">
        <w:r w:rsidR="00F438FE">
          <w:rPr>
            <w:rFonts w:ascii="Times New Roman" w:hAnsi="Times New Roman" w:cs="Times New Roman"/>
          </w:rPr>
          <w:t xml:space="preserve"> (see Figure 1)</w:t>
        </w:r>
      </w:ins>
      <w:ins w:id="71" w:author="Benton, Deon" w:date="2026-06-11T16:04:00Z" w16du:dateUtc="2026-06-11T21:04:00Z">
        <w:r w:rsidR="006801C9">
          <w:rPr>
            <w:rFonts w:ascii="Times New Roman" w:hAnsi="Times New Roman" w:cs="Times New Roman"/>
          </w:rPr>
          <w:t xml:space="preserve">. </w:t>
        </w:r>
      </w:ins>
      <w:ins w:id="72" w:author="Benton, Deon" w:date="2026-06-19T15:20:00Z" w16du:dateUtc="2026-06-19T20:20:00Z">
        <w:r w:rsidR="00F438FE">
          <w:rPr>
            <w:rFonts w:ascii="Times New Roman" w:hAnsi="Times New Roman" w:cs="Times New Roman"/>
          </w:rPr>
          <w:t xml:space="preserve">In </w:t>
        </w:r>
      </w:ins>
      <w:ins w:id="73" w:author="Benton, Deon" w:date="2026-06-11T16:04:00Z" w16du:dateUtc="2026-06-11T21:04:00Z">
        <w:r w:rsidR="006801C9">
          <w:rPr>
            <w:rFonts w:ascii="Times New Roman" w:hAnsi="Times New Roman" w:cs="Times New Roman"/>
          </w:rPr>
          <w:t xml:space="preserve">the so-called efficient event, </w:t>
        </w:r>
      </w:ins>
      <w:ins w:id="74" w:author="Benton, Deon" w:date="2026-06-19T15:20:00Z" w16du:dateUtc="2026-06-19T20:20:00Z">
        <w:r w:rsidR="00F438FE">
          <w:rPr>
            <w:rFonts w:ascii="Times New Roman" w:hAnsi="Times New Roman" w:cs="Times New Roman"/>
          </w:rPr>
          <w:t xml:space="preserve">the </w:t>
        </w:r>
      </w:ins>
      <w:ins w:id="75" w:author="Benton, Deon" w:date="2026-06-11T16:05:00Z" w16du:dateUtc="2026-06-11T21:05:00Z">
        <w:r w:rsidR="00804831">
          <w:rPr>
            <w:rFonts w:ascii="Times New Roman" w:hAnsi="Times New Roman" w:cs="Times New Roman"/>
          </w:rPr>
          <w:t>first object</w:t>
        </w:r>
      </w:ins>
      <w:ins w:id="76" w:author="Benton, Deon" w:date="2026-06-11T16:04:00Z" w16du:dateUtc="2026-06-11T21:04:00Z">
        <w:r w:rsidR="00804831" w:rsidRPr="004C0C81">
          <w:rPr>
            <w:rFonts w:ascii="Times New Roman" w:hAnsi="Times New Roman" w:cs="Times New Roman"/>
          </w:rPr>
          <w:t xml:space="preserve"> </w:t>
        </w:r>
        <w:r w:rsidR="00804831">
          <w:rPr>
            <w:rFonts w:ascii="Times New Roman" w:hAnsi="Times New Roman" w:cs="Times New Roman"/>
          </w:rPr>
          <w:t>move</w:t>
        </w:r>
      </w:ins>
      <w:ins w:id="77" w:author="Benton, Deon" w:date="2026-06-11T16:05:00Z" w16du:dateUtc="2026-06-11T21:05:00Z">
        <w:r w:rsidR="00804831">
          <w:rPr>
            <w:rFonts w:ascii="Times New Roman" w:hAnsi="Times New Roman" w:cs="Times New Roman"/>
          </w:rPr>
          <w:t>s</w:t>
        </w:r>
      </w:ins>
      <w:ins w:id="78" w:author="Benton, Deon" w:date="2026-06-11T16:04:00Z" w16du:dateUtc="2026-06-11T21:04:00Z">
        <w:r w:rsidR="00804831">
          <w:rPr>
            <w:rFonts w:ascii="Times New Roman" w:hAnsi="Times New Roman" w:cs="Times New Roman"/>
          </w:rPr>
          <w:t xml:space="preserve">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ins>
      <w:ins w:id="79" w:author="Benton, Deon" w:date="2026-06-11T16:05:00Z" w16du:dateUtc="2026-06-11T21:05:00Z">
        <w:r w:rsidR="00804831">
          <w:rPr>
            <w:rFonts w:ascii="Times New Roman" w:hAnsi="Times New Roman" w:cs="Times New Roman"/>
          </w:rPr>
          <w:t>the second object</w:t>
        </w:r>
      </w:ins>
      <w:ins w:id="80" w:author="Benton, Deon" w:date="2026-06-11T16:04:00Z" w16du:dateUtc="2026-06-11T21:04:00Z">
        <w:r w:rsidR="00804831" w:rsidRPr="004C0C81">
          <w:rPr>
            <w:rFonts w:ascii="Times New Roman" w:hAnsi="Times New Roman" w:cs="Times New Roman"/>
          </w:rPr>
          <w:t>.</w:t>
        </w:r>
      </w:ins>
      <w:ins w:id="81" w:author="Benton, Deon" w:date="2026-06-11T16:05:00Z" w16du:dateUtc="2026-06-11T21:05:00Z">
        <w:r w:rsidR="00804831">
          <w:rPr>
            <w:rFonts w:ascii="Times New Roman" w:hAnsi="Times New Roman" w:cs="Times New Roman"/>
          </w:rPr>
          <w:t xml:space="preserve"> </w:t>
        </w:r>
      </w:ins>
      <w:ins w:id="82" w:author="Benton, Deon" w:date="2026-06-11T16:13:00Z" w16du:dateUtc="2026-06-11T21:13:00Z">
        <w:r w:rsidR="00533A5A">
          <w:rPr>
            <w:rFonts w:ascii="Times New Roman" w:hAnsi="Times New Roman" w:cs="Times New Roman"/>
          </w:rPr>
          <w:t>In the</w:t>
        </w:r>
      </w:ins>
      <w:ins w:id="83" w:author="Benton, Deon" w:date="2026-06-11T16:14:00Z" w16du:dateUtc="2026-06-11T21:14:00Z">
        <w:r w:rsidR="00ED120C">
          <w:rPr>
            <w:rFonts w:ascii="Times New Roman" w:hAnsi="Times New Roman" w:cs="Times New Roman"/>
          </w:rPr>
          <w:t xml:space="preserve"> so-called</w:t>
        </w:r>
      </w:ins>
      <w:ins w:id="84" w:author="Benton, Deon" w:date="2026-06-11T16:13:00Z" w16du:dateUtc="2026-06-11T21:13:00Z">
        <w:r w:rsidR="00533A5A">
          <w:rPr>
            <w:rFonts w:ascii="Times New Roman" w:hAnsi="Times New Roman" w:cs="Times New Roman"/>
          </w:rPr>
          <w:t xml:space="preserve"> inefficient event,</w:t>
        </w:r>
      </w:ins>
      <w:ins w:id="85" w:author="Benton, Deon" w:date="2026-06-11T16:05:00Z" w16du:dateUtc="2026-06-11T21:05:00Z">
        <w:r w:rsidR="00804831">
          <w:rPr>
            <w:rFonts w:ascii="Times New Roman" w:hAnsi="Times New Roman" w:cs="Times New Roman"/>
          </w:rPr>
          <w:t xml:space="preserve"> </w:t>
        </w:r>
      </w:ins>
      <w:r w:rsidR="00152D01">
        <w:rPr>
          <w:rFonts w:ascii="Times New Roman" w:hAnsi="Times New Roman" w:cs="Times New Roman"/>
        </w:rPr>
        <w:t>the first</w:t>
      </w:r>
      <w:ins w:id="86" w:author="Benton, Deon" w:date="2026-06-11T16:05:00Z" w16du:dateUtc="2026-06-11T21:05:00Z">
        <w:r w:rsidR="00804831">
          <w:rPr>
            <w:rFonts w:ascii="Times New Roman" w:hAnsi="Times New Roman" w:cs="Times New Roman"/>
          </w:rPr>
          <w:t xml:space="preserve"> object </w:t>
        </w:r>
      </w:ins>
      <w:ins w:id="87" w:author="Benton, Deon" w:date="2026-06-11T16:06:00Z" w16du:dateUtc="2026-06-11T21:06:00Z">
        <w:r w:rsidR="00804831">
          <w:rPr>
            <w:rFonts w:ascii="Times New Roman" w:hAnsi="Times New Roman" w:cs="Times New Roman"/>
          </w:rPr>
          <w:t>continues</w:t>
        </w:r>
      </w:ins>
      <w:ins w:id="88" w:author="Benton, Deon" w:date="2026-06-11T16:05:00Z" w16du:dateUtc="2026-06-11T21:05:00Z">
        <w:r w:rsidR="00804831">
          <w:rPr>
            <w:rFonts w:ascii="Times New Roman" w:hAnsi="Times New Roman" w:cs="Times New Roman"/>
          </w:rPr>
          <w:t xml:space="preserve"> to move along the familiar</w:t>
        </w:r>
      </w:ins>
      <w:r w:rsidR="00152D01">
        <w:rPr>
          <w:rFonts w:ascii="Times New Roman" w:hAnsi="Times New Roman" w:cs="Times New Roman"/>
        </w:rPr>
        <w:t>, but now inefficient,</w:t>
      </w:r>
      <w:ins w:id="89" w:author="Benton, Deon" w:date="2026-06-11T16:06:00Z" w16du:dateUtc="2026-06-11T21:06:00Z">
        <w:r w:rsidR="00804831">
          <w:rPr>
            <w:rFonts w:ascii="Times New Roman" w:hAnsi="Times New Roman" w:cs="Times New Roman"/>
          </w:rPr>
          <w:t xml:space="preserve"> curved or</w:t>
        </w:r>
      </w:ins>
      <w:r w:rsidR="00152D01">
        <w:rPr>
          <w:rFonts w:ascii="Times New Roman" w:hAnsi="Times New Roman" w:cs="Times New Roman"/>
        </w:rPr>
        <w:t xml:space="preserve"> arced motion path to reach the </w:t>
      </w:r>
      <w:ins w:id="90" w:author="Benton, Deon" w:date="2026-06-11T16:06:00Z" w16du:dateUtc="2026-06-11T21:06:00Z">
        <w:r w:rsidR="00804831">
          <w:rPr>
            <w:rFonts w:ascii="Times New Roman" w:hAnsi="Times New Roman" w:cs="Times New Roman"/>
          </w:rPr>
          <w:t>second object</w:t>
        </w:r>
      </w:ins>
      <w:r w:rsidR="00152D01">
        <w:rPr>
          <w:rFonts w:ascii="Times New Roman" w:hAnsi="Times New Roman" w:cs="Times New Roman"/>
        </w:rPr>
        <w:t xml:space="preserve">. </w:t>
      </w:r>
      <w:ins w:id="91" w:author="Benton, Deon" w:date="2026-06-11T18:37:00Z" w16du:dateUtc="2026-06-11T23:37:00Z">
        <w:r w:rsidR="00070BBC">
          <w:rPr>
            <w:rFonts w:ascii="Times New Roman" w:hAnsi="Times New Roman" w:cs="Times New Roman"/>
          </w:rPr>
          <w:t>Figure 1 depicts this general approach for studying action efficiency in infants.</w:t>
        </w:r>
      </w:ins>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E205D6">
        <w:trPr>
          <w:trHeight w:val="3123"/>
        </w:trPr>
        <w:tc>
          <w:tcPr>
            <w:tcW w:w="11674" w:type="dxa"/>
          </w:tcPr>
          <w:p w14:paraId="1D0296C3" w14:textId="4950F6AE" w:rsidR="00CA7957" w:rsidRDefault="006056DD" w:rsidP="00E205D6">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144342" wp14:editId="4AA03F08">
                  <wp:extent cx="6762820" cy="2415396"/>
                  <wp:effectExtent l="0" t="0" r="0" b="4445"/>
                  <wp:docPr id="14039032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03282" name="Picture 1403903282"/>
                          <pic:cNvPicPr/>
                        </pic:nvPicPr>
                        <pic:blipFill>
                          <a:blip r:embed="rId9"/>
                          <a:stretch>
                            <a:fillRect/>
                          </a:stretch>
                        </pic:blipFill>
                        <pic:spPr>
                          <a:xfrm>
                            <a:off x="0" y="0"/>
                            <a:ext cx="6772641" cy="2418904"/>
                          </a:xfrm>
                          <a:prstGeom prst="rect">
                            <a:avLst/>
                          </a:prstGeom>
                        </pic:spPr>
                      </pic:pic>
                    </a:graphicData>
                  </a:graphic>
                </wp:inline>
              </w:drawing>
            </w:r>
          </w:p>
        </w:tc>
      </w:tr>
    </w:tbl>
    <w:p w14:paraId="500CA9F6" w14:textId="4BCBD033"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0041222C">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ins w:id="92" w:author="Benton, Deon" w:date="2026-06-12T18:01:00Z" w16du:dateUtc="2026-06-12T23:01:00Z">
        <w:r w:rsidR="00D65F67">
          <w:rPr>
            <w:rFonts w:ascii="Times New Roman" w:hAnsi="Times New Roman" w:cs="Times New Roman"/>
            <w:i w:val="0"/>
            <w:iCs w:val="0"/>
            <w:sz w:val="24"/>
            <w:szCs w:val="24"/>
          </w:rPr>
          <w:t xml:space="preserve"> </w:t>
        </w:r>
      </w:ins>
      <w:r w:rsidR="006056DD">
        <w:rPr>
          <w:rFonts w:ascii="Times New Roman" w:hAnsi="Times New Roman" w:cs="Times New Roman"/>
          <w:i w:val="0"/>
          <w:iCs w:val="0"/>
          <w:sz w:val="24"/>
          <w:szCs w:val="24"/>
        </w:rPr>
        <w:t>Data for the first target finding discussed in the text derived from this paradigm.</w:t>
      </w:r>
    </w:p>
    <w:p w14:paraId="7274204B" w14:textId="77777777" w:rsidR="00CA7957" w:rsidRDefault="00CA7957" w:rsidP="00E05A21">
      <w:pPr>
        <w:spacing w:line="480" w:lineRule="auto"/>
        <w:ind w:firstLine="720"/>
        <w:contextualSpacing/>
        <w:rPr>
          <w:ins w:id="93" w:author="Benton, Deon" w:date="2026-06-11T16:06:00Z" w16du:dateUtc="2026-06-11T21:06:00Z"/>
          <w:rFonts w:ascii="Times New Roman" w:hAnsi="Times New Roman" w:cs="Times New Roman"/>
        </w:rPr>
      </w:pPr>
    </w:p>
    <w:p w14:paraId="37D40616" w14:textId="396603BF" w:rsidR="00885219" w:rsidRDefault="00233DCE" w:rsidP="00885219">
      <w:pPr>
        <w:spacing w:line="480" w:lineRule="auto"/>
        <w:ind w:firstLine="720"/>
        <w:contextualSpacing/>
        <w:rPr>
          <w:ins w:id="94" w:author="Benton, Deon" w:date="2026-06-12T15:04:00Z" w16du:dateUtc="2026-06-12T20:04:00Z"/>
          <w:rFonts w:ascii="Times New Roman" w:hAnsi="Times New Roman" w:cs="Times New Roman"/>
        </w:rPr>
      </w:pPr>
      <w:ins w:id="95" w:author="Benton, Deon" w:date="2026-06-11T16:06:00Z" w16du:dateUtc="2026-06-11T21:06:00Z">
        <w:r>
          <w:rPr>
            <w:rFonts w:ascii="Times New Roman" w:hAnsi="Times New Roman" w:cs="Times New Roman"/>
          </w:rPr>
          <w:t>A number of important findings</w:t>
        </w:r>
      </w:ins>
      <w:ins w:id="96" w:author="Benton, Deon" w:date="2026-06-12T16:34:00Z" w16du:dateUtc="2026-06-12T21:34:00Z">
        <w:r w:rsidR="005F477E">
          <w:rPr>
            <w:rFonts w:ascii="Times New Roman" w:hAnsi="Times New Roman" w:cs="Times New Roman"/>
          </w:rPr>
          <w:t>—which serve as targets for the present series of simulations—</w:t>
        </w:r>
      </w:ins>
      <w:ins w:id="97" w:author="Benton, Deon" w:date="2026-06-11T16:06:00Z" w16du:dateUtc="2026-06-11T21:06:00Z">
        <w:r>
          <w:rPr>
            <w:rFonts w:ascii="Times New Roman" w:hAnsi="Times New Roman" w:cs="Times New Roman"/>
          </w:rPr>
          <w:t xml:space="preserve">have emerged from the use of this method. </w:t>
        </w:r>
      </w:ins>
      <w:r w:rsidR="00AB6A56">
        <w:rPr>
          <w:rFonts w:ascii="Times New Roman" w:hAnsi="Times New Roman" w:cs="Times New Roman"/>
        </w:rPr>
        <w:t xml:space="preserve">Figure 2 </w:t>
      </w:r>
      <w:ins w:id="98" w:author="Benton, Deon" w:date="2026-06-12T15:04:00Z" w16du:dateUtc="2026-06-12T20:04:00Z">
        <w:r w:rsidR="00F8585C">
          <w:rPr>
            <w:rFonts w:ascii="Times New Roman" w:hAnsi="Times New Roman" w:cs="Times New Roman"/>
          </w:rPr>
          <w:t xml:space="preserve">provides a visualization of </w:t>
        </w:r>
      </w:ins>
      <w:r w:rsidR="00AB6A56">
        <w:rPr>
          <w:rFonts w:ascii="Times New Roman" w:hAnsi="Times New Roman" w:cs="Times New Roman"/>
        </w:rPr>
        <w:t xml:space="preserve">the paradigms from which the findings reviewed in this section derive. </w:t>
      </w:r>
      <w:r w:rsidR="00B92709">
        <w:rPr>
          <w:rFonts w:ascii="Times New Roman" w:hAnsi="Times New Roman" w:cs="Times New Roman"/>
        </w:rPr>
        <w:t>One</w:t>
      </w:r>
      <w:r w:rsidR="003171F9">
        <w:rPr>
          <w:rFonts w:ascii="Times New Roman" w:hAnsi="Times New Roman" w:cs="Times New Roman"/>
        </w:rPr>
        <w:t xml:space="preserve"> of the earliest and most influential findings is that</w:t>
      </w:r>
      <w:ins w:id="99" w:author="Benton, Deon" w:date="2026-06-11T16:09:00Z" w16du:dateUtc="2026-06-11T21:09:00Z">
        <w:r w:rsidR="00CE5E41">
          <w:rPr>
            <w:rFonts w:ascii="Times New Roman" w:hAnsi="Times New Roman" w:cs="Times New Roman"/>
          </w:rPr>
          <w:t xml:space="preserve"> </w:t>
        </w:r>
      </w:ins>
      <w:ins w:id="100" w:author="Benton, Deon" w:date="2026-06-11T17:33:00Z" w16du:dateUtc="2026-06-11T22:33:00Z">
        <w:r w:rsidR="00B84A3B">
          <w:rPr>
            <w:rFonts w:ascii="Times New Roman" w:hAnsi="Times New Roman" w:cs="Times New Roman"/>
          </w:rPr>
          <w:t>9- to 12-month-olds</w:t>
        </w:r>
      </w:ins>
      <w:ins w:id="101" w:author="Benton, Deon" w:date="2026-06-11T16:09:00Z" w16du:dateUtc="2026-06-11T21:09:00Z">
        <w:r w:rsidR="00CE5E41">
          <w:rPr>
            <w:rFonts w:ascii="Times New Roman" w:hAnsi="Times New Roman" w:cs="Times New Roman"/>
          </w:rPr>
          <w:t xml:space="preserve"> look longer at the inefficient test event than at the efficient one</w:t>
        </w:r>
      </w:ins>
      <w:ins w:id="102" w:author="Benton, Deon" w:date="2026-06-11T16:50:00Z" w16du:dateUtc="2026-06-11T21:50:00Z">
        <w:r w:rsidR="00F2555C">
          <w:rPr>
            <w:rFonts w:ascii="Times New Roman" w:hAnsi="Times New Roman" w:cs="Times New Roman"/>
          </w:rPr>
          <w:t xml:space="preserve"> but</w:t>
        </w:r>
      </w:ins>
      <w:ins w:id="103" w:author="Benton, Deon" w:date="2026-06-11T16:09:00Z" w16du:dateUtc="2026-06-11T21:09:00Z">
        <w:r w:rsidR="00CE5E41">
          <w:rPr>
            <w:rFonts w:ascii="Times New Roman" w:hAnsi="Times New Roman" w:cs="Times New Roman"/>
          </w:rPr>
          <w:t xml:space="preserve"> only if the first</w:t>
        </w:r>
      </w:ins>
      <w:ins w:id="104" w:author="Benton, Deon" w:date="2026-06-11T16:11:00Z" w16du:dateUtc="2026-06-11T21:11:00Z">
        <w:r w:rsidR="00487805">
          <w:rPr>
            <w:rFonts w:ascii="Times New Roman" w:hAnsi="Times New Roman" w:cs="Times New Roman"/>
          </w:rPr>
          <w:t xml:space="preserve"> </w:t>
        </w:r>
      </w:ins>
      <w:ins w:id="105" w:author="Benton, Deon" w:date="2026-06-11T16:12:00Z" w16du:dateUtc="2026-06-11T21:12:00Z">
        <w:r w:rsidR="00487805">
          <w:rPr>
            <w:rFonts w:ascii="Times New Roman" w:hAnsi="Times New Roman" w:cs="Times New Roman"/>
          </w:rPr>
          <w:t>object’s</w:t>
        </w:r>
      </w:ins>
      <w:ins w:id="106" w:author="Benton, Deon" w:date="2026-06-11T16:11:00Z" w16du:dateUtc="2026-06-11T21:11:00Z">
        <w:r w:rsidR="00487805">
          <w:rPr>
            <w:rFonts w:ascii="Times New Roman" w:hAnsi="Times New Roman" w:cs="Times New Roman"/>
          </w:rPr>
          <w:t xml:space="preserve"> movement during habituation was constrained</w:t>
        </w:r>
      </w:ins>
      <w:ins w:id="107" w:author="Benton, Deon" w:date="2026-06-11T16:12:00Z" w16du:dateUtc="2026-06-11T21:12:00Z">
        <w:r w:rsidR="00487805">
          <w:rPr>
            <w:rFonts w:ascii="Times New Roman" w:hAnsi="Times New Roman" w:cs="Times New Roman"/>
          </w:rPr>
          <w:t xml:space="preserve"> (i.e., it occurred over a barrier)</w:t>
        </w:r>
      </w:ins>
      <w:ins w:id="108" w:author="Benton, Deon" w:date="2026-06-11T16:51:00Z" w16du:dateUtc="2026-06-11T21:51:00Z">
        <w:r w:rsidR="00F2555C">
          <w:rPr>
            <w:rFonts w:ascii="Times New Roman" w:hAnsi="Times New Roman" w:cs="Times New Roman"/>
          </w:rPr>
          <w:t>; infants look equally long at both events if its</w:t>
        </w:r>
      </w:ins>
      <w:ins w:id="109" w:author="Benton, Deon" w:date="2026-06-11T16:11:00Z" w16du:dateUtc="2026-06-11T21:11:00Z">
        <w:r w:rsidR="00487805">
          <w:rPr>
            <w:rFonts w:ascii="Times New Roman" w:hAnsi="Times New Roman" w:cs="Times New Roman"/>
          </w:rPr>
          <w:t xml:space="preserve"> </w:t>
        </w:r>
      </w:ins>
      <w:ins w:id="110" w:author="Benton, Deon" w:date="2026-06-11T16:51:00Z" w16du:dateUtc="2026-06-11T21:51:00Z">
        <w:r w:rsidR="00F2555C">
          <w:rPr>
            <w:rFonts w:ascii="Times New Roman" w:hAnsi="Times New Roman" w:cs="Times New Roman"/>
          </w:rPr>
          <w:t>movement was</w:t>
        </w:r>
      </w:ins>
      <w:ins w:id="111" w:author="Benton, Deon" w:date="2026-06-11T16:11:00Z" w16du:dateUtc="2026-06-11T21:11:00Z">
        <w:r w:rsidR="00487805">
          <w:rPr>
            <w:rFonts w:ascii="Times New Roman" w:hAnsi="Times New Roman" w:cs="Times New Roman"/>
          </w:rPr>
          <w:t xml:space="preserve"> unconstrained</w:t>
        </w:r>
      </w:ins>
      <w:ins w:id="112" w:author="Benton, Deon" w:date="2026-06-11T16:12:00Z" w16du:dateUtc="2026-06-11T21:12:00Z">
        <w:r w:rsidR="00487805">
          <w:rPr>
            <w:rFonts w:ascii="Times New Roman" w:hAnsi="Times New Roman" w:cs="Times New Roman"/>
          </w:rPr>
          <w:t xml:space="preserve"> (</w:t>
        </w:r>
      </w:ins>
      <w:r w:rsidR="00CD31C2">
        <w:rPr>
          <w:rFonts w:ascii="Times New Roman" w:hAnsi="Times New Roman" w:cs="Times New Roman"/>
        </w:rPr>
        <w:t xml:space="preserve">Figure 1; </w:t>
      </w:r>
      <w:ins w:id="113" w:author="Benton, Deon" w:date="2026-06-11T16:12:00Z" w16du:dateUtc="2026-06-11T21:12:00Z">
        <w:r w:rsidR="00487805">
          <w:rPr>
            <w:rFonts w:ascii="Times New Roman" w:hAnsi="Times New Roman" w:cs="Times New Roman"/>
          </w:rPr>
          <w:t>i.e., it occurred beside a barrier</w:t>
        </w:r>
      </w:ins>
      <w:ins w:id="114" w:author="Benton, Deon" w:date="2026-06-11T17:33:00Z" w16du:dateUtc="2026-06-11T22:33:00Z">
        <w:r w:rsidR="00B84A3B">
          <w:rPr>
            <w:rFonts w:ascii="Times New Roman" w:hAnsi="Times New Roman" w:cs="Times New Roman"/>
          </w:rPr>
          <w:t>; Gergely et al., 1995</w:t>
        </w:r>
      </w:ins>
      <w:r w:rsidR="00AF18DD">
        <w:rPr>
          <w:rFonts w:ascii="Times New Roman" w:hAnsi="Times New Roman" w:cs="Times New Roman"/>
        </w:rPr>
        <w:t xml:space="preserve">; Phillips &amp; Wellman, 2005; Schwier et al., 2006; </w:t>
      </w:r>
      <w:proofErr w:type="spellStart"/>
      <w:r w:rsidR="00AF18DD">
        <w:rPr>
          <w:rFonts w:ascii="Times New Roman" w:hAnsi="Times New Roman" w:cs="Times New Roman"/>
        </w:rPr>
        <w:t>Sodian</w:t>
      </w:r>
      <w:proofErr w:type="spellEnd"/>
      <w:r w:rsidR="00AF18DD">
        <w:rPr>
          <w:rFonts w:ascii="Times New Roman" w:hAnsi="Times New Roman" w:cs="Times New Roman"/>
        </w:rPr>
        <w:t xml:space="preserve"> et al., 2004; Woodward &amp; Sommerville, 2000</w:t>
      </w:r>
      <w:ins w:id="115" w:author="Benton, Deon" w:date="2026-06-11T16:12:00Z" w16du:dateUtc="2026-06-11T21:12:00Z">
        <w:r w:rsidR="00487805">
          <w:rPr>
            <w:rFonts w:ascii="Times New Roman" w:hAnsi="Times New Roman" w:cs="Times New Roman"/>
          </w:rPr>
          <w:t>)</w:t>
        </w:r>
      </w:ins>
      <w:ins w:id="116" w:author="Benton, Deon" w:date="2026-06-11T16:11:00Z" w16du:dateUtc="2026-06-11T21:11:00Z">
        <w:r w:rsidR="00487805">
          <w:rPr>
            <w:rFonts w:ascii="Times New Roman" w:hAnsi="Times New Roman" w:cs="Times New Roman"/>
          </w:rPr>
          <w:t>.</w:t>
        </w:r>
      </w:ins>
      <w:ins w:id="117" w:author="Benton, Deon" w:date="2026-06-11T17:58:00Z" w16du:dateUtc="2026-06-11T22:58:00Z">
        <w:r w:rsidR="00117FAE">
          <w:rPr>
            <w:rFonts w:ascii="Times New Roman" w:hAnsi="Times New Roman" w:cs="Times New Roman"/>
          </w:rPr>
          <w:t xml:space="preserve"> </w:t>
        </w:r>
      </w:ins>
      <w:ins w:id="118" w:author="Benton, Deon" w:date="2026-06-11T18:00:00Z" w16du:dateUtc="2026-06-11T23:00:00Z">
        <w:r w:rsidR="008C03FA">
          <w:rPr>
            <w:rFonts w:ascii="Times New Roman" w:hAnsi="Times New Roman" w:cs="Times New Roman"/>
          </w:rPr>
          <w:t>Another is that infants</w:t>
        </w:r>
      </w:ins>
      <w:ins w:id="119" w:author="Benton, Deon" w:date="2026-06-19T15:55:00Z" w16du:dateUtc="2026-06-19T20:55:00Z">
        <w:r w:rsidR="00297E4A">
          <w:rPr>
            <w:rFonts w:ascii="Times New Roman" w:hAnsi="Times New Roman" w:cs="Times New Roman"/>
          </w:rPr>
          <w:t xml:space="preserve"> show the same pattern whether the moving entity is animate or </w:t>
        </w:r>
      </w:ins>
      <w:ins w:id="120" w:author="Benton, Deon" w:date="2026-06-19T15:56:00Z" w16du:dateUtc="2026-06-19T20:56:00Z">
        <w:r w:rsidR="00297E4A">
          <w:rPr>
            <w:rFonts w:ascii="Times New Roman" w:hAnsi="Times New Roman" w:cs="Times New Roman"/>
          </w:rPr>
          <w:t>inert</w:t>
        </w:r>
      </w:ins>
      <w:ins w:id="121" w:author="Benton, Deon" w:date="2026-06-11T18:04:00Z" w16du:dateUtc="2026-06-11T23:04:00Z">
        <w:r w:rsidR="0022501C">
          <w:rPr>
            <w:rFonts w:ascii="Times New Roman" w:hAnsi="Times New Roman" w:cs="Times New Roman"/>
          </w:rPr>
          <w:t xml:space="preserve"> (</w:t>
        </w:r>
      </w:ins>
      <w:ins w:id="122" w:author="Benton, Deon" w:date="2026-06-13T22:17:00Z" w16du:dateUtc="2026-06-14T03:17:00Z">
        <w:r w:rsidR="00363BCE">
          <w:rPr>
            <w:rFonts w:ascii="Times New Roman" w:hAnsi="Times New Roman" w:cs="Times New Roman"/>
          </w:rPr>
          <w:t xml:space="preserve">Figure </w:t>
        </w:r>
      </w:ins>
      <w:ins w:id="123" w:author="Benton, Deon" w:date="2026-06-13T22:18:00Z" w16du:dateUtc="2026-06-14T03:18:00Z">
        <w:r w:rsidR="00363BCE">
          <w:rPr>
            <w:rFonts w:ascii="Times New Roman" w:hAnsi="Times New Roman" w:cs="Times New Roman"/>
          </w:rPr>
          <w:t xml:space="preserve">2A; </w:t>
        </w:r>
      </w:ins>
      <w:ins w:id="124" w:author="Benton, Deon" w:date="2026-06-11T18:04:00Z" w16du:dateUtc="2026-06-11T23:04:00Z">
        <w:r w:rsidR="0022501C">
          <w:rPr>
            <w:rFonts w:ascii="Times New Roman" w:hAnsi="Times New Roman" w:cs="Times New Roman"/>
          </w:rPr>
          <w:t xml:space="preserve">e.g., </w:t>
        </w:r>
        <w:proofErr w:type="spellStart"/>
        <w:r w:rsidR="0022501C">
          <w:rPr>
            <w:rFonts w:ascii="Times New Roman" w:hAnsi="Times New Roman" w:cs="Times New Roman"/>
          </w:rPr>
          <w:t>Csibra</w:t>
        </w:r>
        <w:proofErr w:type="spellEnd"/>
        <w:r w:rsidR="0022501C">
          <w:rPr>
            <w:rFonts w:ascii="Times New Roman" w:hAnsi="Times New Roman" w:cs="Times New Roman"/>
          </w:rPr>
          <w:t xml:space="preserve"> et al., 1999</w:t>
        </w:r>
      </w:ins>
      <w:r w:rsidR="00AF18DD">
        <w:rPr>
          <w:rFonts w:ascii="Times New Roman" w:hAnsi="Times New Roman" w:cs="Times New Roman"/>
        </w:rPr>
        <w:t xml:space="preserve">; </w:t>
      </w:r>
      <w:proofErr w:type="spellStart"/>
      <w:r w:rsidR="00AF18DD">
        <w:rPr>
          <w:rFonts w:ascii="Times New Roman" w:hAnsi="Times New Roman" w:cs="Times New Roman"/>
        </w:rPr>
        <w:t>Kamewari</w:t>
      </w:r>
      <w:proofErr w:type="spellEnd"/>
      <w:r w:rsidR="00AF18DD">
        <w:rPr>
          <w:rFonts w:ascii="Times New Roman" w:hAnsi="Times New Roman" w:cs="Times New Roman"/>
        </w:rPr>
        <w:t xml:space="preserve"> et al., 2005</w:t>
      </w:r>
      <w:ins w:id="125" w:author="Benton, Deon" w:date="2026-06-11T18:04:00Z" w16du:dateUtc="2026-06-11T23:04:00Z">
        <w:r w:rsidR="0022501C">
          <w:rPr>
            <w:rFonts w:ascii="Times New Roman" w:hAnsi="Times New Roman" w:cs="Times New Roman"/>
          </w:rPr>
          <w:t>)</w:t>
        </w:r>
      </w:ins>
      <w:ins w:id="126" w:author="Benton, Deon" w:date="2026-06-11T18:02:00Z" w16du:dateUtc="2026-06-11T23:02:00Z">
        <w:r w:rsidR="0022501C">
          <w:rPr>
            <w:rFonts w:ascii="Times New Roman" w:hAnsi="Times New Roman" w:cs="Times New Roman"/>
          </w:rPr>
          <w:t xml:space="preserve">. </w:t>
        </w:r>
      </w:ins>
    </w:p>
    <w:p w14:paraId="391DC3B9" w14:textId="77777777" w:rsidR="00885219" w:rsidRDefault="00885219" w:rsidP="00885219">
      <w:pPr>
        <w:spacing w:line="480" w:lineRule="auto"/>
        <w:ind w:firstLine="720"/>
        <w:contextualSpacing/>
        <w:rPr>
          <w:ins w:id="127" w:author="Benton, Deon" w:date="2026-06-12T15:04:00Z" w16du:dateUtc="2026-06-12T20:04:00Z"/>
          <w:rFonts w:ascii="Times New Roman" w:hAnsi="Times New Roman" w:cs="Times New Roman"/>
        </w:rPr>
      </w:pPr>
    </w:p>
    <w:tbl>
      <w:tblPr>
        <w:tblStyle w:val="TableGrid"/>
        <w:tblW w:w="99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7"/>
      </w:tblGrid>
      <w:tr w:rsidR="001C2C9D" w14:paraId="12F95A10" w14:textId="77777777" w:rsidTr="00B12844">
        <w:trPr>
          <w:trHeight w:val="1800"/>
          <w:jc w:val="center"/>
        </w:trPr>
        <w:tc>
          <w:tcPr>
            <w:tcW w:w="9990" w:type="dxa"/>
          </w:tcPr>
          <w:p w14:paraId="45FCEC12" w14:textId="0C6DC098" w:rsidR="001C2C9D" w:rsidRDefault="00E7357F" w:rsidP="00885219">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98234FF" wp14:editId="24853301">
                  <wp:extent cx="6706510" cy="2400300"/>
                  <wp:effectExtent l="0" t="0" r="0" b="0"/>
                  <wp:docPr id="665653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53841" name="Picture 665653841"/>
                          <pic:cNvPicPr/>
                        </pic:nvPicPr>
                        <pic:blipFill>
                          <a:blip r:embed="rId10"/>
                          <a:stretch>
                            <a:fillRect/>
                          </a:stretch>
                        </pic:blipFill>
                        <pic:spPr>
                          <a:xfrm>
                            <a:off x="0" y="0"/>
                            <a:ext cx="6716470" cy="2403865"/>
                          </a:xfrm>
                          <a:prstGeom prst="rect">
                            <a:avLst/>
                          </a:prstGeom>
                        </pic:spPr>
                      </pic:pic>
                    </a:graphicData>
                  </a:graphic>
                </wp:inline>
              </w:drawing>
            </w:r>
          </w:p>
        </w:tc>
      </w:tr>
      <w:tr w:rsidR="001C2C9D" w14:paraId="54469C3B" w14:textId="77777777" w:rsidTr="00B12844">
        <w:trPr>
          <w:trHeight w:val="1800"/>
          <w:jc w:val="center"/>
        </w:trPr>
        <w:tc>
          <w:tcPr>
            <w:tcW w:w="9990" w:type="dxa"/>
          </w:tcPr>
          <w:p w14:paraId="0300E465" w14:textId="09A893E0" w:rsidR="001C2C9D" w:rsidRDefault="00E7357F" w:rsidP="00C35AC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33DBC56" wp14:editId="2598EE49">
                  <wp:extent cx="6322108" cy="1962150"/>
                  <wp:effectExtent l="0" t="0" r="2540" b="0"/>
                  <wp:docPr id="13229695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9546" name="Picture 1322969546"/>
                          <pic:cNvPicPr/>
                        </pic:nvPicPr>
                        <pic:blipFill>
                          <a:blip r:embed="rId11"/>
                          <a:stretch>
                            <a:fillRect/>
                          </a:stretch>
                        </pic:blipFill>
                        <pic:spPr>
                          <a:xfrm>
                            <a:off x="0" y="0"/>
                            <a:ext cx="6323386" cy="1962547"/>
                          </a:xfrm>
                          <a:prstGeom prst="rect">
                            <a:avLst/>
                          </a:prstGeom>
                        </pic:spPr>
                      </pic:pic>
                    </a:graphicData>
                  </a:graphic>
                </wp:inline>
              </w:drawing>
            </w:r>
          </w:p>
        </w:tc>
      </w:tr>
    </w:tbl>
    <w:p w14:paraId="1964B93D" w14:textId="251E547B" w:rsidR="00885219" w:rsidRPr="00C35AC8" w:rsidRDefault="00C35AC8" w:rsidP="00C35AC8">
      <w:pPr>
        <w:pStyle w:val="Caption"/>
        <w:rPr>
          <w:rFonts w:ascii="Times New Roman" w:hAnsi="Times New Roman" w:cs="Times New Roman"/>
          <w:i w:val="0"/>
          <w:iCs w:val="0"/>
          <w:sz w:val="24"/>
          <w:szCs w:val="24"/>
        </w:rPr>
      </w:pPr>
      <w:r w:rsidRPr="00446D2F">
        <w:rPr>
          <w:rFonts w:ascii="Times New Roman" w:hAnsi="Times New Roman" w:cs="Times New Roman"/>
          <w:b/>
          <w:bCs/>
          <w:i w:val="0"/>
          <w:iCs w:val="0"/>
          <w:sz w:val="24"/>
          <w:szCs w:val="24"/>
        </w:rPr>
        <w:t xml:space="preserve">Figure </w:t>
      </w:r>
      <w:r w:rsidRPr="00446D2F">
        <w:rPr>
          <w:rFonts w:ascii="Times New Roman" w:hAnsi="Times New Roman" w:cs="Times New Roman"/>
          <w:b/>
          <w:bCs/>
          <w:i w:val="0"/>
          <w:iCs w:val="0"/>
          <w:sz w:val="24"/>
          <w:szCs w:val="24"/>
        </w:rPr>
        <w:fldChar w:fldCharType="begin"/>
      </w:r>
      <w:r w:rsidRPr="00446D2F">
        <w:rPr>
          <w:rFonts w:ascii="Times New Roman" w:hAnsi="Times New Roman" w:cs="Times New Roman"/>
          <w:b/>
          <w:bCs/>
          <w:i w:val="0"/>
          <w:iCs w:val="0"/>
          <w:sz w:val="24"/>
          <w:szCs w:val="24"/>
        </w:rPr>
        <w:instrText xml:space="preserve"> SEQ Figure \* ARABIC </w:instrText>
      </w:r>
      <w:r w:rsidRPr="00446D2F">
        <w:rPr>
          <w:rFonts w:ascii="Times New Roman" w:hAnsi="Times New Roman" w:cs="Times New Roman"/>
          <w:b/>
          <w:bCs/>
          <w:i w:val="0"/>
          <w:iCs w:val="0"/>
          <w:sz w:val="24"/>
          <w:szCs w:val="24"/>
        </w:rPr>
        <w:fldChar w:fldCharType="separate"/>
      </w:r>
      <w:r w:rsidR="0041222C">
        <w:rPr>
          <w:rFonts w:ascii="Times New Roman" w:hAnsi="Times New Roman" w:cs="Times New Roman"/>
          <w:b/>
          <w:bCs/>
          <w:i w:val="0"/>
          <w:iCs w:val="0"/>
          <w:noProof/>
          <w:sz w:val="24"/>
          <w:szCs w:val="24"/>
        </w:rPr>
        <w:t>2</w:t>
      </w:r>
      <w:r w:rsidRPr="00446D2F">
        <w:rPr>
          <w:rFonts w:ascii="Times New Roman" w:hAnsi="Times New Roman" w:cs="Times New Roman"/>
          <w:b/>
          <w:bCs/>
          <w:i w:val="0"/>
          <w:iCs w:val="0"/>
          <w:sz w:val="24"/>
          <w:szCs w:val="24"/>
        </w:rPr>
        <w:fldChar w:fldCharType="end"/>
      </w:r>
      <w:r w:rsidRPr="00446D2F">
        <w:rPr>
          <w:rFonts w:ascii="Times New Roman" w:hAnsi="Times New Roman" w:cs="Times New Roman"/>
          <w:b/>
          <w:bCs/>
          <w:i w:val="0"/>
          <w:iCs w:val="0"/>
          <w:sz w:val="24"/>
          <w:szCs w:val="24"/>
        </w:rPr>
        <w:t>.</w:t>
      </w:r>
      <w:r w:rsidRPr="00C35AC8">
        <w:rPr>
          <w:rFonts w:ascii="Times New Roman" w:hAnsi="Times New Roman" w:cs="Times New Roman"/>
          <w:i w:val="0"/>
          <w:iCs w:val="0"/>
          <w:sz w:val="24"/>
          <w:szCs w:val="24"/>
        </w:rPr>
        <w:t xml:space="preserve"> </w:t>
      </w:r>
      <w:r w:rsidRPr="00446D2F">
        <w:rPr>
          <w:rFonts w:ascii="Times New Roman" w:hAnsi="Times New Roman" w:cs="Times New Roman"/>
          <w:sz w:val="24"/>
          <w:szCs w:val="24"/>
        </w:rPr>
        <w:t>Schematic overview of the paradigms from which Target Findings 2–5 derive.</w:t>
      </w:r>
      <w:r w:rsidRPr="00C35AC8">
        <w:rPr>
          <w:rFonts w:ascii="Times New Roman" w:hAnsi="Times New Roman" w:cs="Times New Roman"/>
          <w:i w:val="0"/>
          <w:iCs w:val="0"/>
          <w:sz w:val="24"/>
          <w:szCs w:val="24"/>
        </w:rPr>
        <w:t xml:space="preserve"> Panels A–D depict</w:t>
      </w:r>
      <w:r w:rsidR="00333FB3">
        <w:rPr>
          <w:rFonts w:ascii="Times New Roman" w:hAnsi="Times New Roman" w:cs="Times New Roman"/>
          <w:i w:val="0"/>
          <w:iCs w:val="0"/>
          <w:sz w:val="24"/>
          <w:szCs w:val="24"/>
        </w:rPr>
        <w:t>, respectively,</w:t>
      </w:r>
      <w:r w:rsidRPr="00C35AC8">
        <w:rPr>
          <w:rFonts w:ascii="Times New Roman" w:hAnsi="Times New Roman" w:cs="Times New Roman"/>
          <w:i w:val="0"/>
          <w:iCs w:val="0"/>
          <w:sz w:val="24"/>
          <w:szCs w:val="24"/>
        </w:rPr>
        <w:t xml:space="preserve"> the experimental paradigms </w:t>
      </w:r>
      <w:r w:rsidR="00333FB3">
        <w:rPr>
          <w:rFonts w:ascii="Times New Roman" w:hAnsi="Times New Roman" w:cs="Times New Roman"/>
          <w:i w:val="0"/>
          <w:iCs w:val="0"/>
          <w:sz w:val="24"/>
          <w:szCs w:val="24"/>
        </w:rPr>
        <w:t>showing</w:t>
      </w:r>
      <w:r w:rsidRPr="00C35AC8">
        <w:rPr>
          <w:rFonts w:ascii="Times New Roman" w:hAnsi="Times New Roman" w:cs="Times New Roman"/>
          <w:i w:val="0"/>
          <w:iCs w:val="0"/>
          <w:sz w:val="24"/>
          <w:szCs w:val="24"/>
        </w:rPr>
        <w:t xml:space="preserve"> (A) the independence of action efficiency understanding from animacy cues, (B) bidirectional inferences about actions, goals, and constraints, (C) graded representations of efficiency, and (D) action efficiency understanding in pre-reaching infants.</w:t>
      </w:r>
      <w:ins w:id="128" w:author="Benton, Deon" w:date="2026-06-15T12:48:00Z" w16du:dateUtc="2026-06-15T17:48:00Z">
        <w:r w:rsidR="00F859B0">
          <w:rPr>
            <w:rFonts w:ascii="Times New Roman" w:hAnsi="Times New Roman" w:cs="Times New Roman"/>
            <w:i w:val="0"/>
            <w:iCs w:val="0"/>
            <w:sz w:val="24"/>
            <w:szCs w:val="24"/>
          </w:rPr>
          <w:t xml:space="preserve"> Note that closed gloves correspond to the sticky-mittens condition, whereas open </w:t>
        </w:r>
      </w:ins>
      <w:ins w:id="129" w:author="Benton, Deon" w:date="2026-06-15T12:49:00Z" w16du:dateUtc="2026-06-15T17:49:00Z">
        <w:r w:rsidR="00F859B0">
          <w:rPr>
            <w:rFonts w:ascii="Times New Roman" w:hAnsi="Times New Roman" w:cs="Times New Roman"/>
            <w:i w:val="0"/>
            <w:iCs w:val="0"/>
            <w:sz w:val="24"/>
            <w:szCs w:val="24"/>
          </w:rPr>
          <w:t>gloves correspond to the non-sticky-mittens condition</w:t>
        </w:r>
        <w:r w:rsidR="002E62B9">
          <w:rPr>
            <w:rFonts w:ascii="Times New Roman" w:hAnsi="Times New Roman" w:cs="Times New Roman"/>
            <w:i w:val="0"/>
            <w:iCs w:val="0"/>
            <w:sz w:val="24"/>
            <w:szCs w:val="24"/>
          </w:rPr>
          <w:t>.</w:t>
        </w:r>
      </w:ins>
      <w:r w:rsidR="008C549B">
        <w:rPr>
          <w:rFonts w:ascii="Times New Roman" w:hAnsi="Times New Roman" w:cs="Times New Roman"/>
          <w:i w:val="0"/>
          <w:iCs w:val="0"/>
          <w:sz w:val="24"/>
          <w:szCs w:val="24"/>
        </w:rPr>
        <w:t xml:space="preserve"> </w:t>
      </w:r>
      <w:r w:rsidR="0062766E">
        <w:rPr>
          <w:rFonts w:ascii="Times New Roman" w:hAnsi="Times New Roman" w:cs="Times New Roman"/>
          <w:i w:val="0"/>
          <w:iCs w:val="0"/>
          <w:sz w:val="24"/>
          <w:szCs w:val="24"/>
        </w:rPr>
        <w:t>T</w:t>
      </w:r>
      <w:r w:rsidR="003C5831">
        <w:rPr>
          <w:rFonts w:ascii="Times New Roman" w:hAnsi="Times New Roman" w:cs="Times New Roman"/>
          <w:i w:val="0"/>
          <w:iCs w:val="0"/>
          <w:sz w:val="24"/>
          <w:szCs w:val="24"/>
        </w:rPr>
        <w:t>he</w:t>
      </w:r>
      <w:r w:rsidR="00446D2F" w:rsidRPr="00446D2F">
        <w:rPr>
          <w:rFonts w:ascii="Times New Roman" w:hAnsi="Times New Roman" w:cs="Times New Roman"/>
          <w:i w:val="0"/>
          <w:iCs w:val="0"/>
          <w:sz w:val="24"/>
          <w:szCs w:val="24"/>
        </w:rPr>
        <w:t xml:space="preserve"> paradigm underlying Target Finding 1 is shown in Figure 1.</w:t>
      </w:r>
    </w:p>
    <w:p w14:paraId="20A5ABD5" w14:textId="77777777" w:rsidR="00D949EE" w:rsidRDefault="00D949EE" w:rsidP="006103E2">
      <w:pPr>
        <w:spacing w:line="480" w:lineRule="auto"/>
        <w:ind w:firstLine="720"/>
        <w:contextualSpacing/>
        <w:rPr>
          <w:rFonts w:ascii="Times New Roman" w:hAnsi="Times New Roman" w:cs="Times New Roman"/>
        </w:rPr>
      </w:pPr>
    </w:p>
    <w:p w14:paraId="41D83989" w14:textId="47336CB9" w:rsidR="00821C5B" w:rsidRDefault="005A533A" w:rsidP="00E85BC2">
      <w:pPr>
        <w:spacing w:line="480" w:lineRule="auto"/>
        <w:ind w:firstLine="720"/>
        <w:contextualSpacing/>
        <w:rPr>
          <w:ins w:id="130" w:author="Benton, Deon" w:date="2026-06-11T18:22:00Z" w16du:dateUtc="2026-06-11T23:22:00Z"/>
          <w:rFonts w:ascii="Times New Roman" w:hAnsi="Times New Roman" w:cs="Times New Roman"/>
        </w:rPr>
      </w:pPr>
      <w:r>
        <w:rPr>
          <w:rFonts w:ascii="Times New Roman" w:hAnsi="Times New Roman" w:cs="Times New Roman"/>
        </w:rPr>
        <w:t>Beyond identifying inefficient actions</w:t>
      </w:r>
      <w:r w:rsidR="0083621F">
        <w:rPr>
          <w:rFonts w:ascii="Times New Roman" w:hAnsi="Times New Roman" w:cs="Times New Roman"/>
        </w:rPr>
        <w:t xml:space="preserve"> </w:t>
      </w:r>
      <w:r>
        <w:rPr>
          <w:rFonts w:ascii="Times New Roman" w:hAnsi="Times New Roman" w:cs="Times New Roman"/>
        </w:rPr>
        <w:t xml:space="preserve">across different types of entities, previous research </w:t>
      </w:r>
      <w:r w:rsidR="0083621F">
        <w:rPr>
          <w:rFonts w:ascii="Times New Roman" w:hAnsi="Times New Roman" w:cs="Times New Roman"/>
        </w:rPr>
        <w:t xml:space="preserve">suggests that infants can </w:t>
      </w:r>
      <w:r w:rsidR="00BE589C">
        <w:rPr>
          <w:rFonts w:ascii="Times New Roman" w:hAnsi="Times New Roman" w:cs="Times New Roman"/>
        </w:rPr>
        <w:t xml:space="preserve">also </w:t>
      </w:r>
      <w:r w:rsidR="0083621F">
        <w:rPr>
          <w:rFonts w:ascii="Times New Roman" w:hAnsi="Times New Roman" w:cs="Times New Roman"/>
        </w:rPr>
        <w:t>reason about the relations among actions, goals, and environmental constraints</w:t>
      </w:r>
      <w:ins w:id="131" w:author="Benton, Deon" w:date="2026-06-13T22:21:00Z" w16du:dateUtc="2026-06-14T03:21:00Z">
        <w:r w:rsidR="00364101">
          <w:rPr>
            <w:rFonts w:ascii="Times New Roman" w:hAnsi="Times New Roman" w:cs="Times New Roman"/>
          </w:rPr>
          <w:t xml:space="preserve"> (Figure 2B)</w:t>
        </w:r>
      </w:ins>
      <w:r w:rsidR="0083621F">
        <w:rPr>
          <w:rFonts w:ascii="Times New Roman" w:hAnsi="Times New Roman" w:cs="Times New Roman"/>
        </w:rPr>
        <w:t xml:space="preserve">. </w:t>
      </w:r>
      <w:r w:rsidR="005E07A8">
        <w:rPr>
          <w:rFonts w:ascii="Times New Roman" w:hAnsi="Times New Roman" w:cs="Times New Roman"/>
        </w:rPr>
        <w:t xml:space="preserve">For example, </w:t>
      </w:r>
      <w:proofErr w:type="spellStart"/>
      <w:r w:rsidR="0083621F">
        <w:rPr>
          <w:rFonts w:ascii="Times New Roman" w:hAnsi="Times New Roman" w:cs="Times New Roman"/>
        </w:rPr>
        <w:t>Csibra</w:t>
      </w:r>
      <w:proofErr w:type="spellEnd"/>
      <w:r w:rsidR="0083621F">
        <w:rPr>
          <w:rFonts w:ascii="Times New Roman" w:hAnsi="Times New Roman" w:cs="Times New Roman"/>
        </w:rPr>
        <w:t xml:space="preserve"> et al. (</w:t>
      </w:r>
      <w:ins w:id="132" w:author="Benton, Deon" w:date="2026-06-11T17:46:00Z" w16du:dateUtc="2026-06-11T22:46:00Z">
        <w:r w:rsidR="003A7E7A">
          <w:rPr>
            <w:rFonts w:ascii="Times New Roman" w:hAnsi="Times New Roman" w:cs="Times New Roman"/>
          </w:rPr>
          <w:t>2003; see also Wagner &amp; Carey, 2005</w:t>
        </w:r>
      </w:ins>
      <w:r w:rsidR="0083621F">
        <w:rPr>
          <w:rFonts w:ascii="Times New Roman" w:hAnsi="Times New Roman" w:cs="Times New Roman"/>
        </w:rPr>
        <w:t>) showed</w:t>
      </w:r>
      <w:r w:rsidR="005E07A8">
        <w:rPr>
          <w:rFonts w:ascii="Times New Roman" w:hAnsi="Times New Roman" w:cs="Times New Roman"/>
        </w:rPr>
        <w:t xml:space="preserve"> </w:t>
      </w:r>
      <w:r w:rsidR="0083621F">
        <w:rPr>
          <w:rFonts w:ascii="Times New Roman" w:hAnsi="Times New Roman" w:cs="Times New Roman"/>
        </w:rPr>
        <w:t xml:space="preserve">that </w:t>
      </w:r>
      <w:ins w:id="133" w:author="Benton, Deon" w:date="2026-06-11T17:44:00Z" w16du:dateUtc="2026-06-11T22:44:00Z">
        <w:r w:rsidR="00DB2735" w:rsidRPr="00DB2735">
          <w:rPr>
            <w:rFonts w:ascii="Times New Roman" w:hAnsi="Times New Roman" w:cs="Times New Roman"/>
          </w:rPr>
          <w:t>12-month-olds can</w:t>
        </w:r>
      </w:ins>
      <w:r w:rsidR="005E07A8">
        <w:rPr>
          <w:rFonts w:ascii="Times New Roman" w:hAnsi="Times New Roman" w:cs="Times New Roman"/>
        </w:rPr>
        <w:t xml:space="preserve"> make bidirectional inferences among these factors:</w:t>
      </w:r>
      <w:ins w:id="134" w:author="Benton, Deon" w:date="2026-06-11T17:44:00Z" w16du:dateUtc="2026-06-11T22:44:00Z">
        <w:r w:rsidR="00DB2735" w:rsidRPr="00DB2735">
          <w:rPr>
            <w:rFonts w:ascii="Times New Roman" w:hAnsi="Times New Roman" w:cs="Times New Roman"/>
          </w:rPr>
          <w:t xml:space="preserve"> </w:t>
        </w:r>
      </w:ins>
      <w:r w:rsidR="005E07A8">
        <w:rPr>
          <w:rFonts w:ascii="Times New Roman" w:hAnsi="Times New Roman" w:cs="Times New Roman"/>
        </w:rPr>
        <w:t xml:space="preserve">they can </w:t>
      </w:r>
      <w:ins w:id="135" w:author="Benton, Deon" w:date="2026-06-11T17:44:00Z" w16du:dateUtc="2026-06-11T22:44:00Z">
        <w:r w:rsidR="00DB2735" w:rsidRPr="00DB2735">
          <w:rPr>
            <w:rFonts w:ascii="Times New Roman" w:hAnsi="Times New Roman" w:cs="Times New Roman"/>
          </w:rPr>
          <w:t xml:space="preserve">use </w:t>
        </w:r>
        <w:r w:rsidR="00DB2735" w:rsidRPr="00DB2735">
          <w:rPr>
            <w:rFonts w:ascii="Times New Roman" w:hAnsi="Times New Roman" w:cs="Times New Roman"/>
          </w:rPr>
          <w:lastRenderedPageBreak/>
          <w:t>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ins>
      <w:ins w:id="136" w:author="Benton, Deon" w:date="2026-06-11T17:45:00Z" w16du:dateUtc="2026-06-11T22:45:00Z">
        <w:r w:rsidR="00DB2735">
          <w:rPr>
            <w:rFonts w:ascii="Times New Roman" w:hAnsi="Times New Roman" w:cs="Times New Roman"/>
          </w:rPr>
          <w:t>’</w:t>
        </w:r>
      </w:ins>
      <w:ins w:id="137" w:author="Benton, Deon" w:date="2026-06-11T17:44:00Z" w16du:dateUtc="2026-06-11T22:44:00Z">
        <w:r w:rsidR="00DB2735" w:rsidRPr="00DB2735">
          <w:rPr>
            <w:rFonts w:ascii="Times New Roman" w:hAnsi="Times New Roman" w:cs="Times New Roman"/>
          </w:rPr>
          <w:t>s goal and actions to infer the presence of environmental constraints.</w:t>
        </w:r>
      </w:ins>
      <w:ins w:id="138" w:author="Benton, Deon" w:date="2026-06-19T16:01:00Z" w16du:dateUtc="2026-06-19T21:01:00Z">
        <w:r w:rsidR="00E85BC2">
          <w:rPr>
            <w:rFonts w:ascii="Times New Roman" w:hAnsi="Times New Roman" w:cs="Times New Roman"/>
          </w:rPr>
          <w:t xml:space="preserve"> Infants looked longer at the test events that violated these inferred relations. </w:t>
        </w:r>
      </w:ins>
      <w:ins w:id="139" w:author="Benton, Deon" w:date="2026-06-19T16:03:00Z" w16du:dateUtc="2026-06-19T21:03:00Z">
        <w:r w:rsidR="00E85BC2">
          <w:rPr>
            <w:rFonts w:ascii="Times New Roman" w:hAnsi="Times New Roman" w:cs="Times New Roman"/>
          </w:rPr>
          <w:t>Finally, infants appear sensitive to graded differences in action efficiency.</w:t>
        </w:r>
      </w:ins>
      <w:ins w:id="140" w:author="Benton, Deon" w:date="2026-06-11T17:43:00Z" w16du:dateUtc="2026-06-11T22:43:00Z">
        <w:r w:rsidR="00683378">
          <w:rPr>
            <w:rFonts w:ascii="Times New Roman" w:hAnsi="Times New Roman" w:cs="Times New Roman"/>
          </w:rPr>
          <w:t xml:space="preserve"> </w:t>
        </w:r>
      </w:ins>
      <w:ins w:id="141" w:author="Benton, Deon" w:date="2026-06-19T16:04:00Z">
        <w:r w:rsidR="00E85BC2" w:rsidRPr="00E85BC2">
          <w:rPr>
            <w:rFonts w:ascii="Times New Roman" w:hAnsi="Times New Roman" w:cs="Times New Roman"/>
          </w:rPr>
          <w:t xml:space="preserve">Liu and </w:t>
        </w:r>
        <w:proofErr w:type="spellStart"/>
        <w:r w:rsidR="00E85BC2" w:rsidRPr="00E85BC2">
          <w:rPr>
            <w:rFonts w:ascii="Times New Roman" w:hAnsi="Times New Roman" w:cs="Times New Roman"/>
          </w:rPr>
          <w:t>Spelke</w:t>
        </w:r>
        <w:proofErr w:type="spellEnd"/>
        <w:r w:rsidR="00E85BC2" w:rsidRPr="00E85BC2">
          <w:rPr>
            <w:rFonts w:ascii="Times New Roman" w:hAnsi="Times New Roman" w:cs="Times New Roman"/>
          </w:rPr>
          <w:t xml:space="preserve"> (2017) found that infants </w:t>
        </w:r>
      </w:ins>
      <w:ins w:id="142" w:author="Benton, Deon" w:date="2026-06-19T16:04:00Z" w16du:dateUtc="2026-06-19T21:04:00Z">
        <w:r w:rsidR="00E85BC2">
          <w:rPr>
            <w:rFonts w:ascii="Times New Roman" w:hAnsi="Times New Roman" w:cs="Times New Roman"/>
          </w:rPr>
          <w:t>showed heightened looking to test events that were substantially inefficient compared to events that were</w:t>
        </w:r>
      </w:ins>
      <w:ins w:id="143" w:author="Benton, Deon" w:date="2026-06-19T16:04:00Z">
        <w:r w:rsidR="00E85BC2" w:rsidRPr="00E85BC2">
          <w:rPr>
            <w:rFonts w:ascii="Times New Roman" w:hAnsi="Times New Roman" w:cs="Times New Roman"/>
          </w:rPr>
          <w:t xml:space="preserve"> only mildly inefficient</w:t>
        </w:r>
      </w:ins>
      <w:ins w:id="144" w:author="Benton, Deon" w:date="2026-06-19T16:05:00Z" w16du:dateUtc="2026-06-19T21:05:00Z">
        <w:r w:rsidR="00E85BC2">
          <w:rPr>
            <w:rFonts w:ascii="Times New Roman" w:hAnsi="Times New Roman" w:cs="Times New Roman"/>
          </w:rPr>
          <w:t xml:space="preserve">, </w:t>
        </w:r>
      </w:ins>
      <w:ins w:id="145" w:author="Benton, Deon" w:date="2026-06-19T16:04:00Z">
        <w:r w:rsidR="00E85BC2" w:rsidRPr="00E85BC2">
          <w:rPr>
            <w:rFonts w:ascii="Times New Roman" w:hAnsi="Times New Roman" w:cs="Times New Roman"/>
          </w:rPr>
          <w:t xml:space="preserve">and </w:t>
        </w:r>
      </w:ins>
      <w:ins w:id="146" w:author="Benton, Deon" w:date="2026-06-19T16:05:00Z" w16du:dateUtc="2026-06-19T21:05:00Z">
        <w:r w:rsidR="00E85BC2">
          <w:rPr>
            <w:rFonts w:ascii="Times New Roman" w:hAnsi="Times New Roman" w:cs="Times New Roman"/>
          </w:rPr>
          <w:t xml:space="preserve">they </w:t>
        </w:r>
      </w:ins>
      <w:ins w:id="147" w:author="Benton, Deon" w:date="2026-06-19T16:04:00Z">
        <w:r w:rsidR="00E85BC2" w:rsidRPr="00E85BC2">
          <w:rPr>
            <w:rFonts w:ascii="Times New Roman" w:hAnsi="Times New Roman" w:cs="Times New Roman"/>
          </w:rPr>
          <w:t>generalized these expectations across changes in environmental constraints (Figure 2C).</w:t>
        </w:r>
      </w:ins>
      <w:ins w:id="148" w:author="Benton, Deon" w:date="2026-06-19T16:04:00Z" w16du:dateUtc="2026-06-19T21:04:00Z">
        <w:r w:rsidR="00E85BC2">
          <w:rPr>
            <w:rFonts w:ascii="Times New Roman" w:hAnsi="Times New Roman" w:cs="Times New Roman"/>
          </w:rPr>
          <w:t xml:space="preserve"> </w:t>
        </w:r>
      </w:ins>
    </w:p>
    <w:p w14:paraId="271A1480" w14:textId="7CD0FB69" w:rsidR="00524642" w:rsidRDefault="00245684" w:rsidP="00FD1B0A">
      <w:pPr>
        <w:spacing w:line="480" w:lineRule="auto"/>
        <w:ind w:firstLine="720"/>
        <w:contextualSpacing/>
        <w:rPr>
          <w:rFonts w:ascii="Times New Roman" w:hAnsi="Times New Roman" w:cs="Times New Roman"/>
        </w:rPr>
      </w:pPr>
      <w:ins w:id="149" w:author="Benton, Deon" w:date="2026-06-11T18:27:00Z" w16du:dateUtc="2026-06-11T23:27:00Z">
        <w:r w:rsidRPr="00245684">
          <w:rPr>
            <w:rFonts w:ascii="Times New Roman" w:hAnsi="Times New Roman" w:cs="Times New Roman"/>
          </w:rPr>
          <w:t xml:space="preserve">A final </w:t>
        </w:r>
      </w:ins>
      <w:ins w:id="150" w:author="Benton, Deon" w:date="2026-06-12T14:48:00Z" w16du:dateUtc="2026-06-12T19:48:00Z">
        <w:r w:rsidR="00CE5D87">
          <w:rPr>
            <w:rFonts w:ascii="Times New Roman" w:hAnsi="Times New Roman" w:cs="Times New Roman"/>
          </w:rPr>
          <w:t>notable finding is</w:t>
        </w:r>
      </w:ins>
      <w:ins w:id="151" w:author="Benton, Deon" w:date="2026-06-11T18:27:00Z" w16du:dateUtc="2026-06-11T23:27:00Z">
        <w:r w:rsidRPr="00245684">
          <w:rPr>
            <w:rFonts w:ascii="Times New Roman" w:hAnsi="Times New Roman" w:cs="Times New Roman"/>
          </w:rPr>
          <w:t xml:space="preserve"> that pre-reaching infants—that is, infants </w:t>
        </w:r>
      </w:ins>
      <w:ins w:id="152" w:author="Benton, Deon" w:date="2026-06-12T14:49:00Z" w16du:dateUtc="2026-06-12T19:49:00Z">
        <w:r w:rsidR="0059707B">
          <w:rPr>
            <w:rFonts w:ascii="Times New Roman" w:hAnsi="Times New Roman" w:cs="Times New Roman"/>
          </w:rPr>
          <w:t xml:space="preserve">with </w:t>
        </w:r>
      </w:ins>
      <w:ins w:id="153" w:author="Benton, Deon" w:date="2026-06-11T18:32:00Z" w16du:dateUtc="2026-06-11T23:32:00Z">
        <w:r w:rsidR="00BD5CD5">
          <w:rPr>
            <w:rFonts w:ascii="Times New Roman" w:hAnsi="Times New Roman" w:cs="Times New Roman"/>
          </w:rPr>
          <w:t>little firsthand</w:t>
        </w:r>
      </w:ins>
      <w:ins w:id="154" w:author="Benton, Deon" w:date="2026-06-11T18:27:00Z" w16du:dateUtc="2026-06-11T23:27:00Z">
        <w:r w:rsidRPr="00245684">
          <w:rPr>
            <w:rFonts w:ascii="Times New Roman" w:hAnsi="Times New Roman" w:cs="Times New Roman"/>
          </w:rPr>
          <w:t xml:space="preserve"> object-manipulation experience and little opportunity to observe others' actions—nevertheless behave as though they are sensitive to action efficiency when they are given direct action experience (e.g., Skerry et al., 2013; see also Liu et al., 2019).</w:t>
        </w:r>
        <w:r>
          <w:rPr>
            <w:rFonts w:ascii="Times New Roman" w:hAnsi="Times New Roman" w:cs="Times New Roman"/>
          </w:rPr>
          <w:t xml:space="preserve"> </w:t>
        </w:r>
      </w:ins>
      <w:ins w:id="155" w:author="Benton, Deon" w:date="2026-06-11T18:23:00Z" w16du:dateUtc="2026-06-11T23:23:00Z">
        <w:r w:rsidR="00821C5B" w:rsidRPr="00821C5B">
          <w:rPr>
            <w:rFonts w:ascii="Times New Roman" w:hAnsi="Times New Roman" w:cs="Times New Roman"/>
          </w:rPr>
          <w:t xml:space="preserve">In Skerry et al.’s (2013) study, for example, 3-month-olds were fitted either with sticky mittens that enabled them successfully to </w:t>
        </w:r>
      </w:ins>
      <w:ins w:id="156" w:author="Benton, Deon" w:date="2026-06-19T16:07:00Z" w16du:dateUtc="2026-06-19T21:07:00Z">
        <w:r w:rsidR="006712E4">
          <w:rPr>
            <w:rFonts w:ascii="Times New Roman" w:hAnsi="Times New Roman" w:cs="Times New Roman"/>
          </w:rPr>
          <w:t>hold a</w:t>
        </w:r>
      </w:ins>
      <w:ins w:id="157" w:author="Benton, Deon" w:date="2026-06-11T18:23:00Z" w16du:dateUtc="2026-06-11T23:23:00Z">
        <w:r w:rsidR="00821C5B" w:rsidRPr="00821C5B">
          <w:rPr>
            <w:rFonts w:ascii="Times New Roman" w:hAnsi="Times New Roman" w:cs="Times New Roman"/>
          </w:rPr>
          <w:t xml:space="preserve"> Velcro-covered ball or with non-sticky mittens that did not</w:t>
        </w:r>
      </w:ins>
      <w:ins w:id="158" w:author="Benton, Deon" w:date="2026-06-13T22:16:00Z" w16du:dateUtc="2026-06-14T03:16:00Z">
        <w:r w:rsidR="00736B41">
          <w:rPr>
            <w:rFonts w:ascii="Times New Roman" w:hAnsi="Times New Roman" w:cs="Times New Roman"/>
          </w:rPr>
          <w:t xml:space="preserve"> (F</w:t>
        </w:r>
      </w:ins>
      <w:ins w:id="159" w:author="Benton, Deon" w:date="2026-06-13T22:17:00Z" w16du:dateUtc="2026-06-14T03:17:00Z">
        <w:r w:rsidR="00736B41">
          <w:rPr>
            <w:rFonts w:ascii="Times New Roman" w:hAnsi="Times New Roman" w:cs="Times New Roman"/>
          </w:rPr>
          <w:t>igure 2D)</w:t>
        </w:r>
      </w:ins>
      <w:ins w:id="160" w:author="Benton, Deon" w:date="2026-06-11T18:23:00Z" w16du:dateUtc="2026-06-11T23:23:00Z">
        <w:r w:rsidR="00821C5B" w:rsidRPr="00821C5B">
          <w:rPr>
            <w:rFonts w:ascii="Times New Roman" w:hAnsi="Times New Roman" w:cs="Times New Roman"/>
          </w:rPr>
          <w:t xml:space="preserve">. </w:t>
        </w:r>
      </w:ins>
      <w:ins w:id="161" w:author="Benton, Deon" w:date="2026-06-11T18:35:00Z" w16du:dateUtc="2026-06-11T23:35:00Z">
        <w:r w:rsidR="00070BBC" w:rsidRPr="00070BBC">
          <w:rPr>
            <w:rFonts w:ascii="Times New Roman" w:hAnsi="Times New Roman" w:cs="Times New Roman"/>
          </w:rPr>
          <w:t>Skerry et al. (2013) found that</w:t>
        </w:r>
      </w:ins>
      <w:ins w:id="162" w:author="Benton, Deon" w:date="2026-06-19T16:07:00Z" w16du:dateUtc="2026-06-19T21:07:00Z">
        <w:r w:rsidR="006712E4">
          <w:rPr>
            <w:rFonts w:ascii="Times New Roman" w:hAnsi="Times New Roman" w:cs="Times New Roman"/>
          </w:rPr>
          <w:t xml:space="preserve"> only infants habituated to a constrained action event—</w:t>
        </w:r>
        <w:r w:rsidR="006712E4">
          <w:rPr>
            <w:rFonts w:ascii="Times New Roman" w:hAnsi="Times New Roman" w:cs="Times New Roman"/>
          </w:rPr>
          <w:t>in</w:t>
        </w:r>
        <w:r w:rsidR="006712E4">
          <w:rPr>
            <w:rFonts w:ascii="Times New Roman" w:hAnsi="Times New Roman" w:cs="Times New Roman"/>
          </w:rPr>
          <w:t xml:space="preserve"> </w:t>
        </w:r>
        <w:r w:rsidR="006712E4">
          <w:rPr>
            <w:rFonts w:ascii="Times New Roman" w:hAnsi="Times New Roman" w:cs="Times New Roman"/>
          </w:rPr>
          <w:t>which</w:t>
        </w:r>
        <w:r w:rsidR="006712E4" w:rsidRPr="00821C5B">
          <w:rPr>
            <w:rFonts w:ascii="Times New Roman" w:hAnsi="Times New Roman" w:cs="Times New Roman"/>
          </w:rPr>
          <w:t xml:space="preserve"> an actor reached over</w:t>
        </w:r>
        <w:r w:rsidR="006712E4">
          <w:rPr>
            <w:rFonts w:ascii="Times New Roman" w:hAnsi="Times New Roman" w:cs="Times New Roman"/>
          </w:rPr>
          <w:t xml:space="preserve"> </w:t>
        </w:r>
        <w:r w:rsidR="006712E4" w:rsidRPr="00821C5B">
          <w:rPr>
            <w:rFonts w:ascii="Times New Roman" w:hAnsi="Times New Roman" w:cs="Times New Roman"/>
          </w:rPr>
          <w:t>or beside a barrier to retrieve the same ball</w:t>
        </w:r>
      </w:ins>
      <w:ins w:id="163" w:author="Benton, Deon" w:date="2026-06-19T16:08:00Z" w16du:dateUtc="2026-06-19T21:08:00Z">
        <w:r w:rsidR="006712E4">
          <w:rPr>
            <w:rFonts w:ascii="Times New Roman" w:hAnsi="Times New Roman" w:cs="Times New Roman"/>
          </w:rPr>
          <w:t xml:space="preserve">—looked longer when the </w:t>
        </w:r>
      </w:ins>
      <w:ins w:id="164" w:author="Benton, Deon" w:date="2026-06-11T18:35:00Z" w16du:dateUtc="2026-06-11T23:35:00Z">
        <w:r w:rsidR="00070BBC" w:rsidRPr="00070BBC">
          <w:rPr>
            <w:rFonts w:ascii="Times New Roman" w:hAnsi="Times New Roman" w:cs="Times New Roman"/>
          </w:rPr>
          <w:t xml:space="preserve">actor followed the familiar arced path </w:t>
        </w:r>
      </w:ins>
      <w:ins w:id="165" w:author="Benton, Deon" w:date="2026-06-19T16:08:00Z" w16du:dateUtc="2026-06-19T21:08:00Z">
        <w:r w:rsidR="006712E4">
          <w:rPr>
            <w:rFonts w:ascii="Times New Roman" w:hAnsi="Times New Roman" w:cs="Times New Roman"/>
          </w:rPr>
          <w:t xml:space="preserve">than a novel straight one when the obstacle was removed. </w:t>
        </w:r>
      </w:ins>
      <w:r w:rsidR="00D663BA">
        <w:rPr>
          <w:rFonts w:ascii="Times New Roman" w:hAnsi="Times New Roman" w:cs="Times New Roman"/>
        </w:rPr>
        <w:t>Although this research suggests that</w:t>
      </w:r>
      <w:r w:rsidR="00D74336">
        <w:rPr>
          <w:rFonts w:ascii="Times New Roman" w:hAnsi="Times New Roman" w:cs="Times New Roman"/>
        </w:rPr>
        <w:t xml:space="preserve">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r w:rsidR="00D663BA">
        <w:rPr>
          <w:rFonts w:ascii="Times New Roman" w:hAnsi="Times New Roman" w:cs="Times New Roman"/>
        </w:rPr>
        <w:t>, an open question that it raises</w:t>
      </w:r>
      <w:r w:rsidR="00BC145A">
        <w:rPr>
          <w:rFonts w:ascii="Times New Roman" w:hAnsi="Times New Roman" w:cs="Times New Roman"/>
        </w:rPr>
        <w:t xml:space="preserve"> concerns</w:t>
      </w:r>
      <w:r w:rsidR="00EA212B">
        <w:rPr>
          <w:rFonts w:ascii="Times New Roman" w:hAnsi="Times New Roman" w:cs="Times New Roman"/>
        </w:rPr>
        <w:t xml:space="preserve"> its mechanistic basis.</w:t>
      </w:r>
      <w:r w:rsidR="00BC145A">
        <w:rPr>
          <w:rFonts w:ascii="Times New Roman" w:hAnsi="Times New Roman" w:cs="Times New Roman"/>
        </w:rPr>
        <w:t xml:space="preserve">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753B37F9" w14:textId="3278526D" w:rsidR="00A06DD6" w:rsidRDefault="00524642" w:rsidP="009403F1">
      <w:pPr>
        <w:spacing w:line="480" w:lineRule="auto"/>
        <w:contextualSpacing/>
        <w:rPr>
          <w:rFonts w:ascii="Times New Roman" w:hAnsi="Times New Roman" w:cs="Times New Roman"/>
        </w:rPr>
      </w:pPr>
      <w:r>
        <w:rPr>
          <w:rFonts w:ascii="Times New Roman" w:hAnsi="Times New Roman" w:cs="Times New Roman"/>
          <w:b/>
          <w:bCs/>
        </w:rPr>
        <w:tab/>
      </w:r>
      <w:ins w:id="166" w:author="Benton, Deon" w:date="2026-06-19T01:33:00Z" w16du:dateUtc="2026-06-19T06:33:00Z">
        <w:r w:rsidR="00F45B07">
          <w:rPr>
            <w:rFonts w:ascii="Times New Roman" w:hAnsi="Times New Roman" w:cs="Times New Roman"/>
          </w:rPr>
          <w:t>Accounts of the mechanistic basis</w:t>
        </w:r>
      </w:ins>
      <w:ins w:id="167" w:author="Benton, Deon" w:date="2026-06-19T01:32:00Z" w16du:dateUtc="2026-06-19T06:32:00Z">
        <w:r w:rsidR="00F45B07">
          <w:rPr>
            <w:rFonts w:ascii="Times New Roman" w:hAnsi="Times New Roman" w:cs="Times New Roman"/>
          </w:rPr>
          <w:t xml:space="preserve"> of </w:t>
        </w:r>
      </w:ins>
      <w:ins w:id="168" w:author="Benton, Deon" w:date="2026-06-19T01:33:00Z" w16du:dateUtc="2026-06-19T06:33:00Z">
        <w:r w:rsidR="00F45B07">
          <w:rPr>
            <w:rFonts w:ascii="Times New Roman" w:hAnsi="Times New Roman" w:cs="Times New Roman"/>
          </w:rPr>
          <w:t>infants’ looking</w:t>
        </w:r>
      </w:ins>
      <w:del w:id="169" w:author="Benton, Deon" w:date="2026-06-19T01:33:00Z" w16du:dateUtc="2026-06-19T06:33:00Z">
        <w:r w:rsidR="00557E8E" w:rsidDel="00F45B07">
          <w:rPr>
            <w:rFonts w:ascii="Times New Roman" w:hAnsi="Times New Roman" w:cs="Times New Roman"/>
          </w:rPr>
          <w:delText xml:space="preserve"> </w:delText>
        </w:r>
      </w:del>
      <w:ins w:id="170" w:author="Benton, Deon" w:date="2026-06-19T01:33:00Z" w16du:dateUtc="2026-06-19T06:33:00Z">
        <w:r w:rsidR="00F45B07">
          <w:rPr>
            <w:rFonts w:ascii="Times New Roman" w:hAnsi="Times New Roman" w:cs="Times New Roman"/>
          </w:rPr>
          <w:t xml:space="preserve"> </w:t>
        </w:r>
      </w:ins>
      <w:r w:rsidR="00E326A7">
        <w:rPr>
          <w:rFonts w:ascii="Times New Roman" w:hAnsi="Times New Roman" w:cs="Times New Roman"/>
        </w:rPr>
        <w:t xml:space="preserve">into </w:t>
      </w:r>
      <w:r w:rsidR="00CF07BC">
        <w:rPr>
          <w:rFonts w:ascii="Times New Roman" w:hAnsi="Times New Roman" w:cs="Times New Roman"/>
        </w:rPr>
        <w:t>two classes</w:t>
      </w:r>
      <w:r w:rsidR="00557E8E">
        <w:rPr>
          <w:rFonts w:ascii="Times New Roman" w:hAnsi="Times New Roman" w:cs="Times New Roman"/>
        </w:rPr>
        <w:t>: rich and lean</w:t>
      </w:r>
      <w:r w:rsidR="00CF07BC">
        <w:rPr>
          <w:rFonts w:ascii="Times New Roman" w:hAnsi="Times New Roman" w:cs="Times New Roman"/>
        </w:rPr>
        <w:t>.</w:t>
      </w:r>
      <w:r w:rsidR="00926D5F">
        <w:rPr>
          <w:rFonts w:ascii="Times New Roman" w:hAnsi="Times New Roman" w:cs="Times New Roman"/>
        </w:rPr>
        <w:t xml:space="preserve"> </w:t>
      </w:r>
      <w:ins w:id="171" w:author="Benton, Deon" w:date="2026-06-19T01:34:00Z" w16du:dateUtc="2026-06-19T06:34:00Z">
        <w:r w:rsidR="00F45B07">
          <w:rPr>
            <w:rFonts w:ascii="Times New Roman" w:hAnsi="Times New Roman" w:cs="Times New Roman"/>
          </w:rPr>
          <w:t>Rich proposals maintain that</w:t>
        </w:r>
      </w:ins>
      <w:r w:rsidR="00B778CC">
        <w:rPr>
          <w:rFonts w:ascii="Times New Roman" w:hAnsi="Times New Roman" w:cs="Times New Roman"/>
        </w:rPr>
        <w:t xml:space="preserve"> infants</w:t>
      </w:r>
      <w:r w:rsidR="005E4A7C">
        <w:rPr>
          <w:rFonts w:ascii="Times New Roman" w:hAnsi="Times New Roman" w:cs="Times New Roman"/>
        </w:rPr>
        <w:t xml:space="preserve"> possess </w:t>
      </w:r>
      <w:r w:rsidR="00557E8E">
        <w:rPr>
          <w:rFonts w:ascii="Times New Roman" w:hAnsi="Times New Roman" w:cs="Times New Roman"/>
        </w:rPr>
        <w:t>early emerging</w:t>
      </w:r>
      <w:ins w:id="172" w:author="Benton, Deon" w:date="2026-06-19T12:48:00Z" w16du:dateUtc="2026-06-19T17:48:00Z">
        <w:r w:rsidR="00123608">
          <w:rPr>
            <w:rFonts w:ascii="Times New Roman" w:hAnsi="Times New Roman" w:cs="Times New Roman"/>
          </w:rPr>
          <w:t>,</w:t>
        </w:r>
      </w:ins>
      <w:r w:rsidR="00F57151">
        <w:rPr>
          <w:rFonts w:ascii="Times New Roman" w:hAnsi="Times New Roman" w:cs="Times New Roman"/>
        </w:rPr>
        <w:t xml:space="preserve"> domain-specific mechanisms</w:t>
      </w:r>
      <w:r w:rsidR="00BB2364">
        <w:rPr>
          <w:rFonts w:ascii="Times New Roman" w:hAnsi="Times New Roman" w:cs="Times New Roman"/>
        </w:rPr>
        <w:t xml:space="preserve"> </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w:t>
      </w:r>
      <w:r w:rsidR="005E4A7C">
        <w:rPr>
          <w:rFonts w:ascii="Times New Roman" w:hAnsi="Times New Roman" w:cs="Times New Roman"/>
        </w:rPr>
        <w:lastRenderedPageBreak/>
        <w:t xml:space="preserve">the world behave and act. </w:t>
      </w:r>
      <w:ins w:id="173" w:author="Benton, Deon" w:date="2026-06-19T01:35:00Z" w16du:dateUtc="2026-06-19T06:35:00Z">
        <w:r w:rsidR="00F45B07">
          <w:rPr>
            <w:rFonts w:ascii="Times New Roman" w:hAnsi="Times New Roman" w:cs="Times New Roman"/>
          </w:rPr>
          <w:t>For example,</w:t>
        </w:r>
      </w:ins>
      <w:r w:rsidR="002C2FA4">
        <w:rPr>
          <w:rFonts w:ascii="Times New Roman" w:hAnsi="Times New Roman" w:cs="Times New Roman"/>
        </w:rPr>
        <w:t xml:space="preserve">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ins w:id="174" w:author="Benton, Deon" w:date="2026-06-19T01:35:00Z" w16du:dateUtc="2026-06-19T06:35:00Z">
        <w:r w:rsidR="00F45B07">
          <w:rPr>
            <w:rFonts w:ascii="Times New Roman" w:hAnsi="Times New Roman" w:cs="Times New Roman"/>
          </w:rPr>
          <w:t xml:space="preserve"> holds that</w:t>
        </w:r>
      </w:ins>
      <w:r w:rsidR="002C2FA4" w:rsidRPr="00996380">
        <w:rPr>
          <w:rFonts w:ascii="Times New Roman" w:hAnsi="Times New Roman" w:cs="Times New Roman"/>
        </w:rPr>
        <w:t xml:space="preserve">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w:t>
      </w:r>
      <w:r w:rsidR="00A05F24">
        <w:rPr>
          <w:rFonts w:ascii="Times New Roman" w:hAnsi="Times New Roman" w:cs="Times New Roman"/>
        </w:rPr>
        <w:t xml:space="preserve">thus </w:t>
      </w:r>
      <w:r w:rsidR="003D3C80">
        <w:rPr>
          <w:rFonts w:ascii="Times New Roman" w:hAnsi="Times New Roman" w:cs="Times New Roman"/>
        </w:rPr>
        <w:t xml:space="preserve">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ins w:id="175" w:author="Benton, Deon" w:date="2026-06-13T17:33:00Z" w16du:dateUtc="2026-06-13T22:33:00Z">
        <w:r w:rsidR="00B57D78">
          <w:rPr>
            <w:rFonts w:ascii="Times New Roman" w:hAnsi="Times New Roman" w:cs="Times New Roman"/>
          </w:rPr>
          <w:t>then the</w:t>
        </w:r>
      </w:ins>
      <w:r w:rsidR="003D3C80">
        <w:rPr>
          <w:rFonts w:ascii="Times New Roman" w:hAnsi="Times New Roman" w:cs="Times New Roman"/>
        </w:rPr>
        <w:t xml:space="preserve">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ins w:id="176" w:author="Benton, Deon" w:date="2026-06-19T01:42:00Z" w16du:dateUtc="2026-06-19T06:42:00Z">
        <w:r w:rsidR="009403F1">
          <w:rPr>
            <w:rFonts w:ascii="Times New Roman" w:hAnsi="Times New Roman" w:cs="Times New Roman"/>
          </w:rPr>
          <w:t xml:space="preserve">The </w:t>
        </w:r>
        <w:r w:rsidR="009403F1" w:rsidRPr="00123608">
          <w:rPr>
            <w:rFonts w:ascii="Times New Roman" w:hAnsi="Times New Roman" w:cs="Times New Roman"/>
            <w:i/>
            <w:iCs/>
          </w:rPr>
          <w:t>naïve utility calculus</w:t>
        </w:r>
      </w:ins>
      <w:ins w:id="177" w:author="Benton, Deon" w:date="2026-06-19T01:36:00Z" w16du:dateUtc="2026-06-19T06:36:00Z">
        <w:r w:rsidR="00F45B07">
          <w:rPr>
            <w:rFonts w:ascii="Times New Roman" w:hAnsi="Times New Roman" w:cs="Times New Roman"/>
          </w:rPr>
          <w:t xml:space="preserve"> </w:t>
        </w:r>
      </w:ins>
      <w:ins w:id="178" w:author="Benton, Deon" w:date="2026-06-19T01:43:00Z" w16du:dateUtc="2026-06-19T06:43:00Z">
        <w:r w:rsidR="009403F1">
          <w:rPr>
            <w:rFonts w:ascii="Times New Roman" w:hAnsi="Times New Roman" w:cs="Times New Roman"/>
          </w:rPr>
          <w:t xml:space="preserve">casts this </w:t>
        </w:r>
      </w:ins>
      <w:ins w:id="179" w:author="Benton, Deon" w:date="2026-06-19T01:36:00Z" w16du:dateUtc="2026-06-19T06:36:00Z">
        <w:r w:rsidR="00F45B07">
          <w:rPr>
            <w:rFonts w:ascii="Times New Roman" w:hAnsi="Times New Roman" w:cs="Times New Roman"/>
          </w:rPr>
          <w:t>in Bayesian terms</w:t>
        </w:r>
      </w:ins>
      <w:ins w:id="180" w:author="Benton, Deon" w:date="2026-06-19T01:43:00Z" w16du:dateUtc="2026-06-19T06:43:00Z">
        <w:r w:rsidR="009403F1">
          <w:rPr>
            <w:rFonts w:ascii="Times New Roman" w:hAnsi="Times New Roman" w:cs="Times New Roman"/>
          </w:rPr>
          <w:t xml:space="preserve"> </w:t>
        </w:r>
      </w:ins>
      <w:ins w:id="181" w:author="Benton, Deon" w:date="2026-06-19T01:43:00Z">
        <w:r w:rsidR="009403F1" w:rsidRPr="009403F1">
          <w:rPr>
            <w:rFonts w:ascii="Times New Roman" w:hAnsi="Times New Roman" w:cs="Times New Roman"/>
          </w:rPr>
          <w:t>(Jara-Ettinger et al., 2016, 2020)</w:t>
        </w:r>
      </w:ins>
      <w:ins w:id="182" w:author="Benton, Deon" w:date="2026-06-19T01:37:00Z" w16du:dateUtc="2026-06-19T06:37:00Z">
        <w:r w:rsidR="00F45B07">
          <w:rPr>
            <w:rFonts w:ascii="Times New Roman" w:hAnsi="Times New Roman" w:cs="Times New Roman"/>
          </w:rPr>
          <w:t>: agents choose actions that minimize costs</w:t>
        </w:r>
      </w:ins>
      <w:ins w:id="183" w:author="Benton, Deon" w:date="2026-06-19T01:38:00Z" w16du:dateUtc="2026-06-19T06:38:00Z">
        <w:r w:rsidR="00F45B07">
          <w:rPr>
            <w:rFonts w:ascii="Times New Roman" w:hAnsi="Times New Roman" w:cs="Times New Roman"/>
          </w:rPr>
          <w:t>.</w:t>
        </w:r>
      </w:ins>
      <w:ins w:id="184" w:author="Benton, Deon" w:date="2026-06-19T01:43:00Z" w16du:dateUtc="2026-06-19T06:43:00Z">
        <w:r w:rsidR="009403F1">
          <w:rPr>
            <w:rFonts w:ascii="Times New Roman" w:hAnsi="Times New Roman" w:cs="Times New Roman"/>
          </w:rPr>
          <w:t xml:space="preserve"> Mo</w:t>
        </w:r>
      </w:ins>
      <w:ins w:id="185" w:author="Benton, Deon" w:date="2026-06-19T12:49:00Z" w16du:dateUtc="2026-06-19T17:49:00Z">
        <w:r w:rsidR="00123608">
          <w:rPr>
            <w:rFonts w:ascii="Times New Roman" w:hAnsi="Times New Roman" w:cs="Times New Roman"/>
          </w:rPr>
          <w:t>re</w:t>
        </w:r>
      </w:ins>
      <w:ins w:id="186" w:author="Benton, Deon" w:date="2026-06-19T01:43:00Z" w16du:dateUtc="2026-06-19T06:43:00Z">
        <w:r w:rsidR="009403F1">
          <w:rPr>
            <w:rFonts w:ascii="Times New Roman" w:hAnsi="Times New Roman" w:cs="Times New Roman"/>
          </w:rPr>
          <w:t xml:space="preserve"> recently, </w:t>
        </w:r>
      </w:ins>
      <w:ins w:id="187" w:author="Benton, Deon" w:date="2026-06-19T01:44:00Z" w16du:dateUtc="2026-06-19T06:44:00Z">
        <w:r w:rsidR="009403F1">
          <w:rPr>
            <w:rFonts w:ascii="Times New Roman" w:hAnsi="Times New Roman" w:cs="Times New Roman"/>
          </w:rPr>
          <w:t>Liu et al. (2026) argue</w:t>
        </w:r>
      </w:ins>
      <w:ins w:id="188" w:author="Benton, Deon" w:date="2026-06-19T12:49:00Z" w16du:dateUtc="2026-06-19T17:49:00Z">
        <w:r w:rsidR="00123608">
          <w:rPr>
            <w:rFonts w:ascii="Times New Roman" w:hAnsi="Times New Roman" w:cs="Times New Roman"/>
          </w:rPr>
          <w:t>d</w:t>
        </w:r>
      </w:ins>
      <w:ins w:id="189" w:author="Benton, Deon" w:date="2026-06-19T01:44:00Z" w16du:dateUtc="2026-06-19T06:44:00Z">
        <w:r w:rsidR="009403F1">
          <w:rPr>
            <w:rFonts w:ascii="Times New Roman" w:hAnsi="Times New Roman" w:cs="Times New Roman"/>
          </w:rPr>
          <w:t xml:space="preserve"> that action efficiency understanding emerges from</w:t>
        </w:r>
      </w:ins>
      <w:ins w:id="190" w:author="Benton, Deon" w:date="2026-06-19T01:38:00Z" w16du:dateUtc="2026-06-19T06:38:00Z">
        <w:r w:rsidR="00F45B07">
          <w:rPr>
            <w:rFonts w:ascii="Times New Roman" w:hAnsi="Times New Roman" w:cs="Times New Roman"/>
          </w:rPr>
          <w:t xml:space="preserve"> </w:t>
        </w:r>
      </w:ins>
      <w:ins w:id="191" w:author="Benton, Deon" w:date="2026-06-19T01:45:00Z" w16du:dateUtc="2026-06-19T06:45:00Z">
        <w:r w:rsidR="009403F1">
          <w:rPr>
            <w:rFonts w:ascii="Times New Roman" w:hAnsi="Times New Roman" w:cs="Times New Roman"/>
          </w:rPr>
          <w:t xml:space="preserve">a </w:t>
        </w:r>
      </w:ins>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d="192" w:author="Benton, Deon" w:date="2026-06-19T01:46:00Z" w16du:dateUtc="2026-06-19T06:46:00Z">
        <w:r w:rsidR="009403F1">
          <w:rPr>
            <w:rFonts w:ascii="Times New Roman" w:hAnsi="Times New Roman" w:cs="Times New Roman"/>
          </w:rPr>
          <w:t xml:space="preserve">(in which agents are represented as goal-directed reward-maximizers) </w:t>
        </w:r>
      </w:ins>
      <w:ins w:id="193" w:author="Benton, Deon" w:date="2026-06-19T01:45:00Z" w16du:dateUtc="2026-06-19T06:45:00Z">
        <w:r w:rsidR="009403F1">
          <w:rPr>
            <w:rFonts w:ascii="Times New Roman" w:hAnsi="Times New Roman" w:cs="Times New Roman"/>
          </w:rPr>
          <w:t>that</w:t>
        </w:r>
      </w:ins>
      <w:r w:rsidR="0031611D">
        <w:rPr>
          <w:rFonts w:ascii="Times New Roman" w:hAnsi="Times New Roman" w:cs="Times New Roman"/>
        </w:rPr>
        <w:t xml:space="preserve"> receives input from</w:t>
      </w:r>
      <w:ins w:id="194" w:author="Benton, Deon" w:date="2026-06-19T01:45:00Z" w16du:dateUtc="2026-06-19T06:45:00Z">
        <w:r w:rsidR="009403F1">
          <w:rPr>
            <w:rFonts w:ascii="Times New Roman" w:hAnsi="Times New Roman" w:cs="Times New Roman"/>
          </w:rPr>
          <w:t xml:space="preserve"> a</w:t>
        </w:r>
      </w:ins>
      <w:r w:rsidR="002C108B">
        <w:rPr>
          <w:rFonts w:ascii="Times New Roman" w:hAnsi="Times New Roman" w:cs="Times New Roman"/>
        </w:rPr>
        <w:t xml:space="preserve"> naïve physics system</w:t>
      </w:r>
      <w:ins w:id="195" w:author="Benton, Deon" w:date="2026-06-19T01:46:00Z" w16du:dateUtc="2026-06-19T06:46:00Z">
        <w:r w:rsidR="009403F1">
          <w:rPr>
            <w:rFonts w:ascii="Times New Roman" w:hAnsi="Times New Roman" w:cs="Times New Roman"/>
          </w:rPr>
          <w:t xml:space="preserve"> (in which objects are represented as bounded</w:t>
        </w:r>
      </w:ins>
      <w:ins w:id="196" w:author="Benton, Deon" w:date="2026-06-19T01:47:00Z" w16du:dateUtc="2026-06-19T06:47:00Z">
        <w:r w:rsidR="009403F1">
          <w:rPr>
            <w:rFonts w:ascii="Times New Roman" w:hAnsi="Times New Roman" w:cs="Times New Roman"/>
          </w:rPr>
          <w:t xml:space="preserve"> and solid)</w:t>
        </w:r>
      </w:ins>
      <w:r w:rsidR="002C108B">
        <w:rPr>
          <w:rFonts w:ascii="Times New Roman" w:hAnsi="Times New Roman" w:cs="Times New Roman"/>
        </w:rPr>
        <w:t xml:space="preserve">. </w:t>
      </w:r>
    </w:p>
    <w:p w14:paraId="0D732D48" w14:textId="111E5AFA" w:rsidR="00201A31" w:rsidRDefault="009403F1" w:rsidP="00337B96">
      <w:pPr>
        <w:spacing w:line="480" w:lineRule="auto"/>
        <w:ind w:firstLine="720"/>
        <w:contextualSpacing/>
        <w:rPr>
          <w:rFonts w:ascii="Times New Roman" w:hAnsi="Times New Roman" w:cs="Times New Roman"/>
        </w:rPr>
      </w:pPr>
      <w:ins w:id="197" w:author="Benton, Deon" w:date="2026-06-19T01:48:00Z" w16du:dateUtc="2026-06-19T06:48:00Z">
        <w:r>
          <w:rPr>
            <w:rFonts w:ascii="Times New Roman" w:hAnsi="Times New Roman" w:cs="Times New Roman"/>
          </w:rPr>
          <w:t xml:space="preserve">These perspectives have real strengths: </w:t>
        </w:r>
      </w:ins>
      <w:del w:id="198" w:author="Benton, Deon" w:date="2026-06-19T01:48:00Z" w16du:dateUtc="2026-06-19T06:48:00Z">
        <w:r w:rsidR="00052CF0" w:rsidDel="009403F1">
          <w:rPr>
            <w:rFonts w:ascii="Times New Roman" w:hAnsi="Times New Roman" w:cs="Times New Roman"/>
          </w:rPr>
          <w:delText xml:space="preserve"> </w:delText>
        </w:r>
      </w:del>
      <w:ins w:id="199" w:author="Benton, Deon" w:date="2026-06-19T01:49:00Z" w16du:dateUtc="2026-06-19T06:49:00Z">
        <w:r w:rsidRPr="00C62E91">
          <w:rPr>
            <w:rFonts w:ascii="Times New Roman" w:hAnsi="Times New Roman" w:cs="Times New Roman"/>
          </w:rPr>
          <w:t>they address foundational questions</w:t>
        </w:r>
        <w:r>
          <w:rPr>
            <w:rFonts w:ascii="Times New Roman" w:hAnsi="Times New Roman" w:cs="Times New Roman"/>
          </w:rPr>
          <w:t xml:space="preserve"> at the heart of the developmental cognitive sciences,</w:t>
        </w:r>
        <w:r w:rsidRPr="00C62E91">
          <w:rPr>
            <w:rFonts w:ascii="Times New Roman" w:hAnsi="Times New Roman" w:cs="Times New Roman"/>
          </w:rPr>
          <w:t xml:space="preserve"> have generated a</w:t>
        </w:r>
        <w:r>
          <w:rPr>
            <w:rFonts w:ascii="Times New Roman" w:hAnsi="Times New Roman" w:cs="Times New Roman"/>
          </w:rPr>
          <w:t xml:space="preserve"> substantial body of research, </w:t>
        </w:r>
      </w:ins>
      <w:ins w:id="200" w:author="Benton, Deon" w:date="2026-06-19T12:51:00Z" w16du:dateUtc="2026-06-19T17:51:00Z">
        <w:r w:rsidR="00123608">
          <w:rPr>
            <w:rFonts w:ascii="Times New Roman" w:hAnsi="Times New Roman" w:cs="Times New Roman"/>
          </w:rPr>
          <w:t xml:space="preserve">and </w:t>
        </w:r>
      </w:ins>
      <w:ins w:id="201" w:author="Benton, Deon" w:date="2026-06-19T01:49:00Z" w16du:dateUtc="2026-06-19T06:49:00Z">
        <w:r>
          <w:rPr>
            <w:rFonts w:ascii="Times New Roman" w:hAnsi="Times New Roman" w:cs="Times New Roman"/>
          </w:rPr>
          <w:t>enjoy some degree of</w:t>
        </w:r>
        <w:r w:rsidRPr="00C62E91">
          <w:rPr>
            <w:rFonts w:ascii="Times New Roman" w:hAnsi="Times New Roman" w:cs="Times New Roman"/>
          </w:rPr>
          <w:t xml:space="preserve"> empirical support</w:t>
        </w:r>
      </w:ins>
      <w:ins w:id="202" w:author="Benton, Deon" w:date="2026-06-19T12:51:00Z" w16du:dateUtc="2026-06-19T17:51:00Z">
        <w:r w:rsidR="00123608">
          <w:rPr>
            <w:rFonts w:ascii="Times New Roman" w:hAnsi="Times New Roman" w:cs="Times New Roman"/>
          </w:rPr>
          <w:t xml:space="preserve">. </w:t>
        </w:r>
      </w:ins>
      <w:ins w:id="203" w:author="Benton, Deon" w:date="2026-06-19T01:50:00Z" w16du:dateUtc="2026-06-19T06:50:00Z">
        <w:r>
          <w:rPr>
            <w:rFonts w:ascii="Times New Roman" w:hAnsi="Times New Roman" w:cs="Times New Roman"/>
          </w:rPr>
          <w:t xml:space="preserve">Yet, </w:t>
        </w:r>
      </w:ins>
      <w:ins w:id="204" w:author="Benton, Deon" w:date="2026-06-19T12:52:00Z" w16du:dateUtc="2026-06-19T17:52:00Z">
        <w:r w:rsidR="00637ED5">
          <w:rPr>
            <w:rFonts w:ascii="Times New Roman" w:hAnsi="Times New Roman" w:cs="Times New Roman"/>
          </w:rPr>
          <w:t>each share a common limitation:</w:t>
        </w:r>
      </w:ins>
      <w:ins w:id="205" w:author="Benton, Deon" w:date="2026-06-19T12:54:00Z" w16du:dateUtc="2026-06-19T17:54:00Z">
        <w:r w:rsidR="00637ED5">
          <w:rPr>
            <w:rFonts w:ascii="Times New Roman" w:hAnsi="Times New Roman" w:cs="Times New Roman"/>
          </w:rPr>
          <w:t xml:space="preserve"> None specify the origins of relevant primitives.</w:t>
        </w:r>
      </w:ins>
      <w:ins w:id="206" w:author="Benton, Deon" w:date="2026-06-19T12:55:00Z" w16du:dateUtc="2026-06-19T17:55:00Z">
        <w:r w:rsidR="00637ED5">
          <w:rPr>
            <w:rFonts w:ascii="Times New Roman" w:hAnsi="Times New Roman" w:cs="Times New Roman"/>
          </w:rPr>
          <w:t xml:space="preserve"> </w:t>
        </w:r>
      </w:ins>
      <w:ins w:id="207" w:author="Benton, Deon" w:date="2026-06-19T01:51:00Z" w16du:dateUtc="2026-06-19T06:51:00Z">
        <w:r>
          <w:rPr>
            <w:rFonts w:ascii="Times New Roman" w:hAnsi="Times New Roman" w:cs="Times New Roman"/>
          </w:rPr>
          <w:t>The</w:t>
        </w:r>
      </w:ins>
      <w:r w:rsidR="000651E9">
        <w:rPr>
          <w:rFonts w:ascii="Times New Roman" w:hAnsi="Times New Roman" w:cs="Times New Roman"/>
        </w:rPr>
        <w:t xml:space="preserve"> </w:t>
      </w:r>
      <w:r w:rsidR="0031611D">
        <w:rPr>
          <w:rFonts w:ascii="Times New Roman" w:hAnsi="Times New Roman" w:cs="Times New Roman"/>
        </w:rPr>
        <w:t xml:space="preserve">teleological stance </w:t>
      </w:r>
      <w:ins w:id="208" w:author="Benton, Deon" w:date="2026-06-19T12:56:00Z" w16du:dateUtc="2026-06-19T17:56:00Z">
        <w:r w:rsidR="00637ED5">
          <w:rPr>
            <w:rFonts w:ascii="Times New Roman" w:hAnsi="Times New Roman" w:cs="Times New Roman"/>
          </w:rPr>
          <w:t xml:space="preserve">does not explain </w:t>
        </w:r>
      </w:ins>
      <w:ins w:id="209" w:author="Benton, Deon" w:date="2026-06-19T12:57:00Z" w16du:dateUtc="2026-06-19T17:57:00Z">
        <w:r w:rsidR="00637ED5">
          <w:rPr>
            <w:rFonts w:ascii="Times New Roman" w:hAnsi="Times New Roman" w:cs="Times New Roman"/>
          </w:rPr>
          <w:t xml:space="preserve">from where notions such as </w:t>
        </w:r>
      </w:ins>
      <w:r w:rsidR="0031611D">
        <w:rPr>
          <w:rFonts w:ascii="Times New Roman" w:hAnsi="Times New Roman" w:cs="Times New Roman"/>
        </w:rPr>
        <w:t xml:space="preserve">goals, constraints, efficiency, </w:t>
      </w:r>
      <w:ins w:id="210" w:author="Benton, Deon" w:date="2026-06-19T12:57:00Z" w16du:dateUtc="2026-06-19T17:57:00Z">
        <w:r w:rsidR="00637ED5">
          <w:rPr>
            <w:rFonts w:ascii="Times New Roman" w:hAnsi="Times New Roman" w:cs="Times New Roman"/>
          </w:rPr>
          <w:t>or</w:t>
        </w:r>
      </w:ins>
      <w:ins w:id="211" w:author="Benton, Deon" w:date="2026-06-19T12:53:00Z" w16du:dateUtc="2026-06-19T17:53:00Z">
        <w:r w:rsidR="00637ED5">
          <w:rPr>
            <w:rFonts w:ascii="Times New Roman" w:hAnsi="Times New Roman" w:cs="Times New Roman"/>
          </w:rPr>
          <w:t xml:space="preserve"> </w:t>
        </w:r>
      </w:ins>
      <w:r w:rsidR="0031611D">
        <w:rPr>
          <w:rFonts w:ascii="Times New Roman" w:hAnsi="Times New Roman" w:cs="Times New Roman"/>
        </w:rPr>
        <w:t>rationality</w:t>
      </w:r>
      <w:ins w:id="212" w:author="Benton, Deon" w:date="2026-06-19T12:57:00Z" w16du:dateUtc="2026-06-19T17:57:00Z">
        <w:r w:rsidR="00637ED5">
          <w:rPr>
            <w:rFonts w:ascii="Times New Roman" w:hAnsi="Times New Roman" w:cs="Times New Roman"/>
          </w:rPr>
          <w:t xml:space="preserve"> originate</w:t>
        </w:r>
      </w:ins>
      <w:ins w:id="213" w:author="Benton, Deon" w:date="2026-06-19T01:52:00Z" w16du:dateUtc="2026-06-19T06:52:00Z">
        <w:r>
          <w:rPr>
            <w:rFonts w:ascii="Times New Roman" w:hAnsi="Times New Roman" w:cs="Times New Roman"/>
          </w:rPr>
          <w:t>.</w:t>
        </w:r>
      </w:ins>
      <w:ins w:id="214" w:author="Benton, Deon" w:date="2026-06-19T01:51:00Z" w16du:dateUtc="2026-06-19T06:51:00Z">
        <w:r>
          <w:rPr>
            <w:rFonts w:ascii="Times New Roman" w:hAnsi="Times New Roman" w:cs="Times New Roman"/>
          </w:rPr>
          <w:t xml:space="preserve"> </w:t>
        </w:r>
      </w:ins>
      <w:ins w:id="215" w:author="Benton, Deon" w:date="2026-06-19T01:52:00Z" w16du:dateUtc="2026-06-19T06:52:00Z">
        <w:r>
          <w:rPr>
            <w:rFonts w:ascii="Times New Roman" w:hAnsi="Times New Roman" w:cs="Times New Roman"/>
          </w:rPr>
          <w:t>The naïve utility calculus</w:t>
        </w:r>
      </w:ins>
      <w:ins w:id="216" w:author="Benton, Deon" w:date="2026-06-19T01:53:00Z" w16du:dateUtc="2026-06-19T06:53:00Z">
        <w:r w:rsidR="00227C6E">
          <w:rPr>
            <w:rFonts w:ascii="Times New Roman" w:hAnsi="Times New Roman" w:cs="Times New Roman"/>
          </w:rPr>
          <w:t xml:space="preserve"> </w:t>
        </w:r>
      </w:ins>
      <w:ins w:id="217" w:author="Benton, Deon" w:date="2026-06-19T15:21:00Z" w16du:dateUtc="2026-06-19T20:21:00Z">
        <w:r w:rsidR="00D664CB">
          <w:rPr>
            <w:rFonts w:ascii="Times New Roman" w:hAnsi="Times New Roman" w:cs="Times New Roman"/>
          </w:rPr>
          <w:t xml:space="preserve">is </w:t>
        </w:r>
      </w:ins>
      <w:ins w:id="218" w:author="Benton, Deon" w:date="2026-06-19T12:57:00Z" w16du:dateUtc="2026-06-19T17:57:00Z">
        <w:r w:rsidR="00637ED5">
          <w:rPr>
            <w:rFonts w:ascii="Times New Roman" w:hAnsi="Times New Roman" w:cs="Times New Roman"/>
          </w:rPr>
          <w:t>silent about the origins</w:t>
        </w:r>
      </w:ins>
      <w:r w:rsidR="005639C4">
        <w:rPr>
          <w:rFonts w:ascii="Times New Roman" w:hAnsi="Times New Roman" w:cs="Times New Roman"/>
        </w:rPr>
        <w:t xml:space="preserve"> of reward, cost, and subjective utility</w:t>
      </w:r>
      <w:ins w:id="219" w:author="Benton, Deon" w:date="2026-06-19T15:21:00Z" w16du:dateUtc="2026-06-19T20:21:00Z">
        <w:r w:rsidR="00D664CB">
          <w:rPr>
            <w:rFonts w:ascii="Times New Roman" w:hAnsi="Times New Roman" w:cs="Times New Roman"/>
          </w:rPr>
          <w:t xml:space="preserve"> and</w:t>
        </w:r>
      </w:ins>
      <w:ins w:id="220" w:author="Benton, Deon" w:date="2026-06-19T12:59:00Z" w16du:dateUtc="2026-06-19T17:59:00Z">
        <w:r w:rsidR="00637ED5">
          <w:rPr>
            <w:rFonts w:ascii="Times New Roman" w:hAnsi="Times New Roman" w:cs="Times New Roman"/>
          </w:rPr>
          <w:t xml:space="preserve"> </w:t>
        </w:r>
      </w:ins>
      <w:ins w:id="221" w:author="Benton, Deon" w:date="2026-06-19T01:56:00Z" w16du:dateUtc="2026-06-19T06:56:00Z">
        <w:r w:rsidR="00227C6E">
          <w:rPr>
            <w:rFonts w:ascii="Times New Roman" w:hAnsi="Times New Roman" w:cs="Times New Roman"/>
          </w:rPr>
          <w:t xml:space="preserve">does not address how </w:t>
        </w:r>
      </w:ins>
      <w:ins w:id="222" w:author="Benton, Deon" w:date="2026-06-19T01:58:00Z" w16du:dateUtc="2026-06-19T06:58:00Z">
        <w:r w:rsidR="00227C6E">
          <w:rPr>
            <w:rFonts w:ascii="Times New Roman" w:hAnsi="Times New Roman" w:cs="Times New Roman"/>
          </w:rPr>
          <w:t>the proposed</w:t>
        </w:r>
      </w:ins>
      <w:ins w:id="223" w:author="Benton, Deon" w:date="2026-06-19T01:56:00Z" w16du:dateUtc="2026-06-19T06:56:00Z">
        <w:r w:rsidR="00227C6E">
          <w:rPr>
            <w:rFonts w:ascii="Times New Roman" w:hAnsi="Times New Roman" w:cs="Times New Roman"/>
          </w:rPr>
          <w:t xml:space="preserve"> computations are implemented </w:t>
        </w:r>
      </w:ins>
      <w:ins w:id="224" w:author="Benton, Deon" w:date="2026-06-19T15:22:00Z" w16du:dateUtc="2026-06-19T20:22:00Z">
        <w:r w:rsidR="00D664CB">
          <w:rPr>
            <w:rFonts w:ascii="Times New Roman" w:hAnsi="Times New Roman" w:cs="Times New Roman"/>
          </w:rPr>
          <w:t>mechanistically</w:t>
        </w:r>
      </w:ins>
      <w:ins w:id="225" w:author="Benton, Deon" w:date="2026-06-19T01:56:00Z" w16du:dateUtc="2026-06-19T06:56:00Z">
        <w:r w:rsidR="00227C6E">
          <w:rPr>
            <w:rFonts w:ascii="Times New Roman" w:hAnsi="Times New Roman" w:cs="Times New Roman"/>
          </w:rPr>
          <w:t xml:space="preserve">. </w:t>
        </w:r>
      </w:ins>
      <w:ins w:id="226" w:author="Benton, Deon" w:date="2026-06-19T15:22:00Z" w16du:dateUtc="2026-06-19T20:22:00Z">
        <w:r w:rsidR="00D664CB">
          <w:rPr>
            <w:rFonts w:ascii="Times New Roman" w:hAnsi="Times New Roman" w:cs="Times New Roman"/>
          </w:rPr>
          <w:t>And</w:t>
        </w:r>
      </w:ins>
      <w:ins w:id="227" w:author="Benton, Deon" w:date="2026-06-19T12:59:00Z" w16du:dateUtc="2026-06-19T17:59:00Z">
        <w:r w:rsidR="00637ED5">
          <w:rPr>
            <w:rFonts w:ascii="Times New Roman" w:hAnsi="Times New Roman" w:cs="Times New Roman"/>
          </w:rPr>
          <w:t xml:space="preserve"> </w:t>
        </w:r>
      </w:ins>
      <w:r w:rsidR="00F47C53" w:rsidRPr="00F47C53">
        <w:rPr>
          <w:rFonts w:ascii="Times New Roman" w:hAnsi="Times New Roman" w:cs="Times New Roman"/>
        </w:rPr>
        <w:t xml:space="preserve">Liu et al.’s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proposal</w:t>
      </w:r>
      <w:r w:rsidR="005515E3">
        <w:rPr>
          <w:rFonts w:ascii="Times New Roman" w:hAnsi="Times New Roman" w:cs="Times New Roman"/>
        </w:rPr>
        <w:t xml:space="preserve"> presupposes </w:t>
      </w:r>
      <w:ins w:id="228" w:author="Benton, Deon" w:date="2026-06-19T01:59:00Z" w16du:dateUtc="2026-06-19T06:59:00Z">
        <w:r w:rsidR="00227C6E">
          <w:rPr>
            <w:rFonts w:ascii="Times New Roman" w:hAnsi="Times New Roman" w:cs="Times New Roman"/>
          </w:rPr>
          <w:t>the very agent and object concep</w:t>
        </w:r>
      </w:ins>
      <w:ins w:id="229" w:author="Benton, Deon" w:date="2026-06-19T02:00:00Z" w16du:dateUtc="2026-06-19T07:00:00Z">
        <w:r w:rsidR="00227C6E">
          <w:rPr>
            <w:rFonts w:ascii="Times New Roman" w:hAnsi="Times New Roman" w:cs="Times New Roman"/>
          </w:rPr>
          <w:t>t it is meant to explain</w:t>
        </w:r>
      </w:ins>
      <w:r w:rsidR="00F47C53" w:rsidRPr="00F47C53">
        <w:rPr>
          <w:rFonts w:ascii="Times New Roman" w:hAnsi="Times New Roman" w:cs="Times New Roman"/>
        </w:rPr>
        <w:t xml:space="preserve"> </w:t>
      </w:r>
      <w:r w:rsidR="00F47C53">
        <w:rPr>
          <w:rFonts w:ascii="Times New Roman" w:hAnsi="Times New Roman" w:cs="Times New Roman"/>
        </w:rPr>
        <w:t>(e.g., Benton, 2025)</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22A59324" w14:textId="77777777" w:rsidR="00CC3624" w:rsidRDefault="00CC3624" w:rsidP="009079B7">
      <w:pPr>
        <w:spacing w:line="480" w:lineRule="auto"/>
        <w:ind w:firstLine="720"/>
        <w:contextualSpacing/>
        <w:rPr>
          <w:rFonts w:ascii="Times New Roman" w:hAnsi="Times New Roman" w:cs="Times New Roman"/>
        </w:rPr>
      </w:pPr>
    </w:p>
    <w:p w14:paraId="13E7A3AF" w14:textId="781682E1" w:rsidR="005F40ED" w:rsidRDefault="005F40ED" w:rsidP="005F40ED">
      <w:pPr>
        <w:spacing w:line="480" w:lineRule="auto"/>
        <w:contextualSpacing/>
        <w:rPr>
          <w:ins w:id="230" w:author="Benton, Deon" w:date="2026-06-14T15:45:00Z" w16du:dateUtc="2026-06-14T20:45:00Z"/>
          <w:rFonts w:ascii="Times New Roman" w:hAnsi="Times New Roman" w:cs="Times New Roman"/>
          <w:b/>
          <w:bCs/>
        </w:rPr>
      </w:pPr>
      <w:ins w:id="231" w:author="Benton, Deon" w:date="2026-06-14T15:45:00Z" w16du:dateUtc="2026-06-14T20:45:00Z">
        <w:r>
          <w:rPr>
            <w:rFonts w:ascii="Times New Roman" w:hAnsi="Times New Roman" w:cs="Times New Roman"/>
            <w:b/>
            <w:bCs/>
          </w:rPr>
          <w:t>Lean proposals for the origins of infant action efficiency understanding</w:t>
        </w:r>
      </w:ins>
    </w:p>
    <w:p w14:paraId="024F7213" w14:textId="7AD3EC90" w:rsidR="004F4B31" w:rsidRDefault="008B4A3B" w:rsidP="00F4387E">
      <w:pPr>
        <w:spacing w:line="480" w:lineRule="auto"/>
        <w:ind w:firstLine="720"/>
        <w:contextualSpacing/>
        <w:rPr>
          <w:ins w:id="232" w:author="Benton, Deon" w:date="2026-06-14T15:31:00Z" w16du:dateUtc="2026-06-14T20:31:00Z"/>
          <w:rFonts w:ascii="Times New Roman" w:hAnsi="Times New Roman" w:cs="Times New Roman"/>
        </w:rPr>
      </w:pPr>
      <w:ins w:id="233" w:author="Benton, Deon" w:date="2026-06-19T13:02:00Z" w16du:dateUtc="2026-06-19T18:02:00Z">
        <w:r>
          <w:rPr>
            <w:rFonts w:ascii="Times New Roman" w:hAnsi="Times New Roman" w:cs="Times New Roman"/>
          </w:rPr>
          <w:t>Lean proposals take a different tack: They explain infants’ looking beh</w:t>
        </w:r>
      </w:ins>
      <w:ins w:id="234" w:author="Benton, Deon" w:date="2026-06-19T13:03:00Z" w16du:dateUtc="2026-06-19T18:03:00Z">
        <w:r>
          <w:rPr>
            <w:rFonts w:ascii="Times New Roman" w:hAnsi="Times New Roman" w:cs="Times New Roman"/>
          </w:rPr>
          <w:t>aviors</w:t>
        </w:r>
      </w:ins>
      <w:r w:rsidR="00E718C8">
        <w:rPr>
          <w:rFonts w:ascii="Times New Roman" w:hAnsi="Times New Roman" w:cs="Times New Roman"/>
        </w:rPr>
        <w:t xml:space="preserve">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sidR="00A00DB1">
        <w:rPr>
          <w:rFonts w:ascii="Times New Roman" w:hAnsi="Times New Roman" w:cs="Times New Roman"/>
        </w:rPr>
        <w:t xml:space="preserve"> </w:t>
      </w:r>
      <w:ins w:id="235" w:author="Benton, Deon" w:date="2026-06-19T13:03:00Z" w16du:dateUtc="2026-06-19T18:03:00Z">
        <w:r>
          <w:rPr>
            <w:rFonts w:ascii="Times New Roman" w:hAnsi="Times New Roman" w:cs="Times New Roman"/>
          </w:rPr>
          <w:t>as emerging from</w:t>
        </w:r>
      </w:ins>
      <w:r w:rsidR="008D2955">
        <w:rPr>
          <w:rFonts w:ascii="Times New Roman" w:hAnsi="Times New Roman" w:cs="Times New Roman"/>
        </w:rPr>
        <w:t xml:space="preserve">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(e.g., associative learning, habituation, conditioning</w:t>
      </w:r>
      <w:ins w:id="236" w:author="Benton, Deon" w:date="2026-06-19T13:05:00Z" w16du:dateUtc="2026-06-19T18:05:00Z">
        <w:r>
          <w:rPr>
            <w:rFonts w:ascii="Times New Roman" w:hAnsi="Times New Roman" w:cs="Times New Roman"/>
          </w:rPr>
          <w:t xml:space="preserve">, </w:t>
        </w:r>
      </w:ins>
      <w:r w:rsidR="00FC7624">
        <w:rPr>
          <w:rFonts w:ascii="Times New Roman" w:hAnsi="Times New Roman" w:cs="Times New Roman"/>
        </w:rPr>
        <w:t>etc.)</w:t>
      </w:r>
      <w:ins w:id="237" w:author="Benton, Deon" w:date="2026-06-19T13:03:00Z" w16du:dateUtc="2026-06-19T18:03:00Z">
        <w:r>
          <w:rPr>
            <w:rFonts w:ascii="Times New Roman" w:hAnsi="Times New Roman" w:cs="Times New Roman"/>
          </w:rPr>
          <w:t xml:space="preserve">. </w:t>
        </w:r>
      </w:ins>
      <w:ins w:id="238" w:author="Benton, Deon" w:date="2026-06-19T13:05:00Z" w16du:dateUtc="2026-06-19T18:05:00Z">
        <w:r>
          <w:rPr>
            <w:rFonts w:ascii="Times New Roman" w:hAnsi="Times New Roman" w:cs="Times New Roman"/>
          </w:rPr>
          <w:t xml:space="preserve">These </w:t>
        </w:r>
      </w:ins>
      <w:ins w:id="239" w:author="Benton, Deon" w:date="2026-06-19T13:06:00Z" w16du:dateUtc="2026-06-19T18:06:00Z">
        <w:r>
          <w:rPr>
            <w:rFonts w:ascii="Times New Roman" w:hAnsi="Times New Roman" w:cs="Times New Roman"/>
          </w:rPr>
          <w:t xml:space="preserve">“all purpose” </w:t>
        </w:r>
      </w:ins>
      <w:ins w:id="240" w:author="Benton, Deon" w:date="2026-06-19T15:23:00Z" w16du:dateUtc="2026-06-19T20:23:00Z">
        <w:r w:rsidR="00CA2B2E">
          <w:rPr>
            <w:rFonts w:ascii="Times New Roman" w:hAnsi="Times New Roman" w:cs="Times New Roman"/>
          </w:rPr>
          <w:t>processes</w:t>
        </w:r>
      </w:ins>
      <w:r w:rsidR="008D2955">
        <w:rPr>
          <w:rFonts w:ascii="Times New Roman" w:hAnsi="Times New Roman" w:cs="Times New Roman"/>
        </w:rPr>
        <w:t xml:space="preserve"> operate over low-level, surface-based perceptual features </w:t>
      </w:r>
      <w:r w:rsidR="008948F0">
        <w:rPr>
          <w:rFonts w:ascii="Times New Roman" w:hAnsi="Times New Roman" w:cs="Times New Roman"/>
        </w:rPr>
        <w:t xml:space="preserve">and that extract </w:t>
      </w:r>
      <w:r w:rsidR="008948F0">
        <w:rPr>
          <w:rFonts w:ascii="Times New Roman" w:hAnsi="Times New Roman" w:cs="Times New Roman"/>
        </w:rPr>
        <w:lastRenderedPageBreak/>
        <w:t>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 xml:space="preserve">Jones &amp; Smith, 1993; Quinn &amp; </w:t>
      </w:r>
      <w:proofErr w:type="spellStart"/>
      <w:r w:rsidR="00EA5505">
        <w:rPr>
          <w:rFonts w:ascii="Times New Roman" w:hAnsi="Times New Roman" w:cs="Times New Roman"/>
        </w:rPr>
        <w:t>Eimas</w:t>
      </w:r>
      <w:proofErr w:type="spellEnd"/>
      <w:r w:rsidR="00EA5505">
        <w:rPr>
          <w:rFonts w:ascii="Times New Roman" w:hAnsi="Times New Roman" w:cs="Times New Roman"/>
        </w:rPr>
        <w:t xml:space="preserve">, 1997; </w:t>
      </w:r>
      <w:proofErr w:type="spellStart"/>
      <w:r w:rsidR="00EA5505">
        <w:rPr>
          <w:rFonts w:ascii="Times New Roman" w:hAnsi="Times New Roman" w:cs="Times New Roman"/>
        </w:rPr>
        <w:t>Rakison</w:t>
      </w:r>
      <w:proofErr w:type="spellEnd"/>
      <w:r w:rsidR="00EA5505">
        <w:rPr>
          <w:rFonts w:ascii="Times New Roman" w:hAnsi="Times New Roman" w:cs="Times New Roman"/>
        </w:rPr>
        <w:t xml:space="preserve"> &amp; </w:t>
      </w:r>
      <w:proofErr w:type="spellStart"/>
      <w:r w:rsidR="00EA5505">
        <w:rPr>
          <w:rFonts w:ascii="Times New Roman" w:hAnsi="Times New Roman" w:cs="Times New Roman"/>
        </w:rPr>
        <w:t>Lupyan</w:t>
      </w:r>
      <w:proofErr w:type="spellEnd"/>
      <w:r w:rsidR="00EA5505">
        <w:rPr>
          <w:rFonts w:ascii="Times New Roman" w:hAnsi="Times New Roman" w:cs="Times New Roman"/>
        </w:rPr>
        <w:t>, 2008; Sloutsky, 2010)</w:t>
      </w:r>
      <w:ins w:id="241" w:author="Benton, Deon" w:date="2026-06-14T13:49:00Z" w16du:dateUtc="2026-06-14T18:49:00Z">
        <w:r w:rsidR="009C3DA5" w:rsidRPr="009C3DA5">
          <w:rPr>
            <w:rFonts w:ascii="Times New Roman" w:hAnsi="Times New Roman" w:cs="Times New Roman"/>
          </w:rPr>
          <w:t>.</w:t>
        </w:r>
      </w:ins>
      <w:r w:rsidR="00F4387E">
        <w:rPr>
          <w:rFonts w:ascii="Times New Roman" w:hAnsi="Times New Roman" w:cs="Times New Roman"/>
        </w:rPr>
        <w:t xml:space="preserve"> </w:t>
      </w:r>
      <w:r w:rsidR="00BC4C2E">
        <w:rPr>
          <w:rFonts w:ascii="Times New Roman" w:hAnsi="Times New Roman" w:cs="Times New Roman"/>
        </w:rPr>
        <w:t xml:space="preserve">Although lean proposals </w:t>
      </w:r>
      <w:ins w:id="242" w:author="Benton, Deon" w:date="2026-06-19T15:32:00Z" w16du:dateUtc="2026-06-19T20:32:00Z">
        <w:r w:rsidR="00882999">
          <w:rPr>
            <w:rFonts w:ascii="Times New Roman" w:hAnsi="Times New Roman" w:cs="Times New Roman"/>
          </w:rPr>
          <w:t>abound for a</w:t>
        </w:r>
      </w:ins>
      <w:ins w:id="243" w:author="Benton, Deon" w:date="2026-06-19T15:37:00Z" w16du:dateUtc="2026-06-19T20:37:00Z">
        <w:r w:rsidR="009F09B4">
          <w:rPr>
            <w:rFonts w:ascii="Times New Roman" w:hAnsi="Times New Roman" w:cs="Times New Roman"/>
          </w:rPr>
          <w:t xml:space="preserve"> </w:t>
        </w:r>
      </w:ins>
      <w:ins w:id="244" w:author="Benton, Deon" w:date="2026-06-19T15:31:00Z" w16du:dateUtc="2026-06-19T20:31:00Z">
        <w:r w:rsidR="00882999">
          <w:rPr>
            <w:rFonts w:ascii="Times New Roman" w:hAnsi="Times New Roman" w:cs="Times New Roman"/>
          </w:rPr>
          <w:t>range of cognitive</w:t>
        </w:r>
      </w:ins>
      <w:ins w:id="245" w:author="Benton, Deon" w:date="2026-06-19T15:23:00Z" w16du:dateUtc="2026-06-19T20:23:00Z">
        <w:r w:rsidR="00CA2B2E">
          <w:rPr>
            <w:rFonts w:ascii="Times New Roman" w:hAnsi="Times New Roman" w:cs="Times New Roman"/>
          </w:rPr>
          <w:t xml:space="preserve"> </w:t>
        </w:r>
      </w:ins>
      <w:r w:rsidR="00FD2210">
        <w:rPr>
          <w:rFonts w:ascii="Times New Roman" w:hAnsi="Times New Roman" w:cs="Times New Roman"/>
        </w:rPr>
        <w:t>capacities</w:t>
      </w:r>
      <w:ins w:id="246" w:author="Benton, Deon" w:date="2026-06-19T15:31:00Z" w16du:dateUtc="2026-06-19T20:31:00Z">
        <w:r w:rsidR="00882999">
          <w:rPr>
            <w:rFonts w:ascii="Times New Roman" w:hAnsi="Times New Roman" w:cs="Times New Roman"/>
          </w:rPr>
          <w:t xml:space="preserve"> (</w:t>
        </w:r>
      </w:ins>
      <w:ins w:id="247" w:author="Benton, Deon" w:date="2026-06-19T15:34:00Z" w16du:dateUtc="2026-06-19T20:34:00Z">
        <w:r w:rsidR="00882999">
          <w:rPr>
            <w:rFonts w:ascii="Times New Roman" w:hAnsi="Times New Roman" w:cs="Times New Roman"/>
          </w:rPr>
          <w:t xml:space="preserve">Benton, 2025; Benton &amp; Hoch, 2026; Benton &amp; Lapan, 2021; </w:t>
        </w:r>
      </w:ins>
      <w:ins w:id="248" w:author="Benton, Deon" w:date="2026-06-19T15:31:00Z" w16du:dateUtc="2026-06-19T20:31:00Z">
        <w:r w:rsidR="00882999" w:rsidRPr="000A329B">
          <w:rPr>
            <w:rFonts w:ascii="Times New Roman" w:hAnsi="Times New Roman" w:cs="Times New Roman"/>
          </w:rPr>
          <w:t>Berthiaume</w:t>
        </w:r>
        <w:r w:rsidR="00882999">
          <w:rPr>
            <w:rFonts w:ascii="Times New Roman" w:hAnsi="Times New Roman" w:cs="Times New Roman"/>
          </w:rPr>
          <w:t xml:space="preserve"> et al., 2013; </w:t>
        </w:r>
      </w:ins>
      <w:proofErr w:type="spellStart"/>
      <w:ins w:id="249" w:author="Benton, Deon" w:date="2026-06-19T15:35:00Z" w16du:dateUtc="2026-06-19T20:35:00Z">
        <w:r w:rsidR="00882999">
          <w:rPr>
            <w:rFonts w:ascii="Times New Roman" w:hAnsi="Times New Roman" w:cs="Times New Roman"/>
          </w:rPr>
          <w:t>Bogartz</w:t>
        </w:r>
        <w:proofErr w:type="spellEnd"/>
        <w:r w:rsidR="00882999">
          <w:rPr>
            <w:rFonts w:ascii="Times New Roman" w:hAnsi="Times New Roman" w:cs="Times New Roman"/>
          </w:rPr>
          <w:t xml:space="preserve"> et al., 2000; Clearfield &amp; Mix, 1999; Cohen et al., 2002; Cohen &amp; Marks, 2002; </w:t>
        </w:r>
      </w:ins>
      <w:ins w:id="250" w:author="Benton, Deon" w:date="2026-06-19T15:32:00Z" w16du:dateUtc="2026-06-19T20:32:00Z">
        <w:r w:rsidR="00882999">
          <w:rPr>
            <w:rFonts w:ascii="Times New Roman" w:hAnsi="Times New Roman" w:cs="Times New Roman"/>
          </w:rPr>
          <w:t xml:space="preserve">McClelland &amp; Thompson, 2007; McMahon &amp; Isik, 2023; </w:t>
        </w:r>
      </w:ins>
      <w:ins w:id="251" w:author="Benton, Deon" w:date="2026-06-19T15:36:00Z" w16du:dateUtc="2026-06-19T20:36:00Z">
        <w:r w:rsidR="009F09B4">
          <w:rPr>
            <w:rFonts w:ascii="Times New Roman" w:hAnsi="Times New Roman" w:cs="Times New Roman"/>
          </w:rPr>
          <w:t xml:space="preserve">Munakata, 1998; </w:t>
        </w:r>
        <w:r w:rsidR="00882999">
          <w:rPr>
            <w:rFonts w:ascii="Times New Roman" w:hAnsi="Times New Roman" w:cs="Times New Roman"/>
          </w:rPr>
          <w:t xml:space="preserve">Munakata et al., 1997; </w:t>
        </w:r>
      </w:ins>
      <w:ins w:id="252" w:author="Benton, Deon" w:date="2026-06-19T15:35:00Z" w16du:dateUtc="2026-06-19T20:35:00Z">
        <w:r w:rsidR="00882999">
          <w:rPr>
            <w:rFonts w:ascii="Times New Roman" w:hAnsi="Times New Roman" w:cs="Times New Roman"/>
          </w:rPr>
          <w:t xml:space="preserve">Perner &amp; Ruffman, 2005; </w:t>
        </w:r>
      </w:ins>
      <w:ins w:id="253" w:author="Benton, Deon" w:date="2026-06-19T15:32:00Z" w16du:dateUtc="2026-06-19T20:32:00Z">
        <w:r w:rsidR="00882999">
          <w:rPr>
            <w:rFonts w:ascii="Times New Roman" w:hAnsi="Times New Roman" w:cs="Times New Roman"/>
          </w:rPr>
          <w:t xml:space="preserve">Scarf et al., 2012a, 2012b; </w:t>
        </w:r>
      </w:ins>
      <w:ins w:id="254" w:author="Benton, Deon" w:date="2026-06-19T15:33:00Z" w16du:dateUtc="2026-06-19T20:33:00Z">
        <w:r w:rsidR="00882999">
          <w:rPr>
            <w:rFonts w:ascii="Times New Roman" w:hAnsi="Times New Roman" w:cs="Times New Roman"/>
          </w:rPr>
          <w:t xml:space="preserve">Simon, 1997; </w:t>
        </w:r>
        <w:proofErr w:type="spellStart"/>
        <w:r w:rsidR="00882999">
          <w:rPr>
            <w:rFonts w:ascii="Times New Roman" w:hAnsi="Times New Roman" w:cs="Times New Roman"/>
          </w:rPr>
          <w:t>Rakison</w:t>
        </w:r>
        <w:proofErr w:type="spellEnd"/>
        <w:r w:rsidR="00882999">
          <w:rPr>
            <w:rFonts w:ascii="Times New Roman" w:hAnsi="Times New Roman" w:cs="Times New Roman"/>
          </w:rPr>
          <w:t xml:space="preserve"> &amp; </w:t>
        </w:r>
        <w:proofErr w:type="spellStart"/>
        <w:r w:rsidR="00882999">
          <w:rPr>
            <w:rFonts w:ascii="Times New Roman" w:hAnsi="Times New Roman" w:cs="Times New Roman"/>
          </w:rPr>
          <w:t>Lupyan</w:t>
        </w:r>
        <w:proofErr w:type="spellEnd"/>
        <w:r w:rsidR="00882999">
          <w:rPr>
            <w:rFonts w:ascii="Times New Roman" w:hAnsi="Times New Roman" w:cs="Times New Roman"/>
          </w:rPr>
          <w:t>, 2008</w:t>
        </w:r>
      </w:ins>
      <w:ins w:id="255" w:author="Benton, Deon" w:date="2026-06-19T15:32:00Z" w16du:dateUtc="2026-06-19T20:32:00Z">
        <w:r w:rsidR="00882999">
          <w:rPr>
            <w:rFonts w:ascii="Times New Roman" w:hAnsi="Times New Roman" w:cs="Times New Roman"/>
          </w:rPr>
          <w:t>)</w:t>
        </w:r>
      </w:ins>
      <w:r w:rsidR="000A329B">
        <w:rPr>
          <w:rFonts w:ascii="Times New Roman" w:hAnsi="Times New Roman" w:cs="Times New Roman"/>
        </w:rPr>
        <w:t xml:space="preserve">, </w:t>
      </w:r>
      <w:r w:rsidR="00DE18F0">
        <w:rPr>
          <w:rFonts w:ascii="Times New Roman" w:hAnsi="Times New Roman" w:cs="Times New Roman"/>
        </w:rPr>
        <w:t xml:space="preserve">efforts to explain </w:t>
      </w:r>
      <w:r w:rsidR="006A456E">
        <w:rPr>
          <w:rFonts w:ascii="Times New Roman" w:hAnsi="Times New Roman" w:cs="Times New Roman"/>
        </w:rPr>
        <w:t xml:space="preserve">infants’ looking behavior in </w:t>
      </w:r>
      <w:ins w:id="256" w:author="Benton, Deon" w:date="2026-06-19T13:44:00Z" w16du:dateUtc="2026-06-19T18:44:00Z">
        <w:r w:rsidR="00860AC9">
          <w:rPr>
            <w:rFonts w:ascii="Times New Roman" w:hAnsi="Times New Roman" w:cs="Times New Roman"/>
          </w:rPr>
          <w:t>action efficiency understanding studies</w:t>
        </w:r>
      </w:ins>
      <w:ins w:id="257" w:author="Benton, Deon" w:date="2026-06-19T13:45:00Z" w16du:dateUtc="2026-06-19T18:45:00Z">
        <w:r w:rsidR="00860AC9">
          <w:rPr>
            <w:rFonts w:ascii="Times New Roman" w:hAnsi="Times New Roman" w:cs="Times New Roman"/>
          </w:rPr>
          <w:t xml:space="preserve"> </w:t>
        </w:r>
      </w:ins>
      <w:r w:rsidR="00DE18F0">
        <w:rPr>
          <w:rFonts w:ascii="Times New Roman" w:hAnsi="Times New Roman" w:cs="Times New Roman"/>
        </w:rPr>
        <w:t>remain scarce</w:t>
      </w:r>
      <w:r w:rsidR="000C6B58">
        <w:rPr>
          <w:rFonts w:ascii="Times New Roman" w:hAnsi="Times New Roman" w:cs="Times New Roman"/>
        </w:rPr>
        <w:t>.</w:t>
      </w:r>
      <w:r w:rsidR="00C03B2C">
        <w:rPr>
          <w:rFonts w:ascii="Times New Roman" w:hAnsi="Times New Roman" w:cs="Times New Roman"/>
        </w:rPr>
        <w:t xml:space="preserve"> </w:t>
      </w:r>
    </w:p>
    <w:p w14:paraId="0CC76AEF" w14:textId="0030D9BC" w:rsidR="00B95495" w:rsidRDefault="0000003E" w:rsidP="004F4B31">
      <w:pPr>
        <w:spacing w:line="480" w:lineRule="auto"/>
        <w:ind w:firstLine="720"/>
        <w:contextualSpacing/>
        <w:rPr>
          <w:rFonts w:ascii="Times New Roman" w:hAnsi="Times New Roman" w:cs="Times New Roman"/>
        </w:rPr>
      </w:pPr>
      <w:ins w:id="258" w:author="Benton, Deon" w:date="2026-06-12T14:40:00Z" w16du:dateUtc="2026-06-12T19:40:00Z">
        <w:r>
          <w:rPr>
            <w:rFonts w:ascii="Times New Roman" w:hAnsi="Times New Roman" w:cs="Times New Roman"/>
          </w:rPr>
          <w:t xml:space="preserve">Van </w:t>
        </w:r>
        <w:proofErr w:type="spellStart"/>
        <w:r>
          <w:rPr>
            <w:rFonts w:ascii="Times New Roman" w:hAnsi="Times New Roman" w:cs="Times New Roman"/>
          </w:rPr>
          <w:t>Overwalle</w:t>
        </w:r>
      </w:ins>
      <w:proofErr w:type="spellEnd"/>
      <w:r w:rsidR="00EC7604">
        <w:rPr>
          <w:rFonts w:ascii="Times New Roman" w:hAnsi="Times New Roman" w:cs="Times New Roman"/>
        </w:rPr>
        <w:t xml:space="preserve"> (2010</w:t>
      </w:r>
      <w:r w:rsidR="00F4387E">
        <w:rPr>
          <w:rFonts w:ascii="Times New Roman" w:hAnsi="Times New Roman" w:cs="Times New Roman"/>
        </w:rPr>
        <w:t>; hereafter, OM10</w:t>
      </w:r>
      <w:r w:rsidR="00EC7604">
        <w:rPr>
          <w:rFonts w:ascii="Times New Roman" w:hAnsi="Times New Roman" w:cs="Times New Roman"/>
        </w:rPr>
        <w:t>)</w:t>
      </w:r>
      <w:ins w:id="259" w:author="Benton, Deon" w:date="2026-06-19T15:37:00Z" w16du:dateUtc="2026-06-19T20:37:00Z">
        <w:r w:rsidR="009F09B4">
          <w:rPr>
            <w:rFonts w:ascii="Times New Roman" w:hAnsi="Times New Roman" w:cs="Times New Roman"/>
          </w:rPr>
          <w:t xml:space="preserve"> is an exception to this</w:t>
        </w:r>
      </w:ins>
      <w:r w:rsidR="00B81767">
        <w:rPr>
          <w:rFonts w:ascii="Times New Roman" w:hAnsi="Times New Roman" w:cs="Times New Roman"/>
        </w:rPr>
        <w:t>.</w:t>
      </w:r>
      <w:r w:rsidR="00B12D4A">
        <w:rPr>
          <w:rFonts w:ascii="Times New Roman" w:hAnsi="Times New Roman" w:cs="Times New Roman"/>
        </w:rPr>
        <w:t xml:space="preserve"> </w:t>
      </w:r>
      <w:r w:rsidR="00F4387E">
        <w:rPr>
          <w:rFonts w:ascii="Times New Roman" w:hAnsi="Times New Roman" w:cs="Times New Roman"/>
        </w:rPr>
        <w:t xml:space="preserve">He </w:t>
      </w:r>
      <w:ins w:id="260" w:author="Benton, Deon" w:date="2026-06-19T13:45:00Z" w16du:dateUtc="2026-06-19T18:45:00Z">
        <w:r w:rsidR="005C146E">
          <w:rPr>
            <w:rFonts w:ascii="Times New Roman" w:hAnsi="Times New Roman" w:cs="Times New Roman"/>
          </w:rPr>
          <w:t>argued that</w:t>
        </w:r>
      </w:ins>
      <w:r w:rsidR="0056623D">
        <w:rPr>
          <w:rFonts w:ascii="Times New Roman" w:hAnsi="Times New Roman" w:cs="Times New Roman"/>
        </w:rPr>
        <w:t xml:space="preserve"> </w:t>
      </w:r>
      <w:r w:rsidR="009934C6">
        <w:rPr>
          <w:rFonts w:ascii="Times New Roman" w:hAnsi="Times New Roman" w:cs="Times New Roman"/>
        </w:rPr>
        <w:t xml:space="preserve">infants </w:t>
      </w:r>
      <w:ins w:id="261" w:author="Benton, Deon" w:date="2026-06-19T15:38:00Z" w16du:dateUtc="2026-06-19T20:38:00Z">
        <w:r w:rsidR="00A22D6F">
          <w:rPr>
            <w:rFonts w:ascii="Times New Roman" w:hAnsi="Times New Roman" w:cs="Times New Roman"/>
          </w:rPr>
          <w:t xml:space="preserve">rely on a “forward model” to learn what makes actions </w:t>
        </w:r>
      </w:ins>
      <w:ins w:id="262" w:author="Benton, Deon" w:date="2026-06-19T15:39:00Z" w16du:dateUtc="2026-06-19T20:39:00Z">
        <w:r w:rsidR="00A22D6F">
          <w:rPr>
            <w:rFonts w:ascii="Times New Roman" w:hAnsi="Times New Roman" w:cs="Times New Roman"/>
          </w:rPr>
          <w:t xml:space="preserve">efficient: </w:t>
        </w:r>
      </w:ins>
      <w:r w:rsidR="00186981">
        <w:rPr>
          <w:rFonts w:ascii="Times New Roman" w:hAnsi="Times New Roman" w:cs="Times New Roman"/>
        </w:rPr>
        <w:t xml:space="preserve">as </w:t>
      </w:r>
      <w:r w:rsidR="00F4387E">
        <w:rPr>
          <w:rFonts w:ascii="Times New Roman" w:hAnsi="Times New Roman" w:cs="Times New Roman"/>
        </w:rPr>
        <w:t>agents are observed moving toward goals</w:t>
      </w:r>
      <w:r w:rsidR="0056623D">
        <w:rPr>
          <w:rFonts w:ascii="Times New Roman" w:hAnsi="Times New Roman" w:cs="Times New Roman"/>
        </w:rPr>
        <w:t xml:space="preserve">, </w:t>
      </w:r>
      <w:r w:rsidR="003C6979">
        <w:rPr>
          <w:rFonts w:ascii="Times New Roman" w:hAnsi="Times New Roman" w:cs="Times New Roman"/>
        </w:rPr>
        <w:t>internal representations are established that</w:t>
      </w:r>
      <w:ins w:id="263" w:author="Benton, Deon" w:date="2026-06-14T15:19:00Z" w16du:dateUtc="2026-06-14T20:19:00Z">
        <w:r w:rsidR="00966E4F">
          <w:rPr>
            <w:rFonts w:ascii="Times New Roman" w:hAnsi="Times New Roman" w:cs="Times New Roman"/>
          </w:rPr>
          <w:t xml:space="preserve"> </w:t>
        </w:r>
      </w:ins>
      <w:r w:rsidR="00F4387E">
        <w:rPr>
          <w:rFonts w:ascii="Times New Roman" w:hAnsi="Times New Roman" w:cs="Times New Roman"/>
        </w:rPr>
        <w:t xml:space="preserve">capture the visible state </w:t>
      </w:r>
      <w:ins w:id="264" w:author="Benton, Deon" w:date="2026-06-19T12:42:00Z" w16du:dateUtc="2026-06-19T17:42:00Z">
        <w:r w:rsidR="00B7644B">
          <w:rPr>
            <w:rFonts w:ascii="Times New Roman" w:hAnsi="Times New Roman" w:cs="Times New Roman"/>
          </w:rPr>
          <w:t>at points along the trajectory</w:t>
        </w:r>
      </w:ins>
      <w:ins w:id="265" w:author="Benton, Deon" w:date="2026-06-14T15:20:00Z" w16du:dateUtc="2026-06-14T20:20:00Z">
        <w:r w:rsidR="00966E4F">
          <w:rPr>
            <w:rFonts w:ascii="Times New Roman" w:hAnsi="Times New Roman" w:cs="Times New Roman"/>
          </w:rPr>
          <w:t>.</w:t>
        </w:r>
      </w:ins>
      <w:r w:rsidR="00861E76">
        <w:rPr>
          <w:rFonts w:ascii="Times New Roman" w:hAnsi="Times New Roman" w:cs="Times New Roman"/>
        </w:rPr>
        <w:t xml:space="preserve"> </w:t>
      </w:r>
      <w:ins w:id="266" w:author="Benton, Deon" w:date="2026-06-12T14:40:00Z" w16du:dateUtc="2026-06-12T19:40:00Z">
        <w:r>
          <w:rPr>
            <w:rFonts w:ascii="Times New Roman" w:hAnsi="Times New Roman" w:cs="Times New Roman"/>
          </w:rPr>
          <w:t xml:space="preserve">Van </w:t>
        </w:r>
        <w:proofErr w:type="spellStart"/>
        <w:r>
          <w:rPr>
            <w:rFonts w:ascii="Times New Roman" w:hAnsi="Times New Roman" w:cs="Times New Roman"/>
          </w:rPr>
          <w:t>Overwalle</w:t>
        </w:r>
      </w:ins>
      <w:proofErr w:type="spellEnd"/>
      <w:r w:rsidR="00B95495" w:rsidRPr="00B95495">
        <w:rPr>
          <w:rFonts w:ascii="Times New Roman" w:hAnsi="Times New Roman" w:cs="Times New Roman"/>
        </w:rPr>
        <w:t xml:space="preserve"> (2010)</w:t>
      </w:r>
      <w:ins w:id="267" w:author="Benton, Deon" w:date="2026-06-19T12:43:00Z" w16du:dateUtc="2026-06-19T17:43:00Z">
        <w:r w:rsidR="00123608">
          <w:rPr>
            <w:rFonts w:ascii="Times New Roman" w:hAnsi="Times New Roman" w:cs="Times New Roman"/>
          </w:rPr>
          <w:t xml:space="preserve"> </w:t>
        </w:r>
      </w:ins>
      <w:del w:id="268" w:author="Benton, Deon" w:date="2026-06-19T12:43:00Z" w16du:dateUtc="2026-06-19T17:43:00Z">
        <w:r w:rsidR="00B95495" w:rsidRPr="00B95495" w:rsidDel="00123608">
          <w:rPr>
            <w:rFonts w:ascii="Times New Roman" w:hAnsi="Times New Roman" w:cs="Times New Roman"/>
          </w:rPr>
          <w:delText xml:space="preserve"> </w:delText>
        </w:r>
      </w:del>
      <w:r w:rsidR="00B95495" w:rsidRPr="00B95495">
        <w:rPr>
          <w:rFonts w:ascii="Times New Roman" w:hAnsi="Times New Roman" w:cs="Times New Roman"/>
        </w:rPr>
        <w:t>showed that a connectionist implementation of this proposal could reproduce Gergely et al.</w:t>
      </w:r>
      <w:r w:rsidR="00FF7960">
        <w:rPr>
          <w:rFonts w:ascii="Times New Roman" w:hAnsi="Times New Roman" w:cs="Times New Roman"/>
        </w:rPr>
        <w:t>’s</w:t>
      </w:r>
      <w:r w:rsidR="00B95495" w:rsidRPr="00B95495">
        <w:rPr>
          <w:rFonts w:ascii="Times New Roman" w:hAnsi="Times New Roman" w:cs="Times New Roman"/>
        </w:rPr>
        <w:t xml:space="preserve"> (1995)</w:t>
      </w:r>
      <w:r w:rsidR="00FF7960">
        <w:rPr>
          <w:rFonts w:ascii="Times New Roman" w:hAnsi="Times New Roman" w:cs="Times New Roman"/>
        </w:rPr>
        <w:t xml:space="preserve"> findings</w:t>
      </w:r>
      <w:ins w:id="269" w:author="Benton, Deon" w:date="2026-06-14T15:29:00Z" w16du:dateUtc="2026-06-14T20:29:00Z">
        <w:r w:rsidR="004F4B31">
          <w:rPr>
            <w:rFonts w:ascii="Times New Roman" w:hAnsi="Times New Roman" w:cs="Times New Roman"/>
          </w:rPr>
          <w:t>:</w:t>
        </w:r>
      </w:ins>
      <w:r w:rsidR="00B95495" w:rsidRPr="00B95495">
        <w:rPr>
          <w:rFonts w:ascii="Times New Roman" w:hAnsi="Times New Roman" w:cs="Times New Roman"/>
        </w:rPr>
        <w:t xml:space="preserve"> </w:t>
      </w:r>
      <w:ins w:id="270" w:author="Benton, Deon" w:date="2026-06-19T12:44:00Z" w16du:dateUtc="2026-06-19T17:44:00Z">
        <w:r w:rsidR="00123608">
          <w:rPr>
            <w:rFonts w:ascii="Times New Roman" w:hAnsi="Times New Roman" w:cs="Times New Roman"/>
          </w:rPr>
          <w:t xml:space="preserve">Habituation to constrained but not to unconstrained action produced longer looking to the inefficient </w:t>
        </w:r>
      </w:ins>
      <w:ins w:id="271" w:author="Benton, Deon" w:date="2026-06-19T12:45:00Z" w16du:dateUtc="2026-06-19T17:45:00Z">
        <w:r w:rsidR="00123608">
          <w:rPr>
            <w:rFonts w:ascii="Times New Roman" w:hAnsi="Times New Roman" w:cs="Times New Roman"/>
          </w:rPr>
          <w:t>than to the efficient test event</w:t>
        </w:r>
      </w:ins>
      <w:ins w:id="272" w:author="Benton, Deon" w:date="2026-06-19T12:44:00Z" w16du:dateUtc="2026-06-19T17:44:00Z">
        <w:r w:rsidR="00123608">
          <w:rPr>
            <w:rFonts w:ascii="Times New Roman" w:hAnsi="Times New Roman" w:cs="Times New Roman"/>
          </w:rPr>
          <w:t xml:space="preserve">. </w:t>
        </w:r>
      </w:ins>
    </w:p>
    <w:p w14:paraId="685FC961" w14:textId="6D7C7B4D" w:rsidR="00AD1A72" w:rsidRDefault="00F4387E" w:rsidP="00CF0A2A">
      <w:pPr>
        <w:spacing w:line="480" w:lineRule="auto"/>
        <w:ind w:firstLine="720"/>
        <w:contextualSpacing/>
        <w:rPr>
          <w:rFonts w:ascii="Times New Roman" w:eastAsia="Times New Roman" w:hAnsi="Times New Roman" w:cs="Times New Roman"/>
        </w:rPr>
      </w:pPr>
      <w:r>
        <w:rPr>
          <w:rFonts w:ascii="Times New Roman" w:hAnsi="Times New Roman" w:cs="Times New Roman"/>
        </w:rPr>
        <w:t>VOM10 i</w:t>
      </w:r>
      <w:ins w:id="273" w:author="Benton, Deon" w:date="2026-06-19T02:07:00Z" w16du:dateUtc="2026-06-19T07:07:00Z">
        <w:r>
          <w:rPr>
            <w:rFonts w:ascii="Times New Roman" w:hAnsi="Times New Roman" w:cs="Times New Roman"/>
          </w:rPr>
          <w:t xml:space="preserve">s nonetheless limited in </w:t>
        </w:r>
      </w:ins>
      <w:ins w:id="274" w:author="Benton, Deon" w:date="2026-06-19T13:46:00Z" w16du:dateUtc="2026-06-19T18:46:00Z">
        <w:r w:rsidR="00F3161E">
          <w:rPr>
            <w:rFonts w:ascii="Times New Roman" w:hAnsi="Times New Roman" w:cs="Times New Roman"/>
          </w:rPr>
          <w:t>a couple critical</w:t>
        </w:r>
      </w:ins>
      <w:ins w:id="275" w:author="Benton, Deon" w:date="2026-06-19T02:07:00Z" w16du:dateUtc="2026-06-19T07:07:00Z">
        <w:r>
          <w:rPr>
            <w:rFonts w:ascii="Times New Roman" w:hAnsi="Times New Roman" w:cs="Times New Roman"/>
          </w:rPr>
          <w:t xml:space="preserve"> respects</w:t>
        </w:r>
      </w:ins>
      <w:ins w:id="276" w:author="Benton, Deon" w:date="2026-06-19T12:45:00Z" w16du:dateUtc="2026-06-19T17:45:00Z">
        <w:r w:rsidR="00123608">
          <w:rPr>
            <w:rFonts w:ascii="Times New Roman" w:hAnsi="Times New Roman" w:cs="Times New Roman"/>
          </w:rPr>
          <w:t xml:space="preserve"> that bear directly on the present account</w:t>
        </w:r>
      </w:ins>
      <w:ins w:id="277" w:author="Benton, Deon" w:date="2026-06-19T02:08:00Z" w16du:dateUtc="2026-06-19T07:08:00Z">
        <w:r>
          <w:rPr>
            <w:rFonts w:ascii="Times New Roman" w:hAnsi="Times New Roman" w:cs="Times New Roman"/>
          </w:rPr>
          <w:t>. The</w:t>
        </w:r>
      </w:ins>
      <w:r w:rsidR="005F2CF5">
        <w:rPr>
          <w:rFonts w:ascii="Times New Roman" w:hAnsi="Times New Roman" w:cs="Times New Roman"/>
        </w:rPr>
        <w:t xml:space="preserve"> model</w:t>
      </w:r>
      <w:r w:rsidR="005E149F">
        <w:rPr>
          <w:rFonts w:ascii="Times New Roman" w:hAnsi="Times New Roman" w:cs="Times New Roman"/>
        </w:rPr>
        <w:t xml:space="preserve"> </w:t>
      </w:r>
      <w:ins w:id="278" w:author="Benton, Deon" w:date="2026-06-19T02:08:00Z" w16du:dateUtc="2026-06-19T07:08:00Z">
        <w:r>
          <w:rPr>
            <w:rFonts w:ascii="Times New Roman" w:hAnsi="Times New Roman" w:cs="Times New Roman"/>
          </w:rPr>
          <w:t>received no</w:t>
        </w:r>
      </w:ins>
      <w:r w:rsidR="009202A3">
        <w:rPr>
          <w:rFonts w:ascii="Times New Roman" w:hAnsi="Times New Roman" w:cs="Times New Roman"/>
        </w:rPr>
        <w:t xml:space="preserve">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ins w:id="279" w:author="Benton, Deon" w:date="2026-06-19T02:09:00Z" w16du:dateUtc="2026-06-19T07:09:00Z">
        <w:r>
          <w:rPr>
            <w:rFonts w:ascii="Times New Roman" w:hAnsi="Times New Roman" w:cs="Times New Roman"/>
          </w:rPr>
          <w:t xml:space="preserve">the simulated habituation phase. </w:t>
        </w:r>
      </w:ins>
      <w:ins w:id="280" w:author="Benton, Deon" w:date="2026-06-19T13:46:00Z" w16du:dateUtc="2026-06-19T18:46:00Z">
        <w:r w:rsidR="00F3161E">
          <w:rPr>
            <w:rFonts w:ascii="Times New Roman" w:hAnsi="Times New Roman" w:cs="Times New Roman"/>
          </w:rPr>
          <w:t>As such, it</w:t>
        </w:r>
      </w:ins>
      <w:ins w:id="281" w:author="Benton, Deon" w:date="2026-06-19T02:09:00Z" w16du:dateUtc="2026-06-19T07:09:00Z">
        <w:r>
          <w:rPr>
            <w:rFonts w:ascii="Times New Roman" w:hAnsi="Times New Roman" w:cs="Times New Roman"/>
          </w:rPr>
          <w:t xml:space="preserve"> could not draw on prior exposure the way </w:t>
        </w:r>
        <w:proofErr w:type="spellStart"/>
        <w:r>
          <w:rPr>
            <w:rFonts w:ascii="Times New Roman" w:hAnsi="Times New Roman" w:cs="Times New Roman"/>
          </w:rPr>
          <w:t>Csibra</w:t>
        </w:r>
        <w:proofErr w:type="spellEnd"/>
        <w:r>
          <w:rPr>
            <w:rFonts w:ascii="Times New Roman" w:hAnsi="Times New Roman" w:cs="Times New Roman"/>
          </w:rPr>
          <w:t xml:space="preserve"> et a</w:t>
        </w:r>
      </w:ins>
      <w:ins w:id="282" w:author="Benton, Deon" w:date="2026-06-19T02:10:00Z" w16du:dateUtc="2026-06-19T07:10:00Z">
        <w:r>
          <w:rPr>
            <w:rFonts w:ascii="Times New Roman" w:hAnsi="Times New Roman" w:cs="Times New Roman"/>
          </w:rPr>
          <w:t>l.</w:t>
        </w:r>
      </w:ins>
      <w:ins w:id="283" w:author="Benton, Deon" w:date="2026-06-19T13:47:00Z" w16du:dateUtc="2026-06-19T18:47:00Z">
        <w:r w:rsidR="00F3161E">
          <w:rPr>
            <w:rFonts w:ascii="Times New Roman" w:hAnsi="Times New Roman" w:cs="Times New Roman"/>
          </w:rPr>
          <w:t>’s</w:t>
        </w:r>
      </w:ins>
      <w:ins w:id="284" w:author="Benton, Deon" w:date="2026-06-19T02:10:00Z" w16du:dateUtc="2026-06-19T07:10:00Z">
        <w:r>
          <w:rPr>
            <w:rFonts w:ascii="Times New Roman" w:hAnsi="Times New Roman" w:cs="Times New Roman"/>
          </w:rPr>
          <w:t xml:space="preserve"> (2003) </w:t>
        </w:r>
      </w:ins>
      <w:ins w:id="285" w:author="Benton, Deon" w:date="2026-06-19T13:47:00Z" w16du:dateUtc="2026-06-19T18:47:00Z">
        <w:r w:rsidR="00F3161E">
          <w:rPr>
            <w:rFonts w:ascii="Times New Roman" w:hAnsi="Times New Roman" w:cs="Times New Roman"/>
          </w:rPr>
          <w:t xml:space="preserve">inference findings </w:t>
        </w:r>
      </w:ins>
      <w:ins w:id="286" w:author="Benton, Deon" w:date="2026-06-19T15:43:00Z" w16du:dateUtc="2026-06-19T20:43:00Z">
        <w:r w:rsidR="002A0B8F">
          <w:rPr>
            <w:rFonts w:ascii="Times New Roman" w:hAnsi="Times New Roman" w:cs="Times New Roman"/>
          </w:rPr>
          <w:t>requires</w:t>
        </w:r>
      </w:ins>
      <w:ins w:id="287" w:author="Benton, Deon" w:date="2026-06-19T02:10:00Z" w16du:dateUtc="2026-06-19T07:10:00Z">
        <w:r>
          <w:rPr>
            <w:rFonts w:ascii="Times New Roman" w:hAnsi="Times New Roman" w:cs="Times New Roman"/>
          </w:rPr>
          <w:t xml:space="preserve">. </w:t>
        </w:r>
      </w:ins>
      <w:r w:rsidR="005F2CF5">
        <w:rPr>
          <w:rFonts w:ascii="Times New Roman" w:hAnsi="Times New Roman" w:cs="Times New Roman"/>
        </w:rPr>
        <w:t xml:space="preserve"> </w:t>
      </w:r>
      <w:ins w:id="288" w:author="Benton, Deon" w:date="2026-06-19T13:50:00Z" w16du:dateUtc="2026-06-19T18:50:00Z">
        <w:r w:rsidR="006318BD">
          <w:rPr>
            <w:rFonts w:ascii="Times New Roman" w:hAnsi="Times New Roman" w:cs="Times New Roman"/>
          </w:rPr>
          <w:t>The model</w:t>
        </w:r>
      </w:ins>
      <w:ins w:id="289" w:author="Benton, Deon" w:date="2026-06-19T13:51:00Z" w16du:dateUtc="2026-06-19T18:51:00Z">
        <w:r w:rsidR="006318BD">
          <w:rPr>
            <w:rFonts w:ascii="Times New Roman" w:hAnsi="Times New Roman" w:cs="Times New Roman"/>
          </w:rPr>
          <w:t xml:space="preserve"> built in </w:t>
        </w:r>
      </w:ins>
      <w:ins w:id="290" w:author="Benton, Deon" w:date="2026-06-19T14:00:00Z" w16du:dateUtc="2026-06-19T19:00:00Z">
        <w:r w:rsidR="006318BD">
          <w:rPr>
            <w:rFonts w:ascii="Times New Roman" w:hAnsi="Times New Roman" w:cs="Times New Roman"/>
          </w:rPr>
          <w:t>the very c</w:t>
        </w:r>
      </w:ins>
      <w:ins w:id="291" w:author="Benton, Deon" w:date="2026-06-19T13:51:00Z" w16du:dateUtc="2026-06-19T18:51:00Z">
        <w:r w:rsidR="006318BD">
          <w:rPr>
            <w:rFonts w:ascii="Times New Roman" w:hAnsi="Times New Roman" w:cs="Times New Roman"/>
          </w:rPr>
          <w:t xml:space="preserve">oncepts that </w:t>
        </w:r>
      </w:ins>
      <w:ins w:id="292" w:author="Benton, Deon" w:date="2026-06-19T13:52:00Z" w16du:dateUtc="2026-06-19T18:52:00Z">
        <w:r w:rsidR="006318BD">
          <w:rPr>
            <w:rFonts w:ascii="Times New Roman" w:hAnsi="Times New Roman" w:cs="Times New Roman"/>
          </w:rPr>
          <w:t>lean accounts should explain by sti</w:t>
        </w:r>
      </w:ins>
      <w:ins w:id="293" w:author="Benton, Deon" w:date="2026-06-19T13:50:00Z" w16du:dateUtc="2026-06-19T18:50:00Z">
        <w:r w:rsidR="006318BD">
          <w:rPr>
            <w:rFonts w:ascii="Times New Roman" w:hAnsi="Times New Roman" w:cs="Times New Roman"/>
          </w:rPr>
          <w:t>pulat</w:t>
        </w:r>
      </w:ins>
      <w:ins w:id="294" w:author="Benton, Deon" w:date="2026-06-19T14:00:00Z" w16du:dateUtc="2026-06-19T19:00:00Z">
        <w:r w:rsidR="006318BD">
          <w:rPr>
            <w:rFonts w:ascii="Times New Roman" w:hAnsi="Times New Roman" w:cs="Times New Roman"/>
          </w:rPr>
          <w:t>ing</w:t>
        </w:r>
      </w:ins>
      <w:ins w:id="295" w:author="Benton, Deon" w:date="2026-06-19T13:50:00Z" w16du:dateUtc="2026-06-19T18:50:00Z">
        <w:r w:rsidR="006318BD">
          <w:rPr>
            <w:rFonts w:ascii="Times New Roman" w:hAnsi="Times New Roman" w:cs="Times New Roman"/>
          </w:rPr>
          <w:t xml:space="preserve"> units for agents and objects</w:t>
        </w:r>
      </w:ins>
      <w:ins w:id="296" w:author="Benton, Deon" w:date="2026-06-19T13:52:00Z" w16du:dateUtc="2026-06-19T18:52:00Z">
        <w:r w:rsidR="006318BD">
          <w:rPr>
            <w:rFonts w:ascii="Times New Roman" w:hAnsi="Times New Roman" w:cs="Times New Roman"/>
          </w:rPr>
          <w:t>.</w:t>
        </w:r>
      </w:ins>
      <w:ins w:id="297" w:author="Benton, Deon" w:date="2026-06-19T13:50:00Z" w16du:dateUtc="2026-06-19T18:50:00Z">
        <w:r w:rsidR="006318BD">
          <w:rPr>
            <w:rFonts w:ascii="Times New Roman" w:hAnsi="Times New Roman" w:cs="Times New Roman"/>
          </w:rPr>
          <w:t xml:space="preserve"> </w:t>
        </w:r>
      </w:ins>
      <w:ins w:id="298" w:author="Benton, Deon" w:date="2026-06-19T02:12:00Z" w16du:dateUtc="2026-06-19T07:12:00Z">
        <w:r>
          <w:rPr>
            <w:rFonts w:ascii="Times New Roman" w:hAnsi="Times New Roman" w:cs="Times New Roman"/>
          </w:rPr>
          <w:t xml:space="preserve">Finally, </w:t>
        </w:r>
      </w:ins>
      <w:ins w:id="299" w:author="Benton, Deon" w:date="2026-06-19T14:01:00Z" w16du:dateUtc="2026-06-19T19:01:00Z">
        <w:r w:rsidR="00D17908">
          <w:rPr>
            <w:rFonts w:ascii="Times New Roman" w:hAnsi="Times New Roman" w:cs="Times New Roman"/>
          </w:rPr>
          <w:t xml:space="preserve">VOM10 departed from </w:t>
        </w:r>
      </w:ins>
      <w:ins w:id="300" w:author="Benton, Deon" w:date="2026-06-19T02:14:00Z" w16du:dateUtc="2026-06-19T07:14:00Z">
        <w:r w:rsidR="00A74E00">
          <w:rPr>
            <w:rFonts w:ascii="Times New Roman" w:hAnsi="Times New Roman" w:cs="Times New Roman"/>
          </w:rPr>
          <w:t>Gergely et al.</w:t>
        </w:r>
      </w:ins>
      <w:ins w:id="301" w:author="Benton, Deon" w:date="2026-06-19T14:01:00Z" w16du:dateUtc="2026-06-19T19:01:00Z">
        <w:r w:rsidR="00D17908">
          <w:rPr>
            <w:rFonts w:ascii="Times New Roman" w:hAnsi="Times New Roman" w:cs="Times New Roman"/>
          </w:rPr>
          <w:t>’s</w:t>
        </w:r>
      </w:ins>
      <w:ins w:id="302" w:author="Benton, Deon" w:date="2026-06-19T02:14:00Z" w16du:dateUtc="2026-06-19T07:14:00Z">
        <w:r w:rsidR="00A74E00">
          <w:rPr>
            <w:rFonts w:ascii="Times New Roman" w:hAnsi="Times New Roman" w:cs="Times New Roman"/>
          </w:rPr>
          <w:t xml:space="preserve"> (1995) study in two crucial ways: It omitted the obstacle from the Control habituation event and the </w:t>
        </w:r>
      </w:ins>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00AD1A72" w:rsidRPr="00AD1A72">
        <w:rPr>
          <w:rFonts w:ascii="Times New Roman" w:eastAsia="Times New Roman" w:hAnsi="Times New Roman" w:cs="Times New Roman"/>
        </w:rPr>
        <w:t>simulated curved trajectory overshot the barrier</w:t>
      </w:r>
      <w:ins w:id="303" w:author="Benton, Deon" w:date="2026-06-14T15:44:00Z" w16du:dateUtc="2026-06-14T20:44:00Z">
        <w:r w:rsidR="00B02DD6">
          <w:rPr>
            <w:rFonts w:ascii="Times New Roman" w:eastAsia="Times New Roman" w:hAnsi="Times New Roman" w:cs="Times New Roman"/>
          </w:rPr>
          <w:t xml:space="preserve">. </w:t>
        </w:r>
      </w:ins>
      <w:ins w:id="304" w:author="Benton, Deon" w:date="2026-06-19T14:02:00Z" w16du:dateUtc="2026-06-19T19:02:00Z">
        <w:r w:rsidR="00D17908">
          <w:rPr>
            <w:rFonts w:ascii="Times New Roman" w:eastAsia="Times New Roman" w:hAnsi="Times New Roman" w:cs="Times New Roman"/>
          </w:rPr>
          <w:t>Thus, it is unclear</w:t>
        </w:r>
        <w:r w:rsidR="009F0C92">
          <w:rPr>
            <w:rFonts w:ascii="Times New Roman" w:eastAsia="Times New Roman" w:hAnsi="Times New Roman" w:cs="Times New Roman"/>
          </w:rPr>
          <w:t xml:space="preserve"> what</w:t>
        </w:r>
        <w:r w:rsidR="00D17908">
          <w:rPr>
            <w:rFonts w:ascii="Times New Roman" w:eastAsia="Times New Roman" w:hAnsi="Times New Roman" w:cs="Times New Roman"/>
          </w:rPr>
          <w:t xml:space="preserve"> </w:t>
        </w:r>
      </w:ins>
      <w:r w:rsidR="00AD1A72" w:rsidRPr="00AD1A72">
        <w:rPr>
          <w:rFonts w:ascii="Times New Roman" w:eastAsia="Times New Roman" w:hAnsi="Times New Roman" w:cs="Times New Roman"/>
        </w:rPr>
        <w:t xml:space="preserve">can be concluded </w:t>
      </w:r>
      <w:ins w:id="305" w:author="Benton, Deon" w:date="2026-06-19T02:16:00Z" w16du:dateUtc="2026-06-19T07:16:00Z">
        <w:r w:rsidR="00A74E00">
          <w:rPr>
            <w:rFonts w:ascii="Times New Roman" w:eastAsia="Times New Roman" w:hAnsi="Times New Roman" w:cs="Times New Roman"/>
          </w:rPr>
          <w:t xml:space="preserve">from the model’s apparent success. </w:t>
        </w:r>
      </w:ins>
    </w:p>
    <w:p w14:paraId="6BEE43CD" w14:textId="48332863" w:rsidR="002450CA" w:rsidRDefault="00266F42" w:rsidP="00037EA9">
      <w:pPr>
        <w:spacing w:line="480" w:lineRule="auto"/>
        <w:ind w:firstLine="720"/>
        <w:contextualSpacing/>
        <w:rPr>
          <w:ins w:id="306" w:author="Benton, Deon" w:date="2026-06-14T15:45:00Z" w16du:dateUtc="2026-06-14T20:45:00Z"/>
          <w:rFonts w:ascii="Times New Roman" w:hAnsi="Times New Roman" w:cs="Times New Roman"/>
        </w:rPr>
      </w:pPr>
      <w:ins w:id="307" w:author="Benton, Deon" w:date="2026-06-19T15:44:00Z" w16du:dateUtc="2026-06-19T20:44:00Z">
        <w:r w:rsidRPr="00266F42">
          <w:rPr>
            <w:rFonts w:ascii="Times New Roman" w:eastAsia="Times New Roman" w:hAnsi="Times New Roman" w:cs="Times New Roman"/>
          </w:rPr>
          <w:lastRenderedPageBreak/>
          <w:t>The present paper develops an alternative lean account</w:t>
        </w:r>
      </w:ins>
      <w:ins w:id="308" w:author="Benton, Deon" w:date="2026-06-19T15:48:00Z" w16du:dateUtc="2026-06-19T20:48:00Z">
        <w:r w:rsidR="00D101D8">
          <w:rPr>
            <w:rFonts w:ascii="Times New Roman" w:eastAsia="Times New Roman" w:hAnsi="Times New Roman" w:cs="Times New Roman"/>
          </w:rPr>
          <w:t>—instantiated as a connectionist computational model—</w:t>
        </w:r>
      </w:ins>
      <w:ins w:id="309" w:author="Benton, Deon" w:date="2026-06-19T15:44:00Z" w16du:dateUtc="2026-06-19T20:44:00Z">
        <w:r w:rsidRPr="00266F42">
          <w:rPr>
            <w:rFonts w:ascii="Times New Roman" w:eastAsia="Times New Roman" w:hAnsi="Times New Roman" w:cs="Times New Roman"/>
          </w:rPr>
          <w:t>that captures Gergely et al.'s (1995) findings and the</w:t>
        </w:r>
      </w:ins>
      <w:ins w:id="310" w:author="Benton, Deon" w:date="2026-06-19T15:48:00Z" w16du:dateUtc="2026-06-19T20:48:00Z">
        <w:r w:rsidR="00D101D8">
          <w:rPr>
            <w:rFonts w:ascii="Times New Roman" w:eastAsia="Times New Roman" w:hAnsi="Times New Roman" w:cs="Times New Roman"/>
          </w:rPr>
          <w:t xml:space="preserve"> above</w:t>
        </w:r>
      </w:ins>
      <w:ins w:id="311" w:author="Benton, Deon" w:date="2026-06-19T15:44:00Z" w16du:dateUtc="2026-06-19T20:44:00Z">
        <w:r w:rsidRPr="00266F42">
          <w:rPr>
            <w:rFonts w:ascii="Times New Roman" w:eastAsia="Times New Roman" w:hAnsi="Times New Roman" w:cs="Times New Roman"/>
          </w:rPr>
          <w:t xml:space="preserve"> four target findings reviewed.</w:t>
        </w:r>
      </w:ins>
      <w:ins w:id="312" w:author="Benton, Deon" w:date="2026-06-19T15:45:00Z" w16du:dateUtc="2026-06-19T20:45:00Z">
        <w:r>
          <w:rPr>
            <w:rFonts w:ascii="Times New Roman" w:eastAsia="Times New Roman" w:hAnsi="Times New Roman" w:cs="Times New Roman"/>
          </w:rPr>
          <w:t xml:space="preserve"> </w:t>
        </w:r>
      </w:ins>
      <w:ins w:id="313" w:author="Benton, Deon" w:date="2026-06-19T15:48:00Z" w16du:dateUtc="2026-06-19T20:48:00Z">
        <w:r w:rsidR="00D101D8">
          <w:rPr>
            <w:rFonts w:ascii="Times New Roman" w:eastAsia="Times New Roman" w:hAnsi="Times New Roman" w:cs="Times New Roman"/>
          </w:rPr>
          <w:t>It is</w:t>
        </w:r>
      </w:ins>
      <w:ins w:id="314" w:author="Benton, Deon" w:date="2026-06-19T15:45:00Z" w16du:dateUtc="2026-06-19T20:45:00Z">
        <w:r>
          <w:rPr>
            <w:rFonts w:ascii="Times New Roman" w:eastAsia="Times New Roman" w:hAnsi="Times New Roman" w:cs="Times New Roman"/>
          </w:rPr>
          <w:t xml:space="preserve"> then compared to </w:t>
        </w:r>
      </w:ins>
      <w:ins w:id="315" w:author="Benton, Deon" w:date="2026-06-19T02:19:00Z" w16du:dateUtc="2026-06-19T07:19:00Z">
        <w:r w:rsidR="00A74E00">
          <w:rPr>
            <w:rFonts w:ascii="Times New Roman" w:hAnsi="Times New Roman" w:cs="Times New Roman"/>
          </w:rPr>
          <w:t xml:space="preserve">VOM10 and modified versions of both models. </w:t>
        </w:r>
      </w:ins>
    </w:p>
    <w:p w14:paraId="5BA2404B" w14:textId="77777777" w:rsidR="005F40ED" w:rsidRDefault="005F40ED" w:rsidP="005F40ED">
      <w:pPr>
        <w:spacing w:line="480" w:lineRule="auto"/>
        <w:contextualSpacing/>
        <w:rPr>
          <w:ins w:id="316" w:author="Benton, Deon" w:date="2026-06-14T15:45:00Z" w16du:dateUtc="2026-06-14T20:45:00Z"/>
          <w:rFonts w:ascii="Times New Roman" w:hAnsi="Times New Roman" w:cs="Times New Roman"/>
        </w:rPr>
      </w:pPr>
    </w:p>
    <w:p w14:paraId="68070DDC" w14:textId="37AF36A8" w:rsidR="005F40ED" w:rsidRPr="00445430" w:rsidRDefault="005F40ED" w:rsidP="005F40ED">
      <w:pPr>
        <w:spacing w:line="480" w:lineRule="auto"/>
        <w:contextualSpacing/>
        <w:rPr>
          <w:rFonts w:ascii="Times New Roman" w:hAnsi="Times New Roman" w:cs="Times New Roman"/>
          <w:b/>
          <w:bCs/>
        </w:rPr>
      </w:pPr>
      <w:ins w:id="317" w:author="Benton, Deon" w:date="2026-06-14T15:45:00Z" w16du:dateUtc="2026-06-14T20:45:00Z">
        <w:r>
          <w:rPr>
            <w:rFonts w:ascii="Times New Roman" w:hAnsi="Times New Roman" w:cs="Times New Roman"/>
            <w:b/>
            <w:bCs/>
          </w:rPr>
          <w:t>An experienced-based associative learning a</w:t>
        </w:r>
      </w:ins>
      <w:ins w:id="318" w:author="Benton, Deon" w:date="2026-06-14T15:46:00Z" w16du:dateUtc="2026-06-14T20:46:00Z">
        <w:r>
          <w:rPr>
            <w:rFonts w:ascii="Times New Roman" w:hAnsi="Times New Roman" w:cs="Times New Roman"/>
            <w:b/>
            <w:bCs/>
          </w:rPr>
          <w:t>ccount of</w:t>
        </w:r>
      </w:ins>
      <w:r w:rsidRPr="00B12893">
        <w:rPr>
          <w:rFonts w:ascii="Times New Roman" w:hAnsi="Times New Roman" w:cs="Times New Roman"/>
          <w:b/>
          <w:bCs/>
        </w:rPr>
        <w:t xml:space="preserve"> infants’ </w:t>
      </w:r>
      <w:ins w:id="319" w:author="Benton, Deon" w:date="2026-06-14T15:46:00Z" w16du:dateUtc="2026-06-14T20:46:00Z">
        <w:r>
          <w:rPr>
            <w:rFonts w:ascii="Times New Roman" w:hAnsi="Times New Roman" w:cs="Times New Roman"/>
            <w:b/>
            <w:bCs/>
          </w:rPr>
          <w:t xml:space="preserve">looking </w:t>
        </w:r>
      </w:ins>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64A64A0E" w14:textId="1C5445D0" w:rsidR="005F40ED" w:rsidDel="005F40ED" w:rsidRDefault="005F40ED" w:rsidP="005F40ED">
      <w:pPr>
        <w:spacing w:line="480" w:lineRule="auto"/>
        <w:contextualSpacing/>
        <w:rPr>
          <w:del w:id="320" w:author="Benton, Deon" w:date="2026-06-14T15:45:00Z" w16du:dateUtc="2026-06-14T20:45:00Z"/>
          <w:rFonts w:ascii="Times New Roman" w:hAnsi="Times New Roman" w:cs="Times New Roman"/>
        </w:rPr>
      </w:pPr>
    </w:p>
    <w:p w14:paraId="7F6ABDE0" w14:textId="77777777" w:rsidR="0041222C" w:rsidRDefault="0041222C" w:rsidP="0041222C">
      <w:pPr>
        <w:spacing w:line="480" w:lineRule="auto"/>
        <w:contextualSpacing/>
        <w:rPr>
          <w:rFonts w:ascii="Times New Roman" w:hAnsi="Times New Roman" w:cs="Times New Roman"/>
        </w:rPr>
      </w:pPr>
    </w:p>
    <w:tbl>
      <w:tblPr>
        <w:tblStyle w:val="TableGrid"/>
        <w:tblW w:w="11653"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3"/>
      </w:tblGrid>
      <w:tr w:rsidR="0041222C" w14:paraId="447C7F94" w14:textId="77777777" w:rsidTr="0041222C">
        <w:trPr>
          <w:trHeight w:val="6752"/>
        </w:trPr>
        <w:tc>
          <w:tcPr>
            <w:tcW w:w="11653" w:type="dxa"/>
          </w:tcPr>
          <w:p w14:paraId="2B91B267" w14:textId="77777777" w:rsidR="0041222C" w:rsidRDefault="0041222C" w:rsidP="0041222C">
            <w:pPr>
              <w:keepNext/>
              <w:spacing w:line="480" w:lineRule="auto"/>
              <w:contextualSpacing/>
            </w:pPr>
            <w:r>
              <w:rPr>
                <w:rFonts w:ascii="Times New Roman" w:eastAsia="Times New Roman" w:hAnsi="Times New Roman" w:cs="Times New Roman"/>
                <w:noProof/>
              </w:rPr>
              <w:lastRenderedPageBreak/>
              <w:drawing>
                <wp:inline distT="0" distB="0" distL="0" distR="0" wp14:anchorId="406E58E1" wp14:editId="6FA57E60">
                  <wp:extent cx="7070386" cy="4595751"/>
                  <wp:effectExtent l="0" t="0" r="0" b="0"/>
                  <wp:docPr id="13326439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3933" name="Picture 1332643933"/>
                          <pic:cNvPicPr/>
                        </pic:nvPicPr>
                        <pic:blipFill>
                          <a:blip r:embed="rId12"/>
                          <a:stretch>
                            <a:fillRect/>
                          </a:stretch>
                        </pic:blipFill>
                        <pic:spPr>
                          <a:xfrm>
                            <a:off x="0" y="0"/>
                            <a:ext cx="7115013" cy="4624759"/>
                          </a:xfrm>
                          <a:prstGeom prst="rect">
                            <a:avLst/>
                          </a:prstGeom>
                        </pic:spPr>
                      </pic:pic>
                    </a:graphicData>
                  </a:graphic>
                </wp:inline>
              </w:drawing>
            </w:r>
          </w:p>
          <w:p w14:paraId="47CAA72F" w14:textId="17EB0B32" w:rsidR="0041222C" w:rsidRPr="00B05318" w:rsidRDefault="0041222C" w:rsidP="0041222C">
            <w:pPr>
              <w:pStyle w:val="Caption"/>
              <w:rPr>
                <w:rFonts w:ascii="Times New Roman" w:eastAsia="Times New Roman" w:hAnsi="Times New Roman" w:cs="Times New Roman"/>
                <w:i w:val="0"/>
                <w:iCs w:val="0"/>
                <w:sz w:val="24"/>
                <w:szCs w:val="24"/>
              </w:rPr>
            </w:pPr>
            <w:r w:rsidRPr="0041222C">
              <w:rPr>
                <w:rFonts w:ascii="Times New Roman" w:hAnsi="Times New Roman" w:cs="Times New Roman"/>
                <w:b/>
                <w:bCs/>
                <w:i w:val="0"/>
                <w:iCs w:val="0"/>
                <w:color w:val="000000" w:themeColor="text1"/>
                <w:sz w:val="24"/>
                <w:szCs w:val="24"/>
              </w:rPr>
              <w:t xml:space="preserve">Figure </w:t>
            </w:r>
            <w:r w:rsidRPr="0041222C">
              <w:rPr>
                <w:rFonts w:ascii="Times New Roman" w:hAnsi="Times New Roman" w:cs="Times New Roman"/>
                <w:b/>
                <w:bCs/>
                <w:i w:val="0"/>
                <w:iCs w:val="0"/>
                <w:color w:val="000000" w:themeColor="text1"/>
                <w:sz w:val="24"/>
                <w:szCs w:val="24"/>
              </w:rPr>
              <w:fldChar w:fldCharType="begin"/>
            </w:r>
            <w:r w:rsidRPr="0041222C">
              <w:rPr>
                <w:rFonts w:ascii="Times New Roman" w:hAnsi="Times New Roman" w:cs="Times New Roman"/>
                <w:b/>
                <w:bCs/>
                <w:i w:val="0"/>
                <w:iCs w:val="0"/>
                <w:color w:val="000000" w:themeColor="text1"/>
                <w:sz w:val="24"/>
                <w:szCs w:val="24"/>
              </w:rPr>
              <w:instrText xml:space="preserve"> SEQ Figure \* ARABIC </w:instrText>
            </w:r>
            <w:r w:rsidRPr="0041222C">
              <w:rPr>
                <w:rFonts w:ascii="Times New Roman" w:hAnsi="Times New Roman" w:cs="Times New Roman"/>
                <w:b/>
                <w:bCs/>
                <w:i w:val="0"/>
                <w:iCs w:val="0"/>
                <w:color w:val="000000" w:themeColor="text1"/>
                <w:sz w:val="24"/>
                <w:szCs w:val="24"/>
              </w:rPr>
              <w:fldChar w:fldCharType="separate"/>
            </w:r>
            <w:r w:rsidRPr="0041222C">
              <w:rPr>
                <w:rFonts w:ascii="Times New Roman" w:hAnsi="Times New Roman" w:cs="Times New Roman"/>
                <w:b/>
                <w:bCs/>
                <w:i w:val="0"/>
                <w:iCs w:val="0"/>
                <w:noProof/>
                <w:color w:val="000000" w:themeColor="text1"/>
                <w:sz w:val="24"/>
                <w:szCs w:val="24"/>
              </w:rPr>
              <w:t>3</w:t>
            </w:r>
            <w:r w:rsidRPr="0041222C">
              <w:rPr>
                <w:rFonts w:ascii="Times New Roman" w:hAnsi="Times New Roman" w:cs="Times New Roman"/>
                <w:b/>
                <w:bCs/>
                <w:i w:val="0"/>
                <w:iCs w:val="0"/>
                <w:color w:val="000000" w:themeColor="text1"/>
                <w:sz w:val="24"/>
                <w:szCs w:val="24"/>
              </w:rPr>
              <w:fldChar w:fldCharType="end"/>
            </w:r>
            <w:r w:rsidRPr="0041222C">
              <w:rPr>
                <w:rFonts w:ascii="Times New Roman" w:hAnsi="Times New Roman" w:cs="Times New Roman"/>
                <w:b/>
                <w:bCs/>
                <w:i w:val="0"/>
                <w:iCs w:val="0"/>
                <w:color w:val="000000" w:themeColor="text1"/>
                <w:sz w:val="24"/>
                <w:szCs w:val="24"/>
              </w:rPr>
              <w:t>.</w:t>
            </w:r>
            <w:r w:rsidRPr="0041222C">
              <w:rPr>
                <w:rFonts w:ascii="Times New Roman" w:hAnsi="Times New Roman" w:cs="Times New Roman"/>
                <w:i w:val="0"/>
                <w:iCs w:val="0"/>
                <w:color w:val="000000" w:themeColor="text1"/>
                <w:sz w:val="24"/>
                <w:szCs w:val="24"/>
              </w:rPr>
              <w:t xml:space="preserve"> </w:t>
            </w:r>
            <w:r w:rsidR="00374286">
              <w:rPr>
                <w:rFonts w:ascii="Times New Roman" w:hAnsi="Times New Roman" w:cs="Times New Roman"/>
                <w:color w:val="000000" w:themeColor="text1"/>
                <w:sz w:val="24"/>
                <w:szCs w:val="24"/>
              </w:rPr>
              <w:t>An associative</w:t>
            </w:r>
            <w:r w:rsidRPr="0041222C">
              <w:rPr>
                <w:rFonts w:ascii="Times New Roman" w:hAnsi="Times New Roman" w:cs="Times New Roman"/>
                <w:color w:val="000000" w:themeColor="text1"/>
                <w:sz w:val="24"/>
                <w:szCs w:val="24"/>
              </w:rPr>
              <w:t xml:space="preserve"> learning account of infants’ looking in action efficiency understanding studies.</w:t>
            </w:r>
            <w:r w:rsidR="00B05318">
              <w:rPr>
                <w:rFonts w:ascii="Times New Roman" w:hAnsi="Times New Roman" w:cs="Times New Roman"/>
                <w:color w:val="000000" w:themeColor="text1"/>
                <w:sz w:val="24"/>
                <w:szCs w:val="24"/>
              </w:rPr>
              <w:t xml:space="preserve"> </w:t>
            </w:r>
            <w:r w:rsidR="00B05318">
              <w:rPr>
                <w:rFonts w:ascii="Times New Roman" w:hAnsi="Times New Roman" w:cs="Times New Roman"/>
                <w:i w:val="0"/>
                <w:iCs w:val="0"/>
                <w:color w:val="000000" w:themeColor="text1"/>
                <w:sz w:val="24"/>
                <w:szCs w:val="24"/>
              </w:rPr>
              <w:t>(A) In the real world, infants form associations among the kinematics of different actions and the surface features of the entities and objects involved in them (e.g., arced motion is associated with obstacles</w:t>
            </w:r>
            <w:ins w:id="321" w:author="Benton, Deon" w:date="2026-06-13T22:22:00Z" w16du:dateUtc="2026-06-14T03:22:00Z">
              <w:r w:rsidR="00400808">
                <w:rPr>
                  <w:rFonts w:ascii="Times New Roman" w:hAnsi="Times New Roman" w:cs="Times New Roman"/>
                  <w:i w:val="0"/>
                  <w:iCs w:val="0"/>
                  <w:color w:val="000000" w:themeColor="text1"/>
                  <w:sz w:val="24"/>
                  <w:szCs w:val="24"/>
                </w:rPr>
                <w:t xml:space="preserve"> and</w:t>
              </w:r>
            </w:ins>
            <w:r w:rsidR="00B05318">
              <w:rPr>
                <w:rFonts w:ascii="Times New Roman" w:hAnsi="Times New Roman" w:cs="Times New Roman"/>
                <w:i w:val="0"/>
                <w:iCs w:val="0"/>
                <w:color w:val="000000" w:themeColor="text1"/>
                <w:sz w:val="24"/>
                <w:szCs w:val="24"/>
              </w:rPr>
              <w:t xml:space="preserve"> straight motion with </w:t>
            </w:r>
            <w:ins w:id="322" w:author="Benton, Deon" w:date="2026-06-13T22:22:00Z" w16du:dateUtc="2026-06-14T03:22:00Z">
              <w:r w:rsidR="00400808">
                <w:rPr>
                  <w:rFonts w:ascii="Times New Roman" w:hAnsi="Times New Roman" w:cs="Times New Roman"/>
                  <w:i w:val="0"/>
                  <w:iCs w:val="0"/>
                  <w:color w:val="000000" w:themeColor="text1"/>
                  <w:sz w:val="24"/>
                  <w:szCs w:val="24"/>
                </w:rPr>
                <w:t>absent</w:t>
              </w:r>
            </w:ins>
            <w:r w:rsidR="00B05318">
              <w:rPr>
                <w:rFonts w:ascii="Times New Roman" w:hAnsi="Times New Roman" w:cs="Times New Roman"/>
                <w:i w:val="0"/>
                <w:iCs w:val="0"/>
                <w:color w:val="000000" w:themeColor="text1"/>
                <w:sz w:val="24"/>
                <w:szCs w:val="24"/>
              </w:rPr>
              <w:t xml:space="preserve"> obstacles).</w:t>
            </w:r>
            <w:r w:rsidR="00F21BCE">
              <w:rPr>
                <w:rFonts w:ascii="Times New Roman" w:hAnsi="Times New Roman" w:cs="Times New Roman"/>
                <w:i w:val="0"/>
                <w:iCs w:val="0"/>
                <w:color w:val="000000" w:themeColor="text1"/>
                <w:sz w:val="24"/>
                <w:szCs w:val="24"/>
              </w:rPr>
              <w:t xml:space="preserve"> (B) During habituation, these associations are reinforced when arced motion occurs over an obstacle (Experimental condition) but are weakened when curved motion occurs beside it (Control condition). (C) At test, seeing a particular motion trajectory automatically activates the associated feature (e.g., an arced path activates a representation of an obstacle). If the expected features are not present, this produces prediction error which manifests as longer looking times; expectations that are met produce minimal to no error, and this manifests as shorter looking times. </w:t>
            </w:r>
          </w:p>
        </w:tc>
      </w:tr>
    </w:tbl>
    <w:p w14:paraId="3E64231A" w14:textId="77777777" w:rsidR="0041222C" w:rsidRPr="00037EA9" w:rsidRDefault="0041222C" w:rsidP="0041222C">
      <w:pPr>
        <w:spacing w:line="480" w:lineRule="auto"/>
        <w:contextualSpacing/>
        <w:rPr>
          <w:rFonts w:ascii="Times New Roman" w:eastAsia="Times New Roman" w:hAnsi="Times New Roman" w:cs="Times New Roman"/>
        </w:rPr>
      </w:pPr>
    </w:p>
    <w:p w14:paraId="009E8133" w14:textId="10700495" w:rsidR="002460C6" w:rsidRDefault="00A74E00" w:rsidP="00EF283F">
      <w:pPr>
        <w:spacing w:line="480" w:lineRule="auto"/>
        <w:ind w:firstLine="720"/>
        <w:contextualSpacing/>
        <w:rPr>
          <w:ins w:id="323" w:author="Benton, Deon" w:date="2026-06-14T17:37:00Z" w16du:dateUtc="2026-06-14T22:37:00Z"/>
          <w:rFonts w:ascii="Times New Roman" w:hAnsi="Times New Roman" w:cs="Times New Roman"/>
        </w:rPr>
      </w:pPr>
      <w:ins w:id="324" w:author="Benton, Deon" w:date="2026-06-19T02:20:00Z" w16du:dateUtc="2026-06-19T07:20:00Z">
        <w:r>
          <w:rPr>
            <w:rFonts w:ascii="Times New Roman" w:hAnsi="Times New Roman" w:cs="Times New Roman"/>
          </w:rPr>
          <w:t>The present</w:t>
        </w:r>
      </w:ins>
      <w:ins w:id="325" w:author="Benton, Deon" w:date="2026-06-14T16:37:00Z" w16du:dateUtc="2026-06-14T21:37:00Z">
        <w:r w:rsidR="005244A6" w:rsidRPr="005244A6">
          <w:rPr>
            <w:rFonts w:ascii="Times New Roman" w:hAnsi="Times New Roman" w:cs="Times New Roman"/>
          </w:rPr>
          <w:t xml:space="preserve"> account</w:t>
        </w:r>
      </w:ins>
      <w:ins w:id="326" w:author="Benton, Deon" w:date="2026-06-19T02:20:00Z" w16du:dateUtc="2026-06-19T07:20:00Z">
        <w:r>
          <w:rPr>
            <w:rFonts w:ascii="Times New Roman" w:hAnsi="Times New Roman" w:cs="Times New Roman"/>
          </w:rPr>
          <w:t>’s central proposal</w:t>
        </w:r>
      </w:ins>
      <w:ins w:id="327" w:author="Benton, Deon" w:date="2026-06-14T16:37:00Z" w16du:dateUtc="2026-06-14T21:37:00Z">
        <w:r w:rsidR="005244A6" w:rsidRPr="005244A6">
          <w:rPr>
            <w:rFonts w:ascii="Times New Roman" w:hAnsi="Times New Roman" w:cs="Times New Roman"/>
          </w:rPr>
          <w:t xml:space="preserve">—illustrated in Figure 3—is that infants' looking behavior in action efficiency studies reflects repeated experience observing agents move along straight trajectories when obstacles are absent and along arced trajectories when obstacles are present. </w:t>
        </w:r>
      </w:ins>
      <w:ins w:id="328" w:author="Benton, Deon" w:date="2026-06-19T02:22:00Z" w16du:dateUtc="2026-06-19T07:22:00Z">
        <w:r>
          <w:rPr>
            <w:rFonts w:ascii="Times New Roman" w:hAnsi="Times New Roman" w:cs="Times New Roman"/>
          </w:rPr>
          <w:t>This experience causes associations to form</w:t>
        </w:r>
      </w:ins>
      <w:ins w:id="329" w:author="Benton, Deon" w:date="2026-06-14T16:37:00Z" w16du:dateUtc="2026-06-14T21:37:00Z">
        <w:r w:rsidR="005244A6" w:rsidRPr="005244A6">
          <w:rPr>
            <w:rFonts w:ascii="Times New Roman" w:hAnsi="Times New Roman" w:cs="Times New Roman"/>
          </w:rPr>
          <w:t xml:space="preserve"> between arced motion and obstacles and between straight motion and the absence of obstacles</w:t>
        </w:r>
      </w:ins>
      <w:ins w:id="330" w:author="Benton, Deon" w:date="2026-06-14T17:40:00Z" w16du:dateUtc="2026-06-14T22:40:00Z">
        <w:r w:rsidR="00ED5049">
          <w:rPr>
            <w:rFonts w:ascii="Times New Roman" w:hAnsi="Times New Roman" w:cs="Times New Roman"/>
          </w:rPr>
          <w:t xml:space="preserve"> (Figure 3A)</w:t>
        </w:r>
      </w:ins>
      <w:ins w:id="331" w:author="Benton, Deon" w:date="2026-06-14T16:37:00Z" w16du:dateUtc="2026-06-14T21:37:00Z">
        <w:r w:rsidR="005244A6" w:rsidRPr="005244A6">
          <w:rPr>
            <w:rFonts w:ascii="Times New Roman" w:hAnsi="Times New Roman" w:cs="Times New Roman"/>
          </w:rPr>
          <w:t xml:space="preserve">. </w:t>
        </w:r>
      </w:ins>
      <w:ins w:id="332" w:author="Benton, Deon" w:date="2026-06-19T14:04:00Z" w16du:dateUtc="2026-06-19T19:04:00Z">
        <w:r w:rsidR="00132755">
          <w:rPr>
            <w:rFonts w:ascii="Times New Roman" w:hAnsi="Times New Roman" w:cs="Times New Roman"/>
          </w:rPr>
          <w:t xml:space="preserve">With repeated experience, </w:t>
        </w:r>
        <w:r w:rsidR="00132755">
          <w:rPr>
            <w:rFonts w:ascii="Times New Roman" w:hAnsi="Times New Roman" w:cs="Times New Roman"/>
          </w:rPr>
          <w:lastRenderedPageBreak/>
          <w:t>these learned</w:t>
        </w:r>
      </w:ins>
      <w:ins w:id="333" w:author="Benton, Deon" w:date="2026-06-19T02:24:00Z" w16du:dateUtc="2026-06-19T07:24:00Z">
        <w:r w:rsidR="006C0DA5">
          <w:rPr>
            <w:rFonts w:ascii="Times New Roman" w:hAnsi="Times New Roman" w:cs="Times New Roman"/>
          </w:rPr>
          <w:t xml:space="preserve"> association</w:t>
        </w:r>
      </w:ins>
      <w:ins w:id="334" w:author="Benton, Deon" w:date="2026-06-19T14:04:00Z" w16du:dateUtc="2026-06-19T19:04:00Z">
        <w:r w:rsidR="00132755">
          <w:rPr>
            <w:rFonts w:ascii="Times New Roman" w:hAnsi="Times New Roman" w:cs="Times New Roman"/>
          </w:rPr>
          <w:t>s become</w:t>
        </w:r>
      </w:ins>
      <w:ins w:id="335" w:author="Benton, Deon" w:date="2026-06-19T02:24:00Z" w16du:dateUtc="2026-06-19T07:24:00Z">
        <w:r w:rsidR="006C0DA5">
          <w:rPr>
            <w:rFonts w:ascii="Times New Roman" w:hAnsi="Times New Roman" w:cs="Times New Roman"/>
          </w:rPr>
          <w:t xml:space="preserve"> strong enough that </w:t>
        </w:r>
      </w:ins>
      <w:ins w:id="336" w:author="Benton, Deon" w:date="2026-06-19T14:04:00Z" w16du:dateUtc="2026-06-19T19:04:00Z">
        <w:r w:rsidR="00132755">
          <w:rPr>
            <w:rFonts w:ascii="Times New Roman" w:hAnsi="Times New Roman" w:cs="Times New Roman"/>
          </w:rPr>
          <w:t>presenting one component of a relat</w:t>
        </w:r>
      </w:ins>
      <w:ins w:id="337" w:author="Benton, Deon" w:date="2026-06-19T14:05:00Z" w16du:dateUtc="2026-06-19T19:05:00Z">
        <w:r w:rsidR="00132755">
          <w:rPr>
            <w:rFonts w:ascii="Times New Roman" w:hAnsi="Times New Roman" w:cs="Times New Roman"/>
          </w:rPr>
          <w:t>ion activates</w:t>
        </w:r>
      </w:ins>
      <w:ins w:id="338" w:author="Benton, Deon" w:date="2026-06-14T16:37:00Z" w16du:dateUtc="2026-06-14T21:37:00Z">
        <w:r w:rsidR="005244A6" w:rsidRPr="005244A6">
          <w:rPr>
            <w:rFonts w:ascii="Times New Roman" w:hAnsi="Times New Roman" w:cs="Times New Roman"/>
          </w:rPr>
          <w:t xml:space="preserve"> </w:t>
        </w:r>
      </w:ins>
      <w:ins w:id="339" w:author="Benton, Deon" w:date="2026-06-19T14:05:00Z" w16du:dateUtc="2026-06-19T19:05:00Z">
        <w:r w:rsidR="00132755">
          <w:rPr>
            <w:rFonts w:ascii="Times New Roman" w:hAnsi="Times New Roman" w:cs="Times New Roman"/>
          </w:rPr>
          <w:t>a</w:t>
        </w:r>
      </w:ins>
      <w:ins w:id="340" w:author="Benton, Deon" w:date="2026-06-14T16:37:00Z" w16du:dateUtc="2026-06-14T21:37:00Z">
        <w:r w:rsidR="005244A6" w:rsidRPr="005244A6">
          <w:rPr>
            <w:rFonts w:ascii="Times New Roman" w:hAnsi="Times New Roman" w:cs="Times New Roman"/>
          </w:rPr>
          <w:t xml:space="preserve"> representation of the other (for similar proposals in other domains see </w:t>
        </w:r>
        <w:proofErr w:type="spellStart"/>
        <w:r w:rsidR="005244A6" w:rsidRPr="005244A6">
          <w:rPr>
            <w:rFonts w:ascii="Times New Roman" w:hAnsi="Times New Roman" w:cs="Times New Roman"/>
          </w:rPr>
          <w:t>Rakison</w:t>
        </w:r>
        <w:proofErr w:type="spellEnd"/>
        <w:r w:rsidR="005244A6" w:rsidRPr="005244A6">
          <w:rPr>
            <w:rFonts w:ascii="Times New Roman" w:hAnsi="Times New Roman" w:cs="Times New Roman"/>
          </w:rPr>
          <w:t xml:space="preserve"> &amp; Poulin-Dubois, 2001 and Heyes, 2019). Crucially, the representations that emerge from this associative-learning process embody only the semantically neutral kinematics of the observed actions and the conceptually neutral visible surface features of the objects and entities involved.</w:t>
        </w:r>
        <w:r w:rsidR="005244A6">
          <w:rPr>
            <w:rFonts w:ascii="Times New Roman" w:hAnsi="Times New Roman" w:cs="Times New Roman"/>
          </w:rPr>
          <w:t xml:space="preserve"> </w:t>
        </w:r>
      </w:ins>
    </w:p>
    <w:p w14:paraId="6498E897" w14:textId="53538D5F" w:rsidR="001129C8" w:rsidRDefault="006C0DA5" w:rsidP="00EF283F">
      <w:pPr>
        <w:spacing w:line="480" w:lineRule="auto"/>
        <w:ind w:firstLine="720"/>
        <w:contextualSpacing/>
        <w:rPr>
          <w:rFonts w:ascii="Times New Roman" w:hAnsi="Times New Roman" w:cs="Times New Roman"/>
        </w:rPr>
      </w:pPr>
      <w:ins w:id="341" w:author="Benton, Deon" w:date="2026-06-19T02:24:00Z" w16du:dateUtc="2026-06-19T07:24:00Z">
        <w:r>
          <w:rPr>
            <w:rFonts w:ascii="Times New Roman" w:hAnsi="Times New Roman" w:cs="Times New Roman"/>
          </w:rPr>
          <w:t>Two consequences follow from this account.</w:t>
        </w:r>
      </w:ins>
      <w:ins w:id="342" w:author="Benton, Deon" w:date="2026-06-19T14:05:00Z" w16du:dateUtc="2026-06-19T19:05:00Z">
        <w:r w:rsidR="00132755">
          <w:rPr>
            <w:rFonts w:ascii="Times New Roman" w:hAnsi="Times New Roman" w:cs="Times New Roman"/>
          </w:rPr>
          <w:t xml:space="preserve"> First, </w:t>
        </w:r>
      </w:ins>
      <w:ins w:id="343" w:author="Benton, Deon" w:date="2026-06-19T14:06:00Z" w16du:dateUtc="2026-06-19T19:06:00Z">
        <w:r w:rsidR="00132755">
          <w:rPr>
            <w:rFonts w:ascii="Times New Roman" w:hAnsi="Times New Roman" w:cs="Times New Roman"/>
          </w:rPr>
          <w:t xml:space="preserve">habituation events that align with prior experience reinforce </w:t>
        </w:r>
      </w:ins>
      <w:ins w:id="344" w:author="Benton, Deon" w:date="2026-06-19T14:05:00Z" w16du:dateUtc="2026-06-19T19:05:00Z">
        <w:r w:rsidR="00132755">
          <w:rPr>
            <w:rFonts w:ascii="Times New Roman" w:hAnsi="Times New Roman" w:cs="Times New Roman"/>
          </w:rPr>
          <w:t>these associations</w:t>
        </w:r>
      </w:ins>
      <w:ins w:id="345" w:author="Benton, Deon" w:date="2026-06-19T14:06:00Z" w16du:dateUtc="2026-06-19T19:06:00Z">
        <w:r w:rsidR="00132755">
          <w:rPr>
            <w:rFonts w:ascii="Times New Roman" w:hAnsi="Times New Roman" w:cs="Times New Roman"/>
          </w:rPr>
          <w:t xml:space="preserve">; misaligned habituation events weaken </w:t>
        </w:r>
      </w:ins>
      <w:ins w:id="346" w:author="Benton, Deon" w:date="2026-06-19T14:07:00Z" w16du:dateUtc="2026-06-19T19:07:00Z">
        <w:r w:rsidR="00132755">
          <w:rPr>
            <w:rFonts w:ascii="Times New Roman" w:hAnsi="Times New Roman" w:cs="Times New Roman"/>
          </w:rPr>
          <w:t>them</w:t>
        </w:r>
      </w:ins>
      <w:ins w:id="347" w:author="Benton, Deon" w:date="2026-06-19T14:06:00Z" w16du:dateUtc="2026-06-19T19:06:00Z">
        <w:r w:rsidR="00132755">
          <w:rPr>
            <w:rFonts w:ascii="Times New Roman" w:hAnsi="Times New Roman" w:cs="Times New Roman"/>
          </w:rPr>
          <w:t>.</w:t>
        </w:r>
      </w:ins>
      <w:ins w:id="348" w:author="Benton, Deon" w:date="2026-06-19T14:07:00Z" w16du:dateUtc="2026-06-19T19:07:00Z">
        <w:r w:rsidR="00C40F27">
          <w:rPr>
            <w:rFonts w:ascii="Times New Roman" w:hAnsi="Times New Roman" w:cs="Times New Roman"/>
          </w:rPr>
          <w:t xml:space="preserve"> Second, test events presenting only one component of a learned relation </w:t>
        </w:r>
      </w:ins>
      <w:ins w:id="349" w:author="Benton, Deon" w:date="2026-06-19T14:08:00Z" w16du:dateUtc="2026-06-19T19:08:00Z">
        <w:r w:rsidR="00C40F27">
          <w:rPr>
            <w:rFonts w:ascii="Times New Roman" w:hAnsi="Times New Roman" w:cs="Times New Roman"/>
          </w:rPr>
          <w:t xml:space="preserve">will evince longer looking that those presenting both components </w:t>
        </w:r>
      </w:ins>
      <w:ins w:id="350" w:author="Benton, Deon" w:date="2026-06-14T17:39:00Z" w16du:dateUtc="2026-06-14T22:39:00Z">
        <w:r w:rsidR="00F254E9">
          <w:rPr>
            <w:rFonts w:ascii="Times New Roman" w:hAnsi="Times New Roman" w:cs="Times New Roman"/>
          </w:rPr>
          <w:t>(Figure</w:t>
        </w:r>
      </w:ins>
      <w:ins w:id="351" w:author="Benton, Deon" w:date="2026-06-14T17:40:00Z" w16du:dateUtc="2026-06-14T22:40:00Z">
        <w:r w:rsidR="00F254E9">
          <w:rPr>
            <w:rFonts w:ascii="Times New Roman" w:hAnsi="Times New Roman" w:cs="Times New Roman"/>
          </w:rPr>
          <w:t>s</w:t>
        </w:r>
      </w:ins>
      <w:ins w:id="352" w:author="Benton, Deon" w:date="2026-06-14T17:39:00Z" w16du:dateUtc="2026-06-14T22:39:00Z">
        <w:r w:rsidR="00F254E9">
          <w:rPr>
            <w:rFonts w:ascii="Times New Roman" w:hAnsi="Times New Roman" w:cs="Times New Roman"/>
          </w:rPr>
          <w:t xml:space="preserve"> 3C and </w:t>
        </w:r>
      </w:ins>
      <w:ins w:id="353" w:author="Benton, Deon" w:date="2026-06-14T17:40:00Z" w16du:dateUtc="2026-06-14T22:40:00Z">
        <w:r w:rsidR="00F254E9">
          <w:rPr>
            <w:rFonts w:ascii="Times New Roman" w:hAnsi="Times New Roman" w:cs="Times New Roman"/>
          </w:rPr>
          <w:t>3</w:t>
        </w:r>
      </w:ins>
      <w:ins w:id="354" w:author="Benton, Deon" w:date="2026-06-14T17:39:00Z" w16du:dateUtc="2026-06-14T22:39:00Z">
        <w:r w:rsidR="00F254E9">
          <w:rPr>
            <w:rFonts w:ascii="Times New Roman" w:hAnsi="Times New Roman" w:cs="Times New Roman"/>
          </w:rPr>
          <w:t>D)</w:t>
        </w:r>
      </w:ins>
      <w:ins w:id="355" w:author="Benton, Deon" w:date="2026-06-14T17:37:00Z" w16du:dateUtc="2026-06-14T22:37:00Z">
        <w:r w:rsidR="002460C6" w:rsidRPr="002460C6">
          <w:rPr>
            <w:rFonts w:ascii="Times New Roman" w:hAnsi="Times New Roman" w:cs="Times New Roman"/>
          </w:rPr>
          <w:t xml:space="preserve">. Together, these principles explain why infants habituated to </w:t>
        </w:r>
      </w:ins>
      <w:ins w:id="356" w:author="Benton, Deon" w:date="2026-06-19T14:09:00Z" w16du:dateUtc="2026-06-19T19:09:00Z">
        <w:r w:rsidR="00E12FBD">
          <w:rPr>
            <w:rFonts w:ascii="Times New Roman" w:hAnsi="Times New Roman" w:cs="Times New Roman"/>
          </w:rPr>
          <w:t>constrai</w:t>
        </w:r>
      </w:ins>
      <w:ins w:id="357" w:author="Benton, Deon" w:date="2026-06-19T14:10:00Z" w16du:dateUtc="2026-06-19T19:10:00Z">
        <w:r w:rsidR="00E12FBD">
          <w:rPr>
            <w:rFonts w:ascii="Times New Roman" w:hAnsi="Times New Roman" w:cs="Times New Roman"/>
          </w:rPr>
          <w:t>ned action</w:t>
        </w:r>
      </w:ins>
      <w:ins w:id="358" w:author="Benton, Deon" w:date="2026-06-14T17:37:00Z" w16du:dateUtc="2026-06-14T22:37:00Z">
        <w:r w:rsidR="002460C6" w:rsidRPr="002460C6">
          <w:rPr>
            <w:rFonts w:ascii="Times New Roman" w:hAnsi="Times New Roman" w:cs="Times New Roman"/>
          </w:rPr>
          <w:t xml:space="preserve"> look longer at inefficient than at efficient </w:t>
        </w:r>
      </w:ins>
      <w:ins w:id="359" w:author="Benton, Deon" w:date="2026-06-19T14:10:00Z" w16du:dateUtc="2026-06-19T19:10:00Z">
        <w:r w:rsidR="00E12FBD">
          <w:rPr>
            <w:rFonts w:ascii="Times New Roman" w:hAnsi="Times New Roman" w:cs="Times New Roman"/>
          </w:rPr>
          <w:t>test events</w:t>
        </w:r>
      </w:ins>
      <w:ins w:id="360" w:author="Benton, Deon" w:date="2026-06-19T14:15:00Z" w16du:dateUtc="2026-06-19T19:15:00Z">
        <w:r w:rsidR="00476A94">
          <w:rPr>
            <w:rFonts w:ascii="Times New Roman" w:hAnsi="Times New Roman" w:cs="Times New Roman"/>
          </w:rPr>
          <w:t xml:space="preserve">: The </w:t>
        </w:r>
      </w:ins>
      <w:ins w:id="361" w:author="Benton, Deon" w:date="2026-06-19T14:12:00Z" w16du:dateUtc="2026-06-19T19:12:00Z">
        <w:r w:rsidR="00F0575D">
          <w:rPr>
            <w:rFonts w:ascii="Times New Roman" w:hAnsi="Times New Roman" w:cs="Times New Roman"/>
          </w:rPr>
          <w:t>inefficient test event violates th</w:t>
        </w:r>
      </w:ins>
      <w:ins w:id="362" w:author="Benton, Deon" w:date="2026-06-19T14:15:00Z" w16du:dateUtc="2026-06-19T19:15:00Z">
        <w:r w:rsidR="00476A94">
          <w:rPr>
            <w:rFonts w:ascii="Times New Roman" w:hAnsi="Times New Roman" w:cs="Times New Roman"/>
          </w:rPr>
          <w:t xml:space="preserve">e learned arced-motion-obstacle </w:t>
        </w:r>
      </w:ins>
      <w:ins w:id="363" w:author="Benton, Deon" w:date="2026-06-19T14:12:00Z" w16du:dateUtc="2026-06-19T19:12:00Z">
        <w:r w:rsidR="00F0575D">
          <w:rPr>
            <w:rFonts w:ascii="Times New Roman" w:hAnsi="Times New Roman" w:cs="Times New Roman"/>
          </w:rPr>
          <w:t>association</w:t>
        </w:r>
      </w:ins>
      <w:ins w:id="364" w:author="Benton, Deon" w:date="2026-06-19T14:15:00Z" w16du:dateUtc="2026-06-19T19:15:00Z">
        <w:r w:rsidR="00476A94">
          <w:rPr>
            <w:rFonts w:ascii="Times New Roman" w:hAnsi="Times New Roman" w:cs="Times New Roman"/>
          </w:rPr>
          <w:t>—reinforced during habituation</w:t>
        </w:r>
      </w:ins>
      <w:ins w:id="365" w:author="Benton, Deon" w:date="2026-06-19T14:16:00Z" w16du:dateUtc="2026-06-19T19:16:00Z">
        <w:r w:rsidR="00476A94">
          <w:rPr>
            <w:rFonts w:ascii="Times New Roman" w:hAnsi="Times New Roman" w:cs="Times New Roman"/>
          </w:rPr>
          <w:t>—</w:t>
        </w:r>
      </w:ins>
      <w:ins w:id="366" w:author="Benton, Deon" w:date="2026-06-19T14:12:00Z" w16du:dateUtc="2026-06-19T19:12:00Z">
        <w:r w:rsidR="00F0575D">
          <w:rPr>
            <w:rFonts w:ascii="Times New Roman" w:hAnsi="Times New Roman" w:cs="Times New Roman"/>
          </w:rPr>
          <w:t>by only presenting the first component of this relation</w:t>
        </w:r>
      </w:ins>
      <w:ins w:id="367" w:author="Benton, Deon" w:date="2026-06-19T14:17:00Z" w16du:dateUtc="2026-06-19T19:17:00Z">
        <w:r w:rsidR="00A22E90">
          <w:rPr>
            <w:rFonts w:ascii="Times New Roman" w:hAnsi="Times New Roman" w:cs="Times New Roman"/>
          </w:rPr>
          <w:t>;</w:t>
        </w:r>
      </w:ins>
      <w:ins w:id="368" w:author="Benton, Deon" w:date="2026-06-19T14:12:00Z" w16du:dateUtc="2026-06-19T19:12:00Z">
        <w:r w:rsidR="00F0575D">
          <w:rPr>
            <w:rFonts w:ascii="Times New Roman" w:hAnsi="Times New Roman" w:cs="Times New Roman"/>
          </w:rPr>
          <w:t xml:space="preserve"> the efficient test event preserves th</w:t>
        </w:r>
      </w:ins>
      <w:ins w:id="369" w:author="Benton, Deon" w:date="2026-06-19T14:13:00Z" w16du:dateUtc="2026-06-19T19:13:00Z">
        <w:r w:rsidR="00F0575D">
          <w:rPr>
            <w:rFonts w:ascii="Times New Roman" w:hAnsi="Times New Roman" w:cs="Times New Roman"/>
          </w:rPr>
          <w:t>e</w:t>
        </w:r>
      </w:ins>
      <w:ins w:id="370" w:author="Benton, Deon" w:date="2026-06-19T02:29:00Z" w16du:dateUtc="2026-06-19T07:29:00Z">
        <w:r>
          <w:rPr>
            <w:rFonts w:ascii="Times New Roman" w:hAnsi="Times New Roman" w:cs="Times New Roman"/>
          </w:rPr>
          <w:t xml:space="preserve"> learned </w:t>
        </w:r>
      </w:ins>
      <w:ins w:id="371" w:author="Benton, Deon" w:date="2026-06-14T17:37:00Z" w16du:dateUtc="2026-06-14T22:37:00Z">
        <w:r w:rsidR="002460C6" w:rsidRPr="002460C6">
          <w:rPr>
            <w:rFonts w:ascii="Times New Roman" w:hAnsi="Times New Roman" w:cs="Times New Roman"/>
          </w:rPr>
          <w:t>straight motion–</w:t>
        </w:r>
      </w:ins>
      <w:ins w:id="372" w:author="Benton, Deon" w:date="2026-06-19T02:29:00Z" w16du:dateUtc="2026-06-19T07:29:00Z">
        <w:r>
          <w:rPr>
            <w:rFonts w:ascii="Times New Roman" w:hAnsi="Times New Roman" w:cs="Times New Roman"/>
          </w:rPr>
          <w:t>no-obstacle</w:t>
        </w:r>
      </w:ins>
      <w:ins w:id="373" w:author="Benton, Deon" w:date="2026-06-14T17:37:00Z" w16du:dateUtc="2026-06-14T22:37:00Z">
        <w:r w:rsidR="002460C6" w:rsidRPr="002460C6">
          <w:rPr>
            <w:rFonts w:ascii="Times New Roman" w:hAnsi="Times New Roman" w:cs="Times New Roman"/>
          </w:rPr>
          <w:t xml:space="preserve"> association</w:t>
        </w:r>
      </w:ins>
      <w:ins w:id="374" w:author="Benton, Deon" w:date="2026-06-19T14:16:00Z" w16du:dateUtc="2026-06-19T19:16:00Z">
        <w:r w:rsidR="00A22E90">
          <w:rPr>
            <w:rFonts w:ascii="Times New Roman" w:hAnsi="Times New Roman" w:cs="Times New Roman"/>
          </w:rPr>
          <w:t xml:space="preserve"> and thus evokes minimal looking</w:t>
        </w:r>
      </w:ins>
      <w:ins w:id="375" w:author="Benton, Deon" w:date="2026-06-14T17:38:00Z" w16du:dateUtc="2026-06-14T22:38:00Z">
        <w:r w:rsidR="002460C6">
          <w:rPr>
            <w:rFonts w:ascii="Times New Roman" w:hAnsi="Times New Roman" w:cs="Times New Roman"/>
          </w:rPr>
          <w:t xml:space="preserve">. </w:t>
        </w:r>
      </w:ins>
    </w:p>
    <w:p w14:paraId="1A102FD8" w14:textId="69E128CD" w:rsidR="00FC2555" w:rsidRDefault="00B17A8C" w:rsidP="006754D7">
      <w:pPr>
        <w:spacing w:line="480" w:lineRule="auto"/>
        <w:ind w:firstLine="720"/>
        <w:contextualSpacing/>
        <w:rPr>
          <w:ins w:id="376" w:author="Benton, Deon" w:date="2026-06-19T14:29:00Z" w16du:dateUtc="2026-06-19T19:29:00Z"/>
          <w:rFonts w:ascii="Times New Roman" w:hAnsi="Times New Roman" w:cs="Times New Roman"/>
        </w:rPr>
      </w:pPr>
      <w:ins w:id="377" w:author="Benton, Deon" w:date="2026-06-15T16:29:00Z" w16du:dateUtc="2026-06-15T21:29:00Z">
        <w:r>
          <w:rPr>
            <w:rFonts w:ascii="Times New Roman" w:hAnsi="Times New Roman" w:cs="Times New Roman"/>
          </w:rPr>
          <w:t>Yet, i</w:t>
        </w:r>
      </w:ins>
      <w:ins w:id="378" w:author="Benton, Deon" w:date="2026-06-14T19:06:00Z" w16du:dateUtc="2026-06-15T00:06:00Z">
        <w:r w:rsidR="00615D6F" w:rsidRPr="00615D6F">
          <w:rPr>
            <w:rFonts w:ascii="Times New Roman" w:hAnsi="Times New Roman" w:cs="Times New Roman"/>
          </w:rPr>
          <w:t xml:space="preserve">f associative learning is the basis of infants’ looking behaviors in </w:t>
        </w:r>
      </w:ins>
      <w:ins w:id="379" w:author="Benton, Deon" w:date="2026-06-19T14:18:00Z" w16du:dateUtc="2026-06-19T19:18:00Z">
        <w:r w:rsidR="00A22E90">
          <w:rPr>
            <w:rFonts w:ascii="Times New Roman" w:hAnsi="Times New Roman" w:cs="Times New Roman"/>
          </w:rPr>
          <w:t>these studies</w:t>
        </w:r>
      </w:ins>
      <w:ins w:id="380" w:author="Benton, Deon" w:date="2026-06-14T19:06:00Z" w16du:dateUtc="2026-06-15T00:06:00Z">
        <w:r w:rsidR="00615D6F" w:rsidRPr="00615D6F">
          <w:rPr>
            <w:rFonts w:ascii="Times New Roman" w:hAnsi="Times New Roman" w:cs="Times New Roman"/>
          </w:rPr>
          <w:t>, why</w:t>
        </w:r>
      </w:ins>
      <w:ins w:id="381" w:author="Benton, Deon" w:date="2026-06-19T02:30:00Z" w16du:dateUtc="2026-06-19T07:30:00Z">
        <w:r w:rsidR="006C0DA5">
          <w:rPr>
            <w:rFonts w:ascii="Times New Roman" w:hAnsi="Times New Roman" w:cs="Times New Roman"/>
          </w:rPr>
          <w:t xml:space="preserve"> </w:t>
        </w:r>
      </w:ins>
      <w:ins w:id="382" w:author="Benton, Deon" w:date="2026-06-19T02:33:00Z" w16du:dateUtc="2026-06-19T07:33:00Z">
        <w:r w:rsidR="006C0DA5">
          <w:rPr>
            <w:rFonts w:ascii="Times New Roman" w:hAnsi="Times New Roman" w:cs="Times New Roman"/>
          </w:rPr>
          <w:t xml:space="preserve">then </w:t>
        </w:r>
      </w:ins>
      <w:ins w:id="383" w:author="Benton, Deon" w:date="2026-06-19T02:30:00Z" w16du:dateUtc="2026-06-19T07:30:00Z">
        <w:r w:rsidR="006C0DA5">
          <w:rPr>
            <w:rFonts w:ascii="Times New Roman" w:hAnsi="Times New Roman" w:cs="Times New Roman"/>
          </w:rPr>
          <w:t>does</w:t>
        </w:r>
      </w:ins>
      <w:ins w:id="384" w:author="Benton, Deon" w:date="2026-06-14T19:06:00Z" w16du:dateUtc="2026-06-15T00:06:00Z">
        <w:r w:rsidR="00615D6F" w:rsidRPr="00615D6F">
          <w:rPr>
            <w:rFonts w:ascii="Times New Roman" w:hAnsi="Times New Roman" w:cs="Times New Roman"/>
          </w:rPr>
          <w:t xml:space="preserve"> habituat</w:t>
        </w:r>
      </w:ins>
      <w:ins w:id="385" w:author="Benton, Deon" w:date="2026-06-19T14:18:00Z" w16du:dateUtc="2026-06-19T19:18:00Z">
        <w:r w:rsidR="009B729B">
          <w:rPr>
            <w:rFonts w:ascii="Times New Roman" w:hAnsi="Times New Roman" w:cs="Times New Roman"/>
          </w:rPr>
          <w:t>ion</w:t>
        </w:r>
      </w:ins>
      <w:ins w:id="386" w:author="Benton, Deon" w:date="2026-06-14T19:06:00Z" w16du:dateUtc="2026-06-15T00:06:00Z">
        <w:r w:rsidR="00615D6F" w:rsidRPr="00615D6F">
          <w:rPr>
            <w:rFonts w:ascii="Times New Roman" w:hAnsi="Times New Roman" w:cs="Times New Roman"/>
          </w:rPr>
          <w:t xml:space="preserve"> to </w:t>
        </w:r>
      </w:ins>
      <w:ins w:id="387" w:author="Benton, Deon" w:date="2026-06-19T14:18:00Z" w16du:dateUtc="2026-06-19T19:18:00Z">
        <w:r w:rsidR="009B729B">
          <w:rPr>
            <w:rFonts w:ascii="Times New Roman" w:hAnsi="Times New Roman" w:cs="Times New Roman"/>
          </w:rPr>
          <w:t>unconstrained action</w:t>
        </w:r>
      </w:ins>
      <w:ins w:id="388" w:author="Benton, Deon" w:date="2026-06-14T19:06:00Z" w16du:dateUtc="2026-06-15T00:06:00Z">
        <w:r w:rsidR="00615D6F" w:rsidRPr="00615D6F">
          <w:rPr>
            <w:rFonts w:ascii="Times New Roman" w:hAnsi="Times New Roman" w:cs="Times New Roman"/>
          </w:rPr>
          <w:t xml:space="preserve"> </w:t>
        </w:r>
      </w:ins>
      <w:ins w:id="389" w:author="Benton, Deon" w:date="2026-06-19T02:30:00Z" w16du:dateUtc="2026-06-19T07:30:00Z">
        <w:r w:rsidR="006C0DA5">
          <w:rPr>
            <w:rFonts w:ascii="Times New Roman" w:hAnsi="Times New Roman" w:cs="Times New Roman"/>
          </w:rPr>
          <w:t>eliminate the effect?</w:t>
        </w:r>
      </w:ins>
      <w:ins w:id="390" w:author="Benton, Deon" w:date="2026-06-14T19:06:00Z" w16du:dateUtc="2026-06-15T00:06:00Z">
        <w:r w:rsidR="00615D6F" w:rsidRPr="00615D6F">
          <w:rPr>
            <w:rFonts w:ascii="Times New Roman" w:hAnsi="Times New Roman" w:cs="Times New Roman"/>
          </w:rPr>
          <w:t xml:space="preserve"> </w:t>
        </w:r>
      </w:ins>
      <w:ins w:id="391" w:author="Benton, Deon" w:date="2026-06-19T02:30:00Z" w16du:dateUtc="2026-06-19T07:30:00Z">
        <w:r w:rsidR="006C0DA5">
          <w:rPr>
            <w:rFonts w:ascii="Times New Roman" w:hAnsi="Times New Roman" w:cs="Times New Roman"/>
          </w:rPr>
          <w:t>The</w:t>
        </w:r>
      </w:ins>
      <w:ins w:id="392" w:author="Benton, Deon" w:date="2026-06-14T19:06:00Z" w16du:dateUtc="2026-06-15T00:06:00Z">
        <w:r w:rsidR="00615D6F" w:rsidRPr="00615D6F">
          <w:rPr>
            <w:rFonts w:ascii="Times New Roman" w:hAnsi="Times New Roman" w:cs="Times New Roman"/>
          </w:rPr>
          <w:t xml:space="preserve"> key is that arced motion occur</w:t>
        </w:r>
      </w:ins>
      <w:ins w:id="393" w:author="Benton, Deon" w:date="2026-06-15T16:29:00Z" w16du:dateUtc="2026-06-15T21:29:00Z">
        <w:r w:rsidR="00D23397">
          <w:rPr>
            <w:rFonts w:ascii="Times New Roman" w:hAnsi="Times New Roman" w:cs="Times New Roman"/>
          </w:rPr>
          <w:t>s</w:t>
        </w:r>
      </w:ins>
      <w:ins w:id="394" w:author="Benton, Deon" w:date="2026-06-14T19:06:00Z" w16du:dateUtc="2026-06-15T00:06:00Z">
        <w:r w:rsidR="00615D6F" w:rsidRPr="00615D6F">
          <w:rPr>
            <w:rFonts w:ascii="Times New Roman" w:hAnsi="Times New Roman" w:cs="Times New Roman"/>
          </w:rPr>
          <w:t xml:space="preserve"> over a barrier during constrained motion but beside it during unconstrained motion.</w:t>
        </w:r>
      </w:ins>
      <w:ins w:id="395" w:author="Benton, Deon" w:date="2026-06-19T02:33:00Z" w16du:dateUtc="2026-06-19T07:33:00Z">
        <w:r w:rsidR="00820F9C">
          <w:rPr>
            <w:rFonts w:ascii="Times New Roman" w:hAnsi="Times New Roman" w:cs="Times New Roman"/>
          </w:rPr>
          <w:t xml:space="preserve"> </w:t>
        </w:r>
      </w:ins>
      <w:ins w:id="396" w:author="Benton, Deon" w:date="2026-06-19T14:30:00Z" w16du:dateUtc="2026-06-19T19:30:00Z">
        <w:r w:rsidR="00FC2555">
          <w:rPr>
            <w:rFonts w:ascii="Times New Roman" w:hAnsi="Times New Roman" w:cs="Times New Roman"/>
          </w:rPr>
          <w:t>Given that peripherally located obstacles are plausibly less salient</w:t>
        </w:r>
      </w:ins>
      <w:ins w:id="397" w:author="Benton, Deon" w:date="2026-06-19T14:31:00Z" w16du:dateUtc="2026-06-19T19:31:00Z">
        <w:r w:rsidR="00FC2555">
          <w:rPr>
            <w:rFonts w:ascii="Times New Roman" w:hAnsi="Times New Roman" w:cs="Times New Roman"/>
          </w:rPr>
          <w:t xml:space="preserve"> than centrally located ones, i</w:t>
        </w:r>
      </w:ins>
      <w:ins w:id="398" w:author="Benton, Deon" w:date="2026-06-19T14:29:00Z" w16du:dateUtc="2026-06-19T19:29:00Z">
        <w:r w:rsidR="00FC2555" w:rsidRPr="00615D6F">
          <w:rPr>
            <w:rFonts w:ascii="Times New Roman" w:hAnsi="Times New Roman" w:cs="Times New Roman"/>
          </w:rPr>
          <w:t xml:space="preserve">nfants may simply be less likely to notice obstacles in the latter configuration. </w:t>
        </w:r>
      </w:ins>
      <w:ins w:id="399" w:author="Benton, Deon" w:date="2026-06-19T14:31:00Z" w16du:dateUtc="2026-06-19T19:31:00Z">
        <w:r w:rsidR="00FC2555">
          <w:rPr>
            <w:rFonts w:ascii="Times New Roman" w:hAnsi="Times New Roman" w:cs="Times New Roman"/>
          </w:rPr>
          <w:t xml:space="preserve">This </w:t>
        </w:r>
      </w:ins>
      <w:ins w:id="400" w:author="Benton, Deon" w:date="2026-06-19T14:32:00Z" w16du:dateUtc="2026-06-19T19:32:00Z">
        <w:r w:rsidR="00FC2555">
          <w:rPr>
            <w:rFonts w:ascii="Times New Roman" w:hAnsi="Times New Roman" w:cs="Times New Roman"/>
          </w:rPr>
          <w:t>distinction, combined with</w:t>
        </w:r>
      </w:ins>
      <w:ins w:id="401" w:author="Benton, Deon" w:date="2026-06-19T14:34:00Z" w16du:dateUtc="2026-06-19T19:34:00Z">
        <w:r w:rsidR="00FC2555">
          <w:rPr>
            <w:rFonts w:ascii="Times New Roman" w:hAnsi="Times New Roman" w:cs="Times New Roman"/>
          </w:rPr>
          <w:t xml:space="preserve"> a</w:t>
        </w:r>
      </w:ins>
      <w:ins w:id="402" w:author="Benton, Deon" w:date="2026-06-19T14:32:00Z" w16du:dateUtc="2026-06-19T19:32:00Z">
        <w:r w:rsidR="00FC2555">
          <w:rPr>
            <w:rFonts w:ascii="Times New Roman" w:hAnsi="Times New Roman" w:cs="Times New Roman"/>
          </w:rPr>
          <w:t xml:space="preserve"> </w:t>
        </w:r>
      </w:ins>
      <w:ins w:id="403" w:author="Benton, Deon" w:date="2026-06-19T14:29:00Z" w16du:dateUtc="2026-06-19T19:29:00Z">
        <w:r w:rsidR="00FC2555" w:rsidRPr="00615D6F">
          <w:rPr>
            <w:rFonts w:ascii="Times New Roman" w:hAnsi="Times New Roman" w:cs="Times New Roman"/>
          </w:rPr>
          <w:t xml:space="preserve">preexisting bias </w:t>
        </w:r>
      </w:ins>
      <w:ins w:id="404" w:author="Benton, Deon" w:date="2026-06-19T14:32:00Z" w16du:dateUtc="2026-06-19T19:32:00Z">
        <w:r w:rsidR="00FC2555">
          <w:rPr>
            <w:rFonts w:ascii="Times New Roman" w:hAnsi="Times New Roman" w:cs="Times New Roman"/>
          </w:rPr>
          <w:t>for motion</w:t>
        </w:r>
      </w:ins>
      <w:ins w:id="405" w:author="Benton, Deon" w:date="2026-06-19T14:29:00Z" w16du:dateUtc="2026-06-19T19:29:00Z">
        <w:r w:rsidR="00FC2555" w:rsidRPr="00615D6F">
          <w:rPr>
            <w:rFonts w:ascii="Times New Roman" w:hAnsi="Times New Roman" w:cs="Times New Roman"/>
          </w:rPr>
          <w:t xml:space="preserve"> (</w:t>
        </w:r>
        <w:r w:rsidR="00FC2555">
          <w:rPr>
            <w:rFonts w:ascii="Times New Roman" w:hAnsi="Times New Roman" w:cs="Times New Roman"/>
          </w:rPr>
          <w:t xml:space="preserve">Figure 3B; </w:t>
        </w:r>
        <w:r w:rsidR="00FC2555" w:rsidRPr="00615D6F">
          <w:rPr>
            <w:rFonts w:ascii="Times New Roman" w:hAnsi="Times New Roman" w:cs="Times New Roman"/>
          </w:rPr>
          <w:t xml:space="preserve">e.g., Slater, 1989; </w:t>
        </w:r>
        <w:proofErr w:type="spellStart"/>
        <w:r w:rsidR="00FC2555" w:rsidRPr="00615D6F">
          <w:rPr>
            <w:rFonts w:ascii="Times New Roman" w:hAnsi="Times New Roman" w:cs="Times New Roman"/>
          </w:rPr>
          <w:t>Vallortigara</w:t>
        </w:r>
        <w:proofErr w:type="spellEnd"/>
        <w:r w:rsidR="00FC2555" w:rsidRPr="00615D6F">
          <w:rPr>
            <w:rFonts w:ascii="Times New Roman" w:hAnsi="Times New Roman" w:cs="Times New Roman"/>
          </w:rPr>
          <w:t xml:space="preserve">, </w:t>
        </w:r>
        <w:proofErr w:type="spellStart"/>
        <w:r w:rsidR="00FC2555" w:rsidRPr="00615D6F">
          <w:rPr>
            <w:rFonts w:ascii="Times New Roman" w:hAnsi="Times New Roman" w:cs="Times New Roman"/>
          </w:rPr>
          <w:t>Regolin</w:t>
        </w:r>
        <w:proofErr w:type="spellEnd"/>
        <w:r w:rsidR="00FC2555" w:rsidRPr="00615D6F">
          <w:rPr>
            <w:rFonts w:ascii="Times New Roman" w:hAnsi="Times New Roman" w:cs="Times New Roman"/>
          </w:rPr>
          <w:t xml:space="preserve">, &amp; </w:t>
        </w:r>
        <w:proofErr w:type="spellStart"/>
        <w:r w:rsidR="00FC2555" w:rsidRPr="00615D6F">
          <w:rPr>
            <w:rFonts w:ascii="Times New Roman" w:hAnsi="Times New Roman" w:cs="Times New Roman"/>
          </w:rPr>
          <w:t>Marconato</w:t>
        </w:r>
        <w:proofErr w:type="spellEnd"/>
        <w:r w:rsidR="00FC2555" w:rsidRPr="00615D6F">
          <w:rPr>
            <w:rFonts w:ascii="Times New Roman" w:hAnsi="Times New Roman" w:cs="Times New Roman"/>
          </w:rPr>
          <w:t>, 2005)</w:t>
        </w:r>
      </w:ins>
      <w:ins w:id="406" w:author="Benton, Deon" w:date="2026-06-19T14:32:00Z" w16du:dateUtc="2026-06-19T19:32:00Z">
        <w:r w:rsidR="00FC2555">
          <w:rPr>
            <w:rFonts w:ascii="Times New Roman" w:hAnsi="Times New Roman" w:cs="Times New Roman"/>
          </w:rPr>
          <w:t xml:space="preserve">, could </w:t>
        </w:r>
      </w:ins>
      <w:ins w:id="407" w:author="Benton, Deon" w:date="2026-06-19T14:33:00Z" w16du:dateUtc="2026-06-19T19:33:00Z">
        <w:r w:rsidR="00FC2555">
          <w:rPr>
            <w:rFonts w:ascii="Times New Roman" w:hAnsi="Times New Roman" w:cs="Times New Roman"/>
          </w:rPr>
          <w:t>produce more looking</w:t>
        </w:r>
      </w:ins>
      <w:ins w:id="408" w:author="Benton, Deon" w:date="2026-06-19T14:29:00Z" w16du:dateUtc="2026-06-19T19:29:00Z">
        <w:r w:rsidR="00FC2555" w:rsidRPr="00615D6F">
          <w:rPr>
            <w:rFonts w:ascii="Times New Roman" w:hAnsi="Times New Roman" w:cs="Times New Roman"/>
          </w:rPr>
          <w:t xml:space="preserve"> to the moving object and its arced trajectory</w:t>
        </w:r>
        <w:r w:rsidR="00FC2555">
          <w:rPr>
            <w:rFonts w:ascii="Times New Roman" w:hAnsi="Times New Roman" w:cs="Times New Roman"/>
          </w:rPr>
          <w:t xml:space="preserve"> and </w:t>
        </w:r>
      </w:ins>
      <w:ins w:id="409" w:author="Benton, Deon" w:date="2026-06-19T14:33:00Z" w16du:dateUtc="2026-06-19T19:33:00Z">
        <w:r w:rsidR="00FC2555">
          <w:rPr>
            <w:rFonts w:ascii="Times New Roman" w:hAnsi="Times New Roman" w:cs="Times New Roman"/>
          </w:rPr>
          <w:t>comparatively less looking</w:t>
        </w:r>
      </w:ins>
      <w:ins w:id="410" w:author="Benton, Deon" w:date="2026-06-19T14:29:00Z" w16du:dateUtc="2026-06-19T19:29:00Z">
        <w:r w:rsidR="00FC2555">
          <w:rPr>
            <w:rFonts w:ascii="Times New Roman" w:hAnsi="Times New Roman" w:cs="Times New Roman"/>
          </w:rPr>
          <w:t xml:space="preserve"> to the stationary obstacle</w:t>
        </w:r>
        <w:r w:rsidR="00FC2555" w:rsidRPr="00615D6F">
          <w:rPr>
            <w:rFonts w:ascii="Times New Roman" w:hAnsi="Times New Roman" w:cs="Times New Roman"/>
          </w:rPr>
          <w:t xml:space="preserve">. If infants </w:t>
        </w:r>
      </w:ins>
      <w:ins w:id="411" w:author="Benton, Deon" w:date="2026-06-19T14:34:00Z" w16du:dateUtc="2026-06-19T19:34:00Z">
        <w:r w:rsidR="00FC2555">
          <w:rPr>
            <w:rFonts w:ascii="Times New Roman" w:hAnsi="Times New Roman" w:cs="Times New Roman"/>
          </w:rPr>
          <w:t xml:space="preserve">nevertheless </w:t>
        </w:r>
      </w:ins>
      <w:ins w:id="412" w:author="Benton, Deon" w:date="2026-06-19T14:29:00Z" w16du:dateUtc="2026-06-19T19:29:00Z">
        <w:r w:rsidR="00FC2555" w:rsidRPr="00615D6F">
          <w:rPr>
            <w:rFonts w:ascii="Times New Roman" w:hAnsi="Times New Roman" w:cs="Times New Roman"/>
          </w:rPr>
          <w:t>do notice the obstac</w:t>
        </w:r>
      </w:ins>
      <w:ins w:id="413" w:author="Benton, Deon" w:date="2026-06-19T14:34:00Z" w16du:dateUtc="2026-06-19T19:34:00Z">
        <w:r w:rsidR="00FC2555">
          <w:rPr>
            <w:rFonts w:ascii="Times New Roman" w:hAnsi="Times New Roman" w:cs="Times New Roman"/>
          </w:rPr>
          <w:t>le</w:t>
        </w:r>
      </w:ins>
      <w:ins w:id="414" w:author="Benton, Deon" w:date="2026-06-19T14:29:00Z" w16du:dateUtc="2026-06-19T19:29:00Z">
        <w:r w:rsidR="00FC2555" w:rsidRPr="00615D6F">
          <w:rPr>
            <w:rFonts w:ascii="Times New Roman" w:hAnsi="Times New Roman" w:cs="Times New Roman"/>
          </w:rPr>
          <w:t>,</w:t>
        </w:r>
        <w:r w:rsidR="00FC2555">
          <w:rPr>
            <w:rFonts w:ascii="Times New Roman" w:hAnsi="Times New Roman" w:cs="Times New Roman"/>
          </w:rPr>
          <w:t xml:space="preserve"> then</w:t>
        </w:r>
        <w:r w:rsidR="00FC2555" w:rsidRPr="00615D6F">
          <w:rPr>
            <w:rFonts w:ascii="Times New Roman" w:hAnsi="Times New Roman" w:cs="Times New Roman"/>
          </w:rPr>
          <w:t xml:space="preserve"> the association formed between it and arced motion will compete with</w:t>
        </w:r>
        <w:r w:rsidR="00FC2555">
          <w:rPr>
            <w:rFonts w:ascii="Times New Roman" w:hAnsi="Times New Roman" w:cs="Times New Roman"/>
          </w:rPr>
          <w:t>—</w:t>
        </w:r>
        <w:r w:rsidR="00FC2555" w:rsidRPr="00615D6F">
          <w:rPr>
            <w:rFonts w:ascii="Times New Roman" w:hAnsi="Times New Roman" w:cs="Times New Roman"/>
          </w:rPr>
          <w:t>and th</w:t>
        </w:r>
        <w:r w:rsidR="00FC2555">
          <w:rPr>
            <w:rFonts w:ascii="Times New Roman" w:hAnsi="Times New Roman" w:cs="Times New Roman"/>
          </w:rPr>
          <w:t>ereby</w:t>
        </w:r>
        <w:r w:rsidR="00FC2555" w:rsidRPr="00615D6F">
          <w:rPr>
            <w:rFonts w:ascii="Times New Roman" w:hAnsi="Times New Roman" w:cs="Times New Roman"/>
          </w:rPr>
          <w:t xml:space="preserve"> weaken</w:t>
        </w:r>
        <w:r w:rsidR="00FC2555">
          <w:rPr>
            <w:rFonts w:ascii="Times New Roman" w:hAnsi="Times New Roman" w:cs="Times New Roman"/>
          </w:rPr>
          <w:t>—</w:t>
        </w:r>
        <w:r w:rsidR="00FC2555" w:rsidRPr="00615D6F">
          <w:rPr>
            <w:rFonts w:ascii="Times New Roman" w:hAnsi="Times New Roman" w:cs="Times New Roman"/>
          </w:rPr>
          <w:t xml:space="preserve">the stronger association formed </w:t>
        </w:r>
        <w:r w:rsidR="00FC2555">
          <w:rPr>
            <w:rFonts w:ascii="Times New Roman" w:hAnsi="Times New Roman" w:cs="Times New Roman"/>
          </w:rPr>
          <w:t xml:space="preserve">previously </w:t>
        </w:r>
        <w:r w:rsidR="00FC2555" w:rsidRPr="00615D6F">
          <w:rPr>
            <w:rFonts w:ascii="Times New Roman" w:hAnsi="Times New Roman" w:cs="Times New Roman"/>
          </w:rPr>
          <w:t xml:space="preserve">between this motion and centrally </w:t>
        </w:r>
        <w:r w:rsidR="00FC2555" w:rsidRPr="00615D6F">
          <w:rPr>
            <w:rFonts w:ascii="Times New Roman" w:hAnsi="Times New Roman" w:cs="Times New Roman"/>
          </w:rPr>
          <w:lastRenderedPageBreak/>
          <w:t xml:space="preserve">located obstacles. </w:t>
        </w:r>
        <w:r w:rsidR="00FC2555">
          <w:rPr>
            <w:rFonts w:ascii="Times New Roman" w:hAnsi="Times New Roman" w:cs="Times New Roman"/>
          </w:rPr>
          <w:t>At the same time</w:t>
        </w:r>
        <w:r w:rsidR="00FC2555" w:rsidRPr="00615D6F">
          <w:rPr>
            <w:rFonts w:ascii="Times New Roman" w:hAnsi="Times New Roman" w:cs="Times New Roman"/>
          </w:rPr>
          <w:t xml:space="preserve">, because the habituation phase is much shorter than infants' real-world experience, any association </w:t>
        </w:r>
        <w:r w:rsidR="00FC2555">
          <w:rPr>
            <w:rFonts w:ascii="Times New Roman" w:hAnsi="Times New Roman" w:cs="Times New Roman"/>
          </w:rPr>
          <w:t>that is established</w:t>
        </w:r>
        <w:r w:rsidR="00FC2555" w:rsidRPr="00615D6F">
          <w:rPr>
            <w:rFonts w:ascii="Times New Roman" w:hAnsi="Times New Roman" w:cs="Times New Roman"/>
          </w:rPr>
          <w:t xml:space="preserve"> between arced motion and a peripherally located obstacle </w:t>
        </w:r>
        <w:r w:rsidR="00FC2555">
          <w:rPr>
            <w:rFonts w:ascii="Times New Roman" w:hAnsi="Times New Roman" w:cs="Times New Roman"/>
          </w:rPr>
          <w:t xml:space="preserve">will be </w:t>
        </w:r>
        <w:r w:rsidR="00FC2555" w:rsidRPr="00615D6F">
          <w:rPr>
            <w:rFonts w:ascii="Times New Roman" w:hAnsi="Times New Roman" w:cs="Times New Roman"/>
          </w:rPr>
          <w:t>relatively weak.</w:t>
        </w:r>
      </w:ins>
      <w:ins w:id="415" w:author="Benton, Deon" w:date="2026-06-19T14:36:00Z" w16du:dateUtc="2026-06-19T19:36:00Z">
        <w:r w:rsidR="00FC2555">
          <w:rPr>
            <w:rFonts w:ascii="Times New Roman" w:hAnsi="Times New Roman" w:cs="Times New Roman"/>
          </w:rPr>
          <w:t xml:space="preserve"> Subsequent testing</w:t>
        </w:r>
      </w:ins>
      <w:ins w:id="416" w:author="Benton, Deon" w:date="2026-06-19T14:29:00Z" w16du:dateUtc="2026-06-19T19:29:00Z">
        <w:r w:rsidR="00FC2555" w:rsidRPr="00615D6F">
          <w:rPr>
            <w:rFonts w:ascii="Times New Roman" w:hAnsi="Times New Roman" w:cs="Times New Roman"/>
          </w:rPr>
          <w:t xml:space="preserve"> </w:t>
        </w:r>
        <w:r w:rsidR="00FC2555">
          <w:rPr>
            <w:rFonts w:ascii="Times New Roman" w:hAnsi="Times New Roman" w:cs="Times New Roman"/>
          </w:rPr>
          <w:t xml:space="preserve">on the inefficient test event </w:t>
        </w:r>
      </w:ins>
      <w:ins w:id="417" w:author="Benton, Deon" w:date="2026-06-19T14:36:00Z" w16du:dateUtc="2026-06-19T19:36:00Z">
        <w:r w:rsidR="00FC2555">
          <w:rPr>
            <w:rFonts w:ascii="Times New Roman" w:hAnsi="Times New Roman" w:cs="Times New Roman"/>
          </w:rPr>
          <w:t>sh</w:t>
        </w:r>
      </w:ins>
      <w:ins w:id="418" w:author="Benton, Deon" w:date="2026-06-19T14:37:00Z" w16du:dateUtc="2026-06-19T19:37:00Z">
        <w:r w:rsidR="00FC2555">
          <w:rPr>
            <w:rFonts w:ascii="Times New Roman" w:hAnsi="Times New Roman" w:cs="Times New Roman"/>
          </w:rPr>
          <w:t xml:space="preserve">ould therefore produce </w:t>
        </w:r>
      </w:ins>
      <w:ins w:id="419" w:author="Benton, Deon" w:date="2026-06-19T14:38:00Z" w16du:dateUtc="2026-06-19T19:38:00Z">
        <w:r w:rsidR="00FC2555">
          <w:rPr>
            <w:rFonts w:ascii="Times New Roman" w:hAnsi="Times New Roman" w:cs="Times New Roman"/>
          </w:rPr>
          <w:t>equivalent looking to the</w:t>
        </w:r>
      </w:ins>
      <w:ins w:id="420" w:author="Benton, Deon" w:date="2026-06-19T14:37:00Z" w16du:dateUtc="2026-06-19T19:37:00Z">
        <w:r w:rsidR="00FC2555">
          <w:rPr>
            <w:rFonts w:ascii="Times New Roman" w:hAnsi="Times New Roman" w:cs="Times New Roman"/>
          </w:rPr>
          <w:t xml:space="preserve"> inefficient and efficient test events because the former event</w:t>
        </w:r>
      </w:ins>
      <w:ins w:id="421" w:author="Benton, Deon" w:date="2026-06-19T14:29:00Z" w16du:dateUtc="2026-06-19T19:29:00Z">
        <w:r w:rsidR="00FC2555" w:rsidRPr="00615D6F">
          <w:rPr>
            <w:rFonts w:ascii="Times New Roman" w:hAnsi="Times New Roman" w:cs="Times New Roman"/>
          </w:rPr>
          <w:t xml:space="preserve"> </w:t>
        </w:r>
        <w:r w:rsidR="00FC2555">
          <w:rPr>
            <w:rFonts w:ascii="Times New Roman" w:hAnsi="Times New Roman" w:cs="Times New Roman"/>
          </w:rPr>
          <w:t xml:space="preserve">only weakly </w:t>
        </w:r>
        <w:r w:rsidR="00FC2555" w:rsidRPr="00615D6F">
          <w:rPr>
            <w:rFonts w:ascii="Times New Roman" w:hAnsi="Times New Roman" w:cs="Times New Roman"/>
          </w:rPr>
          <w:t>activate</w:t>
        </w:r>
      </w:ins>
      <w:ins w:id="422" w:author="Benton, Deon" w:date="2026-06-19T14:38:00Z" w16du:dateUtc="2026-06-19T19:38:00Z">
        <w:r w:rsidR="00FC2555">
          <w:rPr>
            <w:rFonts w:ascii="Times New Roman" w:hAnsi="Times New Roman" w:cs="Times New Roman"/>
          </w:rPr>
          <w:t>s</w:t>
        </w:r>
      </w:ins>
      <w:ins w:id="423" w:author="Benton, Deon" w:date="2026-06-19T14:29:00Z" w16du:dateUtc="2026-06-19T19:29:00Z">
        <w:r w:rsidR="00FC2555" w:rsidRPr="00615D6F">
          <w:rPr>
            <w:rFonts w:ascii="Times New Roman" w:hAnsi="Times New Roman" w:cs="Times New Roman"/>
          </w:rPr>
          <w:t xml:space="preserve"> a representation of the obstacle. </w:t>
        </w:r>
      </w:ins>
    </w:p>
    <w:p w14:paraId="7FFC4B6D" w14:textId="794E2BB6" w:rsidR="008B60F5" w:rsidRDefault="00820F9C" w:rsidP="006754D7">
      <w:pPr>
        <w:spacing w:line="480" w:lineRule="auto"/>
        <w:ind w:firstLine="720"/>
        <w:contextualSpacing/>
        <w:rPr>
          <w:rFonts w:ascii="Times New Roman" w:hAnsi="Times New Roman" w:cs="Times New Roman"/>
        </w:rPr>
      </w:pPr>
      <w:ins w:id="424" w:author="Benton, Deon" w:date="2026-06-19T02:39:00Z" w16du:dateUtc="2026-06-19T07:39:00Z">
        <w:r>
          <w:rPr>
            <w:rFonts w:ascii="Times New Roman" w:hAnsi="Times New Roman" w:cs="Times New Roman"/>
          </w:rPr>
          <w:t>The present account can also explain Skerry et al.’s (2013</w:t>
        </w:r>
      </w:ins>
      <w:ins w:id="425" w:author="Benton, Deon" w:date="2026-06-19T02:43:00Z" w16du:dateUtc="2026-06-19T07:43:00Z">
        <w:r>
          <w:rPr>
            <w:rFonts w:ascii="Times New Roman" w:hAnsi="Times New Roman" w:cs="Times New Roman"/>
          </w:rPr>
          <w:t>; see also Liu et al., 2019</w:t>
        </w:r>
      </w:ins>
      <w:ins w:id="426" w:author="Benton, Deon" w:date="2026-06-19T02:39:00Z" w16du:dateUtc="2026-06-19T07:39:00Z">
        <w:r>
          <w:rPr>
            <w:rFonts w:ascii="Times New Roman" w:hAnsi="Times New Roman" w:cs="Times New Roman"/>
          </w:rPr>
          <w:t>) find</w:t>
        </w:r>
      </w:ins>
      <w:ins w:id="427" w:author="Benton, Deon" w:date="2026-06-19T14:39:00Z" w16du:dateUtc="2026-06-19T19:39:00Z">
        <w:r w:rsidR="00714F6D">
          <w:rPr>
            <w:rFonts w:ascii="Times New Roman" w:hAnsi="Times New Roman" w:cs="Times New Roman"/>
          </w:rPr>
          <w:t>ing</w:t>
        </w:r>
      </w:ins>
      <w:ins w:id="428" w:author="Benton, Deon" w:date="2026-06-19T02:39:00Z" w16du:dateUtc="2026-06-19T07:39:00Z">
        <w:r>
          <w:rPr>
            <w:rFonts w:ascii="Times New Roman" w:hAnsi="Times New Roman" w:cs="Times New Roman"/>
          </w:rPr>
          <w:t xml:space="preserve"> that</w:t>
        </w:r>
      </w:ins>
      <w:ins w:id="429" w:author="Benton, Deon" w:date="2026-06-15T16:40:00Z" w16du:dateUtc="2026-06-15T21:40:00Z">
        <w:r w:rsidR="00B907B6">
          <w:rPr>
            <w:rFonts w:ascii="Times New Roman" w:hAnsi="Times New Roman" w:cs="Times New Roman"/>
          </w:rPr>
          <w:t xml:space="preserve"> </w:t>
        </w:r>
      </w:ins>
      <w:ins w:id="430" w:author="Benton, Deon" w:date="2026-06-19T02:40:00Z" w16du:dateUtc="2026-06-19T07:40:00Z">
        <w:r>
          <w:rPr>
            <w:rFonts w:ascii="Times New Roman" w:hAnsi="Times New Roman" w:cs="Times New Roman"/>
          </w:rPr>
          <w:t>pre-reaching 3-month-olds show the effect only after direct action ex</w:t>
        </w:r>
      </w:ins>
      <w:ins w:id="431" w:author="Benton, Deon" w:date="2026-06-19T02:42:00Z" w16du:dateUtc="2026-06-19T07:42:00Z">
        <w:r>
          <w:rPr>
            <w:rFonts w:ascii="Times New Roman" w:hAnsi="Times New Roman" w:cs="Times New Roman"/>
          </w:rPr>
          <w:t xml:space="preserve">perience. </w:t>
        </w:r>
      </w:ins>
      <w:ins w:id="432" w:author="Benton, Deon" w:date="2026-06-19T14:40:00Z" w16du:dateUtc="2026-06-19T19:40:00Z">
        <w:r w:rsidR="00714F6D">
          <w:rPr>
            <w:rFonts w:ascii="Times New Roman" w:hAnsi="Times New Roman" w:cs="Times New Roman"/>
          </w:rPr>
          <w:t>Such</w:t>
        </w:r>
      </w:ins>
      <w:ins w:id="433" w:author="Benton, Deon" w:date="2026-06-19T02:43:00Z" w16du:dateUtc="2026-06-19T07:43:00Z">
        <w:r w:rsidR="006754D7">
          <w:rPr>
            <w:rFonts w:ascii="Times New Roman" w:hAnsi="Times New Roman" w:cs="Times New Roman"/>
          </w:rPr>
          <w:t xml:space="preserve"> experience </w:t>
        </w:r>
      </w:ins>
      <w:ins w:id="434" w:author="Benton, Deon" w:date="2026-06-15T16:41:00Z" w16du:dateUtc="2026-06-15T21:41:00Z">
        <w:r w:rsidR="00B907B6">
          <w:rPr>
            <w:rFonts w:ascii="Times New Roman" w:hAnsi="Times New Roman" w:cs="Times New Roman"/>
          </w:rPr>
          <w:t>may</w:t>
        </w:r>
      </w:ins>
      <w:r w:rsidR="004B17E0">
        <w:rPr>
          <w:rFonts w:ascii="Times New Roman" w:hAnsi="Times New Roman" w:cs="Times New Roman"/>
        </w:rPr>
        <w:t xml:space="preserve"> </w:t>
      </w:r>
      <w:r w:rsidR="001572E6">
        <w:rPr>
          <w:rFonts w:ascii="Times New Roman" w:hAnsi="Times New Roman" w:cs="Times New Roman"/>
        </w:rPr>
        <w:t>temporarily heighten</w:t>
      </w:r>
      <w:r w:rsidR="0034312D" w:rsidRPr="00FD1459">
        <w:rPr>
          <w:rFonts w:ascii="Times New Roman" w:hAnsi="Times New Roman" w:cs="Times New Roman"/>
        </w:rPr>
        <w:t xml:space="preserve"> infants’ attention to and encoding of </w:t>
      </w:r>
      <w:ins w:id="435" w:author="Benton, Deon" w:date="2026-06-19T02:44:00Z" w16du:dateUtc="2026-06-19T07:44:00Z">
        <w:r w:rsidR="006754D7">
          <w:rPr>
            <w:rFonts w:ascii="Times New Roman" w:hAnsi="Times New Roman" w:cs="Times New Roman"/>
          </w:rPr>
          <w:t xml:space="preserve">the </w:t>
        </w:r>
      </w:ins>
      <w:r w:rsidR="0059095F" w:rsidRPr="0059095F">
        <w:rPr>
          <w:rFonts w:ascii="Times New Roman" w:hAnsi="Times New Roman" w:cs="Times New Roman"/>
        </w:rPr>
        <w:t>geometry</w:t>
      </w:r>
      <w:r w:rsidR="0059095F">
        <w:rPr>
          <w:rFonts w:ascii="Times New Roman" w:hAnsi="Times New Roman" w:cs="Times New Roman"/>
        </w:rPr>
        <w:t xml:space="preserve"> (i.e., arm configuration)</w:t>
      </w:r>
      <w:r w:rsidR="0059095F" w:rsidRPr="0059095F">
        <w:rPr>
          <w:rFonts w:ascii="Times New Roman" w:hAnsi="Times New Roman" w:cs="Times New Roman"/>
        </w:rPr>
        <w:t xml:space="preserve"> and </w:t>
      </w:r>
      <w:r w:rsidR="006E159B">
        <w:rPr>
          <w:rFonts w:ascii="Times New Roman" w:hAnsi="Times New Roman" w:cs="Times New Roman"/>
        </w:rPr>
        <w:t xml:space="preserve">movement </w:t>
      </w:r>
      <w:r w:rsidR="0059095F" w:rsidRPr="0059095F">
        <w:rPr>
          <w:rFonts w:ascii="Times New Roman" w:hAnsi="Times New Roman" w:cs="Times New Roman"/>
        </w:rPr>
        <w:t xml:space="preserve">trajectory </w:t>
      </w:r>
      <w:r w:rsidR="0059095F">
        <w:rPr>
          <w:rFonts w:ascii="Times New Roman" w:hAnsi="Times New Roman" w:cs="Times New Roman"/>
        </w:rPr>
        <w:t xml:space="preserve">(i.e., straightness of arm movement) </w:t>
      </w:r>
      <w:r w:rsidR="0059095F" w:rsidRPr="0059095F">
        <w:rPr>
          <w:rFonts w:ascii="Times New Roman" w:hAnsi="Times New Roman" w:cs="Times New Roman"/>
        </w:rPr>
        <w:t xml:space="preserve">of </w:t>
      </w:r>
      <w:r w:rsidR="0059095F">
        <w:rPr>
          <w:rFonts w:ascii="Times New Roman" w:hAnsi="Times New Roman" w:cs="Times New Roman"/>
        </w:rPr>
        <w:t xml:space="preserve">their own </w:t>
      </w:r>
      <w:r w:rsidR="0059095F" w:rsidRPr="0059095F">
        <w:rPr>
          <w:rFonts w:ascii="Times New Roman" w:hAnsi="Times New Roman" w:cs="Times New Roman"/>
        </w:rPr>
        <w:t>successful reaches</w:t>
      </w:r>
      <w:r w:rsidR="0059095F">
        <w:rPr>
          <w:rFonts w:ascii="Times New Roman" w:hAnsi="Times New Roman" w:cs="Times New Roman"/>
        </w:rPr>
        <w:t xml:space="preserve">. </w:t>
      </w:r>
      <w:r w:rsidR="00F70D15" w:rsidRPr="007B24BC">
        <w:rPr>
          <w:rFonts w:ascii="Times New Roman" w:hAnsi="Times New Roman" w:cs="Times New Roman"/>
        </w:rPr>
        <w:t>Consistent with this proposal, Needham et al. (2002) showed that</w:t>
      </w:r>
      <w:r w:rsidR="00F70D15">
        <w:rPr>
          <w:rFonts w:ascii="Times New Roman" w:hAnsi="Times New Roman" w:cs="Times New Roman"/>
        </w:rPr>
        <w:t xml:space="preserve"> </w:t>
      </w:r>
      <w:r w:rsidR="00F70D15" w:rsidRPr="007B24BC">
        <w:rPr>
          <w:rFonts w:ascii="Times New Roman" w:hAnsi="Times New Roman" w:cs="Times New Roman"/>
        </w:rPr>
        <w:t>sticky-mittens experience</w:t>
      </w:r>
      <w:r w:rsidR="00F70D15">
        <w:rPr>
          <w:rFonts w:ascii="Times New Roman" w:hAnsi="Times New Roman" w:cs="Times New Roman"/>
        </w:rPr>
        <w:t xml:space="preserve"> does</w:t>
      </w:r>
      <w:r w:rsidR="00F70D15" w:rsidRPr="007B24BC">
        <w:rPr>
          <w:rFonts w:ascii="Times New Roman" w:hAnsi="Times New Roman" w:cs="Times New Roman"/>
        </w:rPr>
        <w:t xml:space="preserve"> enhance infants’ learning about objects, </w:t>
      </w:r>
      <w:r w:rsidR="00F70D15">
        <w:rPr>
          <w:rFonts w:ascii="Times New Roman" w:hAnsi="Times New Roman" w:cs="Times New Roman"/>
        </w:rPr>
        <w:t>and research by Sommerville et al. (2005) showed that sticky mittens experience induces longer looks at initial action events than non-sticky mittens experience.</w:t>
      </w:r>
      <w:ins w:id="436" w:author="Benton, Deon" w:date="2026-06-19T14:47:00Z" w16du:dateUtc="2026-06-19T19:47:00Z">
        <w:r w:rsidR="00714F6D">
          <w:rPr>
            <w:rFonts w:ascii="Times New Roman" w:hAnsi="Times New Roman" w:cs="Times New Roman"/>
          </w:rPr>
          <w:t xml:space="preserve"> If s</w:t>
        </w:r>
      </w:ins>
      <w:ins w:id="437" w:author="Benton, Deon" w:date="2026-06-19T14:43:00Z" w16du:dateUtc="2026-06-19T19:43:00Z">
        <w:r w:rsidR="00714F6D">
          <w:rPr>
            <w:rFonts w:ascii="Times New Roman" w:hAnsi="Times New Roman" w:cs="Times New Roman"/>
          </w:rPr>
          <w:t>uccessful reaches average out to something close to a straight path</w:t>
        </w:r>
      </w:ins>
      <w:ins w:id="438" w:author="Benton, Deon" w:date="2026-06-19T14:47:00Z" w16du:dateUtc="2026-06-19T19:47:00Z">
        <w:r w:rsidR="00714F6D">
          <w:rPr>
            <w:rFonts w:ascii="Times New Roman" w:hAnsi="Times New Roman" w:cs="Times New Roman"/>
          </w:rPr>
          <w:t xml:space="preserve"> and </w:t>
        </w:r>
      </w:ins>
      <w:ins w:id="439" w:author="Benton, Deon" w:date="2026-06-19T14:49:00Z" w16du:dateUtc="2026-06-19T19:49:00Z">
        <w:r w:rsidR="00714F6D">
          <w:rPr>
            <w:rFonts w:ascii="Times New Roman" w:hAnsi="Times New Roman" w:cs="Times New Roman"/>
          </w:rPr>
          <w:t>produce</w:t>
        </w:r>
      </w:ins>
      <w:ins w:id="440" w:author="Benton, Deon" w:date="2026-06-19T14:47:00Z" w16du:dateUtc="2026-06-19T19:47:00Z">
        <w:r w:rsidR="00714F6D">
          <w:rPr>
            <w:rFonts w:ascii="Times New Roman" w:hAnsi="Times New Roman" w:cs="Times New Roman"/>
          </w:rPr>
          <w:t xml:space="preserve"> </w:t>
        </w:r>
        <w:proofErr w:type="spellStart"/>
        <w:r w:rsidR="00714F6D">
          <w:rPr>
            <w:rFonts w:ascii="Times New Roman" w:hAnsi="Times New Roman" w:cs="Times New Roman"/>
          </w:rPr>
          <w:t>amodal</w:t>
        </w:r>
      </w:ins>
      <w:proofErr w:type="spellEnd"/>
      <w:ins w:id="441" w:author="Benton, Deon" w:date="2026-06-19T14:53:00Z" w16du:dateUtc="2026-06-19T19:53:00Z">
        <w:r w:rsidR="000D5099">
          <w:rPr>
            <w:rFonts w:ascii="Times New Roman" w:hAnsi="Times New Roman" w:cs="Times New Roman"/>
          </w:rPr>
          <w:t>—that is, abstract and identity-independent—</w:t>
        </w:r>
      </w:ins>
      <w:ins w:id="442" w:author="Benton, Deon" w:date="2026-06-19T14:47:00Z" w16du:dateUtc="2026-06-19T19:47:00Z">
        <w:r w:rsidR="00714F6D">
          <w:rPr>
            <w:rFonts w:ascii="Times New Roman" w:hAnsi="Times New Roman" w:cs="Times New Roman"/>
          </w:rPr>
          <w:t>representations</w:t>
        </w:r>
      </w:ins>
      <w:ins w:id="443" w:author="Benton, Deon" w:date="2026-06-19T14:51:00Z" w16du:dateUtc="2026-06-19T19:51:00Z">
        <w:r w:rsidR="000D5099">
          <w:rPr>
            <w:rFonts w:ascii="Times New Roman" w:hAnsi="Times New Roman" w:cs="Times New Roman"/>
          </w:rPr>
          <w:t xml:space="preserve"> </w:t>
        </w:r>
      </w:ins>
      <w:ins w:id="444" w:author="Benton, Deon" w:date="2026-06-19T14:47:00Z" w16du:dateUtc="2026-06-19T19:47:00Z">
        <w:r w:rsidR="00714F6D">
          <w:rPr>
            <w:rFonts w:ascii="Times New Roman" w:hAnsi="Times New Roman" w:cs="Times New Roman"/>
          </w:rPr>
          <w:t xml:space="preserve">capturing the geometry and trajectory of </w:t>
        </w:r>
      </w:ins>
      <w:ins w:id="445" w:author="Benton, Deon" w:date="2026-06-19T14:49:00Z" w16du:dateUtc="2026-06-19T19:49:00Z">
        <w:r w:rsidR="000D5099">
          <w:rPr>
            <w:rFonts w:ascii="Times New Roman" w:hAnsi="Times New Roman" w:cs="Times New Roman"/>
          </w:rPr>
          <w:t>those</w:t>
        </w:r>
      </w:ins>
      <w:ins w:id="446" w:author="Benton, Deon" w:date="2026-06-19T14:47:00Z" w16du:dateUtc="2026-06-19T19:47:00Z">
        <w:r w:rsidR="00714F6D">
          <w:rPr>
            <w:rFonts w:ascii="Times New Roman" w:hAnsi="Times New Roman" w:cs="Times New Roman"/>
          </w:rPr>
          <w:t xml:space="preserve"> reaches</w:t>
        </w:r>
      </w:ins>
      <w:ins w:id="447" w:author="Benton, Deon" w:date="2026-06-19T14:54:00Z" w16du:dateUtc="2026-06-19T19:54:00Z">
        <w:r w:rsidR="000D5099">
          <w:rPr>
            <w:rFonts w:ascii="Times New Roman" w:hAnsi="Times New Roman" w:cs="Times New Roman"/>
          </w:rPr>
          <w:t xml:space="preserve">, </w:t>
        </w:r>
      </w:ins>
      <w:ins w:id="448" w:author="Benton, Deon" w:date="2026-06-19T14:51:00Z" w16du:dateUtc="2026-06-19T19:51:00Z">
        <w:r w:rsidR="000D5099">
          <w:rPr>
            <w:rFonts w:ascii="Times New Roman" w:hAnsi="Times New Roman" w:cs="Times New Roman"/>
          </w:rPr>
          <w:t>then</w:t>
        </w:r>
      </w:ins>
      <w:ins w:id="449" w:author="Benton, Deon" w:date="2026-06-19T14:52:00Z" w16du:dateUtc="2026-06-19T19:52:00Z">
        <w:r w:rsidR="000D5099">
          <w:rPr>
            <w:rFonts w:ascii="Times New Roman" w:hAnsi="Times New Roman" w:cs="Times New Roman"/>
          </w:rPr>
          <w:t xml:space="preserve"> straight</w:t>
        </w:r>
      </w:ins>
      <w:r w:rsidR="00C34BA4" w:rsidRPr="00C34BA4">
        <w:rPr>
          <w:rFonts w:ascii="Times New Roman" w:hAnsi="Times New Roman" w:cs="Times New Roman"/>
        </w:rPr>
        <w:t xml:space="preserve"> trajectories </w:t>
      </w:r>
      <w:ins w:id="450" w:author="Benton, Deon" w:date="2026-06-19T14:52:00Z" w16du:dateUtc="2026-06-19T19:52:00Z">
        <w:r w:rsidR="000D5099">
          <w:rPr>
            <w:rFonts w:ascii="Times New Roman" w:hAnsi="Times New Roman" w:cs="Times New Roman"/>
          </w:rPr>
          <w:t xml:space="preserve">should be rendered </w:t>
        </w:r>
      </w:ins>
      <w:r w:rsidR="00C34BA4" w:rsidRPr="00C34BA4">
        <w:rPr>
          <w:rFonts w:ascii="Times New Roman" w:hAnsi="Times New Roman" w:cs="Times New Roman"/>
        </w:rPr>
        <w:t>more familiar than curved ones</w:t>
      </w:r>
      <w:ins w:id="451" w:author="Benton, Deon" w:date="2026-06-19T14:52:00Z" w16du:dateUtc="2026-06-19T19:52:00Z">
        <w:r w:rsidR="000D5099">
          <w:rPr>
            <w:rFonts w:ascii="Times New Roman" w:hAnsi="Times New Roman" w:cs="Times New Roman"/>
          </w:rPr>
          <w:t>.</w:t>
        </w:r>
      </w:ins>
      <w:ins w:id="452" w:author="Benton, Deon" w:date="2026-06-19T14:44:00Z" w16du:dateUtc="2026-06-19T19:44:00Z">
        <w:r w:rsidR="00714F6D">
          <w:rPr>
            <w:rFonts w:ascii="Times New Roman" w:hAnsi="Times New Roman" w:cs="Times New Roman"/>
          </w:rPr>
          <w:t xml:space="preserve"> </w:t>
        </w:r>
      </w:ins>
      <w:ins w:id="453" w:author="Benton, Deon" w:date="2026-06-19T14:54:00Z" w16du:dateUtc="2026-06-19T19:54:00Z">
        <w:r w:rsidR="000D5099">
          <w:rPr>
            <w:rFonts w:ascii="Times New Roman" w:hAnsi="Times New Roman" w:cs="Times New Roman"/>
          </w:rPr>
          <w:t xml:space="preserve">Consequently, inefficient test events </w:t>
        </w:r>
      </w:ins>
      <w:ins w:id="454" w:author="Benton, Deon" w:date="2026-06-19T14:55:00Z" w16du:dateUtc="2026-06-19T19:55:00Z">
        <w:r w:rsidR="000D5099">
          <w:rPr>
            <w:rFonts w:ascii="Times New Roman" w:hAnsi="Times New Roman" w:cs="Times New Roman"/>
          </w:rPr>
          <w:t xml:space="preserve">should </w:t>
        </w:r>
      </w:ins>
      <w:ins w:id="455" w:author="Benton, Deon" w:date="2026-06-19T14:56:00Z" w16du:dateUtc="2026-06-19T19:56:00Z">
        <w:r w:rsidR="000D5099">
          <w:rPr>
            <w:rFonts w:ascii="Times New Roman" w:hAnsi="Times New Roman" w:cs="Times New Roman"/>
          </w:rPr>
          <w:t>produce</w:t>
        </w:r>
      </w:ins>
      <w:ins w:id="456" w:author="Benton, Deon" w:date="2026-06-19T14:55:00Z" w16du:dateUtc="2026-06-19T19:55:00Z">
        <w:r w:rsidR="000D5099">
          <w:rPr>
            <w:rFonts w:ascii="Times New Roman" w:hAnsi="Times New Roman" w:cs="Times New Roman"/>
          </w:rPr>
          <w:t xml:space="preserve"> longer looking than efficient test events. </w:t>
        </w:r>
      </w:ins>
    </w:p>
    <w:p w14:paraId="59A5325D" w14:textId="0DDD66D5"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w:t>
      </w:r>
      <w:ins w:id="457" w:author="Benton, Deon" w:date="2026-06-19T02:50:00Z" w16du:dateUtc="2026-06-19T07:50:00Z">
        <w:r w:rsidR="006754D7">
          <w:rPr>
            <w:rFonts w:ascii="Times New Roman" w:hAnsi="Times New Roman" w:cs="Times New Roman"/>
          </w:rPr>
          <w:t xml:space="preserve">instantiate this proposal in a connectionist computational model called ALIAS (for Association Learning in Action Studies) and test its ability to reproduce </w:t>
        </w:r>
      </w:ins>
      <w:ins w:id="458" w:author="Benton, Deon" w:date="2026-06-19T14:56:00Z" w16du:dateUtc="2026-06-19T19:56:00Z">
        <w:r w:rsidR="004B49D7">
          <w:rPr>
            <w:rFonts w:ascii="Times New Roman" w:hAnsi="Times New Roman" w:cs="Times New Roman"/>
          </w:rPr>
          <w:t>the prese</w:t>
        </w:r>
      </w:ins>
      <w:ins w:id="459" w:author="Benton, Deon" w:date="2026-06-19T14:57:00Z" w16du:dateUtc="2026-06-19T19:57:00Z">
        <w:r w:rsidR="004B49D7">
          <w:rPr>
            <w:rFonts w:ascii="Times New Roman" w:hAnsi="Times New Roman" w:cs="Times New Roman"/>
          </w:rPr>
          <w:t xml:space="preserve">nt </w:t>
        </w:r>
      </w:ins>
      <w:ins w:id="460" w:author="Benton, Deon" w:date="2026-06-19T02:50:00Z" w16du:dateUtc="2026-06-19T07:50:00Z">
        <w:r w:rsidR="006754D7">
          <w:rPr>
            <w:rFonts w:ascii="Times New Roman" w:hAnsi="Times New Roman" w:cs="Times New Roman"/>
          </w:rPr>
          <w:t xml:space="preserve">target findings. </w:t>
        </w:r>
      </w:ins>
      <w:ins w:id="461" w:author="Benton, Deon" w:date="2026-06-19T02:51:00Z" w16du:dateUtc="2026-06-19T07:51:00Z">
        <w:r w:rsidR="006754D7">
          <w:rPr>
            <w:rFonts w:ascii="Times New Roman" w:hAnsi="Times New Roman" w:cs="Times New Roman"/>
          </w:rPr>
          <w:t>Note, however, that the</w:t>
        </w:r>
      </w:ins>
      <w:r w:rsidR="00635C87">
        <w:rPr>
          <w:rFonts w:ascii="Times New Roman" w:hAnsi="Times New Roman" w:cs="Times New Roman"/>
        </w:rPr>
        <w:t xml:space="preserv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ins w:id="462" w:author="Benton, Deon" w:date="2026-06-19T02:51:00Z" w16du:dateUtc="2026-06-19T07:51:00Z">
        <w:r w:rsidR="006754D7">
          <w:rPr>
            <w:rFonts w:ascii="Times New Roman" w:hAnsi="Times New Roman" w:cs="Times New Roman"/>
          </w:rPr>
          <w:t>—it is an account of infants</w:t>
        </w:r>
      </w:ins>
      <w:ins w:id="463" w:author="Benton, Deon" w:date="2026-06-19T02:52:00Z" w16du:dateUtc="2026-06-19T07:52:00Z">
        <w:r w:rsidR="006754D7">
          <w:rPr>
            <w:rFonts w:ascii="Times New Roman" w:hAnsi="Times New Roman" w:cs="Times New Roman"/>
          </w:rPr>
          <w:t xml:space="preserve">’ </w:t>
        </w:r>
        <w:r w:rsidR="006754D7">
          <w:rPr>
            <w:rFonts w:ascii="Times New Roman" w:hAnsi="Times New Roman" w:cs="Times New Roman"/>
            <w:i/>
            <w:iCs/>
          </w:rPr>
          <w:t xml:space="preserve">looking behavior </w:t>
        </w:r>
        <w:r w:rsidR="006754D7">
          <w:rPr>
            <w:rFonts w:ascii="Times New Roman" w:hAnsi="Times New Roman" w:cs="Times New Roman"/>
          </w:rPr>
          <w:t>in these studies and is grounded entirely in associative learning</w:t>
        </w:r>
      </w:ins>
      <w:r w:rsidR="00635C87" w:rsidRPr="000B0B74">
        <w:rPr>
          <w:rFonts w:ascii="Times New Roman" w:hAnsi="Times New Roman" w:cs="Times New Roman"/>
        </w:rPr>
        <w:t xml:space="preserve"> over</w:t>
      </w:r>
      <w:r w:rsidR="005F4708">
        <w:rPr>
          <w:rFonts w:ascii="Times New Roman" w:hAnsi="Times New Roman" w:cs="Times New Roman"/>
        </w:rPr>
        <w:t xml:space="preserve"> </w:t>
      </w:r>
      <w:ins w:id="464" w:author="Benton, Deon" w:date="2026-06-19T02:52:00Z" w16du:dateUtc="2026-06-19T07:52:00Z">
        <w:r w:rsidR="006754D7">
          <w:rPr>
            <w:rFonts w:ascii="Times New Roman" w:hAnsi="Times New Roman" w:cs="Times New Roman"/>
          </w:rPr>
          <w:t xml:space="preserve">conceptually </w:t>
        </w:r>
      </w:ins>
      <w:ins w:id="465" w:author="Benton, Deon" w:date="2026-06-19T02:53:00Z" w16du:dateUtc="2026-06-19T07:53:00Z">
        <w:r w:rsidR="006754D7">
          <w:rPr>
            <w:rFonts w:ascii="Times New Roman" w:hAnsi="Times New Roman" w:cs="Times New Roman"/>
          </w:rPr>
          <w:t>neutral</w:t>
        </w:r>
      </w:ins>
      <w:ins w:id="466" w:author="Benton, Deon" w:date="2026-06-19T02:52:00Z" w16du:dateUtc="2026-06-19T07:52:00Z">
        <w:r w:rsidR="006754D7">
          <w:rPr>
            <w:rFonts w:ascii="Times New Roman" w:hAnsi="Times New Roman" w:cs="Times New Roman"/>
          </w:rPr>
          <w:t xml:space="preserve"> surface features and kinematics. </w:t>
        </w:r>
      </w:ins>
      <w:r w:rsidR="00635C87">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27B630FB"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r w:rsidR="006F7263">
        <w:rPr>
          <w:rFonts w:ascii="Times New Roman" w:hAnsi="Times New Roman" w:cs="Times New Roman"/>
        </w:rPr>
        <w:t>To that end</w:t>
      </w:r>
      <w:r>
        <w:rPr>
          <w:rFonts w:ascii="Times New Roman" w:hAnsi="Times New Roman" w:cs="Times New Roman"/>
        </w:rPr>
        <w:t>,</w:t>
      </w:r>
      <w:r w:rsidR="006F7263">
        <w:rPr>
          <w:rFonts w:ascii="Times New Roman" w:hAnsi="Times New Roman" w:cs="Times New Roman"/>
        </w:rPr>
        <w:t xml:space="preserve"> the current account was implemented in </w:t>
      </w:r>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r w:rsidR="006F7263">
        <w:rPr>
          <w:rFonts w:ascii="Times New Roman" w:hAnsi="Times New Roman" w:cs="Times New Roman"/>
        </w:rPr>
        <w:t xml:space="preserve">computational </w:t>
      </w:r>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r w:rsidR="006F7263">
        <w:rPr>
          <w:rFonts w:ascii="Times New Roman" w:hAnsi="Times New Roman" w:cs="Times New Roman"/>
        </w:rPr>
        <w:t xml:space="preserve">assess </w:t>
      </w:r>
      <w:r w:rsidR="00B22B2F">
        <w:rPr>
          <w:rFonts w:ascii="Times New Roman" w:hAnsi="Times New Roman" w:cs="Times New Roman"/>
        </w:rPr>
        <w:t>its</w:t>
      </w:r>
      <w:r w:rsidR="006F7263">
        <w:rPr>
          <w:rFonts w:ascii="Times New Roman" w:hAnsi="Times New Roman" w:cs="Times New Roman"/>
        </w:rPr>
        <w:t xml:space="preserve"> ability to reproduce </w:t>
      </w:r>
      <w:r w:rsidR="005A18FF">
        <w:rPr>
          <w:rFonts w:ascii="Times New Roman" w:hAnsi="Times New Roman" w:cs="Times New Roman"/>
        </w:rPr>
        <w:t>a range of key findings in the literature on infant</w:t>
      </w:r>
      <w:ins w:id="467" w:author="Benton, Deon" w:date="2026-06-15T17:02:00Z" w16du:dateUtc="2026-06-15T22:02:00Z">
        <w:r w:rsidR="00221515">
          <w:rPr>
            <w:rFonts w:ascii="Times New Roman" w:hAnsi="Times New Roman" w:cs="Times New Roman"/>
          </w:rPr>
          <w:t>s’ understanding of what makes an action efficient</w:t>
        </w:r>
      </w:ins>
      <w:r w:rsidR="00B22B2F">
        <w:rPr>
          <w:rFonts w:ascii="Times New Roman" w:hAnsi="Times New Roman" w:cs="Times New Roman"/>
        </w:rPr>
        <w:t xml:space="preserve"> and thus its explanatory breadth</w:t>
      </w:r>
      <w:r w:rsidR="006F7263">
        <w:rPr>
          <w:rFonts w:ascii="Times New Roman" w:hAnsi="Times New Roman" w:cs="Times New Roman"/>
        </w:rPr>
        <w:t>.</w:t>
      </w:r>
      <w:r w:rsidR="00FC2F2A">
        <w:rPr>
          <w:rFonts w:ascii="Times New Roman" w:hAnsi="Times New Roman" w:cs="Times New Roman"/>
        </w:rPr>
        <w:t xml:space="preserve"> </w:t>
      </w:r>
      <w:ins w:id="468" w:author="Benton, Deon" w:date="2026-06-15T17:16:00Z" w16du:dateUtc="2026-06-15T22:16:00Z">
        <w:r w:rsidR="00263DA5">
          <w:rPr>
            <w:rFonts w:ascii="Times New Roman" w:eastAsia="Times New Roman" w:hAnsi="Times New Roman" w:cs="Times New Roman"/>
          </w:rPr>
          <w:t>The target</w:t>
        </w:r>
      </w:ins>
      <w:r w:rsidR="00A729D9">
        <w:rPr>
          <w:rFonts w:ascii="Times New Roman" w:eastAsia="Times New Roman" w:hAnsi="Times New Roman" w:cs="Times New Roman"/>
        </w:rPr>
        <w:t xml:space="preserve"> findings that were the focus of</w:t>
      </w:r>
      <w:r w:rsidR="007B777A">
        <w:rPr>
          <w:rFonts w:ascii="Times New Roman" w:eastAsia="Times New Roman" w:hAnsi="Times New Roman" w:cs="Times New Roman"/>
        </w:rPr>
        <w:t xml:space="preserve"> the present series of simulations</w:t>
      </w:r>
      <w:ins w:id="469" w:author="Benton, Deon" w:date="2026-06-15T17:04:00Z" w16du:dateUtc="2026-06-15T22:04:00Z">
        <w:r w:rsidR="00221515">
          <w:rPr>
            <w:rFonts w:ascii="Times New Roman" w:eastAsia="Times New Roman" w:hAnsi="Times New Roman" w:cs="Times New Roman"/>
          </w:rPr>
          <w:t>—which we discussed above—</w:t>
        </w:r>
      </w:ins>
      <w:r w:rsidR="007B777A">
        <w:rPr>
          <w:rFonts w:ascii="Times New Roman" w:eastAsia="Times New Roman" w:hAnsi="Times New Roman" w:cs="Times New Roman"/>
        </w:rPr>
        <w:t>were</w:t>
      </w:r>
      <w:ins w:id="470" w:author="Benton, Deon" w:date="2026-06-15T17:04:00Z" w16du:dateUtc="2026-06-15T22:04:00Z">
        <w:r w:rsidR="00221515">
          <w:rPr>
            <w:rFonts w:ascii="Times New Roman" w:eastAsia="Times New Roman" w:hAnsi="Times New Roman" w:cs="Times New Roman"/>
          </w:rPr>
          <w:t xml:space="preserve"> the following</w:t>
        </w:r>
      </w:ins>
      <w:r w:rsidR="00155706">
        <w:rPr>
          <w:rFonts w:ascii="Times New Roman" w:eastAsia="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w:t>
      </w:r>
      <w:proofErr w:type="spellStart"/>
      <w:r w:rsidRPr="00B05956">
        <w:rPr>
          <w:rFonts w:ascii="Times New Roman" w:hAnsi="Times New Roman" w:cs="Times New Roman"/>
        </w:rPr>
        <w:t>Sodian</w:t>
      </w:r>
      <w:proofErr w:type="spellEnd"/>
      <w:r w:rsidRPr="00B05956">
        <w:rPr>
          <w:rFonts w:ascii="Times New Roman" w:hAnsi="Times New Roman" w:cs="Times New Roman"/>
        </w:rPr>
        <w:t xml:space="preserve">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 xml:space="preserve">nfants represent action efficiency continuously rather than dichotomously (e.g., Liu &amp; </w:t>
      </w:r>
      <w:proofErr w:type="spellStart"/>
      <w:r w:rsidRPr="00B05956">
        <w:rPr>
          <w:rFonts w:ascii="Times New Roman" w:hAnsi="Times New Roman" w:cs="Times New Roman"/>
        </w:rPr>
        <w:t>Spelke</w:t>
      </w:r>
      <w:proofErr w:type="spellEnd"/>
      <w:r w:rsidRPr="00B05956">
        <w:rPr>
          <w:rFonts w:ascii="Times New Roman" w:hAnsi="Times New Roman" w:cs="Times New Roman"/>
        </w:rPr>
        <w:t>,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2BE86EE9" w14:textId="248F0558" w:rsidR="00513437" w:rsidRDefault="00513437" w:rsidP="00E75EFC">
      <w:pPr>
        <w:spacing w:line="480" w:lineRule="auto"/>
        <w:ind w:firstLine="720"/>
        <w:contextualSpacing/>
        <w:rPr>
          <w:ins w:id="471" w:author="Benton, Deon" w:date="2026-06-15T17:15:00Z" w16du:dateUtc="2026-06-15T22:15:00Z"/>
          <w:rFonts w:ascii="Times New Roman" w:hAnsi="Times New Roman" w:cs="Times New Roman"/>
        </w:rPr>
      </w:pPr>
      <w:ins w:id="472" w:author="Benton, Deon" w:date="2026-06-15T17:15:00Z" w16du:dateUtc="2026-06-15T22:15:00Z">
        <w:r w:rsidRPr="00513437">
          <w:rPr>
            <w:rFonts w:ascii="Times New Roman" w:hAnsi="Times New Roman" w:cs="Times New Roman"/>
          </w:rPr>
          <w:t xml:space="preserve">The second goal of the current simulations was to assess whether ALIAS better captures the five target findings than either VOM10 or extensions of both models. A modified version of </w:t>
        </w:r>
        <w:r w:rsidRPr="00513437">
          <w:rPr>
            <w:rFonts w:ascii="Times New Roman" w:hAnsi="Times New Roman" w:cs="Times New Roman"/>
          </w:rPr>
          <w:lastRenderedPageBreak/>
          <w:t xml:space="preserve">VOM10, called VOM10-2, was designed to more faithfully represent the experimental paradigms </w:t>
        </w:r>
        <w:r>
          <w:rPr>
            <w:rFonts w:ascii="Times New Roman" w:hAnsi="Times New Roman" w:cs="Times New Roman"/>
          </w:rPr>
          <w:t>that produced the present target findings</w:t>
        </w:r>
        <w:r w:rsidRPr="00513437">
          <w:rPr>
            <w:rFonts w:ascii="Times New Roman" w:hAnsi="Times New Roman" w:cs="Times New Roman"/>
          </w:rPr>
          <w:t>.</w:t>
        </w:r>
      </w:ins>
      <w:ins w:id="473" w:author="Benton, Deon" w:date="2026-06-15T17:17:00Z" w16du:dateUtc="2026-06-15T22:17:00Z">
        <w:r w:rsidR="00263DA5">
          <w:rPr>
            <w:rFonts w:ascii="Times New Roman" w:hAnsi="Times New Roman" w:cs="Times New Roman"/>
          </w:rPr>
          <w:t xml:space="preserve"> </w:t>
        </w:r>
      </w:ins>
      <w:r w:rsidR="00263DA5" w:rsidRPr="00926947">
        <w:rPr>
          <w:rFonts w:ascii="Times New Roman" w:hAnsi="Times New Roman" w:cs="Times New Roman"/>
        </w:rPr>
        <w:t xml:space="preserve">This is achieved by ensuring that obstacles and goal objects remain continuously visible and that the agent no longer overshoots the barrier when passing over it. </w:t>
      </w:r>
      <w:ins w:id="474" w:author="Benton, Deon" w:date="2026-06-15T17:15:00Z" w16du:dateUtc="2026-06-15T22:15:00Z">
        <w:r w:rsidRPr="00513437">
          <w:rPr>
            <w:rFonts w:ascii="Times New Roman" w:hAnsi="Times New Roman" w:cs="Times New Roman"/>
          </w:rPr>
          <w:t xml:space="preserve"> A modified version of ALIAS, called ALIAS-2, eliminated the assumption that obstacles located peripheral to arced motion are less salient than obstacles located directly beneath it. Both extensions are described </w:t>
        </w:r>
        <w:r w:rsidR="00827E6C">
          <w:rPr>
            <w:rFonts w:ascii="Times New Roman" w:hAnsi="Times New Roman" w:cs="Times New Roman"/>
          </w:rPr>
          <w:t>more fully below</w:t>
        </w:r>
        <w:r w:rsidRPr="00513437">
          <w:rPr>
            <w:rFonts w:ascii="Times New Roman" w:hAnsi="Times New Roman" w:cs="Times New Roman"/>
          </w:rPr>
          <w:t>. By comparing ALIAS to these alternative models, the present simulations make it possible to determine whether the limitations previously ascribed to VOM10 are genuine and whether the assumptions unique to ALIAS are necessary for reproducing the current target findings. Given the goals of the present simulations, the studies from which the current target findings were derived were modeled only in enough detail to preserve the critical structure of the task. In cases where the original reports did not provide sufficient detail to model their critical aspects (e.g., the action phase length in Skerry et al., 2013), reasonable assumptions were made.</w:t>
        </w:r>
      </w:ins>
      <w:ins w:id="475" w:author="Benton, Deon" w:date="2026-06-15T17:17:00Z" w16du:dateUtc="2026-06-15T22:17:00Z">
        <w:r w:rsidR="00263DA5">
          <w:rPr>
            <w:rFonts w:ascii="Times New Roman" w:hAnsi="Times New Roman" w:cs="Times New Roman"/>
          </w:rPr>
          <w:t xml:space="preserve"> </w:t>
        </w:r>
      </w:ins>
    </w:p>
    <w:p w14:paraId="48BD51A4" w14:textId="6435C62F" w:rsidR="009F2395" w:rsidRDefault="00926947" w:rsidP="00706D21">
      <w:pPr>
        <w:spacing w:line="480" w:lineRule="auto"/>
        <w:ind w:firstLine="720"/>
        <w:contextualSpacing/>
        <w:rPr>
          <w:rFonts w:ascii="Times New Roman" w:hAnsi="Times New Roman" w:cs="Times New Roman"/>
        </w:rPr>
      </w:pPr>
      <w:r w:rsidRPr="00926947">
        <w:rPr>
          <w:rFonts w:ascii="Times New Roman" w:hAnsi="Times New Roman" w:cs="Times New Roman"/>
        </w:rPr>
        <w:t xml:space="preserve">In the next section, I begin by briefly describing </w:t>
      </w:r>
      <w:ins w:id="476" w:author="Benton, Deon" w:date="2026-06-13T22:23:00Z" w16du:dateUtc="2026-06-14T03:23:00Z">
        <w:r w:rsidR="006A6503">
          <w:rPr>
            <w:rFonts w:ascii="Times New Roman" w:hAnsi="Times New Roman" w:cs="Times New Roman"/>
          </w:rPr>
          <w:t>VOM10</w:t>
        </w:r>
      </w:ins>
      <w:r w:rsidR="00BB023A">
        <w:rPr>
          <w:rFonts w:ascii="Times New Roman" w:hAnsi="Times New Roman" w:cs="Times New Roman"/>
        </w:rPr>
        <w:t xml:space="preserve">. I start with </w:t>
      </w:r>
      <w:ins w:id="477" w:author="Benton, Deon" w:date="2026-06-13T22:23:00Z" w16du:dateUtc="2026-06-14T03:23:00Z">
        <w:r w:rsidR="006A6503">
          <w:rPr>
            <w:rFonts w:ascii="Times New Roman" w:hAnsi="Times New Roman" w:cs="Times New Roman"/>
          </w:rPr>
          <w:t>VOM10</w:t>
        </w:r>
      </w:ins>
      <w:r w:rsidR="00720495">
        <w:rPr>
          <w:rFonts w:ascii="Times New Roman" w:hAnsi="Times New Roman" w:cs="Times New Roman"/>
        </w:rPr>
        <w:t xml:space="preserve"> because this</w:t>
      </w:r>
      <w:r w:rsidRPr="00926947">
        <w:rPr>
          <w:rFonts w:ascii="Times New Roman" w:hAnsi="Times New Roman" w:cs="Times New Roman"/>
        </w:rPr>
        <w:t xml:space="preserve"> model serves as the primary comparison model throughout the present simulations. That said, because a detailed description of this model can be found in </w:t>
      </w:r>
      <w:ins w:id="478"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Pr="00926947">
        <w:rPr>
          <w:rFonts w:ascii="Times New Roman" w:hAnsi="Times New Roman" w:cs="Times New Roman"/>
        </w:rPr>
        <w:t xml:space="preserve"> (2010), the discussion here is necessarily kept brief. </w:t>
      </w:r>
      <w:ins w:id="479" w:author="Benton, Deon" w:date="2026-06-15T17:18:00Z" w16du:dateUtc="2026-06-15T22:18:00Z">
        <w:r w:rsidR="00706D21">
          <w:rPr>
            <w:rFonts w:ascii="Times New Roman" w:hAnsi="Times New Roman" w:cs="Times New Roman"/>
          </w:rPr>
          <w:t>Next I</w:t>
        </w:r>
      </w:ins>
      <w:r w:rsidRPr="00926947">
        <w:rPr>
          <w:rFonts w:ascii="Times New Roman" w:hAnsi="Times New Roman" w:cs="Times New Roman"/>
        </w:rPr>
        <w:t xml:space="preserve"> describe ALIAS’s architecture followed by a discussion of its pretraining experience; this experience remained identical across all simulations. I then present five simulations, each corresponding to one of the target findings. In each one, I compare ALIAS’s performance to that of </w:t>
      </w:r>
      <w:ins w:id="480" w:author="Benton, Deon" w:date="2026-06-13T22:23:00Z" w16du:dateUtc="2026-06-14T03:23:00Z">
        <w:r w:rsidR="006A6503">
          <w:rPr>
            <w:rFonts w:ascii="Times New Roman" w:hAnsi="Times New Roman" w:cs="Times New Roman"/>
          </w:rPr>
          <w:t>VOM10</w:t>
        </w:r>
      </w:ins>
      <w:ins w:id="481" w:author="Benton, Deon" w:date="2026-06-15T17:18:00Z" w16du:dateUtc="2026-06-15T22:18:00Z">
        <w:r w:rsidR="00706D21">
          <w:rPr>
            <w:rFonts w:ascii="Times New Roman" w:hAnsi="Times New Roman" w:cs="Times New Roman"/>
          </w:rPr>
          <w:t xml:space="preserve">, VOM10-2, </w:t>
        </w:r>
      </w:ins>
      <w:r w:rsidRPr="00926947">
        <w:rPr>
          <w:rFonts w:ascii="Times New Roman" w:hAnsi="Times New Roman" w:cs="Times New Roman"/>
        </w:rPr>
        <w:t xml:space="preserve">and ALIAS-2. </w:t>
      </w:r>
      <w:r w:rsidR="00BC1A22"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w:t>
      </w:r>
      <w:r w:rsidR="00EB4077">
        <w:rPr>
          <w:rFonts w:ascii="Times New Roman" w:hAnsi="Times New Roman" w:cs="Times New Roman"/>
        </w:rPr>
        <w:t xml:space="preserve">. In each one, </w:t>
      </w:r>
      <w:ins w:id="482" w:author="Benton, Deon" w:date="2026-06-15T17:23:00Z" w16du:dateUtc="2026-06-15T22:23:00Z">
        <w:r w:rsidR="00E825D8">
          <w:rPr>
            <w:rFonts w:ascii="Times New Roman" w:hAnsi="Times New Roman" w:cs="Times New Roman"/>
          </w:rPr>
          <w:t>ALIAS will be placed</w:t>
        </w:r>
      </w:ins>
      <w:ins w:id="483" w:author="Benton, Deon" w:date="2026-06-15T17:24:00Z" w16du:dateUtc="2026-06-15T22:24:00Z">
        <w:r w:rsidR="00E825D8">
          <w:rPr>
            <w:rFonts w:ascii="Times New Roman" w:hAnsi="Times New Roman" w:cs="Times New Roman"/>
          </w:rPr>
          <w:t xml:space="preserve"> in a </w:t>
        </w:r>
        <w:r w:rsidR="00E825D8">
          <w:rPr>
            <w:rFonts w:ascii="Times New Roman" w:hAnsi="Times New Roman" w:cs="Times New Roman"/>
          </w:rPr>
          <w:lastRenderedPageBreak/>
          <w:t>novel situation. I will sugg</w:t>
        </w:r>
      </w:ins>
      <w:ins w:id="484" w:author="Benton, Deon" w:date="2026-06-15T17:25:00Z" w16du:dateUtc="2026-06-15T22:25:00Z">
        <w:r w:rsidR="00E825D8">
          <w:rPr>
            <w:rFonts w:ascii="Times New Roman" w:hAnsi="Times New Roman" w:cs="Times New Roman"/>
          </w:rPr>
          <w:t>est that</w:t>
        </w:r>
      </w:ins>
      <w:r w:rsidR="00EB4077">
        <w:rPr>
          <w:rFonts w:ascii="Times New Roman" w:hAnsi="Times New Roman" w:cs="Times New Roman"/>
        </w:rPr>
        <w:t xml:space="preserve"> ALIAS’s responses</w:t>
      </w:r>
      <w:ins w:id="485" w:author="Benton, Deon" w:date="2026-06-15T17:25:00Z" w16du:dateUtc="2026-06-15T22:25:00Z">
        <w:r w:rsidR="00E825D8">
          <w:rPr>
            <w:rFonts w:ascii="Times New Roman" w:hAnsi="Times New Roman" w:cs="Times New Roman"/>
          </w:rPr>
          <w:t xml:space="preserve"> in</w:t>
        </w:r>
      </w:ins>
      <w:r w:rsidR="00EB4077">
        <w:rPr>
          <w:rFonts w:ascii="Times New Roman" w:hAnsi="Times New Roman" w:cs="Times New Roman"/>
        </w:rPr>
        <w:t xml:space="preserve"> </w:t>
      </w:r>
      <w:r w:rsidR="00583C36" w:rsidRPr="00583C36">
        <w:rPr>
          <w:rFonts w:ascii="Times New Roman" w:hAnsi="Times New Roman" w:cs="Times New Roman"/>
        </w:rPr>
        <w:t xml:space="preserve">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r w:rsidR="00BC1A22" w:rsidRPr="00BC1A22">
        <w:rPr>
          <w:rFonts w:ascii="Times New Roman" w:hAnsi="Times New Roman" w:cs="Times New Roman"/>
        </w:rPr>
        <w:t xml:space="preserve"> </w:t>
      </w:r>
    </w:p>
    <w:p w14:paraId="576AD74B" w14:textId="6B510159" w:rsidR="00166D82" w:rsidRPr="00AE207C" w:rsidRDefault="00166D82" w:rsidP="00166D82">
      <w:pPr>
        <w:spacing w:line="480" w:lineRule="auto"/>
        <w:ind w:firstLine="720"/>
        <w:contextualSpacing/>
        <w:rPr>
          <w:rFonts w:ascii="Times New Roman" w:hAnsi="Times New Roman" w:cs="Times New Roman"/>
        </w:rPr>
      </w:pPr>
      <w:r>
        <w:rPr>
          <w:rFonts w:ascii="Times New Roman" w:hAnsi="Times New Roman" w:cs="Times New Roman"/>
        </w:rPr>
        <w:t xml:space="preserve">All simulations reported here were run using the Lens neural network simulator (Rohde, 1999). The full set of training and testing files, including data from the simulations reported here, are available for download at </w:t>
      </w:r>
      <w:hyperlink r:id="rId13" w:history="1">
        <w:r w:rsidRPr="008472E4">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2133B31B" w14:textId="77777777" w:rsidR="00166D82" w:rsidRDefault="00166D82" w:rsidP="00706D21">
      <w:pPr>
        <w:spacing w:line="480" w:lineRule="auto"/>
        <w:ind w:firstLine="720"/>
        <w:contextualSpacing/>
        <w:rPr>
          <w:rFonts w:ascii="Times New Roman" w:hAnsi="Times New Roman" w:cs="Times New Roman"/>
        </w:rPr>
      </w:pP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7F59A554" w:rsidR="00D94781" w:rsidRPr="00DF625A" w:rsidRDefault="006A6503" w:rsidP="00524642">
      <w:pPr>
        <w:spacing w:line="480" w:lineRule="auto"/>
        <w:contextualSpacing/>
        <w:rPr>
          <w:rFonts w:ascii="Times New Roman" w:hAnsi="Times New Roman" w:cs="Times New Roman"/>
          <w:b/>
          <w:bCs/>
          <w:i/>
          <w:iCs/>
        </w:rPr>
      </w:pPr>
      <w:ins w:id="486" w:author="Benton, Deon" w:date="2026-06-13T22:23:00Z" w16du:dateUtc="2026-06-14T03:23:00Z">
        <w:r>
          <w:rPr>
            <w:rFonts w:ascii="Times New Roman" w:hAnsi="Times New Roman" w:cs="Times New Roman"/>
            <w:b/>
            <w:bCs/>
            <w:i/>
            <w:iCs/>
          </w:rPr>
          <w:t>VOM10</w:t>
        </w:r>
      </w:ins>
    </w:p>
    <w:p w14:paraId="2B13EE81" w14:textId="23215283" w:rsidR="00A86784" w:rsidRDefault="00524642" w:rsidP="00640CAC">
      <w:pPr>
        <w:spacing w:line="480" w:lineRule="auto"/>
        <w:contextualSpacing/>
        <w:rPr>
          <w:rFonts w:ascii="Times New Roman" w:hAnsi="Times New Roman" w:cs="Times New Roman"/>
        </w:rPr>
      </w:pPr>
      <w:r>
        <w:rPr>
          <w:rFonts w:ascii="Times New Roman" w:hAnsi="Times New Roman" w:cs="Times New Roman"/>
        </w:rPr>
        <w:tab/>
      </w:r>
      <w:ins w:id="487" w:author="Benton, Deon" w:date="2026-06-13T22:23:00Z" w16du:dateUtc="2026-06-14T03:23:00Z">
        <w:r w:rsidR="006A6503">
          <w:rPr>
            <w:rFonts w:ascii="Times New Roman" w:hAnsi="Times New Roman" w:cs="Times New Roman"/>
          </w:rPr>
          <w:t>VOM10</w:t>
        </w:r>
      </w:ins>
      <w:r w:rsidR="00084546">
        <w:rPr>
          <w:rFonts w:ascii="Times New Roman" w:hAnsi="Times New Roman" w:cs="Times New Roman"/>
        </w:rPr>
        <w:t xml:space="preserve">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steps.</w:t>
      </w:r>
      <w:r w:rsidR="008F7A11">
        <w:rPr>
          <w:rFonts w:ascii="Times New Roman" w:hAnsi="Times New Roman" w:cs="Times New Roman"/>
        </w:rPr>
        <w:t xml:space="preserve"> In this model, training was akin to habituation.</w:t>
      </w:r>
      <w:r w:rsidR="006D43E7">
        <w:rPr>
          <w:rFonts w:ascii="Times New Roman" w:hAnsi="Times New Roman" w:cs="Times New Roman"/>
        </w:rPr>
        <w:t xml:space="preserve"> For networks assigned to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r w:rsidR="00084546" w:rsidRPr="00084546">
        <w:rPr>
          <w:rFonts w:ascii="Times New Roman" w:hAnsi="Times New Roman" w:cs="Times New Roman"/>
        </w:rPr>
        <w:t>, the agent followed an arced path over a barrier to reach a goal object</w:t>
      </w:r>
      <w:r w:rsidR="006D43E7">
        <w:rPr>
          <w:rFonts w:ascii="Times New Roman" w:hAnsi="Times New Roman" w:cs="Times New Roman"/>
        </w:rPr>
        <w:t>. For networks</w:t>
      </w:r>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in contrast,</w:t>
      </w:r>
      <w:r w:rsidR="00084546" w:rsidRPr="00084546">
        <w:rPr>
          <w:rFonts w:ascii="Times New Roman" w:hAnsi="Times New Roman" w:cs="Times New Roman"/>
        </w:rPr>
        <w:t xml:space="preserve"> the same arced motion occurred </w:t>
      </w:r>
      <w:r w:rsidR="006D43E7">
        <w:rPr>
          <w:rFonts w:ascii="Times New Roman" w:hAnsi="Times New Roman" w:cs="Times New Roman"/>
        </w:rPr>
        <w:t>but in the</w:t>
      </w:r>
      <w:r w:rsidR="00084546" w:rsidRPr="00084546">
        <w:rPr>
          <w:rFonts w:ascii="Times New Roman" w:hAnsi="Times New Roman" w:cs="Times New Roman"/>
        </w:rPr>
        <w:t xml:space="preserve"> absence of a barrier. </w:t>
      </w:r>
      <w:r w:rsidR="008F7A11">
        <w:rPr>
          <w:rFonts w:ascii="Times New Roman" w:hAnsi="Times New Roman" w:cs="Times New Roman"/>
        </w:rPr>
        <w:t>A key feature of this model is that, at each time step,</w:t>
      </w:r>
      <w:r w:rsidR="00084546" w:rsidRPr="00084546">
        <w:rPr>
          <w:rFonts w:ascii="Times New Roman" w:hAnsi="Times New Roman" w:cs="Times New Roman"/>
        </w:rPr>
        <w:t xml:space="preserve"> activation propagated </w:t>
      </w:r>
      <w:r w:rsidR="008F7A11">
        <w:rPr>
          <w:rFonts w:ascii="Times New Roman" w:hAnsi="Times New Roman" w:cs="Times New Roman"/>
        </w:rPr>
        <w:t>throughout the network recurrently</w:t>
      </w:r>
      <w:r w:rsidR="00084546" w:rsidRPr="00084546">
        <w:rPr>
          <w:rFonts w:ascii="Times New Roman" w:hAnsi="Times New Roman" w:cs="Times New Roman"/>
        </w:rPr>
        <w:t xml:space="preserve"> before the</w:t>
      </w:r>
      <w:r w:rsidR="008F7A11">
        <w:rPr>
          <w:rFonts w:ascii="Times New Roman" w:hAnsi="Times New Roman" w:cs="Times New Roman"/>
        </w:rPr>
        <w:t xml:space="preserve"> Delta rule was used to update the</w:t>
      </w:r>
      <w:r w:rsidR="00084546" w:rsidRPr="00084546">
        <w:rPr>
          <w:rFonts w:ascii="Times New Roman" w:hAnsi="Times New Roman" w:cs="Times New Roman"/>
        </w:rPr>
        <w:t xml:space="preserve"> weights.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r w:rsidR="00841539">
        <w:rPr>
          <w:rFonts w:ascii="Times New Roman" w:hAnsi="Times New Roman" w:cs="Times New Roman"/>
        </w:rPr>
        <w:t>—like infants—</w:t>
      </w:r>
      <w:r w:rsidR="00084546" w:rsidRPr="00084546">
        <w:rPr>
          <w:rFonts w:ascii="Times New Roman" w:hAnsi="Times New Roman" w:cs="Times New Roman"/>
        </w:rPr>
        <w:t>were shown barrierless straight and arced trajectories</w:t>
      </w:r>
      <w:r w:rsidR="006A2AD9">
        <w:rPr>
          <w:rFonts w:ascii="Times New Roman" w:hAnsi="Times New Roman" w:cs="Times New Roman"/>
        </w:rPr>
        <w:t>. A</w:t>
      </w:r>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 xml:space="preserve">served as the dependent measure. This activation was treated as being inversely related to </w:t>
      </w:r>
      <w:r w:rsidR="006A2AD9">
        <w:rPr>
          <w:rFonts w:ascii="Times New Roman" w:hAnsi="Times New Roman" w:cs="Times New Roman"/>
        </w:rPr>
        <w:lastRenderedPageBreak/>
        <w:t xml:space="preserve">looking time (see </w:t>
      </w:r>
      <w:ins w:id="488"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proofErr w:type="spellEnd"/>
      <w:r w:rsidR="006A2AD9">
        <w:rPr>
          <w:rFonts w:ascii="Times New Roman" w:hAnsi="Times New Roman" w:cs="Times New Roman"/>
        </w:rPr>
        <w:t xml:space="preserve">, 2010). </w:t>
      </w:r>
      <w:r w:rsidR="00084546" w:rsidRPr="00084546">
        <w:rPr>
          <w:rFonts w:ascii="Times New Roman" w:hAnsi="Times New Roman" w:cs="Times New Roman"/>
        </w:rPr>
        <w:t xml:space="preserve">Figure 1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the Experimental condition</w:t>
      </w:r>
      <w:r w:rsidR="00084546">
        <w:rPr>
          <w:rFonts w:ascii="Times New Roman" w:hAnsi="Times New Roman" w:cs="Times New Roman"/>
        </w:rPr>
        <w:t xml:space="preserve">. </w:t>
      </w:r>
      <w:r w:rsidR="00FF110D">
        <w:rPr>
          <w:rFonts w:ascii="Times New Roman" w:hAnsi="Times New Roman" w:cs="Times New Roman"/>
        </w:rPr>
        <w:t xml:space="preserve"> </w:t>
      </w:r>
    </w:p>
    <w:p w14:paraId="350607A8" w14:textId="1AB38934" w:rsidR="00A86784" w:rsidRDefault="00C21D3F" w:rsidP="00A86784">
      <w:pPr>
        <w:keepNext/>
        <w:spacing w:line="480" w:lineRule="auto"/>
        <w:contextualSpacing/>
      </w:pPr>
      <w:r>
        <w:rPr>
          <w:noProof/>
        </w:rPr>
        <w:drawing>
          <wp:inline distT="0" distB="0" distL="0" distR="0" wp14:anchorId="445771DB" wp14:editId="5F60B79B">
            <wp:extent cx="5034634" cy="4476307"/>
            <wp:effectExtent l="0" t="0" r="0" b="635"/>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14">
                      <a:extLst>
                        <a:ext uri="{28A0092B-C50C-407E-A947-70E740481C1C}">
                          <a14:useLocalDpi xmlns:a14="http://schemas.microsoft.com/office/drawing/2010/main" val="0"/>
                        </a:ext>
                      </a:extLst>
                    </a:blip>
                    <a:stretch>
                      <a:fillRect/>
                    </a:stretch>
                  </pic:blipFill>
                  <pic:spPr>
                    <a:xfrm>
                      <a:off x="0" y="0"/>
                      <a:ext cx="5048964" cy="4489048"/>
                    </a:xfrm>
                    <a:prstGeom prst="rect">
                      <a:avLst/>
                    </a:prstGeom>
                  </pic:spPr>
                </pic:pic>
              </a:graphicData>
            </a:graphic>
          </wp:inline>
        </w:drawing>
      </w:r>
    </w:p>
    <w:p w14:paraId="4360782C" w14:textId="1290449C"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4</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ins w:id="489" w:author="Benton, Deon" w:date="2026-06-13T22:23:00Z" w16du:dateUtc="2026-06-14T03:23:00Z">
        <w:r w:rsidR="006A6503">
          <w:rPr>
            <w:rFonts w:ascii="Times New Roman" w:hAnsi="Times New Roman" w:cs="Times New Roman"/>
            <w:color w:val="000000" w:themeColor="text1"/>
            <w:sz w:val="24"/>
            <w:szCs w:val="24"/>
          </w:rPr>
          <w:t>VOM10</w:t>
        </w:r>
      </w:ins>
      <w:r w:rsidR="00880AC5" w:rsidRPr="00385ADB">
        <w:rPr>
          <w:rFonts w:ascii="Times New Roman" w:hAnsi="Times New Roman" w:cs="Times New Roman"/>
          <w:color w:val="000000" w:themeColor="text1"/>
          <w:sz w:val="24"/>
          <w:szCs w:val="24"/>
        </w:rPr>
        <w:t xml:space="preserve">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ins w:id="490" w:author="Benton, Deon" w:date="2026-06-12T14:40:00Z" w16du:dateUtc="2026-06-12T19:40:00Z">
        <w:r w:rsidR="0000003E">
          <w:rPr>
            <w:rFonts w:ascii="Times New Roman" w:hAnsi="Times New Roman" w:cs="Times New Roman"/>
            <w:i w:val="0"/>
            <w:iCs w:val="0"/>
            <w:color w:val="000000" w:themeColor="text1"/>
            <w:sz w:val="24"/>
            <w:szCs w:val="24"/>
          </w:rPr>
          <w:t xml:space="preserve">Van </w:t>
        </w:r>
        <w:proofErr w:type="spellStart"/>
        <w:r w:rsidR="0000003E">
          <w:rPr>
            <w:rFonts w:ascii="Times New Roman" w:hAnsi="Times New Roman" w:cs="Times New Roman"/>
            <w:i w:val="0"/>
            <w:iCs w:val="0"/>
            <w:color w:val="000000" w:themeColor="text1"/>
            <w:sz w:val="24"/>
            <w:szCs w:val="24"/>
          </w:rPr>
          <w:t>Overwalle</w:t>
        </w:r>
      </w:ins>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198BD83B" w14:textId="43942B55" w:rsidR="004D74C4" w:rsidRDefault="002A3038" w:rsidP="00C15DAE">
      <w:pPr>
        <w:spacing w:line="480" w:lineRule="auto"/>
        <w:ind w:firstLine="720"/>
        <w:contextualSpacing/>
        <w:rPr>
          <w:rFonts w:ascii="Times New Roman" w:hAnsi="Times New Roman" w:cs="Times New Roman"/>
        </w:rPr>
      </w:pPr>
      <w:r>
        <w:rPr>
          <w:rFonts w:ascii="Times New Roman" w:hAnsi="Times New Roman" w:cs="Times New Roman"/>
        </w:rPr>
        <w:t xml:space="preserve">Note that </w:t>
      </w:r>
      <w:r w:rsidR="006A6503">
        <w:rPr>
          <w:rFonts w:ascii="Times New Roman" w:hAnsi="Times New Roman" w:cs="Times New Roman"/>
        </w:rPr>
        <w:t>VOM10</w:t>
      </w:r>
      <w:r>
        <w:rPr>
          <w:rFonts w:ascii="Times New Roman" w:hAnsi="Times New Roman" w:cs="Times New Roman"/>
        </w:rPr>
        <w:t>-2 was identical to this model</w:t>
      </w:r>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r w:rsidR="004D74C4" w:rsidRPr="007656E1">
        <w:rPr>
          <w:rFonts w:ascii="Times New Roman" w:hAnsi="Times New Roman" w:cs="Times New Roman"/>
        </w:rPr>
        <w:t xml:space="preserve"> </w:t>
      </w:r>
      <w:r>
        <w:rPr>
          <w:rFonts w:ascii="Times New Roman" w:hAnsi="Times New Roman" w:cs="Times New Roman"/>
        </w:rPr>
        <w:t xml:space="preserve">except that, as was mentioned earlier, the agent no longer overshot the barrier </w:t>
      </w:r>
      <w:r w:rsidR="002313A1">
        <w:rPr>
          <w:rFonts w:ascii="Times New Roman" w:hAnsi="Times New Roman" w:cs="Times New Roman"/>
        </w:rPr>
        <w:t>by one cell</w:t>
      </w:r>
      <w:r w:rsidR="006F5655">
        <w:rPr>
          <w:rFonts w:ascii="Times New Roman" w:hAnsi="Times New Roman" w:cs="Times New Roman"/>
        </w:rPr>
        <w:t>. Additionally,</w:t>
      </w:r>
      <w:r>
        <w:rPr>
          <w:rFonts w:ascii="Times New Roman" w:hAnsi="Times New Roman" w:cs="Times New Roman"/>
        </w:rPr>
        <w:t xml:space="preserve"> the barrier </w:t>
      </w:r>
      <w:r>
        <w:rPr>
          <w:rFonts w:ascii="Times New Roman" w:hAnsi="Times New Roman" w:cs="Times New Roman"/>
        </w:rPr>
        <w:lastRenderedPageBreak/>
        <w:t xml:space="preserve">and goal remained continuously visible throughout the agent’s </w:t>
      </w:r>
      <w:r w:rsidR="00903859">
        <w:rPr>
          <w:rFonts w:ascii="Times New Roman" w:hAnsi="Times New Roman" w:cs="Times New Roman"/>
        </w:rPr>
        <w:t>arced motion</w:t>
      </w:r>
      <w:r>
        <w:rPr>
          <w:rFonts w:ascii="Times New Roman" w:hAnsi="Times New Roman" w:cs="Times New Roman"/>
        </w:rPr>
        <w:t xml:space="preserve"> path.</w:t>
      </w:r>
      <w:r w:rsidR="003120C8">
        <w:rPr>
          <w:rFonts w:ascii="Times New Roman" w:hAnsi="Times New Roman" w:cs="Times New Roman"/>
        </w:rPr>
        <w:t xml:space="preserve"> </w:t>
      </w:r>
      <w:r w:rsidR="007656E1">
        <w:rPr>
          <w:rFonts w:ascii="Times New Roman" w:hAnsi="Times New Roman" w:cs="Times New Roman"/>
        </w:rPr>
        <w:t xml:space="preserve">Because </w:t>
      </w:r>
      <w:r w:rsidR="00C97F82">
        <w:rPr>
          <w:rFonts w:ascii="Times New Roman" w:hAnsi="Times New Roman" w:cs="Times New Roman"/>
        </w:rPr>
        <w:t>these changes resulted in</w:t>
      </w:r>
      <w:r w:rsidR="007656E1" w:rsidRPr="007656E1">
        <w:rPr>
          <w:rFonts w:ascii="Times New Roman" w:hAnsi="Times New Roman" w:cs="Times New Roman"/>
        </w:rPr>
        <w:t xml:space="preserve"> greater overall network activity in </w:t>
      </w:r>
      <w:r w:rsidR="006A6503">
        <w:rPr>
          <w:rFonts w:ascii="Times New Roman" w:hAnsi="Times New Roman" w:cs="Times New Roman"/>
        </w:rPr>
        <w:t>VOM10</w:t>
      </w:r>
      <w:r w:rsidR="007656E1" w:rsidRPr="007656E1">
        <w:rPr>
          <w:rFonts w:ascii="Times New Roman" w:hAnsi="Times New Roman" w:cs="Times New Roman"/>
        </w:rPr>
        <w:t xml:space="preserve">-2 compared to </w:t>
      </w:r>
      <w:r w:rsidR="006A6503">
        <w:rPr>
          <w:rFonts w:ascii="Times New Roman" w:hAnsi="Times New Roman" w:cs="Times New Roman"/>
        </w:rPr>
        <w:t>VOM10</w:t>
      </w:r>
      <w:r w:rsidR="00C97F82">
        <w:rPr>
          <w:rFonts w:ascii="Times New Roman" w:hAnsi="Times New Roman" w:cs="Times New Roman"/>
        </w:rPr>
        <w:t>, the actual activation of the network was a sigmoid function of its internal activation.</w:t>
      </w:r>
      <w:r w:rsidR="007656E1">
        <w:rPr>
          <w:rFonts w:ascii="Times New Roman" w:hAnsi="Times New Roman" w:cs="Times New Roman"/>
        </w:rPr>
        <w:t xml:space="preserve"> This functioned to</w:t>
      </w:r>
      <w:r w:rsidR="004D74C4" w:rsidRPr="007656E1">
        <w:rPr>
          <w:rFonts w:ascii="Times New Roman" w:hAnsi="Times New Roman" w:cs="Times New Roman"/>
        </w:rPr>
        <w:t xml:space="preserve"> stabilize</w:t>
      </w:r>
      <w:r w:rsidR="007656E1">
        <w:rPr>
          <w:rFonts w:ascii="Times New Roman" w:hAnsi="Times New Roman" w:cs="Times New Roman"/>
        </w:rPr>
        <w:t xml:space="preserve"> the</w:t>
      </w:r>
      <w:r w:rsidR="004D74C4" w:rsidRPr="007656E1">
        <w:rPr>
          <w:rFonts w:ascii="Times New Roman" w:hAnsi="Times New Roman" w:cs="Times New Roman"/>
        </w:rPr>
        <w:t xml:space="preserve"> recurrent dynamics</w:t>
      </w:r>
      <w:r w:rsidR="007656E1">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0B3AF7C1" w14:textId="77777777" w:rsidR="00AF7C8B" w:rsidRDefault="00256CC3" w:rsidP="007656E1">
      <w:pPr>
        <w:spacing w:line="480" w:lineRule="auto"/>
        <w:contextualSpacing/>
        <w:rPr>
          <w:rFonts w:ascii="Times New Roman" w:hAnsi="Times New Roman" w:cs="Times New Roman"/>
          <w:b/>
          <w:bCs/>
        </w:rPr>
      </w:pPr>
      <w:r>
        <w:rPr>
          <w:rFonts w:ascii="Times New Roman" w:hAnsi="Times New Roman" w:cs="Times New Roman"/>
          <w:b/>
          <w:bCs/>
        </w:rPr>
        <w:t>Method</w:t>
      </w:r>
    </w:p>
    <w:p w14:paraId="1134CB9F" w14:textId="0201698D" w:rsidR="004D4F4D" w:rsidRPr="00083C30" w:rsidRDefault="00223A09" w:rsidP="007656E1">
      <w:pPr>
        <w:spacing w:line="480" w:lineRule="auto"/>
        <w:contextualSpacing/>
        <w:rPr>
          <w:rFonts w:ascii="Times New Roman" w:hAnsi="Times New Roman" w:cs="Times New Roman"/>
          <w:b/>
          <w:bCs/>
        </w:rPr>
      </w:pPr>
      <w:r w:rsidRPr="00083C30">
        <w:rPr>
          <w:rFonts w:ascii="Times New Roman" w:hAnsi="Times New Roman" w:cs="Times New Roman"/>
          <w:b/>
          <w:bCs/>
        </w:rPr>
        <w:t xml:space="preserve"> </w:t>
      </w:r>
      <w:r w:rsidR="004D4F4D" w:rsidRPr="00E03CC8">
        <w:rPr>
          <w:rFonts w:ascii="Times New Roman" w:hAnsi="Times New Roman" w:cs="Times New Roman"/>
          <w:noProof/>
        </w:rPr>
        <mc:AlternateContent>
          <mc:Choice Requires="wps">
            <w:drawing>
              <wp:anchor distT="45720" distB="45720" distL="114300" distR="114300" simplePos="0" relativeHeight="251673600" behindDoc="0" locked="0" layoutInCell="1" allowOverlap="1" wp14:anchorId="11DB812E" wp14:editId="2CF76D78">
                <wp:simplePos x="0" y="0"/>
                <wp:positionH relativeFrom="margin">
                  <wp:posOffset>0</wp:posOffset>
                </wp:positionH>
                <wp:positionV relativeFrom="paragraph">
                  <wp:posOffset>396875</wp:posOffset>
                </wp:positionV>
                <wp:extent cx="5836920" cy="3699510"/>
                <wp:effectExtent l="0" t="0" r="0" b="0"/>
                <wp:wrapSquare wrapText="bothSides"/>
                <wp:docPr id="4305986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6920" cy="3699510"/>
                        </a:xfrm>
                        <a:prstGeom prst="rect">
                          <a:avLst/>
                        </a:prstGeom>
                        <a:solidFill>
                          <a:srgbClr val="FFFFFF"/>
                        </a:solidFill>
                        <a:ln w="9525">
                          <a:noFill/>
                          <a:miter lim="800000"/>
                          <a:headEnd/>
                          <a:tailEnd/>
                        </a:ln>
                      </wps:spPr>
                      <wps:txbx>
                        <w:txbxContent>
                          <w:p w14:paraId="30190270" w14:textId="77777777" w:rsidR="004D4F4D" w:rsidRDefault="004D4F4D" w:rsidP="004D4F4D">
                            <w:pPr>
                              <w:keepNext/>
                              <w:jc w:val="center"/>
                            </w:pPr>
                            <w:r>
                              <w:rPr>
                                <w:noProof/>
                              </w:rPr>
                              <w:drawing>
                                <wp:inline distT="0" distB="0" distL="0" distR="0" wp14:anchorId="06362DE4" wp14:editId="678B3069">
                                  <wp:extent cx="4805916" cy="2703462"/>
                                  <wp:effectExtent l="0" t="0" r="0" b="1905"/>
                                  <wp:docPr id="102581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5">
                                            <a:extLst>
                                              <a:ext uri="{28A0092B-C50C-407E-A947-70E740481C1C}">
                                                <a14:useLocalDpi xmlns:a14="http://schemas.microsoft.com/office/drawing/2010/main" val="0"/>
                                              </a:ext>
                                            </a:extLst>
                                          </a:blip>
                                          <a:stretch>
                                            <a:fillRect/>
                                          </a:stretch>
                                        </pic:blipFill>
                                        <pic:spPr>
                                          <a:xfrm>
                                            <a:off x="0" y="0"/>
                                            <a:ext cx="4831791" cy="2718017"/>
                                          </a:xfrm>
                                          <a:prstGeom prst="rect">
                                            <a:avLst/>
                                          </a:prstGeom>
                                        </pic:spPr>
                                      </pic:pic>
                                    </a:graphicData>
                                  </a:graphic>
                                </wp:inline>
                              </w:drawing>
                            </w:r>
                          </w:p>
                          <w:p w14:paraId="4A7F3D5B" w14:textId="77777777"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Schematic of an untrained ALIAS. A</w:t>
                            </w:r>
                            <w:r>
                              <w:rPr>
                                <w:rFonts w:ascii="Times New Roman" w:hAnsi="Times New Roman" w:cs="Times New Roman"/>
                                <w:i w:val="0"/>
                                <w:iCs w:val="0"/>
                                <w:color w:val="000000" w:themeColor="text1"/>
                                <w:sz w:val="24"/>
                                <w:szCs w:val="24"/>
                              </w:rPr>
                              <w:t xml:space="preserve"> linear path event is being depicted here, in which one object begins to move horizontally along a linear path to reach the other object. The legend on the left provides the names of the input groups and corresponding output groups. </w:t>
                            </w:r>
                          </w:p>
                          <w:p w14:paraId="0E61AE85" w14:textId="77777777" w:rsidR="004D4F4D" w:rsidRDefault="004D4F4D" w:rsidP="004D4F4D">
                            <w:pPr>
                              <w:keepNext/>
                            </w:pPr>
                          </w:p>
                          <w:p w14:paraId="5470CB5A" w14:textId="77777777" w:rsidR="004D4F4D" w:rsidRDefault="004D4F4D" w:rsidP="004D4F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DB812E" id="_x0000_t202" coordsize="21600,21600" o:spt="202" path="m,l,21600r21600,l21600,xe">
                <v:stroke joinstyle="miter"/>
                <v:path gradientshapeok="t" o:connecttype="rect"/>
              </v:shapetype>
              <v:shape id="Text Box 2" o:spid="_x0000_s1026" type="#_x0000_t202" style="position:absolute;margin-left:0;margin-top:31.25pt;width:459.6pt;height:291.3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" stroked="f">
                <v:textbox>
                  <w:txbxContent>
                    <w:p w14:paraId="30190270" w14:textId="77777777" w:rsidR="004D4F4D" w:rsidRDefault="004D4F4D" w:rsidP="004D4F4D">
                      <w:pPr>
                        <w:keepNext/>
                        <w:jc w:val="center"/>
                      </w:pPr>
                      <w:r>
                        <w:rPr>
                          <w:noProof/>
                        </w:rPr>
                        <w:drawing>
                          <wp:inline distT="0" distB="0" distL="0" distR="0" wp14:anchorId="06362DE4" wp14:editId="678B3069">
                            <wp:extent cx="4805916" cy="2703462"/>
                            <wp:effectExtent l="0" t="0" r="0" b="1905"/>
                            <wp:docPr id="102581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6">
                                      <a:extLst>
                                        <a:ext uri="{28A0092B-C50C-407E-A947-70E740481C1C}">
                                          <a14:useLocalDpi xmlns:a14="http://schemas.microsoft.com/office/drawing/2010/main" val="0"/>
                                        </a:ext>
                                      </a:extLst>
                                    </a:blip>
                                    <a:stretch>
                                      <a:fillRect/>
                                    </a:stretch>
                                  </pic:blipFill>
                                  <pic:spPr>
                                    <a:xfrm>
                                      <a:off x="0" y="0"/>
                                      <a:ext cx="4831791" cy="2718017"/>
                                    </a:xfrm>
                                    <a:prstGeom prst="rect">
                                      <a:avLst/>
                                    </a:prstGeom>
                                  </pic:spPr>
                                </pic:pic>
                              </a:graphicData>
                            </a:graphic>
                          </wp:inline>
                        </w:drawing>
                      </w:r>
                    </w:p>
                    <w:p w14:paraId="4A7F3D5B" w14:textId="77777777" w:rsidR="004D4F4D" w:rsidRPr="00E03CC8" w:rsidRDefault="004D4F4D" w:rsidP="004D4F4D">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5</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Schematic of an untrained ALIAS. A</w:t>
                      </w:r>
                      <w:r>
                        <w:rPr>
                          <w:rFonts w:ascii="Times New Roman" w:hAnsi="Times New Roman" w:cs="Times New Roman"/>
                          <w:i w:val="0"/>
                          <w:iCs w:val="0"/>
                          <w:color w:val="000000" w:themeColor="text1"/>
                          <w:sz w:val="24"/>
                          <w:szCs w:val="24"/>
                        </w:rPr>
                        <w:t xml:space="preserve"> linear path event is being depicted here, in which one object begins to move horizontally along a linear path to reach the other object. The legend on the left provides the names of the input groups and corresponding output groups. </w:t>
                      </w:r>
                    </w:p>
                    <w:p w14:paraId="0E61AE85" w14:textId="77777777" w:rsidR="004D4F4D" w:rsidRDefault="004D4F4D" w:rsidP="004D4F4D">
                      <w:pPr>
                        <w:keepNext/>
                      </w:pPr>
                    </w:p>
                    <w:p w14:paraId="5470CB5A" w14:textId="77777777" w:rsidR="004D4F4D" w:rsidRDefault="004D4F4D" w:rsidP="004D4F4D"/>
                  </w:txbxContent>
                </v:textbox>
                <w10:wrap type="square" anchorx="margin"/>
              </v:shape>
            </w:pict>
          </mc:Fallback>
        </mc:AlternateContent>
      </w:r>
    </w:p>
    <w:p w14:paraId="07037A2B" w14:textId="77777777" w:rsidR="00B15EDE" w:rsidRDefault="00B15EDE" w:rsidP="00A73E05">
      <w:pPr>
        <w:spacing w:line="480" w:lineRule="auto"/>
        <w:ind w:firstLine="720"/>
        <w:contextualSpacing/>
        <w:rPr>
          <w:ins w:id="491" w:author="Benton, Deon" w:date="2026-06-19T00:58:00Z" w16du:dateUtc="2026-06-19T05:58:00Z"/>
          <w:rFonts w:ascii="Times New Roman" w:hAnsi="Times New Roman" w:cs="Times New Roman"/>
          <w:b/>
          <w:bCs/>
          <w:i/>
          <w:iCs/>
        </w:rPr>
      </w:pPr>
    </w:p>
    <w:p w14:paraId="6DA3979C" w14:textId="7DFE47AD" w:rsidR="00C52039" w:rsidRDefault="00256CC3" w:rsidP="00A73E05">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Network Architecture.</w:t>
      </w:r>
      <w:r>
        <w:rPr>
          <w:rFonts w:ascii="Times New Roman" w:hAnsi="Times New Roman" w:cs="Times New Roman"/>
        </w:rPr>
        <w:t xml:space="preserve"> </w:t>
      </w:r>
      <w:r w:rsidR="008A24FD">
        <w:rPr>
          <w:rFonts w:ascii="Times New Roman" w:hAnsi="Times New Roman" w:cs="Times New Roman"/>
        </w:rPr>
        <w:t xml:space="preserve">Figure 5 shows the model architecture. </w:t>
      </w:r>
      <w:r w:rsidR="00400445">
        <w:rPr>
          <w:rFonts w:ascii="Times New Roman" w:hAnsi="Times New Roman" w:cs="Times New Roman"/>
        </w:rPr>
        <w:t xml:space="preserve">The </w:t>
      </w:r>
      <w:r w:rsidR="008A24FD">
        <w:rPr>
          <w:rFonts w:ascii="Times New Roman" w:hAnsi="Times New Roman" w:cs="Times New Roman"/>
        </w:rPr>
        <w:t>model</w:t>
      </w:r>
      <w:r w:rsidR="00893DC3">
        <w:rPr>
          <w:rFonts w:ascii="Times New Roman" w:hAnsi="Times New Roman" w:cs="Times New Roman"/>
        </w:rPr>
        <w:t xml:space="preserve"> </w:t>
      </w:r>
      <w:r w:rsidR="00400445">
        <w:rPr>
          <w:rFonts w:ascii="Times New Roman" w:hAnsi="Times New Roman" w:cs="Times New Roman"/>
        </w:rPr>
        <w:t>consisted of three layers of units.</w:t>
      </w:r>
      <w:r w:rsidR="00AD5D00">
        <w:rPr>
          <w:rFonts w:ascii="Times New Roman" w:hAnsi="Times New Roman" w:cs="Times New Roman"/>
        </w:rPr>
        <w:t xml:space="preserve"> </w:t>
      </w:r>
      <w:r w:rsidR="00195307">
        <w:rPr>
          <w:rFonts w:ascii="Times New Roman" w:hAnsi="Times New Roman" w:cs="Times New Roman"/>
        </w:rPr>
        <w:t>The</w:t>
      </w:r>
      <w:r w:rsidR="00227ED2">
        <w:rPr>
          <w:rFonts w:ascii="Times New Roman" w:hAnsi="Times New Roman" w:cs="Times New Roman"/>
        </w:rPr>
        <w:t xml:space="preserve"> input and output layers</w:t>
      </w:r>
      <w:r w:rsidR="00195307">
        <w:rPr>
          <w:rFonts w:ascii="Times New Roman" w:hAnsi="Times New Roman" w:cs="Times New Roman"/>
        </w:rPr>
        <w:t xml:space="preserve"> </w:t>
      </w:r>
      <w:r w:rsidR="0002096B">
        <w:rPr>
          <w:rFonts w:ascii="Times New Roman" w:hAnsi="Times New Roman" w:cs="Times New Roman"/>
        </w:rPr>
        <w:t>contained</w:t>
      </w:r>
      <w:r w:rsidR="00195307">
        <w:rPr>
          <w:rFonts w:ascii="Times New Roman" w:hAnsi="Times New Roman" w:cs="Times New Roman"/>
        </w:rPr>
        <w:t xml:space="preserve"> </w:t>
      </w:r>
      <w:r w:rsidR="00DB13DB">
        <w:rPr>
          <w:rFonts w:ascii="Times New Roman" w:hAnsi="Times New Roman" w:cs="Times New Roman"/>
        </w:rPr>
        <w:t>193 input and output units</w:t>
      </w:r>
      <w:r w:rsidR="00227ED2">
        <w:rPr>
          <w:rFonts w:ascii="Times New Roman" w:hAnsi="Times New Roman" w:cs="Times New Roman"/>
        </w:rPr>
        <w:t>. These units were divided into 11 groups</w:t>
      </w:r>
      <w:ins w:id="492" w:author="Benton, Deon" w:date="2026-06-19T00:58:00Z" w16du:dateUtc="2026-06-19T05:58:00Z">
        <w:r w:rsidR="00B15EDE">
          <w:rPr>
            <w:rFonts w:ascii="Times New Roman" w:hAnsi="Times New Roman" w:cs="Times New Roman"/>
          </w:rPr>
          <w:t xml:space="preserve"> </w:t>
        </w:r>
        <w:r w:rsidR="00B15EDE" w:rsidRPr="00B15EDE">
          <w:rPr>
            <w:rFonts w:ascii="Times New Roman" w:hAnsi="Times New Roman" w:cs="Times New Roman"/>
          </w:rPr>
          <w:t>corresponding to different visible surface features</w:t>
        </w:r>
      </w:ins>
      <w:r w:rsidR="00227ED2">
        <w:rPr>
          <w:rFonts w:ascii="Times New Roman" w:hAnsi="Times New Roman" w:cs="Times New Roman"/>
        </w:rPr>
        <w:t xml:space="preserve">. </w:t>
      </w:r>
      <w:r w:rsidR="000318BC">
        <w:rPr>
          <w:rFonts w:ascii="Times New Roman" w:hAnsi="Times New Roman" w:cs="Times New Roman"/>
        </w:rPr>
        <w:t>Between the input and output layers were 10 to 50 hidden and context units</w:t>
      </w:r>
      <w:r w:rsidR="00AE7C83">
        <w:rPr>
          <w:rFonts w:ascii="Times New Roman" w:hAnsi="Times New Roman" w:cs="Times New Roman"/>
        </w:rPr>
        <w:t xml:space="preserve"> depending</w:t>
      </w:r>
      <w:r w:rsidR="000318BC">
        <w:rPr>
          <w:rFonts w:ascii="Times New Roman" w:hAnsi="Times New Roman" w:cs="Times New Roman"/>
        </w:rPr>
        <w:t xml:space="preserve"> on the simulation.</w:t>
      </w:r>
      <w:r w:rsidR="00B44ABD">
        <w:rPr>
          <w:rFonts w:ascii="Times New Roman" w:hAnsi="Times New Roman" w:cs="Times New Roman"/>
        </w:rPr>
        <w:t xml:space="preserve"> </w:t>
      </w:r>
      <w:r w:rsidR="00A73E05">
        <w:rPr>
          <w:rFonts w:ascii="Times New Roman" w:hAnsi="Times New Roman" w:cs="Times New Roman"/>
        </w:rPr>
        <w:t xml:space="preserve">The </w:t>
      </w:r>
      <w:r w:rsidR="00A73E05">
        <w:rPr>
          <w:rFonts w:ascii="Times New Roman" w:hAnsi="Times New Roman" w:cs="Times New Roman"/>
        </w:rPr>
        <w:lastRenderedPageBreak/>
        <w:t>input and context units were fully connected to the hidden units. These units, in turn, were fully connected to the output units.</w:t>
      </w:r>
      <w:r w:rsidR="009C4242">
        <w:rPr>
          <w:rFonts w:ascii="Times New Roman" w:hAnsi="Times New Roman" w:cs="Times New Roman"/>
        </w:rPr>
        <w:t xml:space="preserve"> Weights were initialized to small random values and were sampled uniformly between ±0.1.</w:t>
      </w:r>
      <w:r w:rsidR="00D8408B">
        <w:rPr>
          <w:rFonts w:ascii="Times New Roman" w:hAnsi="Times New Roman" w:cs="Times New Roman"/>
        </w:rPr>
        <w:t xml:space="preserve"> Bias connections were not included in any of the reported simulations. </w:t>
      </w:r>
      <w:r w:rsidR="00A7269C">
        <w:rPr>
          <w:rFonts w:ascii="Times New Roman" w:hAnsi="Times New Roman" w:cs="Times New Roman"/>
        </w:rPr>
        <w:t xml:space="preserve">In total, the network contained </w:t>
      </w:r>
      <w:r w:rsidR="00782E97">
        <w:rPr>
          <w:rFonts w:ascii="Times New Roman" w:hAnsi="Times New Roman" w:cs="Times New Roman"/>
        </w:rPr>
        <w:t>21,800</w:t>
      </w:r>
      <w:r w:rsidR="00396FCF">
        <w:rPr>
          <w:rFonts w:ascii="Times New Roman" w:hAnsi="Times New Roman" w:cs="Times New Roman"/>
        </w:rPr>
        <w:t xml:space="preserve"> adjustable</w:t>
      </w:r>
      <w:r w:rsidR="00A7269C">
        <w:rPr>
          <w:rFonts w:ascii="Times New Roman" w:hAnsi="Times New Roman" w:cs="Times New Roman"/>
        </w:rPr>
        <w:t xml:space="preserve"> connections.</w:t>
      </w:r>
      <w:r w:rsidR="00184DDD">
        <w:rPr>
          <w:rFonts w:ascii="Times New Roman" w:hAnsi="Times New Roman" w:cs="Times New Roman"/>
        </w:rPr>
        <w:t xml:space="preserve"> </w:t>
      </w:r>
    </w:p>
    <w:p w14:paraId="0A17C362" w14:textId="23A5EAC9" w:rsidR="00A73E05" w:rsidRDefault="00DC10BC" w:rsidP="00802190">
      <w:pPr>
        <w:spacing w:line="480" w:lineRule="auto"/>
        <w:ind w:firstLine="720"/>
        <w:contextualSpacing/>
        <w:rPr>
          <w:rFonts w:ascii="Times New Roman" w:hAnsi="Times New Roman" w:cs="Times New Roman"/>
        </w:rPr>
      </w:pPr>
      <w:r>
        <w:rPr>
          <w:rFonts w:ascii="Times New Roman" w:hAnsi="Times New Roman" w:cs="Times New Roman"/>
        </w:rPr>
        <w:t>Activation</w:t>
      </w:r>
      <w:r w:rsidR="003A7DD5">
        <w:rPr>
          <w:rFonts w:ascii="Times New Roman" w:hAnsi="Times New Roman" w:cs="Times New Roman"/>
        </w:rPr>
        <w:t xml:space="preserve"> values of input units</w:t>
      </w:r>
      <w:r>
        <w:rPr>
          <w:rFonts w:ascii="Times New Roman" w:hAnsi="Times New Roman" w:cs="Times New Roman"/>
        </w:rPr>
        <w:t xml:space="preserve"> </w:t>
      </w:r>
      <w:r w:rsidR="003A7DD5">
        <w:rPr>
          <w:rFonts w:ascii="Times New Roman" w:hAnsi="Times New Roman" w:cs="Times New Roman"/>
        </w:rPr>
        <w:t>were</w:t>
      </w:r>
      <w:r>
        <w:rPr>
          <w:rFonts w:ascii="Times New Roman" w:hAnsi="Times New Roman" w:cs="Times New Roman"/>
        </w:rPr>
        <w:t xml:space="preserve"> externally set to reflect the input appropriate to the current time step. </w:t>
      </w:r>
      <w:r w:rsidR="003A7DD5">
        <w:rPr>
          <w:rFonts w:ascii="Times New Roman" w:hAnsi="Times New Roman" w:cs="Times New Roman"/>
        </w:rPr>
        <w:t>Activation values for units elsewhere in the model</w:t>
      </w:r>
      <w:r w:rsidR="00416936" w:rsidRPr="00416936">
        <w:rPr>
          <w:rFonts w:ascii="Times New Roman" w:hAnsi="Times New Roman" w:cs="Times New Roman"/>
        </w:rPr>
        <w:t xml:space="preserve"> depended on thei</w:t>
      </w:r>
      <w:r w:rsidR="00A939BE">
        <w:rPr>
          <w:rFonts w:ascii="Times New Roman" w:hAnsi="Times New Roman" w:cs="Times New Roman"/>
        </w:rPr>
        <w:t>r</w:t>
      </w:r>
      <w:r w:rsidR="00B349A8">
        <w:rPr>
          <w:rFonts w:ascii="Times New Roman" w:hAnsi="Times New Roman" w:cs="Times New Roman"/>
        </w:rPr>
        <w:t xml:space="preserve"> </w:t>
      </w:r>
      <w:r w:rsidR="004479CB">
        <w:rPr>
          <w:rFonts w:ascii="Times New Roman" w:hAnsi="Times New Roman" w:cs="Times New Roman"/>
        </w:rPr>
        <w:t xml:space="preserve">net </w:t>
      </w:r>
      <w:r w:rsidR="00B349A8">
        <w:rPr>
          <w:rFonts w:ascii="Times New Roman" w:hAnsi="Times New Roman" w:cs="Times New Roman"/>
        </w:rPr>
        <w:t>input from other units</w:t>
      </w:r>
      <w:r w:rsidR="00AD026A">
        <w:rPr>
          <w:rFonts w:ascii="Times New Roman" w:hAnsi="Times New Roman" w:cs="Times New Roman"/>
        </w:rPr>
        <w:t>. Net input to hidden units was calculated as follows</w:t>
      </w:r>
      <w:r w:rsidR="00416936" w:rsidRPr="00416936">
        <w:rPr>
          <w:rFonts w:ascii="Times New Roman" w:hAnsi="Times New Roman" w:cs="Times New Roman"/>
        </w:rPr>
        <w:t>:</w:t>
      </w:r>
    </w:p>
    <w:p w14:paraId="2CF23AE2" w14:textId="77777777" w:rsidR="00416936" w:rsidRDefault="00416936"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416936" w14:paraId="687785B9" w14:textId="77777777" w:rsidTr="00FB18E6">
        <w:trPr>
          <w:trHeight w:val="521"/>
        </w:trPr>
        <w:tc>
          <w:tcPr>
            <w:tcW w:w="4592" w:type="dxa"/>
          </w:tcPr>
          <w:p w14:paraId="62225F64" w14:textId="76D127B7" w:rsidR="00416936" w:rsidRPr="00881ED8" w:rsidRDefault="00000000" w:rsidP="00E36B37">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i</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e>
              </m:nary>
            </m:oMath>
            <w:r w:rsidR="00E36B37">
              <w:rPr>
                <w:rFonts w:ascii="Times New Roman" w:hAnsi="Times New Roman" w:cs="Times New Roman"/>
              </w:rPr>
              <w:t>,</w:t>
            </w:r>
          </w:p>
        </w:tc>
        <w:tc>
          <w:tcPr>
            <w:tcW w:w="4592" w:type="dxa"/>
          </w:tcPr>
          <w:p w14:paraId="5BB27676" w14:textId="104F73D9" w:rsidR="00416936" w:rsidRDefault="00881ED8" w:rsidP="00881ED8">
            <w:pPr>
              <w:spacing w:line="480" w:lineRule="auto"/>
              <w:contextualSpacing/>
              <w:jc w:val="right"/>
              <w:rPr>
                <w:rFonts w:ascii="Times New Roman" w:hAnsi="Times New Roman" w:cs="Times New Roman"/>
              </w:rPr>
            </w:pPr>
            <w:r>
              <w:rPr>
                <w:rFonts w:ascii="Times New Roman" w:hAnsi="Times New Roman" w:cs="Times New Roman"/>
              </w:rPr>
              <w:t>(1)</w:t>
            </w:r>
          </w:p>
        </w:tc>
      </w:tr>
    </w:tbl>
    <w:p w14:paraId="52811B4A" w14:textId="77777777" w:rsidR="00582A70" w:rsidRDefault="00582A70" w:rsidP="00416936">
      <w:pPr>
        <w:spacing w:line="480" w:lineRule="auto"/>
        <w:contextualSpacing/>
        <w:rPr>
          <w:rFonts w:ascii="Times New Roman" w:hAnsi="Times New Roman" w:cs="Times New Roman"/>
        </w:rPr>
      </w:pPr>
    </w:p>
    <w:p w14:paraId="6ADBF8C0" w14:textId="0AEF0A77" w:rsidR="00416936" w:rsidRDefault="00C1424E" w:rsidP="00416936">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oMath>
      <w:r>
        <w:rPr>
          <w:rFonts w:ascii="Times New Roman" w:hAnsi="Times New Roman" w:cs="Times New Roman"/>
        </w:rPr>
        <w:t xml:space="preserve"> is the activation of unit </w:t>
      </w:r>
      <w:proofErr w:type="spellStart"/>
      <w:r w:rsidRPr="000F7B8C">
        <w:rPr>
          <w:rFonts w:ascii="Times New Roman" w:hAnsi="Times New Roman" w:cs="Times New Roman"/>
          <w:i/>
          <w:iCs/>
        </w:rPr>
        <w:t>i</w:t>
      </w:r>
      <w:proofErr w:type="spellEnd"/>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 xml:space="preserve"> </m:t>
        </m:r>
      </m:oMath>
      <w:r>
        <w:rPr>
          <w:rFonts w:ascii="Times New Roman" w:hAnsi="Times New Roman" w:cs="Times New Roman"/>
        </w:rPr>
        <w:t xml:space="preserve">is the </w:t>
      </w:r>
      <w:r w:rsidR="00AC3045">
        <w:rPr>
          <w:rFonts w:ascii="Times New Roman" w:hAnsi="Times New Roman" w:cs="Times New Roman"/>
        </w:rPr>
        <w:t>weight on the connection</w:t>
      </w:r>
      <w:r>
        <w:rPr>
          <w:rFonts w:ascii="Times New Roman" w:hAnsi="Times New Roman" w:cs="Times New Roman"/>
        </w:rPr>
        <w:t xml:space="preserve"> </w:t>
      </w:r>
      <w:r w:rsidR="008C150F">
        <w:rPr>
          <w:rFonts w:ascii="Times New Roman" w:hAnsi="Times New Roman" w:cs="Times New Roman"/>
        </w:rPr>
        <w:t xml:space="preserve">from </w:t>
      </w:r>
      <w:r w:rsidR="00B91353">
        <w:rPr>
          <w:rFonts w:ascii="Times New Roman" w:hAnsi="Times New Roman" w:cs="Times New Roman"/>
        </w:rPr>
        <w:t xml:space="preserve">input </w:t>
      </w:r>
      <w:r w:rsidR="008C150F">
        <w:rPr>
          <w:rFonts w:ascii="Times New Roman" w:hAnsi="Times New Roman" w:cs="Times New Roman"/>
        </w:rPr>
        <w:t xml:space="preserve">unit </w:t>
      </w:r>
      <w:proofErr w:type="spellStart"/>
      <w:r w:rsidR="008C150F" w:rsidRPr="000F7B8C">
        <w:rPr>
          <w:rFonts w:ascii="Times New Roman" w:hAnsi="Times New Roman" w:cs="Times New Roman"/>
          <w:i/>
          <w:iCs/>
        </w:rPr>
        <w:t>i</w:t>
      </w:r>
      <w:proofErr w:type="spellEnd"/>
      <w:r w:rsidR="008C150F">
        <w:rPr>
          <w:rFonts w:ascii="Times New Roman" w:hAnsi="Times New Roman" w:cs="Times New Roman"/>
        </w:rPr>
        <w:t xml:space="preserve"> to </w:t>
      </w:r>
      <w:r w:rsidR="00B91353">
        <w:rPr>
          <w:rFonts w:ascii="Times New Roman" w:hAnsi="Times New Roman" w:cs="Times New Roman"/>
        </w:rPr>
        <w:t xml:space="preserve">hidden </w:t>
      </w:r>
      <w:r w:rsidR="008C150F">
        <w:rPr>
          <w:rFonts w:ascii="Times New Roman" w:hAnsi="Times New Roman" w:cs="Times New Roman"/>
        </w:rPr>
        <w:t xml:space="preserve">unit </w:t>
      </w:r>
      <w:r w:rsidR="008C150F" w:rsidRPr="000F7B8C">
        <w:rPr>
          <w:rFonts w:ascii="Times New Roman" w:hAnsi="Times New Roman" w:cs="Times New Roman"/>
          <w:i/>
          <w:iCs/>
        </w:rPr>
        <w:t>j</w:t>
      </w:r>
      <w:r>
        <w:rPr>
          <w:rFonts w:ascii="Times New Roman" w:hAnsi="Times New Roman" w:cs="Times New Roman"/>
        </w:rPr>
        <w:t>.</w:t>
      </w:r>
      <w:r w:rsidR="00D23E1F">
        <w:rPr>
          <w:rFonts w:ascii="Times New Roman" w:hAnsi="Times New Roman" w:cs="Times New Roman"/>
        </w:rPr>
        <w:t xml:space="preserve"> </w:t>
      </w:r>
      <w:r w:rsidR="00E36B37">
        <w:rPr>
          <w:rFonts w:ascii="Times New Roman" w:hAnsi="Times New Roman" w:cs="Times New Roman"/>
        </w:rPr>
        <w:t xml:space="preserve">To prevent vanishing error derivatives during training, hidden unit activations were based on </w:t>
      </w:r>
      <w:r w:rsidR="00F14FDC">
        <w:rPr>
          <w:rFonts w:ascii="Times New Roman" w:hAnsi="Times New Roman" w:cs="Times New Roman"/>
        </w:rPr>
        <w:t>the</w:t>
      </w:r>
      <w:r w:rsidR="00E36B37">
        <w:rPr>
          <w:rFonts w:ascii="Times New Roman" w:hAnsi="Times New Roman" w:cs="Times New Roman"/>
        </w:rPr>
        <w:t xml:space="preserve"> rectified linear unit activation</w:t>
      </w:r>
      <w:r w:rsidR="00F14FDC">
        <w:rPr>
          <w:rFonts w:ascii="Times New Roman" w:hAnsi="Times New Roman" w:cs="Times New Roman"/>
        </w:rPr>
        <w:t xml:space="preserve"> function</w:t>
      </w:r>
      <w:r w:rsidR="00D23E1F">
        <w:rPr>
          <w:rFonts w:ascii="Times New Roman" w:hAnsi="Times New Roman" w:cs="Times New Roman"/>
        </w:rPr>
        <w:t xml:space="preserve"> (Nair &amp; Hinton, 2010)</w:t>
      </w:r>
      <w:r w:rsidR="009F5C1E">
        <w:rPr>
          <w:rFonts w:ascii="Times New Roman" w:hAnsi="Times New Roman" w:cs="Times New Roman"/>
        </w:rPr>
        <w:t xml:space="preserve"> and were calculated as follows: </w:t>
      </w:r>
    </w:p>
    <w:p w14:paraId="6FC9904A" w14:textId="77777777" w:rsidR="009F5C1E" w:rsidRDefault="009F5C1E" w:rsidP="00416936">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9F5C1E" w14:paraId="6C4AB788" w14:textId="77777777" w:rsidTr="00FB18E6">
        <w:trPr>
          <w:trHeight w:val="521"/>
        </w:trPr>
        <w:tc>
          <w:tcPr>
            <w:tcW w:w="4592" w:type="dxa"/>
          </w:tcPr>
          <w:p w14:paraId="57670D8D" w14:textId="42E87DBA" w:rsidR="009F5C1E"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r>
                <w:rPr>
                  <w:rFonts w:ascii="Cambria Math" w:hAnsi="Cambria Math" w:cs="Times New Roman"/>
                </w:rPr>
                <m:t>=</m:t>
              </m:r>
              <m:r>
                <m:rPr>
                  <m:sty m:val="p"/>
                </m:rPr>
                <w:rPr>
                  <w:rFonts w:ascii="Cambria Math" w:hAnsi="Cambria Math" w:cs="Times New Roman"/>
                </w:rPr>
                <m:t>max⁡</m:t>
              </m:r>
              <m:r>
                <w:rPr>
                  <w:rFonts w:ascii="Cambria Math" w:hAnsi="Cambria Math" w:cs="Times New Roman"/>
                </w:rPr>
                <m:t xml:space="preserve">(0, </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r>
                <w:rPr>
                  <w:rFonts w:ascii="Cambria Math" w:hAnsi="Cambria Math" w:cs="Times New Roman"/>
                </w:rPr>
                <m:t>)</m:t>
              </m:r>
            </m:oMath>
            <w:r w:rsidR="009F5C1E">
              <w:rPr>
                <w:rFonts w:ascii="Times New Roman" w:hAnsi="Times New Roman" w:cs="Times New Roman"/>
              </w:rPr>
              <w:t>,</w:t>
            </w:r>
          </w:p>
        </w:tc>
        <w:tc>
          <w:tcPr>
            <w:tcW w:w="4592" w:type="dxa"/>
          </w:tcPr>
          <w:p w14:paraId="277FC8E5" w14:textId="4C5EFE8F" w:rsidR="009F5C1E" w:rsidRDefault="009F5C1E" w:rsidP="00F06DFB">
            <w:pPr>
              <w:spacing w:line="480" w:lineRule="auto"/>
              <w:contextualSpacing/>
              <w:jc w:val="right"/>
              <w:rPr>
                <w:rFonts w:ascii="Times New Roman" w:hAnsi="Times New Roman" w:cs="Times New Roman"/>
              </w:rPr>
            </w:pPr>
            <w:r>
              <w:rPr>
                <w:rFonts w:ascii="Times New Roman" w:hAnsi="Times New Roman" w:cs="Times New Roman"/>
              </w:rPr>
              <w:t>(</w:t>
            </w:r>
            <w:r w:rsidR="00D07BAA">
              <w:rPr>
                <w:rFonts w:ascii="Times New Roman" w:hAnsi="Times New Roman" w:cs="Times New Roman"/>
              </w:rPr>
              <w:t>2</w:t>
            </w:r>
            <w:r>
              <w:rPr>
                <w:rFonts w:ascii="Times New Roman" w:hAnsi="Times New Roman" w:cs="Times New Roman"/>
              </w:rPr>
              <w:t>)</w:t>
            </w:r>
          </w:p>
        </w:tc>
      </w:tr>
    </w:tbl>
    <w:p w14:paraId="612A418D" w14:textId="77777777" w:rsidR="00704B34" w:rsidRDefault="00704B34" w:rsidP="00D07BAA">
      <w:pPr>
        <w:spacing w:line="480" w:lineRule="auto"/>
        <w:contextualSpacing/>
        <w:rPr>
          <w:rFonts w:ascii="Times New Roman" w:hAnsi="Times New Roman" w:cs="Times New Roman"/>
        </w:rPr>
      </w:pPr>
    </w:p>
    <w:p w14:paraId="042B9E30" w14:textId="77777777" w:rsidR="00AD026A" w:rsidRDefault="00D07BAA" w:rsidP="002E6405">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hidden unit </w:t>
      </w:r>
      <w:r w:rsidRPr="000F7B8C">
        <w:rPr>
          <w:rFonts w:ascii="Times New Roman" w:hAnsi="Times New Roman" w:cs="Times New Roman"/>
          <w:i/>
          <w:iCs/>
        </w:rPr>
        <w:t>j</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j</m:t>
            </m:r>
          </m:sub>
        </m:sSub>
      </m:oMath>
      <w:r w:rsidR="00462C0E">
        <w:rPr>
          <w:rFonts w:ascii="Times New Roman" w:hAnsi="Times New Roman" w:cs="Times New Roman"/>
        </w:rPr>
        <w:t xml:space="preserve"> is its net input,</w:t>
      </w:r>
      <w:r w:rsidR="007A5583">
        <w:rPr>
          <w:rFonts w:ascii="Times New Roman" w:hAnsi="Times New Roman" w:cs="Times New Roman"/>
        </w:rPr>
        <w:t xml:space="preserve"> and</w:t>
      </w:r>
      <w:r w:rsidR="00462C0E">
        <w:rPr>
          <w:rFonts w:ascii="Times New Roman" w:hAnsi="Times New Roman" w:cs="Times New Roman"/>
        </w:rPr>
        <w:t xml:space="preserve"> </w:t>
      </w:r>
      <m:oMath>
        <m:r>
          <m:rPr>
            <m:sty m:val="p"/>
          </m:rPr>
          <w:rPr>
            <w:rFonts w:ascii="Cambria Math" w:hAnsi="Cambria Math" w:cs="Times New Roman"/>
          </w:rPr>
          <m:t>max</m:t>
        </m:r>
      </m:oMath>
      <w:r w:rsidR="00462C0E">
        <w:rPr>
          <w:rFonts w:ascii="Times New Roman" w:hAnsi="Times New Roman" w:cs="Times New Roman"/>
        </w:rPr>
        <w:t xml:space="preserve"> denotes the maximum of its two arguments. </w:t>
      </w:r>
      <w:r w:rsidR="00AD026A">
        <w:rPr>
          <w:rFonts w:ascii="Times New Roman" w:hAnsi="Times New Roman" w:cs="Times New Roman"/>
        </w:rPr>
        <w:t>Net input to output units was calculated as follows:</w:t>
      </w:r>
    </w:p>
    <w:p w14:paraId="1263CD36" w14:textId="77777777" w:rsidR="00AD026A" w:rsidRDefault="00AD026A"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AD026A" w14:paraId="69422906" w14:textId="77777777" w:rsidTr="00F06DFB">
        <w:trPr>
          <w:trHeight w:val="521"/>
        </w:trPr>
        <w:tc>
          <w:tcPr>
            <w:tcW w:w="4592" w:type="dxa"/>
          </w:tcPr>
          <w:p w14:paraId="251C26D6" w14:textId="4D2B06ED" w:rsidR="00AD026A"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j</m:t>
                  </m:r>
                </m:sub>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e>
              </m:nary>
            </m:oMath>
            <w:r w:rsidR="00AD026A">
              <w:rPr>
                <w:rFonts w:ascii="Times New Roman" w:hAnsi="Times New Roman" w:cs="Times New Roman"/>
              </w:rPr>
              <w:t>,</w:t>
            </w:r>
          </w:p>
        </w:tc>
        <w:tc>
          <w:tcPr>
            <w:tcW w:w="4592" w:type="dxa"/>
          </w:tcPr>
          <w:p w14:paraId="440AB157" w14:textId="17E8703E" w:rsidR="00AD026A" w:rsidRDefault="00AD026A" w:rsidP="00F06DFB">
            <w:pPr>
              <w:spacing w:line="480" w:lineRule="auto"/>
              <w:contextualSpacing/>
              <w:jc w:val="right"/>
              <w:rPr>
                <w:rFonts w:ascii="Times New Roman" w:hAnsi="Times New Roman" w:cs="Times New Roman"/>
              </w:rPr>
            </w:pPr>
            <w:r>
              <w:rPr>
                <w:rFonts w:ascii="Times New Roman" w:hAnsi="Times New Roman" w:cs="Times New Roman"/>
              </w:rPr>
              <w:t>(3)</w:t>
            </w:r>
          </w:p>
        </w:tc>
      </w:tr>
    </w:tbl>
    <w:p w14:paraId="3E74E3B8" w14:textId="77777777" w:rsidR="00AD026A" w:rsidRDefault="00AD026A" w:rsidP="002E6405">
      <w:pPr>
        <w:spacing w:line="480" w:lineRule="auto"/>
        <w:contextualSpacing/>
        <w:rPr>
          <w:rFonts w:ascii="Times New Roman" w:hAnsi="Times New Roman" w:cs="Times New Roman"/>
        </w:rPr>
      </w:pPr>
    </w:p>
    <w:p w14:paraId="29E85182" w14:textId="77777777" w:rsidR="00AD026A" w:rsidRDefault="00AD026A" w:rsidP="002E6405">
      <w:pPr>
        <w:spacing w:line="480" w:lineRule="auto"/>
        <w:contextualSpacing/>
        <w:rPr>
          <w:rFonts w:ascii="Times New Roman" w:hAnsi="Times New Roman" w:cs="Times New Roman"/>
        </w:rPr>
      </w:pPr>
    </w:p>
    <w:p w14:paraId="3F633DFA" w14:textId="3431CD04" w:rsidR="00FB18E6" w:rsidRDefault="00AD026A" w:rsidP="002E6405">
      <w:pPr>
        <w:spacing w:line="480" w:lineRule="auto"/>
        <w:contextualSpacing/>
        <w:rPr>
          <w:rFonts w:ascii="Times New Roman" w:hAnsi="Times New Roman" w:cs="Times New Roman"/>
        </w:rPr>
      </w:pPr>
      <w:r>
        <w:rPr>
          <w:rFonts w:ascii="Times New Roman" w:hAnsi="Times New Roman" w:cs="Times New Roman"/>
        </w:rPr>
        <w:lastRenderedPageBreak/>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j</m:t>
            </m:r>
          </m:sub>
        </m:sSub>
      </m:oMath>
      <w:r>
        <w:rPr>
          <w:rFonts w:ascii="Times New Roman" w:hAnsi="Times New Roman" w:cs="Times New Roman"/>
        </w:rPr>
        <w:t xml:space="preserve"> is the activation of </w:t>
      </w:r>
      <w:r w:rsidR="00126DED">
        <w:rPr>
          <w:rFonts w:ascii="Times New Roman" w:hAnsi="Times New Roman" w:cs="Times New Roman"/>
        </w:rPr>
        <w:t xml:space="preserve">hidden </w:t>
      </w:r>
      <w:r>
        <w:rPr>
          <w:rFonts w:ascii="Times New Roman" w:hAnsi="Times New Roman" w:cs="Times New Roman"/>
        </w:rPr>
        <w:t xml:space="preserve">unit </w:t>
      </w:r>
      <w:r w:rsidR="00126DED" w:rsidRPr="00B101BD">
        <w:rPr>
          <w:rFonts w:ascii="Times New Roman" w:hAnsi="Times New Roman" w:cs="Times New Roman"/>
          <w:i/>
          <w:iCs/>
        </w:rPr>
        <w:t>j</w:t>
      </w:r>
      <w:r>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r>
          <w:rPr>
            <w:rFonts w:ascii="Cambria Math" w:hAnsi="Cambria Math" w:cs="Times New Roman"/>
          </w:rPr>
          <m:t xml:space="preserve"> </m:t>
        </m:r>
      </m:oMath>
      <w:r>
        <w:rPr>
          <w:rFonts w:ascii="Times New Roman" w:hAnsi="Times New Roman" w:cs="Times New Roman"/>
        </w:rPr>
        <w:t xml:space="preserve">is the weight on the connection from </w:t>
      </w:r>
      <w:r w:rsidR="00126DED">
        <w:rPr>
          <w:rFonts w:ascii="Times New Roman" w:hAnsi="Times New Roman" w:cs="Times New Roman"/>
        </w:rPr>
        <w:t xml:space="preserve">hidden </w:t>
      </w:r>
      <w:r>
        <w:rPr>
          <w:rFonts w:ascii="Times New Roman" w:hAnsi="Times New Roman" w:cs="Times New Roman"/>
        </w:rPr>
        <w:t xml:space="preserve">unit </w:t>
      </w:r>
      <w:r w:rsidR="000F7B8C" w:rsidRPr="00B101BD">
        <w:rPr>
          <w:rFonts w:ascii="Times New Roman" w:hAnsi="Times New Roman" w:cs="Times New Roman"/>
          <w:i/>
          <w:iCs/>
        </w:rPr>
        <w:t>j</w:t>
      </w:r>
      <w:r>
        <w:rPr>
          <w:rFonts w:ascii="Times New Roman" w:hAnsi="Times New Roman" w:cs="Times New Roman"/>
        </w:rPr>
        <w:t xml:space="preserve"> to </w:t>
      </w:r>
      <w:r w:rsidR="00126DED">
        <w:rPr>
          <w:rFonts w:ascii="Times New Roman" w:hAnsi="Times New Roman" w:cs="Times New Roman"/>
        </w:rPr>
        <w:t xml:space="preserve">output </w:t>
      </w:r>
      <w:r>
        <w:rPr>
          <w:rFonts w:ascii="Times New Roman" w:hAnsi="Times New Roman" w:cs="Times New Roman"/>
        </w:rPr>
        <w:t xml:space="preserve">unit </w:t>
      </w:r>
      <w:r w:rsidR="00126DED" w:rsidRPr="00B101BD">
        <w:rPr>
          <w:rFonts w:ascii="Times New Roman" w:hAnsi="Times New Roman" w:cs="Times New Roman"/>
          <w:i/>
          <w:iCs/>
        </w:rPr>
        <w:t>k</w:t>
      </w:r>
      <w:r>
        <w:rPr>
          <w:rFonts w:ascii="Times New Roman" w:hAnsi="Times New Roman" w:cs="Times New Roman"/>
        </w:rPr>
        <w:t xml:space="preserve">. </w:t>
      </w:r>
      <w:r w:rsidR="00FB18E6">
        <w:rPr>
          <w:rFonts w:ascii="Times New Roman" w:hAnsi="Times New Roman" w:cs="Times New Roman"/>
        </w:rPr>
        <w:t>Output unit activation</w:t>
      </w:r>
      <w:r w:rsidR="00D12EBE">
        <w:rPr>
          <w:rFonts w:ascii="Times New Roman" w:hAnsi="Times New Roman" w:cs="Times New Roman"/>
        </w:rPr>
        <w:t>s</w:t>
      </w:r>
      <w:r w:rsidR="00834A98">
        <w:rPr>
          <w:rFonts w:ascii="Times New Roman" w:hAnsi="Times New Roman" w:cs="Times New Roman"/>
        </w:rPr>
        <w:t xml:space="preserve"> were then</w:t>
      </w:r>
      <w:r w:rsidR="00FB18E6">
        <w:rPr>
          <w:rFonts w:ascii="Times New Roman" w:hAnsi="Times New Roman" w:cs="Times New Roman"/>
        </w:rPr>
        <w:t xml:space="preserve"> a smooth, </w:t>
      </w:r>
      <w:r w:rsidR="004175C1">
        <w:rPr>
          <w:rFonts w:ascii="Times New Roman" w:hAnsi="Times New Roman" w:cs="Times New Roman"/>
        </w:rPr>
        <w:t>logistic</w:t>
      </w:r>
      <w:r w:rsidR="00FB18E6">
        <w:rPr>
          <w:rFonts w:ascii="Times New Roman" w:hAnsi="Times New Roman" w:cs="Times New Roman"/>
        </w:rPr>
        <w:t xml:space="preserve"> function of </w:t>
      </w:r>
      <w:r w:rsidR="00834A98">
        <w:rPr>
          <w:rFonts w:ascii="Times New Roman" w:hAnsi="Times New Roman" w:cs="Times New Roman"/>
        </w:rPr>
        <w:t xml:space="preserve">this net input, calculated </w:t>
      </w:r>
      <w:r w:rsidR="00D12EBE">
        <w:rPr>
          <w:rFonts w:ascii="Times New Roman" w:hAnsi="Times New Roman" w:cs="Times New Roman"/>
        </w:rPr>
        <w:t xml:space="preserve">as follows: </w:t>
      </w:r>
    </w:p>
    <w:p w14:paraId="236A02CA" w14:textId="77777777" w:rsidR="00FB18E6" w:rsidRDefault="00FB18E6" w:rsidP="002E6405">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2"/>
        <w:gridCol w:w="4592"/>
      </w:tblGrid>
      <w:tr w:rsidR="00D12EBE" w14:paraId="0908B661" w14:textId="77777777" w:rsidTr="00F06DFB">
        <w:trPr>
          <w:trHeight w:val="521"/>
        </w:trPr>
        <w:tc>
          <w:tcPr>
            <w:tcW w:w="4592" w:type="dxa"/>
          </w:tcPr>
          <w:p w14:paraId="34DA33B5" w14:textId="17A33F99" w:rsidR="00D12EBE" w:rsidRPr="00881ED8" w:rsidRDefault="00000000" w:rsidP="00F06DFB">
            <w:pPr>
              <w:spacing w:line="480" w:lineRule="auto"/>
              <w:contextualSpacing/>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r>
                    <w:rPr>
                      <w:rFonts w:ascii="Cambria Math" w:hAnsi="Cambria Math" w:cs="Times New Roman"/>
                    </w:rPr>
                    <m:t>)</m:t>
                  </m:r>
                </m:den>
              </m:f>
            </m:oMath>
            <w:r w:rsidR="00D12EBE">
              <w:rPr>
                <w:rFonts w:ascii="Times New Roman" w:hAnsi="Times New Roman" w:cs="Times New Roman"/>
              </w:rPr>
              <w:t>,</w:t>
            </w:r>
          </w:p>
        </w:tc>
        <w:tc>
          <w:tcPr>
            <w:tcW w:w="4592" w:type="dxa"/>
          </w:tcPr>
          <w:p w14:paraId="31FE6F83" w14:textId="24DA1417" w:rsidR="00D12EBE" w:rsidRDefault="00D12EBE" w:rsidP="00F06DFB">
            <w:pPr>
              <w:spacing w:line="480" w:lineRule="auto"/>
              <w:contextualSpacing/>
              <w:jc w:val="right"/>
              <w:rPr>
                <w:rFonts w:ascii="Times New Roman" w:hAnsi="Times New Roman" w:cs="Times New Roman"/>
              </w:rPr>
            </w:pPr>
            <w:r>
              <w:rPr>
                <w:rFonts w:ascii="Times New Roman" w:hAnsi="Times New Roman" w:cs="Times New Roman"/>
              </w:rPr>
              <w:t>(</w:t>
            </w:r>
            <w:r w:rsidR="00AD026A">
              <w:rPr>
                <w:rFonts w:ascii="Times New Roman" w:hAnsi="Times New Roman" w:cs="Times New Roman"/>
              </w:rPr>
              <w:t>4</w:t>
            </w:r>
            <w:r>
              <w:rPr>
                <w:rFonts w:ascii="Times New Roman" w:hAnsi="Times New Roman" w:cs="Times New Roman"/>
              </w:rPr>
              <w:t>)</w:t>
            </w:r>
          </w:p>
        </w:tc>
      </w:tr>
    </w:tbl>
    <w:p w14:paraId="2388EB2E" w14:textId="77777777" w:rsidR="007233B6" w:rsidRDefault="007233B6" w:rsidP="002E6405">
      <w:pPr>
        <w:spacing w:line="480" w:lineRule="auto"/>
        <w:contextualSpacing/>
        <w:rPr>
          <w:rFonts w:ascii="Times New Roman" w:hAnsi="Times New Roman" w:cs="Times New Roman"/>
        </w:rPr>
      </w:pPr>
    </w:p>
    <w:p w14:paraId="3559A02D" w14:textId="54062B46" w:rsidR="006B382C" w:rsidRDefault="007233B6" w:rsidP="00083C30">
      <w:pPr>
        <w:spacing w:line="480" w:lineRule="auto"/>
        <w:contextualSpacing/>
        <w:rPr>
          <w:rFonts w:ascii="Times New Roman"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k</m:t>
            </m:r>
          </m:sub>
        </m:sSub>
      </m:oMath>
      <w:r>
        <w:rPr>
          <w:rFonts w:ascii="Times New Roman" w:hAnsi="Times New Roman" w:cs="Times New Roman"/>
        </w:rPr>
        <w:t xml:space="preserve"> i</w:t>
      </w:r>
      <w:r w:rsidR="00AC3045">
        <w:rPr>
          <w:rFonts w:ascii="Times New Roman" w:hAnsi="Times New Roman" w:cs="Times New Roman"/>
        </w:rPr>
        <w:t>s</w:t>
      </w:r>
      <w:r>
        <w:rPr>
          <w:rFonts w:ascii="Times New Roman" w:hAnsi="Times New Roman" w:cs="Times New Roman"/>
        </w:rPr>
        <w:t xml:space="preserve"> activation of </w:t>
      </w:r>
      <w:r w:rsidR="00AC3045">
        <w:rPr>
          <w:rFonts w:ascii="Times New Roman" w:hAnsi="Times New Roman" w:cs="Times New Roman"/>
        </w:rPr>
        <w:t>output</w:t>
      </w:r>
      <w:r>
        <w:rPr>
          <w:rFonts w:ascii="Times New Roman" w:hAnsi="Times New Roman" w:cs="Times New Roman"/>
        </w:rPr>
        <w:t xml:space="preserve"> unit </w:t>
      </w:r>
      <w:r w:rsidR="00AC3045" w:rsidRPr="00B101BD">
        <w:rPr>
          <w:rFonts w:ascii="Times New Roman" w:hAnsi="Times New Roman" w:cs="Times New Roman"/>
          <w:i/>
          <w:iCs/>
        </w:rPr>
        <w:t>k</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net</m:t>
            </m:r>
          </m:e>
          <m:sub>
            <m:r>
              <w:rPr>
                <w:rFonts w:ascii="Cambria Math" w:hAnsi="Cambria Math" w:cs="Times New Roman"/>
              </w:rPr>
              <m:t>k</m:t>
            </m:r>
          </m:sub>
        </m:sSub>
      </m:oMath>
      <w:r>
        <w:rPr>
          <w:rFonts w:ascii="Times New Roman" w:hAnsi="Times New Roman" w:cs="Times New Roman"/>
        </w:rPr>
        <w:t xml:space="preserve"> is </w:t>
      </w:r>
      <w:r w:rsidR="003E753F">
        <w:rPr>
          <w:rFonts w:ascii="Times New Roman" w:hAnsi="Times New Roman" w:cs="Times New Roman"/>
        </w:rPr>
        <w:t>its net input,</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jk</m:t>
            </m:r>
          </m:sub>
        </m:sSub>
      </m:oMath>
      <w:r w:rsidR="008C150F">
        <w:rPr>
          <w:rFonts w:ascii="Times New Roman" w:hAnsi="Times New Roman" w:cs="Times New Roman"/>
        </w:rPr>
        <w:t xml:space="preserve"> is the weight on the connection from </w:t>
      </w:r>
      <w:r w:rsidR="0023164D">
        <w:rPr>
          <w:rFonts w:ascii="Times New Roman" w:hAnsi="Times New Roman" w:cs="Times New Roman"/>
        </w:rPr>
        <w:t xml:space="preserve">hidden </w:t>
      </w:r>
      <w:r w:rsidR="008C150F">
        <w:rPr>
          <w:rFonts w:ascii="Times New Roman" w:hAnsi="Times New Roman" w:cs="Times New Roman"/>
        </w:rPr>
        <w:t xml:space="preserve">unit </w:t>
      </w:r>
      <w:r w:rsidR="008C150F" w:rsidRPr="00B101BD">
        <w:rPr>
          <w:rFonts w:ascii="Times New Roman" w:hAnsi="Times New Roman" w:cs="Times New Roman"/>
          <w:i/>
          <w:iCs/>
        </w:rPr>
        <w:t>j</w:t>
      </w:r>
      <w:r w:rsidR="008C150F">
        <w:rPr>
          <w:rFonts w:ascii="Times New Roman" w:hAnsi="Times New Roman" w:cs="Times New Roman"/>
        </w:rPr>
        <w:t xml:space="preserve"> to </w:t>
      </w:r>
      <w:r w:rsidR="0023164D">
        <w:rPr>
          <w:rFonts w:ascii="Times New Roman" w:hAnsi="Times New Roman" w:cs="Times New Roman"/>
        </w:rPr>
        <w:t xml:space="preserve">output </w:t>
      </w:r>
      <w:r w:rsidR="008C150F">
        <w:rPr>
          <w:rFonts w:ascii="Times New Roman" w:hAnsi="Times New Roman" w:cs="Times New Roman"/>
        </w:rPr>
        <w:t xml:space="preserve">unit </w:t>
      </w:r>
      <w:r w:rsidR="008C150F" w:rsidRPr="000F7B9B">
        <w:rPr>
          <w:rFonts w:ascii="Times New Roman" w:hAnsi="Times New Roman" w:cs="Times New Roman"/>
          <w:i/>
          <w:iCs/>
        </w:rPr>
        <w:t>k</w:t>
      </w:r>
      <w:r w:rsidR="001D6CC0">
        <w:rPr>
          <w:rFonts w:ascii="Times New Roman" w:hAnsi="Times New Roman" w:cs="Times New Roman"/>
        </w:rPr>
        <w:t xml:space="preserve">, and </w:t>
      </w:r>
      <m:oMath>
        <m:r>
          <m:rPr>
            <m:sty m:val="p"/>
          </m:rPr>
          <w:rPr>
            <w:rFonts w:ascii="Cambria Math" w:hAnsi="Cambria Math" w:cs="Times New Roman"/>
          </w:rPr>
          <m:t>exp⁡</m:t>
        </m:r>
        <m:r>
          <w:rPr>
            <w:rFonts w:ascii="Cambria Math" w:hAnsi="Cambria Math" w:cs="Times New Roman"/>
          </w:rPr>
          <m:t>(∙)</m:t>
        </m:r>
      </m:oMath>
      <w:r w:rsidR="00C35C89">
        <w:rPr>
          <w:rFonts w:ascii="Times New Roman" w:hAnsi="Times New Roman" w:cs="Times New Roman"/>
        </w:rPr>
        <w:t xml:space="preserve"> is the exponential function.</w:t>
      </w:r>
      <w:r w:rsidR="001F0124">
        <w:rPr>
          <w:rFonts w:ascii="Times New Roman" w:hAnsi="Times New Roman" w:cs="Times New Roman"/>
        </w:rPr>
        <w:t xml:space="preserve"> </w:t>
      </w:r>
      <w:r w:rsidR="002F33A8" w:rsidRPr="002F33A8">
        <w:rPr>
          <w:rFonts w:ascii="Times New Roman" w:hAnsi="Times New Roman" w:cs="Times New Roman"/>
        </w:rPr>
        <w:t>Finally,</w:t>
      </w:r>
      <w:r w:rsidR="001A4FBA">
        <w:rPr>
          <w:rFonts w:ascii="Times New Roman" w:hAnsi="Times New Roman" w:cs="Times New Roman"/>
        </w:rPr>
        <w:t xml:space="preserve"> as is true in simple recurrent networks (SRNs</w:t>
      </w:r>
      <w:r w:rsidR="007F16AB">
        <w:rPr>
          <w:rFonts w:ascii="Times New Roman" w:hAnsi="Times New Roman" w:cs="Times New Roman"/>
        </w:rPr>
        <w:t>; Elman, 1990</w:t>
      </w:r>
      <w:r w:rsidR="001A4FBA">
        <w:rPr>
          <w:rFonts w:ascii="Times New Roman" w:hAnsi="Times New Roman" w:cs="Times New Roman"/>
        </w:rPr>
        <w:t>),</w:t>
      </w:r>
      <w:r w:rsidR="002F33A8" w:rsidRPr="002F33A8">
        <w:rPr>
          <w:rFonts w:ascii="Times New Roman" w:hAnsi="Times New Roman" w:cs="Times New Roman"/>
        </w:rPr>
        <w:t xml:space="preserve"> the activation of the hidden units at time </w:t>
      </w:r>
      <m:oMath>
        <m:r>
          <w:rPr>
            <w:rFonts w:ascii="Cambria Math" w:hAnsi="Cambria Math" w:cs="Times New Roman"/>
          </w:rPr>
          <m:t>t</m:t>
        </m:r>
      </m:oMath>
      <w:r w:rsidR="002F33A8">
        <w:rPr>
          <w:rFonts w:ascii="Times New Roman" w:hAnsi="Times New Roman" w:cs="Times New Roman"/>
        </w:rPr>
        <w:t xml:space="preserve"> </w:t>
      </w:r>
      <w:r w:rsidR="002F33A8" w:rsidRPr="002F33A8">
        <w:rPr>
          <w:rFonts w:ascii="Times New Roman" w:hAnsi="Times New Roman" w:cs="Times New Roman"/>
        </w:rPr>
        <w:t>was copied to the context units and made available as input at time</w:t>
      </w:r>
      <m:oMath>
        <m:r>
          <w:rPr>
            <w:rFonts w:ascii="Cambria Math" w:hAnsi="Cambria Math" w:cs="Times New Roman"/>
          </w:rPr>
          <m:t xml:space="preserve"> t+1</m:t>
        </m:r>
      </m:oMath>
      <w:r w:rsidR="002F33A8" w:rsidRPr="002F33A8">
        <w:rPr>
          <w:rFonts w:ascii="Times New Roman" w:hAnsi="Times New Roman" w:cs="Times New Roman"/>
        </w:rPr>
        <w:t>.</w:t>
      </w:r>
      <w:r w:rsidR="002F33A8">
        <w:rPr>
          <w:rFonts w:ascii="Times New Roman" w:hAnsi="Times New Roman" w:cs="Times New Roman"/>
        </w:rPr>
        <w:t xml:space="preserve"> </w:t>
      </w:r>
      <w:r w:rsidR="009A6ACA">
        <w:rPr>
          <w:rFonts w:ascii="Times New Roman" w:hAnsi="Times New Roman" w:cs="Times New Roman"/>
        </w:rPr>
        <w:t xml:space="preserve">This provided the model with a rudimentary form of memory </w:t>
      </w:r>
      <w:r w:rsidR="003E753F">
        <w:rPr>
          <w:rFonts w:ascii="Times New Roman" w:hAnsi="Times New Roman" w:cs="Times New Roman"/>
        </w:rPr>
        <w:t>thereby enabling information from earlier time steps to influence processing at later ones.</w:t>
      </w:r>
    </w:p>
    <w:p w14:paraId="79254BE6" w14:textId="0C37CED3" w:rsidR="00103688" w:rsidRDefault="00256CC3" w:rsidP="00B3613F">
      <w:pPr>
        <w:spacing w:line="480" w:lineRule="auto"/>
        <w:ind w:firstLine="720"/>
        <w:contextualSpacing/>
        <w:rPr>
          <w:rFonts w:ascii="Times New Roman" w:hAnsi="Times New Roman" w:cs="Times New Roman"/>
        </w:rPr>
      </w:pPr>
      <w:r w:rsidRPr="00256CC3">
        <w:rPr>
          <w:rFonts w:ascii="Times New Roman" w:hAnsi="Times New Roman" w:cs="Times New Roman"/>
          <w:b/>
          <w:bCs/>
          <w:i/>
          <w:iCs/>
        </w:rPr>
        <w:t>Representations and Task.</w:t>
      </w:r>
      <w:r>
        <w:rPr>
          <w:rFonts w:ascii="Times New Roman" w:hAnsi="Times New Roman" w:cs="Times New Roman"/>
          <w:b/>
          <w:bCs/>
        </w:rPr>
        <w:t xml:space="preserve"> </w:t>
      </w:r>
      <w:r w:rsidR="005D77DA">
        <w:rPr>
          <w:rFonts w:ascii="Times New Roman" w:hAnsi="Times New Roman" w:cs="Times New Roman"/>
        </w:rPr>
        <w:t xml:space="preserve">At each time step, </w:t>
      </w:r>
      <w:r w:rsidR="00A85A6B">
        <w:rPr>
          <w:rFonts w:ascii="Times New Roman" w:hAnsi="Times New Roman" w:cs="Times New Roman"/>
        </w:rPr>
        <w:t>a linear or arced motion event was presented to the network</w:t>
      </w:r>
      <w:r w:rsidR="005D77DA">
        <w:rPr>
          <w:rFonts w:ascii="Times New Roman" w:hAnsi="Times New Roman" w:cs="Times New Roman"/>
        </w:rPr>
        <w:t xml:space="preserve"> as a pattern of activation distributed across the 11 input and output groups</w:t>
      </w:r>
      <w:r w:rsidR="00A85A6B">
        <w:rPr>
          <w:rFonts w:ascii="Times New Roman" w:hAnsi="Times New Roman" w:cs="Times New Roman"/>
        </w:rPr>
        <w:t xml:space="preserve"> (Figure</w:t>
      </w:r>
      <w:r w:rsidR="00C624FE">
        <w:rPr>
          <w:rFonts w:ascii="Times New Roman" w:hAnsi="Times New Roman" w:cs="Times New Roman"/>
        </w:rPr>
        <w:t xml:space="preserve"> 5</w:t>
      </w:r>
      <w:r w:rsidR="00A85A6B">
        <w:rPr>
          <w:rFonts w:ascii="Times New Roman" w:hAnsi="Times New Roman" w:cs="Times New Roman"/>
        </w:rPr>
        <w:t>)</w:t>
      </w:r>
      <w:r w:rsidR="005D77DA">
        <w:rPr>
          <w:rFonts w:ascii="Times New Roman" w:hAnsi="Times New Roman" w:cs="Times New Roman"/>
        </w:rPr>
        <w:t>.</w:t>
      </w:r>
      <w:r w:rsidR="00EF4C82">
        <w:rPr>
          <w:rFonts w:ascii="Times New Roman" w:hAnsi="Times New Roman" w:cs="Times New Roman"/>
        </w:rPr>
        <w:t xml:space="preserve"> </w:t>
      </w:r>
      <w:r w:rsidR="00DF5625">
        <w:rPr>
          <w:rFonts w:ascii="Times New Roman" w:hAnsi="Times New Roman" w:cs="Times New Roman"/>
        </w:rPr>
        <w:t>Each group corresponded to a different visible surface feature, and the units within each group</w:t>
      </w:r>
      <w:r w:rsidR="007820C8">
        <w:rPr>
          <w:rFonts w:ascii="Times New Roman" w:hAnsi="Times New Roman" w:cs="Times New Roman"/>
        </w:rPr>
        <w:t>,</w:t>
      </w:r>
      <w:r w:rsidR="00DF5625">
        <w:rPr>
          <w:rFonts w:ascii="Times New Roman" w:hAnsi="Times New Roman" w:cs="Times New Roman"/>
        </w:rPr>
        <w:t xml:space="preserve"> </w:t>
      </w:r>
      <w:r w:rsidR="007820C8">
        <w:rPr>
          <w:rFonts w:ascii="Times New Roman" w:hAnsi="Times New Roman" w:cs="Times New Roman"/>
        </w:rPr>
        <w:t xml:space="preserve">to </w:t>
      </w:r>
      <w:r w:rsidR="00DF5625">
        <w:rPr>
          <w:rFonts w:ascii="Times New Roman" w:hAnsi="Times New Roman" w:cs="Times New Roman"/>
        </w:rPr>
        <w:t xml:space="preserve">different manifestations of that feature. </w:t>
      </w:r>
      <w:r w:rsidR="00DF5625" w:rsidRPr="00C673BB">
        <w:rPr>
          <w:rFonts w:ascii="Times New Roman" w:hAnsi="Times New Roman" w:cs="Times New Roman"/>
        </w:rPr>
        <w:t>A localist encoding scheme was used</w:t>
      </w:r>
      <w:r w:rsidR="007820C8">
        <w:rPr>
          <w:rFonts w:ascii="Times New Roman" w:hAnsi="Times New Roman" w:cs="Times New Roman"/>
        </w:rPr>
        <w:t xml:space="preserve"> for two reasons. First,</w:t>
      </w:r>
      <w:r w:rsidR="00DF5625">
        <w:rPr>
          <w:rFonts w:ascii="Times New Roman" w:hAnsi="Times New Roman" w:cs="Times New Roman"/>
        </w:rPr>
        <w:t xml:space="preserve"> it ensured that the model’s responses</w:t>
      </w:r>
      <w:r w:rsidR="00DF5625" w:rsidRPr="00C673BB">
        <w:rPr>
          <w:rFonts w:ascii="Times New Roman" w:hAnsi="Times New Roman" w:cs="Times New Roman"/>
        </w:rPr>
        <w:t xml:space="preserve"> reflected learned regularities among actions and the visible surface features of the objects and entities involved</w:t>
      </w:r>
      <w:r w:rsidR="007820C8">
        <w:rPr>
          <w:rFonts w:ascii="Times New Roman" w:hAnsi="Times New Roman" w:cs="Times New Roman"/>
        </w:rPr>
        <w:t>. Second,</w:t>
      </w:r>
      <w:r w:rsidR="00DF5625">
        <w:rPr>
          <w:rFonts w:ascii="Times New Roman" w:hAnsi="Times New Roman" w:cs="Times New Roman"/>
        </w:rPr>
        <w:t xml:space="preserve"> it facilitated</w:t>
      </w:r>
      <w:r w:rsidR="00DF5625" w:rsidRPr="00AC45A4">
        <w:rPr>
          <w:rFonts w:ascii="Times New Roman" w:hAnsi="Times New Roman" w:cs="Times New Roman"/>
        </w:rPr>
        <w:t xml:space="preserve"> interpretation of the </w:t>
      </w:r>
      <w:r w:rsidR="00DF5625">
        <w:rPr>
          <w:rFonts w:ascii="Times New Roman" w:hAnsi="Times New Roman" w:cs="Times New Roman"/>
        </w:rPr>
        <w:t xml:space="preserve">mechanism </w:t>
      </w:r>
      <w:r w:rsidR="007B2471">
        <w:rPr>
          <w:rFonts w:ascii="Times New Roman" w:hAnsi="Times New Roman" w:cs="Times New Roman"/>
        </w:rPr>
        <w:t>producing those responses</w:t>
      </w:r>
      <w:r w:rsidR="00DF5625" w:rsidRPr="00AC45A4">
        <w:rPr>
          <w:rFonts w:ascii="Times New Roman" w:hAnsi="Times New Roman" w:cs="Times New Roman"/>
        </w:rPr>
        <w:t>.</w:t>
      </w:r>
      <w:r w:rsidR="00DF5625">
        <w:rPr>
          <w:rFonts w:ascii="Times New Roman" w:hAnsi="Times New Roman" w:cs="Times New Roman"/>
        </w:rPr>
        <w:t xml:space="preserve"> Table 1 lists each group and the features represented by each unit within it. </w:t>
      </w:r>
      <w:r w:rsidR="007E7D10">
        <w:rPr>
          <w:rFonts w:ascii="Times New Roman" w:hAnsi="Times New Roman" w:cs="Times New Roman"/>
        </w:rPr>
        <w:t xml:space="preserve">The naming convention used for each group was </w:t>
      </w:r>
      <w:r w:rsidR="00DC10BC">
        <w:rPr>
          <w:rFonts w:ascii="Times New Roman" w:hAnsi="Times New Roman" w:cs="Times New Roman"/>
        </w:rPr>
        <w:t>intended to</w:t>
      </w:r>
      <w:r w:rsidR="0066138E">
        <w:rPr>
          <w:rFonts w:ascii="Times New Roman" w:hAnsi="Times New Roman" w:cs="Times New Roman"/>
        </w:rPr>
        <w:t xml:space="preserve"> </w:t>
      </w:r>
      <w:r w:rsidR="007E7D10">
        <w:rPr>
          <w:rFonts w:ascii="Times New Roman" w:hAnsi="Times New Roman" w:cs="Times New Roman"/>
        </w:rPr>
        <w:t>emphasize their</w:t>
      </w:r>
      <w:r w:rsidR="007E7D10" w:rsidRPr="007E7D10">
        <w:rPr>
          <w:rFonts w:ascii="Times New Roman" w:hAnsi="Times New Roman" w:cs="Times New Roman"/>
        </w:rPr>
        <w:t xml:space="preserve"> semantically neutral, surface-based nature and to reflect </w:t>
      </w:r>
      <w:r w:rsidR="00CF7DC5">
        <w:rPr>
          <w:rFonts w:ascii="Times New Roman" w:hAnsi="Times New Roman" w:cs="Times New Roman"/>
        </w:rPr>
        <w:t>the present account’s assumption</w:t>
      </w:r>
      <w:r w:rsidR="007E7D10" w:rsidRPr="007E7D10">
        <w:rPr>
          <w:rFonts w:ascii="Times New Roman" w:hAnsi="Times New Roman" w:cs="Times New Roman"/>
        </w:rPr>
        <w:t xml:space="preserve"> t</w:t>
      </w:r>
      <w:r w:rsidR="00CF7DC5" w:rsidRPr="00CF7DC5">
        <w:rPr>
          <w:rFonts w:ascii="Times New Roman" w:hAnsi="Times New Roman" w:cs="Times New Roman"/>
        </w:rPr>
        <w:t>hat infants represent action events in terms of their low-level perceptual features rather than concepts such as goals, constraints, efficiency, or rationality.</w:t>
      </w:r>
      <w:r w:rsidR="00DC10BC">
        <w:rPr>
          <w:rFonts w:ascii="Times New Roman" w:hAnsi="Times New Roman" w:cs="Times New Roman"/>
        </w:rPr>
        <w:t xml:space="preserve"> </w:t>
      </w:r>
    </w:p>
    <w:p w14:paraId="00E24075" w14:textId="7D78635F" w:rsidR="000318BC" w:rsidRDefault="00103688" w:rsidP="003508E3">
      <w:pPr>
        <w:spacing w:line="480" w:lineRule="auto"/>
        <w:ind w:firstLine="720"/>
        <w:contextualSpacing/>
        <w:rPr>
          <w:rFonts w:ascii="Times New Roman" w:hAnsi="Times New Roman" w:cs="Times New Roman"/>
        </w:rPr>
      </w:pPr>
      <w:r w:rsidRPr="00802190">
        <w:rPr>
          <w:rFonts w:ascii="Times New Roman" w:hAnsi="Times New Roman" w:cs="Times New Roman"/>
        </w:rPr>
        <w:lastRenderedPageBreak/>
        <w:t xml:space="preserve">Input units corresponding to </w:t>
      </w:r>
      <w:r w:rsidR="00351A94">
        <w:rPr>
          <w:rFonts w:ascii="Times New Roman" w:hAnsi="Times New Roman" w:cs="Times New Roman"/>
        </w:rPr>
        <w:t xml:space="preserve">the </w:t>
      </w:r>
      <w:r w:rsidR="0041086F">
        <w:rPr>
          <w:rFonts w:ascii="Times New Roman" w:hAnsi="Times New Roman" w:cs="Times New Roman"/>
        </w:rPr>
        <w:t>features</w:t>
      </w:r>
      <w:r w:rsidR="00351A94">
        <w:rPr>
          <w:rFonts w:ascii="Times New Roman" w:hAnsi="Times New Roman" w:cs="Times New Roman"/>
        </w:rPr>
        <w:t xml:space="preserve"> </w:t>
      </w:r>
      <w:r w:rsidRPr="00802190">
        <w:rPr>
          <w:rFonts w:ascii="Times New Roman" w:hAnsi="Times New Roman" w:cs="Times New Roman"/>
        </w:rPr>
        <w:t>present during a given time step</w:t>
      </w:r>
      <w:r w:rsidR="0041086F">
        <w:rPr>
          <w:rFonts w:ascii="Times New Roman" w:hAnsi="Times New Roman" w:cs="Times New Roman"/>
        </w:rPr>
        <w:t xml:space="preserve"> of an action event</w:t>
      </w:r>
      <w:r w:rsidRPr="00802190">
        <w:rPr>
          <w:rFonts w:ascii="Times New Roman" w:hAnsi="Times New Roman" w:cs="Times New Roman"/>
        </w:rPr>
        <w:t xml:space="preserve"> had their activation set to 1.0; all other input units had their activation set to </w:t>
      </w:r>
      <w:r w:rsidRPr="00184DDD">
        <w:rPr>
          <w:rFonts w:ascii="Times New Roman" w:hAnsi="Times New Roman" w:cs="Times New Roman"/>
        </w:rPr>
        <w:t xml:space="preserve">0.0. A small amount of </w:t>
      </w:r>
      <w:r>
        <w:rPr>
          <w:rFonts w:ascii="Times New Roman" w:hAnsi="Times New Roman" w:cs="Times New Roman"/>
        </w:rPr>
        <w:t>G</w:t>
      </w:r>
      <w:r w:rsidRPr="00184DDD">
        <w:rPr>
          <w:rFonts w:ascii="Times New Roman" w:hAnsi="Times New Roman" w:cs="Times New Roman"/>
        </w:rPr>
        <w:t>aussian noise</w:t>
      </w:r>
      <w:r>
        <w:rPr>
          <w:rFonts w:ascii="Times New Roman" w:hAnsi="Times New Roman" w:cs="Times New Roman"/>
        </w:rPr>
        <w:t xml:space="preserve"> (</w:t>
      </w:r>
      <w:r>
        <w:rPr>
          <w:rFonts w:ascii="Times New Roman" w:hAnsi="Times New Roman" w:cs="Times New Roman"/>
          <w:i/>
          <w:iCs/>
        </w:rPr>
        <w:t xml:space="preserve">M </w:t>
      </w:r>
      <w:r>
        <w:rPr>
          <w:rFonts w:ascii="Times New Roman" w:hAnsi="Times New Roman" w:cs="Times New Roman"/>
        </w:rPr>
        <w:t xml:space="preserve">= 0, </w:t>
      </w:r>
      <w:r>
        <w:rPr>
          <w:rFonts w:ascii="Times New Roman" w:hAnsi="Times New Roman" w:cs="Times New Roman"/>
          <w:i/>
          <w:iCs/>
        </w:rPr>
        <w:t xml:space="preserve">SD </w:t>
      </w:r>
      <w:r>
        <w:rPr>
          <w:rFonts w:ascii="Times New Roman" w:hAnsi="Times New Roman" w:cs="Times New Roman"/>
        </w:rPr>
        <w:t>= 0.3)</w:t>
      </w:r>
      <w:r w:rsidRPr="00184DDD">
        <w:rPr>
          <w:rFonts w:ascii="Times New Roman" w:hAnsi="Times New Roman" w:cs="Times New Roman"/>
        </w:rPr>
        <w:t xml:space="preserve"> was then applied to these activations to instantiate the </w:t>
      </w:r>
      <w:r>
        <w:rPr>
          <w:rFonts w:ascii="Times New Roman" w:hAnsi="Times New Roman" w:cs="Times New Roman"/>
        </w:rPr>
        <w:t>notion</w:t>
      </w:r>
      <w:r w:rsidRPr="00184DDD">
        <w:rPr>
          <w:rFonts w:ascii="Times New Roman" w:hAnsi="Times New Roman" w:cs="Times New Roman"/>
        </w:rPr>
        <w:t xml:space="preserve"> that </w:t>
      </w:r>
      <w:r>
        <w:rPr>
          <w:rFonts w:ascii="Times New Roman" w:hAnsi="Times New Roman" w:cs="Times New Roman"/>
        </w:rPr>
        <w:t xml:space="preserve">infants’ learning and processing are noisy functions of experience. </w:t>
      </w:r>
      <w:r w:rsidR="0041086F">
        <w:rPr>
          <w:rFonts w:ascii="Times New Roman" w:hAnsi="Times New Roman" w:cs="Times New Roman"/>
        </w:rPr>
        <w:t xml:space="preserve">The network’s task at each time step was </w:t>
      </w:r>
      <w:r w:rsidR="00904610">
        <w:rPr>
          <w:rFonts w:ascii="Times New Roman" w:hAnsi="Times New Roman" w:cs="Times New Roman"/>
        </w:rPr>
        <w:t xml:space="preserve">twofold. First, it was required </w:t>
      </w:r>
      <w:r w:rsidR="0041086F">
        <w:rPr>
          <w:rFonts w:ascii="Times New Roman" w:hAnsi="Times New Roman" w:cs="Times New Roman"/>
        </w:rPr>
        <w:t>to reproduce at the output layer the activation pattern</w:t>
      </w:r>
      <w:r w:rsidR="00904610">
        <w:rPr>
          <w:rFonts w:ascii="Times New Roman" w:hAnsi="Times New Roman" w:cs="Times New Roman"/>
        </w:rPr>
        <w:t xml:space="preserve"> presented</w:t>
      </w:r>
      <w:r w:rsidR="0041086F">
        <w:rPr>
          <w:rFonts w:ascii="Times New Roman" w:hAnsi="Times New Roman" w:cs="Times New Roman"/>
        </w:rPr>
        <w:t xml:space="preserve"> </w:t>
      </w:r>
      <w:r w:rsidR="005A6C73">
        <w:rPr>
          <w:rFonts w:ascii="Times New Roman" w:hAnsi="Times New Roman" w:cs="Times New Roman"/>
        </w:rPr>
        <w:t>across</w:t>
      </w:r>
      <w:r w:rsidR="0041086F">
        <w:rPr>
          <w:rFonts w:ascii="Times New Roman" w:hAnsi="Times New Roman" w:cs="Times New Roman"/>
        </w:rPr>
        <w:t xml:space="preserve"> 10 of </w:t>
      </w:r>
      <w:r w:rsidR="00346E1E">
        <w:rPr>
          <w:rFonts w:ascii="Times New Roman" w:hAnsi="Times New Roman" w:cs="Times New Roman"/>
        </w:rPr>
        <w:t xml:space="preserve">the </w:t>
      </w:r>
      <w:r w:rsidR="005A6C73">
        <w:rPr>
          <w:rFonts w:ascii="Times New Roman" w:hAnsi="Times New Roman" w:cs="Times New Roman"/>
        </w:rPr>
        <w:t>11 groups</w:t>
      </w:r>
      <w:r w:rsidR="00904610">
        <w:rPr>
          <w:rFonts w:ascii="Times New Roman" w:hAnsi="Times New Roman" w:cs="Times New Roman"/>
        </w:rPr>
        <w:t>. Second,</w:t>
      </w:r>
      <w:r w:rsidR="005A6C73">
        <w:rPr>
          <w:rFonts w:ascii="Times New Roman" w:hAnsi="Times New Roman" w:cs="Times New Roman"/>
        </w:rPr>
        <w:t xml:space="preserve"> </w:t>
      </w:r>
      <w:r w:rsidR="00904610">
        <w:rPr>
          <w:rFonts w:ascii="Times New Roman" w:hAnsi="Times New Roman" w:cs="Times New Roman"/>
        </w:rPr>
        <w:t xml:space="preserve">it was required to predict </w:t>
      </w:r>
      <w:r w:rsidR="004313E9">
        <w:rPr>
          <w:rFonts w:ascii="Times New Roman" w:hAnsi="Times New Roman" w:cs="Times New Roman"/>
        </w:rPr>
        <w:t>the</w:t>
      </w:r>
      <w:r w:rsidR="00B826D8">
        <w:rPr>
          <w:rFonts w:ascii="Times New Roman" w:hAnsi="Times New Roman" w:cs="Times New Roman"/>
        </w:rPr>
        <w:t xml:space="preserve"> subsequent</w:t>
      </w:r>
      <w:r w:rsidR="004313E9">
        <w:rPr>
          <w:rFonts w:ascii="Times New Roman" w:hAnsi="Times New Roman" w:cs="Times New Roman"/>
        </w:rPr>
        <w:t xml:space="preserve"> position of </w:t>
      </w:r>
      <w:r w:rsidR="005A6C73">
        <w:rPr>
          <w:rFonts w:ascii="Times New Roman" w:hAnsi="Times New Roman" w:cs="Times New Roman"/>
        </w:rPr>
        <w:t xml:space="preserve">the left </w:t>
      </w:r>
      <w:r w:rsidR="00B826D8">
        <w:rPr>
          <w:rFonts w:ascii="Times New Roman" w:hAnsi="Times New Roman" w:cs="Times New Roman"/>
        </w:rPr>
        <w:t xml:space="preserve">object </w:t>
      </w:r>
      <w:r w:rsidR="00904610">
        <w:rPr>
          <w:rFonts w:ascii="Times New Roman" w:hAnsi="Times New Roman" w:cs="Times New Roman"/>
        </w:rPr>
        <w:t>via the</w:t>
      </w:r>
      <w:r w:rsidR="00B826D8">
        <w:rPr>
          <w:rFonts w:ascii="Times New Roman" w:hAnsi="Times New Roman" w:cs="Times New Roman"/>
        </w:rPr>
        <w:t xml:space="preserve"> Horizontal </w:t>
      </w:r>
      <w:r w:rsidR="001A527E">
        <w:rPr>
          <w:rFonts w:ascii="Times New Roman" w:hAnsi="Times New Roman" w:cs="Times New Roman"/>
        </w:rPr>
        <w:t>P</w:t>
      </w:r>
      <w:r w:rsidR="00B826D8">
        <w:rPr>
          <w:rFonts w:ascii="Times New Roman" w:hAnsi="Times New Roman" w:cs="Times New Roman"/>
        </w:rPr>
        <w:t>osition group</w:t>
      </w:r>
      <w:r w:rsidR="00904610">
        <w:rPr>
          <w:rFonts w:ascii="Times New Roman" w:hAnsi="Times New Roman" w:cs="Times New Roman"/>
        </w:rPr>
        <w:t>.</w:t>
      </w:r>
      <w:r w:rsidR="001A527E">
        <w:rPr>
          <w:rFonts w:ascii="Times New Roman" w:hAnsi="Times New Roman" w:cs="Times New Roman"/>
        </w:rPr>
        <w:t xml:space="preserve"> </w:t>
      </w:r>
      <w:r w:rsidR="00346E1E" w:rsidRPr="00346E1E">
        <w:rPr>
          <w:rFonts w:ascii="Times New Roman" w:hAnsi="Times New Roman" w:cs="Times New Roman"/>
        </w:rPr>
        <w:t>The reason Horizontal Position was the only group whose future state the network was required to predict is that movement itself is dynamic and necessarily unfolds over time.</w:t>
      </w:r>
      <w:r w:rsidR="00904610">
        <w:rPr>
          <w:rFonts w:ascii="Times New Roman" w:hAnsi="Times New Roman" w:cs="Times New Roman"/>
        </w:rPr>
        <w:t xml:space="preserve"> </w:t>
      </w:r>
      <w:r w:rsidR="00F92118" w:rsidRPr="00F92118">
        <w:rPr>
          <w:rFonts w:ascii="Times New Roman" w:hAnsi="Times New Roman" w:cs="Times New Roman"/>
        </w:rPr>
        <w:t xml:space="preserve">Thus, if the first unit in the Horizontal Position group was active (i.e., had an activation value of 1.0) at time </w:t>
      </w:r>
      <m:oMath>
        <m:r>
          <w:rPr>
            <w:rFonts w:ascii="Cambria Math" w:hAnsi="Cambria Math" w:cs="Times New Roman"/>
          </w:rPr>
          <m:t>t</m:t>
        </m:r>
      </m:oMath>
      <w:r w:rsidR="00F92118" w:rsidRPr="00F92118">
        <w:rPr>
          <w:rFonts w:ascii="Times New Roman" w:hAnsi="Times New Roman" w:cs="Times New Roman"/>
        </w:rPr>
        <w:t>, the network</w:t>
      </w:r>
      <w:r w:rsidR="00F92118">
        <w:rPr>
          <w:rFonts w:ascii="Times New Roman" w:hAnsi="Times New Roman" w:cs="Times New Roman"/>
        </w:rPr>
        <w:t>’</w:t>
      </w:r>
      <w:r w:rsidR="00F92118" w:rsidRPr="00F92118">
        <w:rPr>
          <w:rFonts w:ascii="Times New Roman" w:hAnsi="Times New Roman" w:cs="Times New Roman"/>
        </w:rPr>
        <w:t xml:space="preserve">s task was to activate the second unit in the corresponding output group at time </w:t>
      </w:r>
      <m:oMath>
        <m:r>
          <w:rPr>
            <w:rFonts w:ascii="Cambria Math" w:hAnsi="Cambria Math" w:cs="Times New Roman"/>
          </w:rPr>
          <m:t>t+1</m:t>
        </m:r>
      </m:oMath>
      <w:r w:rsidR="00F92118" w:rsidRPr="00F92118">
        <w:rPr>
          <w:rFonts w:ascii="Times New Roman" w:hAnsi="Times New Roman" w:cs="Times New Roman"/>
        </w:rPr>
        <w:t xml:space="preserve">. This captured the idea that the left object moved from one location in network space to the next. </w:t>
      </w:r>
      <w:ins w:id="493" w:author="Benton, Deon" w:date="2026-06-19T00:59:00Z" w16du:dateUtc="2026-06-19T05:59:00Z">
        <w:r w:rsidR="00887B2D">
          <w:rPr>
            <w:rFonts w:ascii="Times New Roman" w:hAnsi="Times New Roman" w:cs="Times New Roman"/>
          </w:rPr>
          <w:t xml:space="preserve">Movement trajectory </w:t>
        </w:r>
      </w:ins>
      <w:r w:rsidR="00F92118" w:rsidRPr="00F92118">
        <w:rPr>
          <w:rFonts w:ascii="Times New Roman" w:hAnsi="Times New Roman" w:cs="Times New Roman"/>
        </w:rPr>
        <w:t>(e.g., linear or arced) was represented separately.</w:t>
      </w:r>
      <w:r w:rsidR="00F92118">
        <w:rPr>
          <w:rFonts w:ascii="Times New Roman" w:hAnsi="Times New Roman" w:cs="Times New Roman"/>
        </w:rPr>
        <w:t xml:space="preserve"> </w:t>
      </w:r>
      <w:r w:rsidR="00AF1C96" w:rsidRPr="00AF1C96">
        <w:rPr>
          <w:rFonts w:ascii="Times New Roman" w:hAnsi="Times New Roman" w:cs="Times New Roman"/>
        </w:rPr>
        <w:t>The first task was accomplished via an autoencoder (e.g., Mareschal et al., 2000); the second, via an SRN.</w:t>
      </w:r>
      <w:r w:rsidR="00AF1C96">
        <w:rPr>
          <w:rFonts w:ascii="Times New Roman" w:hAnsi="Times New Roman" w:cs="Times New Roman"/>
        </w:rPr>
        <w:t xml:space="preserve"> </w:t>
      </w:r>
      <w:r w:rsidR="00AE702A" w:rsidRPr="00AE702A">
        <w:rPr>
          <w:rFonts w:ascii="Times New Roman" w:hAnsi="Times New Roman" w:cs="Times New Roman"/>
        </w:rPr>
        <w:t>Autoencoders learn compact internal representations that are sufficient to reproduce the current input pattern at the output layer.</w:t>
      </w:r>
      <w:r w:rsidR="00AE702A">
        <w:rPr>
          <w:rFonts w:ascii="Times New Roman" w:hAnsi="Times New Roman" w:cs="Times New Roman"/>
        </w:rPr>
        <w:t xml:space="preserve"> </w:t>
      </w:r>
      <w:r w:rsidR="00EA798A" w:rsidRPr="00EA798A">
        <w:rPr>
          <w:rFonts w:ascii="Times New Roman" w:hAnsi="Times New Roman" w:cs="Times New Roman"/>
        </w:rPr>
        <w:t>In contrast, SRNs learn to predict upcoming states from prior states by extracting sequential regularities in the input.</w:t>
      </w:r>
      <w:r w:rsidR="00A141D3">
        <w:rPr>
          <w:rFonts w:ascii="Times New Roman" w:hAnsi="Times New Roman" w:cs="Times New Roman"/>
        </w:rPr>
        <w:t xml:space="preserve"> </w:t>
      </w:r>
      <w:r w:rsidR="00F92118">
        <w:rPr>
          <w:rFonts w:ascii="Times New Roman" w:hAnsi="Times New Roman" w:cs="Times New Roman"/>
        </w:rPr>
        <w:t xml:space="preserve">More generally, both model types were used </w:t>
      </w:r>
      <w:r w:rsidR="00A141D3">
        <w:rPr>
          <w:rFonts w:ascii="Times New Roman" w:hAnsi="Times New Roman" w:cs="Times New Roman"/>
        </w:rPr>
        <w:t xml:space="preserve">because </w:t>
      </w:r>
      <w:r w:rsidR="0060541B">
        <w:rPr>
          <w:rFonts w:ascii="Times New Roman" w:hAnsi="Times New Roman" w:cs="Times New Roman"/>
        </w:rPr>
        <w:t xml:space="preserve">they employ </w:t>
      </w:r>
      <w:r w:rsidR="00A141D3">
        <w:rPr>
          <w:rFonts w:ascii="Times New Roman" w:hAnsi="Times New Roman" w:cs="Times New Roman"/>
        </w:rPr>
        <w:t>self-supervised learning</w:t>
      </w:r>
      <w:r w:rsidR="0060541B">
        <w:rPr>
          <w:rFonts w:ascii="Times New Roman" w:hAnsi="Times New Roman" w:cs="Times New Roman"/>
        </w:rPr>
        <w:t xml:space="preserve">, which </w:t>
      </w:r>
      <w:r w:rsidR="00A141D3">
        <w:rPr>
          <w:rFonts w:ascii="Times New Roman" w:hAnsi="Times New Roman" w:cs="Times New Roman"/>
        </w:rPr>
        <w:t>align</w:t>
      </w:r>
      <w:r w:rsidR="0060541B">
        <w:rPr>
          <w:rFonts w:ascii="Times New Roman" w:hAnsi="Times New Roman" w:cs="Times New Roman"/>
        </w:rPr>
        <w:t>s</w:t>
      </w:r>
      <w:r w:rsidR="00A141D3">
        <w:rPr>
          <w:rFonts w:ascii="Times New Roman" w:hAnsi="Times New Roman" w:cs="Times New Roman"/>
        </w:rPr>
        <w:t xml:space="preserve"> with prominent theories of how infants learn and do not require an explicit teaching signal (e.g., Cohen, 1973; Sokolov, 1963). </w:t>
      </w:r>
    </w:p>
    <w:p w14:paraId="5A9037B3" w14:textId="11203451" w:rsidR="00524642" w:rsidRDefault="00C15DAE" w:rsidP="00524642">
      <w:pPr>
        <w:spacing w:line="480" w:lineRule="auto"/>
        <w:ind w:firstLine="720"/>
        <w:contextualSpacing/>
        <w:rPr>
          <w:rFonts w:ascii="Times New Roman" w:hAnsi="Times New Roman" w:cs="Times New Roman"/>
        </w:rPr>
      </w:pPr>
      <w:r w:rsidRPr="00C15DAE">
        <w:rPr>
          <w:rFonts w:ascii="Times New Roman" w:hAnsi="Times New Roman" w:cs="Times New Roman"/>
          <w:b/>
          <w:bCs/>
          <w:i/>
          <w:iCs/>
        </w:rPr>
        <w:t>Training procedure.</w:t>
      </w:r>
      <w:r>
        <w:rPr>
          <w:rFonts w:ascii="Times New Roman" w:hAnsi="Times New Roman" w:cs="Times New Roman"/>
          <w:b/>
          <w:bCs/>
        </w:rPr>
        <w:t xml:space="preserve"> </w:t>
      </w:r>
      <w:r w:rsidR="00D1524A">
        <w:rPr>
          <w:rFonts w:ascii="Times New Roman" w:hAnsi="Times New Roman" w:cs="Times New Roman"/>
        </w:rPr>
        <w:t>Learning in the model unfolded across two phases: Pretraining and Habituation.</w:t>
      </w:r>
      <w:r w:rsidR="00A72053">
        <w:rPr>
          <w:rFonts w:ascii="Times New Roman" w:hAnsi="Times New Roman" w:cs="Times New Roman"/>
        </w:rPr>
        <w:t xml:space="preserve"> </w:t>
      </w:r>
      <w:r w:rsidR="006F201A">
        <w:rPr>
          <w:rFonts w:ascii="Times New Roman" w:hAnsi="Times New Roman" w:cs="Times New Roman"/>
        </w:rPr>
        <w:t xml:space="preserve">The duration of the pretraining phase and the specific nature of the habituation experience are described in the relevant simulation sections. </w:t>
      </w:r>
      <w:r w:rsidR="005E4BBB">
        <w:rPr>
          <w:rFonts w:ascii="Times New Roman" w:hAnsi="Times New Roman" w:cs="Times New Roman"/>
        </w:rPr>
        <w:t xml:space="preserve">During pretraining, networks experienced two broad classes of events: Linear Path Events and Arced Path Events. These </w:t>
      </w:r>
      <w:r w:rsidR="005E4BBB">
        <w:rPr>
          <w:rFonts w:ascii="Times New Roman" w:hAnsi="Times New Roman" w:cs="Times New Roman"/>
        </w:rPr>
        <w:lastRenderedPageBreak/>
        <w:t xml:space="preserve">events implemented the assumption that infants’ looking behaviors in action efficiency </w:t>
      </w:r>
      <w:r w:rsidR="00072831">
        <w:rPr>
          <w:rFonts w:ascii="Times New Roman" w:hAnsi="Times New Roman" w:cs="Times New Roman"/>
        </w:rPr>
        <w:t xml:space="preserve">studies </w:t>
      </w:r>
      <w:r w:rsidR="00AD60C4">
        <w:rPr>
          <w:rFonts w:ascii="Times New Roman" w:hAnsi="Times New Roman" w:cs="Times New Roman"/>
        </w:rPr>
        <w:t>are shaped by</w:t>
      </w:r>
      <w:r w:rsidR="005B5DC1">
        <w:rPr>
          <w:rFonts w:ascii="Times New Roman" w:hAnsi="Times New Roman" w:cs="Times New Roman"/>
        </w:rPr>
        <w:t xml:space="preserve"> prior experience </w:t>
      </w:r>
      <w:r w:rsidR="00B44E6D">
        <w:rPr>
          <w:rFonts w:ascii="Times New Roman" w:hAnsi="Times New Roman" w:cs="Times New Roman"/>
        </w:rPr>
        <w:t>processing these</w:t>
      </w:r>
      <w:r w:rsidR="005B5DC1">
        <w:rPr>
          <w:rFonts w:ascii="Times New Roman" w:hAnsi="Times New Roman" w:cs="Times New Roman"/>
        </w:rPr>
        <w:t xml:space="preserve"> actions. </w:t>
      </w:r>
      <w:r w:rsidR="001F1F29">
        <w:rPr>
          <w:rFonts w:ascii="Times New Roman" w:hAnsi="Times New Roman" w:cs="Times New Roman"/>
        </w:rPr>
        <w:t>In Linear Path Events, one object moved</w:t>
      </w:r>
      <w:r w:rsidR="000A71C1">
        <w:rPr>
          <w:rFonts w:ascii="Times New Roman" w:hAnsi="Times New Roman" w:cs="Times New Roman"/>
        </w:rPr>
        <w:t xml:space="preserve"> unobstructed along a straight, horizontal</w:t>
      </w:r>
      <w:r w:rsidR="001F1F29">
        <w:rPr>
          <w:rFonts w:ascii="Times New Roman" w:hAnsi="Times New Roman" w:cs="Times New Roman"/>
        </w:rPr>
        <w:t xml:space="preserve"> </w:t>
      </w:r>
      <w:r w:rsidR="000A71C1">
        <w:rPr>
          <w:rFonts w:ascii="Times New Roman" w:hAnsi="Times New Roman" w:cs="Times New Roman"/>
        </w:rPr>
        <w:t>trajectory</w:t>
      </w:r>
      <w:r w:rsidR="00357C00">
        <w:rPr>
          <w:rFonts w:ascii="Times New Roman" w:hAnsi="Times New Roman" w:cs="Times New Roman"/>
        </w:rPr>
        <w:t xml:space="preserve"> </w:t>
      </w:r>
      <w:r w:rsidR="001F1F29">
        <w:rPr>
          <w:rFonts w:ascii="Times New Roman" w:hAnsi="Times New Roman" w:cs="Times New Roman"/>
        </w:rPr>
        <w:t>toward another object.</w:t>
      </w:r>
      <w:r w:rsidR="00357C00">
        <w:rPr>
          <w:rFonts w:ascii="Times New Roman" w:hAnsi="Times New Roman" w:cs="Times New Roman"/>
        </w:rPr>
        <w:t xml:space="preserve"> In Arced Path Events, one object moved along an arced trajectory toward the other object. </w:t>
      </w:r>
      <w:r w:rsidR="00E3266A" w:rsidRPr="00E3266A">
        <w:rPr>
          <w:rFonts w:ascii="Times New Roman" w:hAnsi="Times New Roman" w:cs="Times New Roman"/>
        </w:rPr>
        <w:t>Half of the objects in both event types possessed surface features commonly associated with animate entities; the remaining half possessed surface features commonly associated with inanimate objects</w:t>
      </w:r>
      <w:r w:rsidR="00E3266A">
        <w:rPr>
          <w:rFonts w:ascii="Times New Roman" w:hAnsi="Times New Roman" w:cs="Times New Roman"/>
        </w:rPr>
        <w:t xml:space="preserve">. </w:t>
      </w:r>
      <w:r w:rsidR="006C6A19">
        <w:rPr>
          <w:rFonts w:ascii="Times New Roman" w:hAnsi="Times New Roman" w:cs="Times New Roman"/>
        </w:rPr>
        <w:t xml:space="preserve"> This implemented the assumption that entities possessing </w:t>
      </w:r>
      <w:r w:rsidR="00AA72B2">
        <w:rPr>
          <w:rFonts w:ascii="Times New Roman" w:hAnsi="Times New Roman" w:cs="Times New Roman"/>
        </w:rPr>
        <w:t>either class of</w:t>
      </w:r>
      <w:r w:rsidR="006C6A19">
        <w:rPr>
          <w:rFonts w:ascii="Times New Roman" w:hAnsi="Times New Roman" w:cs="Times New Roman"/>
        </w:rPr>
        <w:t xml:space="preserve"> </w:t>
      </w:r>
      <w:r w:rsidR="003C432B">
        <w:rPr>
          <w:rFonts w:ascii="Times New Roman" w:hAnsi="Times New Roman" w:cs="Times New Roman"/>
        </w:rPr>
        <w:t>surface</w:t>
      </w:r>
      <w:r w:rsidR="006C6A19">
        <w:rPr>
          <w:rFonts w:ascii="Times New Roman" w:hAnsi="Times New Roman" w:cs="Times New Roman"/>
        </w:rPr>
        <w:t xml:space="preserve"> features can engage in both action</w:t>
      </w:r>
      <w:r w:rsidR="003C432B">
        <w:rPr>
          <w:rFonts w:ascii="Times New Roman" w:hAnsi="Times New Roman" w:cs="Times New Roman"/>
        </w:rPr>
        <w:t>s</w:t>
      </w:r>
      <w:r w:rsidR="006C6A19">
        <w:rPr>
          <w:rFonts w:ascii="Times New Roman" w:hAnsi="Times New Roman" w:cs="Times New Roman"/>
        </w:rPr>
        <w:t xml:space="preserve">. </w:t>
      </w:r>
    </w:p>
    <w:p w14:paraId="56B9D658" w14:textId="25CF40D6" w:rsidR="00CF2482" w:rsidRDefault="003E39BF" w:rsidP="00524642">
      <w:pPr>
        <w:spacing w:line="480" w:lineRule="auto"/>
        <w:ind w:firstLine="720"/>
        <w:contextualSpacing/>
        <w:rPr>
          <w:rFonts w:ascii="Times New Roman" w:hAnsi="Times New Roman" w:cs="Times New Roman"/>
        </w:rPr>
      </w:pPr>
      <w:r>
        <w:rPr>
          <w:rFonts w:ascii="Times New Roman" w:hAnsi="Times New Roman" w:cs="Times New Roman"/>
        </w:rPr>
        <w:t>At each time step</w:t>
      </w:r>
      <w:r w:rsidR="00840B62">
        <w:rPr>
          <w:rFonts w:ascii="Times New Roman" w:hAnsi="Times New Roman" w:cs="Times New Roman"/>
        </w:rPr>
        <w:t>,</w:t>
      </w:r>
      <w:r w:rsidR="008427B2">
        <w:rPr>
          <w:rFonts w:ascii="Times New Roman" w:hAnsi="Times New Roman" w:cs="Times New Roman"/>
        </w:rPr>
        <w:t xml:space="preserve"> </w:t>
      </w:r>
      <w:r w:rsidR="006177D1">
        <w:rPr>
          <w:rFonts w:ascii="Times New Roman" w:hAnsi="Times New Roman" w:cs="Times New Roman"/>
        </w:rPr>
        <w:t xml:space="preserve">an action event was presented to the network by clamping the states of the units corresponding to that event’s surface features. </w:t>
      </w:r>
      <w:r w:rsidR="00D43436" w:rsidRPr="00D43436">
        <w:rPr>
          <w:rFonts w:ascii="Times New Roman" w:hAnsi="Times New Roman" w:cs="Times New Roman"/>
        </w:rPr>
        <w:t xml:space="preserve">Activity then propagated from the input layer to the hidden layer and </w:t>
      </w:r>
      <w:r w:rsidR="003E05F2">
        <w:rPr>
          <w:rFonts w:ascii="Times New Roman" w:hAnsi="Times New Roman" w:cs="Times New Roman"/>
        </w:rPr>
        <w:t>then from</w:t>
      </w:r>
      <w:r w:rsidR="00D43436" w:rsidRPr="00D43436">
        <w:rPr>
          <w:rFonts w:ascii="Times New Roman" w:hAnsi="Times New Roman" w:cs="Times New Roman"/>
        </w:rPr>
        <w:t xml:space="preserve"> the hidden layer to the output layer.</w:t>
      </w:r>
      <w:r w:rsidR="00620356">
        <w:rPr>
          <w:rFonts w:ascii="Times New Roman" w:hAnsi="Times New Roman" w:cs="Times New Roman"/>
        </w:rPr>
        <w:t xml:space="preserve"> The resulting pattern of activity over the output units </w:t>
      </w:r>
      <w:r w:rsidR="00CF2482">
        <w:rPr>
          <w:rFonts w:ascii="Times New Roman" w:hAnsi="Times New Roman" w:cs="Times New Roman"/>
        </w:rPr>
        <w:t xml:space="preserve">represented the network’s </w:t>
      </w:r>
      <w:r w:rsidR="003E05F2">
        <w:rPr>
          <w:rFonts w:ascii="Times New Roman" w:hAnsi="Times New Roman" w:cs="Times New Roman"/>
        </w:rPr>
        <w:t xml:space="preserve">attempt </w:t>
      </w:r>
      <w:r w:rsidR="000C07C7">
        <w:rPr>
          <w:rFonts w:ascii="Times New Roman" w:hAnsi="Times New Roman" w:cs="Times New Roman"/>
        </w:rPr>
        <w:t>at reproducing</w:t>
      </w:r>
      <w:r w:rsidR="00CF2482">
        <w:rPr>
          <w:rFonts w:ascii="Times New Roman" w:hAnsi="Times New Roman" w:cs="Times New Roman"/>
        </w:rPr>
        <w:t xml:space="preserve"> the input activity and predicting the subsequent position</w:t>
      </w:r>
      <w:r w:rsidR="000C07C7">
        <w:rPr>
          <w:rFonts w:ascii="Times New Roman" w:hAnsi="Times New Roman" w:cs="Times New Roman"/>
        </w:rPr>
        <w:t xml:space="preserve"> of the left object</w:t>
      </w:r>
      <w:r w:rsidR="00CF2482">
        <w:rPr>
          <w:rFonts w:ascii="Times New Roman" w:hAnsi="Times New Roman" w:cs="Times New Roman"/>
        </w:rPr>
        <w:t xml:space="preserve">. </w:t>
      </w:r>
      <w:r w:rsidR="002806FD">
        <w:rPr>
          <w:rFonts w:ascii="Times New Roman" w:hAnsi="Times New Roman" w:cs="Times New Roman"/>
        </w:rPr>
        <w:t>A</w:t>
      </w:r>
      <w:r w:rsidR="003D3718">
        <w:rPr>
          <w:rFonts w:ascii="Times New Roman" w:hAnsi="Times New Roman" w:cs="Times New Roman"/>
        </w:rPr>
        <w:t xml:space="preserve"> version of recurrent backpropagation through time</w:t>
      </w:r>
      <w:ins w:id="494" w:author="Benton, Deon" w:date="2026-06-19T01:00:00Z" w16du:dateUtc="2026-06-19T06:00:00Z">
        <w:r w:rsidR="00892D3A">
          <w:rPr>
            <w:rFonts w:ascii="Times New Roman" w:hAnsi="Times New Roman" w:cs="Times New Roman"/>
          </w:rPr>
          <w:t>,</w:t>
        </w:r>
      </w:ins>
      <w:r w:rsidR="003D3718">
        <w:rPr>
          <w:rFonts w:ascii="Times New Roman" w:hAnsi="Times New Roman" w:cs="Times New Roman"/>
        </w:rPr>
        <w:t xml:space="preserve"> adapted to the simple recurrent network architecture (Williams &amp; Zipser, 1995)</w:t>
      </w:r>
      <w:ins w:id="495" w:author="Benton, Deon" w:date="2026-06-19T01:00:00Z" w16du:dateUtc="2026-06-19T06:00:00Z">
        <w:r w:rsidR="00892D3A">
          <w:rPr>
            <w:rFonts w:ascii="Times New Roman" w:hAnsi="Times New Roman" w:cs="Times New Roman"/>
          </w:rPr>
          <w:t>,</w:t>
        </w:r>
      </w:ins>
      <w:r w:rsidR="007D5D31">
        <w:rPr>
          <w:rFonts w:ascii="Times New Roman" w:hAnsi="Times New Roman" w:cs="Times New Roman"/>
        </w:rPr>
        <w:t xml:space="preserve"> was used to </w:t>
      </w:r>
      <w:r w:rsidR="00E54547">
        <w:rPr>
          <w:rFonts w:ascii="Times New Roman" w:hAnsi="Times New Roman" w:cs="Times New Roman"/>
        </w:rPr>
        <w:t>modify the</w:t>
      </w:r>
      <w:r w:rsidR="007D5D31">
        <w:rPr>
          <w:rFonts w:ascii="Times New Roman" w:hAnsi="Times New Roman" w:cs="Times New Roman"/>
        </w:rPr>
        <w:t xml:space="preserve"> connection weights</w:t>
      </w:r>
      <w:ins w:id="496" w:author="Benton, Deon" w:date="2026-06-19T01:00:00Z" w16du:dateUtc="2026-06-19T06:00:00Z">
        <w:r w:rsidR="00892D3A">
          <w:rPr>
            <w:rFonts w:ascii="Times New Roman" w:hAnsi="Times New Roman" w:cs="Times New Roman"/>
          </w:rPr>
          <w:t xml:space="preserve">. </w:t>
        </w:r>
      </w:ins>
      <w:ins w:id="497" w:author="Benton, Deon" w:date="2026-06-19T01:08:00Z" w16du:dateUtc="2026-06-19T06:08:00Z">
        <w:r w:rsidR="00A83B89" w:rsidRPr="00A83B89">
          <w:rPr>
            <w:rFonts w:ascii="Times New Roman" w:hAnsi="Times New Roman" w:cs="Times New Roman"/>
          </w:rPr>
          <w:t>These adjustments were designed to reduce the discrepancy between the network's target and output patterns after each full pass through the training patterns.</w:t>
        </w:r>
        <w:r w:rsidR="00A83B89">
          <w:rPr>
            <w:rFonts w:ascii="Times New Roman" w:hAnsi="Times New Roman" w:cs="Times New Roman"/>
          </w:rPr>
          <w:t xml:space="preserve"> </w:t>
        </w:r>
      </w:ins>
      <w:r w:rsidR="001F4704">
        <w:rPr>
          <w:rFonts w:ascii="Times New Roman" w:hAnsi="Times New Roman" w:cs="Times New Roman"/>
        </w:rPr>
        <w:t>The error measure was cross-entropy error</w:t>
      </w:r>
      <w:r w:rsidR="008631F6">
        <w:rPr>
          <w:rFonts w:ascii="Times New Roman" w:hAnsi="Times New Roman" w:cs="Times New Roman"/>
        </w:rPr>
        <w:t>:</w:t>
      </w:r>
    </w:p>
    <w:p w14:paraId="67430330" w14:textId="77777777" w:rsidR="00190110" w:rsidRDefault="00190110" w:rsidP="00190110">
      <w:pPr>
        <w:spacing w:line="480" w:lineRule="auto"/>
        <w:contextualSpacing/>
        <w:rPr>
          <w:rFonts w:ascii="Times New Roman" w:hAnsi="Times New Roman" w:cs="Times New Roman"/>
        </w:rPr>
      </w:pPr>
    </w:p>
    <w:tbl>
      <w:tblPr>
        <w:tblStyle w:val="TableGrid"/>
        <w:tblW w:w="9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2952"/>
      </w:tblGrid>
      <w:tr w:rsidR="00EC411E" w14:paraId="1E9028FB" w14:textId="77777777" w:rsidTr="00831020">
        <w:trPr>
          <w:trHeight w:val="521"/>
        </w:trPr>
        <w:tc>
          <w:tcPr>
            <w:tcW w:w="6232" w:type="dxa"/>
          </w:tcPr>
          <w:p w14:paraId="4F29A89D" w14:textId="71D146A6" w:rsidR="00EC411E" w:rsidRDefault="00C02BDE" w:rsidP="003759DB">
            <w:pPr>
              <w:spacing w:line="480" w:lineRule="auto"/>
              <w:contextualSpacing/>
              <w:jc w:val="center"/>
              <w:rPr>
                <w:rFonts w:ascii="Times New Roman" w:eastAsia="Yu Gothic" w:hAnsi="Times New Roman" w:cs="Times New Roman"/>
              </w:rPr>
            </w:pPr>
            <m:oMathPara>
              <m:oMath>
                <m:r>
                  <w:rPr>
                    <w:rFonts w:ascii="Cambria Math" w:eastAsia="Yu Gothic" w:hAnsi="Cambria Math" w:cs="Times New Roman"/>
                  </w:rPr>
                  <m:t>C=-</m:t>
                </m:r>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p</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t</m:t>
                        </m:r>
                      </m:sub>
                      <m:sup/>
                      <m:e>
                        <m:nary>
                          <m:naryPr>
                            <m:chr m:val="∑"/>
                            <m:limLoc m:val="undOvr"/>
                            <m:supHide m:val="1"/>
                            <m:ctrlPr>
                              <w:rPr>
                                <w:rFonts w:ascii="Cambria Math" w:eastAsia="Yu Gothic" w:hAnsi="Cambria Math" w:cs="Times New Roman"/>
                                <w:i/>
                              </w:rPr>
                            </m:ctrlPr>
                          </m:naryPr>
                          <m:sub>
                            <m:r>
                              <w:rPr>
                                <w:rFonts w:ascii="Cambria Math" w:eastAsia="Yu Gothic" w:hAnsi="Cambria Math" w:cs="Times New Roman"/>
                              </w:rPr>
                              <m:t>k</m:t>
                            </m:r>
                          </m:sub>
                          <m:sup/>
                          <m:e>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e>
                        </m:nary>
                        <m:sSub>
                          <m:sSubPr>
                            <m:ctrlPr>
                              <w:rPr>
                                <w:rFonts w:ascii="Cambria Math" w:eastAsia="Yu Gothic" w:hAnsi="Cambria Math" w:cs="Times New Roman"/>
                                <w:i/>
                              </w:rPr>
                            </m:ctrlPr>
                          </m:sSubPr>
                          <m:e>
                            <m:r>
                              <w:rPr>
                                <w:rFonts w:ascii="Cambria Math" w:eastAsia="Yu Gothic" w:hAnsi="Cambria Math" w:cs="Times New Roman"/>
                              </w:rPr>
                              <m:t>log</m:t>
                            </m:r>
                          </m:e>
                          <m:sub>
                            <m:r>
                              <w:rPr>
                                <w:rFonts w:ascii="Cambria Math" w:eastAsia="Yu Gothic" w:hAnsi="Cambria Math" w:cs="Times New Roman"/>
                              </w:rPr>
                              <m:t>2</m:t>
                            </m:r>
                          </m:sub>
                        </m:sSub>
                        <m:r>
                          <w:rPr>
                            <w:rFonts w:ascii="Cambria Math" w:eastAsia="Yu Gothic" w:hAnsi="Cambria Math" w:cs="Times New Roman"/>
                          </w:rPr>
                          <m:t>(</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e>
                    </m:nary>
                    <m:r>
                      <w:rPr>
                        <w:rFonts w:ascii="Cambria Math" w:eastAsia="Yu Gothic" w:hAnsi="Cambria Math" w:cs="Times New Roman"/>
                      </w:rPr>
                      <m:t>)+(1-</m:t>
                    </m:r>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2</m:t>
                        </m:r>
                      </m:sub>
                    </m:sSub>
                    <m:r>
                      <w:rPr>
                        <w:rFonts w:ascii="Cambria Math" w:hAnsi="Cambria Math" w:cs="Times New Roman"/>
                      </w:rPr>
                      <m:t>(1-</m:t>
                    </m:r>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r>
                      <w:rPr>
                        <w:rFonts w:ascii="Cambria Math" w:eastAsia="Yu Gothic" w:hAnsi="Cambria Math" w:cs="Times New Roman"/>
                      </w:rPr>
                      <m:t>)</m:t>
                    </m:r>
                  </m:e>
                </m:nary>
              </m:oMath>
            </m:oMathPara>
          </w:p>
        </w:tc>
        <w:tc>
          <w:tcPr>
            <w:tcW w:w="2952" w:type="dxa"/>
          </w:tcPr>
          <w:p w14:paraId="0C366A14" w14:textId="15A0E981" w:rsidR="00EC411E" w:rsidRDefault="00E925A8" w:rsidP="003759DB">
            <w:pPr>
              <w:spacing w:line="480" w:lineRule="auto"/>
              <w:contextualSpacing/>
              <w:jc w:val="right"/>
              <w:rPr>
                <w:rFonts w:ascii="Times New Roman" w:hAnsi="Times New Roman" w:cs="Times New Roman"/>
              </w:rPr>
            </w:pPr>
            <w:r>
              <w:rPr>
                <w:rFonts w:ascii="Times New Roman" w:hAnsi="Times New Roman" w:cs="Times New Roman"/>
              </w:rPr>
              <w:t>(5)</w:t>
            </w:r>
          </w:p>
        </w:tc>
      </w:tr>
    </w:tbl>
    <w:p w14:paraId="356C9151" w14:textId="77777777" w:rsidR="008631F6" w:rsidRDefault="008631F6" w:rsidP="00FF51FB">
      <w:pPr>
        <w:spacing w:line="480" w:lineRule="auto"/>
        <w:contextualSpacing/>
        <w:rPr>
          <w:rFonts w:ascii="Times New Roman" w:hAnsi="Times New Roman" w:cs="Times New Roman"/>
        </w:rPr>
      </w:pPr>
    </w:p>
    <w:p w14:paraId="4A3CC5E5" w14:textId="55317D69" w:rsidR="00335EFA" w:rsidRDefault="00FF51FB" w:rsidP="00335EFA">
      <w:pPr>
        <w:spacing w:line="480" w:lineRule="auto"/>
        <w:contextualSpacing/>
        <w:rPr>
          <w:rFonts w:ascii="Times New Roman" w:hAnsi="Times New Roman" w:cs="Times New Roman"/>
        </w:rPr>
      </w:pPr>
      <w:r>
        <w:rPr>
          <w:rFonts w:ascii="Times New Roman" w:hAnsi="Times New Roman" w:cs="Times New Roman"/>
        </w:rPr>
        <w:t xml:space="preserve">where </w:t>
      </w:r>
      <m:oMath>
        <m:sSubSup>
          <m:sSubSupPr>
            <m:ctrlPr>
              <w:rPr>
                <w:rFonts w:ascii="Cambria Math" w:hAnsi="Cambria Math" w:cs="Times New Roman"/>
                <w:i/>
              </w:rPr>
            </m:ctrlPr>
          </m:sSubSupPr>
          <m:e>
            <m:r>
              <w:rPr>
                <w:rFonts w:ascii="Cambria Math" w:hAnsi="Cambria Math" w:cs="Times New Roman"/>
              </w:rPr>
              <m:t>t</m:t>
            </m:r>
          </m:e>
          <m:sub>
            <m:r>
              <w:rPr>
                <w:rFonts w:ascii="Cambria Math" w:hAnsi="Cambria Math" w:cs="Times New Roman"/>
              </w:rPr>
              <m:t>k,t</m:t>
            </m:r>
          </m:sub>
          <m:sup>
            <m:r>
              <w:rPr>
                <w:rFonts w:ascii="Cambria Math" w:hAnsi="Cambria Math" w:cs="Times New Roman"/>
              </w:rPr>
              <m:t>p</m:t>
            </m:r>
          </m:sup>
        </m:sSubSup>
      </m:oMath>
      <w:r w:rsidR="00840C11">
        <w:rPr>
          <w:rFonts w:ascii="Times New Roman" w:hAnsi="Times New Roman" w:cs="Times New Roman"/>
        </w:rPr>
        <w:t xml:space="preserve"> is the target activation of output unit </w:t>
      </w:r>
      <w:r w:rsidR="00840C11">
        <w:rPr>
          <w:rFonts w:ascii="Times New Roman" w:hAnsi="Times New Roman" w:cs="Times New Roman"/>
          <w:i/>
          <w:iCs/>
        </w:rPr>
        <w:t>k</w:t>
      </w:r>
      <w:r w:rsidR="00E925A8">
        <w:rPr>
          <w:rFonts w:ascii="Times New Roman" w:hAnsi="Times New Roman" w:cs="Times New Roman"/>
          <w:i/>
          <w:iCs/>
        </w:rPr>
        <w:t xml:space="preserve"> </w:t>
      </w:r>
      <w:r w:rsidR="00E925A8">
        <w:rPr>
          <w:rFonts w:ascii="Times New Roman" w:hAnsi="Times New Roman" w:cs="Times New Roman"/>
        </w:rPr>
        <w:t xml:space="preserve">in </w:t>
      </w:r>
      <w:r w:rsidR="00650FFB">
        <w:rPr>
          <w:rFonts w:ascii="Times New Roman" w:hAnsi="Times New Roman" w:cs="Times New Roman"/>
        </w:rPr>
        <w:t xml:space="preserve">training </w:t>
      </w:r>
      <w:r w:rsidR="00E925A8">
        <w:rPr>
          <w:rFonts w:ascii="Times New Roman" w:hAnsi="Times New Roman" w:cs="Times New Roman"/>
        </w:rPr>
        <w:t xml:space="preserve">pattern </w:t>
      </w:r>
      <w:proofErr w:type="spellStart"/>
      <w:r w:rsidR="00E925A8">
        <w:rPr>
          <w:rFonts w:ascii="Times New Roman" w:hAnsi="Times New Roman" w:cs="Times New Roman"/>
          <w:i/>
          <w:iCs/>
        </w:rPr>
        <w:t xml:space="preserve">p </w:t>
      </w:r>
      <w:r w:rsidR="00E925A8">
        <w:rPr>
          <w:rFonts w:ascii="Times New Roman" w:hAnsi="Times New Roman" w:cs="Times New Roman"/>
        </w:rPr>
        <w:t>at</w:t>
      </w:r>
      <w:proofErr w:type="spellEnd"/>
      <w:r w:rsidR="00E925A8">
        <w:rPr>
          <w:rFonts w:ascii="Times New Roman" w:hAnsi="Times New Roman" w:cs="Times New Roman"/>
        </w:rPr>
        <w:t xml:space="preserve"> time </w:t>
      </w:r>
      <w:r w:rsidR="00E925A8">
        <w:rPr>
          <w:rFonts w:ascii="Times New Roman" w:hAnsi="Times New Roman" w:cs="Times New Roman"/>
          <w:i/>
          <w:iCs/>
        </w:rPr>
        <w:t>t</w:t>
      </w:r>
      <w:r w:rsidR="00650FFB">
        <w:rPr>
          <w:rFonts w:ascii="Times New Roman" w:hAnsi="Times New Roman" w:cs="Times New Roman"/>
        </w:rPr>
        <w:t>,</w:t>
      </w:r>
      <w:r w:rsidR="00E925A8">
        <w:rPr>
          <w:rFonts w:ascii="Times New Roman" w:hAnsi="Times New Roman" w:cs="Times New Roman"/>
        </w:rPr>
        <w:t xml:space="preserve"> </w:t>
      </w:r>
      <m:oMath>
        <m:sSubSup>
          <m:sSubSupPr>
            <m:ctrlPr>
              <w:rPr>
                <w:rFonts w:ascii="Cambria Math" w:eastAsia="Yu Gothic" w:hAnsi="Cambria Math" w:cs="Times New Roman"/>
                <w:i/>
              </w:rPr>
            </m:ctrlPr>
          </m:sSubSupPr>
          <m:e>
            <m:r>
              <w:rPr>
                <w:rFonts w:ascii="Cambria Math" w:eastAsia="Yu Gothic" w:hAnsi="Cambria Math" w:cs="Times New Roman"/>
              </w:rPr>
              <m:t>a</m:t>
            </m:r>
          </m:e>
          <m:sub>
            <m:r>
              <w:rPr>
                <w:rFonts w:ascii="Cambria Math" w:eastAsia="Yu Gothic" w:hAnsi="Cambria Math" w:cs="Times New Roman"/>
              </w:rPr>
              <m:t>k,t</m:t>
            </m:r>
          </m:sub>
          <m:sup>
            <m:r>
              <w:rPr>
                <w:rFonts w:ascii="Cambria Math" w:eastAsia="Yu Gothic" w:hAnsi="Cambria Math" w:cs="Times New Roman"/>
              </w:rPr>
              <m:t>p</m:t>
            </m:r>
          </m:sup>
        </m:sSubSup>
      </m:oMath>
      <w:r w:rsidR="00840C11">
        <w:rPr>
          <w:rFonts w:ascii="Times New Roman" w:hAnsi="Times New Roman" w:cs="Times New Roman"/>
        </w:rPr>
        <w:t xml:space="preserve"> is the </w:t>
      </w:r>
      <w:r w:rsidR="00650FFB">
        <w:rPr>
          <w:rFonts w:ascii="Times New Roman" w:hAnsi="Times New Roman" w:cs="Times New Roman"/>
        </w:rPr>
        <w:t>observed activation of that unit,</w:t>
      </w:r>
      <w:r w:rsidR="001C2A4B">
        <w:rPr>
          <w:rFonts w:ascii="Times New Roman" w:hAnsi="Times New Roman" w:cs="Times New Roman"/>
          <w:i/>
          <w:iCs/>
        </w:rPr>
        <w:t xml:space="preserve"> </w:t>
      </w:r>
      <w:r w:rsidR="00650FFB">
        <w:rPr>
          <w:rFonts w:ascii="Times New Roman" w:hAnsi="Times New Roman" w:cs="Times New Roman"/>
        </w:rPr>
        <w:t xml:space="preserve">and </w:t>
      </w:r>
      <w:r w:rsidR="006C5C52">
        <w:rPr>
          <w:rFonts w:ascii="Times New Roman" w:hAnsi="Times New Roman" w:cs="Times New Roman"/>
        </w:rPr>
        <w:t>the summation is computed across all output units, time steps, and training patterns.</w:t>
      </w:r>
      <w:r w:rsidR="004D3387">
        <w:rPr>
          <w:rFonts w:ascii="Times New Roman" w:hAnsi="Times New Roman" w:cs="Times New Roman"/>
        </w:rPr>
        <w:t xml:space="preserve"> </w:t>
      </w:r>
      <w:r w:rsidR="00875C0F">
        <w:rPr>
          <w:rFonts w:ascii="Times New Roman" w:hAnsi="Times New Roman" w:cs="Times New Roman"/>
        </w:rPr>
        <w:t>Weight changes were then calculated as follows:</w:t>
      </w:r>
    </w:p>
    <w:p w14:paraId="6207AC53" w14:textId="77777777" w:rsidR="008B0BC6" w:rsidRDefault="008B0BC6" w:rsidP="00335EFA">
      <w:pPr>
        <w:spacing w:line="480" w:lineRule="auto"/>
        <w:contextualSpacing/>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B0BC6" w14:paraId="7317DDB3" w14:textId="77777777" w:rsidTr="00B27B65">
        <w:tc>
          <w:tcPr>
            <w:tcW w:w="4675" w:type="dxa"/>
          </w:tcPr>
          <w:p w14:paraId="4B4EDBD9" w14:textId="602A1DC1" w:rsidR="008B0BC6" w:rsidRDefault="008B0BC6" w:rsidP="00090C78">
            <w:pPr>
              <w:spacing w:line="480" w:lineRule="auto"/>
              <w:contextualSpacing/>
              <w:jc w:val="center"/>
              <w:rPr>
                <w:rFonts w:ascii="Times New Roman" w:hAnsi="Times New Roman" w:cs="Times New Roman"/>
              </w:rPr>
            </w:pPr>
            <m:oMath>
              <m:r>
                <w:rPr>
                  <w:rFonts w:ascii="Cambria Math" w:hAnsi="Cambria Math" w:cs="Times New Roman"/>
                </w:rPr>
                <w:lastRenderedPageBreak/>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r>
                <w:rPr>
                  <w:rFonts w:ascii="Cambria Math" w:hAnsi="Cambria Math" w:cs="Times New Roman"/>
                </w:rPr>
                <m:t>=-</m:t>
              </m:r>
            </m:oMath>
            <w:r w:rsidR="00090C78" w:rsidRPr="00090C78">
              <w:rPr>
                <w:rFonts w:ascii="Cambria Math" w:hAnsi="Cambria Math" w:cs="Times New Roman"/>
                <w:i/>
              </w:rPr>
              <w:t>η</w:t>
            </w:r>
            <m:oMath>
              <m:r>
                <w:rPr>
                  <w:rFonts w:ascii="Cambria Math" w:hAnsi="Cambria Math" w:cs="Times New Roman"/>
                </w:rPr>
                <m:t>(</m:t>
              </m:r>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r>
                <w:rPr>
                  <w:rFonts w:ascii="Cambria Math" w:hAnsi="Cambria Math" w:cs="Times New Roman"/>
                </w:rPr>
                <m:t>)</m:t>
              </m:r>
            </m:oMath>
          </w:p>
        </w:tc>
        <w:tc>
          <w:tcPr>
            <w:tcW w:w="4675" w:type="dxa"/>
          </w:tcPr>
          <w:p w14:paraId="2B54E668" w14:textId="7DDC0E16" w:rsidR="008B0BC6" w:rsidRDefault="00B27B65" w:rsidP="00B27B65">
            <w:pPr>
              <w:spacing w:line="480" w:lineRule="auto"/>
              <w:contextualSpacing/>
              <w:jc w:val="right"/>
              <w:rPr>
                <w:rFonts w:ascii="Times New Roman" w:hAnsi="Times New Roman" w:cs="Times New Roman"/>
              </w:rPr>
            </w:pPr>
            <w:r>
              <w:rPr>
                <w:rFonts w:ascii="Times New Roman" w:hAnsi="Times New Roman" w:cs="Times New Roman"/>
              </w:rPr>
              <w:t>(6)</w:t>
            </w:r>
          </w:p>
        </w:tc>
      </w:tr>
    </w:tbl>
    <w:p w14:paraId="2DCC89D2" w14:textId="77777777" w:rsidR="008B0BC6" w:rsidRDefault="008B0BC6" w:rsidP="00335EFA">
      <w:pPr>
        <w:spacing w:line="480" w:lineRule="auto"/>
        <w:contextualSpacing/>
        <w:rPr>
          <w:rFonts w:ascii="Times New Roman" w:hAnsi="Times New Roman" w:cs="Times New Roman"/>
        </w:rPr>
      </w:pPr>
    </w:p>
    <w:p w14:paraId="03735E34" w14:textId="39230BA2" w:rsidR="00B27B65" w:rsidRDefault="00B27B65" w:rsidP="00335EFA">
      <w:pPr>
        <w:spacing w:line="480" w:lineRule="auto"/>
        <w:contextualSpacing/>
        <w:rPr>
          <w:rFonts w:ascii="Times New Roman" w:hAnsi="Times New Roman" w:cs="Times New Roman"/>
        </w:rPr>
      </w:pPr>
      <w:r>
        <w:rPr>
          <w:rFonts w:ascii="Times New Roman" w:hAnsi="Times New Roman" w:cs="Times New Roman"/>
        </w:rPr>
        <w:t>where</w:t>
      </w:r>
      <w:r w:rsidR="00BB0439">
        <w:rPr>
          <w:rFonts w:ascii="Times New Roman" w:hAnsi="Times New Roman" w:cs="Times New Roman"/>
        </w:rPr>
        <w:t xml:space="preserve"> </w:t>
      </w:r>
      <w:r w:rsidR="00090C78" w:rsidRPr="00090C78">
        <w:rPr>
          <w:rFonts w:ascii="Cambria Math" w:hAnsi="Cambria Math" w:cs="Times New Roman"/>
          <w:i/>
        </w:rPr>
        <w:t>η</w:t>
      </w:r>
      <w:r w:rsidR="00BB0439">
        <w:rPr>
          <w:rFonts w:ascii="Times New Roman" w:hAnsi="Times New Roman" w:cs="Times New Roman"/>
        </w:rPr>
        <w:t xml:space="preserve"> is the learning rate </w:t>
      </w:r>
      <w:r w:rsidR="00E83445">
        <w:rPr>
          <w:rFonts w:ascii="Times New Roman" w:hAnsi="Times New Roman" w:cs="Times New Roman"/>
        </w:rPr>
        <w:t xml:space="preserve">and </w:t>
      </w:r>
      <m:oMath>
        <m:f>
          <m:fPr>
            <m:ctrlPr>
              <w:rPr>
                <w:rFonts w:ascii="Cambria Math" w:hAnsi="Cambria Math" w:cs="Times New Roman"/>
                <w:i/>
              </w:rPr>
            </m:ctrlPr>
          </m:fPr>
          <m:num>
            <m:r>
              <w:rPr>
                <w:rFonts w:ascii="Cambria Math" w:hAnsi="Cambria Math" w:cs="Times New Roman"/>
              </w:rPr>
              <m:t>∂C</m:t>
            </m:r>
          </m:num>
          <m:den>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den>
        </m:f>
      </m:oMath>
      <w:r w:rsidR="00E83445">
        <w:rPr>
          <w:rFonts w:ascii="Times New Roman" w:hAnsi="Times New Roman" w:cs="Times New Roman"/>
        </w:rPr>
        <w:t xml:space="preserve"> is the partial derivative of that function with respect to weight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ij</m:t>
            </m:r>
          </m:sub>
        </m:sSub>
      </m:oMath>
      <w:r w:rsidR="00F2500B">
        <w:rPr>
          <w:rFonts w:ascii="Times New Roman" w:hAnsi="Times New Roman" w:cs="Times New Roman"/>
        </w:rPr>
        <w:t>.</w:t>
      </w:r>
      <w:r w:rsidR="003229A4">
        <w:rPr>
          <w:rFonts w:ascii="Times New Roman" w:hAnsi="Times New Roman" w:cs="Times New Roman"/>
        </w:rPr>
        <w:t xml:space="preserve"> </w:t>
      </w:r>
    </w:p>
    <w:p w14:paraId="75F18878" w14:textId="28923D2D" w:rsidR="00D74337" w:rsidRDefault="00E52F5C" w:rsidP="00E52F5C">
      <w:pPr>
        <w:spacing w:line="480" w:lineRule="auto"/>
        <w:ind w:firstLine="720"/>
        <w:contextualSpacing/>
        <w:rPr>
          <w:rFonts w:ascii="Times New Roman" w:hAnsi="Times New Roman" w:cs="Times New Roman"/>
        </w:rPr>
      </w:pPr>
      <w:r>
        <w:rPr>
          <w:rFonts w:ascii="Times New Roman" w:hAnsi="Times New Roman" w:cs="Times New Roman"/>
          <w:b/>
          <w:bCs/>
          <w:i/>
          <w:iCs/>
        </w:rPr>
        <w:t>Testing procedure</w:t>
      </w:r>
      <w:r>
        <w:rPr>
          <w:rFonts w:ascii="Times New Roman" w:hAnsi="Times New Roman" w:cs="Times New Roman"/>
          <w:b/>
          <w:bCs/>
        </w:rPr>
        <w:t xml:space="preserve">. </w:t>
      </w:r>
      <w:r w:rsidR="00A5259B">
        <w:rPr>
          <w:rFonts w:ascii="Times New Roman" w:hAnsi="Times New Roman" w:cs="Times New Roman"/>
        </w:rPr>
        <w:t>No further learning occurred at test and network weights were frozen</w:t>
      </w:r>
      <w:r w:rsidR="00312DF4">
        <w:rPr>
          <w:rFonts w:ascii="Times New Roman" w:hAnsi="Times New Roman" w:cs="Times New Roman"/>
        </w:rPr>
        <w:t>.</w:t>
      </w:r>
      <w:r w:rsidR="00D77C61">
        <w:rPr>
          <w:rFonts w:ascii="Times New Roman" w:hAnsi="Times New Roman" w:cs="Times New Roman"/>
        </w:rPr>
        <w:t xml:space="preserve"> </w:t>
      </w:r>
      <w:r w:rsidR="00A51C4D" w:rsidRPr="00A51C4D">
        <w:rPr>
          <w:rFonts w:ascii="Times New Roman" w:hAnsi="Times New Roman" w:cs="Times New Roman"/>
        </w:rPr>
        <w:t xml:space="preserve">The specific testing procedure depended on the simulation but generally involved presenting </w:t>
      </w:r>
      <w:r w:rsidR="00A51C4D">
        <w:rPr>
          <w:rFonts w:ascii="Times New Roman" w:hAnsi="Times New Roman" w:cs="Times New Roman"/>
        </w:rPr>
        <w:t>two action events: one</w:t>
      </w:r>
      <w:r w:rsidR="00A51C4D" w:rsidRPr="00A51C4D">
        <w:rPr>
          <w:rFonts w:ascii="Times New Roman" w:hAnsi="Times New Roman" w:cs="Times New Roman"/>
        </w:rPr>
        <w:t xml:space="preserve"> consistent with prior experience and one inconsistent with that experience.</w:t>
      </w:r>
      <w:r w:rsidR="00A51C4D">
        <w:rPr>
          <w:rFonts w:ascii="Times New Roman" w:hAnsi="Times New Roman" w:cs="Times New Roman"/>
        </w:rPr>
        <w:t xml:space="preserve"> Test events were presented to the network in the same manner as training events.</w:t>
      </w:r>
      <w:r w:rsidR="00D74337">
        <w:rPr>
          <w:rFonts w:ascii="Times New Roman" w:hAnsi="Times New Roman" w:cs="Times New Roman"/>
        </w:rPr>
        <w:t xml:space="preserve">  </w:t>
      </w:r>
    </w:p>
    <w:p w14:paraId="3CF74139" w14:textId="14A54A78" w:rsidR="00875C0F" w:rsidRDefault="005170FC" w:rsidP="005170FC">
      <w:pPr>
        <w:spacing w:line="480" w:lineRule="auto"/>
        <w:ind w:firstLine="720"/>
        <w:contextualSpacing/>
        <w:rPr>
          <w:ins w:id="498" w:author="Benton, Deon" w:date="2026-06-19T00:24:00Z" w16du:dateUtc="2026-06-19T05:24:00Z"/>
          <w:rFonts w:ascii="Times New Roman" w:hAnsi="Times New Roman" w:cs="Times New Roman"/>
        </w:rPr>
      </w:pPr>
      <w:r w:rsidRPr="005170FC">
        <w:rPr>
          <w:rFonts w:ascii="Times New Roman" w:hAnsi="Times New Roman" w:cs="Times New Roman"/>
        </w:rPr>
        <w:t xml:space="preserve">The dependent </w:t>
      </w:r>
      <w:r w:rsidR="00DD4861">
        <w:rPr>
          <w:rFonts w:ascii="Times New Roman" w:hAnsi="Times New Roman" w:cs="Times New Roman"/>
        </w:rPr>
        <w:t>measure</w:t>
      </w:r>
      <w:r w:rsidRPr="005170FC">
        <w:rPr>
          <w:rFonts w:ascii="Times New Roman" w:hAnsi="Times New Roman" w:cs="Times New Roman"/>
        </w:rPr>
        <w:t xml:space="preserve"> in all simulations was network cross-entropy error. As in prior developmental connectionist models (e.g., </w:t>
      </w:r>
      <w:r>
        <w:rPr>
          <w:rFonts w:ascii="Times New Roman" w:hAnsi="Times New Roman" w:cs="Times New Roman"/>
        </w:rPr>
        <w:t xml:space="preserve">Benton, 2025; </w:t>
      </w:r>
      <w:r w:rsidRPr="005170FC">
        <w:rPr>
          <w:rFonts w:ascii="Times New Roman" w:hAnsi="Times New Roman" w:cs="Times New Roman"/>
        </w:rPr>
        <w:t xml:space="preserve">Mareschal et al., 2000; Quinn &amp; Johnson, 2000; </w:t>
      </w:r>
      <w:proofErr w:type="spellStart"/>
      <w:r w:rsidRPr="005170FC">
        <w:rPr>
          <w:rFonts w:ascii="Times New Roman" w:hAnsi="Times New Roman" w:cs="Times New Roman"/>
        </w:rPr>
        <w:t>Rakison</w:t>
      </w:r>
      <w:proofErr w:type="spellEnd"/>
      <w:r w:rsidRPr="005170FC">
        <w:rPr>
          <w:rFonts w:ascii="Times New Roman" w:hAnsi="Times New Roman" w:cs="Times New Roman"/>
        </w:rPr>
        <w:t xml:space="preserve"> &amp; </w:t>
      </w:r>
      <w:proofErr w:type="spellStart"/>
      <w:r w:rsidRPr="005170FC">
        <w:rPr>
          <w:rFonts w:ascii="Times New Roman" w:hAnsi="Times New Roman" w:cs="Times New Roman"/>
        </w:rPr>
        <w:t>Lupyan</w:t>
      </w:r>
      <w:proofErr w:type="spellEnd"/>
      <w:r w:rsidRPr="005170FC">
        <w:rPr>
          <w:rFonts w:ascii="Times New Roman" w:hAnsi="Times New Roman" w:cs="Times New Roman"/>
        </w:rPr>
        <w:t xml:space="preserve">, 2008), error </w:t>
      </w:r>
      <w:r>
        <w:rPr>
          <w:rFonts w:ascii="Times New Roman" w:hAnsi="Times New Roman" w:cs="Times New Roman"/>
        </w:rPr>
        <w:t>served as</w:t>
      </w:r>
      <w:r w:rsidRPr="005170FC">
        <w:rPr>
          <w:rFonts w:ascii="Times New Roman" w:hAnsi="Times New Roman" w:cs="Times New Roman"/>
        </w:rPr>
        <w:t xml:space="preserve"> a proxy for </w:t>
      </w:r>
      <w:r w:rsidR="00EC7EAE">
        <w:rPr>
          <w:rFonts w:ascii="Times New Roman" w:hAnsi="Times New Roman" w:cs="Times New Roman"/>
        </w:rPr>
        <w:t>looking time</w:t>
      </w:r>
      <w:r w:rsidRPr="005170FC">
        <w:rPr>
          <w:rFonts w:ascii="Times New Roman" w:hAnsi="Times New Roman" w:cs="Times New Roman"/>
        </w:rPr>
        <w:t xml:space="preserve"> such that greater error corresponded to </w:t>
      </w:r>
      <w:r w:rsidR="005453C2">
        <w:rPr>
          <w:rFonts w:ascii="Times New Roman" w:hAnsi="Times New Roman" w:cs="Times New Roman"/>
        </w:rPr>
        <w:t>heightened looking</w:t>
      </w:r>
      <w:r w:rsidRPr="005170FC">
        <w:rPr>
          <w:rFonts w:ascii="Times New Roman" w:hAnsi="Times New Roman" w:cs="Times New Roman"/>
        </w:rPr>
        <w:t xml:space="preserve">. </w:t>
      </w:r>
      <w:r w:rsidR="002424EE" w:rsidRPr="002424EE">
        <w:rPr>
          <w:rFonts w:ascii="Times New Roman" w:hAnsi="Times New Roman" w:cs="Times New Roman"/>
        </w:rPr>
        <w:t>Test events that elicited more error than others were therefore considered analogous to events that produced longer looking in infants.</w:t>
      </w:r>
    </w:p>
    <w:p w14:paraId="1B83B882" w14:textId="3A76ABE6" w:rsidR="003D22A7" w:rsidRDefault="00EE787C" w:rsidP="003D22A7">
      <w:pPr>
        <w:spacing w:line="480" w:lineRule="auto"/>
        <w:ind w:firstLine="720"/>
        <w:contextualSpacing/>
        <w:rPr>
          <w:ins w:id="499" w:author="Benton, Deon" w:date="2026-06-19T00:41:00Z" w16du:dateUtc="2026-06-19T05:41:00Z"/>
          <w:rFonts w:ascii="Times New Roman" w:hAnsi="Times New Roman" w:cs="Times New Roman"/>
        </w:rPr>
      </w:pPr>
      <w:ins w:id="500" w:author="Benton, Deon" w:date="2026-06-19T00:24:00Z" w16du:dateUtc="2026-06-19T05:24:00Z">
        <w:r>
          <w:rPr>
            <w:rFonts w:ascii="Times New Roman" w:hAnsi="Times New Roman" w:cs="Times New Roman"/>
            <w:b/>
            <w:bCs/>
            <w:i/>
            <w:iCs/>
          </w:rPr>
          <w:t>Developmental age</w:t>
        </w:r>
        <w:r>
          <w:rPr>
            <w:rFonts w:ascii="Times New Roman" w:hAnsi="Times New Roman" w:cs="Times New Roman"/>
            <w:b/>
            <w:bCs/>
          </w:rPr>
          <w:t xml:space="preserve">. </w:t>
        </w:r>
      </w:ins>
      <w:ins w:id="501" w:author="Benton, Deon" w:date="2026-06-19T00:26:00Z" w16du:dateUtc="2026-06-19T05:26:00Z">
        <w:r w:rsidR="003D22A7">
          <w:rPr>
            <w:rFonts w:ascii="Times New Roman" w:hAnsi="Times New Roman" w:cs="Times New Roman"/>
          </w:rPr>
          <w:t>To model developmental “age”,</w:t>
        </w:r>
      </w:ins>
      <w:ins w:id="502" w:author="Benton, Deon" w:date="2026-06-19T00:25:00Z" w16du:dateUtc="2026-06-19T05:25:00Z">
        <w:r>
          <w:rPr>
            <w:rFonts w:ascii="Times New Roman" w:hAnsi="Times New Roman" w:cs="Times New Roman"/>
          </w:rPr>
          <w:t xml:space="preserve"> </w:t>
        </w:r>
      </w:ins>
      <w:ins w:id="503" w:author="Benton, Deon" w:date="2026-06-19T00:26:00Z" w16du:dateUtc="2026-06-19T05:26:00Z">
        <w:r w:rsidR="003D22A7">
          <w:rPr>
            <w:rFonts w:ascii="Times New Roman" w:hAnsi="Times New Roman" w:cs="Times New Roman"/>
          </w:rPr>
          <w:t>networks corresponding to “older” infants</w:t>
        </w:r>
        <w:r w:rsidR="003D22A7" w:rsidRPr="008674ED">
          <w:rPr>
            <w:rFonts w:ascii="Times New Roman" w:hAnsi="Times New Roman" w:cs="Times New Roman"/>
          </w:rPr>
          <w:t xml:space="preserve"> received proportionally more pretraining than </w:t>
        </w:r>
        <w:r w:rsidR="003D22A7">
          <w:rPr>
            <w:rFonts w:ascii="Times New Roman" w:hAnsi="Times New Roman" w:cs="Times New Roman"/>
          </w:rPr>
          <w:t xml:space="preserve">those corresponding </w:t>
        </w:r>
      </w:ins>
      <w:ins w:id="504" w:author="Benton, Deon" w:date="2026-06-19T01:01:00Z" w16du:dateUtc="2026-06-19T06:01:00Z">
        <w:r w:rsidR="005E3E3D">
          <w:rPr>
            <w:rFonts w:ascii="Times New Roman" w:hAnsi="Times New Roman" w:cs="Times New Roman"/>
          </w:rPr>
          <w:t xml:space="preserve">to </w:t>
        </w:r>
      </w:ins>
      <w:ins w:id="505" w:author="Benton, Deon" w:date="2026-06-19T00:26:00Z" w16du:dateUtc="2026-06-19T05:26:00Z">
        <w:r w:rsidR="003D22A7">
          <w:rPr>
            <w:rFonts w:ascii="Times New Roman" w:hAnsi="Times New Roman" w:cs="Times New Roman"/>
          </w:rPr>
          <w:t>“younger” infants.</w:t>
        </w:r>
        <w:r w:rsidR="003D22A7" w:rsidRPr="008674ED">
          <w:rPr>
            <w:rFonts w:ascii="Times New Roman" w:hAnsi="Times New Roman" w:cs="Times New Roman"/>
          </w:rPr>
          <w:t xml:space="preserve"> </w:t>
        </w:r>
      </w:ins>
      <w:ins w:id="506" w:author="Benton, Deon" w:date="2026-06-19T00:27:00Z" w16du:dateUtc="2026-06-19T05:27:00Z">
        <w:r w:rsidR="003D22A7">
          <w:rPr>
            <w:rFonts w:ascii="Times New Roman" w:hAnsi="Times New Roman" w:cs="Times New Roman"/>
          </w:rPr>
          <w:t xml:space="preserve">Thus, </w:t>
        </w:r>
      </w:ins>
      <w:ins w:id="507" w:author="Benton, Deon" w:date="2026-06-19T00:26:00Z" w16du:dateUtc="2026-06-19T05:26:00Z">
        <w:r w:rsidR="003D22A7">
          <w:rPr>
            <w:rFonts w:ascii="Times New Roman" w:hAnsi="Times New Roman" w:cs="Times New Roman"/>
          </w:rPr>
          <w:t xml:space="preserve">the pretraining phase was 900 epochs for </w:t>
        </w:r>
      </w:ins>
      <w:ins w:id="508" w:author="Benton, Deon" w:date="2026-06-19T00:28:00Z" w16du:dateUtc="2026-06-19T05:28:00Z">
        <w:r w:rsidR="003D22A7">
          <w:rPr>
            <w:rFonts w:ascii="Times New Roman" w:hAnsi="Times New Roman" w:cs="Times New Roman"/>
          </w:rPr>
          <w:t xml:space="preserve">simulations whose target findings derived from studies testing 12-month-olds; for simulations whose findings derived from studies </w:t>
        </w:r>
      </w:ins>
      <w:ins w:id="509" w:author="Benton, Deon" w:date="2026-06-19T00:29:00Z" w16du:dateUtc="2026-06-19T05:29:00Z">
        <w:r w:rsidR="003D22A7">
          <w:rPr>
            <w:rFonts w:ascii="Times New Roman" w:hAnsi="Times New Roman" w:cs="Times New Roman"/>
          </w:rPr>
          <w:t>testing</w:t>
        </w:r>
      </w:ins>
      <w:ins w:id="510" w:author="Benton, Deon" w:date="2026-06-19T00:28:00Z" w16du:dateUtc="2026-06-19T05:28:00Z">
        <w:r w:rsidR="003D22A7">
          <w:rPr>
            <w:rFonts w:ascii="Times New Roman" w:hAnsi="Times New Roman" w:cs="Times New Roman"/>
          </w:rPr>
          <w:t xml:space="preserve"> </w:t>
        </w:r>
      </w:ins>
      <w:ins w:id="511" w:author="Benton, Deon" w:date="2026-06-19T00:26:00Z" w16du:dateUtc="2026-06-19T05:26:00Z">
        <w:r w:rsidR="003D22A7">
          <w:rPr>
            <w:rFonts w:ascii="Times New Roman" w:hAnsi="Times New Roman" w:cs="Times New Roman"/>
          </w:rPr>
          <w:t>9-, 6-, and 3-month-olds, respectively, it was</w:t>
        </w:r>
        <w:r w:rsidR="003D22A7" w:rsidRPr="008674ED">
          <w:rPr>
            <w:rFonts w:ascii="Times New Roman" w:hAnsi="Times New Roman" w:cs="Times New Roman"/>
          </w:rPr>
          <w:t xml:space="preserve"> 675, 450, and 225</w:t>
        </w:r>
        <w:r w:rsidR="003D22A7">
          <w:rPr>
            <w:rFonts w:ascii="Times New Roman" w:hAnsi="Times New Roman" w:cs="Times New Roman"/>
          </w:rPr>
          <w:t>.</w:t>
        </w:r>
      </w:ins>
      <w:ins w:id="512" w:author="Benton, Deon" w:date="2026-06-19T00:29:00Z" w16du:dateUtc="2026-06-19T05:29:00Z">
        <w:r w:rsidR="003D22A7">
          <w:rPr>
            <w:rFonts w:ascii="Times New Roman" w:hAnsi="Times New Roman" w:cs="Times New Roman"/>
          </w:rPr>
          <w:t xml:space="preserve"> Additionally, </w:t>
        </w:r>
      </w:ins>
      <w:ins w:id="513" w:author="Benton, Deon" w:date="2026-06-19T00:30:00Z" w16du:dateUtc="2026-06-19T05:30:00Z">
        <w:r w:rsidR="003D22A7">
          <w:rPr>
            <w:rFonts w:ascii="Times New Roman" w:hAnsi="Times New Roman" w:cs="Times New Roman"/>
          </w:rPr>
          <w:t>older networks possessed larger learning rates than younger ones</w:t>
        </w:r>
      </w:ins>
      <w:ins w:id="514" w:author="Benton, Deon" w:date="2026-06-19T01:02:00Z" w16du:dateUtc="2026-06-19T06:02:00Z">
        <w:r w:rsidR="00001CE7">
          <w:rPr>
            <w:rFonts w:ascii="Times New Roman" w:hAnsi="Times New Roman" w:cs="Times New Roman"/>
          </w:rPr>
          <w:t xml:space="preserve">. </w:t>
        </w:r>
      </w:ins>
      <w:ins w:id="515" w:author="Benton, Deon" w:date="2026-06-19T01:09:00Z" w16du:dateUtc="2026-06-19T06:09:00Z">
        <w:r w:rsidR="00512B2F">
          <w:rPr>
            <w:rFonts w:ascii="Times New Roman" w:hAnsi="Times New Roman" w:cs="Times New Roman"/>
          </w:rPr>
          <w:t>The learning rate</w:t>
        </w:r>
      </w:ins>
      <w:ins w:id="516" w:author="Benton, Deon" w:date="2026-06-19T01:02:00Z" w16du:dateUtc="2026-06-19T06:02:00Z">
        <w:r w:rsidR="00001CE7">
          <w:rPr>
            <w:rFonts w:ascii="Times New Roman" w:hAnsi="Times New Roman" w:cs="Times New Roman"/>
          </w:rPr>
          <w:t xml:space="preserve"> was </w:t>
        </w:r>
      </w:ins>
      <w:ins w:id="517" w:author="Benton, Deon" w:date="2026-06-19T00:30:00Z" w16du:dateUtc="2026-06-19T05:30:00Z">
        <w:r w:rsidR="003D22A7">
          <w:rPr>
            <w:rFonts w:ascii="Times New Roman" w:hAnsi="Times New Roman" w:cs="Times New Roman"/>
          </w:rPr>
          <w:t xml:space="preserve">0.1 for the 12-month-old networks, 0.0875 for the 9- and 6-month-old networks, and 0.01 for the 3-month-old networks. </w:t>
        </w:r>
      </w:ins>
    </w:p>
    <w:p w14:paraId="209A9742" w14:textId="03550C08" w:rsidR="006040A0" w:rsidRDefault="006040A0" w:rsidP="003D22A7">
      <w:pPr>
        <w:spacing w:line="480" w:lineRule="auto"/>
        <w:ind w:firstLine="720"/>
        <w:contextualSpacing/>
        <w:rPr>
          <w:ins w:id="518" w:author="Benton, Deon" w:date="2026-06-19T00:48:00Z" w16du:dateUtc="2026-06-19T05:48:00Z"/>
          <w:rFonts w:ascii="Times New Roman" w:hAnsi="Times New Roman" w:cs="Times New Roman"/>
        </w:rPr>
      </w:pPr>
      <w:ins w:id="519" w:author="Benton, Deon" w:date="2026-06-19T00:41:00Z" w16du:dateUtc="2026-06-19T05:41:00Z">
        <w:r w:rsidRPr="006040A0">
          <w:rPr>
            <w:rFonts w:ascii="Times New Roman" w:hAnsi="Times New Roman" w:cs="Times New Roman"/>
            <w:b/>
            <w:bCs/>
            <w:i/>
            <w:iCs/>
          </w:rPr>
          <w:t>Salience manipulation</w:t>
        </w:r>
      </w:ins>
      <w:ins w:id="520" w:author="Benton, Deon" w:date="2026-06-19T00:42:00Z" w16du:dateUtc="2026-06-19T05:42:00Z">
        <w:r w:rsidRPr="006040A0">
          <w:rPr>
            <w:rFonts w:ascii="Times New Roman" w:hAnsi="Times New Roman" w:cs="Times New Roman"/>
            <w:b/>
            <w:bCs/>
            <w:i/>
            <w:iCs/>
          </w:rPr>
          <w:t xml:space="preserve">. </w:t>
        </w:r>
      </w:ins>
      <w:ins w:id="521" w:author="Benton, Deon" w:date="2026-06-19T01:03:00Z" w16du:dateUtc="2026-06-19T06:03:00Z">
        <w:r w:rsidR="00FC1086" w:rsidRPr="00FC1086">
          <w:rPr>
            <w:rFonts w:ascii="Times New Roman" w:hAnsi="Times New Roman" w:cs="Times New Roman"/>
          </w:rPr>
          <w:t xml:space="preserve">To implement the assumption that peripherally located obstacles have reduced salience, the learning rate was reduced and weight decay was increased on the incoming and outgoing weights associated with the Obstacle Height and Obstacle Position </w:t>
        </w:r>
        <w:r w:rsidR="00FC1086" w:rsidRPr="00FC1086">
          <w:rPr>
            <w:rFonts w:ascii="Times New Roman" w:hAnsi="Times New Roman" w:cs="Times New Roman"/>
          </w:rPr>
          <w:lastRenderedPageBreak/>
          <w:t>groups.</w:t>
        </w:r>
        <w:r w:rsidR="00FC1086">
          <w:rPr>
            <w:rFonts w:ascii="Times New Roman" w:hAnsi="Times New Roman" w:cs="Times New Roman"/>
          </w:rPr>
          <w:t xml:space="preserve"> </w:t>
        </w:r>
      </w:ins>
      <w:ins w:id="522" w:author="Benton, Deon" w:date="2026-06-19T00:45:00Z" w16du:dateUtc="2026-06-19T05:45:00Z">
        <w:r w:rsidRPr="00AE60E1">
          <w:rPr>
            <w:rFonts w:ascii="Times New Roman" w:hAnsi="Times New Roman" w:cs="Times New Roman"/>
          </w:rPr>
          <w:t>The specific value</w:t>
        </w:r>
        <w:r>
          <w:rPr>
            <w:rFonts w:ascii="Times New Roman" w:hAnsi="Times New Roman" w:cs="Times New Roman"/>
          </w:rPr>
          <w:t xml:space="preserve"> </w:t>
        </w:r>
        <w:r w:rsidRPr="00AE60E1">
          <w:rPr>
            <w:rFonts w:ascii="Times New Roman" w:hAnsi="Times New Roman" w:cs="Times New Roman"/>
          </w:rPr>
          <w:t>used for the learning rate</w:t>
        </w:r>
        <w:r>
          <w:rPr>
            <w:rFonts w:ascii="Times New Roman" w:hAnsi="Times New Roman" w:cs="Times New Roman"/>
          </w:rPr>
          <w:t>—which, importantly, w</w:t>
        </w:r>
      </w:ins>
      <w:ins w:id="523" w:author="Benton, Deon" w:date="2026-06-19T01:10:00Z" w16du:dateUtc="2026-06-19T06:10:00Z">
        <w:r w:rsidR="00582505">
          <w:rPr>
            <w:rFonts w:ascii="Times New Roman" w:hAnsi="Times New Roman" w:cs="Times New Roman"/>
          </w:rPr>
          <w:t>as</w:t>
        </w:r>
      </w:ins>
      <w:ins w:id="524" w:author="Benton, Deon" w:date="2026-06-19T00:45:00Z" w16du:dateUtc="2026-06-19T05:45:00Z">
        <w:r>
          <w:rPr>
            <w:rFonts w:ascii="Times New Roman" w:hAnsi="Times New Roman" w:cs="Times New Roman"/>
          </w:rPr>
          <w:t xml:space="preserve"> distinct from t</w:t>
        </w:r>
      </w:ins>
      <w:ins w:id="525" w:author="Benton, Deon" w:date="2026-06-19T01:10:00Z" w16du:dateUtc="2026-06-19T06:10:00Z">
        <w:r w:rsidR="00722972">
          <w:rPr>
            <w:rFonts w:ascii="Times New Roman" w:hAnsi="Times New Roman" w:cs="Times New Roman"/>
          </w:rPr>
          <w:t>hat</w:t>
        </w:r>
      </w:ins>
      <w:ins w:id="526" w:author="Benton, Deon" w:date="2026-06-19T00:45:00Z" w16du:dateUtc="2026-06-19T05:45:00Z">
        <w:r>
          <w:rPr>
            <w:rFonts w:ascii="Times New Roman" w:hAnsi="Times New Roman" w:cs="Times New Roman"/>
          </w:rPr>
          <w:t xml:space="preserve"> used to simulate development</w:t>
        </w:r>
      </w:ins>
      <w:ins w:id="527" w:author="Benton, Deon" w:date="2026-06-19T01:11:00Z" w16du:dateUtc="2026-06-19T06:11:00Z">
        <w:r w:rsidR="00F961C8">
          <w:rPr>
            <w:rFonts w:ascii="Times New Roman" w:hAnsi="Times New Roman" w:cs="Times New Roman"/>
          </w:rPr>
          <w:t>al</w:t>
        </w:r>
      </w:ins>
      <w:ins w:id="528" w:author="Benton, Deon" w:date="2026-06-19T00:45:00Z" w16du:dateUtc="2026-06-19T05:45:00Z">
        <w:r>
          <w:rPr>
            <w:rFonts w:ascii="Times New Roman" w:hAnsi="Times New Roman" w:cs="Times New Roman"/>
          </w:rPr>
          <w:t xml:space="preserve"> age (see below)—</w:t>
        </w:r>
        <w:r w:rsidRPr="00AE60E1">
          <w:rPr>
            <w:rFonts w:ascii="Times New Roman" w:hAnsi="Times New Roman" w:cs="Times New Roman"/>
          </w:rPr>
          <w:t>was 1×10</w:t>
        </w:r>
        <w:r w:rsidRPr="00AE60E1">
          <w:rPr>
            <w:rFonts w:ascii="Times New Roman" w:hAnsi="Times New Roman" w:cs="Times New Roman"/>
            <w:vertAlign w:val="superscript"/>
          </w:rPr>
          <w:t>-4</w:t>
        </w:r>
        <w:r w:rsidRPr="00AE60E1">
          <w:rPr>
            <w:rFonts w:ascii="Times New Roman" w:hAnsi="Times New Roman" w:cs="Times New Roman"/>
          </w:rPr>
          <w:t>; the value used for the weight decay was 0.1.</w:t>
        </w:r>
      </w:ins>
      <w:ins w:id="529" w:author="Benton, Deon" w:date="2026-06-19T00:54:00Z" w16du:dateUtc="2026-06-19T05:54:00Z">
        <w:r w:rsidR="00F43505">
          <w:rPr>
            <w:rFonts w:ascii="Times New Roman" w:hAnsi="Times New Roman" w:cs="Times New Roman"/>
          </w:rPr>
          <w:t xml:space="preserve"> As mentioned above, this manipulation did not apply to ALIAS-2.</w:t>
        </w:r>
      </w:ins>
      <w:ins w:id="530" w:author="Benton, Deon" w:date="2026-06-19T00:45:00Z" w16du:dateUtc="2026-06-19T05:45:00Z">
        <w:r w:rsidRPr="00AE60E1">
          <w:rPr>
            <w:rFonts w:ascii="Times New Roman" w:hAnsi="Times New Roman" w:cs="Times New Roman"/>
          </w:rPr>
          <w:t xml:space="preserve"> These values were kept constant across all simulations.</w:t>
        </w:r>
      </w:ins>
      <w:ins w:id="531" w:author="Benton, Deon" w:date="2026-06-19T00:46:00Z" w16du:dateUtc="2026-06-19T05:46:00Z">
        <w:r w:rsidR="00032512">
          <w:rPr>
            <w:rFonts w:ascii="Times New Roman" w:hAnsi="Times New Roman" w:cs="Times New Roman"/>
          </w:rPr>
          <w:t xml:space="preserve"> Preliminary simulations indicated that the present results were robust to specific values for these parameters. </w:t>
        </w:r>
      </w:ins>
      <w:ins w:id="532" w:author="Benton, Deon" w:date="2026-06-19T00:47:00Z" w16du:dateUtc="2026-06-19T05:47:00Z">
        <w:r w:rsidR="00032512">
          <w:rPr>
            <w:rFonts w:ascii="Times New Roman" w:hAnsi="Times New Roman" w:cs="Times New Roman"/>
          </w:rPr>
          <w:t>This way of implementing salience</w:t>
        </w:r>
        <w:r w:rsidR="00032512" w:rsidRPr="00AE60E1">
          <w:rPr>
            <w:rFonts w:ascii="Times New Roman" w:hAnsi="Times New Roman" w:cs="Times New Roman"/>
          </w:rPr>
          <w:t xml:space="preserve"> aligns with past connectionist modeling work (e.g., Benton, 202</w:t>
        </w:r>
      </w:ins>
      <w:ins w:id="533" w:author="Benton, Deon" w:date="2026-06-19T00:53:00Z" w16du:dateUtc="2026-06-19T05:53:00Z">
        <w:r w:rsidR="004958A7">
          <w:rPr>
            <w:rFonts w:ascii="Times New Roman" w:hAnsi="Times New Roman" w:cs="Times New Roman"/>
          </w:rPr>
          <w:t>5</w:t>
        </w:r>
      </w:ins>
      <w:ins w:id="534" w:author="Benton, Deon" w:date="2026-06-19T00:47:00Z" w16du:dateUtc="2026-06-19T05:47:00Z">
        <w:r w:rsidR="00032512" w:rsidRPr="00AE60E1">
          <w:rPr>
            <w:rFonts w:ascii="Times New Roman" w:hAnsi="Times New Roman" w:cs="Times New Roman"/>
          </w:rPr>
          <w:t>).</w:t>
        </w:r>
      </w:ins>
    </w:p>
    <w:p w14:paraId="4CBB442E" w14:textId="0798E9DB" w:rsidR="00032512" w:rsidRPr="006040A0" w:rsidRDefault="00032512" w:rsidP="003D22A7">
      <w:pPr>
        <w:spacing w:line="480" w:lineRule="auto"/>
        <w:ind w:firstLine="720"/>
        <w:contextualSpacing/>
        <w:rPr>
          <w:ins w:id="535" w:author="Benton, Deon" w:date="2026-06-19T00:30:00Z" w16du:dateUtc="2026-06-19T05:30:00Z"/>
          <w:rFonts w:ascii="Times New Roman" w:hAnsi="Times New Roman" w:cs="Times New Roman"/>
        </w:rPr>
      </w:pPr>
      <w:ins w:id="536" w:author="Benton, Deon" w:date="2026-06-19T00:49:00Z" w16du:dateUtc="2026-06-19T05:49:00Z">
        <w:r>
          <w:rPr>
            <w:rFonts w:ascii="Times New Roman" w:hAnsi="Times New Roman" w:cs="Times New Roman"/>
          </w:rPr>
          <w:t>A second assumption instantiated in the model</w:t>
        </w:r>
      </w:ins>
      <w:ins w:id="537" w:author="Benton, Deon" w:date="2026-06-19T00:48:00Z" w16du:dateUtc="2026-06-19T05:48:00Z">
        <w:r w:rsidRPr="00032512">
          <w:rPr>
            <w:rFonts w:ascii="Times New Roman" w:hAnsi="Times New Roman" w:cs="Times New Roman"/>
          </w:rPr>
          <w:t xml:space="preserve"> was that arced trajectories typically clear obstacles by relatively small margins. This assumption was implemented by </w:t>
        </w:r>
      </w:ins>
      <w:ins w:id="538" w:author="Benton, Deon" w:date="2026-06-19T00:50:00Z" w16du:dateUtc="2026-06-19T05:50:00Z">
        <w:r>
          <w:rPr>
            <w:rFonts w:ascii="Times New Roman" w:hAnsi="Times New Roman" w:cs="Times New Roman"/>
          </w:rPr>
          <w:t xml:space="preserve">clamping the state </w:t>
        </w:r>
      </w:ins>
      <w:ins w:id="539" w:author="Benton, Deon" w:date="2026-06-19T00:51:00Z" w16du:dateUtc="2026-06-19T05:51:00Z">
        <w:r>
          <w:rPr>
            <w:rFonts w:ascii="Times New Roman" w:hAnsi="Times New Roman" w:cs="Times New Roman"/>
          </w:rPr>
          <w:t>of</w:t>
        </w:r>
      </w:ins>
      <w:ins w:id="540" w:author="Benton, Deon" w:date="2026-06-19T00:48:00Z" w16du:dateUtc="2026-06-19T05:48:00Z">
        <w:r w:rsidRPr="00032512">
          <w:rPr>
            <w:rFonts w:ascii="Times New Roman" w:hAnsi="Times New Roman" w:cs="Times New Roman"/>
          </w:rPr>
          <w:t xml:space="preserve"> the Small Vertical Separation unit </w:t>
        </w:r>
      </w:ins>
      <w:ins w:id="541" w:author="Benton, Deon" w:date="2026-06-19T00:52:00Z" w16du:dateUtc="2026-06-19T05:52:00Z">
        <w:r>
          <w:rPr>
            <w:rFonts w:ascii="Times New Roman" w:hAnsi="Times New Roman" w:cs="Times New Roman"/>
          </w:rPr>
          <w:t>whenever</w:t>
        </w:r>
      </w:ins>
      <w:ins w:id="542" w:author="Benton, Deon" w:date="2026-06-19T00:51:00Z" w16du:dateUtc="2026-06-19T05:51:00Z">
        <w:r>
          <w:rPr>
            <w:rFonts w:ascii="Times New Roman" w:hAnsi="Times New Roman" w:cs="Times New Roman"/>
          </w:rPr>
          <w:t xml:space="preserve"> constrained action</w:t>
        </w:r>
      </w:ins>
      <w:ins w:id="543" w:author="Benton, Deon" w:date="2026-06-19T00:52:00Z" w16du:dateUtc="2026-06-19T05:52:00Z">
        <w:r>
          <w:rPr>
            <w:rFonts w:ascii="Times New Roman" w:hAnsi="Times New Roman" w:cs="Times New Roman"/>
          </w:rPr>
          <w:t xml:space="preserve"> occurred</w:t>
        </w:r>
      </w:ins>
      <w:ins w:id="544" w:author="Benton, Deon" w:date="2026-06-19T00:51:00Z" w16du:dateUtc="2026-06-19T05:51:00Z">
        <w:r>
          <w:rPr>
            <w:rFonts w:ascii="Times New Roman" w:hAnsi="Times New Roman" w:cs="Times New Roman"/>
          </w:rPr>
          <w:t xml:space="preserve"> during pretraining. </w:t>
        </w:r>
      </w:ins>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238250BF" w:rsidR="007A330E" w:rsidRDefault="00524642" w:rsidP="006040A0">
      <w:pPr>
        <w:spacing w:line="480" w:lineRule="auto"/>
        <w:ind w:firstLine="720"/>
        <w:contextualSpacing/>
        <w:rPr>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w:t>
      </w:r>
      <w:ins w:id="545" w:author="Benton, Deon" w:date="2026-06-13T22:23:00Z" w16du:dateUtc="2026-06-14T03:23:00Z">
        <w:r w:rsidR="006A6503">
          <w:rPr>
            <w:rFonts w:ascii="Times New Roman" w:hAnsi="Times New Roman" w:cs="Times New Roman"/>
          </w:rPr>
          <w:t>VOM10</w:t>
        </w:r>
      </w:ins>
      <w:r w:rsidR="007C234D" w:rsidRPr="007C234D">
        <w:rPr>
          <w:rFonts w:ascii="Times New Roman" w:hAnsi="Times New Roman" w:cs="Times New Roman"/>
        </w:rPr>
        <w:t xml:space="preserve">, </w:t>
      </w:r>
      <w:ins w:id="546" w:author="Benton, Deon" w:date="2026-06-13T22:23:00Z" w16du:dateUtc="2026-06-14T03:23:00Z">
        <w:r w:rsidR="006A6503">
          <w:rPr>
            <w:rFonts w:ascii="Times New Roman" w:hAnsi="Times New Roman" w:cs="Times New Roman"/>
          </w:rPr>
          <w:t>VOM10</w:t>
        </w:r>
      </w:ins>
      <w:r w:rsidR="007C234D" w:rsidRPr="007C234D">
        <w:rPr>
          <w:rFonts w:ascii="Times New Roman" w:hAnsi="Times New Roman" w:cs="Times New Roman"/>
        </w:rPr>
        <w:t>-2,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Pr>
          <w:rFonts w:ascii="Times New Roman" w:hAnsi="Times New Roman" w:cs="Times New Roman"/>
        </w:rPr>
        <w:t xml:space="preserve">were 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Pr>
          <w:rFonts w:ascii="Times New Roman" w:hAnsi="Times New Roman" w:cs="Times New Roman"/>
        </w:rPr>
        <w:t>condition</w:t>
      </w:r>
      <w:r w:rsidR="00F62A90">
        <w:rPr>
          <w:rFonts w:ascii="Times New Roman" w:hAnsi="Times New Roman" w:cs="Times New Roman"/>
        </w:rPr>
        <w:t xml:space="preserve">. </w:t>
      </w:r>
      <w:r>
        <w:rPr>
          <w:rFonts w:ascii="Times New Roman" w:hAnsi="Times New Roman" w:cs="Times New Roman"/>
        </w:rPr>
        <w:t xml:space="preserve"> </w:t>
      </w:r>
      <w:r w:rsidR="00555070">
        <w:rPr>
          <w:rFonts w:ascii="Times New Roman" w:hAnsi="Times New Roman" w:cs="Times New Roman"/>
        </w:rPr>
        <w:t>For ALIAS and ALIAS-2</w:t>
      </w:r>
      <w:ins w:id="547" w:author="Benton, Deon" w:date="2026-06-19T00:37:00Z" w16du:dateUtc="2026-06-19T05:37:00Z">
        <w:r w:rsidR="006040A0">
          <w:rPr>
            <w:rFonts w:ascii="Times New Roman" w:hAnsi="Times New Roman" w:cs="Times New Roman"/>
          </w:rPr>
          <w:t xml:space="preserve"> and across simulations, </w:t>
        </w:r>
      </w:ins>
      <w:ins w:id="548" w:author="Benton, Deon" w:date="2026-06-19T00:33:00Z" w16du:dateUtc="2026-06-19T05:33:00Z">
        <w:r w:rsidR="003D22A7">
          <w:rPr>
            <w:rFonts w:ascii="Times New Roman" w:hAnsi="Times New Roman" w:cs="Times New Roman"/>
          </w:rPr>
          <w:t>the habituation phase</w:t>
        </w:r>
      </w:ins>
      <w:ins w:id="549" w:author="Benton, Deon" w:date="2026-06-19T00:36:00Z" w16du:dateUtc="2026-06-19T05:36:00Z">
        <w:r w:rsidR="006040A0">
          <w:rPr>
            <w:rFonts w:ascii="Times New Roman" w:hAnsi="Times New Roman" w:cs="Times New Roman"/>
          </w:rPr>
          <w:t xml:space="preserve"> lasted between 8 and 12 epochs in increments of 1</w:t>
        </w:r>
      </w:ins>
      <w:ins w:id="550" w:author="Benton, Deon" w:date="2026-06-19T00:37:00Z" w16du:dateUtc="2026-06-19T05:37:00Z">
        <w:r w:rsidR="006040A0">
          <w:rPr>
            <w:rFonts w:ascii="Times New Roman" w:hAnsi="Times New Roman" w:cs="Times New Roman"/>
          </w:rPr>
          <w:t xml:space="preserve">. Different numbers were used to ensure that the present results were robust to </w:t>
        </w:r>
      </w:ins>
      <w:ins w:id="551" w:author="Benton, Deon" w:date="2026-06-19T00:38:00Z" w16du:dateUtc="2026-06-19T05:38:00Z">
        <w:r w:rsidR="006040A0">
          <w:rPr>
            <w:rFonts w:ascii="Times New Roman" w:hAnsi="Times New Roman" w:cs="Times New Roman"/>
          </w:rPr>
          <w:t>variation in this</w:t>
        </w:r>
      </w:ins>
      <w:ins w:id="552" w:author="Benton, Deon" w:date="2026-06-19T00:37:00Z" w16du:dateUtc="2026-06-19T05:37:00Z">
        <w:r w:rsidR="006040A0">
          <w:rPr>
            <w:rFonts w:ascii="Times New Roman" w:hAnsi="Times New Roman" w:cs="Times New Roman"/>
          </w:rPr>
          <w:t xml:space="preserve"> parameter</w:t>
        </w:r>
      </w:ins>
      <w:ins w:id="553" w:author="Benton, Deon" w:date="2026-06-19T00:33:00Z" w16du:dateUtc="2026-06-19T05:33:00Z">
        <w:r w:rsidR="003D22A7">
          <w:rPr>
            <w:rFonts w:ascii="Times New Roman" w:hAnsi="Times New Roman" w:cs="Times New Roman"/>
          </w:rPr>
          <w:t xml:space="preserve">. </w:t>
        </w:r>
      </w:ins>
      <w:ins w:id="554" w:author="Benton, Deon" w:date="2026-06-19T00:34:00Z" w16du:dateUtc="2026-06-19T05:34:00Z">
        <w:r w:rsidR="003D22A7">
          <w:rPr>
            <w:rFonts w:ascii="Times New Roman" w:hAnsi="Times New Roman" w:cs="Times New Roman"/>
          </w:rPr>
          <w:t>In each condition, 20</w:t>
        </w:r>
      </w:ins>
      <w:ins w:id="555" w:author="Benton, Deon" w:date="2026-06-19T00:33:00Z" w16du:dateUtc="2026-06-19T05:33:00Z">
        <w:r w:rsidR="003D22A7">
          <w:rPr>
            <w:rFonts w:ascii="Times New Roman" w:hAnsi="Times New Roman" w:cs="Times New Roman"/>
          </w:rPr>
          <w:t xml:space="preserve"> </w:t>
        </w:r>
      </w:ins>
      <w:r w:rsidR="00F62A90">
        <w:rPr>
          <w:rFonts w:ascii="Times New Roman" w:hAnsi="Times New Roman" w:cs="Times New Roman"/>
        </w:rPr>
        <w:t xml:space="preserve">networks were tested </w:t>
      </w:r>
      <w:r w:rsidR="006C7DCD">
        <w:rPr>
          <w:rFonts w:ascii="Times New Roman" w:hAnsi="Times New Roman" w:cs="Times New Roman"/>
        </w:rPr>
        <w:t xml:space="preserve">at each of </w:t>
      </w:r>
      <w:ins w:id="556" w:author="Benton, Deon" w:date="2026-06-19T00:34:00Z" w16du:dateUtc="2026-06-19T05:34:00Z">
        <w:r w:rsidR="003D22A7">
          <w:rPr>
            <w:rFonts w:ascii="Times New Roman" w:hAnsi="Times New Roman" w:cs="Times New Roman"/>
          </w:rPr>
          <w:t xml:space="preserve">the </w:t>
        </w:r>
      </w:ins>
      <w:r w:rsidR="006C7DCD">
        <w:rPr>
          <w:rFonts w:ascii="Times New Roman" w:hAnsi="Times New Roman" w:cs="Times New Roman"/>
        </w:rPr>
        <w:t>five epochs</w:t>
      </w:r>
      <w:ins w:id="557" w:author="Benton, Deon" w:date="2026-06-19T00:38:00Z" w16du:dateUtc="2026-06-19T05:38:00Z">
        <w:r w:rsidR="006040A0">
          <w:rPr>
            <w:rFonts w:ascii="Times New Roman" w:hAnsi="Times New Roman" w:cs="Times New Roman"/>
          </w:rPr>
          <w:t xml:space="preserve">. </w:t>
        </w:r>
      </w:ins>
      <w:r w:rsidR="00F62A90">
        <w:rPr>
          <w:rFonts w:ascii="Times New Roman" w:hAnsi="Times New Roman" w:cs="Times New Roman"/>
        </w:rPr>
        <w:t xml:space="preserve">This yielded a total of 200 networks per model variant. </w:t>
      </w:r>
    </w:p>
    <w:p w14:paraId="5DAC01E5" w14:textId="7710AF4C"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The habituation event used in the Experimental condition closely resembled the Arced Path pretraining event with two modifications. First, novel objects</w:t>
      </w:r>
      <w:ins w:id="558" w:author="Benton, Deon" w:date="2026-06-19T00:39:00Z" w16du:dateUtc="2026-06-19T05:39:00Z">
        <w:r w:rsidR="006040A0">
          <w:rPr>
            <w:rFonts w:ascii="Times New Roman" w:hAnsi="Times New Roman" w:cs="Times New Roman"/>
          </w:rPr>
          <w:t xml:space="preserve"> with animate-typical features</w:t>
        </w:r>
      </w:ins>
      <w:r w:rsidR="003D401B" w:rsidRPr="003D401B">
        <w:rPr>
          <w:rFonts w:ascii="Times New Roman" w:hAnsi="Times New Roman" w:cs="Times New Roman"/>
        </w:rPr>
        <w:t xml:space="preserve"> were used. Second, a higher obstacle and curved trajectory were used than during pretraining. Networks were then tested on barrierless straight and curved events involving the habituation </w:t>
      </w:r>
      <w:r w:rsidR="003D401B" w:rsidRPr="003D401B">
        <w:rPr>
          <w:rFonts w:ascii="Times New Roman" w:hAnsi="Times New Roman" w:cs="Times New Roman"/>
        </w:rPr>
        <w:lastRenderedPageBreak/>
        <w:t>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r w:rsidR="000757D8">
        <w:rPr>
          <w:rFonts w:ascii="Times New Roman" w:hAnsi="Times New Roman" w:cs="Times New Roman"/>
        </w:rPr>
        <w:t>,</w:t>
      </w:r>
      <w:r w:rsidR="003D401B" w:rsidRPr="003D401B">
        <w:rPr>
          <w:rFonts w:ascii="Times New Roman" w:hAnsi="Times New Roman" w:cs="Times New Roman"/>
        </w:rPr>
        <w:t xml:space="preserve"> 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4B7AA90F"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6</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636D4DC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3 shows the looking time data—operationalized as network error—for ALIAS overall (i.e., averaged over different lengths of habituation) and for different amounts of habituation. </w:t>
      </w:r>
      <w:r w:rsidR="00DF0A8B">
        <w:rPr>
          <w:rFonts w:ascii="Times New Roman" w:hAnsi="Times New Roman" w:cs="Times New Roman"/>
        </w:rPr>
        <w:t>As can be seen</w:t>
      </w:r>
      <w:r>
        <w:rPr>
          <w:rStyle w:val="FootnoteReference"/>
          <w:rFonts w:ascii="Times New Roman" w:hAnsi="Times New Roman" w:cs="Times New Roman"/>
        </w:rPr>
        <w:footnoteReference w:id="1"/>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xml:space="preserve">, both overall </w:t>
      </w:r>
      <w:r w:rsidR="00DF0A8B">
        <w:rPr>
          <w:rFonts w:ascii="Times New Roman" w:hAnsi="Times New Roman" w:cs="Times New Roman"/>
        </w:rPr>
        <w:lastRenderedPageBreak/>
        <w:t>and across different amounts of habituation</w:t>
      </w:r>
      <w:r>
        <w:rPr>
          <w:rFonts w:ascii="Times New Roman" w:hAnsi="Times New Roman" w:cs="Times New Roman"/>
        </w:rPr>
        <w:t xml:space="preserve">: Networks in the Experimental condition produced greater error to (i.e., looked longer at) the Inefficient test event than at the Efficient one. In contrast, networks in the Control condition produced comparable error across the two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15ECCD45"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7</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559" w:author="Benton, Deon" w:date="2026-06-13T22:23:00Z" w16du:dateUtc="2026-06-14T03:23:00Z">
        <w:r w:rsidR="006A6503">
          <w:rPr>
            <w:rFonts w:ascii="Times New Roman" w:hAnsi="Times New Roman" w:cs="Times New Roman"/>
            <w:color w:val="000000" w:themeColor="text1"/>
            <w:sz w:val="24"/>
            <w:szCs w:val="24"/>
          </w:rPr>
          <w:t>VOM10</w:t>
        </w:r>
      </w:ins>
      <w:r w:rsidR="00647442" w:rsidRPr="00647442">
        <w:rPr>
          <w:rFonts w:ascii="Times New Roman" w:hAnsi="Times New Roman" w:cs="Times New Roman"/>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70CDD039"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4 shows </w:t>
      </w:r>
      <w:ins w:id="560" w:author="Benton, Deon" w:date="2026-06-13T22:23:00Z" w16du:dateUtc="2026-06-14T03:23:00Z">
        <w:r w:rsidR="006A6503">
          <w:rPr>
            <w:rFonts w:ascii="Times New Roman" w:hAnsi="Times New Roman" w:cs="Times New Roman"/>
          </w:rPr>
          <w:t>VOM10</w:t>
        </w:r>
      </w:ins>
      <w:r w:rsidR="00376BBD" w:rsidRPr="00376BBD">
        <w:rPr>
          <w:rFonts w:ascii="Times New Roman" w:hAnsi="Times New Roman" w:cs="Times New Roman"/>
        </w:rPr>
        <w:t xml:space="preserve">’s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ins w:id="561" w:author="Benton, Deon" w:date="2026-06-13T22:23:00Z" w16du:dateUtc="2026-06-14T03:23:00Z">
        <w:r w:rsidR="006A6503">
          <w:rPr>
            <w:rFonts w:ascii="Times New Roman" w:hAnsi="Times New Roman" w:cs="Times New Roman"/>
          </w:rPr>
          <w:t>VOM10</w:t>
        </w:r>
      </w:ins>
      <w:r w:rsidR="004761CD">
        <w:rPr>
          <w:rFonts w:ascii="Times New Roman" w:hAnsi="Times New Roman" w:cs="Times New Roman"/>
        </w:rPr>
        <w:t xml:space="preserve"> thus </w:t>
      </w:r>
      <w:r w:rsidR="00376BBD">
        <w:rPr>
          <w:rFonts w:ascii="Times New Roman" w:hAnsi="Times New Roman" w:cs="Times New Roman"/>
        </w:rPr>
        <w:t>qualitatively</w:t>
      </w:r>
      <w:r w:rsidR="00376BBD" w:rsidRPr="00376BBD">
        <w:rPr>
          <w:rFonts w:ascii="Times New Roman" w:hAnsi="Times New Roman" w:cs="Times New Roman"/>
        </w:rPr>
        <w:t xml:space="preserve"> reproduced the first target finding</w:t>
      </w:r>
      <w:r w:rsidR="00376BBD">
        <w:rPr>
          <w:rFonts w:ascii="Times New Roman" w:hAnsi="Times New Roman" w:cs="Times New Roman"/>
        </w:rPr>
        <w:t xml:space="preserve">. At the </w:t>
      </w:r>
      <w:r w:rsidR="00376BBD">
        <w:rPr>
          <w:rFonts w:ascii="Times New Roman" w:hAnsi="Times New Roman" w:cs="Times New Roman"/>
        </w:rPr>
        <w:lastRenderedPageBreak/>
        <w:t xml:space="preserve">same time, comparing these responses to ALIAS’s responses in Figure 3 </w:t>
      </w:r>
      <w:r w:rsidR="00376BBD" w:rsidRPr="00376BBD">
        <w:rPr>
          <w:rFonts w:ascii="Times New Roman" w:hAnsi="Times New Roman" w:cs="Times New Roman"/>
        </w:rPr>
        <w:t xml:space="preserve">reveals that the difference in error between the Efficient and Inefficient test events in the Experimental condition was </w:t>
      </w:r>
      <w:r w:rsidR="00376BBD">
        <w:rPr>
          <w:rFonts w:ascii="Times New Roman" w:hAnsi="Times New Roman" w:cs="Times New Roman"/>
        </w:rPr>
        <w:t xml:space="preserve">substantially attenuated for </w:t>
      </w:r>
      <w:ins w:id="562" w:author="Benton, Deon" w:date="2026-06-13T22:23:00Z" w16du:dateUtc="2026-06-14T03:23:00Z">
        <w:r w:rsidR="006A6503">
          <w:rPr>
            <w:rFonts w:ascii="Times New Roman" w:hAnsi="Times New Roman" w:cs="Times New Roman"/>
          </w:rPr>
          <w:t>VOM10</w:t>
        </w:r>
      </w:ins>
      <w:r w:rsidR="00376BBD">
        <w:rPr>
          <w:rFonts w:ascii="Times New Roman" w:hAnsi="Times New Roman" w:cs="Times New Roman"/>
        </w:rPr>
        <w:t xml:space="preserve">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73610404"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8</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w:t>
      </w:r>
      <w:ins w:id="563" w:author="Benton, Deon" w:date="2026-06-13T22:23:00Z" w16du:dateUtc="2026-06-14T03:23:00Z">
        <w:r w:rsidR="006A6503">
          <w:rPr>
            <w:rFonts w:ascii="Times New Roman" w:hAnsi="Times New Roman" w:cs="Times New Roman"/>
            <w:color w:val="000000" w:themeColor="text1"/>
            <w:sz w:val="24"/>
            <w:szCs w:val="24"/>
          </w:rPr>
          <w:t>VOM10</w:t>
        </w:r>
      </w:ins>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51E97C4F"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w:t>
      </w:r>
      <w:ins w:id="564"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 xml:space="preserve">’s success depended on </w:t>
      </w:r>
      <w:r>
        <w:rPr>
          <w:rFonts w:ascii="Times New Roman" w:hAnsi="Times New Roman" w:cs="Times New Roman"/>
        </w:rPr>
        <w:t>specific implementational details</w:t>
      </w:r>
      <w:r w:rsidRPr="000A0EEF">
        <w:rPr>
          <w:rFonts w:ascii="Times New Roman" w:hAnsi="Times New Roman" w:cs="Times New Roman"/>
        </w:rPr>
        <w:t xml:space="preserve">, its performance was compared to </w:t>
      </w:r>
      <w:ins w:id="565" w:author="Benton, Deon" w:date="2026-06-13T22:23:00Z" w16du:dateUtc="2026-06-14T03:23:00Z">
        <w:r w:rsidR="006A6503">
          <w:rPr>
            <w:rFonts w:ascii="Times New Roman" w:hAnsi="Times New Roman" w:cs="Times New Roman"/>
          </w:rPr>
          <w:t>VOM10</w:t>
        </w:r>
      </w:ins>
      <w:r w:rsidRPr="000A0EEF">
        <w:rPr>
          <w:rFonts w:ascii="Times New Roman" w:hAnsi="Times New Roman" w:cs="Times New Roman"/>
        </w:rPr>
        <w:t>-2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shown in Figure 5</w:t>
      </w:r>
      <w:r w:rsidR="00540CB3">
        <w:rPr>
          <w:rFonts w:ascii="Times New Roman" w:hAnsi="Times New Roman" w:cs="Times New Roman"/>
        </w:rPr>
        <w:t xml:space="preserve">—reveal that </w:t>
      </w:r>
      <w:ins w:id="566"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w:t>
      </w:r>
      <w:ins w:id="567" w:author="Benton, Deon" w:date="2026-06-13T22:23:00Z" w16du:dateUtc="2026-06-14T03:23:00Z">
        <w:r w:rsidR="006A6503">
          <w:rPr>
            <w:rFonts w:ascii="Times New Roman" w:hAnsi="Times New Roman" w:cs="Times New Roman"/>
          </w:rPr>
          <w:t>VOM10</w:t>
        </w:r>
      </w:ins>
      <w:r w:rsidR="00566545" w:rsidRPr="00566545">
        <w:rPr>
          <w:rFonts w:ascii="Times New Roman" w:hAnsi="Times New Roman" w:cs="Times New Roman"/>
        </w:rPr>
        <w:t xml:space="preserve">-2’s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w:t>
      </w:r>
      <w:ins w:id="568" w:author="Benton, Deon" w:date="2026-06-13T22:23:00Z" w16du:dateUtc="2026-06-14T03:23:00Z">
        <w:r w:rsidR="006A6503">
          <w:rPr>
            <w:rFonts w:ascii="Times New Roman" w:hAnsi="Times New Roman" w:cs="Times New Roman"/>
          </w:rPr>
          <w:t>VOM10</w:t>
        </w:r>
      </w:ins>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1DA827AA"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9</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were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7B87CE86"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6. This version of ALIAS omits differential obstacle salience. </w:t>
      </w:r>
      <w:r w:rsidR="003570F8">
        <w:rPr>
          <w:rFonts w:ascii="Times New Roman" w:hAnsi="Times New Roman" w:cs="Times New Roman"/>
        </w:rPr>
        <w:t xml:space="preserve">Although both models showed similar patterns of looking in the Experimental condition, their patterns of looking diverged in the Control condition. Specifically,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77777777" w:rsidR="002A5455" w:rsidRDefault="00B01F9A"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01701D">
        <w:rPr>
          <w:rFonts w:ascii="Times New Roman" w:hAnsi="Times New Roman" w:cs="Times New Roman"/>
        </w:rPr>
        <w:t>evaluate whether, in fact,</w:t>
      </w:r>
      <w:r>
        <w:rPr>
          <w:rFonts w:ascii="Times New Roman" w:hAnsi="Times New Roman" w:cs="Times New Roman"/>
        </w:rPr>
        <w:t xml:space="preserve"> associative learning underpinned ALIAS’s current performance, it is worth explicating the mechanism through which it successfully reproduced the first target finding.</w:t>
      </w:r>
      <w:r w:rsidR="0078102C" w:rsidRPr="0078102C">
        <w:rPr>
          <w:rFonts w:ascii="Times New Roman" w:hAnsi="Times New Roman" w:cs="Times New Roman"/>
        </w:rPr>
        <w:t xml:space="preserve"> </w:t>
      </w:r>
      <w:r w:rsidR="006E64BC">
        <w:rPr>
          <w:rFonts w:ascii="Times New Roman" w:hAnsi="Times New Roman" w:cs="Times New Roman"/>
        </w:rPr>
        <w:t>Processing began during</w:t>
      </w:r>
      <w:r w:rsidR="00481032">
        <w:rPr>
          <w:rFonts w:ascii="Times New Roman" w:hAnsi="Times New Roman" w:cs="Times New Roman"/>
        </w:rPr>
        <w:t xml:space="preserve"> the pretraining phase</w:t>
      </w:r>
      <w:r w:rsidR="0001701D">
        <w:rPr>
          <w:rFonts w:ascii="Times New Roman" w:hAnsi="Times New Roman" w:cs="Times New Roman"/>
        </w:rPr>
        <w:t>, in which</w:t>
      </w:r>
      <w:r w:rsidR="00757027">
        <w:rPr>
          <w:rFonts w:ascii="Times New Roman" w:hAnsi="Times New Roman" w:cs="Times New Roman"/>
        </w:rPr>
        <w:t xml:space="preserve"> networks </w:t>
      </w:r>
      <w:r w:rsidR="00481032">
        <w:rPr>
          <w:rFonts w:ascii="Times New Roman" w:hAnsi="Times New Roman" w:cs="Times New Roman"/>
        </w:rPr>
        <w:t>were exposed repeatedly</w:t>
      </w:r>
      <w:r w:rsidR="0078102C" w:rsidRPr="0078102C">
        <w:rPr>
          <w:rFonts w:ascii="Times New Roman" w:hAnsi="Times New Roman" w:cs="Times New Roman"/>
        </w:rPr>
        <w:t xml:space="preserve"> to events in which agents move along either straight or curved trajectories to reach other objects or agents. </w:t>
      </w:r>
    </w:p>
    <w:p w14:paraId="349545A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events were implemented as </w:t>
      </w:r>
      <w:r w:rsidRPr="0078102C">
        <w:rPr>
          <w:rFonts w:ascii="Times New Roman" w:hAnsi="Times New Roman" w:cs="Times New Roman"/>
        </w:rPr>
        <w:t xml:space="preserve">distributed </w:t>
      </w:r>
      <w:r>
        <w:rPr>
          <w:rFonts w:ascii="Times New Roman" w:hAnsi="Times New Roman" w:cs="Times New Roman"/>
        </w:rPr>
        <w:t xml:space="preserve">patterns of activity </w:t>
      </w:r>
      <w:r w:rsidRPr="0078102C">
        <w:rPr>
          <w:rFonts w:ascii="Times New Roman" w:hAnsi="Times New Roman" w:cs="Times New Roman"/>
        </w:rPr>
        <w:t xml:space="preserve">across the model’s </w:t>
      </w:r>
      <w:r>
        <w:rPr>
          <w:rFonts w:ascii="Times New Roman" w:hAnsi="Times New Roman" w:cs="Times New Roman"/>
        </w:rPr>
        <w:t xml:space="preserve">various </w:t>
      </w:r>
      <w:r w:rsidRPr="0078102C">
        <w:rPr>
          <w:rFonts w:ascii="Times New Roman" w:hAnsi="Times New Roman" w:cs="Times New Roman"/>
        </w:rPr>
        <w:t>input groups</w:t>
      </w:r>
      <w:r>
        <w:rPr>
          <w:rFonts w:ascii="Times New Roman" w:hAnsi="Times New Roman" w:cs="Times New Roman"/>
        </w:rPr>
        <w:t xml:space="preserve"> (e.g., Object Left and Right, Horizontal Position, Obstacle Height, etc.). </w:t>
      </w:r>
      <w:r>
        <w:rPr>
          <w:rFonts w:ascii="Times New Roman" w:hAnsi="Times New Roman" w:cs="Times New Roman"/>
        </w:rPr>
        <w:lastRenderedPageBreak/>
        <w:t xml:space="preserve">This pattern of activation is then propagated to the hidden layer via the weights that connect each of the input groups to the hidden layer. At the beginning of training, this pattern of activity does not capture or reflect anything meaningful about the input to the model. This is because the weights themselves are small, random values. This hidden activity, then, propagates to, and elicits a corresponding pattern of activity over, the output groups in the output layer. This observed pattern of activation is then compared to the target pattern of activation. Any discrepancy between the two patterns is treated as error, and the network uses this error to adjust the weights throughout the network. </w:t>
      </w:r>
    </w:p>
    <w:p w14:paraId="5D9DA0F5" w14:textId="2E915C02"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Crucially, from the </w:t>
      </w:r>
      <w:del w:id="569" w:author="Benton, Deon" w:date="2026-06-12T14:43:00Z" w16du:dateUtc="2026-06-12T19:43:00Z">
        <w:r w:rsidDel="007878A8">
          <w:rPr>
            <w:rFonts w:ascii="Times New Roman" w:hAnsi="Times New Roman" w:cs="Times New Roman"/>
          </w:rPr>
          <w:delText xml:space="preserve">very </w:delText>
        </w:r>
      </w:del>
      <w:r>
        <w:rPr>
          <w:rFonts w:ascii="Times New Roman" w:hAnsi="Times New Roman" w:cs="Times New Roman"/>
        </w:rPr>
        <w:t>outset, the pattern of error that the linear motion events produce over the output groups is different than that produced by the arced motion events. As a result, each motion type’s distinct error signal will cause the network weights to move in different directions for both events. Over time, these distinct weight changes led to meaningfully distinct hidden representations for both types of motion.  At the same time, the network will develop a representation at the hidden layer that reflects learned associations between and among specific surface features. That these</w:t>
      </w:r>
      <w:r w:rsidRPr="003168A7">
        <w:rPr>
          <w:rFonts w:ascii="Times New Roman" w:hAnsi="Times New Roman" w:cs="Times New Roman"/>
        </w:rPr>
        <w:t xml:space="preserve"> associations </w:t>
      </w:r>
      <w:r>
        <w:rPr>
          <w:rFonts w:ascii="Times New Roman" w:hAnsi="Times New Roman" w:cs="Times New Roman"/>
        </w:rPr>
        <w:t>had 900</w:t>
      </w:r>
      <w:r w:rsidRPr="003168A7">
        <w:rPr>
          <w:rFonts w:ascii="Times New Roman" w:hAnsi="Times New Roman" w:cs="Times New Roman"/>
        </w:rPr>
        <w:t xml:space="preserve"> epochs to develop—combined with the fact that many of the same features reappear during the experimental phase—plays an important role in explaining how the network responds to the test events in these simulations</w:t>
      </w:r>
      <w:r>
        <w:rPr>
          <w:rFonts w:ascii="Times New Roman" w:hAnsi="Times New Roman" w:cs="Times New Roman"/>
        </w:rPr>
        <w:t xml:space="preserve">. </w:t>
      </w:r>
    </w:p>
    <w:p w14:paraId="0334C4EE"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illustrate, consider the habituation and test events for networks in the Experimental condition. Two of the features presented to the model during this phase were novel (i.e., Obstacle Height 4 and Arc Peak Height 4); the remaining four were familiar (i.e., Horizontal Spatial Position Middle, Arc Apex-Obstacle Gap minimal separation, Spatially Contiguous, and Arc Path). At the beginning of the habituation phase, the familiar features activated—via the hidden layer—the features that they occurred with during the pretraining phase. By contrast, because the </w:t>
      </w:r>
      <w:r>
        <w:rPr>
          <w:rFonts w:ascii="Times New Roman" w:hAnsi="Times New Roman" w:cs="Times New Roman"/>
        </w:rPr>
        <w:lastRenderedPageBreak/>
        <w:t xml:space="preserve">novel features were not experienced during the pretraining phase, new associations must be formed during habituation. Thus, the network must learn that a higher jump and taller barrier are associated. Although the habituation phase is shorter than the pretraining phase, the network had little difficulty learning these associations while simultaneously preserving old ones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06"/>
      </w:tblGrid>
      <w:tr w:rsidR="002A5455" w14:paraId="66497D29" w14:textId="77777777" w:rsidTr="00B07B17">
        <w:trPr>
          <w:trHeight w:val="4339"/>
        </w:trPr>
        <w:tc>
          <w:tcPr>
            <w:tcW w:w="12090" w:type="dxa"/>
          </w:tcPr>
          <w:p w14:paraId="5BA1B92B"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2253CB3" wp14:editId="0186EB44">
                  <wp:extent cx="7550340" cy="2876550"/>
                  <wp:effectExtent l="0" t="0" r="0" b="0"/>
                  <wp:docPr id="453739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3591" name="Picture 13522635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63972" cy="2881744"/>
                          </a:xfrm>
                          <a:prstGeom prst="rect">
                            <a:avLst/>
                          </a:prstGeom>
                        </pic:spPr>
                      </pic:pic>
                    </a:graphicData>
                  </a:graphic>
                </wp:inline>
              </w:drawing>
            </w:r>
          </w:p>
        </w:tc>
      </w:tr>
    </w:tbl>
    <w:p w14:paraId="2C53863B" w14:textId="2673DDC0"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10</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Pr="00E82187">
        <w:rPr>
          <w:rFonts w:ascii="Times New Roman" w:hAnsi="Times New Roman" w:cs="Times New Roman"/>
          <w:color w:val="000000" w:themeColor="text1"/>
          <w:sz w:val="24"/>
          <w:szCs w:val="24"/>
        </w:rPr>
        <w:t>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w:t>
      </w:r>
      <w:r>
        <w:rPr>
          <w:rFonts w:ascii="Times New Roman" w:hAnsi="Times New Roman" w:cs="Times New Roman"/>
          <w:i w:val="0"/>
          <w:iCs w:val="0"/>
          <w:color w:val="000000" w:themeColor="text1"/>
          <w:sz w:val="24"/>
          <w:szCs w:val="24"/>
        </w:rPr>
        <w:t xml:space="preserve"> (i.e., the unit should be “off”)</w:t>
      </w:r>
      <w:r w:rsidRPr="00B95538">
        <w:rPr>
          <w:rFonts w:ascii="Times New Roman" w:hAnsi="Times New Roman" w:cs="Times New Roman"/>
          <w:i w:val="0"/>
          <w:iCs w:val="0"/>
          <w:color w:val="000000" w:themeColor="text1"/>
          <w:sz w:val="24"/>
          <w:szCs w:val="24"/>
        </w:rPr>
        <w:t>; light colored borders correspond to target values of “1”</w:t>
      </w:r>
      <w:r>
        <w:rPr>
          <w:rFonts w:ascii="Times New Roman" w:hAnsi="Times New Roman" w:cs="Times New Roman"/>
          <w:i w:val="0"/>
          <w:iCs w:val="0"/>
          <w:color w:val="000000" w:themeColor="text1"/>
          <w:sz w:val="24"/>
          <w:szCs w:val="24"/>
        </w:rPr>
        <w:t xml:space="preserve"> (i.e., the unit should be “on”)</w:t>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Correct unit activation = color of inner and outer regions of an output unit is identical. Incorrect unit activation = color of inner and outer regions of an output unit is different.</w:t>
      </w:r>
      <w:r w:rsidRPr="00B95538">
        <w:rPr>
          <w:rFonts w:ascii="Times New Roman" w:hAnsi="Times New Roman" w:cs="Times New Roman"/>
          <w:i w:val="0"/>
          <w:iCs w:val="0"/>
          <w:color w:val="000000" w:themeColor="text1"/>
          <w:sz w:val="24"/>
          <w:szCs w:val="24"/>
        </w:rPr>
        <w:t xml:space="preserve"> </w:t>
      </w:r>
    </w:p>
    <w:p w14:paraId="1B515456" w14:textId="77777777" w:rsidR="002A5455" w:rsidRDefault="002A5455" w:rsidP="002A5455">
      <w:pPr>
        <w:spacing w:line="480" w:lineRule="auto"/>
        <w:contextualSpacing/>
        <w:rPr>
          <w:rFonts w:ascii="Times New Roman" w:hAnsi="Times New Roman" w:cs="Times New Roman"/>
        </w:rPr>
      </w:pPr>
    </w:p>
    <w:p w14:paraId="1A1D24FC" w14:textId="2B0069B5"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In the Inefficient test event, the first object again followed an arced path to reach the second object. </w:t>
      </w:r>
      <w:r>
        <w:rPr>
          <w:rFonts w:ascii="Times New Roman" w:hAnsi="Times New Roman" w:cs="Times New Roman"/>
        </w:rPr>
        <w:lastRenderedPageBreak/>
        <w:t xml:space="preserve">This event was instantiated by turning on the Obstacle Height 0, Curved Motion, Horizontal Spatial Position Missing, Spatially Contiguous, No Clearance, and Arc Peak Height 4 input units. Because four of these features appeared during the habituation phase—namely, the Spatially Contiguous, Animate Feature, Curved Motion, and Arc Peak Height 4 input units—they activated the features with which they were associated during that phase (i.e., Obstacle Height 4, Arc Peak Height 4), among others. For instance, presentation of the Arc Peak Height 4 and Curved Motion input units led to activation of the Obstacle Height 4 unit. This can be seen in Figure 7. </w:t>
      </w:r>
      <w:r w:rsidR="002550E1">
        <w:rPr>
          <w:rFonts w:ascii="Times New Roman" w:hAnsi="Times New Roman" w:cs="Times New Roman"/>
        </w:rPr>
        <w:t>During the</w:t>
      </w:r>
      <w:r>
        <w:rPr>
          <w:rFonts w:ascii="Times New Roman" w:hAnsi="Times New Roman" w:cs="Times New Roman"/>
        </w:rPr>
        <w:t xml:space="preserve"> Inconsistent test event,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Obstacle Height 0 unit in the Obstacle Height output group, the Spatially Contiguous unit in the Final Adjacency output group,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w:t>
      </w:r>
      <w:r>
        <w:rPr>
          <w:rFonts w:ascii="Times New Roman" w:hAnsi="Times New Roman" w:cs="Times New Roman"/>
        </w:rPr>
        <w:lastRenderedPageBreak/>
        <w:t>associated feature is absent, as is the case with the Obstacle Height 4 unit in the Inconsistent test event, then the network should detect an error and show heightened looking.</w:t>
      </w:r>
    </w:p>
    <w:p w14:paraId="6B20A4C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7, the network activated the same units as those in the Inconsistent test event. However, because the network correctly activated four of these units and incorrectly activated the remaining two units via the same associative processes described above, two rather than three output units contributed to this event’s error. The fact that one fewer unit contributed to error in the Consistent test event means the network looked for less time at this event than at the Inconsistent one. </w:t>
      </w:r>
    </w:p>
    <w:p w14:paraId="5E5F0A5D" w14:textId="77777777" w:rsidR="002A5455" w:rsidRDefault="002A5455" w:rsidP="002A5455">
      <w:pPr>
        <w:spacing w:line="480" w:lineRule="auto"/>
        <w:contextualSpacing/>
        <w:rPr>
          <w:rFonts w:ascii="Times New Roman" w:hAnsi="Times New Roman" w:cs="Times New Roman"/>
        </w:rPr>
      </w:pPr>
    </w:p>
    <w:tbl>
      <w:tblPr>
        <w:tblStyle w:val="TableGrid"/>
        <w:tblW w:w="121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6"/>
      </w:tblGrid>
      <w:tr w:rsidR="002A5455" w14:paraId="26F02836" w14:textId="77777777" w:rsidTr="00B07B17">
        <w:trPr>
          <w:trHeight w:val="4676"/>
        </w:trPr>
        <w:tc>
          <w:tcPr>
            <w:tcW w:w="12138" w:type="dxa"/>
          </w:tcPr>
          <w:p w14:paraId="7F1D6D1F"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A65E850" wp14:editId="128E3529">
                  <wp:extent cx="7575340" cy="2886075"/>
                  <wp:effectExtent l="0" t="0" r="6985" b="0"/>
                  <wp:docPr id="1133361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395" name="Picture 468073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83994" cy="2889372"/>
                          </a:xfrm>
                          <a:prstGeom prst="rect">
                            <a:avLst/>
                          </a:prstGeom>
                        </pic:spPr>
                      </pic:pic>
                    </a:graphicData>
                  </a:graphic>
                </wp:inline>
              </w:drawing>
            </w:r>
          </w:p>
        </w:tc>
      </w:tr>
    </w:tbl>
    <w:p w14:paraId="66437376" w14:textId="10E4BDB9" w:rsidR="002A5455" w:rsidRPr="00A179B3" w:rsidRDefault="002A5455" w:rsidP="002A5455">
      <w:pPr>
        <w:pStyle w:val="Caption"/>
        <w:rPr>
          <w:rFonts w:ascii="Times New Roman" w:hAnsi="Times New Roman" w:cs="Times New Roman"/>
          <w:i w:val="0"/>
          <w:iCs w:val="0"/>
          <w:color w:val="000000" w:themeColor="text1"/>
          <w:sz w:val="24"/>
          <w:szCs w:val="24"/>
        </w:rPr>
      </w:pPr>
      <w:r w:rsidRPr="00A179B3">
        <w:rPr>
          <w:rFonts w:ascii="Times New Roman" w:hAnsi="Times New Roman" w:cs="Times New Roman"/>
          <w:b/>
          <w:bCs/>
          <w:i w:val="0"/>
          <w:iCs w:val="0"/>
          <w:color w:val="000000" w:themeColor="text1"/>
          <w:sz w:val="24"/>
          <w:szCs w:val="24"/>
        </w:rPr>
        <w:t xml:space="preserve">Figure </w:t>
      </w:r>
      <w:r w:rsidRPr="00A179B3">
        <w:rPr>
          <w:rFonts w:ascii="Times New Roman" w:hAnsi="Times New Roman" w:cs="Times New Roman"/>
          <w:b/>
          <w:bCs/>
          <w:i w:val="0"/>
          <w:iCs w:val="0"/>
          <w:color w:val="000000" w:themeColor="text1"/>
          <w:sz w:val="24"/>
          <w:szCs w:val="24"/>
        </w:rPr>
        <w:fldChar w:fldCharType="begin"/>
      </w:r>
      <w:r w:rsidRPr="00A179B3">
        <w:rPr>
          <w:rFonts w:ascii="Times New Roman" w:hAnsi="Times New Roman" w:cs="Times New Roman"/>
          <w:b/>
          <w:bCs/>
          <w:i w:val="0"/>
          <w:iCs w:val="0"/>
          <w:color w:val="000000" w:themeColor="text1"/>
          <w:sz w:val="24"/>
          <w:szCs w:val="24"/>
        </w:rPr>
        <w:instrText xml:space="preserve"> SEQ Figure \* ARABIC </w:instrText>
      </w:r>
      <w:r w:rsidRPr="00A179B3">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11</w:t>
      </w:r>
      <w:r w:rsidRPr="00A179B3">
        <w:rPr>
          <w:rFonts w:ascii="Times New Roman" w:hAnsi="Times New Roman" w:cs="Times New Roman"/>
          <w:b/>
          <w:bCs/>
          <w:i w:val="0"/>
          <w:iCs w:val="0"/>
          <w:color w:val="000000" w:themeColor="text1"/>
          <w:sz w:val="24"/>
          <w:szCs w:val="24"/>
        </w:rPr>
        <w:fldChar w:fldCharType="end"/>
      </w:r>
      <w:r w:rsidRPr="00A179B3">
        <w:rPr>
          <w:rFonts w:ascii="Times New Roman" w:hAnsi="Times New Roman" w:cs="Times New Roman"/>
          <w:b/>
          <w:bCs/>
          <w:i w:val="0"/>
          <w:iCs w:val="0"/>
          <w:color w:val="000000" w:themeColor="text1"/>
          <w:sz w:val="24"/>
          <w:szCs w:val="24"/>
        </w:rPr>
        <w:t>.</w:t>
      </w:r>
      <w:r w:rsidRPr="00A179B3">
        <w:rPr>
          <w:rFonts w:ascii="Times New Roman" w:hAnsi="Times New Roman" w:cs="Times New Roman"/>
          <w:i w:val="0"/>
          <w:iCs w:val="0"/>
          <w:color w:val="000000" w:themeColor="text1"/>
          <w:sz w:val="24"/>
          <w:szCs w:val="24"/>
        </w:rPr>
        <w:t xml:space="preserve"> </w:t>
      </w:r>
      <w:r w:rsidRPr="00A179B3">
        <w:rPr>
          <w:rFonts w:ascii="Times New Roman" w:hAnsi="Times New Roman" w:cs="Times New Roman"/>
          <w:color w:val="000000" w:themeColor="text1"/>
          <w:sz w:val="24"/>
          <w:szCs w:val="24"/>
        </w:rPr>
        <w:t>Depiction of the test performance of networks in the Control condition.</w:t>
      </w:r>
    </w:p>
    <w:p w14:paraId="44B15986" w14:textId="77777777" w:rsidR="002A5455" w:rsidRDefault="002A5455" w:rsidP="002A5455">
      <w:pPr>
        <w:spacing w:line="480" w:lineRule="auto"/>
        <w:ind w:firstLine="720"/>
        <w:contextualSpacing/>
        <w:rPr>
          <w:rFonts w:ascii="Times New Roman" w:hAnsi="Times New Roman" w:cs="Times New Roman"/>
        </w:rPr>
      </w:pPr>
    </w:p>
    <w:p w14:paraId="62C4337B" w14:textId="77777777" w:rsidR="002A5455" w:rsidRPr="00136774"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Figure 8 shows </w:t>
      </w:r>
      <w:r>
        <w:rPr>
          <w:rFonts w:ascii="Times New Roman" w:hAnsi="Times New Roman" w:cs="Times New Roman"/>
        </w:rPr>
        <w:t xml:space="preserve">ALIAS’s performance in the </w:t>
      </w:r>
      <w:r>
        <w:rPr>
          <w:rFonts w:ascii="Times New Roman" w:hAnsi="Times New Roman" w:cs="Times New Roman"/>
        </w:rPr>
        <w:lastRenderedPageBreak/>
        <w:t>Control condition.</w:t>
      </w:r>
      <w:r w:rsidRPr="00136774">
        <w:rPr>
          <w:rFonts w:ascii="Times New Roman" w:hAnsi="Times New Roman" w:cs="Times New Roman"/>
        </w:rPr>
        <w:t xml:space="preserve">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failed sufficiently to adjust the weights connecting </w:t>
      </w:r>
      <w:r>
        <w:rPr>
          <w:rFonts w:ascii="Times New Roman" w:hAnsi="Times New Roman" w:cs="Times New Roman"/>
        </w:rPr>
        <w:t>the Obstacle Height 4 and Periphery units</w:t>
      </w:r>
      <w:r w:rsidRPr="00136774">
        <w:rPr>
          <w:rFonts w:ascii="Times New Roman" w:hAnsi="Times New Roman" w:cs="Times New Roman"/>
        </w:rPr>
        <w:t xml:space="preserve"> with those features with which it was associated during habit</w:t>
      </w:r>
      <w:r>
        <w:rPr>
          <w:rFonts w:ascii="Times New Roman" w:hAnsi="Times New Roman" w:cs="Times New Roman"/>
        </w:rPr>
        <w:t>u</w:t>
      </w:r>
      <w:r w:rsidRPr="00136774">
        <w:rPr>
          <w:rFonts w:ascii="Times New Roman" w:hAnsi="Times New Roman" w:cs="Times New Roman"/>
        </w:rPr>
        <w:t>ation.</w:t>
      </w:r>
      <w:r>
        <w:rPr>
          <w:rFonts w:ascii="Times New Roman" w:hAnsi="Times New Roman" w:cs="Times New Roman"/>
        </w:rPr>
        <w:t xml:space="preserve"> A corollary of this is that</w:t>
      </w:r>
      <w:r w:rsidRPr="00136774">
        <w:rPr>
          <w:rFonts w:ascii="Times New Roman" w:hAnsi="Times New Roman" w:cs="Times New Roman"/>
        </w:rPr>
        <w:t xml:space="preserve"> during the Inconsistent test event, the network </w:t>
      </w:r>
      <w:r>
        <w:rPr>
          <w:rFonts w:ascii="Times New Roman" w:hAnsi="Times New Roman" w:cs="Times New Roman"/>
        </w:rPr>
        <w:t>did not</w:t>
      </w:r>
      <w:r w:rsidRPr="00136774">
        <w:rPr>
          <w:rFonts w:ascii="Times New Roman" w:hAnsi="Times New Roman" w:cs="Times New Roman"/>
        </w:rPr>
        <w:t xml:space="preserve"> activate the </w:t>
      </w:r>
      <w:r>
        <w:rPr>
          <w:rFonts w:ascii="Times New Roman" w:hAnsi="Times New Roman" w:cs="Times New Roman"/>
        </w:rPr>
        <w:t>Obstacle Height</w:t>
      </w:r>
      <w:r w:rsidRPr="00136774">
        <w:rPr>
          <w:rFonts w:ascii="Times New Roman" w:hAnsi="Times New Roman" w:cs="Times New Roman"/>
        </w:rPr>
        <w:t xml:space="preserve"> 4 or </w:t>
      </w:r>
      <w:r>
        <w:rPr>
          <w:rFonts w:ascii="Times New Roman" w:hAnsi="Times New Roman" w:cs="Times New Roman"/>
        </w:rPr>
        <w:t>Periphery</w:t>
      </w:r>
      <w:r w:rsidRPr="00136774">
        <w:rPr>
          <w:rFonts w:ascii="Times New Roman" w:hAnsi="Times New Roman" w:cs="Times New Roman"/>
        </w:rPr>
        <w:t xml:space="preserve"> output units in response to input from the </w:t>
      </w:r>
      <w:r>
        <w:rPr>
          <w:rFonts w:ascii="Times New Roman" w:hAnsi="Times New Roman" w:cs="Times New Roman"/>
        </w:rPr>
        <w:t>Arced Path</w:t>
      </w:r>
      <w:r w:rsidRPr="00136774">
        <w:rPr>
          <w:rFonts w:ascii="Times New Roman" w:hAnsi="Times New Roman" w:cs="Times New Roman"/>
        </w:rPr>
        <w:t xml:space="preserve">, </w:t>
      </w:r>
      <w:r>
        <w:rPr>
          <w:rFonts w:ascii="Times New Roman" w:hAnsi="Times New Roman" w:cs="Times New Roman"/>
        </w:rPr>
        <w:t>Arc Peak Height</w:t>
      </w:r>
      <w:r w:rsidRPr="00136774">
        <w:rPr>
          <w:rFonts w:ascii="Times New Roman" w:hAnsi="Times New Roman" w:cs="Times New Roman"/>
        </w:rPr>
        <w:t xml:space="preserve"> 4, Contiguous, and Animate Feature </w:t>
      </w:r>
      <w:r>
        <w:rPr>
          <w:rFonts w:ascii="Times New Roman" w:hAnsi="Times New Roman" w:cs="Times New Roman"/>
        </w:rPr>
        <w:t xml:space="preserve">input </w:t>
      </w:r>
      <w:r w:rsidRPr="00136774">
        <w:rPr>
          <w:rFonts w:ascii="Times New Roman" w:hAnsi="Times New Roman" w:cs="Times New Roman"/>
        </w:rPr>
        <w:t xml:space="preserve">units, </w:t>
      </w:r>
      <w:r>
        <w:rPr>
          <w:rFonts w:ascii="Times New Roman" w:hAnsi="Times New Roman" w:cs="Times New Roman"/>
        </w:rPr>
        <w:t>even though</w:t>
      </w:r>
      <w:r w:rsidRPr="00136774">
        <w:rPr>
          <w:rFonts w:ascii="Times New Roman" w:hAnsi="Times New Roman" w:cs="Times New Roman"/>
        </w:rPr>
        <w:t xml:space="preserve"> these features co-occurred with</w:t>
      </w:r>
      <w:r>
        <w:rPr>
          <w:rFonts w:ascii="Times New Roman" w:hAnsi="Times New Roman" w:cs="Times New Roman"/>
        </w:rPr>
        <w:t xml:space="preserve"> the</w:t>
      </w:r>
      <w:r w:rsidRPr="00136774">
        <w:rPr>
          <w:rFonts w:ascii="Times New Roman" w:hAnsi="Times New Roman" w:cs="Times New Roman"/>
        </w:rPr>
        <w:t xml:space="preserve"> </w:t>
      </w:r>
      <w:r>
        <w:rPr>
          <w:rFonts w:ascii="Times New Roman" w:hAnsi="Times New Roman" w:cs="Times New Roman"/>
        </w:rPr>
        <w:t xml:space="preserve">Obstacle Height 4 and Periphery input units </w:t>
      </w:r>
      <w:r w:rsidRPr="00136774">
        <w:rPr>
          <w:rFonts w:ascii="Times New Roman" w:hAnsi="Times New Roman" w:cs="Times New Roman"/>
        </w:rPr>
        <w:t xml:space="preserve">during habituation. </w:t>
      </w:r>
    </w:p>
    <w:p w14:paraId="10651209" w14:textId="2E43ABD5" w:rsidR="0078102C" w:rsidRDefault="002A5455" w:rsidP="002A5455">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remained visually salient during habituation, </w:t>
      </w:r>
      <w:r w:rsidRPr="00610A6A">
        <w:rPr>
          <w:rFonts w:ascii="Times New Roman" w:hAnsi="Times New Roman" w:cs="Times New Roman"/>
        </w:rPr>
        <w:t xml:space="preserve">the network </w:t>
      </w:r>
      <w:r>
        <w:rPr>
          <w:rFonts w:ascii="Times New Roman" w:hAnsi="Times New Roman" w:cs="Times New Roman"/>
        </w:rPr>
        <w:t>was able to adjust</w:t>
      </w:r>
      <w:r w:rsidRPr="00610A6A">
        <w:rPr>
          <w:rFonts w:ascii="Times New Roman" w:hAnsi="Times New Roman" w:cs="Times New Roman"/>
        </w:rPr>
        <w:t xml:space="preserve"> its weights sufficiently during </w:t>
      </w:r>
      <w:r>
        <w:rPr>
          <w:rFonts w:ascii="Times New Roman" w:hAnsi="Times New Roman" w:cs="Times New Roman"/>
        </w:rPr>
        <w:t xml:space="preserve">this phase </w:t>
      </w:r>
      <w:r w:rsidRPr="00610A6A">
        <w:rPr>
          <w:rFonts w:ascii="Times New Roman" w:hAnsi="Times New Roman" w:cs="Times New Roman"/>
        </w:rPr>
        <w:t xml:space="preserve">to activate the </w:t>
      </w:r>
      <w:r>
        <w:rPr>
          <w:rFonts w:ascii="Times New Roman" w:hAnsi="Times New Roman" w:cs="Times New Roman"/>
        </w:rPr>
        <w:t>Arc Peak Height</w:t>
      </w:r>
      <w:r w:rsidRPr="00610A6A">
        <w:rPr>
          <w:rFonts w:ascii="Times New Roman" w:hAnsi="Times New Roman" w:cs="Times New Roman"/>
        </w:rPr>
        <w:t xml:space="preserve"> 4 output unit in response to the input features it was associated with during </w:t>
      </w:r>
      <w:r>
        <w:rPr>
          <w:rFonts w:ascii="Times New Roman" w:hAnsi="Times New Roman" w:cs="Times New Roman"/>
        </w:rPr>
        <w:t>habituation, including itself</w:t>
      </w:r>
      <w:r w:rsidRPr="00610A6A">
        <w:rPr>
          <w:rFonts w:ascii="Times New Roman" w:hAnsi="Times New Roman" w:cs="Times New Roman"/>
        </w:rPr>
        <w:t>—namely, the</w:t>
      </w:r>
      <w:r>
        <w:rPr>
          <w:rFonts w:ascii="Times New Roman" w:hAnsi="Times New Roman" w:cs="Times New Roman"/>
        </w:rPr>
        <w:t xml:space="preserve"> Arc Peak Height 4,</w:t>
      </w:r>
      <w:r w:rsidRPr="00610A6A">
        <w:rPr>
          <w:rFonts w:ascii="Times New Roman" w:hAnsi="Times New Roman" w:cs="Times New Roman"/>
        </w:rPr>
        <w:t xml:space="preserve"> </w:t>
      </w:r>
      <w:r>
        <w:rPr>
          <w:rFonts w:ascii="Times New Roman" w:hAnsi="Times New Roman" w:cs="Times New Roman"/>
        </w:rPr>
        <w:t>Arc Path and</w:t>
      </w:r>
      <w:r w:rsidRPr="00610A6A">
        <w:rPr>
          <w:rFonts w:ascii="Times New Roman" w:hAnsi="Times New Roman" w:cs="Times New Roman"/>
        </w:rPr>
        <w:t xml:space="preserve"> the No Clearance input unit</w:t>
      </w:r>
      <w:r>
        <w:rPr>
          <w:rFonts w:ascii="Times New Roman" w:hAnsi="Times New Roman" w:cs="Times New Roman"/>
        </w:rPr>
        <w:t>s</w:t>
      </w:r>
      <w:r w:rsidRPr="00610A6A">
        <w:rPr>
          <w:rFonts w:ascii="Times New Roman" w:hAnsi="Times New Roman" w:cs="Times New Roman"/>
        </w:rPr>
        <w:t xml:space="preserve">. This </w:t>
      </w:r>
      <w:r>
        <w:rPr>
          <w:rFonts w:ascii="Times New Roman" w:hAnsi="Times New Roman" w:cs="Times New Roman"/>
        </w:rPr>
        <w:t>was</w:t>
      </w:r>
      <w:r w:rsidRPr="00610A6A">
        <w:rPr>
          <w:rFonts w:ascii="Times New Roman" w:hAnsi="Times New Roman" w:cs="Times New Roman"/>
        </w:rPr>
        <w:t xml:space="preserve"> the correct response in the Inconsistent test event but the incorrect response in the Consistent test event. Thus, the</w:t>
      </w:r>
      <w:r>
        <w:rPr>
          <w:rFonts w:ascii="Times New Roman" w:hAnsi="Times New Roman" w:cs="Times New Roman"/>
        </w:rPr>
        <w:t xml:space="preserve"> Arc Peak Height</w:t>
      </w:r>
      <w:r w:rsidRPr="00610A6A">
        <w:rPr>
          <w:rFonts w:ascii="Times New Roman" w:hAnsi="Times New Roman" w:cs="Times New Roman"/>
        </w:rPr>
        <w:t xml:space="preserve"> 4 output unit</w:t>
      </w:r>
      <w:r>
        <w:rPr>
          <w:rFonts w:ascii="Times New Roman" w:hAnsi="Times New Roman" w:cs="Times New Roman"/>
        </w:rPr>
        <w:t xml:space="preserve"> was the</w:t>
      </w:r>
      <w:r w:rsidRPr="00610A6A">
        <w:rPr>
          <w:rFonts w:ascii="Times New Roman" w:hAnsi="Times New Roman" w:cs="Times New Roman"/>
        </w:rPr>
        <w:t xml:space="preserve"> largest contributor to error in the Consistent test event.</w:t>
      </w:r>
      <w:r>
        <w:rPr>
          <w:rFonts w:ascii="Times New Roman" w:hAnsi="Times New Roman" w:cs="Times New Roman"/>
        </w:rPr>
        <w:t xml:space="preserve"> </w:t>
      </w:r>
      <w:r w:rsidRPr="00610A6A">
        <w:rPr>
          <w:rFonts w:ascii="Times New Roman" w:hAnsi="Times New Roman" w:cs="Times New Roman"/>
        </w:rPr>
        <w:t>By comparison, the Inconsistent event include</w:t>
      </w:r>
      <w:r>
        <w:rPr>
          <w:rFonts w:ascii="Times New Roman" w:hAnsi="Times New Roman" w:cs="Times New Roman"/>
        </w:rPr>
        <w:t>d</w:t>
      </w:r>
      <w:r w:rsidRPr="00610A6A">
        <w:rPr>
          <w:rFonts w:ascii="Times New Roman" w:hAnsi="Times New Roman" w:cs="Times New Roman"/>
        </w:rPr>
        <w:t xml:space="preserve"> two smaller contributors to error: the </w:t>
      </w:r>
      <w:r>
        <w:rPr>
          <w:rFonts w:ascii="Times New Roman" w:hAnsi="Times New Roman" w:cs="Times New Roman"/>
        </w:rPr>
        <w:t>Linear Path</w:t>
      </w:r>
      <w:r w:rsidRPr="00610A6A">
        <w:rPr>
          <w:rFonts w:ascii="Times New Roman" w:hAnsi="Times New Roman" w:cs="Times New Roman"/>
        </w:rPr>
        <w:t xml:space="preserve"> and </w:t>
      </w:r>
      <w:r>
        <w:rPr>
          <w:rFonts w:ascii="Times New Roman" w:hAnsi="Times New Roman" w:cs="Times New Roman"/>
        </w:rPr>
        <w:t>Arc Peak Height</w:t>
      </w:r>
      <w:r w:rsidRPr="00610A6A">
        <w:rPr>
          <w:rFonts w:ascii="Times New Roman" w:hAnsi="Times New Roman" w:cs="Times New Roman"/>
        </w:rPr>
        <w:t xml:space="preserve"> 0 units. These units </w:t>
      </w:r>
      <w:r>
        <w:rPr>
          <w:rFonts w:ascii="Times New Roman" w:hAnsi="Times New Roman" w:cs="Times New Roman"/>
        </w:rPr>
        <w:t>w</w:t>
      </w:r>
      <w:r w:rsidRPr="00610A6A">
        <w:rPr>
          <w:rFonts w:ascii="Times New Roman" w:hAnsi="Times New Roman" w:cs="Times New Roman"/>
        </w:rPr>
        <w:t>e</w:t>
      </w:r>
      <w:r>
        <w:rPr>
          <w:rFonts w:ascii="Times New Roman" w:hAnsi="Times New Roman" w:cs="Times New Roman"/>
        </w:rPr>
        <w:t>re</w:t>
      </w:r>
      <w:r w:rsidRPr="00610A6A">
        <w:rPr>
          <w:rFonts w:ascii="Times New Roman" w:hAnsi="Times New Roman" w:cs="Times New Roman"/>
        </w:rPr>
        <w:t xml:space="preserve"> activated because they </w:t>
      </w:r>
      <w:r>
        <w:rPr>
          <w:rFonts w:ascii="Times New Roman" w:hAnsi="Times New Roman" w:cs="Times New Roman"/>
        </w:rPr>
        <w:t>were associated with</w:t>
      </w:r>
      <w:r w:rsidRPr="00610A6A">
        <w:rPr>
          <w:rFonts w:ascii="Times New Roman" w:hAnsi="Times New Roman" w:cs="Times New Roman"/>
        </w:rPr>
        <w:t xml:space="preserve"> </w:t>
      </w:r>
      <w:r>
        <w:rPr>
          <w:rFonts w:ascii="Times New Roman" w:hAnsi="Times New Roman" w:cs="Times New Roman"/>
        </w:rPr>
        <w:t xml:space="preserve">some of the input features (e.g., Obstacle Height 0, Linear Path, Missing, etc.) during pretraining. </w:t>
      </w:r>
      <w:r w:rsidRPr="00610A6A">
        <w:rPr>
          <w:rFonts w:ascii="Times New Roman" w:hAnsi="Times New Roman" w:cs="Times New Roman"/>
        </w:rPr>
        <w:t xml:space="preserve">Importantly, the </w:t>
      </w:r>
      <w:r w:rsidRPr="00144DDE">
        <w:rPr>
          <w:rFonts w:ascii="Times New Roman" w:hAnsi="Times New Roman" w:cs="Times New Roman"/>
          <w:i/>
          <w:iCs/>
        </w:rPr>
        <w:t>combined</w:t>
      </w:r>
      <w:r w:rsidRPr="00610A6A">
        <w:rPr>
          <w:rFonts w:ascii="Times New Roman" w:hAnsi="Times New Roman" w:cs="Times New Roman"/>
        </w:rPr>
        <w:t xml:space="preserve"> contribution of these two units to the network’s total error in the Inconsistent event matche</w:t>
      </w:r>
      <w:r>
        <w:rPr>
          <w:rFonts w:ascii="Times New Roman" w:hAnsi="Times New Roman" w:cs="Times New Roman"/>
        </w:rPr>
        <w:t>d</w:t>
      </w:r>
      <w:r w:rsidRPr="00610A6A">
        <w:rPr>
          <w:rFonts w:ascii="Times New Roman" w:hAnsi="Times New Roman" w:cs="Times New Roman"/>
        </w:rPr>
        <w:t xml:space="preserve"> </w:t>
      </w:r>
      <w:r>
        <w:rPr>
          <w:rFonts w:ascii="Times New Roman" w:hAnsi="Times New Roman" w:cs="Times New Roman"/>
        </w:rPr>
        <w:t>that of the</w:t>
      </w:r>
      <w:r w:rsidRPr="00610A6A">
        <w:rPr>
          <w:rFonts w:ascii="Times New Roman" w:hAnsi="Times New Roman" w:cs="Times New Roman"/>
        </w:rPr>
        <w:t xml:space="preserve"> </w:t>
      </w:r>
      <w:r>
        <w:rPr>
          <w:rFonts w:ascii="Times New Roman" w:hAnsi="Times New Roman" w:cs="Times New Roman"/>
        </w:rPr>
        <w:t>Arc Peak Height</w:t>
      </w:r>
      <w:r w:rsidRPr="00610A6A">
        <w:rPr>
          <w:rFonts w:ascii="Times New Roman" w:hAnsi="Times New Roman" w:cs="Times New Roman"/>
        </w:rPr>
        <w:t xml:space="preserve"> 4 unit in the Consistent test event. As a result, the network, like infants, look</w:t>
      </w:r>
      <w:r>
        <w:rPr>
          <w:rFonts w:ascii="Times New Roman" w:hAnsi="Times New Roman" w:cs="Times New Roman"/>
        </w:rPr>
        <w:t>ed</w:t>
      </w:r>
      <w:r w:rsidRPr="00610A6A">
        <w:rPr>
          <w:rFonts w:ascii="Times New Roman" w:hAnsi="Times New Roman" w:cs="Times New Roman"/>
        </w:rPr>
        <w:t xml:space="preserve"> about equally</w:t>
      </w:r>
      <w:r>
        <w:rPr>
          <w:rFonts w:ascii="Times New Roman" w:hAnsi="Times New Roman" w:cs="Times New Roman"/>
        </w:rPr>
        <w:t xml:space="preserve"> long</w:t>
      </w:r>
      <w:r w:rsidRPr="00610A6A">
        <w:rPr>
          <w:rFonts w:ascii="Times New Roman" w:hAnsi="Times New Roman" w:cs="Times New Roman"/>
        </w:rPr>
        <w:t xml:space="preserve"> at both test events.</w:t>
      </w:r>
      <w:r>
        <w:rPr>
          <w:rFonts w:ascii="Times New Roman" w:hAnsi="Times New Roman" w:cs="Times New Roman"/>
        </w:rPr>
        <w:t xml:space="preserve"> Together, this discussion elucidates the mechanism through which the model’s behavior emerged across the two conditions in Simulation 1a </w:t>
      </w:r>
      <w:r w:rsidRPr="008B1909">
        <w:rPr>
          <w:rFonts w:ascii="Times New Roman" w:hAnsi="Times New Roman" w:cs="Times New Roman"/>
        </w:rPr>
        <w:t xml:space="preserve">and, critically, demonstrates that the mechanism implemented by the model is the one </w:t>
      </w:r>
      <w:r>
        <w:rPr>
          <w:rFonts w:ascii="Times New Roman" w:hAnsi="Times New Roman" w:cs="Times New Roman"/>
        </w:rPr>
        <w:t>governing</w:t>
      </w:r>
      <w:r w:rsidRPr="008B1909">
        <w:rPr>
          <w:rFonts w:ascii="Times New Roman" w:hAnsi="Times New Roman" w:cs="Times New Roman"/>
        </w:rPr>
        <w:t xml:space="preserve"> its performance</w:t>
      </w:r>
      <w:r>
        <w:rPr>
          <w:rFonts w:ascii="Times New Roman" w:hAnsi="Times New Roman" w:cs="Times New Roman"/>
        </w:rPr>
        <w:t>.</w:t>
      </w:r>
      <w:r w:rsidR="00144DDE">
        <w:rPr>
          <w:rFonts w:ascii="Times New Roman" w:hAnsi="Times New Roman" w:cs="Times New Roman"/>
        </w:rPr>
        <w:t xml:space="preserve"> </w:t>
      </w:r>
    </w:p>
    <w:p w14:paraId="3E108D4A" w14:textId="46CB9DA7" w:rsidR="00B63244" w:rsidRDefault="000A25F1" w:rsidP="008554A5">
      <w:pPr>
        <w:spacing w:line="480" w:lineRule="auto"/>
        <w:ind w:firstLine="720"/>
        <w:contextualSpacing/>
        <w:rPr>
          <w:rFonts w:ascii="Times New Roman" w:hAnsi="Times New Roman" w:cs="Times New Roman"/>
        </w:rPr>
      </w:pPr>
      <w:r>
        <w:rPr>
          <w:rFonts w:ascii="Times New Roman" w:hAnsi="Times New Roman" w:cs="Times New Roman"/>
        </w:rPr>
        <w:lastRenderedPageBreak/>
        <w:t>Nevertheless, o</w:t>
      </w:r>
      <w:r w:rsidR="00B63244" w:rsidRPr="00B63244">
        <w:rPr>
          <w:rFonts w:ascii="Times New Roman" w:hAnsi="Times New Roman" w:cs="Times New Roman"/>
        </w:rPr>
        <w:t xml:space="preserve">ne potential criticism of </w:t>
      </w:r>
      <w:r w:rsidR="009C1ABF">
        <w:rPr>
          <w:rFonts w:ascii="Times New Roman" w:hAnsi="Times New Roman" w:cs="Times New Roman"/>
        </w:rPr>
        <w:t>this simulation</w:t>
      </w:r>
      <w:r w:rsidR="00B63244">
        <w:rPr>
          <w:rFonts w:ascii="Times New Roman" w:hAnsi="Times New Roman" w:cs="Times New Roman"/>
        </w:rPr>
        <w:t xml:space="preserve"> </w:t>
      </w:r>
      <w:r w:rsidR="00B63244" w:rsidRPr="00B63244">
        <w:rPr>
          <w:rFonts w:ascii="Times New Roman" w:hAnsi="Times New Roman" w:cs="Times New Roman"/>
        </w:rPr>
        <w:t>concerns the nature of pretraining. Specifically, arced motion never occurred in the absence of obstacles during pretraining</w:t>
      </w:r>
      <w:r w:rsidR="009E3E69">
        <w:rPr>
          <w:rFonts w:ascii="Times New Roman" w:hAnsi="Times New Roman" w:cs="Times New Roman"/>
        </w:rPr>
        <w:t>. Yet</w:t>
      </w:r>
      <w:r w:rsidR="00B63244" w:rsidRPr="00B63244">
        <w:rPr>
          <w:rFonts w:ascii="Times New Roman" w:hAnsi="Times New Roman" w:cs="Times New Roman"/>
        </w:rPr>
        <w:t xml:space="preserve">, </w:t>
      </w:r>
      <w:r w:rsidR="00B905EE">
        <w:rPr>
          <w:rFonts w:ascii="Times New Roman" w:hAnsi="Times New Roman" w:cs="Times New Roman"/>
        </w:rPr>
        <w:t xml:space="preserve">infants do </w:t>
      </w:r>
      <w:r w:rsidR="00B63244" w:rsidRPr="00B63244">
        <w:rPr>
          <w:rFonts w:ascii="Times New Roman" w:hAnsi="Times New Roman" w:cs="Times New Roman"/>
        </w:rPr>
        <w:t>observe arced motion in the absence of obstacles</w:t>
      </w:r>
      <w:r w:rsidR="00B905EE">
        <w:rPr>
          <w:rFonts w:ascii="Times New Roman" w:hAnsi="Times New Roman" w:cs="Times New Roman"/>
        </w:rPr>
        <w:t xml:space="preserve"> in the real world</w:t>
      </w:r>
      <w:r w:rsidR="00B63244">
        <w:rPr>
          <w:rFonts w:ascii="Times New Roman" w:hAnsi="Times New Roman" w:cs="Times New Roman"/>
        </w:rPr>
        <w:t xml:space="preserve">. </w:t>
      </w:r>
      <w:r w:rsidR="0078769E">
        <w:rPr>
          <w:rFonts w:ascii="Times New Roman" w:hAnsi="Times New Roman" w:cs="Times New Roman"/>
        </w:rPr>
        <w:t xml:space="preserve">Simulation 1b thus assessed whether </w:t>
      </w:r>
      <w:r w:rsidR="00B63244">
        <w:rPr>
          <w:rFonts w:ascii="Times New Roman" w:hAnsi="Times New Roman" w:cs="Times New Roman"/>
        </w:rPr>
        <w:t xml:space="preserve">ALIAS could </w:t>
      </w:r>
      <w:r w:rsidR="00B63244" w:rsidRPr="00B63244">
        <w:rPr>
          <w:rFonts w:ascii="Times New Roman" w:hAnsi="Times New Roman" w:cs="Times New Roman"/>
        </w:rPr>
        <w:t>reproduce the first target finding when the ratio of constrained to unconstrained arced motion was varied</w:t>
      </w:r>
      <w:r w:rsidR="00B63244">
        <w:rPr>
          <w:rFonts w:ascii="Times New Roman" w:hAnsi="Times New Roman" w:cs="Times New Roman"/>
        </w:rPr>
        <w:t xml:space="preserve"> during pretraining</w:t>
      </w:r>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0B95F23B"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assessed ALIAS’s </w:t>
      </w:r>
      <w:r w:rsidR="0061476C">
        <w:rPr>
          <w:rFonts w:ascii="Times New Roman" w:eastAsia="Times New Roman" w:hAnsi="Times New Roman" w:cs="Times New Roman"/>
        </w:rPr>
        <w:t xml:space="preserve">test </w:t>
      </w:r>
      <w:r>
        <w:rPr>
          <w:rFonts w:ascii="Times New Roman" w:eastAsia="Times New Roman" w:hAnsi="Times New Roman" w:cs="Times New Roman"/>
        </w:rPr>
        <w:t>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61476C">
        <w:rPr>
          <w:rFonts w:ascii="Times New Roman" w:eastAsia="Times New Roman" w:hAnsi="Times New Roman" w:cs="Times New Roman"/>
        </w:rPr>
        <w:t xml:space="preserve"> during pretraining</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Six ratios</w:t>
      </w:r>
      <w:r w:rsidR="00C16B81">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unconstrained</w:t>
      </w:r>
      <w:r w:rsidR="003C1182">
        <w:rPr>
          <w:rFonts w:ascii="Times New Roman" w:eastAsia="Times New Roman" w:hAnsi="Times New Roman" w:cs="Times New Roman"/>
        </w:rPr>
        <w:t xml:space="preserve"> (a replication of Simulation 1a)</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arced motion occurred over obstacles 60% of the 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r w:rsidR="00D02495">
        <w:rPr>
          <w:rFonts w:ascii="Times New Roman" w:eastAsia="Times New Roman" w:hAnsi="Times New Roman" w:cs="Times New Roman"/>
        </w:rPr>
        <w:t>likely</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fall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w:t>
      </w:r>
      <w:r w:rsidR="00D02495">
        <w:rPr>
          <w:rFonts w:ascii="Times New Roman" w:eastAsia="Times New Roman" w:hAnsi="Times New Roman" w:cs="Times New Roman"/>
        </w:rPr>
        <w:t>reported below</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t xml:space="preserve">were robust </w:t>
      </w:r>
      <w:r>
        <w:rPr>
          <w:rFonts w:ascii="Times New Roman" w:eastAsia="Times New Roman" w:hAnsi="Times New Roman" w:cs="Times New Roman"/>
        </w:rPr>
        <w:t xml:space="preserve">across different constrained-to-unconstrained ratios, its performance was not compared to that of the competitor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575ACA2D"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41222C">
        <w:rPr>
          <w:rFonts w:ascii="Times New Roman" w:hAnsi="Times New Roman" w:cs="Times New Roman"/>
          <w:b/>
          <w:bCs/>
          <w:noProof/>
          <w:color w:val="000000" w:themeColor="text1"/>
        </w:rPr>
        <w:t>12</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083CA914"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25F1">
        <w:rPr>
          <w:rFonts w:ascii="Times New Roman" w:hAnsi="Times New Roman" w:cs="Times New Roman"/>
        </w:rPr>
        <w:t xml:space="preserve">9 </w:t>
      </w:r>
      <w:r>
        <w:rPr>
          <w:rFonts w:ascii="Times New Roman" w:hAnsi="Times New Roman" w:cs="Times New Roman"/>
        </w:rPr>
        <w:t xml:space="preserve">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the Experimental condition looked longer at the Inefficient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of constrained-to-unconstrained motion</w:t>
      </w:r>
      <w:r w:rsidR="00497410">
        <w:rPr>
          <w:rFonts w:ascii="Times New Roman" w:hAnsi="Times New Roman" w:cs="Times New Roman"/>
        </w:rPr>
        <w:t xml:space="preserve"> </w:t>
      </w:r>
      <w:r w:rsidR="00507A53">
        <w:rPr>
          <w:rFonts w:ascii="Times New Roman" w:hAnsi="Times New Roman" w:cs="Times New Roman"/>
        </w:rPr>
        <w:t xml:space="preserve">experienced </w:t>
      </w:r>
      <w:r w:rsidR="00497410">
        <w:rPr>
          <w:rFonts w:ascii="Times New Roman" w:hAnsi="Times New Roman" w:cs="Times New Roman"/>
        </w:rPr>
        <w:t>during pretraining</w:t>
      </w:r>
      <w:r w:rsidR="008F16CC">
        <w:rPr>
          <w:rFonts w:ascii="Times New Roman" w:hAnsi="Times New Roman" w:cs="Times New Roman"/>
        </w:rPr>
        <w:t xml:space="preserve">.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w:t>
      </w:r>
      <w:r w:rsidR="00B905EE">
        <w:rPr>
          <w:rFonts w:ascii="Times New Roman" w:hAnsi="Times New Roman" w:cs="Times New Roman"/>
        </w:rPr>
        <w:t xml:space="preserve">confirm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507A53">
        <w:rPr>
          <w:rFonts w:ascii="Times New Roman" w:hAnsi="Times New Roman" w:cs="Times New Roman"/>
        </w:rPr>
        <w:t>was</w:t>
      </w:r>
      <w:r w:rsidR="003A731B">
        <w:rPr>
          <w:rFonts w:ascii="Times New Roman" w:hAnsi="Times New Roman" w:cs="Times New Roman"/>
        </w:rPr>
        <w:t xml:space="preserve"> </w:t>
      </w:r>
      <w:r w:rsidR="00C06E59">
        <w:rPr>
          <w:rFonts w:ascii="Times New Roman" w:hAnsi="Times New Roman" w:cs="Times New Roman"/>
        </w:rPr>
        <w:t>robust to</w:t>
      </w:r>
      <w:r w:rsidR="008F16CC">
        <w:rPr>
          <w:rFonts w:ascii="Times New Roman" w:hAnsi="Times New Roman" w:cs="Times New Roman"/>
        </w:rPr>
        <w:t xml:space="preserve"> </w:t>
      </w:r>
      <w:r w:rsidR="00B905EE">
        <w:rPr>
          <w:rFonts w:ascii="Times New Roman" w:hAnsi="Times New Roman" w:cs="Times New Roman"/>
        </w:rPr>
        <w:t>experience with</w:t>
      </w:r>
      <w:r w:rsidR="00507A53">
        <w:rPr>
          <w:rFonts w:ascii="Times New Roman" w:hAnsi="Times New Roman" w:cs="Times New Roman"/>
        </w:rPr>
        <w:t xml:space="preserve"> </w:t>
      </w:r>
      <w:r w:rsidR="008F16CC">
        <w:rPr>
          <w:rFonts w:ascii="Times New Roman" w:hAnsi="Times New Roman" w:cs="Times New Roman"/>
        </w:rPr>
        <w:t>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1A1BA4F4"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was robust to variation in the amount of constrained and unconstrained motion experienced during 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w:t>
      </w:r>
      <w:r w:rsidR="002B5E0A">
        <w:rPr>
          <w:rFonts w:ascii="Times New Roman" w:hAnsi="Times New Roman" w:cs="Times New Roman"/>
        </w:rPr>
        <w:lastRenderedPageBreak/>
        <w:t xml:space="preserve">Efficient test event; networks in the Control condition showed comparable looking to both events. </w:t>
      </w:r>
      <w:r w:rsidR="008A2609">
        <w:rPr>
          <w:rFonts w:ascii="Times New Roman" w:hAnsi="Times New Roman" w:cs="Times New Roman"/>
        </w:rPr>
        <w:t>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6BB97D4B"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Simulation 2 was thus similar to Simulation 1a except that the objects lacked</w:t>
      </w:r>
      <w:r w:rsidR="00E2240B">
        <w:rPr>
          <w:rFonts w:ascii="Times New Roman" w:eastAsia="Times New Roman" w:hAnsi="Times New Roman" w:cs="Times New Roman"/>
        </w:rPr>
        <w:t xml:space="preserve"> surface features typical of animate entities.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w:t>
      </w:r>
      <w:ins w:id="570"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 xml:space="preserve"> nor </w:t>
      </w:r>
      <w:ins w:id="571" w:author="Benton, Deon" w:date="2026-06-13T22:23:00Z" w16du:dateUtc="2026-06-14T03:23:00Z">
        <w:r w:rsidR="006A6503">
          <w:rPr>
            <w:rFonts w:ascii="Times New Roman" w:eastAsia="Times New Roman" w:hAnsi="Times New Roman" w:cs="Times New Roman"/>
          </w:rPr>
          <w:t>VOM10</w:t>
        </w:r>
      </w:ins>
      <w:r w:rsidR="002E4851">
        <w:rPr>
          <w:rFonts w:ascii="Times New Roman" w:eastAsia="Times New Roman" w:hAnsi="Times New Roman" w:cs="Times New Roman"/>
        </w:rPr>
        <w:t>-2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791BE16B"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ALIAS could capture the </w:t>
      </w:r>
      <w:r w:rsidR="0010245A">
        <w:rPr>
          <w:rFonts w:ascii="Times New Roman" w:eastAsia="Times New Roman" w:hAnsi="Times New Roman" w:cs="Times New Roman"/>
        </w:rPr>
        <w:t>(</w:t>
      </w:r>
      <w:r w:rsidR="00E30AC4">
        <w:rPr>
          <w:rFonts w:ascii="Times New Roman" w:eastAsia="Times New Roman" w:hAnsi="Times New Roman" w:cs="Times New Roman"/>
        </w:rPr>
        <w:t>second target</w:t>
      </w:r>
      <w:r w:rsidR="0010245A">
        <w:rPr>
          <w:rFonts w:ascii="Times New Roman" w:eastAsia="Times New Roman" w:hAnsi="Times New Roman" w:cs="Times New Roman"/>
        </w:rPr>
        <w:t>)</w:t>
      </w:r>
      <w:r w:rsidR="00E30AC4">
        <w:rPr>
          <w:rFonts w:ascii="Times New Roman" w:eastAsia="Times New Roman" w:hAnsi="Times New Roman" w:cs="Times New Roman"/>
        </w:rPr>
        <w:t xml:space="preserve"> finding that</w:t>
      </w:r>
      <w:r w:rsidR="002E4851">
        <w:rPr>
          <w:rFonts w:ascii="Times New Roman" w:eastAsia="Times New Roman" w:hAnsi="Times New Roman" w:cs="Times New Roman"/>
        </w:rPr>
        <w:t xml:space="preserve"> 9-month-old</w:t>
      </w:r>
      <w:r w:rsidR="00E30AC4">
        <w:rPr>
          <w:rFonts w:ascii="Times New Roman" w:eastAsia="Times New Roman" w:hAnsi="Times New Roman" w:cs="Times New Roman"/>
        </w:rPr>
        <w:t xml:space="preserve"> infants’ performance in action efficiency understanding studies is unaffected by whether the objects involved possess animate features.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282727">
        <w:rPr>
          <w:rFonts w:ascii="Times New Roman" w:eastAsia="Times New Roman" w:hAnsi="Times New Roman" w:cs="Times New Roman"/>
        </w:rPr>
        <w:t xml:space="preserve">surface features associated with </w:t>
      </w:r>
      <w:r w:rsidR="0010245A">
        <w:rPr>
          <w:rFonts w:ascii="Times New Roman" w:eastAsia="Times New Roman" w:hAnsi="Times New Roman" w:cs="Times New Roman"/>
        </w:rPr>
        <w:t>in</w:t>
      </w:r>
      <w:r w:rsidR="00282727">
        <w:rPr>
          <w:rFonts w:ascii="Times New Roman" w:eastAsia="Times New Roman" w:hAnsi="Times New Roman" w:cs="Times New Roman"/>
        </w:rPr>
        <w:t xml:space="preserve">animate </w:t>
      </w:r>
      <w:r w:rsidR="0010245A">
        <w:rPr>
          <w:rFonts w:ascii="Times New Roman" w:eastAsia="Times New Roman" w:hAnsi="Times New Roman" w:cs="Times New Roman"/>
        </w:rPr>
        <w:t>objects</w:t>
      </w:r>
      <w:r w:rsidR="00FA1C29">
        <w:rPr>
          <w:rFonts w:ascii="Times New Roman" w:eastAsia="Times New Roman" w:hAnsi="Times New Roman" w:cs="Times New Roman"/>
        </w:rPr>
        <w:t xml:space="preserve"> and </w:t>
      </w:r>
      <w:r w:rsidR="00E30AC4">
        <w:rPr>
          <w:rFonts w:ascii="Times New Roman" w:eastAsia="Times New Roman" w:hAnsi="Times New Roman" w:cs="Times New Roman"/>
        </w:rPr>
        <w:t xml:space="preserve">the </w:t>
      </w:r>
      <w:r w:rsidR="00B155D7">
        <w:rPr>
          <w:rFonts w:ascii="Times New Roman" w:eastAsia="Times New Roman" w:hAnsi="Times New Roman" w:cs="Times New Roman"/>
        </w:rPr>
        <w:t>pretraining</w:t>
      </w:r>
      <w:r w:rsidR="007300EB">
        <w:rPr>
          <w:rFonts w:ascii="Times New Roman" w:eastAsia="Times New Roman" w:hAnsi="Times New Roman" w:cs="Times New Roman"/>
        </w:rPr>
        <w:t xml:space="preserve"> phase </w:t>
      </w:r>
      <w:r w:rsidR="00DC6C96">
        <w:rPr>
          <w:rFonts w:ascii="Times New Roman" w:eastAsia="Times New Roman" w:hAnsi="Times New Roman" w:cs="Times New Roman"/>
        </w:rPr>
        <w:t xml:space="preserve">and learning rate were shortened, respectively, to 675 epochs and </w:t>
      </w:r>
      <w:r w:rsidR="009D18BB">
        <w:rPr>
          <w:rFonts w:ascii="Times New Roman" w:eastAsia="Times New Roman" w:hAnsi="Times New Roman" w:cs="Times New Roman"/>
        </w:rPr>
        <w:t>0.0875</w:t>
      </w:r>
      <w:r w:rsidR="00AB345C">
        <w:rPr>
          <w:rFonts w:ascii="Times New Roman" w:eastAsia="Times New Roman" w:hAnsi="Times New Roman" w:cs="Times New Roman"/>
        </w:rPr>
        <w:t xml:space="preserve"> because </w:t>
      </w:r>
      <w:proofErr w:type="spellStart"/>
      <w:r w:rsidR="00AB345C">
        <w:rPr>
          <w:rFonts w:ascii="Times New Roman" w:eastAsia="Times New Roman" w:hAnsi="Times New Roman" w:cs="Times New Roman"/>
        </w:rPr>
        <w:t>Csibra</w:t>
      </w:r>
      <w:proofErr w:type="spellEnd"/>
      <w:r w:rsidR="00AB345C">
        <w:rPr>
          <w:rFonts w:ascii="Times New Roman" w:eastAsia="Times New Roman" w:hAnsi="Times New Roman" w:cs="Times New Roman"/>
        </w:rPr>
        <w:t xml:space="preserve"> et al. (1999) tested 9-month-olds</w:t>
      </w:r>
      <w:r w:rsidR="007300EB">
        <w:rPr>
          <w:rFonts w:ascii="Times New Roman" w:eastAsia="Times New Roman" w:hAnsi="Times New Roman" w:cs="Times New Roman"/>
        </w:rPr>
        <w:t xml:space="preserve">.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138418D8"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13</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198A4A1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10 </w:t>
      </w:r>
      <w:r>
        <w:rPr>
          <w:rFonts w:ascii="Times New Roman" w:hAnsi="Times New Roman" w:cs="Times New Roman"/>
        </w:rPr>
        <w:t xml:space="preserve">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in the</w:t>
      </w:r>
      <w:r w:rsidR="001426AF">
        <w:rPr>
          <w:rFonts w:ascii="Times New Roman" w:hAnsi="Times New Roman" w:cs="Times New Roman"/>
        </w:rPr>
        <w:t xml:space="preserve"> Experimental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4B7E3CB9"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14</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Pr="00322B0B">
        <w:rPr>
          <w:rFonts w:ascii="Times New Roman" w:hAnsi="Times New Roman" w:cs="Times New Roman"/>
          <w:color w:val="000000" w:themeColor="text1"/>
          <w:sz w:val="24"/>
          <w:szCs w:val="24"/>
        </w:rPr>
        <w:t xml:space="preserve"> (left panel) and </w:t>
      </w:r>
      <w:r w:rsidR="001E48DD" w:rsidRPr="00322B0B">
        <w:rPr>
          <w:rFonts w:ascii="Times New Roman" w:hAnsi="Times New Roman" w:cs="Times New Roman"/>
          <w:color w:val="000000" w:themeColor="text1"/>
          <w:sz w:val="24"/>
          <w:szCs w:val="24"/>
        </w:rPr>
        <w:t>ALIAS-2</w:t>
      </w:r>
      <w:r w:rsidRPr="00322B0B">
        <w:rPr>
          <w:rFonts w:ascii="Times New Roman" w:hAnsi="Times New Roman" w:cs="Times New Roman"/>
          <w:color w:val="000000" w:themeColor="text1"/>
          <w:sz w:val="24"/>
          <w:szCs w:val="24"/>
        </w:rPr>
        <w:t xml:space="preserve"> (right panel).</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1EE3794F"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 xml:space="preserve">Figure </w:t>
      </w:r>
      <w:r w:rsidR="00872090">
        <w:rPr>
          <w:rFonts w:ascii="Times New Roman" w:eastAsia="Times New Roman" w:hAnsi="Times New Roman" w:cs="Times New Roman"/>
        </w:rPr>
        <w:t>11</w:t>
      </w:r>
      <w:r w:rsidR="00872090" w:rsidRPr="00857D28">
        <w:rPr>
          <w:rFonts w:ascii="Times New Roman" w:eastAsia="Times New Roman" w:hAnsi="Times New Roman" w:cs="Times New Roman"/>
        </w:rPr>
        <w:t xml:space="preserve"> </w:t>
      </w:r>
      <w:r w:rsidR="00857D28" w:rsidRPr="00857D28">
        <w:rPr>
          <w:rFonts w:ascii="Times New Roman" w:eastAsia="Times New Roman" w:hAnsi="Times New Roman" w:cs="Times New Roman"/>
        </w:rPr>
        <w:t>shows the performance of ALIAS-2 across conditions. As in Simulation 1a, ALIAS-2 failed to capture infants’ looking behavior across conditions. These findings suggest that associative learning alone is insufficient to reproduce the first two target findings</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494D8A6D" w14:textId="0E8227D3" w:rsidR="00524642" w:rsidRDefault="00524642" w:rsidP="00723AE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w:t>
      </w:r>
      <w:proofErr w:type="spellStart"/>
      <w:r w:rsidR="00160614">
        <w:rPr>
          <w:rFonts w:ascii="Times New Roman" w:hAnsi="Times New Roman" w:cs="Times New Roman"/>
        </w:rPr>
        <w:t>Csibra</w:t>
      </w:r>
      <w:proofErr w:type="spellEnd"/>
      <w:r w:rsidR="00160614">
        <w:rPr>
          <w:rFonts w:ascii="Times New Roman" w:hAnsi="Times New Roman" w:cs="Times New Roman"/>
        </w:rPr>
        <w:t xml:space="preserve">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12-month-olds</w:t>
      </w:r>
      <w:r w:rsidR="006A62C6" w:rsidRPr="006A62C6">
        <w:rPr>
          <w:rFonts w:ascii="Times New Roman" w:hAnsi="Times New Roman" w:cs="Times New Roman"/>
        </w:rPr>
        <w:t xml:space="preserve"> can</w:t>
      </w:r>
      <w:r w:rsidR="006423E4">
        <w:rPr>
          <w:rFonts w:ascii="Times New Roman" w:hAnsi="Times New Roman" w:cs="Times New Roman"/>
        </w:rPr>
        <w:t xml:space="preserve"> </w:t>
      </w:r>
      <w:ins w:id="572" w:author="Benton, Deon" w:date="2026-06-12T14:47:00Z" w16du:dateUtc="2026-06-12T19:47:00Z">
        <w:r w:rsidR="004C69B8">
          <w:rPr>
            <w:rFonts w:ascii="Times New Roman" w:hAnsi="Times New Roman" w:cs="Times New Roman"/>
          </w:rPr>
          <w:lastRenderedPageBreak/>
          <w:t xml:space="preserve">make bidirectional inferences among goals, actions, and constraints. </w:t>
        </w:r>
      </w:ins>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w:t>
      </w:r>
      <w:r w:rsidR="006F20BE">
        <w:rPr>
          <w:rFonts w:ascii="Times New Roman" w:hAnsi="Times New Roman" w:cs="Times New Roman"/>
        </w:rPr>
        <w:t>before disappearing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r w:rsidR="00BC3159">
        <w:rPr>
          <w:rFonts w:ascii="Times New Roman" w:hAnsi="Times New Roman" w:cs="Times New Roman"/>
        </w:rPr>
        <w:t>Note that although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w:t>
      </w:r>
      <w:r w:rsidR="000D6F1C">
        <w:rPr>
          <w:rFonts w:ascii="Times New Roman" w:hAnsi="Times New Roman" w:cs="Times New Roman"/>
        </w:rPr>
        <w:t>s (</w:t>
      </w:r>
      <w:r w:rsidR="00BC3159">
        <w:rPr>
          <w:rFonts w:ascii="Times New Roman" w:hAnsi="Times New Roman" w:cs="Times New Roman"/>
        </w:rPr>
        <w:t xml:space="preserve">2003)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7262B4">
        <w:rPr>
          <w:rFonts w:ascii="Times New Roman" w:hAnsi="Times New Roman" w:cs="Times New Roman"/>
        </w:rPr>
        <w:t>This was the approach adopted here</w:t>
      </w:r>
      <w:r w:rsidR="00B733D7">
        <w:rPr>
          <w:rFonts w:ascii="Times New Roman" w:hAnsi="Times New Roman" w:cs="Times New Roman"/>
        </w:rPr>
        <w:t xml:space="preserv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25FBA8D"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w:t>
      </w:r>
      <w:r w:rsidR="00BF054E">
        <w:rPr>
          <w:rFonts w:ascii="Times New Roman" w:hAnsi="Times New Roman" w:cs="Times New Roman"/>
        </w:rPr>
        <w:t xml:space="preserve">; the same number of networks were assigned to ALIAS-2, </w:t>
      </w:r>
      <w:ins w:id="573" w:author="Benton, Deon" w:date="2026-06-13T22:23:00Z" w16du:dateUtc="2026-06-14T03:23:00Z">
        <w:r w:rsidR="006A6503">
          <w:rPr>
            <w:rFonts w:ascii="Times New Roman" w:hAnsi="Times New Roman" w:cs="Times New Roman"/>
          </w:rPr>
          <w:t>VOM10</w:t>
        </w:r>
      </w:ins>
      <w:r w:rsidR="00BF054E">
        <w:rPr>
          <w:rFonts w:ascii="Times New Roman" w:hAnsi="Times New Roman" w:cs="Times New Roman"/>
        </w:rPr>
        <w:t xml:space="preserve">, and </w:t>
      </w:r>
      <w:ins w:id="574" w:author="Benton, Deon" w:date="2026-06-13T22:23:00Z" w16du:dateUtc="2026-06-14T03:23:00Z">
        <w:r w:rsidR="006A6503">
          <w:rPr>
            <w:rFonts w:ascii="Times New Roman" w:hAnsi="Times New Roman" w:cs="Times New Roman"/>
          </w:rPr>
          <w:t>VOM10</w:t>
        </w:r>
      </w:ins>
      <w:r w:rsidR="00BF054E">
        <w:rPr>
          <w:rFonts w:ascii="Times New Roman" w:hAnsi="Times New Roman" w:cs="Times New Roman"/>
        </w:rPr>
        <w:t>-2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 xml:space="preserve">The Inferring Constraints condition was implemented </w:t>
      </w:r>
      <w:r w:rsidR="00BF054E">
        <w:rPr>
          <w:rFonts w:ascii="Times New Roman" w:hAnsi="Times New Roman" w:cs="Times New Roman"/>
        </w:rPr>
        <w:lastRenderedPageBreak/>
        <w:t>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29057E15"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15</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7C55F2A"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w:t>
      </w:r>
      <w:r w:rsidR="00EC3B66">
        <w:rPr>
          <w:rFonts w:ascii="Times New Roman" w:hAnsi="Times New Roman" w:cs="Times New Roman"/>
        </w:rPr>
        <w:lastRenderedPageBreak/>
        <w:t xml:space="preserve">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event—in which the first object failed to stop next to the </w:t>
      </w:r>
      <w:r w:rsidR="00CA4B72">
        <w:rPr>
          <w:rFonts w:ascii="Times New Roman" w:hAnsi="Times New Roman" w:cs="Times New Roman"/>
        </w:rPr>
        <w:t xml:space="preserve">second </w:t>
      </w:r>
      <w:r w:rsidR="00EC3B66">
        <w:rPr>
          <w:rFonts w:ascii="Times New Roman" w:hAnsi="Times New Roman" w:cs="Times New Roman"/>
        </w:rPr>
        <w:t>one—than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r w:rsidR="00520EAF">
        <w:rPr>
          <w:rFonts w:ascii="Times New Roman" w:hAnsi="Times New Roman" w:cs="Times New Roman"/>
        </w:rPr>
        <w:t>event</w:t>
      </w:r>
      <w:r w:rsidR="00EC3B66">
        <w:rPr>
          <w:rFonts w:ascii="Times New Roman" w:hAnsi="Times New Roman" w:cs="Times New Roman"/>
        </w:rPr>
        <w:t xml:space="preserve">—in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Constraints condition looked longer at the No-Obstacle than at the Obstacle test event. These patterns were true both across different 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a small barrier, and a low jump, on the one hand, and spatial contiguity between an agent and its goal, on the other. No such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323E72B7"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16</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 xml:space="preserve">Performance of </w:t>
      </w:r>
      <w:ins w:id="575" w:author="Benton, Deon" w:date="2026-06-13T22:23:00Z" w16du:dateUtc="2026-06-14T03:23:00Z">
        <w:r w:rsidR="006A6503">
          <w:rPr>
            <w:rFonts w:ascii="Times New Roman" w:hAnsi="Times New Roman" w:cs="Times New Roman"/>
            <w:color w:val="000000" w:themeColor="text1"/>
            <w:sz w:val="24"/>
            <w:szCs w:val="24"/>
          </w:rPr>
          <w:t>VOM10</w:t>
        </w:r>
      </w:ins>
      <w:r w:rsidR="00122550" w:rsidRPr="00DF39FF">
        <w:rPr>
          <w:rFonts w:ascii="Times New Roman" w:hAnsi="Times New Roman" w:cs="Times New Roman"/>
          <w:color w:val="000000" w:themeColor="text1"/>
          <w:sz w:val="24"/>
          <w:szCs w:val="24"/>
        </w:rPr>
        <w:t>.</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64B92AD8"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13 </w:t>
      </w:r>
      <w:r>
        <w:rPr>
          <w:rFonts w:ascii="Times New Roman" w:hAnsi="Times New Roman" w:cs="Times New Roman"/>
        </w:rPr>
        <w:t xml:space="preserve">shows that </w:t>
      </w:r>
      <w:ins w:id="576" w:author="Benton, Deon" w:date="2026-06-13T22:23:00Z" w16du:dateUtc="2026-06-14T03:23:00Z">
        <w:r w:rsidR="006A6503">
          <w:rPr>
            <w:rFonts w:ascii="Times New Roman" w:hAnsi="Times New Roman" w:cs="Times New Roman"/>
          </w:rPr>
          <w:t>VOM10</w:t>
        </w:r>
      </w:ins>
      <w:r w:rsidR="00857A89">
        <w:rPr>
          <w:rFonts w:ascii="Times New Roman" w:hAnsi="Times New Roman" w:cs="Times New Roman"/>
        </w:rPr>
        <w:t>’s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723AE2">
        <w:rPr>
          <w:rFonts w:ascii="Times New Roman" w:hAnsi="Times New Roman" w:cs="Times New Roman"/>
        </w:rPr>
        <w:t xml:space="preserve"> and that</w:t>
      </w:r>
      <w:r w:rsidR="00110272">
        <w:rPr>
          <w:rFonts w:ascii="Times New Roman" w:hAnsi="Times New Roman" w:cs="Times New Roman"/>
        </w:rPr>
        <w:t xml:space="preserv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ins w:id="577" w:author="Benton, Deon" w:date="2026-06-13T22:23:00Z" w16du:dateUtc="2026-06-14T03:23:00Z">
        <w:r w:rsidR="006A6503">
          <w:rPr>
            <w:rFonts w:ascii="Times New Roman" w:hAnsi="Times New Roman" w:cs="Times New Roman"/>
          </w:rPr>
          <w:t>VOM10</w:t>
        </w:r>
      </w:ins>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517CECD4"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17</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 xml:space="preserve">Performance of </w:t>
      </w:r>
      <w:ins w:id="578" w:author="Benton, Deon" w:date="2026-06-13T22:23:00Z" w16du:dateUtc="2026-06-14T03:23:00Z">
        <w:r w:rsidR="006A6503">
          <w:rPr>
            <w:rFonts w:ascii="Times New Roman" w:hAnsi="Times New Roman" w:cs="Times New Roman"/>
            <w:color w:val="000000" w:themeColor="text1"/>
            <w:sz w:val="24"/>
            <w:szCs w:val="24"/>
          </w:rPr>
          <w:t>VOM10</w:t>
        </w:r>
      </w:ins>
      <w:r w:rsidRPr="00B63495">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2C9DFFF9"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w:t>
      </w:r>
      <w:r w:rsidR="00872090">
        <w:rPr>
          <w:rFonts w:ascii="Times New Roman" w:hAnsi="Times New Roman" w:cs="Times New Roman"/>
        </w:rPr>
        <w:t>14</w:t>
      </w:r>
      <w:r>
        <w:rPr>
          <w:rFonts w:ascii="Times New Roman" w:hAnsi="Times New Roman" w:cs="Times New Roman"/>
        </w:rPr>
        <w:t xml:space="preserve">, </w:t>
      </w:r>
      <w:ins w:id="579" w:author="Benton, Deon" w:date="2026-06-13T22:23:00Z" w16du:dateUtc="2026-06-14T03:23:00Z">
        <w:r w:rsidR="006A6503">
          <w:rPr>
            <w:rFonts w:ascii="Times New Roman" w:hAnsi="Times New Roman" w:cs="Times New Roman"/>
          </w:rPr>
          <w:t>VOM10</w:t>
        </w:r>
      </w:ins>
      <w:r>
        <w:rPr>
          <w:rFonts w:ascii="Times New Roman" w:hAnsi="Times New Roman" w:cs="Times New Roman"/>
        </w:rPr>
        <w:t xml:space="preserve">-2 also failed to replicate the third target finding. This suggests </w:t>
      </w:r>
      <w:r w:rsidR="000F5D24" w:rsidRPr="000F5D24">
        <w:rPr>
          <w:rFonts w:ascii="Times New Roman" w:hAnsi="Times New Roman" w:cs="Times New Roman"/>
        </w:rPr>
        <w:t xml:space="preserve">that </w:t>
      </w:r>
      <w:ins w:id="580" w:author="Benton, Deon" w:date="2026-06-13T22:23:00Z" w16du:dateUtc="2026-06-14T03:23:00Z">
        <w:r w:rsidR="006A6503">
          <w:rPr>
            <w:rFonts w:ascii="Times New Roman" w:hAnsi="Times New Roman" w:cs="Times New Roman"/>
          </w:rPr>
          <w:t>VOM10</w:t>
        </w:r>
      </w:ins>
      <w:r w:rsidR="000F5D24" w:rsidRPr="000F5D24">
        <w:rPr>
          <w:rFonts w:ascii="Times New Roman" w:hAnsi="Times New Roman" w:cs="Times New Roman"/>
        </w:rPr>
        <w:t xml:space="preserve">'s failure could not be attributed to limitations in how the </w:t>
      </w:r>
      <w:proofErr w:type="spellStart"/>
      <w:r w:rsidR="000F5D24" w:rsidRPr="000F5D24">
        <w:rPr>
          <w:rFonts w:ascii="Times New Roman" w:hAnsi="Times New Roman" w:cs="Times New Roman"/>
        </w:rPr>
        <w:t>Csibra</w:t>
      </w:r>
      <w:proofErr w:type="spellEnd"/>
      <w:r w:rsidR="000F5D24" w:rsidRPr="000F5D24">
        <w:rPr>
          <w:rFonts w:ascii="Times New Roman" w:hAnsi="Times New Roman" w:cs="Times New Roman"/>
        </w:rPr>
        <w:t xml:space="preserve">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2FA00C35"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18</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B88DEC8" w14:textId="0C4AFB58" w:rsidR="00227F52" w:rsidRDefault="009316B0"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for the first time,</w:t>
      </w:r>
      <w:r>
        <w:rPr>
          <w:rFonts w:ascii="Times New Roman" w:hAnsi="Times New Roman" w:cs="Times New Roman"/>
        </w:rPr>
        <w:t xml:space="preserve"> </w:t>
      </w:r>
      <w:r w:rsidR="00013361">
        <w:rPr>
          <w:rFonts w:ascii="Times New Roman" w:hAnsi="Times New Roman" w:cs="Times New Roman"/>
        </w:rPr>
        <w:t>ALIAS-2 captured a target finding—in this case, it was the third one</w:t>
      </w:r>
      <w:r>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920E40">
        <w:rPr>
          <w:rFonts w:ascii="Times New Roman" w:hAnsi="Times New Roman" w:cs="Times New Roman"/>
        </w:rPr>
        <w:t xml:space="preserve">One finding with which </w:t>
      </w:r>
      <w:r w:rsidR="00013361">
        <w:rPr>
          <w:rFonts w:ascii="Times New Roman" w:hAnsi="Times New Roman" w:cs="Times New Roman"/>
        </w:rPr>
        <w:t>both models might nonetheless</w:t>
      </w:r>
      <w:r w:rsidR="00920E40">
        <w:rPr>
          <w:rFonts w:ascii="Times New Roman" w:hAnsi="Times New Roman" w:cs="Times New Roman"/>
        </w:rPr>
        <w:t xml:space="preserve"> be predicted to struggle is that by Liu and </w:t>
      </w:r>
      <w:proofErr w:type="spellStart"/>
      <w:r w:rsidR="00920E40">
        <w:rPr>
          <w:rFonts w:ascii="Times New Roman" w:hAnsi="Times New Roman" w:cs="Times New Roman"/>
        </w:rPr>
        <w:t>Spelke</w:t>
      </w:r>
      <w:proofErr w:type="spellEnd"/>
      <w:r w:rsidR="00920E40">
        <w:rPr>
          <w:rFonts w:ascii="Times New Roman" w:hAnsi="Times New Roman" w:cs="Times New Roman"/>
        </w:rPr>
        <w:t xml:space="preserve"> (2017)</w:t>
      </w:r>
      <w:r w:rsidR="001B4043">
        <w:rPr>
          <w:rFonts w:ascii="Times New Roman" w:hAnsi="Times New Roman" w:cs="Times New Roman"/>
        </w:rPr>
        <w:t xml:space="preserve"> </w:t>
      </w:r>
      <w:r w:rsidR="00922807">
        <w:rPr>
          <w:rFonts w:ascii="Times New Roman" w:hAnsi="Times New Roman" w:cs="Times New Roman"/>
        </w:rPr>
        <w:t>showing that</w:t>
      </w:r>
      <w:r w:rsidR="00920E40">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w:t>
      </w:r>
      <w:r w:rsidR="008050B6">
        <w:rPr>
          <w:rFonts w:ascii="Times New Roman" w:hAnsi="Times New Roman" w:cs="Times New Roman"/>
        </w:rPr>
        <w:lastRenderedPageBreak/>
        <w:t>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 xml:space="preserve">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162D5B32"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third</w:t>
      </w:r>
      <w:r>
        <w:rPr>
          <w:rFonts w:ascii="Times New Roman" w:hAnsi="Times New Roman" w:cs="Times New Roman"/>
        </w:rPr>
        <w:t xml:space="preserve"> experiment, Liu and </w:t>
      </w:r>
      <w:proofErr w:type="spellStart"/>
      <w:r>
        <w:rPr>
          <w:rFonts w:ascii="Times New Roman" w:hAnsi="Times New Roman" w:cs="Times New Roman"/>
        </w:rPr>
        <w:t>Spelke</w:t>
      </w:r>
      <w:proofErr w:type="spellEnd"/>
      <w:r>
        <w:rPr>
          <w:rFonts w:ascii="Times New Roman" w:hAnsi="Times New Roman" w:cs="Times New Roman"/>
        </w:rPr>
        <w:t xml:space="preserv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w:t>
      </w:r>
      <w:r w:rsidR="0082160A">
        <w:rPr>
          <w:rFonts w:ascii="Times New Roman" w:hAnsi="Times New Roman" w:cs="Times New Roman"/>
        </w:rPr>
        <w:t>Liu et al. (2026) interpreted these findings as support for their</w:t>
      </w:r>
      <w:r w:rsidR="00AF6628">
        <w:rPr>
          <w:rFonts w:ascii="Times New Roman" w:hAnsi="Times New Roman" w:cs="Times New Roman"/>
        </w:rPr>
        <w:t xml:space="preserve">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p>
    <w:p w14:paraId="62E4C8AD" w14:textId="5A5A373B"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w:t>
      </w:r>
      <w:r w:rsidR="007C39E8">
        <w:rPr>
          <w:rFonts w:ascii="Times New Roman" w:hAnsi="Times New Roman" w:cs="Times New Roman"/>
        </w:rPr>
        <w:t>ALIAS could</w:t>
      </w:r>
      <w:r w:rsidR="0042601D">
        <w:rPr>
          <w:rFonts w:ascii="Times New Roman" w:hAnsi="Times New Roman" w:cs="Times New Roman"/>
        </w:rPr>
        <w:t xml:space="preserve"> </w:t>
      </w:r>
      <w:r w:rsidR="00AB345C">
        <w:rPr>
          <w:rFonts w:ascii="Times New Roman" w:hAnsi="Times New Roman" w:cs="Times New Roman"/>
        </w:rPr>
        <w:t>capture these findings.</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24F87F50"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 xml:space="preserve">450 epochs because Liu and </w:t>
      </w:r>
      <w:proofErr w:type="spellStart"/>
      <w:r w:rsidR="00620AC6">
        <w:rPr>
          <w:rFonts w:ascii="Times New Roman" w:eastAsia="Times New Roman" w:hAnsi="Times New Roman" w:cs="Times New Roman"/>
        </w:rPr>
        <w:t>Spelke</w:t>
      </w:r>
      <w:proofErr w:type="spellEnd"/>
      <w:r w:rsidR="00620AC6">
        <w:rPr>
          <w:rFonts w:ascii="Times New Roman" w:eastAsia="Times New Roman" w:hAnsi="Times New Roman" w:cs="Times New Roman"/>
        </w:rPr>
        <w:t xml:space="preserv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proofErr w:type="spellStart"/>
      <w:r w:rsidR="004F09AF">
        <w:rPr>
          <w:rFonts w:ascii="Times New Roman" w:eastAsia="Times New Roman" w:hAnsi="Times New Roman" w:cs="Times New Roman"/>
        </w:rPr>
        <w:t>Spelke</w:t>
      </w:r>
      <w:proofErr w:type="spellEnd"/>
      <w:r w:rsidR="004F09AF">
        <w:rPr>
          <w:rFonts w:ascii="Times New Roman" w:eastAsia="Times New Roman" w:hAnsi="Times New Roman" w:cs="Times New Roman"/>
        </w:rPr>
        <w:t xml:space="preserv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ins w:id="581" w:author="Benton, Deon" w:date="2026-06-13T22:23:00Z" w16du:dateUtc="2026-06-14T03:23:00Z">
        <w:r w:rsidR="006A6503">
          <w:rPr>
            <w:rFonts w:ascii="Times New Roman" w:hAnsi="Times New Roman" w:cs="Times New Roman"/>
          </w:rPr>
          <w:t>VOM10</w:t>
        </w:r>
      </w:ins>
      <w:r w:rsidR="00DE4891">
        <w:rPr>
          <w:rFonts w:ascii="Times New Roman" w:hAnsi="Times New Roman" w:cs="Times New Roman"/>
        </w:rPr>
        <w:t xml:space="preserve"> </w:t>
      </w:r>
      <w:r w:rsidR="007C51C2">
        <w:rPr>
          <w:rFonts w:ascii="Times New Roman" w:hAnsi="Times New Roman" w:cs="Times New Roman"/>
        </w:rPr>
        <w:t>could not be used to simulate the current target finding</w:t>
      </w:r>
      <w:r w:rsidR="00B40495">
        <w:rPr>
          <w:rFonts w:ascii="Times New Roman" w:hAnsi="Times New Roman" w:cs="Times New Roman"/>
        </w:rPr>
        <w:t xml:space="preserve">. This </w:t>
      </w:r>
      <w:r w:rsidR="0074602D">
        <w:rPr>
          <w:rFonts w:ascii="Times New Roman" w:hAnsi="Times New Roman" w:cs="Times New Roman"/>
        </w:rPr>
        <w:t>is because</w:t>
      </w:r>
      <w:r w:rsidR="008604A6">
        <w:rPr>
          <w:rFonts w:ascii="Times New Roman" w:hAnsi="Times New Roman" w:cs="Times New Roman"/>
        </w:rPr>
        <w:t>, by omitting barrier information during its prediction or test phase,</w:t>
      </w:r>
      <w:r w:rsidR="00B40495">
        <w:rPr>
          <w:rFonts w:ascii="Times New Roman" w:hAnsi="Times New Roman" w:cs="Times New Roman"/>
        </w:rPr>
        <w:t xml:space="preserve"> </w:t>
      </w:r>
      <w:ins w:id="582" w:author="Benton, Deon" w:date="2026-06-13T22:23:00Z" w16du:dateUtc="2026-06-14T03:23:00Z">
        <w:r w:rsidR="006A6503">
          <w:rPr>
            <w:rFonts w:ascii="Times New Roman" w:hAnsi="Times New Roman" w:cs="Times New Roman"/>
          </w:rPr>
          <w:t>VOM10</w:t>
        </w:r>
      </w:ins>
      <w:r w:rsidR="00B40495">
        <w:rPr>
          <w:rFonts w:ascii="Times New Roman" w:hAnsi="Times New Roman" w:cs="Times New Roman"/>
        </w:rPr>
        <w:t xml:space="preserve"> could not meaningfully simulate Liu and </w:t>
      </w:r>
      <w:proofErr w:type="spellStart"/>
      <w:r w:rsidR="00B40495">
        <w:rPr>
          <w:rFonts w:ascii="Times New Roman" w:hAnsi="Times New Roman" w:cs="Times New Roman"/>
        </w:rPr>
        <w:t>Spelke</w:t>
      </w:r>
      <w:r w:rsidR="00D93C2C">
        <w:rPr>
          <w:rFonts w:ascii="Times New Roman" w:hAnsi="Times New Roman" w:cs="Times New Roman"/>
        </w:rPr>
        <w:t>’s</w:t>
      </w:r>
      <w:proofErr w:type="spellEnd"/>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in-principle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 xml:space="preserve">present obstacle information during </w:t>
      </w:r>
      <w:ins w:id="583" w:author="Benton, Deon" w:date="2026-06-13T22:23:00Z" w16du:dateUtc="2026-06-14T03:23:00Z">
        <w:r w:rsidR="006A6503">
          <w:rPr>
            <w:rFonts w:ascii="Times New Roman" w:hAnsi="Times New Roman" w:cs="Times New Roman"/>
          </w:rPr>
          <w:t>VOM10</w:t>
        </w:r>
      </w:ins>
      <w:r w:rsidR="006E3047">
        <w:rPr>
          <w:rFonts w:ascii="Times New Roman" w:hAnsi="Times New Roman" w:cs="Times New Roman"/>
        </w:rPr>
        <w:t>’s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w:t>
      </w:r>
      <w:r w:rsidR="006E3047">
        <w:rPr>
          <w:rFonts w:ascii="Times New Roman" w:hAnsi="Times New Roman" w:cs="Times New Roman"/>
        </w:rPr>
        <w:lastRenderedPageBreak/>
        <w:t xml:space="preserve">implemented in the previous simulations and, more importantly, from </w:t>
      </w:r>
      <w:ins w:id="584" w:author="Benton, Deon" w:date="2026-06-12T14:40:00Z" w16du:dateUtc="2026-06-12T19:40:00Z">
        <w:r w:rsidR="0000003E">
          <w:rPr>
            <w:rFonts w:ascii="Times New Roman" w:hAnsi="Times New Roman" w:cs="Times New Roman"/>
          </w:rPr>
          <w:t xml:space="preserve">Van </w:t>
        </w:r>
        <w:proofErr w:type="spellStart"/>
        <w:r w:rsidR="0000003E">
          <w:rPr>
            <w:rFonts w:ascii="Times New Roman" w:hAnsi="Times New Roman" w:cs="Times New Roman"/>
          </w:rPr>
          <w:t>Overwalle</w:t>
        </w:r>
      </w:ins>
      <w:r w:rsidR="006E3047">
        <w:rPr>
          <w:rFonts w:ascii="Times New Roman" w:hAnsi="Times New Roman" w:cs="Times New Roman"/>
        </w:rPr>
        <w:t>’s</w:t>
      </w:r>
      <w:proofErr w:type="spellEnd"/>
      <w:r w:rsidR="006E3047">
        <w:rPr>
          <w:rFonts w:ascii="Times New Roman" w:hAnsi="Times New Roman" w:cs="Times New Roman"/>
        </w:rPr>
        <w:t xml:space="preserve"> (2010) original conception of it. </w:t>
      </w:r>
      <w:r w:rsidR="00620AC6">
        <w:rPr>
          <w:rFonts w:ascii="Times New Roman" w:hAnsi="Times New Roman" w:cs="Times New Roman"/>
        </w:rPr>
        <w:t xml:space="preserve">ALIAS’s performance was thus only compared to that of </w:t>
      </w:r>
      <w:ins w:id="585" w:author="Benton, Deon" w:date="2026-06-13T22:23:00Z" w16du:dateUtc="2026-06-14T03:23:00Z">
        <w:r w:rsidR="006A6503">
          <w:rPr>
            <w:rFonts w:ascii="Times New Roman" w:hAnsi="Times New Roman" w:cs="Times New Roman"/>
          </w:rPr>
          <w:t>VOM10</w:t>
        </w:r>
      </w:ins>
      <w:r w:rsidR="00747493">
        <w:rPr>
          <w:rFonts w:ascii="Times New Roman" w:hAnsi="Times New Roman" w:cs="Times New Roman"/>
        </w:rPr>
        <w:t xml:space="preserve">-2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w:t>
      </w:r>
      <w:ins w:id="586" w:author="Benton, Deon" w:date="2026-06-13T22:23:00Z" w16du:dateUtc="2026-06-14T03:23:00Z">
        <w:r w:rsidR="006A6503">
          <w:rPr>
            <w:rFonts w:ascii="Times New Roman" w:hAnsi="Times New Roman" w:cs="Times New Roman"/>
          </w:rPr>
          <w:t>VOM10</w:t>
        </w:r>
      </w:ins>
      <w:r w:rsidR="00620AC6">
        <w:rPr>
          <w:rFonts w:ascii="Times New Roman" w:hAnsi="Times New Roman" w:cs="Times New Roman"/>
        </w:rPr>
        <w:t xml:space="preserve">-2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19F51B59"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19</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mean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different habituation epochs (right). </w:t>
      </w:r>
      <w:r w:rsidR="0057430E">
        <w:rPr>
          <w:rFonts w:ascii="Times New Roman" w:hAnsi="Times New Roman" w:cs="Times New Roman"/>
          <w:i w:val="0"/>
          <w:iCs w:val="0"/>
          <w:color w:val="000000" w:themeColor="text1"/>
          <w:sz w:val="24"/>
          <w:szCs w:val="24"/>
        </w:rPr>
        <w:t xml:space="preserve">These experiments correspond to those in Liu and </w:t>
      </w:r>
      <w:proofErr w:type="spellStart"/>
      <w:r w:rsidR="0057430E">
        <w:rPr>
          <w:rFonts w:ascii="Times New Roman" w:hAnsi="Times New Roman" w:cs="Times New Roman"/>
          <w:i w:val="0"/>
          <w:iCs w:val="0"/>
          <w:color w:val="000000" w:themeColor="text1"/>
          <w:sz w:val="24"/>
          <w:szCs w:val="24"/>
        </w:rPr>
        <w:t>Spelke</w:t>
      </w:r>
      <w:proofErr w:type="spellEnd"/>
      <w:r w:rsidR="0057430E">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BF897A1"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16 </w:t>
      </w:r>
      <w:r>
        <w:rPr>
          <w:rFonts w:ascii="Times New Roman" w:hAnsi="Times New Roman" w:cs="Times New Roman"/>
        </w:rPr>
        <w:t xml:space="preserve">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 xml:space="preserve">in Liu and </w:t>
      </w:r>
      <w:proofErr w:type="spellStart"/>
      <w:r w:rsidR="006F558F">
        <w:rPr>
          <w:rFonts w:ascii="Times New Roman" w:hAnsi="Times New Roman" w:cs="Times New Roman"/>
        </w:rPr>
        <w:t>Spelke</w:t>
      </w:r>
      <w:proofErr w:type="spellEnd"/>
      <w:r w:rsidR="006F558F">
        <w:rPr>
          <w:rFonts w:ascii="Times New Roman" w:hAnsi="Times New Roman" w:cs="Times New Roman"/>
        </w:rPr>
        <w:t xml:space="preserv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77CC7D40"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20</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 xml:space="preserve">Performance of </w:t>
      </w:r>
      <w:ins w:id="587" w:author="Benton, Deon" w:date="2026-06-13T22:23:00Z" w16du:dateUtc="2026-06-14T03:23:00Z">
        <w:r w:rsidR="006A6503">
          <w:rPr>
            <w:rFonts w:ascii="Times New Roman" w:hAnsi="Times New Roman" w:cs="Times New Roman"/>
            <w:color w:val="000000" w:themeColor="text1"/>
            <w:sz w:val="24"/>
            <w:szCs w:val="24"/>
          </w:rPr>
          <w:t>VOM10</w:t>
        </w:r>
      </w:ins>
      <w:r w:rsidRPr="00F80921">
        <w:rPr>
          <w:rFonts w:ascii="Times New Roman" w:hAnsi="Times New Roman" w:cs="Times New Roman"/>
          <w:color w:val="000000" w:themeColor="text1"/>
          <w:sz w:val="24"/>
          <w:szCs w:val="24"/>
        </w:rPr>
        <w:t>-2.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7A56BBC9"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 xml:space="preserve">Although </w:t>
      </w:r>
      <w:ins w:id="588" w:author="Benton, Deon" w:date="2026-06-13T22:23:00Z" w16du:dateUtc="2026-06-14T03:23:00Z">
        <w:r w:rsidR="006A6503">
          <w:rPr>
            <w:rFonts w:ascii="Times New Roman" w:hAnsi="Times New Roman" w:cs="Times New Roman"/>
          </w:rPr>
          <w:t>VOM10</w:t>
        </w:r>
      </w:ins>
      <w:r>
        <w:rPr>
          <w:rFonts w:ascii="Times New Roman" w:hAnsi="Times New Roman" w:cs="Times New Roman"/>
        </w:rPr>
        <w:t>-2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These results are shown in Figure </w:t>
      </w:r>
      <w:r w:rsidR="00872090">
        <w:rPr>
          <w:rFonts w:ascii="Times New Roman" w:hAnsi="Times New Roman" w:cs="Times New Roman"/>
        </w:rPr>
        <w:t>17</w:t>
      </w:r>
      <w:r w:rsidR="00E609B9">
        <w:rPr>
          <w:rFonts w:ascii="Times New Roman" w:hAnsi="Times New Roman" w:cs="Times New Roman"/>
        </w:rPr>
        <w:t xml:space="preserve">.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584169A8"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41222C">
        <w:rPr>
          <w:rFonts w:ascii="Times New Roman" w:hAnsi="Times New Roman" w:cs="Times New Roman"/>
          <w:b/>
          <w:bCs/>
          <w:i w:val="0"/>
          <w:iCs w:val="0"/>
          <w:noProof/>
          <w:color w:val="auto"/>
          <w:sz w:val="24"/>
          <w:szCs w:val="24"/>
        </w:rPr>
        <w:t>21</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CDDEA34"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 xml:space="preserve">The results—which are shown above in Figure </w:t>
      </w:r>
      <w:r w:rsidR="00872090">
        <w:rPr>
          <w:rFonts w:ascii="Times New Roman" w:hAnsi="Times New Roman" w:cs="Times New Roman"/>
        </w:rPr>
        <w:t>18</w:t>
      </w:r>
      <w:r w:rsidR="00302752">
        <w:rPr>
          <w:rFonts w:ascii="Times New Roman" w:hAnsi="Times New Roman" w:cs="Times New Roman"/>
        </w:rPr>
        <w:t>—showed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latter finding conflicts with ALIAS’s and infants’ tendency to look numerically longer at the Low, efficient than at the High, inefficient test event. </w:t>
      </w:r>
    </w:p>
    <w:p w14:paraId="3943714A" w14:textId="620B2BB1"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487D34">
        <w:rPr>
          <w:rFonts w:ascii="Times New Roman" w:hAnsi="Times New Roman" w:cs="Times New Roman"/>
        </w:rPr>
        <w:t>this model</w:t>
      </w:r>
      <w:r w:rsidR="006C2CB8" w:rsidRPr="006C2CB8">
        <w:rPr>
          <w:rFonts w:ascii="Times New Roman" w:hAnsi="Times New Roman" w:cs="Times New Roman"/>
        </w:rPr>
        <w:t xml:space="preserve">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w:t>
      </w:r>
      <w:r w:rsidR="006C2CB8" w:rsidRPr="006C2CB8">
        <w:rPr>
          <w:rFonts w:ascii="Times New Roman" w:hAnsi="Times New Roman" w:cs="Times New Roman"/>
        </w:rPr>
        <w:lastRenderedPageBreak/>
        <w:t xml:space="preserve">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w:t>
      </w:r>
      <w:r w:rsidR="00487D34">
        <w:rPr>
          <w:rFonts w:ascii="Times New Roman" w:hAnsi="Times New Roman" w:cs="Times New Roman"/>
        </w:rPr>
        <w:t xml:space="preserve">ALIAS </w:t>
      </w:r>
      <w:r w:rsidR="006C2CB8">
        <w:rPr>
          <w:rFonts w:ascii="Times New Roman" w:hAnsi="Times New Roman" w:cs="Times New Roman"/>
        </w:rPr>
        <w:t xml:space="preserve">showed attenuated looking to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597BC0">
        <w:rPr>
          <w:rFonts w:ascii="Times New Roman" w:hAnsi="Times New Roman" w:cs="Times New Roman"/>
        </w:rPr>
        <w:t>largely overlapped</w:t>
      </w:r>
      <w:r w:rsidR="006C2CB8">
        <w:rPr>
          <w:rFonts w:ascii="Times New Roman" w:hAnsi="Times New Roman" w:cs="Times New Roman"/>
        </w:rPr>
        <w:t xml:space="preserve"> with that experienced during pretraining (e.g., a small obstacle, low jump, and low vertical clearance). </w:t>
      </w:r>
      <w:r w:rsidR="00756E4C">
        <w:rPr>
          <w:rFonts w:ascii="Times New Roman" w:hAnsi="Times New Roman" w:cs="Times New Roman"/>
        </w:rPr>
        <w:t xml:space="preserve"> </w:t>
      </w:r>
    </w:p>
    <w:p w14:paraId="3570B0DF" w14:textId="0012CC22"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apparently</w:t>
      </w:r>
      <w:r w:rsidR="00A047E6" w:rsidRPr="00A047E6">
        <w:rPr>
          <w:rFonts w:ascii="Times New Roman" w:hAnsi="Times New Roman" w:cs="Times New Roman"/>
        </w:rPr>
        <w:t xml:space="preserve"> represent action efficiency in a graded or continuous manner. </w:t>
      </w:r>
      <w:r w:rsidR="00B9676A" w:rsidRPr="00B9676A">
        <w:rPr>
          <w:rFonts w:ascii="Times New Roman" w:hAnsi="Times New Roman" w:cs="Times New Roman"/>
        </w:rPr>
        <w:t>ALIAS captured the fourth target finding and provided a better qualitative fit to the data than ALIAS-2</w:t>
      </w:r>
      <w:r w:rsidR="00CF2783" w:rsidRPr="00CF2783">
        <w:rPr>
          <w:rFonts w:ascii="Times New Roman" w:hAnsi="Times New Roman" w:cs="Times New Roman"/>
        </w:rPr>
        <w:t xml:space="preserve">This suggests that associative learning combined with the assumption of reduced salience for </w:t>
      </w:r>
      <w:r w:rsidR="00597BC0">
        <w:rPr>
          <w:rFonts w:ascii="Times New Roman" w:hAnsi="Times New Roman" w:cs="Times New Roman"/>
        </w:rPr>
        <w:t>peripherally located obstacles</w:t>
      </w:r>
      <w:r w:rsidR="00CF2783" w:rsidRPr="00CF2783">
        <w:rPr>
          <w:rFonts w:ascii="Times New Roman" w:hAnsi="Times New Roman" w:cs="Times New Roman"/>
        </w:rPr>
        <w:t xml:space="preserve"> is necessary</w:t>
      </w:r>
      <w:r w:rsidR="00CF2783">
        <w:rPr>
          <w:rFonts w:ascii="Times New Roman" w:hAnsi="Times New Roman" w:cs="Times New Roman"/>
        </w:rPr>
        <w:t xml:space="preserve"> </w:t>
      </w:r>
      <w:r w:rsidR="00D767C4">
        <w:rPr>
          <w:rFonts w:ascii="Times New Roman" w:hAnsi="Times New Roman" w:cs="Times New Roman"/>
        </w:rPr>
        <w:t xml:space="preserve">to reproduce infants’ looking responses across the experiments in Liu and </w:t>
      </w:r>
      <w:proofErr w:type="spellStart"/>
      <w:r w:rsidR="00D767C4">
        <w:rPr>
          <w:rFonts w:ascii="Times New Roman" w:hAnsi="Times New Roman" w:cs="Times New Roman"/>
        </w:rPr>
        <w:t>Spelke</w:t>
      </w:r>
      <w:proofErr w:type="spellEnd"/>
      <w:r w:rsidR="00D767C4">
        <w:rPr>
          <w:rFonts w:ascii="Times New Roman" w:hAnsi="Times New Roman" w:cs="Times New Roman"/>
        </w:rPr>
        <w:t xml:space="preserv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xml:space="preserve">, </w:t>
      </w:r>
      <w:ins w:id="589" w:author="Benton, Deon" w:date="2026-06-13T22:23:00Z" w16du:dateUtc="2026-06-14T03:23:00Z">
        <w:r w:rsidR="006A6503">
          <w:rPr>
            <w:rFonts w:ascii="Times New Roman" w:hAnsi="Times New Roman" w:cs="Times New Roman"/>
          </w:rPr>
          <w:t>VOM10</w:t>
        </w:r>
      </w:ins>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w:t>
      </w:r>
      <w:ins w:id="590" w:author="Benton, Deon" w:date="2026-06-13T22:23:00Z" w16du:dateUtc="2026-06-14T03:23:00Z">
        <w:r w:rsidR="006A6503">
          <w:rPr>
            <w:rFonts w:ascii="Times New Roman" w:hAnsi="Times New Roman" w:cs="Times New Roman"/>
          </w:rPr>
          <w:t>VOM10</w:t>
        </w:r>
      </w:ins>
      <w:r w:rsidR="00597BC0">
        <w:rPr>
          <w:rFonts w:ascii="Times New Roman" w:hAnsi="Times New Roman" w:cs="Times New Roman"/>
        </w:rPr>
        <w:t>’s</w:t>
      </w:r>
      <w:r w:rsidR="00CF3BF7" w:rsidRPr="00CF3BF7">
        <w:rPr>
          <w:rFonts w:ascii="Times New Roman" w:hAnsi="Times New Roman" w:cs="Times New Roman"/>
        </w:rPr>
        <w:t xml:space="preserve"> fidelity to the</w:t>
      </w:r>
      <w:r w:rsidR="005C5DC0">
        <w:rPr>
          <w:rFonts w:ascii="Times New Roman" w:hAnsi="Times New Roman" w:cs="Times New Roman"/>
        </w:rPr>
        <w:t xml:space="preserve"> structure of </w:t>
      </w:r>
      <w:r w:rsidR="00597BC0">
        <w:rPr>
          <w:rFonts w:ascii="Times New Roman" w:hAnsi="Times New Roman" w:cs="Times New Roman"/>
        </w:rPr>
        <w:t xml:space="preserve">Liu and </w:t>
      </w:r>
      <w:proofErr w:type="spellStart"/>
      <w:r w:rsidR="00597BC0">
        <w:rPr>
          <w:rFonts w:ascii="Times New Roman" w:hAnsi="Times New Roman" w:cs="Times New Roman"/>
        </w:rPr>
        <w:t>Spelke’s</w:t>
      </w:r>
      <w:proofErr w:type="spellEnd"/>
      <w:r w:rsidR="00597BC0">
        <w:rPr>
          <w:rFonts w:ascii="Times New Roman" w:hAnsi="Times New Roman" w:cs="Times New Roman"/>
        </w:rPr>
        <w:t xml:space="preserve"> (2017)</w:t>
      </w:r>
      <w:r w:rsidR="005C5DC0">
        <w:rPr>
          <w:rFonts w:ascii="Times New Roman" w:hAnsi="Times New Roman" w:cs="Times New Roman"/>
        </w:rPr>
        <w:t xml:space="preserve">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E43E3BB"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w:t>
      </w:r>
      <w:r w:rsidR="005A7D47">
        <w:rPr>
          <w:rFonts w:ascii="Times New Roman" w:hAnsi="Times New Roman" w:cs="Times New Roman"/>
        </w:rPr>
        <w:t xml:space="preserve"> perhaps the more challenging</w:t>
      </w:r>
      <w:r w:rsidR="005C5DC0">
        <w:rPr>
          <w:rFonts w:ascii="Times New Roman" w:hAnsi="Times New Roman" w:cs="Times New Roman"/>
        </w:rPr>
        <w:t xml:space="preserv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w:t>
      </w:r>
      <w:r w:rsidR="009144A4">
        <w:rPr>
          <w:rFonts w:ascii="Times New Roman" w:hAnsi="Times New Roman" w:cs="Times New Roman"/>
        </w:rPr>
        <w:lastRenderedPageBreak/>
        <w:t>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3F386945"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despite limited</w:t>
      </w:r>
      <w:r w:rsidRPr="00FC305F">
        <w:rPr>
          <w:rFonts w:ascii="Times New Roman" w:eastAsia="Times New Roman" w:hAnsi="Times New Roman" w:cs="Times New Roman"/>
        </w:rPr>
        <w:t xml:space="preserve"> pretraining </w:t>
      </w:r>
      <w:r w:rsidR="008179EB">
        <w:rPr>
          <w:rFonts w:ascii="Times New Roman" w:eastAsia="Times New Roman" w:hAnsi="Times New Roman" w:cs="Times New Roman"/>
        </w:rPr>
        <w:t xml:space="preserve">action observation </w:t>
      </w:r>
      <w:r w:rsidRPr="00FC305F">
        <w:rPr>
          <w:rFonts w:ascii="Times New Roman" w:eastAsia="Times New Roman" w:hAnsi="Times New Roman" w:cs="Times New Roman"/>
        </w:rPr>
        <w:t xml:space="preserve">experience,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w:t>
      </w:r>
      <w:r w:rsidR="008179EB">
        <w:rPr>
          <w:rFonts w:ascii="Times New Roman" w:eastAsia="Times New Roman" w:hAnsi="Times New Roman" w:cs="Times New Roman"/>
        </w:rPr>
        <w:t>with ALIAS</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The first</w:t>
      </w:r>
      <w:r w:rsidR="000F79B8">
        <w:rPr>
          <w:rFonts w:ascii="Times New Roman" w:eastAsia="Times New Roman" w:hAnsi="Times New Roman" w:cs="Times New Roman"/>
        </w:rPr>
        <w:t xml:space="preserve"> set of changes</w:t>
      </w:r>
      <w:r w:rsidR="00BA4878">
        <w:rPr>
          <w:rFonts w:ascii="Times New Roman" w:eastAsia="Times New Roman" w:hAnsi="Times New Roman" w:cs="Times New Roman"/>
        </w:rPr>
        <w:t xml:space="preserve">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27668F">
        <w:rPr>
          <w:rFonts w:ascii="Times New Roman" w:eastAsia="Times New Roman" w:hAnsi="Times New Roman" w:cs="Times New Roman"/>
        </w:rPr>
        <w:t xml:space="preserve"> Because Skerry et al. (2013) do not provide information about the length of this phase, here both were equated in length. Thus, the action phase, like the habituation phase, could last anywhere from 8 to 12 epochs. </w:t>
      </w:r>
      <w:r w:rsidR="00761797">
        <w:rPr>
          <w:rFonts w:ascii="Times New Roman" w:eastAsia="Times New Roman" w:hAnsi="Times New Roman" w:cs="Times New Roman"/>
        </w:rPr>
        <w:t>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082E22D6"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.175</w:t>
      </w:r>
      <w:r w:rsidR="00D93C01">
        <w:rPr>
          <w:rFonts w:ascii="Times New Roman" w:eastAsia="Times New Roman" w:hAnsi="Times New Roman" w:cs="Times New Roman"/>
        </w:rPr>
        <w:t xml:space="preserve"> during the </w:t>
      </w:r>
      <w:r w:rsidR="00D93C01">
        <w:rPr>
          <w:rFonts w:ascii="Times New Roman" w:eastAsia="Times New Roman" w:hAnsi="Times New Roman" w:cs="Times New Roman"/>
        </w:rPr>
        <w:lastRenderedPageBreak/>
        <w:t>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3CC2571B"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22</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the Effective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1E13F460"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872090">
        <w:rPr>
          <w:rFonts w:ascii="Times New Roman" w:eastAsia="Times New Roman" w:hAnsi="Times New Roman" w:cs="Times New Roman"/>
        </w:rPr>
        <w:t xml:space="preserve">19 </w:t>
      </w:r>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the Effective Action condition</w:t>
      </w:r>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37885679"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23</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the No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1A08EBCF"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872090">
        <w:rPr>
          <w:rFonts w:ascii="Times New Roman" w:eastAsia="Times New Roman" w:hAnsi="Times New Roman" w:cs="Times New Roman"/>
        </w:rPr>
        <w:t>20</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312745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 xml:space="preserve">than at the Efficient test event.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1DCC2C7A"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24</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the Ineffective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2DD5959E"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contrast, networks in </w:t>
      </w:r>
      <w:r w:rsidR="00B47E38">
        <w:rPr>
          <w:rFonts w:ascii="Times New Roman" w:eastAsia="Times New Roman" w:hAnsi="Times New Roman" w:cs="Times New Roman"/>
        </w:rPr>
        <w:t xml:space="preserve">the Ineffective Action condition—like infants in the corresponding behavioral condition—looked 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F15A30">
        <w:rPr>
          <w:rFonts w:ascii="Times New Roman" w:eastAsia="Times New Roman" w:hAnsi="Times New Roman" w:cs="Times New Roman"/>
        </w:rPr>
        <w:t xml:space="preserve"> (Figure </w:t>
      </w:r>
      <w:r w:rsidR="00872090">
        <w:rPr>
          <w:rFonts w:ascii="Times New Roman" w:eastAsia="Times New Roman" w:hAnsi="Times New Roman" w:cs="Times New Roman"/>
        </w:rPr>
        <w:t>21</w:t>
      </w:r>
      <w:r w:rsidR="00F15A30">
        <w:rPr>
          <w:rFonts w:ascii="Times New Roman" w:eastAsia="Times New Roman" w:hAnsi="Times New Roman" w:cs="Times New Roman"/>
        </w:rPr>
        <w:t>)</w:t>
      </w:r>
      <w:r w:rsidR="00B47E38">
        <w:rPr>
          <w:rFonts w:ascii="Times New Roman" w:eastAsia="Times New Roman" w:hAnsi="Times New Roman" w:cs="Times New Roman"/>
        </w:rPr>
        <w:t>.</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The</w:t>
      </w:r>
      <w:r w:rsidR="00180CFD">
        <w:rPr>
          <w:rFonts w:ascii="Times New Roman" w:eastAsia="Times New Roman" w:hAnsi="Times New Roman" w:cs="Times New Roman"/>
        </w:rPr>
        <w:t>se</w:t>
      </w:r>
      <w:r w:rsidR="004954AF" w:rsidRPr="004954AF">
        <w:rPr>
          <w:rFonts w:ascii="Times New Roman" w:eastAsia="Times New Roman" w:hAnsi="Times New Roman" w:cs="Times New Roman"/>
        </w:rPr>
        <w:t xml:space="preserve"> results raise the intriguing possibility that 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w:t>
      </w:r>
      <w:r w:rsidR="00C637E6">
        <w:rPr>
          <w:rFonts w:ascii="Times New Roman" w:eastAsia="Times New Roman" w:hAnsi="Times New Roman" w:cs="Times New Roman"/>
        </w:rPr>
        <w:t>study</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7930B6B6"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25</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7088A346"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present account makes is that the attentional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The simulation itself was identical to the Effective Action condition described above except that the attentional boost 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872090">
        <w:rPr>
          <w:rFonts w:ascii="Times New Roman" w:eastAsia="Times New Roman" w:hAnsi="Times New Roman" w:cs="Times New Roman"/>
        </w:rPr>
        <w:t>2</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44ECA592"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lastRenderedPageBreak/>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Note that such straight motion would have been treated as familiar if networks had formed a robust representation of it (as well as of over-</w:t>
      </w:r>
      <w:proofErr w:type="spellStart"/>
      <w:r w:rsidR="00C637E6">
        <w:rPr>
          <w:rFonts w:ascii="Times New Roman" w:eastAsia="Times New Roman" w:hAnsi="Times New Roman" w:cs="Times New Roman"/>
        </w:rPr>
        <w:t>an</w:t>
      </w:r>
      <w:proofErr w:type="spellEnd"/>
      <w:r w:rsidR="00C637E6">
        <w:rPr>
          <w:rFonts w:ascii="Times New Roman" w:eastAsia="Times New Roman" w:hAnsi="Times New Roman" w:cs="Times New Roman"/>
        </w:rPr>
        <w:t xml:space="preserve">-obstacle </w:t>
      </w:r>
      <w:r w:rsidR="00903859">
        <w:rPr>
          <w:rFonts w:ascii="Times New Roman" w:eastAsia="Times New Roman" w:hAnsi="Times New Roman" w:cs="Times New Roman"/>
        </w:rPr>
        <w:t>arced motion</w:t>
      </w:r>
      <w:r w:rsidR="00C637E6">
        <w:rPr>
          <w:rFonts w:ascii="Times New Roman" w:eastAsia="Times New Roman" w:hAnsi="Times New Roman" w:cs="Times New Roman"/>
        </w:rPr>
        <w:t xml:space="preserve">) during pretraining; the extremely brief nature of this phase precluded that. </w:t>
      </w:r>
      <w:r w:rsidR="007058E4">
        <w:rPr>
          <w:rFonts w:ascii="Times New Roman" w:eastAsia="Times New Roman" w:hAnsi="Times New Roman" w:cs="Times New Roman"/>
        </w:rPr>
        <w:t>The</w:t>
      </w:r>
      <w:r w:rsidR="00774069">
        <w:rPr>
          <w:rFonts w:ascii="Times New Roman" w:eastAsia="Times New Roman" w:hAnsi="Times New Roman" w:cs="Times New Roman"/>
        </w:rPr>
        <w:t xml:space="preserve"> Efficient test event </w:t>
      </w:r>
      <w:r w:rsidR="007058E4">
        <w:rPr>
          <w:rFonts w:ascii="Times New Roman" w:eastAsia="Times New Roman" w:hAnsi="Times New Roman" w:cs="Times New Roman"/>
        </w:rPr>
        <w:t xml:space="preserve">thus </w:t>
      </w:r>
      <w:r w:rsidR="00774069">
        <w:rPr>
          <w:rFonts w:ascii="Times New Roman" w:eastAsia="Times New Roman" w:hAnsi="Times New Roman" w:cs="Times New Roman"/>
        </w:rPr>
        <w:t xml:space="preserve">produced </w:t>
      </w:r>
      <w:r w:rsidR="004B756A">
        <w:rPr>
          <w:rFonts w:ascii="Times New Roman" w:eastAsia="Times New Roman" w:hAnsi="Times New Roman" w:cs="Times New Roman"/>
        </w:rPr>
        <w:t xml:space="preserve">longer looking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1ED58CCA">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768FD531"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26</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mean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2FF35B5"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produced about equivalent error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w:t>
      </w:r>
      <w:r w:rsidR="008F1F97">
        <w:rPr>
          <w:rFonts w:ascii="Times New Roman" w:eastAsia="Times New Roman" w:hAnsi="Times New Roman" w:cs="Times New Roman"/>
        </w:rPr>
        <w:t>3</w:t>
      </w:r>
      <w:r w:rsidR="00F974B2">
        <w:rPr>
          <w:rFonts w:ascii="Times New Roman" w:eastAsia="Times New Roman" w:hAnsi="Times New Roman" w:cs="Times New Roman"/>
        </w:rPr>
        <w:t>—</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finding</w:t>
      </w:r>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39D5FEFA" w14:textId="2896E902" w:rsidR="00EE0F83" w:rsidRDefault="00013077"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the current simulations indicate that ALIAS is sufficient to capture a number of key findings in the literature on infant action efficiency understanding, </w:t>
      </w:r>
      <w:r w:rsidR="000A4069" w:rsidRPr="000A4069">
        <w:rPr>
          <w:rFonts w:ascii="Times New Roman" w:eastAsia="Times New Roman" w:hAnsi="Times New Roman" w:cs="Times New Roman"/>
        </w:rPr>
        <w:t xml:space="preserve">a complete account of </w:t>
      </w:r>
      <w:r w:rsidR="00B62BF6">
        <w:rPr>
          <w:rFonts w:ascii="Times New Roman" w:eastAsia="Times New Roman" w:hAnsi="Times New Roman" w:cs="Times New Roman"/>
        </w:rPr>
        <w:t>should do more than reproduce</w:t>
      </w:r>
      <w:r w:rsidR="000A4069"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000A4069"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000A4069"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000A4069"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000A4069"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000A4069" w:rsidRPr="000A4069">
        <w:rPr>
          <w:rFonts w:ascii="Times New Roman" w:eastAsia="Times New Roman" w:hAnsi="Times New Roman" w:cs="Times New Roman"/>
        </w:rPr>
        <w:t xml:space="preserve">These behaviors </w:t>
      </w:r>
      <w:r w:rsidR="00F97439">
        <w:rPr>
          <w:rFonts w:ascii="Times New Roman" w:eastAsia="Times New Roman" w:hAnsi="Times New Roman" w:cs="Times New Roman"/>
        </w:rPr>
        <w:t xml:space="preserve">should be viewed as predictions to be tested in future research </w:t>
      </w:r>
      <w:r w:rsidR="000A4069" w:rsidRPr="000A4069">
        <w:rPr>
          <w:rFonts w:ascii="Times New Roman" w:eastAsia="Times New Roman" w:hAnsi="Times New Roman" w:cs="Times New Roman"/>
        </w:rPr>
        <w:t xml:space="preserve">and as a basis for </w:t>
      </w:r>
      <w:r w:rsidR="00DA1452">
        <w:rPr>
          <w:rFonts w:ascii="Times New Roman" w:eastAsia="Times New Roman" w:hAnsi="Times New Roman" w:cs="Times New Roman"/>
        </w:rPr>
        <w:t>deciding between</w:t>
      </w:r>
      <w:r w:rsidR="000A4069" w:rsidRPr="000A4069">
        <w:rPr>
          <w:rFonts w:ascii="Times New Roman" w:eastAsia="Times New Roman" w:hAnsi="Times New Roman" w:cs="Times New Roman"/>
        </w:rPr>
        <w:t xml:space="preserve"> the current perspective </w:t>
      </w:r>
      <w:r w:rsidR="007D5298">
        <w:rPr>
          <w:rFonts w:ascii="Times New Roman" w:eastAsia="Times New Roman" w:hAnsi="Times New Roman" w:cs="Times New Roman"/>
        </w:rPr>
        <w:t>and the domain-specific ones</w:t>
      </w:r>
      <w:r w:rsidR="000A4069" w:rsidRPr="000A4069">
        <w:rPr>
          <w:rFonts w:ascii="Times New Roman" w:eastAsia="Times New Roman" w:hAnsi="Times New Roman" w:cs="Times New Roman"/>
        </w:rPr>
        <w:t>.</w:t>
      </w:r>
    </w:p>
    <w:p w14:paraId="7151A5A1" w14:textId="77777777" w:rsidR="00F97439" w:rsidRDefault="00F97439" w:rsidP="00140894">
      <w:pPr>
        <w:spacing w:line="480" w:lineRule="auto"/>
        <w:ind w:firstLine="720"/>
        <w:contextualSpacing/>
        <w:rPr>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349B8298"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27</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the Experimental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03BC228C"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canonical constrained </w:t>
      </w:r>
      <w:r w:rsidR="00B073F7">
        <w:rPr>
          <w:rFonts w:ascii="Times New Roman" w:eastAsia="Times New Roman" w:hAnsi="Times New Roman" w:cs="Times New Roman"/>
        </w:rPr>
        <w:t xml:space="preserve">action </w:t>
      </w:r>
      <w:r w:rsidR="00734C97">
        <w:rPr>
          <w:rFonts w:ascii="Times New Roman" w:eastAsia="Times New Roman" w:hAnsi="Times New Roman" w:cs="Times New Roman"/>
        </w:rPr>
        <w:t>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it were</w:t>
      </w:r>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 xml:space="preserve">then networks should form as robust an association between the </w:t>
      </w:r>
      <w:r w:rsidR="00903859">
        <w:rPr>
          <w:rFonts w:ascii="Times New Roman" w:eastAsia="Times New Roman" w:hAnsi="Times New Roman" w:cs="Times New Roman"/>
        </w:rPr>
        <w:t>arced motion</w:t>
      </w:r>
      <w:r w:rsidR="00B51CD7" w:rsidRPr="00B51CD7">
        <w:rPr>
          <w:rFonts w:ascii="Times New Roman" w:eastAsia="Times New Roman" w:hAnsi="Times New Roman" w:cs="Times New Roman"/>
        </w:rPr>
        <w:t xml:space="preserve">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515596A3"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w:t>
      </w:r>
      <w:r w:rsidR="000523B2">
        <w:rPr>
          <w:rFonts w:ascii="Times New Roman" w:eastAsia="Times New Roman" w:hAnsi="Times New Roman" w:cs="Times New Roman"/>
        </w:rPr>
        <w:t>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6F6CF462" w14:textId="6412244E" w:rsidR="007968B5" w:rsidRDefault="0061298C" w:rsidP="006009F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8F1F97">
        <w:rPr>
          <w:rFonts w:ascii="Times New Roman" w:eastAsia="Times New Roman" w:hAnsi="Times New Roman" w:cs="Times New Roman"/>
        </w:rPr>
        <w:t>4</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produced equivalent error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6D8A53F1"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41222C">
        <w:rPr>
          <w:rFonts w:ascii="Times New Roman" w:hAnsi="Times New Roman" w:cs="Times New Roman"/>
          <w:b/>
          <w:bCs/>
          <w:i w:val="0"/>
          <w:iCs w:val="0"/>
          <w:noProof/>
          <w:color w:val="000000" w:themeColor="text1"/>
          <w:sz w:val="24"/>
          <w:szCs w:val="24"/>
        </w:rPr>
        <w:t>28</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Pr="00A840B6">
        <w:rPr>
          <w:rFonts w:ascii="Times New Roman" w:hAnsi="Times New Roman" w:cs="Times New Roman"/>
          <w:color w:val="000000" w:themeColor="text1"/>
          <w:sz w:val="24"/>
          <w:szCs w:val="24"/>
        </w:rPr>
        <w:t>Performance of ALIAS</w:t>
      </w:r>
      <w:r w:rsidR="00406FF6" w:rsidRPr="00A840B6">
        <w:rPr>
          <w:rFonts w:ascii="Times New Roman" w:hAnsi="Times New Roman" w:cs="Times New Roman"/>
          <w:color w:val="000000" w:themeColor="text1"/>
          <w:sz w:val="24"/>
          <w:szCs w:val="24"/>
        </w:rPr>
        <w:t>.</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3D3750A5"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many 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w:t>
      </w:r>
      <w:r w:rsidR="00A452E9">
        <w:rPr>
          <w:rFonts w:ascii="Times New Roman" w:eastAsia="Times New Roman" w:hAnsi="Times New Roman" w:cs="Times New Roman"/>
        </w:rPr>
        <w:t xml:space="preserve">; the networks tested here were thus the same </w:t>
      </w:r>
      <w:r w:rsidR="000064AB">
        <w:rPr>
          <w:rFonts w:ascii="Times New Roman" w:eastAsia="Times New Roman" w:hAnsi="Times New Roman" w:cs="Times New Roman"/>
        </w:rPr>
        <w:t>“</w:t>
      </w:r>
      <w:r w:rsidR="00A452E9">
        <w:rPr>
          <w:rFonts w:ascii="Times New Roman" w:eastAsia="Times New Roman" w:hAnsi="Times New Roman" w:cs="Times New Roman"/>
        </w:rPr>
        <w:t>age</w:t>
      </w:r>
      <w:r w:rsidR="000064AB">
        <w:rPr>
          <w:rFonts w:ascii="Times New Roman" w:eastAsia="Times New Roman" w:hAnsi="Times New Roman" w:cs="Times New Roman"/>
        </w:rPr>
        <w:t>”</w:t>
      </w:r>
      <w:r w:rsidR="00A452E9">
        <w:rPr>
          <w:rFonts w:ascii="Times New Roman" w:eastAsia="Times New Roman" w:hAnsi="Times New Roman" w:cs="Times New Roman"/>
        </w:rPr>
        <w:t xml:space="preserve"> as those tested in Simulation 4</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w:t>
      </w:r>
      <w:r w:rsidR="008F1F97">
        <w:rPr>
          <w:rFonts w:ascii="Times New Roman" w:eastAsia="Times New Roman" w:hAnsi="Times New Roman" w:cs="Times New Roman"/>
        </w:rPr>
        <w:t>5</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A3D6587"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w:t>
      </w:r>
      <w:r w:rsidR="00A840B6" w:rsidRPr="0045705D">
        <w:rPr>
          <w:rFonts w:ascii="Times New Roman" w:eastAsia="Times New Roman" w:hAnsi="Times New Roman" w:cs="Times New Roman"/>
        </w:rPr>
        <w:t>th</w:t>
      </w:r>
      <w:r w:rsidR="00A840B6">
        <w:rPr>
          <w:rFonts w:ascii="Times New Roman" w:eastAsia="Times New Roman" w:hAnsi="Times New Roman" w:cs="Times New Roman"/>
        </w:rPr>
        <w:t xml:space="preserve">e latter </w:t>
      </w:r>
      <w:r w:rsidR="00FD18C8">
        <w:rPr>
          <w:rFonts w:ascii="Times New Roman" w:eastAsia="Times New Roman" w:hAnsi="Times New Roman" w:cs="Times New Roman"/>
        </w:rPr>
        <w:t>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w:t>
      </w:r>
      <w:r w:rsidR="00903859">
        <w:rPr>
          <w:rFonts w:ascii="Times New Roman" w:eastAsia="Times New Roman" w:hAnsi="Times New Roman" w:cs="Times New Roman"/>
        </w:rPr>
        <w:t>arced motion</w:t>
      </w:r>
      <w:r w:rsidR="0045705D" w:rsidRPr="0045705D">
        <w:rPr>
          <w:rFonts w:ascii="Times New Roman" w:eastAsia="Times New Roman" w:hAnsi="Times New Roman" w:cs="Times New Roman"/>
        </w:rPr>
        <w:t xml:space="preserve">.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w:t>
      </w:r>
      <w:r w:rsidR="00903859">
        <w:rPr>
          <w:rFonts w:ascii="Times New Roman" w:eastAsia="Times New Roman" w:hAnsi="Times New Roman" w:cs="Times New Roman"/>
        </w:rPr>
        <w:t>arced 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4772F">
        <w:rPr>
          <w:rFonts w:ascii="Times New Roman" w:eastAsia="Times New Roman" w:hAnsi="Times New Roman" w:cs="Times New Roman"/>
        </w:rPr>
        <w:t>absence of</w:t>
      </w:r>
      <w:r w:rsidR="007C0E1B">
        <w:rPr>
          <w:rFonts w:ascii="Times New Roman" w:eastAsia="Times New Roman" w:hAnsi="Times New Roman" w:cs="Times New Roman"/>
        </w:rPr>
        <w:t xml:space="preserve">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D22B0C">
        <w:rPr>
          <w:rFonts w:ascii="Times New Roman" w:eastAsia="Times New Roman" w:hAnsi="Times New Roman" w:cs="Times New Roman"/>
        </w:rPr>
        <w:t xml:space="preserve">to </w:t>
      </w:r>
      <w:r w:rsidR="00BC6CD4">
        <w:rPr>
          <w:rFonts w:ascii="Times New Roman" w:eastAsia="Times New Roman" w:hAnsi="Times New Roman" w:cs="Times New Roman"/>
        </w:rPr>
        <w:t xml:space="preserve">error for </w:t>
      </w:r>
      <w:r w:rsidR="00D22B0C">
        <w:rPr>
          <w:rFonts w:ascii="Times New Roman" w:eastAsia="Times New Roman" w:hAnsi="Times New Roman" w:cs="Times New Roman"/>
        </w:rPr>
        <w:t>this</w:t>
      </w:r>
      <w:r w:rsidR="00645AFD">
        <w:rPr>
          <w:rFonts w:ascii="Times New Roman" w:eastAsia="Times New Roman" w:hAnsi="Times New Roman" w:cs="Times New Roman"/>
        </w:rPr>
        <w:t xml:space="preserve"> event were discussed in Simulation 4. </w:t>
      </w:r>
      <w:r w:rsidR="001A0F8D" w:rsidRPr="001A0F8D">
        <w:rPr>
          <w:rFonts w:ascii="Times New Roman" w:eastAsia="Times New Roman" w:hAnsi="Times New Roman" w:cs="Times New Roman"/>
        </w:rPr>
        <w:t xml:space="preserve"> </w:t>
      </w:r>
    </w:p>
    <w:p w14:paraId="7574BB23" w14:textId="55EEA449"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w:t>
      </w:r>
      <w:r w:rsidR="00AA2ECA">
        <w:rPr>
          <w:rFonts w:ascii="Times New Roman" w:eastAsia="Times New Roman" w:hAnsi="Times New Roman" w:cs="Times New Roman"/>
        </w:rPr>
        <w:lastRenderedPageBreak/>
        <w:t xml:space="preserve">inconsistent events. This is because not only is it the case that the actions </w:t>
      </w:r>
      <w:r w:rsidR="007A4760">
        <w:rPr>
          <w:rFonts w:ascii="Times New Roman" w:eastAsia="Times New Roman" w:hAnsi="Times New Roman" w:cs="Times New Roman"/>
        </w:rPr>
        <w:t>themselves are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w:t>
      </w:r>
      <w:r w:rsidR="00126BC3">
        <w:rPr>
          <w:rFonts w:ascii="Times New Roman" w:eastAsia="Times New Roman" w:hAnsi="Times New Roman" w:cs="Times New Roman"/>
        </w:rPr>
        <w:t>,</w:t>
      </w:r>
      <w:r w:rsidR="007A4760">
        <w:rPr>
          <w:rFonts w:ascii="Times New Roman" w:eastAsia="Times New Roman" w:hAnsi="Times New Roman" w:cs="Times New Roman"/>
        </w:rPr>
        <w:t xml:space="preserve">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 action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results from an associative learning mechanism that operates over the differentially salient and </w:t>
      </w:r>
      <w:r w:rsidR="005F1FB1">
        <w:rPr>
          <w:rFonts w:ascii="Times New Roman" w:eastAsia="Times New Roman" w:hAnsi="Times New Roman" w:cs="Times New Roman"/>
        </w:rPr>
        <w:lastRenderedPageBreak/>
        <w:t>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652C1BEC"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 xml:space="preserve">ny of the current competitor models: ALIAS-2, </w:t>
      </w:r>
      <w:ins w:id="591"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 xml:space="preserve">, and </w:t>
      </w:r>
      <w:ins w:id="592" w:author="Benton, Deon" w:date="2026-06-13T22:23:00Z" w16du:dateUtc="2026-06-14T03:23:00Z">
        <w:r w:rsidR="006A6503">
          <w:rPr>
            <w:rFonts w:ascii="Times New Roman" w:eastAsia="Times New Roman" w:hAnsi="Times New Roman" w:cs="Times New Roman"/>
          </w:rPr>
          <w:t>VOM10</w:t>
        </w:r>
      </w:ins>
      <w:r w:rsidR="00EC32E4">
        <w:rPr>
          <w:rFonts w:ascii="Times New Roman" w:eastAsia="Times New Roman" w:hAnsi="Times New Roman" w:cs="Times New Roman"/>
        </w:rPr>
        <w:t>-2.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1—which </w:t>
      </w:r>
      <w:r w:rsidR="00985A4A">
        <w:rPr>
          <w:rFonts w:ascii="Times New Roman" w:eastAsia="Times New Roman" w:hAnsi="Times New Roman" w:cs="Times New Roman"/>
        </w:rPr>
        <w:t xml:space="preserve">shows the qualitative fits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these models to the five target findings</w:t>
      </w:r>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578BF2D2" w:rsidR="00666D09" w:rsidRPr="0052351C" w:rsidRDefault="006A6503" w:rsidP="00C012CC">
            <w:pPr>
              <w:rPr>
                <w:rFonts w:ascii="Times New Roman" w:hAnsi="Times New Roman" w:cs="Times New Roman"/>
              </w:rPr>
            </w:pPr>
            <w:ins w:id="593" w:author="Benton, Deon" w:date="2026-06-13T22:23:00Z" w16du:dateUtc="2026-06-14T03:23:00Z">
              <w:r>
                <w:rPr>
                  <w:rFonts w:ascii="Times New Roman" w:hAnsi="Times New Roman" w:cs="Times New Roman"/>
                </w:rPr>
                <w:t>VOM10</w:t>
              </w:r>
            </w:ins>
          </w:p>
        </w:tc>
        <w:tc>
          <w:tcPr>
            <w:tcW w:w="1806" w:type="dxa"/>
            <w:tcBorders>
              <w:top w:val="single" w:sz="4" w:space="0" w:color="auto"/>
              <w:left w:val="nil"/>
              <w:bottom w:val="nil"/>
              <w:right w:val="nil"/>
            </w:tcBorders>
          </w:tcPr>
          <w:p w14:paraId="0B6B86C2" w14:textId="3F2F42E6" w:rsidR="00666D09" w:rsidRPr="0052351C" w:rsidRDefault="006A6503" w:rsidP="00C012CC">
            <w:pPr>
              <w:rPr>
                <w:rFonts w:ascii="Times New Roman" w:hAnsi="Times New Roman" w:cs="Times New Roman"/>
              </w:rPr>
            </w:pPr>
            <w:ins w:id="594" w:author="Benton, Deon" w:date="2026-06-13T22:23:00Z" w16du:dateUtc="2026-06-14T03:23:00Z">
              <w:r>
                <w:rPr>
                  <w:rFonts w:ascii="Times New Roman" w:hAnsi="Times New Roman" w:cs="Times New Roman"/>
                </w:rPr>
                <w:t>VOM10</w:t>
              </w:r>
            </w:ins>
            <w:r w:rsidR="00666D09" w:rsidRPr="0052351C">
              <w:rPr>
                <w:rFonts w:ascii="Times New Roman" w:hAnsi="Times New Roman" w:cs="Times New Roman"/>
              </w:rPr>
              <w:t>-2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61">
                            <a:extLst>
                              <a:ext uri="{96DAC541-7B7A-43D3-8B79-37D633B846F1}">
                                <asvg:svgBlip xmlns:asvg="http://schemas.microsoft.com/office/drawing/2016/SVG/main" r:embed="rId62"/>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Non-sticky mittens training  constrained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9">
                            <a:extLst>
                              <a:ext uri="{96DAC541-7B7A-43D3-8B79-37D633B846F1}">
                                <asvg:svgBlip xmlns:asvg="http://schemas.microsoft.com/office/drawing/2016/SVG/main" r:embed="rId60"/>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1278913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w:t>
      </w:r>
      <w:r w:rsidR="00A1213D">
        <w:rPr>
          <w:rFonts w:ascii="Times New Roman" w:eastAsia="Times New Roman" w:hAnsi="Times New Roman" w:cs="Times New Roman"/>
        </w:rPr>
        <w:lastRenderedPageBreak/>
        <w:t xml:space="preserve">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w:t>
      </w:r>
      <w:r w:rsidR="00903859">
        <w:rPr>
          <w:rFonts w:ascii="Times New Roman" w:eastAsia="Times New Roman" w:hAnsi="Times New Roman" w:cs="Times New Roman"/>
        </w:rPr>
        <w:t>arced motion</w:t>
      </w:r>
      <w:r w:rsidR="00410A13">
        <w:rPr>
          <w:rFonts w:ascii="Times New Roman" w:eastAsia="Times New Roman" w:hAnsi="Times New Roman" w:cs="Times New Roman"/>
        </w:rPr>
        <w:t xml:space="preserve"> occurs in the absence of an obstacle than when it occurs with an obstacle or why infants look longer when agents stop short of their goals than when they stop next to them. </w:t>
      </w:r>
    </w:p>
    <w:p w14:paraId="1C278FDD" w14:textId="2DB03CAD"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 xml:space="preserve">test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w:t>
      </w:r>
      <w:r w:rsidR="00903859">
        <w:rPr>
          <w:rFonts w:ascii="Times New Roman" w:eastAsia="Times New Roman" w:hAnsi="Times New Roman" w:cs="Times New Roman"/>
        </w:rPr>
        <w:t>arced motion</w:t>
      </w:r>
      <w:r w:rsidR="00E33C8B" w:rsidRPr="00E33C8B">
        <w:rPr>
          <w:rFonts w:ascii="Times New Roman" w:eastAsia="Times New Roman" w:hAnsi="Times New Roman" w:cs="Times New Roman"/>
        </w:rPr>
        <w:t xml:space="preserve">.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w:t>
      </w:r>
      <w:r w:rsidR="00E33C8B" w:rsidRPr="00E33C8B">
        <w:rPr>
          <w:rFonts w:ascii="Times New Roman" w:eastAsia="Times New Roman" w:hAnsi="Times New Roman" w:cs="Times New Roman"/>
        </w:rPr>
        <w:lastRenderedPageBreak/>
        <w:t>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understanding itself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w:t>
      </w:r>
      <w:del w:id="595" w:author="Benton, Deon" w:date="2026-06-12T14:44:00Z" w16du:dateUtc="2026-06-12T19:44:00Z">
        <w:r w:rsidR="006947FC" w:rsidRPr="006947FC" w:rsidDel="006A59EB">
          <w:rPr>
            <w:rFonts w:ascii="Times New Roman" w:eastAsia="Times New Roman" w:hAnsi="Times New Roman" w:cs="Times New Roman"/>
          </w:rPr>
          <w:delText xml:space="preserve">very </w:delText>
        </w:r>
      </w:del>
      <w:r w:rsidR="006947FC" w:rsidRPr="006947FC">
        <w:rPr>
          <w:rFonts w:ascii="Times New Roman" w:eastAsia="Times New Roman" w:hAnsi="Times New Roman" w:cs="Times New Roman"/>
        </w:rPr>
        <w:t xml:space="preserve">same processes argued here to underlie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lastRenderedPageBreak/>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3"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4"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5"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6"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7" w:history="1">
        <w:r w:rsidRPr="00FC1286">
          <w:rPr>
            <w:rStyle w:val="Hyperlink"/>
            <w:rFonts w:ascii="Times New Roman" w:hAnsi="Times New Roman" w:cs="Times New Roman"/>
          </w:rPr>
          <w:t>https://doi.org/10.1002/icd.2355</w:t>
        </w:r>
      </w:hyperlink>
    </w:p>
    <w:p w14:paraId="081F19BD" w14:textId="02DC0C4F" w:rsidR="005900CF" w:rsidRDefault="005900CF" w:rsidP="005900CF">
      <w:pPr>
        <w:spacing w:line="480" w:lineRule="auto"/>
        <w:ind w:hanging="720"/>
      </w:pPr>
      <w:r w:rsidRPr="005900CF">
        <w:rPr>
          <w:rFonts w:ascii="Times New Roman" w:hAnsi="Times New Roman" w:cs="Times New Roman"/>
        </w:rPr>
        <w:t xml:space="preserve">Benton, D. T. (2025). An associative-learning account of how infants learn about causal action in animates and </w:t>
      </w:r>
      <w:proofErr w:type="spellStart"/>
      <w:r w:rsidRPr="005900CF">
        <w:rPr>
          <w:rFonts w:ascii="Times New Roman" w:hAnsi="Times New Roman" w:cs="Times New Roman"/>
        </w:rPr>
        <w:t>inanimates</w:t>
      </w:r>
      <w:proofErr w:type="spellEnd"/>
      <w:r w:rsidRPr="005900CF">
        <w:rPr>
          <w:rFonts w:ascii="Times New Roman" w:hAnsi="Times New Roman" w:cs="Times New Roman"/>
        </w:rPr>
        <w:t>: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8" w:history="1">
        <w:r w:rsidRPr="005900CF">
          <w:rPr>
            <w:rStyle w:val="Hyperlink"/>
            <w:rFonts w:ascii="Times New Roman" w:hAnsi="Times New Roman" w:cs="Times New Roman"/>
          </w:rPr>
          <w:t>https://doi.org/10.1037/xge0001656</w:t>
        </w:r>
      </w:hyperlink>
    </w:p>
    <w:p w14:paraId="6D8E5F12" w14:textId="277E4160" w:rsidR="00C0652B" w:rsidRPr="00C0652B" w:rsidRDefault="00C0652B" w:rsidP="005900CF">
      <w:pPr>
        <w:spacing w:line="480" w:lineRule="auto"/>
        <w:ind w:hanging="720"/>
        <w:rPr>
          <w:rFonts w:ascii="Times New Roman" w:hAnsi="Times New Roman" w:cs="Times New Roman"/>
        </w:rPr>
      </w:pPr>
      <w:r>
        <w:rPr>
          <w:rFonts w:ascii="Times New Roman" w:hAnsi="Times New Roman" w:cs="Times New Roman"/>
        </w:rPr>
        <w:t xml:space="preserve">Benton, D.T., &amp; Hoch, J.E. (in press). An associative learning account of how saliva becomes a cue for comfort. </w:t>
      </w:r>
      <w:r>
        <w:rPr>
          <w:rFonts w:ascii="Times New Roman" w:hAnsi="Times New Roman" w:cs="Times New Roman"/>
          <w:i/>
          <w:iCs/>
        </w:rPr>
        <w:t>Child Development</w:t>
      </w:r>
      <w:r>
        <w:rPr>
          <w:rFonts w:ascii="Times New Roman" w:hAnsi="Times New Roman" w:cs="Times New Roman"/>
        </w:rPr>
        <w:t xml:space="preserve">. </w:t>
      </w:r>
      <w:r w:rsidRPr="00C0652B">
        <w:rPr>
          <w:rFonts w:ascii="Times New Roman" w:hAnsi="Times New Roman" w:cs="Times New Roman"/>
        </w:rPr>
        <w:t>10.1093/</w:t>
      </w:r>
      <w:proofErr w:type="spellStart"/>
      <w:r w:rsidRPr="00C0652B">
        <w:rPr>
          <w:rFonts w:ascii="Times New Roman" w:hAnsi="Times New Roman" w:cs="Times New Roman"/>
        </w:rPr>
        <w:t>chidev</w:t>
      </w:r>
      <w:proofErr w:type="spellEnd"/>
      <w:r w:rsidRPr="00C0652B">
        <w:rPr>
          <w:rFonts w:ascii="Times New Roman" w:hAnsi="Times New Roman" w:cs="Times New Roman"/>
        </w:rPr>
        <w:t>/aacag119</w:t>
      </w:r>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69"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70"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71"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72"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Bogartz</w:t>
      </w:r>
      <w:proofErr w:type="spellEnd"/>
      <w:r w:rsidRPr="005900CF">
        <w:rPr>
          <w:rFonts w:ascii="Times New Roman" w:hAnsi="Times New Roman" w:cs="Times New Roman"/>
        </w:rPr>
        <w:t xml:space="preserve">, R. S., </w:t>
      </w:r>
      <w:proofErr w:type="spellStart"/>
      <w:r w:rsidRPr="005900CF">
        <w:rPr>
          <w:rFonts w:ascii="Times New Roman" w:hAnsi="Times New Roman" w:cs="Times New Roman"/>
        </w:rPr>
        <w:t>Shinskey</w:t>
      </w:r>
      <w:proofErr w:type="spellEnd"/>
      <w:r w:rsidRPr="005900CF">
        <w:rPr>
          <w:rFonts w:ascii="Times New Roman" w:hAnsi="Times New Roman" w:cs="Times New Roman"/>
        </w:rPr>
        <w:t xml:space="preserve">, J. L., &amp; Schilling, T. H. (2000). Object permanence in five‐and‐a‐half‐month‐old infants?.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3"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w:t>
      </w:r>
      <w:proofErr w:type="spellStart"/>
      <w:r w:rsidRPr="005900CF">
        <w:rPr>
          <w:rFonts w:ascii="Times New Roman" w:hAnsi="Times New Roman" w:cs="Times New Roman"/>
        </w:rPr>
        <w:t>Siqueland</w:t>
      </w:r>
      <w:proofErr w:type="spellEnd"/>
      <w:r w:rsidRPr="005900CF">
        <w:rPr>
          <w:rFonts w:ascii="Times New Roman" w:hAnsi="Times New Roman" w:cs="Times New Roman"/>
        </w:rPr>
        <w:t xml:space="preserve">,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4"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Default="005900CF" w:rsidP="005900CF">
      <w:pPr>
        <w:spacing w:line="480" w:lineRule="auto"/>
        <w:ind w:hanging="720"/>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5" w:history="1">
        <w:r w:rsidRPr="005900CF">
          <w:rPr>
            <w:rStyle w:val="Hyperlink"/>
            <w:rFonts w:ascii="Times New Roman" w:hAnsi="Times New Roman" w:cs="Times New Roman"/>
          </w:rPr>
          <w:t>https://doi.org/10.1016/S1364-6613(99)01356-X</w:t>
        </w:r>
      </w:hyperlink>
    </w:p>
    <w:p w14:paraId="33AE6E49" w14:textId="2729FE50"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Clearfield, M. W., &amp; Mix, K. S. (1999). Number versus contour length in infants' discrimination of small visual sets. </w:t>
      </w:r>
      <w:r w:rsidRPr="00210D28">
        <w:rPr>
          <w:rFonts w:ascii="Times New Roman" w:hAnsi="Times New Roman" w:cs="Times New Roman"/>
          <w:i/>
          <w:iCs/>
        </w:rPr>
        <w:t>Psychological science</w:t>
      </w:r>
      <w:r w:rsidRPr="00210D28">
        <w:rPr>
          <w:rFonts w:ascii="Times New Roman" w:hAnsi="Times New Roman" w:cs="Times New Roman"/>
        </w:rPr>
        <w:t>, </w:t>
      </w:r>
      <w:r w:rsidRPr="00210D28">
        <w:rPr>
          <w:rFonts w:ascii="Times New Roman" w:hAnsi="Times New Roman" w:cs="Times New Roman"/>
          <w:i/>
          <w:iCs/>
        </w:rPr>
        <w:t>10</w:t>
      </w:r>
      <w:r w:rsidRPr="00210D28">
        <w:rPr>
          <w:rFonts w:ascii="Times New Roman" w:hAnsi="Times New Roman" w:cs="Times New Roman"/>
        </w:rPr>
        <w:t>(5), 408-411.</w:t>
      </w:r>
      <w:r>
        <w:rPr>
          <w:rFonts w:ascii="Times New Roman" w:hAnsi="Times New Roman" w:cs="Times New Roman"/>
        </w:rPr>
        <w:t xml:space="preserve"> </w:t>
      </w:r>
      <w:r w:rsidRPr="00210D28">
        <w:rPr>
          <w:rFonts w:ascii="Times New Roman" w:hAnsi="Times New Roman" w:cs="Times New Roman"/>
        </w:rPr>
        <w:t>https://doi.org/10.1111/1467-9280.00177</w:t>
      </w:r>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6"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7"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8"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79"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80"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81"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82" w:history="1">
        <w:r w:rsidRPr="005900CF">
          <w:rPr>
            <w:rStyle w:val="Hyperlink"/>
            <w:rFonts w:ascii="Times New Roman" w:hAnsi="Times New Roman" w:cs="Times New Roman"/>
          </w:rPr>
          <w:t>https://doi.org/10.1016/S0010-0277(99)00039-6</w:t>
        </w:r>
      </w:hyperlink>
    </w:p>
    <w:p w14:paraId="099F7307" w14:textId="24251096"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3"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4"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5"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attend to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6"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7"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8"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89"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90"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91"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2"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3"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4"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5"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6"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7"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Schulz, L. E., &amp; Tenenbaum, J. B. (2020). The naive utility calculus as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98"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99"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Kamewari</w:t>
      </w:r>
      <w:proofErr w:type="spellEnd"/>
      <w:r w:rsidRPr="005900CF">
        <w:rPr>
          <w:rFonts w:ascii="Times New Roman" w:hAnsi="Times New Roman" w:cs="Times New Roman"/>
        </w:rPr>
        <w:t xml:space="preserve">,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100"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101"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2"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3"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Leslie, A. M., &amp; Keeble, S. (1987). Do six-month-old infants perceive causality?.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4"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Liu, S., Brooks, N. B.,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(2019). Origins of the concepts cause, cost, and goal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5"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6"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7"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the human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08"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09"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10"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11" w:history="1">
        <w:r w:rsidRPr="00E17C00">
          <w:rPr>
            <w:rStyle w:val="Hyperlink"/>
            <w:rFonts w:ascii="Times New Roman" w:hAnsi="Times New Roman" w:cs="Times New Roman"/>
          </w:rPr>
          <w:t>https://doi.org/10.1111/j.0956-7976.2004.00755.x</w:t>
        </w:r>
      </w:hyperlink>
    </w:p>
    <w:p w14:paraId="49D33C43" w14:textId="22246B36" w:rsidR="005D0679" w:rsidRDefault="005D0679" w:rsidP="005900CF">
      <w:pPr>
        <w:spacing w:line="480" w:lineRule="auto"/>
        <w:ind w:hanging="720"/>
        <w:rPr>
          <w:rFonts w:ascii="Times New Roman" w:hAnsi="Times New Roman" w:cs="Times New Roman"/>
        </w:rPr>
      </w:pPr>
      <w:r w:rsidRPr="005D0679">
        <w:rPr>
          <w:rFonts w:ascii="Times New Roman" w:hAnsi="Times New Roman" w:cs="Times New Roman"/>
        </w:rPr>
        <w:lastRenderedPageBreak/>
        <w:t>McMahon, E., &amp; Isik, L. (2023). Seeing social interactions. </w:t>
      </w:r>
      <w:r w:rsidRPr="005D0679">
        <w:rPr>
          <w:rFonts w:ascii="Times New Roman" w:hAnsi="Times New Roman" w:cs="Times New Roman"/>
          <w:i/>
          <w:iCs/>
        </w:rPr>
        <w:t>Trends in cognitive sciences</w:t>
      </w:r>
      <w:r w:rsidRPr="005D0679">
        <w:rPr>
          <w:rFonts w:ascii="Times New Roman" w:hAnsi="Times New Roman" w:cs="Times New Roman"/>
        </w:rPr>
        <w:t>, </w:t>
      </w:r>
      <w:r w:rsidRPr="005D0679">
        <w:rPr>
          <w:rFonts w:ascii="Times New Roman" w:hAnsi="Times New Roman" w:cs="Times New Roman"/>
          <w:i/>
          <w:iCs/>
        </w:rPr>
        <w:t>27</w:t>
      </w:r>
      <w:r w:rsidRPr="005D0679">
        <w:rPr>
          <w:rFonts w:ascii="Times New Roman" w:hAnsi="Times New Roman" w:cs="Times New Roman"/>
        </w:rPr>
        <w:t>(12), 1165-1179.</w:t>
      </w:r>
      <w:r>
        <w:rPr>
          <w:rFonts w:ascii="Times New Roman" w:hAnsi="Times New Roman" w:cs="Times New Roman"/>
        </w:rPr>
        <w:t xml:space="preserve"> </w:t>
      </w:r>
      <w:r w:rsidRPr="005D0679">
        <w:rPr>
          <w:rFonts w:ascii="Times New Roman" w:hAnsi="Times New Roman" w:cs="Times New Roman"/>
        </w:rPr>
        <w:t>https://doi.org/10.1016/j.tics.2023.09.001</w:t>
      </w:r>
    </w:p>
    <w:p w14:paraId="3FDFAE2D" w14:textId="4C8FF5BD"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Muentener</w:t>
      </w:r>
      <w:proofErr w:type="spellEnd"/>
      <w:r w:rsidRPr="005900CF">
        <w:rPr>
          <w:rFonts w:ascii="Times New Roman" w:hAnsi="Times New Roman" w:cs="Times New Roman"/>
        </w:rPr>
        <w:t xml:space="preserve">,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2"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3"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4"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13A33D3C" w14:textId="076A2931" w:rsidR="00D23E1F" w:rsidRPr="005900CF" w:rsidRDefault="00D23E1F" w:rsidP="005900CF">
      <w:pPr>
        <w:spacing w:line="480" w:lineRule="auto"/>
        <w:ind w:hanging="720"/>
        <w:rPr>
          <w:rFonts w:ascii="Times New Roman" w:hAnsi="Times New Roman" w:cs="Times New Roman"/>
        </w:rPr>
      </w:pPr>
      <w:r w:rsidRPr="00D23E1F">
        <w:rPr>
          <w:rFonts w:ascii="Times New Roman" w:hAnsi="Times New Roman" w:cs="Times New Roman"/>
        </w:rPr>
        <w:t xml:space="preserve">Nair, V., &amp; Hinton, G. E. (2010). Rectified linear units improve restricted </w:t>
      </w:r>
      <w:proofErr w:type="spellStart"/>
      <w:r w:rsidRPr="00D23E1F">
        <w:rPr>
          <w:rFonts w:ascii="Times New Roman" w:hAnsi="Times New Roman" w:cs="Times New Roman"/>
        </w:rPr>
        <w:t>boltzmann</w:t>
      </w:r>
      <w:proofErr w:type="spellEnd"/>
      <w:r w:rsidRPr="00D23E1F">
        <w:rPr>
          <w:rFonts w:ascii="Times New Roman" w:hAnsi="Times New Roman" w:cs="Times New Roman"/>
        </w:rPr>
        <w:t xml:space="preserve"> machines. In </w:t>
      </w:r>
      <w:r w:rsidRPr="00D23E1F">
        <w:rPr>
          <w:rFonts w:ascii="Times New Roman" w:hAnsi="Times New Roman" w:cs="Times New Roman"/>
          <w:i/>
          <w:iCs/>
        </w:rPr>
        <w:t>Proceedings of the 27th international conference on machine learning (ICML-10)</w:t>
      </w:r>
      <w:r w:rsidRPr="00D23E1F">
        <w:rPr>
          <w:rFonts w:ascii="Times New Roman" w:hAnsi="Times New Roman" w:cs="Times New Roman"/>
        </w:rPr>
        <w:t> (pp. 807-814).</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5"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6"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beliefs?.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7" w:history="1">
        <w:r w:rsidRPr="00E17C00">
          <w:rPr>
            <w:rStyle w:val="Hyperlink"/>
            <w:rFonts w:ascii="Times New Roman" w:hAnsi="Times New Roman" w:cs="Times New Roman"/>
          </w:rPr>
          <w:t>https://doi.org/10.1126/science.1107621</w:t>
        </w:r>
      </w:hyperlink>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deep?.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18"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19"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20"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1"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w:t>
      </w:r>
      <w:proofErr w:type="spellStart"/>
      <w:r w:rsidRPr="005900CF">
        <w:rPr>
          <w:rFonts w:ascii="Times New Roman" w:hAnsi="Times New Roman" w:cs="Times New Roman"/>
        </w:rPr>
        <w:t>Eimas</w:t>
      </w:r>
      <w:proofErr w:type="spellEnd"/>
      <w:r w:rsidRPr="005900CF">
        <w:rPr>
          <w:rFonts w:ascii="Times New Roman" w:hAnsi="Times New Roman" w:cs="Times New Roman"/>
        </w:rPr>
        <w:t xml:space="preserve">,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2"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3"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w:t>
      </w:r>
      <w:proofErr w:type="spellStart"/>
      <w:r w:rsidRPr="005900CF">
        <w:rPr>
          <w:rFonts w:ascii="Times New Roman" w:hAnsi="Times New Roman" w:cs="Times New Roman"/>
        </w:rPr>
        <w:t>Lupyan</w:t>
      </w:r>
      <w:proofErr w:type="spellEnd"/>
      <w:r w:rsidRPr="005900CF">
        <w:rPr>
          <w:rFonts w:ascii="Times New Roman" w:hAnsi="Times New Roman" w:cs="Times New Roman"/>
        </w:rPr>
        <w:t xml:space="preserve">,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4"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65EB3D12" w14:textId="203CAAAA" w:rsid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5" w:history="1">
        <w:r w:rsidRPr="00E17C00">
          <w:rPr>
            <w:rStyle w:val="Hyperlink"/>
            <w:rFonts w:ascii="Times New Roman" w:hAnsi="Times New Roman" w:cs="Times New Roman"/>
          </w:rPr>
          <w:t>https://doi.org/10.1038/323533a0</w:t>
        </w:r>
      </w:hyperlink>
      <w:r w:rsidRPr="005900CF">
        <w:rPr>
          <w:rFonts w:ascii="Times New Roman" w:hAnsi="Times New Roman" w:cs="Times New Roman"/>
        </w:rPr>
        <w:t xml:space="preserve"> </w:t>
      </w:r>
    </w:p>
    <w:p w14:paraId="1242D19C" w14:textId="5B6E4B9A" w:rsidR="00B2694B" w:rsidRPr="005900CF" w:rsidRDefault="00B2694B" w:rsidP="005900CF">
      <w:pPr>
        <w:spacing w:line="480" w:lineRule="auto"/>
        <w:ind w:hanging="720"/>
        <w:rPr>
          <w:rFonts w:ascii="Times New Roman" w:hAnsi="Times New Roman" w:cs="Times New Roman"/>
        </w:rPr>
      </w:pPr>
      <w:r w:rsidRPr="00B2694B">
        <w:rPr>
          <w:rFonts w:ascii="Times New Roman" w:hAnsi="Times New Roman" w:cs="Times New Roman"/>
        </w:rPr>
        <w:t xml:space="preserve">Scarf, D., </w:t>
      </w:r>
      <w:proofErr w:type="spellStart"/>
      <w:r w:rsidRPr="00B2694B">
        <w:rPr>
          <w:rFonts w:ascii="Times New Roman" w:hAnsi="Times New Roman" w:cs="Times New Roman"/>
        </w:rPr>
        <w:t>Imuta</w:t>
      </w:r>
      <w:proofErr w:type="spellEnd"/>
      <w:r w:rsidRPr="00B2694B">
        <w:rPr>
          <w:rFonts w:ascii="Times New Roman" w:hAnsi="Times New Roman" w:cs="Times New Roman"/>
        </w:rPr>
        <w:t>, K., Colombo, M., &amp; Hayne, H. (2012</w:t>
      </w:r>
      <w:r>
        <w:rPr>
          <w:rFonts w:ascii="Times New Roman" w:hAnsi="Times New Roman" w:cs="Times New Roman"/>
        </w:rPr>
        <w:t>a</w:t>
      </w:r>
      <w:r w:rsidRPr="00B2694B">
        <w:rPr>
          <w:rFonts w:ascii="Times New Roman" w:hAnsi="Times New Roman" w:cs="Times New Roman"/>
        </w:rPr>
        <w:t>). Golden Rule or valence matching? Methodological problems in Hamlin et al. </w:t>
      </w:r>
      <w:r w:rsidRPr="00B2694B">
        <w:rPr>
          <w:rFonts w:ascii="Times New Roman" w:hAnsi="Times New Roman" w:cs="Times New Roman"/>
          <w:i/>
          <w:iCs/>
        </w:rPr>
        <w:t>Proceedings of the National Academy of Sciences</w:t>
      </w:r>
      <w:r w:rsidRPr="00B2694B">
        <w:rPr>
          <w:rFonts w:ascii="Times New Roman" w:hAnsi="Times New Roman" w:cs="Times New Roman"/>
        </w:rPr>
        <w:t>, </w:t>
      </w:r>
      <w:r w:rsidRPr="00B2694B">
        <w:rPr>
          <w:rFonts w:ascii="Times New Roman" w:hAnsi="Times New Roman" w:cs="Times New Roman"/>
          <w:i/>
          <w:iCs/>
        </w:rPr>
        <w:t>109</w:t>
      </w:r>
      <w:r w:rsidRPr="00B2694B">
        <w:rPr>
          <w:rFonts w:ascii="Times New Roman" w:hAnsi="Times New Roman" w:cs="Times New Roman"/>
        </w:rPr>
        <w:t>(22), E1426-E1426.</w:t>
      </w:r>
      <w:r>
        <w:rPr>
          <w:rFonts w:ascii="Times New Roman" w:hAnsi="Times New Roman" w:cs="Times New Roman"/>
        </w:rPr>
        <w:t xml:space="preserve"> </w:t>
      </w:r>
      <w:r w:rsidRPr="00B2694B">
        <w:rPr>
          <w:rFonts w:ascii="Times New Roman" w:hAnsi="Times New Roman" w:cs="Times New Roman"/>
        </w:rPr>
        <w:t>https://doi.org/10.1073/pnas.1204123109</w:t>
      </w:r>
    </w:p>
    <w:p w14:paraId="0C92D89A" w14:textId="130879D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w:t>
      </w:r>
      <w:proofErr w:type="spellStart"/>
      <w:r w:rsidRPr="005900CF">
        <w:rPr>
          <w:rFonts w:ascii="Times New Roman" w:hAnsi="Times New Roman" w:cs="Times New Roman"/>
        </w:rPr>
        <w:t>Imuta</w:t>
      </w:r>
      <w:proofErr w:type="spellEnd"/>
      <w:r w:rsidRPr="005900CF">
        <w:rPr>
          <w:rFonts w:ascii="Times New Roman" w:hAnsi="Times New Roman" w:cs="Times New Roman"/>
        </w:rPr>
        <w:t>, K., Colombo, M., &amp; Hayne, H. (2012</w:t>
      </w:r>
      <w:r w:rsidR="00B2694B">
        <w:rPr>
          <w:rFonts w:ascii="Times New Roman" w:hAnsi="Times New Roman" w:cs="Times New Roman"/>
        </w:rPr>
        <w:t>b</w:t>
      </w:r>
      <w:r w:rsidRPr="005900CF">
        <w:rPr>
          <w:rFonts w:ascii="Times New Roman" w:hAnsi="Times New Roman" w:cs="Times New Roman"/>
        </w:rPr>
        <w:t xml:space="preserve">).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26"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27"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28"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proofErr w:type="spellStart"/>
      <w:r w:rsidRPr="000520A6">
        <w:rPr>
          <w:rFonts w:ascii="Times New Roman" w:hAnsi="Times New Roman" w:cs="Times New Roman"/>
          <w:i/>
          <w:iCs/>
        </w:rPr>
        <w:t>PLoS</w:t>
      </w:r>
      <w:proofErr w:type="spellEnd"/>
      <w:r w:rsidRPr="000520A6">
        <w:rPr>
          <w:rFonts w:ascii="Times New Roman" w:hAnsi="Times New Roman" w:cs="Times New Roman"/>
          <w:i/>
          <w:iCs/>
        </w:rPr>
        <w:t xml:space="preserve">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29"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0" w:history="1">
        <w:r w:rsidRPr="00E17C00">
          <w:rPr>
            <w:rStyle w:val="Hyperlink"/>
            <w:rFonts w:ascii="Times New Roman" w:hAnsi="Times New Roman" w:cs="Times New Roman"/>
          </w:rPr>
          <w:t>https://doi.org/10.1207/s15327078in1003_6</w:t>
        </w:r>
      </w:hyperlink>
    </w:p>
    <w:p w14:paraId="627D0BE5" w14:textId="3CB516EF"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1"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328F8199" w14:textId="277AB711" w:rsidR="00210D28" w:rsidRPr="005900CF" w:rsidRDefault="00210D28" w:rsidP="005900CF">
      <w:pPr>
        <w:spacing w:line="480" w:lineRule="auto"/>
        <w:ind w:hanging="720"/>
        <w:rPr>
          <w:rFonts w:ascii="Times New Roman" w:hAnsi="Times New Roman" w:cs="Times New Roman"/>
        </w:rPr>
      </w:pPr>
      <w:r w:rsidRPr="00210D28">
        <w:rPr>
          <w:rFonts w:ascii="Times New Roman" w:hAnsi="Times New Roman" w:cs="Times New Roman"/>
        </w:rPr>
        <w:lastRenderedPageBreak/>
        <w:t>Simon, T. J. (1997). Reconceptualizing the origins of number knowledge: A “non-numerical” account. </w:t>
      </w:r>
      <w:r w:rsidRPr="00210D28">
        <w:rPr>
          <w:rFonts w:ascii="Times New Roman" w:hAnsi="Times New Roman" w:cs="Times New Roman"/>
          <w:i/>
          <w:iCs/>
        </w:rPr>
        <w:t>Cognitive development</w:t>
      </w:r>
      <w:r w:rsidRPr="00210D28">
        <w:rPr>
          <w:rFonts w:ascii="Times New Roman" w:hAnsi="Times New Roman" w:cs="Times New Roman"/>
        </w:rPr>
        <w:t>, </w:t>
      </w:r>
      <w:r w:rsidRPr="00210D28">
        <w:rPr>
          <w:rFonts w:ascii="Times New Roman" w:hAnsi="Times New Roman" w:cs="Times New Roman"/>
          <w:i/>
          <w:iCs/>
        </w:rPr>
        <w:t>12</w:t>
      </w:r>
      <w:r w:rsidRPr="00210D28">
        <w:rPr>
          <w:rFonts w:ascii="Times New Roman" w:hAnsi="Times New Roman" w:cs="Times New Roman"/>
        </w:rPr>
        <w:t>(3), 349-372.</w:t>
      </w:r>
      <w:r>
        <w:rPr>
          <w:rFonts w:ascii="Times New Roman" w:hAnsi="Times New Roman" w:cs="Times New Roman"/>
        </w:rPr>
        <w:t xml:space="preserve"> </w:t>
      </w:r>
      <w:hyperlink r:id="rId132" w:history="1">
        <w:r w:rsidRPr="00210D28">
          <w:rPr>
            <w:rStyle w:val="Hyperlink"/>
            <w:rFonts w:ascii="Times New Roman" w:hAnsi="Times New Roman" w:cs="Times New Roman"/>
          </w:rPr>
          <w:t>https://doi.org/10.1016/S0885-2014(97)90008-3</w:t>
        </w:r>
      </w:hyperlink>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3"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4"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(2013). First-person action experience reveals sensitivity to action efficiency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5"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develops?.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36"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Sodian</w:t>
      </w:r>
      <w:proofErr w:type="spellEnd"/>
      <w:r w:rsidRPr="005900CF">
        <w:rPr>
          <w:rFonts w:ascii="Times New Roman" w:hAnsi="Times New Roman" w:cs="Times New Roman"/>
        </w:rPr>
        <w:t xml:space="preserve">,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37"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38"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39"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w:t>
      </w:r>
      <w:proofErr w:type="spellStart"/>
      <w:r w:rsidRPr="005900CF">
        <w:rPr>
          <w:rFonts w:ascii="Times New Roman" w:hAnsi="Times New Roman" w:cs="Times New Roman"/>
        </w:rPr>
        <w:t>Breinlinger</w:t>
      </w:r>
      <w:proofErr w:type="spellEnd"/>
      <w:r w:rsidRPr="005900CF">
        <w:rPr>
          <w:rFonts w:ascii="Times New Roman" w:hAnsi="Times New Roman" w:cs="Times New Roman"/>
        </w:rPr>
        <w:t xml:space="preserve">,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40"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1"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Vallortigara</w:t>
      </w:r>
      <w:proofErr w:type="spellEnd"/>
      <w:r w:rsidRPr="005900CF">
        <w:rPr>
          <w:rFonts w:ascii="Times New Roman" w:hAnsi="Times New Roman" w:cs="Times New Roman"/>
        </w:rPr>
        <w:t xml:space="preserve">, G., </w:t>
      </w:r>
      <w:proofErr w:type="spellStart"/>
      <w:r w:rsidRPr="005900CF">
        <w:rPr>
          <w:rFonts w:ascii="Times New Roman" w:hAnsi="Times New Roman" w:cs="Times New Roman"/>
        </w:rPr>
        <w:t>Regolin</w:t>
      </w:r>
      <w:proofErr w:type="spellEnd"/>
      <w:r w:rsidRPr="005900CF">
        <w:rPr>
          <w:rFonts w:ascii="Times New Roman" w:hAnsi="Times New Roman" w:cs="Times New Roman"/>
        </w:rPr>
        <w:t xml:space="preserve">, L., &amp; </w:t>
      </w:r>
      <w:proofErr w:type="spellStart"/>
      <w:r w:rsidRPr="005900CF">
        <w:rPr>
          <w:rFonts w:ascii="Times New Roman" w:hAnsi="Times New Roman" w:cs="Times New Roman"/>
        </w:rPr>
        <w:t>Marconato</w:t>
      </w:r>
      <w:proofErr w:type="spellEnd"/>
      <w:r w:rsidRPr="005900CF">
        <w:rPr>
          <w:rFonts w:ascii="Times New Roman" w:hAnsi="Times New Roman" w:cs="Times New Roman"/>
        </w:rPr>
        <w:t xml:space="preserve">, F. (2005). Visually inexperienced chicks exhibit spontaneous preference for biological motion patterns. </w:t>
      </w:r>
      <w:proofErr w:type="spellStart"/>
      <w:r w:rsidRPr="005900CF">
        <w:rPr>
          <w:rFonts w:ascii="Times New Roman" w:hAnsi="Times New Roman" w:cs="Times New Roman"/>
        </w:rPr>
        <w:t>PLoS</w:t>
      </w:r>
      <w:proofErr w:type="spellEnd"/>
      <w:r w:rsidRPr="005900CF">
        <w:rPr>
          <w:rFonts w:ascii="Times New Roman" w:hAnsi="Times New Roman" w:cs="Times New Roman"/>
        </w:rPr>
        <w:t xml:space="preserve">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2" w:history="1">
        <w:r w:rsidRPr="00E17C00">
          <w:rPr>
            <w:rStyle w:val="Hyperlink"/>
            <w:rFonts w:ascii="Times New Roman" w:hAnsi="Times New Roman" w:cs="Times New Roman"/>
          </w:rPr>
          <w:t>https://doi.org/10.1371/journal.pbio.0030208</w:t>
        </w:r>
      </w:hyperlink>
    </w:p>
    <w:p w14:paraId="420F60DD" w14:textId="1BFE5130" w:rsidR="005900CF" w:rsidRPr="005900CF" w:rsidRDefault="0000003E" w:rsidP="00353E31">
      <w:pPr>
        <w:spacing w:line="480" w:lineRule="auto"/>
        <w:ind w:hanging="720"/>
        <w:rPr>
          <w:rFonts w:ascii="Times New Roman" w:hAnsi="Times New Roman" w:cs="Times New Roman"/>
        </w:rPr>
      </w:pPr>
      <w:r>
        <w:rPr>
          <w:rFonts w:ascii="Times New Roman" w:hAnsi="Times New Roman" w:cs="Times New Roman"/>
        </w:rPr>
        <w:t xml:space="preserve">Van </w:t>
      </w:r>
      <w:proofErr w:type="spellStart"/>
      <w:r>
        <w:rPr>
          <w:rFonts w:ascii="Times New Roman" w:hAnsi="Times New Roman" w:cs="Times New Roman"/>
        </w:rPr>
        <w:t>Overwalle</w:t>
      </w:r>
      <w:proofErr w:type="spellEnd"/>
      <w:r w:rsidR="005900CF" w:rsidRPr="005900CF">
        <w:rPr>
          <w:rFonts w:ascii="Times New Roman" w:hAnsi="Times New Roman" w:cs="Times New Roman"/>
        </w:rPr>
        <w:t xml:space="preserve">, F. (2010). Infants' teleological and belief inference: A recurrent connectionist approach to their minimal representational and computational requirements. </w:t>
      </w:r>
      <w:proofErr w:type="spellStart"/>
      <w:r w:rsidR="005900CF" w:rsidRPr="00FE58D3">
        <w:rPr>
          <w:rFonts w:ascii="Times New Roman" w:hAnsi="Times New Roman" w:cs="Times New Roman"/>
          <w:i/>
          <w:iCs/>
        </w:rPr>
        <w:t>NeuroImage</w:t>
      </w:r>
      <w:proofErr w:type="spellEnd"/>
      <w:r w:rsidR="005900CF" w:rsidRPr="005900CF">
        <w:rPr>
          <w:rFonts w:ascii="Times New Roman" w:hAnsi="Times New Roman" w:cs="Times New Roman"/>
        </w:rPr>
        <w:t xml:space="preserve">, </w:t>
      </w:r>
      <w:r w:rsidR="005900CF" w:rsidRPr="003D1F71">
        <w:rPr>
          <w:rFonts w:ascii="Times New Roman" w:hAnsi="Times New Roman" w:cs="Times New Roman"/>
          <w:i/>
          <w:iCs/>
        </w:rPr>
        <w:t>52</w:t>
      </w:r>
      <w:r w:rsidR="005900CF" w:rsidRPr="005900CF">
        <w:rPr>
          <w:rFonts w:ascii="Times New Roman" w:hAnsi="Times New Roman" w:cs="Times New Roman"/>
        </w:rPr>
        <w:t xml:space="preserve">(3), 1095–1108. </w:t>
      </w:r>
      <w:hyperlink r:id="rId143" w:history="1">
        <w:r w:rsidR="005900CF" w:rsidRPr="00E17C00">
          <w:rPr>
            <w:rStyle w:val="Hyperlink"/>
            <w:rFonts w:ascii="Times New Roman" w:hAnsi="Times New Roman" w:cs="Times New Roman"/>
          </w:rPr>
          <w:t>https://doi.org/10.1016/j.neuroimage.2010.05.028</w:t>
        </w:r>
      </w:hyperlink>
      <w:r w:rsidR="005900CF"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4"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5"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negligently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46"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47"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48"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49" w:history="1">
        <w:r w:rsidRPr="00E17C00">
          <w:rPr>
            <w:rStyle w:val="Hyperlink"/>
            <w:rFonts w:ascii="Times New Roman" w:hAnsi="Times New Roman" w:cs="Times New Roman"/>
          </w:rPr>
          <w:t>https://doi.org/10.1038/358749a0</w:t>
        </w:r>
      </w:hyperlink>
    </w:p>
    <w:p w14:paraId="4C694646" w14:textId="4E0812E1" w:rsidR="005900CF" w:rsidRPr="005900CF" w:rsidRDefault="005900CF" w:rsidP="00353E31">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0" w:history="1">
        <w:r w:rsidRPr="00E17C00">
          <w:rPr>
            <w:rStyle w:val="Hyperlink"/>
            <w:rFonts w:ascii="Times New Roman" w:hAnsi="Times New Roman" w:cs="Times New Roman"/>
          </w:rPr>
          <w:t>https://doi.org/10.1111/1467-8721.ep10772615</w:t>
        </w:r>
      </w:hyperlink>
      <w:ins w:id="596" w:author="Benton, Deon" w:date="2026-06-15T16:58:00Z" w16du:dateUtc="2026-06-15T21:58:00Z">
        <w:r w:rsidR="00353E31" w:rsidRPr="005900CF" w:rsidDel="00353E31">
          <w:rPr>
            <w:rFonts w:ascii="Times New Roman" w:hAnsi="Times New Roman" w:cs="Times New Roman"/>
          </w:rPr>
          <w:t xml:space="preserve"> </w:t>
        </w:r>
      </w:ins>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1"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2"/>
      <w:headerReference w:type="first" r:id="rId15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A9E6C" w14:textId="77777777" w:rsidR="004A3EB5" w:rsidRDefault="004A3EB5" w:rsidP="00391C7E">
      <w:pPr>
        <w:spacing w:after="0" w:line="240" w:lineRule="auto"/>
      </w:pPr>
      <w:r>
        <w:separator/>
      </w:r>
    </w:p>
  </w:endnote>
  <w:endnote w:type="continuationSeparator" w:id="0">
    <w:p w14:paraId="0B0A865F" w14:textId="77777777" w:rsidR="004A3EB5" w:rsidRDefault="004A3EB5"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50D76" w14:textId="77777777" w:rsidR="004A3EB5" w:rsidRDefault="004A3EB5" w:rsidP="00391C7E">
      <w:pPr>
        <w:spacing w:after="0" w:line="240" w:lineRule="auto"/>
      </w:pPr>
      <w:r>
        <w:separator/>
      </w:r>
    </w:p>
  </w:footnote>
  <w:footnote w:type="continuationSeparator" w:id="0">
    <w:p w14:paraId="62A86E5A" w14:textId="77777777" w:rsidR="004A3EB5" w:rsidRDefault="004A3EB5" w:rsidP="00391C7E">
      <w:pPr>
        <w:spacing w:after="0" w:line="240" w:lineRule="auto"/>
      </w:pPr>
      <w:r>
        <w:continuationSeparator/>
      </w:r>
    </w:p>
  </w:footnote>
  <w:footnote w:id="1">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03E"/>
    <w:rsid w:val="00000938"/>
    <w:rsid w:val="00000952"/>
    <w:rsid w:val="000009D3"/>
    <w:rsid w:val="00000FDA"/>
    <w:rsid w:val="0000108B"/>
    <w:rsid w:val="000014B3"/>
    <w:rsid w:val="00001A99"/>
    <w:rsid w:val="00001ABA"/>
    <w:rsid w:val="00001BFB"/>
    <w:rsid w:val="00001CE7"/>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39A"/>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96B"/>
    <w:rsid w:val="00020BD2"/>
    <w:rsid w:val="00020C7A"/>
    <w:rsid w:val="00020CAF"/>
    <w:rsid w:val="0002114F"/>
    <w:rsid w:val="00021321"/>
    <w:rsid w:val="000213EE"/>
    <w:rsid w:val="00021531"/>
    <w:rsid w:val="000217C9"/>
    <w:rsid w:val="000217CF"/>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098"/>
    <w:rsid w:val="0003069E"/>
    <w:rsid w:val="00030852"/>
    <w:rsid w:val="00030981"/>
    <w:rsid w:val="00030BE5"/>
    <w:rsid w:val="00030D29"/>
    <w:rsid w:val="00030E89"/>
    <w:rsid w:val="00031196"/>
    <w:rsid w:val="000318BC"/>
    <w:rsid w:val="0003197D"/>
    <w:rsid w:val="00031AF9"/>
    <w:rsid w:val="00031B2C"/>
    <w:rsid w:val="00031D3F"/>
    <w:rsid w:val="00031DA5"/>
    <w:rsid w:val="000323A9"/>
    <w:rsid w:val="000323C8"/>
    <w:rsid w:val="00032512"/>
    <w:rsid w:val="000326AF"/>
    <w:rsid w:val="000329CC"/>
    <w:rsid w:val="00032A25"/>
    <w:rsid w:val="00032E80"/>
    <w:rsid w:val="00032F48"/>
    <w:rsid w:val="0003320B"/>
    <w:rsid w:val="000334A7"/>
    <w:rsid w:val="00033634"/>
    <w:rsid w:val="0003467C"/>
    <w:rsid w:val="0003487B"/>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21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773"/>
    <w:rsid w:val="000537A9"/>
    <w:rsid w:val="00053966"/>
    <w:rsid w:val="00053B11"/>
    <w:rsid w:val="00053F70"/>
    <w:rsid w:val="00054354"/>
    <w:rsid w:val="000543D8"/>
    <w:rsid w:val="000548CD"/>
    <w:rsid w:val="00054A21"/>
    <w:rsid w:val="00054E01"/>
    <w:rsid w:val="000550B3"/>
    <w:rsid w:val="00055355"/>
    <w:rsid w:val="000553C8"/>
    <w:rsid w:val="00055448"/>
    <w:rsid w:val="0005598E"/>
    <w:rsid w:val="00055CAF"/>
    <w:rsid w:val="000560CC"/>
    <w:rsid w:val="0005658D"/>
    <w:rsid w:val="00056790"/>
    <w:rsid w:val="0005778E"/>
    <w:rsid w:val="00057FA2"/>
    <w:rsid w:val="00060065"/>
    <w:rsid w:val="000601A2"/>
    <w:rsid w:val="00060551"/>
    <w:rsid w:val="00060832"/>
    <w:rsid w:val="0006086D"/>
    <w:rsid w:val="00061107"/>
    <w:rsid w:val="00061354"/>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D7E"/>
    <w:rsid w:val="00070F13"/>
    <w:rsid w:val="00070F6C"/>
    <w:rsid w:val="00071370"/>
    <w:rsid w:val="00071508"/>
    <w:rsid w:val="0007152D"/>
    <w:rsid w:val="00071940"/>
    <w:rsid w:val="00071A55"/>
    <w:rsid w:val="00071F26"/>
    <w:rsid w:val="00072831"/>
    <w:rsid w:val="00072A47"/>
    <w:rsid w:val="0007371A"/>
    <w:rsid w:val="00073A27"/>
    <w:rsid w:val="00073E90"/>
    <w:rsid w:val="000742D7"/>
    <w:rsid w:val="000747B8"/>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C30"/>
    <w:rsid w:val="00083D9B"/>
    <w:rsid w:val="00083DB5"/>
    <w:rsid w:val="00083DC8"/>
    <w:rsid w:val="00084546"/>
    <w:rsid w:val="00084962"/>
    <w:rsid w:val="000849BF"/>
    <w:rsid w:val="000849D1"/>
    <w:rsid w:val="00084C35"/>
    <w:rsid w:val="00084DE7"/>
    <w:rsid w:val="000850EE"/>
    <w:rsid w:val="000851C0"/>
    <w:rsid w:val="00085213"/>
    <w:rsid w:val="000858E1"/>
    <w:rsid w:val="0008747D"/>
    <w:rsid w:val="000875D2"/>
    <w:rsid w:val="000875FE"/>
    <w:rsid w:val="00087AF6"/>
    <w:rsid w:val="00087B68"/>
    <w:rsid w:val="00087C36"/>
    <w:rsid w:val="00090053"/>
    <w:rsid w:val="00090C78"/>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1C1"/>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7C7"/>
    <w:rsid w:val="000C0869"/>
    <w:rsid w:val="000C1789"/>
    <w:rsid w:val="000C18C9"/>
    <w:rsid w:val="000C20B8"/>
    <w:rsid w:val="000C23C2"/>
    <w:rsid w:val="000C2552"/>
    <w:rsid w:val="000C307E"/>
    <w:rsid w:val="000C31FB"/>
    <w:rsid w:val="000C32F7"/>
    <w:rsid w:val="000C3312"/>
    <w:rsid w:val="000C33F0"/>
    <w:rsid w:val="000C3444"/>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53"/>
    <w:rsid w:val="000D3A92"/>
    <w:rsid w:val="000D3AB6"/>
    <w:rsid w:val="000D3AE8"/>
    <w:rsid w:val="000D3BCD"/>
    <w:rsid w:val="000D41A4"/>
    <w:rsid w:val="000D4549"/>
    <w:rsid w:val="000D45E6"/>
    <w:rsid w:val="000D4C01"/>
    <w:rsid w:val="000D4DB9"/>
    <w:rsid w:val="000D4FF3"/>
    <w:rsid w:val="000D5099"/>
    <w:rsid w:val="000D5358"/>
    <w:rsid w:val="000D5598"/>
    <w:rsid w:val="000D5B81"/>
    <w:rsid w:val="000D5F92"/>
    <w:rsid w:val="000D6324"/>
    <w:rsid w:val="000D6788"/>
    <w:rsid w:val="000D67DC"/>
    <w:rsid w:val="000D6C8E"/>
    <w:rsid w:val="000D6F1C"/>
    <w:rsid w:val="000D6F38"/>
    <w:rsid w:val="000D7123"/>
    <w:rsid w:val="000D7247"/>
    <w:rsid w:val="000D755C"/>
    <w:rsid w:val="000D78B4"/>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BA8"/>
    <w:rsid w:val="000E4F2E"/>
    <w:rsid w:val="000E4FA5"/>
    <w:rsid w:val="000E5528"/>
    <w:rsid w:val="000E5E7C"/>
    <w:rsid w:val="000E6636"/>
    <w:rsid w:val="000E6B27"/>
    <w:rsid w:val="000E700A"/>
    <w:rsid w:val="000E7279"/>
    <w:rsid w:val="000E7561"/>
    <w:rsid w:val="000E775A"/>
    <w:rsid w:val="000E7BCF"/>
    <w:rsid w:val="000E7BEC"/>
    <w:rsid w:val="000E7F18"/>
    <w:rsid w:val="000F0203"/>
    <w:rsid w:val="000F051A"/>
    <w:rsid w:val="000F06AF"/>
    <w:rsid w:val="000F0989"/>
    <w:rsid w:val="000F0F58"/>
    <w:rsid w:val="000F158C"/>
    <w:rsid w:val="000F17F6"/>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B8C"/>
    <w:rsid w:val="000F7B9B"/>
    <w:rsid w:val="000F7CAC"/>
    <w:rsid w:val="001001BD"/>
    <w:rsid w:val="001002AB"/>
    <w:rsid w:val="0010035E"/>
    <w:rsid w:val="00100585"/>
    <w:rsid w:val="00100DFB"/>
    <w:rsid w:val="00100FC9"/>
    <w:rsid w:val="00101446"/>
    <w:rsid w:val="001014EE"/>
    <w:rsid w:val="00101D73"/>
    <w:rsid w:val="00101D77"/>
    <w:rsid w:val="0010245A"/>
    <w:rsid w:val="00102C53"/>
    <w:rsid w:val="00102DDA"/>
    <w:rsid w:val="00103688"/>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3AA3"/>
    <w:rsid w:val="00114728"/>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D8"/>
    <w:rsid w:val="00121E0F"/>
    <w:rsid w:val="00122550"/>
    <w:rsid w:val="00122750"/>
    <w:rsid w:val="00123608"/>
    <w:rsid w:val="00123B68"/>
    <w:rsid w:val="00123CA6"/>
    <w:rsid w:val="001240EE"/>
    <w:rsid w:val="00124633"/>
    <w:rsid w:val="00124DFC"/>
    <w:rsid w:val="0012541B"/>
    <w:rsid w:val="001254C7"/>
    <w:rsid w:val="001254DE"/>
    <w:rsid w:val="00125BFD"/>
    <w:rsid w:val="00125E54"/>
    <w:rsid w:val="0012624E"/>
    <w:rsid w:val="00126879"/>
    <w:rsid w:val="001269C7"/>
    <w:rsid w:val="00126A22"/>
    <w:rsid w:val="00126B81"/>
    <w:rsid w:val="00126BA4"/>
    <w:rsid w:val="00126BC3"/>
    <w:rsid w:val="00126DED"/>
    <w:rsid w:val="00126FCB"/>
    <w:rsid w:val="001276E5"/>
    <w:rsid w:val="00127B08"/>
    <w:rsid w:val="00127C68"/>
    <w:rsid w:val="00130626"/>
    <w:rsid w:val="0013112B"/>
    <w:rsid w:val="0013169E"/>
    <w:rsid w:val="00131EFD"/>
    <w:rsid w:val="00131F9A"/>
    <w:rsid w:val="00131FB9"/>
    <w:rsid w:val="001324BD"/>
    <w:rsid w:val="00132755"/>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1A4"/>
    <w:rsid w:val="00150783"/>
    <w:rsid w:val="00150907"/>
    <w:rsid w:val="001509B1"/>
    <w:rsid w:val="00150ABD"/>
    <w:rsid w:val="00150C8F"/>
    <w:rsid w:val="00151CC3"/>
    <w:rsid w:val="0015277B"/>
    <w:rsid w:val="00152D01"/>
    <w:rsid w:val="00152D65"/>
    <w:rsid w:val="00152F0D"/>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E1A"/>
    <w:rsid w:val="00156F9A"/>
    <w:rsid w:val="001572E6"/>
    <w:rsid w:val="001572EE"/>
    <w:rsid w:val="00157975"/>
    <w:rsid w:val="00157D08"/>
    <w:rsid w:val="00160239"/>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64C2"/>
    <w:rsid w:val="0016695E"/>
    <w:rsid w:val="00166A93"/>
    <w:rsid w:val="00166D82"/>
    <w:rsid w:val="00166E78"/>
    <w:rsid w:val="001673BB"/>
    <w:rsid w:val="00167651"/>
    <w:rsid w:val="0016771A"/>
    <w:rsid w:val="0016781E"/>
    <w:rsid w:val="00167C72"/>
    <w:rsid w:val="0017005B"/>
    <w:rsid w:val="00170603"/>
    <w:rsid w:val="0017164F"/>
    <w:rsid w:val="001716AD"/>
    <w:rsid w:val="001719A1"/>
    <w:rsid w:val="00171F6D"/>
    <w:rsid w:val="00172718"/>
    <w:rsid w:val="001728B0"/>
    <w:rsid w:val="00172FAE"/>
    <w:rsid w:val="0017340E"/>
    <w:rsid w:val="00173688"/>
    <w:rsid w:val="001736EE"/>
    <w:rsid w:val="001739DE"/>
    <w:rsid w:val="00173C36"/>
    <w:rsid w:val="00173D94"/>
    <w:rsid w:val="00174593"/>
    <w:rsid w:val="0017525B"/>
    <w:rsid w:val="001753BC"/>
    <w:rsid w:val="00175501"/>
    <w:rsid w:val="00175628"/>
    <w:rsid w:val="0017590A"/>
    <w:rsid w:val="00175A63"/>
    <w:rsid w:val="0017630F"/>
    <w:rsid w:val="0017668E"/>
    <w:rsid w:val="00176FA7"/>
    <w:rsid w:val="00177191"/>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D68"/>
    <w:rsid w:val="00183E63"/>
    <w:rsid w:val="00183E98"/>
    <w:rsid w:val="001848A9"/>
    <w:rsid w:val="00184AC3"/>
    <w:rsid w:val="00184BF8"/>
    <w:rsid w:val="00184DDD"/>
    <w:rsid w:val="001852EF"/>
    <w:rsid w:val="00185AE3"/>
    <w:rsid w:val="001862B7"/>
    <w:rsid w:val="00186357"/>
    <w:rsid w:val="001863D5"/>
    <w:rsid w:val="00186442"/>
    <w:rsid w:val="001864B7"/>
    <w:rsid w:val="00186981"/>
    <w:rsid w:val="00186BE8"/>
    <w:rsid w:val="0018749A"/>
    <w:rsid w:val="00190110"/>
    <w:rsid w:val="00190AA0"/>
    <w:rsid w:val="00190D1A"/>
    <w:rsid w:val="0019193F"/>
    <w:rsid w:val="00191AB7"/>
    <w:rsid w:val="00192340"/>
    <w:rsid w:val="00192937"/>
    <w:rsid w:val="001938E6"/>
    <w:rsid w:val="00193DD6"/>
    <w:rsid w:val="0019465C"/>
    <w:rsid w:val="00194CEE"/>
    <w:rsid w:val="001950BB"/>
    <w:rsid w:val="0019511C"/>
    <w:rsid w:val="00195307"/>
    <w:rsid w:val="00195413"/>
    <w:rsid w:val="00195B5F"/>
    <w:rsid w:val="00196664"/>
    <w:rsid w:val="001966E3"/>
    <w:rsid w:val="00196750"/>
    <w:rsid w:val="0019688A"/>
    <w:rsid w:val="001968A7"/>
    <w:rsid w:val="00197051"/>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4FBA"/>
    <w:rsid w:val="001A527E"/>
    <w:rsid w:val="001A55CE"/>
    <w:rsid w:val="001A5B1D"/>
    <w:rsid w:val="001A5F56"/>
    <w:rsid w:val="001A6079"/>
    <w:rsid w:val="001A61AD"/>
    <w:rsid w:val="001A7034"/>
    <w:rsid w:val="001A7264"/>
    <w:rsid w:val="001A7273"/>
    <w:rsid w:val="001A7397"/>
    <w:rsid w:val="001A7930"/>
    <w:rsid w:val="001A7B4F"/>
    <w:rsid w:val="001A7F1C"/>
    <w:rsid w:val="001B01EA"/>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B03"/>
    <w:rsid w:val="001B597B"/>
    <w:rsid w:val="001B5A5F"/>
    <w:rsid w:val="001B5BC6"/>
    <w:rsid w:val="001B5F01"/>
    <w:rsid w:val="001B653D"/>
    <w:rsid w:val="001B69AF"/>
    <w:rsid w:val="001B6D86"/>
    <w:rsid w:val="001B6FC4"/>
    <w:rsid w:val="001B741F"/>
    <w:rsid w:val="001B7902"/>
    <w:rsid w:val="001B7D81"/>
    <w:rsid w:val="001B7D9D"/>
    <w:rsid w:val="001C01D1"/>
    <w:rsid w:val="001C051C"/>
    <w:rsid w:val="001C0D7C"/>
    <w:rsid w:val="001C0FA8"/>
    <w:rsid w:val="001C1F09"/>
    <w:rsid w:val="001C23ED"/>
    <w:rsid w:val="001C249A"/>
    <w:rsid w:val="001C279E"/>
    <w:rsid w:val="001C27AA"/>
    <w:rsid w:val="001C2A4B"/>
    <w:rsid w:val="001C2C9D"/>
    <w:rsid w:val="001C32DA"/>
    <w:rsid w:val="001C35AE"/>
    <w:rsid w:val="001C3772"/>
    <w:rsid w:val="001C3859"/>
    <w:rsid w:val="001C3B16"/>
    <w:rsid w:val="001C3E68"/>
    <w:rsid w:val="001C3FAA"/>
    <w:rsid w:val="001C40F2"/>
    <w:rsid w:val="001C534C"/>
    <w:rsid w:val="001C53AF"/>
    <w:rsid w:val="001C53BE"/>
    <w:rsid w:val="001C584A"/>
    <w:rsid w:val="001C58CB"/>
    <w:rsid w:val="001C5B4C"/>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3DE"/>
    <w:rsid w:val="001D25EC"/>
    <w:rsid w:val="001D2623"/>
    <w:rsid w:val="001D2A53"/>
    <w:rsid w:val="001D2A6B"/>
    <w:rsid w:val="001D300F"/>
    <w:rsid w:val="001D3116"/>
    <w:rsid w:val="001D3B6A"/>
    <w:rsid w:val="001D460D"/>
    <w:rsid w:val="001D4735"/>
    <w:rsid w:val="001D4936"/>
    <w:rsid w:val="001D4942"/>
    <w:rsid w:val="001D4A75"/>
    <w:rsid w:val="001D5018"/>
    <w:rsid w:val="001D5054"/>
    <w:rsid w:val="001D5278"/>
    <w:rsid w:val="001D547C"/>
    <w:rsid w:val="001D55A7"/>
    <w:rsid w:val="001D5B55"/>
    <w:rsid w:val="001D6305"/>
    <w:rsid w:val="001D636F"/>
    <w:rsid w:val="001D66CF"/>
    <w:rsid w:val="001D6AD0"/>
    <w:rsid w:val="001D6CC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25"/>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124"/>
    <w:rsid w:val="001F0197"/>
    <w:rsid w:val="001F02EA"/>
    <w:rsid w:val="001F04C3"/>
    <w:rsid w:val="001F0E24"/>
    <w:rsid w:val="001F0FC2"/>
    <w:rsid w:val="001F12BD"/>
    <w:rsid w:val="001F1755"/>
    <w:rsid w:val="001F182C"/>
    <w:rsid w:val="001F1A49"/>
    <w:rsid w:val="001F1CA8"/>
    <w:rsid w:val="001F1D9B"/>
    <w:rsid w:val="001F1F29"/>
    <w:rsid w:val="001F2099"/>
    <w:rsid w:val="001F213A"/>
    <w:rsid w:val="001F25E8"/>
    <w:rsid w:val="001F286B"/>
    <w:rsid w:val="001F3669"/>
    <w:rsid w:val="001F36CB"/>
    <w:rsid w:val="001F385D"/>
    <w:rsid w:val="001F3F99"/>
    <w:rsid w:val="001F3FC4"/>
    <w:rsid w:val="001F434E"/>
    <w:rsid w:val="001F44EE"/>
    <w:rsid w:val="001F4704"/>
    <w:rsid w:val="001F479C"/>
    <w:rsid w:val="001F47E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A"/>
    <w:rsid w:val="00207271"/>
    <w:rsid w:val="00207289"/>
    <w:rsid w:val="002074F3"/>
    <w:rsid w:val="00207D09"/>
    <w:rsid w:val="00207EC8"/>
    <w:rsid w:val="00207FF5"/>
    <w:rsid w:val="002103B3"/>
    <w:rsid w:val="00210604"/>
    <w:rsid w:val="00210734"/>
    <w:rsid w:val="00210BB0"/>
    <w:rsid w:val="00210D28"/>
    <w:rsid w:val="002118CF"/>
    <w:rsid w:val="00211ACD"/>
    <w:rsid w:val="00211AD8"/>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515"/>
    <w:rsid w:val="00221A05"/>
    <w:rsid w:val="00221A84"/>
    <w:rsid w:val="00221DB1"/>
    <w:rsid w:val="0022220E"/>
    <w:rsid w:val="002225C4"/>
    <w:rsid w:val="0022270A"/>
    <w:rsid w:val="00222DF4"/>
    <w:rsid w:val="0022301C"/>
    <w:rsid w:val="0022328E"/>
    <w:rsid w:val="002235F4"/>
    <w:rsid w:val="00223A09"/>
    <w:rsid w:val="00223D51"/>
    <w:rsid w:val="00223EFC"/>
    <w:rsid w:val="00224073"/>
    <w:rsid w:val="002240E0"/>
    <w:rsid w:val="0022410E"/>
    <w:rsid w:val="002241DE"/>
    <w:rsid w:val="00224528"/>
    <w:rsid w:val="002246F3"/>
    <w:rsid w:val="0022501C"/>
    <w:rsid w:val="00225EAA"/>
    <w:rsid w:val="0022653A"/>
    <w:rsid w:val="002265B0"/>
    <w:rsid w:val="00226665"/>
    <w:rsid w:val="002267AD"/>
    <w:rsid w:val="002267D1"/>
    <w:rsid w:val="002268D7"/>
    <w:rsid w:val="00226AC2"/>
    <w:rsid w:val="00226F49"/>
    <w:rsid w:val="002277DE"/>
    <w:rsid w:val="002278AD"/>
    <w:rsid w:val="002279A3"/>
    <w:rsid w:val="00227C6E"/>
    <w:rsid w:val="00227ED2"/>
    <w:rsid w:val="00227F52"/>
    <w:rsid w:val="002306AB"/>
    <w:rsid w:val="002306DE"/>
    <w:rsid w:val="00230700"/>
    <w:rsid w:val="00230718"/>
    <w:rsid w:val="00230A9A"/>
    <w:rsid w:val="00230D82"/>
    <w:rsid w:val="002313A1"/>
    <w:rsid w:val="0023164D"/>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4EE"/>
    <w:rsid w:val="002425DE"/>
    <w:rsid w:val="0024260C"/>
    <w:rsid w:val="00242854"/>
    <w:rsid w:val="002428A9"/>
    <w:rsid w:val="002428C0"/>
    <w:rsid w:val="00242B8C"/>
    <w:rsid w:val="00242C4E"/>
    <w:rsid w:val="00242CAE"/>
    <w:rsid w:val="00242E66"/>
    <w:rsid w:val="00242EA6"/>
    <w:rsid w:val="0024322C"/>
    <w:rsid w:val="00243955"/>
    <w:rsid w:val="00243D19"/>
    <w:rsid w:val="00243D6F"/>
    <w:rsid w:val="00243E42"/>
    <w:rsid w:val="00243F2E"/>
    <w:rsid w:val="00243F44"/>
    <w:rsid w:val="00243F95"/>
    <w:rsid w:val="00244267"/>
    <w:rsid w:val="0024434A"/>
    <w:rsid w:val="00244494"/>
    <w:rsid w:val="00244733"/>
    <w:rsid w:val="002447BC"/>
    <w:rsid w:val="002450CA"/>
    <w:rsid w:val="00245509"/>
    <w:rsid w:val="00245521"/>
    <w:rsid w:val="002455CC"/>
    <w:rsid w:val="002455E6"/>
    <w:rsid w:val="00245684"/>
    <w:rsid w:val="002456DD"/>
    <w:rsid w:val="0024591C"/>
    <w:rsid w:val="00245994"/>
    <w:rsid w:val="00245B06"/>
    <w:rsid w:val="00245D6C"/>
    <w:rsid w:val="002460C6"/>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50E1"/>
    <w:rsid w:val="00255261"/>
    <w:rsid w:val="00255559"/>
    <w:rsid w:val="00255A04"/>
    <w:rsid w:val="0025617C"/>
    <w:rsid w:val="002568C7"/>
    <w:rsid w:val="00256CC3"/>
    <w:rsid w:val="002575FD"/>
    <w:rsid w:val="0025765E"/>
    <w:rsid w:val="002576EE"/>
    <w:rsid w:val="002601B6"/>
    <w:rsid w:val="002609AA"/>
    <w:rsid w:val="00261000"/>
    <w:rsid w:val="00261285"/>
    <w:rsid w:val="002614CF"/>
    <w:rsid w:val="00261659"/>
    <w:rsid w:val="002616CA"/>
    <w:rsid w:val="00261D7B"/>
    <w:rsid w:val="00261DEA"/>
    <w:rsid w:val="0026223F"/>
    <w:rsid w:val="0026297D"/>
    <w:rsid w:val="00262BC9"/>
    <w:rsid w:val="002630C8"/>
    <w:rsid w:val="00263271"/>
    <w:rsid w:val="00263DA5"/>
    <w:rsid w:val="0026456F"/>
    <w:rsid w:val="00264848"/>
    <w:rsid w:val="00265334"/>
    <w:rsid w:val="00265A92"/>
    <w:rsid w:val="00266050"/>
    <w:rsid w:val="0026634B"/>
    <w:rsid w:val="0026695F"/>
    <w:rsid w:val="00266A26"/>
    <w:rsid w:val="00266F42"/>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6FD"/>
    <w:rsid w:val="002807A7"/>
    <w:rsid w:val="0028125D"/>
    <w:rsid w:val="00281559"/>
    <w:rsid w:val="00281DD5"/>
    <w:rsid w:val="002824DD"/>
    <w:rsid w:val="00282505"/>
    <w:rsid w:val="00282527"/>
    <w:rsid w:val="00282727"/>
    <w:rsid w:val="002827E0"/>
    <w:rsid w:val="00282A7A"/>
    <w:rsid w:val="00282C4E"/>
    <w:rsid w:val="00282D77"/>
    <w:rsid w:val="00285325"/>
    <w:rsid w:val="00285F58"/>
    <w:rsid w:val="00285FCE"/>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4A"/>
    <w:rsid w:val="00297E73"/>
    <w:rsid w:val="002A0037"/>
    <w:rsid w:val="002A0405"/>
    <w:rsid w:val="002A0A35"/>
    <w:rsid w:val="002A0B8F"/>
    <w:rsid w:val="002A1166"/>
    <w:rsid w:val="002A117A"/>
    <w:rsid w:val="002A122C"/>
    <w:rsid w:val="002A17D2"/>
    <w:rsid w:val="002A1EE1"/>
    <w:rsid w:val="002A20CD"/>
    <w:rsid w:val="002A217C"/>
    <w:rsid w:val="002A2538"/>
    <w:rsid w:val="002A272A"/>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01"/>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E91"/>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2B9"/>
    <w:rsid w:val="002E6405"/>
    <w:rsid w:val="002E6504"/>
    <w:rsid w:val="002E6730"/>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3A8"/>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0B72"/>
    <w:rsid w:val="003110EA"/>
    <w:rsid w:val="00311162"/>
    <w:rsid w:val="00311337"/>
    <w:rsid w:val="00311D0F"/>
    <w:rsid w:val="003120C8"/>
    <w:rsid w:val="00312213"/>
    <w:rsid w:val="00312806"/>
    <w:rsid w:val="003128F0"/>
    <w:rsid w:val="00312DF4"/>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1F9"/>
    <w:rsid w:val="0031793A"/>
    <w:rsid w:val="00317C0B"/>
    <w:rsid w:val="00320796"/>
    <w:rsid w:val="00320B51"/>
    <w:rsid w:val="00320BF1"/>
    <w:rsid w:val="00320CB7"/>
    <w:rsid w:val="00320E67"/>
    <w:rsid w:val="003218F1"/>
    <w:rsid w:val="00321D85"/>
    <w:rsid w:val="0032241B"/>
    <w:rsid w:val="003229A4"/>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DF7"/>
    <w:rsid w:val="00326ED5"/>
    <w:rsid w:val="00327070"/>
    <w:rsid w:val="00327258"/>
    <w:rsid w:val="00327476"/>
    <w:rsid w:val="00331188"/>
    <w:rsid w:val="003314EC"/>
    <w:rsid w:val="00331765"/>
    <w:rsid w:val="0033184B"/>
    <w:rsid w:val="00331AF7"/>
    <w:rsid w:val="00331E63"/>
    <w:rsid w:val="00332406"/>
    <w:rsid w:val="00332621"/>
    <w:rsid w:val="00332BA6"/>
    <w:rsid w:val="003333A3"/>
    <w:rsid w:val="00333ACF"/>
    <w:rsid w:val="00333DF3"/>
    <w:rsid w:val="00333FB3"/>
    <w:rsid w:val="00334952"/>
    <w:rsid w:val="00334A80"/>
    <w:rsid w:val="00334B9E"/>
    <w:rsid w:val="00334F3E"/>
    <w:rsid w:val="003350D3"/>
    <w:rsid w:val="0033579E"/>
    <w:rsid w:val="0033594C"/>
    <w:rsid w:val="00335A86"/>
    <w:rsid w:val="00335D3C"/>
    <w:rsid w:val="00335DE1"/>
    <w:rsid w:val="00335EFA"/>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6E1E"/>
    <w:rsid w:val="003471D4"/>
    <w:rsid w:val="00347B0E"/>
    <w:rsid w:val="00350670"/>
    <w:rsid w:val="003506EF"/>
    <w:rsid w:val="003508E3"/>
    <w:rsid w:val="00350C5C"/>
    <w:rsid w:val="00350FFB"/>
    <w:rsid w:val="0035106A"/>
    <w:rsid w:val="0035138D"/>
    <w:rsid w:val="00351A94"/>
    <w:rsid w:val="00351EF3"/>
    <w:rsid w:val="003528D6"/>
    <w:rsid w:val="00352C0F"/>
    <w:rsid w:val="00352E96"/>
    <w:rsid w:val="003534DD"/>
    <w:rsid w:val="003535ED"/>
    <w:rsid w:val="00353A69"/>
    <w:rsid w:val="00353E31"/>
    <w:rsid w:val="00354104"/>
    <w:rsid w:val="0035462D"/>
    <w:rsid w:val="00354B64"/>
    <w:rsid w:val="00354FE5"/>
    <w:rsid w:val="003554CF"/>
    <w:rsid w:val="003554E4"/>
    <w:rsid w:val="00355614"/>
    <w:rsid w:val="00355D43"/>
    <w:rsid w:val="0035651A"/>
    <w:rsid w:val="003570F8"/>
    <w:rsid w:val="003579F0"/>
    <w:rsid w:val="00357C0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3BCE"/>
    <w:rsid w:val="00364034"/>
    <w:rsid w:val="00364101"/>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286"/>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99D"/>
    <w:rsid w:val="00385A62"/>
    <w:rsid w:val="00385AC9"/>
    <w:rsid w:val="00385ADB"/>
    <w:rsid w:val="00385E42"/>
    <w:rsid w:val="003860C6"/>
    <w:rsid w:val="00386361"/>
    <w:rsid w:val="003868F5"/>
    <w:rsid w:val="0038714A"/>
    <w:rsid w:val="00387B83"/>
    <w:rsid w:val="00387DEB"/>
    <w:rsid w:val="0039023B"/>
    <w:rsid w:val="0039042D"/>
    <w:rsid w:val="003904CB"/>
    <w:rsid w:val="00390CFF"/>
    <w:rsid w:val="00390D27"/>
    <w:rsid w:val="00390F91"/>
    <w:rsid w:val="003916EF"/>
    <w:rsid w:val="0039195C"/>
    <w:rsid w:val="00391C7E"/>
    <w:rsid w:val="00391CD2"/>
    <w:rsid w:val="003920FC"/>
    <w:rsid w:val="00394185"/>
    <w:rsid w:val="003943BB"/>
    <w:rsid w:val="0039487E"/>
    <w:rsid w:val="00394891"/>
    <w:rsid w:val="00395866"/>
    <w:rsid w:val="00396028"/>
    <w:rsid w:val="003960B5"/>
    <w:rsid w:val="003962FC"/>
    <w:rsid w:val="00396E78"/>
    <w:rsid w:val="00396FCF"/>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A7DD5"/>
    <w:rsid w:val="003A7E7A"/>
    <w:rsid w:val="003B0CE4"/>
    <w:rsid w:val="003B116E"/>
    <w:rsid w:val="003B1458"/>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32B"/>
    <w:rsid w:val="003C4483"/>
    <w:rsid w:val="003C45D4"/>
    <w:rsid w:val="003C4D86"/>
    <w:rsid w:val="003C5492"/>
    <w:rsid w:val="003C5831"/>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2A7"/>
    <w:rsid w:val="003D2474"/>
    <w:rsid w:val="003D2746"/>
    <w:rsid w:val="003D2B3B"/>
    <w:rsid w:val="003D350A"/>
    <w:rsid w:val="003D3718"/>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5F2"/>
    <w:rsid w:val="003E0868"/>
    <w:rsid w:val="003E09D2"/>
    <w:rsid w:val="003E09E4"/>
    <w:rsid w:val="003E0A43"/>
    <w:rsid w:val="003E1183"/>
    <w:rsid w:val="003E16F0"/>
    <w:rsid w:val="003E19F0"/>
    <w:rsid w:val="003E1F01"/>
    <w:rsid w:val="003E2B47"/>
    <w:rsid w:val="003E2FC2"/>
    <w:rsid w:val="003E345B"/>
    <w:rsid w:val="003E34EA"/>
    <w:rsid w:val="003E39BF"/>
    <w:rsid w:val="003E3AE1"/>
    <w:rsid w:val="003E46D0"/>
    <w:rsid w:val="003E47F5"/>
    <w:rsid w:val="003E497A"/>
    <w:rsid w:val="003E4BC8"/>
    <w:rsid w:val="003E634A"/>
    <w:rsid w:val="003E63CE"/>
    <w:rsid w:val="003E63DC"/>
    <w:rsid w:val="003E6487"/>
    <w:rsid w:val="003E6687"/>
    <w:rsid w:val="003E68E0"/>
    <w:rsid w:val="003E6A28"/>
    <w:rsid w:val="003E6E9E"/>
    <w:rsid w:val="003E700A"/>
    <w:rsid w:val="003E7264"/>
    <w:rsid w:val="003E737D"/>
    <w:rsid w:val="003E7461"/>
    <w:rsid w:val="003E753F"/>
    <w:rsid w:val="003E76B1"/>
    <w:rsid w:val="003E7940"/>
    <w:rsid w:val="003E7DFA"/>
    <w:rsid w:val="003F08C4"/>
    <w:rsid w:val="003F0FFD"/>
    <w:rsid w:val="003F197B"/>
    <w:rsid w:val="003F199F"/>
    <w:rsid w:val="003F1B19"/>
    <w:rsid w:val="003F1D39"/>
    <w:rsid w:val="003F1E43"/>
    <w:rsid w:val="003F258E"/>
    <w:rsid w:val="003F2A08"/>
    <w:rsid w:val="003F2BC7"/>
    <w:rsid w:val="003F2FD0"/>
    <w:rsid w:val="003F3318"/>
    <w:rsid w:val="003F4043"/>
    <w:rsid w:val="003F443C"/>
    <w:rsid w:val="003F4AAC"/>
    <w:rsid w:val="003F4BFA"/>
    <w:rsid w:val="003F56CC"/>
    <w:rsid w:val="003F62C6"/>
    <w:rsid w:val="003F65E1"/>
    <w:rsid w:val="003F6836"/>
    <w:rsid w:val="003F6D4C"/>
    <w:rsid w:val="003F712B"/>
    <w:rsid w:val="003F7FD9"/>
    <w:rsid w:val="00400445"/>
    <w:rsid w:val="00400808"/>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86F"/>
    <w:rsid w:val="00410A05"/>
    <w:rsid w:val="00410A13"/>
    <w:rsid w:val="00410F4D"/>
    <w:rsid w:val="00411010"/>
    <w:rsid w:val="00411887"/>
    <w:rsid w:val="004119A0"/>
    <w:rsid w:val="00411C2E"/>
    <w:rsid w:val="00411D5D"/>
    <w:rsid w:val="0041222C"/>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936"/>
    <w:rsid w:val="00416BA1"/>
    <w:rsid w:val="00416CCC"/>
    <w:rsid w:val="0041717B"/>
    <w:rsid w:val="004172D3"/>
    <w:rsid w:val="0041758A"/>
    <w:rsid w:val="004175C1"/>
    <w:rsid w:val="004175EF"/>
    <w:rsid w:val="00417B76"/>
    <w:rsid w:val="00417C89"/>
    <w:rsid w:val="004201EB"/>
    <w:rsid w:val="004206D7"/>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3E9"/>
    <w:rsid w:val="00431948"/>
    <w:rsid w:val="004319CE"/>
    <w:rsid w:val="00431A61"/>
    <w:rsid w:val="00431D46"/>
    <w:rsid w:val="00431EF5"/>
    <w:rsid w:val="00432298"/>
    <w:rsid w:val="004323AB"/>
    <w:rsid w:val="0043273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4FE0"/>
    <w:rsid w:val="00445048"/>
    <w:rsid w:val="004450EA"/>
    <w:rsid w:val="00445430"/>
    <w:rsid w:val="00445460"/>
    <w:rsid w:val="004454B4"/>
    <w:rsid w:val="00445BF3"/>
    <w:rsid w:val="00446614"/>
    <w:rsid w:val="00446A20"/>
    <w:rsid w:val="00446D2F"/>
    <w:rsid w:val="00447183"/>
    <w:rsid w:val="004478F7"/>
    <w:rsid w:val="004479CB"/>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97B"/>
    <w:rsid w:val="00455A5B"/>
    <w:rsid w:val="00455AB0"/>
    <w:rsid w:val="00455D04"/>
    <w:rsid w:val="00456037"/>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2C0E"/>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A94"/>
    <w:rsid w:val="00476CD9"/>
    <w:rsid w:val="00476E25"/>
    <w:rsid w:val="00477C76"/>
    <w:rsid w:val="004800B5"/>
    <w:rsid w:val="00480130"/>
    <w:rsid w:val="00480291"/>
    <w:rsid w:val="00480783"/>
    <w:rsid w:val="004809DA"/>
    <w:rsid w:val="00480E70"/>
    <w:rsid w:val="00481032"/>
    <w:rsid w:val="00481068"/>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A7"/>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F0"/>
    <w:rsid w:val="004A1C93"/>
    <w:rsid w:val="004A274B"/>
    <w:rsid w:val="004A2FD3"/>
    <w:rsid w:val="004A302F"/>
    <w:rsid w:val="004A3269"/>
    <w:rsid w:val="004A32AA"/>
    <w:rsid w:val="004A34CE"/>
    <w:rsid w:val="004A3C37"/>
    <w:rsid w:val="004A3CC9"/>
    <w:rsid w:val="004A3EB5"/>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2824"/>
    <w:rsid w:val="004B3357"/>
    <w:rsid w:val="004B33B3"/>
    <w:rsid w:val="004B3A73"/>
    <w:rsid w:val="004B3DF2"/>
    <w:rsid w:val="004B3DFC"/>
    <w:rsid w:val="004B3F0C"/>
    <w:rsid w:val="004B3FD6"/>
    <w:rsid w:val="004B4034"/>
    <w:rsid w:val="004B43ED"/>
    <w:rsid w:val="004B49D7"/>
    <w:rsid w:val="004B4B5F"/>
    <w:rsid w:val="004B4BDD"/>
    <w:rsid w:val="004B4CD0"/>
    <w:rsid w:val="004B4FDB"/>
    <w:rsid w:val="004B5117"/>
    <w:rsid w:val="004B5B09"/>
    <w:rsid w:val="004B5BE3"/>
    <w:rsid w:val="004B5C9D"/>
    <w:rsid w:val="004B62BF"/>
    <w:rsid w:val="004B631E"/>
    <w:rsid w:val="004B653C"/>
    <w:rsid w:val="004B658E"/>
    <w:rsid w:val="004B65E1"/>
    <w:rsid w:val="004B69BE"/>
    <w:rsid w:val="004B6B26"/>
    <w:rsid w:val="004B6C46"/>
    <w:rsid w:val="004B71F8"/>
    <w:rsid w:val="004B7234"/>
    <w:rsid w:val="004B756A"/>
    <w:rsid w:val="004B7711"/>
    <w:rsid w:val="004B7866"/>
    <w:rsid w:val="004B7974"/>
    <w:rsid w:val="004B7C05"/>
    <w:rsid w:val="004C0098"/>
    <w:rsid w:val="004C00B1"/>
    <w:rsid w:val="004C02D0"/>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C19"/>
    <w:rsid w:val="004C4D81"/>
    <w:rsid w:val="004C4EE4"/>
    <w:rsid w:val="004C5031"/>
    <w:rsid w:val="004C5597"/>
    <w:rsid w:val="004C5792"/>
    <w:rsid w:val="004C5CBD"/>
    <w:rsid w:val="004C6440"/>
    <w:rsid w:val="004C689B"/>
    <w:rsid w:val="004C69B8"/>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387"/>
    <w:rsid w:val="004D3C11"/>
    <w:rsid w:val="004D3C8A"/>
    <w:rsid w:val="004D4762"/>
    <w:rsid w:val="004D4A45"/>
    <w:rsid w:val="004D4AA5"/>
    <w:rsid w:val="004D4F4D"/>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2DED"/>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61A"/>
    <w:rsid w:val="004E6BFF"/>
    <w:rsid w:val="004E6DB2"/>
    <w:rsid w:val="004E785B"/>
    <w:rsid w:val="004E79C4"/>
    <w:rsid w:val="004E7A82"/>
    <w:rsid w:val="004F014B"/>
    <w:rsid w:val="004F044E"/>
    <w:rsid w:val="004F0975"/>
    <w:rsid w:val="004F09AF"/>
    <w:rsid w:val="004F15D3"/>
    <w:rsid w:val="004F1972"/>
    <w:rsid w:val="004F2B4A"/>
    <w:rsid w:val="004F2F85"/>
    <w:rsid w:val="004F3228"/>
    <w:rsid w:val="004F32E8"/>
    <w:rsid w:val="004F3472"/>
    <w:rsid w:val="004F3D03"/>
    <w:rsid w:val="004F434D"/>
    <w:rsid w:val="004F4B31"/>
    <w:rsid w:val="004F4FC0"/>
    <w:rsid w:val="004F51D8"/>
    <w:rsid w:val="004F52C1"/>
    <w:rsid w:val="004F582E"/>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5535"/>
    <w:rsid w:val="0050569B"/>
    <w:rsid w:val="0050622B"/>
    <w:rsid w:val="00506300"/>
    <w:rsid w:val="00506630"/>
    <w:rsid w:val="00506D12"/>
    <w:rsid w:val="0050708B"/>
    <w:rsid w:val="005070EF"/>
    <w:rsid w:val="005072F7"/>
    <w:rsid w:val="00507634"/>
    <w:rsid w:val="005076A1"/>
    <w:rsid w:val="00507A53"/>
    <w:rsid w:val="00510561"/>
    <w:rsid w:val="00510876"/>
    <w:rsid w:val="005108E7"/>
    <w:rsid w:val="00510F28"/>
    <w:rsid w:val="00511B5E"/>
    <w:rsid w:val="00511E70"/>
    <w:rsid w:val="00511EFF"/>
    <w:rsid w:val="00512641"/>
    <w:rsid w:val="0051293E"/>
    <w:rsid w:val="00512B2F"/>
    <w:rsid w:val="00512C62"/>
    <w:rsid w:val="00512CFD"/>
    <w:rsid w:val="00513269"/>
    <w:rsid w:val="00513437"/>
    <w:rsid w:val="00513734"/>
    <w:rsid w:val="00513BD3"/>
    <w:rsid w:val="00513C0A"/>
    <w:rsid w:val="00513C73"/>
    <w:rsid w:val="00513F1E"/>
    <w:rsid w:val="00514921"/>
    <w:rsid w:val="00514A46"/>
    <w:rsid w:val="00514CDE"/>
    <w:rsid w:val="00515639"/>
    <w:rsid w:val="005158B9"/>
    <w:rsid w:val="00516589"/>
    <w:rsid w:val="0051699E"/>
    <w:rsid w:val="00516AC4"/>
    <w:rsid w:val="00516E10"/>
    <w:rsid w:val="005170FC"/>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4A6"/>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571"/>
    <w:rsid w:val="00540CB3"/>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3C2"/>
    <w:rsid w:val="00545447"/>
    <w:rsid w:val="00545875"/>
    <w:rsid w:val="00545C9D"/>
    <w:rsid w:val="00545E1D"/>
    <w:rsid w:val="0054686B"/>
    <w:rsid w:val="00546966"/>
    <w:rsid w:val="00546C3B"/>
    <w:rsid w:val="00547101"/>
    <w:rsid w:val="0054716B"/>
    <w:rsid w:val="00547B25"/>
    <w:rsid w:val="00547B6D"/>
    <w:rsid w:val="0055007A"/>
    <w:rsid w:val="00550410"/>
    <w:rsid w:val="0055091F"/>
    <w:rsid w:val="005509E0"/>
    <w:rsid w:val="00550B11"/>
    <w:rsid w:val="00550F57"/>
    <w:rsid w:val="00550F7B"/>
    <w:rsid w:val="00551016"/>
    <w:rsid w:val="005510C2"/>
    <w:rsid w:val="005515E3"/>
    <w:rsid w:val="005516B6"/>
    <w:rsid w:val="005517DA"/>
    <w:rsid w:val="00551B6D"/>
    <w:rsid w:val="00552237"/>
    <w:rsid w:val="0055297C"/>
    <w:rsid w:val="00552D36"/>
    <w:rsid w:val="00552D79"/>
    <w:rsid w:val="005535D5"/>
    <w:rsid w:val="00553AD7"/>
    <w:rsid w:val="00553C5E"/>
    <w:rsid w:val="00553CB7"/>
    <w:rsid w:val="005540D0"/>
    <w:rsid w:val="005541AB"/>
    <w:rsid w:val="00554448"/>
    <w:rsid w:val="00554B63"/>
    <w:rsid w:val="00554CBC"/>
    <w:rsid w:val="00554D15"/>
    <w:rsid w:val="00554D82"/>
    <w:rsid w:val="00555070"/>
    <w:rsid w:val="00555C07"/>
    <w:rsid w:val="00556090"/>
    <w:rsid w:val="00556548"/>
    <w:rsid w:val="005565CD"/>
    <w:rsid w:val="00556BD0"/>
    <w:rsid w:val="00557181"/>
    <w:rsid w:val="0055722D"/>
    <w:rsid w:val="00557E8E"/>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5DF"/>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981"/>
    <w:rsid w:val="00580C32"/>
    <w:rsid w:val="00580F17"/>
    <w:rsid w:val="005812F4"/>
    <w:rsid w:val="00582434"/>
    <w:rsid w:val="00582505"/>
    <w:rsid w:val="00582A70"/>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69C6"/>
    <w:rsid w:val="0058743A"/>
    <w:rsid w:val="005879DA"/>
    <w:rsid w:val="00587D2D"/>
    <w:rsid w:val="005900CF"/>
    <w:rsid w:val="0059069B"/>
    <w:rsid w:val="0059095F"/>
    <w:rsid w:val="00590B37"/>
    <w:rsid w:val="00590CC1"/>
    <w:rsid w:val="00590EC1"/>
    <w:rsid w:val="00591021"/>
    <w:rsid w:val="00591449"/>
    <w:rsid w:val="005916D7"/>
    <w:rsid w:val="005917AA"/>
    <w:rsid w:val="005917B9"/>
    <w:rsid w:val="005928B3"/>
    <w:rsid w:val="00592AF0"/>
    <w:rsid w:val="00592DAE"/>
    <w:rsid w:val="00593CC0"/>
    <w:rsid w:val="00594233"/>
    <w:rsid w:val="00594362"/>
    <w:rsid w:val="00594485"/>
    <w:rsid w:val="005948EA"/>
    <w:rsid w:val="00594A45"/>
    <w:rsid w:val="0059594F"/>
    <w:rsid w:val="0059619C"/>
    <w:rsid w:val="005963CC"/>
    <w:rsid w:val="00596466"/>
    <w:rsid w:val="0059677B"/>
    <w:rsid w:val="00596951"/>
    <w:rsid w:val="0059707B"/>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3F0"/>
    <w:rsid w:val="005A26E5"/>
    <w:rsid w:val="005A2886"/>
    <w:rsid w:val="005A2B3D"/>
    <w:rsid w:val="005A2FE6"/>
    <w:rsid w:val="005A421A"/>
    <w:rsid w:val="005A426B"/>
    <w:rsid w:val="005A446F"/>
    <w:rsid w:val="005A4668"/>
    <w:rsid w:val="005A4760"/>
    <w:rsid w:val="005A4C6A"/>
    <w:rsid w:val="005A533A"/>
    <w:rsid w:val="005A5DBE"/>
    <w:rsid w:val="005A6517"/>
    <w:rsid w:val="005A660C"/>
    <w:rsid w:val="005A6A1C"/>
    <w:rsid w:val="005A6C73"/>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ABC"/>
    <w:rsid w:val="005B3BF2"/>
    <w:rsid w:val="005B40D5"/>
    <w:rsid w:val="005B4D58"/>
    <w:rsid w:val="005B4DA8"/>
    <w:rsid w:val="005B4E59"/>
    <w:rsid w:val="005B4EEF"/>
    <w:rsid w:val="005B4FE9"/>
    <w:rsid w:val="005B5207"/>
    <w:rsid w:val="005B571A"/>
    <w:rsid w:val="005B5D52"/>
    <w:rsid w:val="005B5DC1"/>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6E"/>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679"/>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7C"/>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7DA"/>
    <w:rsid w:val="005D7B83"/>
    <w:rsid w:val="005E03D9"/>
    <w:rsid w:val="005E07A8"/>
    <w:rsid w:val="005E0B56"/>
    <w:rsid w:val="005E1414"/>
    <w:rsid w:val="005E149F"/>
    <w:rsid w:val="005E1A3E"/>
    <w:rsid w:val="005E1B9A"/>
    <w:rsid w:val="005E1E69"/>
    <w:rsid w:val="005E28F2"/>
    <w:rsid w:val="005E2925"/>
    <w:rsid w:val="005E2B09"/>
    <w:rsid w:val="005E3390"/>
    <w:rsid w:val="005E34AE"/>
    <w:rsid w:val="005E350A"/>
    <w:rsid w:val="005E3911"/>
    <w:rsid w:val="005E3C5D"/>
    <w:rsid w:val="005E3E3D"/>
    <w:rsid w:val="005E3ED4"/>
    <w:rsid w:val="005E429C"/>
    <w:rsid w:val="005E439A"/>
    <w:rsid w:val="005E43E6"/>
    <w:rsid w:val="005E45B0"/>
    <w:rsid w:val="005E4A14"/>
    <w:rsid w:val="005E4A7C"/>
    <w:rsid w:val="005E4BBB"/>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0ED"/>
    <w:rsid w:val="005F424B"/>
    <w:rsid w:val="005F4438"/>
    <w:rsid w:val="005F4708"/>
    <w:rsid w:val="005F477E"/>
    <w:rsid w:val="005F48B2"/>
    <w:rsid w:val="005F4EAC"/>
    <w:rsid w:val="005F51C0"/>
    <w:rsid w:val="005F561E"/>
    <w:rsid w:val="005F5996"/>
    <w:rsid w:val="005F6235"/>
    <w:rsid w:val="005F6689"/>
    <w:rsid w:val="005F673E"/>
    <w:rsid w:val="005F6C78"/>
    <w:rsid w:val="005F741F"/>
    <w:rsid w:val="005F76C3"/>
    <w:rsid w:val="005F79DF"/>
    <w:rsid w:val="00600287"/>
    <w:rsid w:val="006008A7"/>
    <w:rsid w:val="006009F0"/>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0A0"/>
    <w:rsid w:val="00604251"/>
    <w:rsid w:val="0060428E"/>
    <w:rsid w:val="00604492"/>
    <w:rsid w:val="0060473C"/>
    <w:rsid w:val="00604875"/>
    <w:rsid w:val="00604960"/>
    <w:rsid w:val="00604A05"/>
    <w:rsid w:val="00604DD2"/>
    <w:rsid w:val="0060541B"/>
    <w:rsid w:val="00605525"/>
    <w:rsid w:val="006056DD"/>
    <w:rsid w:val="00605D33"/>
    <w:rsid w:val="00606406"/>
    <w:rsid w:val="00606FDD"/>
    <w:rsid w:val="00607174"/>
    <w:rsid w:val="0060782C"/>
    <w:rsid w:val="00607D3B"/>
    <w:rsid w:val="00607E4D"/>
    <w:rsid w:val="00607FF6"/>
    <w:rsid w:val="006103E2"/>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9B8"/>
    <w:rsid w:val="006159FC"/>
    <w:rsid w:val="00615D6F"/>
    <w:rsid w:val="006160C1"/>
    <w:rsid w:val="00616350"/>
    <w:rsid w:val="006166F1"/>
    <w:rsid w:val="00616A6A"/>
    <w:rsid w:val="00616B52"/>
    <w:rsid w:val="00616B9F"/>
    <w:rsid w:val="00617087"/>
    <w:rsid w:val="006173BD"/>
    <w:rsid w:val="00617409"/>
    <w:rsid w:val="006174AC"/>
    <w:rsid w:val="006177D1"/>
    <w:rsid w:val="0061789E"/>
    <w:rsid w:val="006179C7"/>
    <w:rsid w:val="00617B5C"/>
    <w:rsid w:val="00620356"/>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66E"/>
    <w:rsid w:val="006278D9"/>
    <w:rsid w:val="00627D86"/>
    <w:rsid w:val="00627EEA"/>
    <w:rsid w:val="006304C3"/>
    <w:rsid w:val="0063061E"/>
    <w:rsid w:val="00630B2A"/>
    <w:rsid w:val="00630C3D"/>
    <w:rsid w:val="00630D64"/>
    <w:rsid w:val="006315A5"/>
    <w:rsid w:val="00631863"/>
    <w:rsid w:val="00631865"/>
    <w:rsid w:val="006318BD"/>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4FED"/>
    <w:rsid w:val="00635590"/>
    <w:rsid w:val="006358B3"/>
    <w:rsid w:val="00635C87"/>
    <w:rsid w:val="00635DAB"/>
    <w:rsid w:val="00636098"/>
    <w:rsid w:val="006362CE"/>
    <w:rsid w:val="006368C9"/>
    <w:rsid w:val="00636DAC"/>
    <w:rsid w:val="00636E35"/>
    <w:rsid w:val="006373DC"/>
    <w:rsid w:val="006375D6"/>
    <w:rsid w:val="00637678"/>
    <w:rsid w:val="006377CD"/>
    <w:rsid w:val="00637979"/>
    <w:rsid w:val="00637C01"/>
    <w:rsid w:val="00637ED5"/>
    <w:rsid w:val="006401BE"/>
    <w:rsid w:val="006401FB"/>
    <w:rsid w:val="00640CAC"/>
    <w:rsid w:val="00640CDB"/>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2AB"/>
    <w:rsid w:val="00650786"/>
    <w:rsid w:val="00650B4D"/>
    <w:rsid w:val="00650F06"/>
    <w:rsid w:val="00650FFB"/>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38E"/>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70905"/>
    <w:rsid w:val="00671070"/>
    <w:rsid w:val="006710F2"/>
    <w:rsid w:val="006712E4"/>
    <w:rsid w:val="00671B15"/>
    <w:rsid w:val="00671B2C"/>
    <w:rsid w:val="00671CBD"/>
    <w:rsid w:val="00672000"/>
    <w:rsid w:val="00672132"/>
    <w:rsid w:val="0067216A"/>
    <w:rsid w:val="0067226D"/>
    <w:rsid w:val="0067230E"/>
    <w:rsid w:val="00672728"/>
    <w:rsid w:val="006729CD"/>
    <w:rsid w:val="00672C8A"/>
    <w:rsid w:val="00672F7D"/>
    <w:rsid w:val="00673D12"/>
    <w:rsid w:val="0067470E"/>
    <w:rsid w:val="0067525E"/>
    <w:rsid w:val="006754D7"/>
    <w:rsid w:val="00675616"/>
    <w:rsid w:val="006760AF"/>
    <w:rsid w:val="00676474"/>
    <w:rsid w:val="00676B30"/>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08D2"/>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9EB"/>
    <w:rsid w:val="006A5B68"/>
    <w:rsid w:val="006A62C6"/>
    <w:rsid w:val="006A6503"/>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82C"/>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0DA5"/>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5C52"/>
    <w:rsid w:val="006C6A19"/>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397C"/>
    <w:rsid w:val="006D43E7"/>
    <w:rsid w:val="006D46B2"/>
    <w:rsid w:val="006D4AF4"/>
    <w:rsid w:val="006D4C64"/>
    <w:rsid w:val="006D50F8"/>
    <w:rsid w:val="006D51A8"/>
    <w:rsid w:val="006D54BC"/>
    <w:rsid w:val="006D5542"/>
    <w:rsid w:val="006D5A6E"/>
    <w:rsid w:val="006D5C20"/>
    <w:rsid w:val="006D5C46"/>
    <w:rsid w:val="006D5EB0"/>
    <w:rsid w:val="006D6371"/>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BF"/>
    <w:rsid w:val="006F0305"/>
    <w:rsid w:val="006F0798"/>
    <w:rsid w:val="006F0CAC"/>
    <w:rsid w:val="006F0EFB"/>
    <w:rsid w:val="006F1777"/>
    <w:rsid w:val="006F1836"/>
    <w:rsid w:val="006F1D6A"/>
    <w:rsid w:val="006F1EAF"/>
    <w:rsid w:val="006F201A"/>
    <w:rsid w:val="006F20BE"/>
    <w:rsid w:val="006F23D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655"/>
    <w:rsid w:val="006F58C2"/>
    <w:rsid w:val="006F5BF5"/>
    <w:rsid w:val="006F5DD4"/>
    <w:rsid w:val="006F60CB"/>
    <w:rsid w:val="006F67D4"/>
    <w:rsid w:val="006F6D9F"/>
    <w:rsid w:val="006F710B"/>
    <w:rsid w:val="006F7263"/>
    <w:rsid w:val="006F77E7"/>
    <w:rsid w:val="006F77F4"/>
    <w:rsid w:val="006F7A51"/>
    <w:rsid w:val="006F7D40"/>
    <w:rsid w:val="0070034C"/>
    <w:rsid w:val="00700E15"/>
    <w:rsid w:val="007010E0"/>
    <w:rsid w:val="007010FA"/>
    <w:rsid w:val="00701640"/>
    <w:rsid w:val="00701F66"/>
    <w:rsid w:val="00702669"/>
    <w:rsid w:val="00702A27"/>
    <w:rsid w:val="0070301A"/>
    <w:rsid w:val="00703391"/>
    <w:rsid w:val="0070374F"/>
    <w:rsid w:val="00703792"/>
    <w:rsid w:val="00704050"/>
    <w:rsid w:val="007041F8"/>
    <w:rsid w:val="0070428C"/>
    <w:rsid w:val="00704618"/>
    <w:rsid w:val="00704837"/>
    <w:rsid w:val="00704B34"/>
    <w:rsid w:val="00705050"/>
    <w:rsid w:val="007058DE"/>
    <w:rsid w:val="007058E4"/>
    <w:rsid w:val="007059C9"/>
    <w:rsid w:val="007062A8"/>
    <w:rsid w:val="00706495"/>
    <w:rsid w:val="007064D7"/>
    <w:rsid w:val="007066F9"/>
    <w:rsid w:val="00706CB8"/>
    <w:rsid w:val="00706D21"/>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4F6D"/>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972"/>
    <w:rsid w:val="00722EFF"/>
    <w:rsid w:val="0072329E"/>
    <w:rsid w:val="007233B6"/>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CBD"/>
    <w:rsid w:val="00732FC7"/>
    <w:rsid w:val="00733452"/>
    <w:rsid w:val="0073348D"/>
    <w:rsid w:val="007334BE"/>
    <w:rsid w:val="0073360D"/>
    <w:rsid w:val="0073366E"/>
    <w:rsid w:val="007336E4"/>
    <w:rsid w:val="00733893"/>
    <w:rsid w:val="00733C83"/>
    <w:rsid w:val="00734053"/>
    <w:rsid w:val="007346F5"/>
    <w:rsid w:val="00734C97"/>
    <w:rsid w:val="00734F45"/>
    <w:rsid w:val="007350B5"/>
    <w:rsid w:val="00736A8C"/>
    <w:rsid w:val="00736B41"/>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365"/>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8A"/>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8E"/>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100"/>
    <w:rsid w:val="00775603"/>
    <w:rsid w:val="007759E0"/>
    <w:rsid w:val="00775D4A"/>
    <w:rsid w:val="0077624C"/>
    <w:rsid w:val="00776861"/>
    <w:rsid w:val="0077783B"/>
    <w:rsid w:val="007778C8"/>
    <w:rsid w:val="00777A1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1F47"/>
    <w:rsid w:val="00782046"/>
    <w:rsid w:val="007820C8"/>
    <w:rsid w:val="00782CD9"/>
    <w:rsid w:val="00782E97"/>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878A8"/>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583"/>
    <w:rsid w:val="007A5ABB"/>
    <w:rsid w:val="007A5C67"/>
    <w:rsid w:val="007A629C"/>
    <w:rsid w:val="007A636E"/>
    <w:rsid w:val="007A65EA"/>
    <w:rsid w:val="007A6EA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7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4FE"/>
    <w:rsid w:val="007C59E1"/>
    <w:rsid w:val="007C5E07"/>
    <w:rsid w:val="007C5EFB"/>
    <w:rsid w:val="007C689F"/>
    <w:rsid w:val="007C6F73"/>
    <w:rsid w:val="007C71AF"/>
    <w:rsid w:val="007C7310"/>
    <w:rsid w:val="007C734F"/>
    <w:rsid w:val="007C736D"/>
    <w:rsid w:val="007C744E"/>
    <w:rsid w:val="007C7CBB"/>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5D31"/>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B6"/>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E7D10"/>
    <w:rsid w:val="007F0053"/>
    <w:rsid w:val="007F05E0"/>
    <w:rsid w:val="007F07B1"/>
    <w:rsid w:val="007F0A46"/>
    <w:rsid w:val="007F16AB"/>
    <w:rsid w:val="007F1AA9"/>
    <w:rsid w:val="007F1ABB"/>
    <w:rsid w:val="007F1BA8"/>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90"/>
    <w:rsid w:val="008021BD"/>
    <w:rsid w:val="00802562"/>
    <w:rsid w:val="008027E6"/>
    <w:rsid w:val="00803276"/>
    <w:rsid w:val="008032CA"/>
    <w:rsid w:val="0080343E"/>
    <w:rsid w:val="00803555"/>
    <w:rsid w:val="00803AC9"/>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599"/>
    <w:rsid w:val="00812620"/>
    <w:rsid w:val="00812D19"/>
    <w:rsid w:val="0081314B"/>
    <w:rsid w:val="00813612"/>
    <w:rsid w:val="00813661"/>
    <w:rsid w:val="00813B8A"/>
    <w:rsid w:val="00814524"/>
    <w:rsid w:val="008145F7"/>
    <w:rsid w:val="0081476D"/>
    <w:rsid w:val="00814902"/>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0F9C"/>
    <w:rsid w:val="008211D3"/>
    <w:rsid w:val="008212A4"/>
    <w:rsid w:val="00821320"/>
    <w:rsid w:val="0082160A"/>
    <w:rsid w:val="00821757"/>
    <w:rsid w:val="00821C5B"/>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27E6C"/>
    <w:rsid w:val="0083058F"/>
    <w:rsid w:val="008308C9"/>
    <w:rsid w:val="00831020"/>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4A98"/>
    <w:rsid w:val="008351BD"/>
    <w:rsid w:val="008353F2"/>
    <w:rsid w:val="008353FD"/>
    <w:rsid w:val="0083543A"/>
    <w:rsid w:val="0083613E"/>
    <w:rsid w:val="0083621F"/>
    <w:rsid w:val="00836622"/>
    <w:rsid w:val="0083671A"/>
    <w:rsid w:val="008368B0"/>
    <w:rsid w:val="00836D2B"/>
    <w:rsid w:val="00836EA6"/>
    <w:rsid w:val="0083708E"/>
    <w:rsid w:val="00837114"/>
    <w:rsid w:val="00837164"/>
    <w:rsid w:val="00837327"/>
    <w:rsid w:val="00837A23"/>
    <w:rsid w:val="00837F81"/>
    <w:rsid w:val="0084011A"/>
    <w:rsid w:val="00840128"/>
    <w:rsid w:val="008403E8"/>
    <w:rsid w:val="0084040E"/>
    <w:rsid w:val="00840921"/>
    <w:rsid w:val="008409D2"/>
    <w:rsid w:val="00840AB8"/>
    <w:rsid w:val="00840B62"/>
    <w:rsid w:val="00840C11"/>
    <w:rsid w:val="00840FE5"/>
    <w:rsid w:val="00841430"/>
    <w:rsid w:val="008414EA"/>
    <w:rsid w:val="00841539"/>
    <w:rsid w:val="00841801"/>
    <w:rsid w:val="008418FE"/>
    <w:rsid w:val="00841A7E"/>
    <w:rsid w:val="00842450"/>
    <w:rsid w:val="00842627"/>
    <w:rsid w:val="008427B2"/>
    <w:rsid w:val="00842B82"/>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AC9"/>
    <w:rsid w:val="00860B92"/>
    <w:rsid w:val="008614DA"/>
    <w:rsid w:val="00861588"/>
    <w:rsid w:val="008615A9"/>
    <w:rsid w:val="00861708"/>
    <w:rsid w:val="0086194C"/>
    <w:rsid w:val="00861E76"/>
    <w:rsid w:val="00861F33"/>
    <w:rsid w:val="00862286"/>
    <w:rsid w:val="0086256F"/>
    <w:rsid w:val="00862722"/>
    <w:rsid w:val="0086295B"/>
    <w:rsid w:val="008629CE"/>
    <w:rsid w:val="00862A38"/>
    <w:rsid w:val="00862BAC"/>
    <w:rsid w:val="008631F6"/>
    <w:rsid w:val="00863400"/>
    <w:rsid w:val="0086354B"/>
    <w:rsid w:val="00863608"/>
    <w:rsid w:val="00863918"/>
    <w:rsid w:val="00863C6D"/>
    <w:rsid w:val="00864247"/>
    <w:rsid w:val="008646CA"/>
    <w:rsid w:val="00864BA2"/>
    <w:rsid w:val="00864BDF"/>
    <w:rsid w:val="00865586"/>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C75"/>
    <w:rsid w:val="00871DB9"/>
    <w:rsid w:val="00871FE7"/>
    <w:rsid w:val="00872015"/>
    <w:rsid w:val="00872090"/>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C0F"/>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1ED8"/>
    <w:rsid w:val="008823B1"/>
    <w:rsid w:val="00882489"/>
    <w:rsid w:val="008827A7"/>
    <w:rsid w:val="00882999"/>
    <w:rsid w:val="00882A0A"/>
    <w:rsid w:val="00882C88"/>
    <w:rsid w:val="00882CDD"/>
    <w:rsid w:val="00883112"/>
    <w:rsid w:val="00883325"/>
    <w:rsid w:val="0088394A"/>
    <w:rsid w:val="00883F04"/>
    <w:rsid w:val="00884672"/>
    <w:rsid w:val="00885219"/>
    <w:rsid w:val="0088536E"/>
    <w:rsid w:val="00885BA2"/>
    <w:rsid w:val="00885D4C"/>
    <w:rsid w:val="008860DE"/>
    <w:rsid w:val="008866C0"/>
    <w:rsid w:val="00886985"/>
    <w:rsid w:val="008869E1"/>
    <w:rsid w:val="00886AA5"/>
    <w:rsid w:val="00887045"/>
    <w:rsid w:val="008870FD"/>
    <w:rsid w:val="008875E0"/>
    <w:rsid w:val="00887683"/>
    <w:rsid w:val="00887B2D"/>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3A"/>
    <w:rsid w:val="00892DA6"/>
    <w:rsid w:val="008934D0"/>
    <w:rsid w:val="00893BEB"/>
    <w:rsid w:val="00893DC3"/>
    <w:rsid w:val="00893DFA"/>
    <w:rsid w:val="00894104"/>
    <w:rsid w:val="00894149"/>
    <w:rsid w:val="0089435D"/>
    <w:rsid w:val="008948F0"/>
    <w:rsid w:val="00894DE7"/>
    <w:rsid w:val="00895308"/>
    <w:rsid w:val="0089552C"/>
    <w:rsid w:val="008958E9"/>
    <w:rsid w:val="008959E6"/>
    <w:rsid w:val="00895D02"/>
    <w:rsid w:val="00896148"/>
    <w:rsid w:val="008961AE"/>
    <w:rsid w:val="00896326"/>
    <w:rsid w:val="008965AF"/>
    <w:rsid w:val="00896D74"/>
    <w:rsid w:val="00896FCF"/>
    <w:rsid w:val="00897040"/>
    <w:rsid w:val="0089720F"/>
    <w:rsid w:val="008979EA"/>
    <w:rsid w:val="008A014D"/>
    <w:rsid w:val="008A0C3E"/>
    <w:rsid w:val="008A0DE0"/>
    <w:rsid w:val="008A0F0D"/>
    <w:rsid w:val="008A0F87"/>
    <w:rsid w:val="008A1C8D"/>
    <w:rsid w:val="008A1EC2"/>
    <w:rsid w:val="008A22C6"/>
    <w:rsid w:val="008A24FD"/>
    <w:rsid w:val="008A2609"/>
    <w:rsid w:val="008A262E"/>
    <w:rsid w:val="008A27B0"/>
    <w:rsid w:val="008A28D4"/>
    <w:rsid w:val="008A2E25"/>
    <w:rsid w:val="008A2FA2"/>
    <w:rsid w:val="008A2FA7"/>
    <w:rsid w:val="008A30E8"/>
    <w:rsid w:val="008A348B"/>
    <w:rsid w:val="008A3586"/>
    <w:rsid w:val="008A35DF"/>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BC6"/>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CB2"/>
    <w:rsid w:val="008B3E78"/>
    <w:rsid w:val="008B3EE5"/>
    <w:rsid w:val="008B46E7"/>
    <w:rsid w:val="008B49B8"/>
    <w:rsid w:val="008B4A3B"/>
    <w:rsid w:val="008B4CFF"/>
    <w:rsid w:val="008B5039"/>
    <w:rsid w:val="008B5493"/>
    <w:rsid w:val="008B5C7C"/>
    <w:rsid w:val="008B60F5"/>
    <w:rsid w:val="008B6581"/>
    <w:rsid w:val="008B707E"/>
    <w:rsid w:val="008B71D8"/>
    <w:rsid w:val="008B7659"/>
    <w:rsid w:val="008C02C7"/>
    <w:rsid w:val="008C03FA"/>
    <w:rsid w:val="008C06C1"/>
    <w:rsid w:val="008C078A"/>
    <w:rsid w:val="008C0BE5"/>
    <w:rsid w:val="008C0E58"/>
    <w:rsid w:val="008C150F"/>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49B"/>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84"/>
    <w:rsid w:val="008E49B9"/>
    <w:rsid w:val="008E4B6F"/>
    <w:rsid w:val="008E4B8C"/>
    <w:rsid w:val="008E51A4"/>
    <w:rsid w:val="008E542C"/>
    <w:rsid w:val="008E5DB6"/>
    <w:rsid w:val="008E602C"/>
    <w:rsid w:val="008E61B0"/>
    <w:rsid w:val="008E625B"/>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2E1"/>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610"/>
    <w:rsid w:val="00904DB1"/>
    <w:rsid w:val="00905051"/>
    <w:rsid w:val="00905087"/>
    <w:rsid w:val="00905528"/>
    <w:rsid w:val="009055E6"/>
    <w:rsid w:val="00905E6E"/>
    <w:rsid w:val="00906243"/>
    <w:rsid w:val="00906CD4"/>
    <w:rsid w:val="00906D82"/>
    <w:rsid w:val="00907142"/>
    <w:rsid w:val="00907380"/>
    <w:rsid w:val="009079B7"/>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28"/>
    <w:rsid w:val="009168FE"/>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39B4"/>
    <w:rsid w:val="009242D3"/>
    <w:rsid w:val="009248A1"/>
    <w:rsid w:val="00924A39"/>
    <w:rsid w:val="00925285"/>
    <w:rsid w:val="0092633A"/>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3F5"/>
    <w:rsid w:val="00936A30"/>
    <w:rsid w:val="00936B29"/>
    <w:rsid w:val="0093709C"/>
    <w:rsid w:val="009372D8"/>
    <w:rsid w:val="00937374"/>
    <w:rsid w:val="0093767D"/>
    <w:rsid w:val="00937BC0"/>
    <w:rsid w:val="00937BD1"/>
    <w:rsid w:val="00937D47"/>
    <w:rsid w:val="00937E80"/>
    <w:rsid w:val="00940028"/>
    <w:rsid w:val="00940055"/>
    <w:rsid w:val="009403F1"/>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4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4FF8"/>
    <w:rsid w:val="009853D0"/>
    <w:rsid w:val="00985654"/>
    <w:rsid w:val="009856BE"/>
    <w:rsid w:val="00985758"/>
    <w:rsid w:val="00985A4A"/>
    <w:rsid w:val="00985A75"/>
    <w:rsid w:val="00985FE2"/>
    <w:rsid w:val="0098673B"/>
    <w:rsid w:val="00986B93"/>
    <w:rsid w:val="00986D87"/>
    <w:rsid w:val="00987068"/>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27"/>
    <w:rsid w:val="009952B7"/>
    <w:rsid w:val="00995683"/>
    <w:rsid w:val="00995BDC"/>
    <w:rsid w:val="0099604C"/>
    <w:rsid w:val="00996380"/>
    <w:rsid w:val="009964B5"/>
    <w:rsid w:val="0099655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ACA"/>
    <w:rsid w:val="009A6D49"/>
    <w:rsid w:val="009A6D8E"/>
    <w:rsid w:val="009A70D1"/>
    <w:rsid w:val="009A76EF"/>
    <w:rsid w:val="009A7B28"/>
    <w:rsid w:val="009A7C76"/>
    <w:rsid w:val="009B01C8"/>
    <w:rsid w:val="009B02A0"/>
    <w:rsid w:val="009B0432"/>
    <w:rsid w:val="009B0551"/>
    <w:rsid w:val="009B142C"/>
    <w:rsid w:val="009B1D99"/>
    <w:rsid w:val="009B1F81"/>
    <w:rsid w:val="009B2395"/>
    <w:rsid w:val="009B23A3"/>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29B"/>
    <w:rsid w:val="009B74EB"/>
    <w:rsid w:val="009B76EC"/>
    <w:rsid w:val="009B7C29"/>
    <w:rsid w:val="009B7CD2"/>
    <w:rsid w:val="009C18CF"/>
    <w:rsid w:val="009C1A93"/>
    <w:rsid w:val="009C1ABF"/>
    <w:rsid w:val="009C1D07"/>
    <w:rsid w:val="009C23FD"/>
    <w:rsid w:val="009C2F46"/>
    <w:rsid w:val="009C38ED"/>
    <w:rsid w:val="009C3982"/>
    <w:rsid w:val="009C3DA5"/>
    <w:rsid w:val="009C3EF9"/>
    <w:rsid w:val="009C4242"/>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1B3"/>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365"/>
    <w:rsid w:val="009E0417"/>
    <w:rsid w:val="009E067C"/>
    <w:rsid w:val="009E099A"/>
    <w:rsid w:val="009E09CA"/>
    <w:rsid w:val="009E0AE8"/>
    <w:rsid w:val="009E0D45"/>
    <w:rsid w:val="009E1561"/>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9B4"/>
    <w:rsid w:val="009F0A97"/>
    <w:rsid w:val="009F0C35"/>
    <w:rsid w:val="009F0C92"/>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3E4"/>
    <w:rsid w:val="009F4430"/>
    <w:rsid w:val="009F48D5"/>
    <w:rsid w:val="009F4CA2"/>
    <w:rsid w:val="009F4ECB"/>
    <w:rsid w:val="009F59B7"/>
    <w:rsid w:val="009F5C1E"/>
    <w:rsid w:val="009F5C22"/>
    <w:rsid w:val="009F5F7A"/>
    <w:rsid w:val="009F7697"/>
    <w:rsid w:val="009F774E"/>
    <w:rsid w:val="009F7A89"/>
    <w:rsid w:val="009F7F31"/>
    <w:rsid w:val="00A00104"/>
    <w:rsid w:val="00A00226"/>
    <w:rsid w:val="00A00271"/>
    <w:rsid w:val="00A00325"/>
    <w:rsid w:val="00A00BDA"/>
    <w:rsid w:val="00A00DB1"/>
    <w:rsid w:val="00A01344"/>
    <w:rsid w:val="00A0169D"/>
    <w:rsid w:val="00A01EF9"/>
    <w:rsid w:val="00A02315"/>
    <w:rsid w:val="00A02377"/>
    <w:rsid w:val="00A02714"/>
    <w:rsid w:val="00A02814"/>
    <w:rsid w:val="00A03432"/>
    <w:rsid w:val="00A037F0"/>
    <w:rsid w:val="00A03801"/>
    <w:rsid w:val="00A03867"/>
    <w:rsid w:val="00A03E0C"/>
    <w:rsid w:val="00A041EB"/>
    <w:rsid w:val="00A042E4"/>
    <w:rsid w:val="00A047E6"/>
    <w:rsid w:val="00A048A3"/>
    <w:rsid w:val="00A04A7D"/>
    <w:rsid w:val="00A04F56"/>
    <w:rsid w:val="00A05F24"/>
    <w:rsid w:val="00A060CD"/>
    <w:rsid w:val="00A0611F"/>
    <w:rsid w:val="00A06DD6"/>
    <w:rsid w:val="00A073F1"/>
    <w:rsid w:val="00A076A4"/>
    <w:rsid w:val="00A076C2"/>
    <w:rsid w:val="00A07AC9"/>
    <w:rsid w:val="00A07C5F"/>
    <w:rsid w:val="00A07E4E"/>
    <w:rsid w:val="00A07FB7"/>
    <w:rsid w:val="00A10820"/>
    <w:rsid w:val="00A108E3"/>
    <w:rsid w:val="00A10AC7"/>
    <w:rsid w:val="00A1134F"/>
    <w:rsid w:val="00A113DB"/>
    <w:rsid w:val="00A119B5"/>
    <w:rsid w:val="00A11BF2"/>
    <w:rsid w:val="00A11D7E"/>
    <w:rsid w:val="00A1213D"/>
    <w:rsid w:val="00A13194"/>
    <w:rsid w:val="00A131A1"/>
    <w:rsid w:val="00A131E8"/>
    <w:rsid w:val="00A13863"/>
    <w:rsid w:val="00A13E84"/>
    <w:rsid w:val="00A13EC2"/>
    <w:rsid w:val="00A141D3"/>
    <w:rsid w:val="00A145E9"/>
    <w:rsid w:val="00A145F9"/>
    <w:rsid w:val="00A14E3E"/>
    <w:rsid w:val="00A150EF"/>
    <w:rsid w:val="00A154A1"/>
    <w:rsid w:val="00A15CEA"/>
    <w:rsid w:val="00A168A9"/>
    <w:rsid w:val="00A169E0"/>
    <w:rsid w:val="00A16DFA"/>
    <w:rsid w:val="00A17002"/>
    <w:rsid w:val="00A178AE"/>
    <w:rsid w:val="00A179B3"/>
    <w:rsid w:val="00A20504"/>
    <w:rsid w:val="00A20AA8"/>
    <w:rsid w:val="00A20BCF"/>
    <w:rsid w:val="00A20C75"/>
    <w:rsid w:val="00A20DC8"/>
    <w:rsid w:val="00A21206"/>
    <w:rsid w:val="00A21469"/>
    <w:rsid w:val="00A21CB9"/>
    <w:rsid w:val="00A22499"/>
    <w:rsid w:val="00A22510"/>
    <w:rsid w:val="00A22998"/>
    <w:rsid w:val="00A22A59"/>
    <w:rsid w:val="00A22BE8"/>
    <w:rsid w:val="00A22D6F"/>
    <w:rsid w:val="00A22E90"/>
    <w:rsid w:val="00A231E7"/>
    <w:rsid w:val="00A2336B"/>
    <w:rsid w:val="00A23921"/>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20B2"/>
    <w:rsid w:val="00A42486"/>
    <w:rsid w:val="00A426A5"/>
    <w:rsid w:val="00A42E15"/>
    <w:rsid w:val="00A43A0B"/>
    <w:rsid w:val="00A43CF8"/>
    <w:rsid w:val="00A44142"/>
    <w:rsid w:val="00A4424D"/>
    <w:rsid w:val="00A4433E"/>
    <w:rsid w:val="00A44E2C"/>
    <w:rsid w:val="00A44FE1"/>
    <w:rsid w:val="00A452E9"/>
    <w:rsid w:val="00A46D12"/>
    <w:rsid w:val="00A46EE4"/>
    <w:rsid w:val="00A4710E"/>
    <w:rsid w:val="00A474B0"/>
    <w:rsid w:val="00A47BB0"/>
    <w:rsid w:val="00A47D24"/>
    <w:rsid w:val="00A500C3"/>
    <w:rsid w:val="00A50C75"/>
    <w:rsid w:val="00A50D7D"/>
    <w:rsid w:val="00A5158F"/>
    <w:rsid w:val="00A5163D"/>
    <w:rsid w:val="00A51B3E"/>
    <w:rsid w:val="00A51C4D"/>
    <w:rsid w:val="00A521F1"/>
    <w:rsid w:val="00A523F8"/>
    <w:rsid w:val="00A5259B"/>
    <w:rsid w:val="00A529D2"/>
    <w:rsid w:val="00A52D6B"/>
    <w:rsid w:val="00A53913"/>
    <w:rsid w:val="00A53B32"/>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134E"/>
    <w:rsid w:val="00A61AEA"/>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33"/>
    <w:rsid w:val="00A71CE7"/>
    <w:rsid w:val="00A71DFF"/>
    <w:rsid w:val="00A72053"/>
    <w:rsid w:val="00A7208C"/>
    <w:rsid w:val="00A7232E"/>
    <w:rsid w:val="00A724A1"/>
    <w:rsid w:val="00A72621"/>
    <w:rsid w:val="00A7269C"/>
    <w:rsid w:val="00A7298E"/>
    <w:rsid w:val="00A729D9"/>
    <w:rsid w:val="00A72A77"/>
    <w:rsid w:val="00A72C59"/>
    <w:rsid w:val="00A72F19"/>
    <w:rsid w:val="00A73232"/>
    <w:rsid w:val="00A735E9"/>
    <w:rsid w:val="00A73934"/>
    <w:rsid w:val="00A73A94"/>
    <w:rsid w:val="00A73E05"/>
    <w:rsid w:val="00A74882"/>
    <w:rsid w:val="00A74BC2"/>
    <w:rsid w:val="00A74E00"/>
    <w:rsid w:val="00A753E6"/>
    <w:rsid w:val="00A753F4"/>
    <w:rsid w:val="00A757E7"/>
    <w:rsid w:val="00A75B41"/>
    <w:rsid w:val="00A765E8"/>
    <w:rsid w:val="00A76C18"/>
    <w:rsid w:val="00A7703B"/>
    <w:rsid w:val="00A7709C"/>
    <w:rsid w:val="00A776DA"/>
    <w:rsid w:val="00A7779D"/>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3B89"/>
    <w:rsid w:val="00A84060"/>
    <w:rsid w:val="00A840B6"/>
    <w:rsid w:val="00A858D9"/>
    <w:rsid w:val="00A85A6B"/>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4"/>
    <w:rsid w:val="00A9183C"/>
    <w:rsid w:val="00A91E96"/>
    <w:rsid w:val="00A91FBA"/>
    <w:rsid w:val="00A921C7"/>
    <w:rsid w:val="00A92572"/>
    <w:rsid w:val="00A92A6A"/>
    <w:rsid w:val="00A92C29"/>
    <w:rsid w:val="00A92E9D"/>
    <w:rsid w:val="00A9344A"/>
    <w:rsid w:val="00A939BE"/>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03B"/>
    <w:rsid w:val="00AA112F"/>
    <w:rsid w:val="00AA1614"/>
    <w:rsid w:val="00AA19F7"/>
    <w:rsid w:val="00AA1CEC"/>
    <w:rsid w:val="00AA1D3B"/>
    <w:rsid w:val="00AA2119"/>
    <w:rsid w:val="00AA2391"/>
    <w:rsid w:val="00AA239A"/>
    <w:rsid w:val="00AA2479"/>
    <w:rsid w:val="00AA2ECA"/>
    <w:rsid w:val="00AA4760"/>
    <w:rsid w:val="00AA4767"/>
    <w:rsid w:val="00AA4801"/>
    <w:rsid w:val="00AA4A19"/>
    <w:rsid w:val="00AA4E1F"/>
    <w:rsid w:val="00AA4E3E"/>
    <w:rsid w:val="00AA5009"/>
    <w:rsid w:val="00AA5095"/>
    <w:rsid w:val="00AA5ADC"/>
    <w:rsid w:val="00AA6282"/>
    <w:rsid w:val="00AA6E3C"/>
    <w:rsid w:val="00AA7078"/>
    <w:rsid w:val="00AA7184"/>
    <w:rsid w:val="00AA72B2"/>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60A"/>
    <w:rsid w:val="00AB4808"/>
    <w:rsid w:val="00AB4988"/>
    <w:rsid w:val="00AB528D"/>
    <w:rsid w:val="00AB5296"/>
    <w:rsid w:val="00AB63C6"/>
    <w:rsid w:val="00AB6869"/>
    <w:rsid w:val="00AB6A56"/>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E70"/>
    <w:rsid w:val="00AC2F10"/>
    <w:rsid w:val="00AC3045"/>
    <w:rsid w:val="00AC3525"/>
    <w:rsid w:val="00AC361E"/>
    <w:rsid w:val="00AC3D23"/>
    <w:rsid w:val="00AC45A4"/>
    <w:rsid w:val="00AC5804"/>
    <w:rsid w:val="00AC5933"/>
    <w:rsid w:val="00AC5A5D"/>
    <w:rsid w:val="00AC5C57"/>
    <w:rsid w:val="00AC5D58"/>
    <w:rsid w:val="00AC61D8"/>
    <w:rsid w:val="00AC624A"/>
    <w:rsid w:val="00AC6665"/>
    <w:rsid w:val="00AC6BAC"/>
    <w:rsid w:val="00AC6E00"/>
    <w:rsid w:val="00AC6F16"/>
    <w:rsid w:val="00AC6F71"/>
    <w:rsid w:val="00AC6FC0"/>
    <w:rsid w:val="00AC7020"/>
    <w:rsid w:val="00AC7C96"/>
    <w:rsid w:val="00AC7DF7"/>
    <w:rsid w:val="00AC7F05"/>
    <w:rsid w:val="00AC7F40"/>
    <w:rsid w:val="00AD00AF"/>
    <w:rsid w:val="00AD019D"/>
    <w:rsid w:val="00AD026A"/>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5D00"/>
    <w:rsid w:val="00AD600C"/>
    <w:rsid w:val="00AD60C4"/>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02A"/>
    <w:rsid w:val="00AE7465"/>
    <w:rsid w:val="00AE768C"/>
    <w:rsid w:val="00AE7AB9"/>
    <w:rsid w:val="00AE7C83"/>
    <w:rsid w:val="00AE7DD7"/>
    <w:rsid w:val="00AF0534"/>
    <w:rsid w:val="00AF0571"/>
    <w:rsid w:val="00AF07F1"/>
    <w:rsid w:val="00AF1530"/>
    <w:rsid w:val="00AF15E4"/>
    <w:rsid w:val="00AF18DD"/>
    <w:rsid w:val="00AF1B3D"/>
    <w:rsid w:val="00AF1C96"/>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B62"/>
    <w:rsid w:val="00AF6FD2"/>
    <w:rsid w:val="00AF7951"/>
    <w:rsid w:val="00AF7C8B"/>
    <w:rsid w:val="00AF7DDD"/>
    <w:rsid w:val="00B00200"/>
    <w:rsid w:val="00B003CD"/>
    <w:rsid w:val="00B00645"/>
    <w:rsid w:val="00B00D3E"/>
    <w:rsid w:val="00B00FC9"/>
    <w:rsid w:val="00B019C9"/>
    <w:rsid w:val="00B01F5F"/>
    <w:rsid w:val="00B01F9A"/>
    <w:rsid w:val="00B0260D"/>
    <w:rsid w:val="00B02678"/>
    <w:rsid w:val="00B028F4"/>
    <w:rsid w:val="00B02D04"/>
    <w:rsid w:val="00B02DD6"/>
    <w:rsid w:val="00B030D5"/>
    <w:rsid w:val="00B03140"/>
    <w:rsid w:val="00B0365B"/>
    <w:rsid w:val="00B0365F"/>
    <w:rsid w:val="00B037DA"/>
    <w:rsid w:val="00B03AB8"/>
    <w:rsid w:val="00B03DF4"/>
    <w:rsid w:val="00B03EA0"/>
    <w:rsid w:val="00B044BF"/>
    <w:rsid w:val="00B04EF2"/>
    <w:rsid w:val="00B05318"/>
    <w:rsid w:val="00B05956"/>
    <w:rsid w:val="00B05A5B"/>
    <w:rsid w:val="00B05B2B"/>
    <w:rsid w:val="00B06DF2"/>
    <w:rsid w:val="00B070EB"/>
    <w:rsid w:val="00B07235"/>
    <w:rsid w:val="00B073D2"/>
    <w:rsid w:val="00B073F7"/>
    <w:rsid w:val="00B07690"/>
    <w:rsid w:val="00B07A0C"/>
    <w:rsid w:val="00B07D54"/>
    <w:rsid w:val="00B07F8B"/>
    <w:rsid w:val="00B101BD"/>
    <w:rsid w:val="00B102F1"/>
    <w:rsid w:val="00B105E4"/>
    <w:rsid w:val="00B10715"/>
    <w:rsid w:val="00B10E6B"/>
    <w:rsid w:val="00B110C8"/>
    <w:rsid w:val="00B112D0"/>
    <w:rsid w:val="00B12272"/>
    <w:rsid w:val="00B12474"/>
    <w:rsid w:val="00B1284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5D7"/>
    <w:rsid w:val="00B158A5"/>
    <w:rsid w:val="00B15A42"/>
    <w:rsid w:val="00B15EDE"/>
    <w:rsid w:val="00B16064"/>
    <w:rsid w:val="00B164E9"/>
    <w:rsid w:val="00B1685F"/>
    <w:rsid w:val="00B168E7"/>
    <w:rsid w:val="00B16AD9"/>
    <w:rsid w:val="00B16E11"/>
    <w:rsid w:val="00B1724C"/>
    <w:rsid w:val="00B17A8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9F8"/>
    <w:rsid w:val="00B22B2F"/>
    <w:rsid w:val="00B2338A"/>
    <w:rsid w:val="00B238EB"/>
    <w:rsid w:val="00B23B30"/>
    <w:rsid w:val="00B23EFA"/>
    <w:rsid w:val="00B24344"/>
    <w:rsid w:val="00B2442C"/>
    <w:rsid w:val="00B24437"/>
    <w:rsid w:val="00B245D1"/>
    <w:rsid w:val="00B245D2"/>
    <w:rsid w:val="00B250A5"/>
    <w:rsid w:val="00B255EE"/>
    <w:rsid w:val="00B25E66"/>
    <w:rsid w:val="00B263B6"/>
    <w:rsid w:val="00B264F3"/>
    <w:rsid w:val="00B2694B"/>
    <w:rsid w:val="00B26DED"/>
    <w:rsid w:val="00B278F8"/>
    <w:rsid w:val="00B27B65"/>
    <w:rsid w:val="00B27F73"/>
    <w:rsid w:val="00B304D6"/>
    <w:rsid w:val="00B30AA1"/>
    <w:rsid w:val="00B30C25"/>
    <w:rsid w:val="00B30C52"/>
    <w:rsid w:val="00B316C0"/>
    <w:rsid w:val="00B31B44"/>
    <w:rsid w:val="00B31C98"/>
    <w:rsid w:val="00B31E4B"/>
    <w:rsid w:val="00B32AC3"/>
    <w:rsid w:val="00B3374C"/>
    <w:rsid w:val="00B339E9"/>
    <w:rsid w:val="00B3469F"/>
    <w:rsid w:val="00B349A8"/>
    <w:rsid w:val="00B3601A"/>
    <w:rsid w:val="00B3613F"/>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4ABD"/>
    <w:rsid w:val="00B44E6D"/>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57D78"/>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C5"/>
    <w:rsid w:val="00B713E9"/>
    <w:rsid w:val="00B7144B"/>
    <w:rsid w:val="00B716BE"/>
    <w:rsid w:val="00B7179B"/>
    <w:rsid w:val="00B725B4"/>
    <w:rsid w:val="00B72E2D"/>
    <w:rsid w:val="00B72E7E"/>
    <w:rsid w:val="00B72EC2"/>
    <w:rsid w:val="00B733D7"/>
    <w:rsid w:val="00B73479"/>
    <w:rsid w:val="00B73DDC"/>
    <w:rsid w:val="00B73E84"/>
    <w:rsid w:val="00B73E8F"/>
    <w:rsid w:val="00B74FB8"/>
    <w:rsid w:val="00B7583B"/>
    <w:rsid w:val="00B758D5"/>
    <w:rsid w:val="00B75B27"/>
    <w:rsid w:val="00B75E95"/>
    <w:rsid w:val="00B760E3"/>
    <w:rsid w:val="00B7644B"/>
    <w:rsid w:val="00B768A2"/>
    <w:rsid w:val="00B76E9F"/>
    <w:rsid w:val="00B77102"/>
    <w:rsid w:val="00B7730C"/>
    <w:rsid w:val="00B775B0"/>
    <w:rsid w:val="00B7776D"/>
    <w:rsid w:val="00B778CC"/>
    <w:rsid w:val="00B77B44"/>
    <w:rsid w:val="00B80004"/>
    <w:rsid w:val="00B8047D"/>
    <w:rsid w:val="00B80628"/>
    <w:rsid w:val="00B80B47"/>
    <w:rsid w:val="00B80C8D"/>
    <w:rsid w:val="00B80D24"/>
    <w:rsid w:val="00B80D3D"/>
    <w:rsid w:val="00B81018"/>
    <w:rsid w:val="00B81276"/>
    <w:rsid w:val="00B813DE"/>
    <w:rsid w:val="00B81767"/>
    <w:rsid w:val="00B81769"/>
    <w:rsid w:val="00B81C4B"/>
    <w:rsid w:val="00B8241C"/>
    <w:rsid w:val="00B826D8"/>
    <w:rsid w:val="00B832CB"/>
    <w:rsid w:val="00B83463"/>
    <w:rsid w:val="00B83467"/>
    <w:rsid w:val="00B837C9"/>
    <w:rsid w:val="00B83C7E"/>
    <w:rsid w:val="00B83EA1"/>
    <w:rsid w:val="00B83F51"/>
    <w:rsid w:val="00B8453C"/>
    <w:rsid w:val="00B845C6"/>
    <w:rsid w:val="00B84810"/>
    <w:rsid w:val="00B84842"/>
    <w:rsid w:val="00B84A3B"/>
    <w:rsid w:val="00B84BF6"/>
    <w:rsid w:val="00B84C3F"/>
    <w:rsid w:val="00B84C9E"/>
    <w:rsid w:val="00B84E9E"/>
    <w:rsid w:val="00B852FB"/>
    <w:rsid w:val="00B854F3"/>
    <w:rsid w:val="00B85AC9"/>
    <w:rsid w:val="00B85B22"/>
    <w:rsid w:val="00B85EAA"/>
    <w:rsid w:val="00B86741"/>
    <w:rsid w:val="00B8674D"/>
    <w:rsid w:val="00B867E0"/>
    <w:rsid w:val="00B86AE9"/>
    <w:rsid w:val="00B86BF5"/>
    <w:rsid w:val="00B8717E"/>
    <w:rsid w:val="00B878DE"/>
    <w:rsid w:val="00B87F57"/>
    <w:rsid w:val="00B902A5"/>
    <w:rsid w:val="00B9047B"/>
    <w:rsid w:val="00B905EE"/>
    <w:rsid w:val="00B907B6"/>
    <w:rsid w:val="00B90810"/>
    <w:rsid w:val="00B9118A"/>
    <w:rsid w:val="00B91353"/>
    <w:rsid w:val="00B91B2D"/>
    <w:rsid w:val="00B91D50"/>
    <w:rsid w:val="00B91DBE"/>
    <w:rsid w:val="00B91F1D"/>
    <w:rsid w:val="00B9268C"/>
    <w:rsid w:val="00B92709"/>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6B5F"/>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467"/>
    <w:rsid w:val="00BA5945"/>
    <w:rsid w:val="00BA5989"/>
    <w:rsid w:val="00BA6275"/>
    <w:rsid w:val="00BA6736"/>
    <w:rsid w:val="00BA7139"/>
    <w:rsid w:val="00BA759D"/>
    <w:rsid w:val="00BA7609"/>
    <w:rsid w:val="00BA7F41"/>
    <w:rsid w:val="00BB023A"/>
    <w:rsid w:val="00BB0439"/>
    <w:rsid w:val="00BB07E6"/>
    <w:rsid w:val="00BB0BAF"/>
    <w:rsid w:val="00BB0C16"/>
    <w:rsid w:val="00BB0FD1"/>
    <w:rsid w:val="00BB13DF"/>
    <w:rsid w:val="00BB1924"/>
    <w:rsid w:val="00BB19CE"/>
    <w:rsid w:val="00BB1A5B"/>
    <w:rsid w:val="00BB2055"/>
    <w:rsid w:val="00BB21C8"/>
    <w:rsid w:val="00BB2364"/>
    <w:rsid w:val="00BB2A5D"/>
    <w:rsid w:val="00BB2EA7"/>
    <w:rsid w:val="00BB2FBE"/>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5A"/>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A4"/>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5CD5"/>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061"/>
    <w:rsid w:val="00BE532D"/>
    <w:rsid w:val="00BE536B"/>
    <w:rsid w:val="00BE57C2"/>
    <w:rsid w:val="00BE589C"/>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52F"/>
    <w:rsid w:val="00BF1627"/>
    <w:rsid w:val="00BF17B0"/>
    <w:rsid w:val="00BF1FCC"/>
    <w:rsid w:val="00BF231D"/>
    <w:rsid w:val="00BF23E2"/>
    <w:rsid w:val="00BF2454"/>
    <w:rsid w:val="00BF288F"/>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720"/>
    <w:rsid w:val="00C02BDE"/>
    <w:rsid w:val="00C0332B"/>
    <w:rsid w:val="00C035F6"/>
    <w:rsid w:val="00C03637"/>
    <w:rsid w:val="00C03AA4"/>
    <w:rsid w:val="00C03B2C"/>
    <w:rsid w:val="00C03CB8"/>
    <w:rsid w:val="00C0405C"/>
    <w:rsid w:val="00C04915"/>
    <w:rsid w:val="00C0494B"/>
    <w:rsid w:val="00C04B8E"/>
    <w:rsid w:val="00C04DFD"/>
    <w:rsid w:val="00C050FD"/>
    <w:rsid w:val="00C05135"/>
    <w:rsid w:val="00C05334"/>
    <w:rsid w:val="00C05467"/>
    <w:rsid w:val="00C0571E"/>
    <w:rsid w:val="00C05FBE"/>
    <w:rsid w:val="00C06055"/>
    <w:rsid w:val="00C0652B"/>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ACF"/>
    <w:rsid w:val="00C12B8E"/>
    <w:rsid w:val="00C12E2C"/>
    <w:rsid w:val="00C1313B"/>
    <w:rsid w:val="00C133E2"/>
    <w:rsid w:val="00C13963"/>
    <w:rsid w:val="00C13A31"/>
    <w:rsid w:val="00C13B9B"/>
    <w:rsid w:val="00C13DD4"/>
    <w:rsid w:val="00C1424E"/>
    <w:rsid w:val="00C14C39"/>
    <w:rsid w:val="00C14D65"/>
    <w:rsid w:val="00C14E54"/>
    <w:rsid w:val="00C1546E"/>
    <w:rsid w:val="00C1548D"/>
    <w:rsid w:val="00C15A86"/>
    <w:rsid w:val="00C15B2A"/>
    <w:rsid w:val="00C15DAE"/>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5F00"/>
    <w:rsid w:val="00C264C0"/>
    <w:rsid w:val="00C26548"/>
    <w:rsid w:val="00C26A5C"/>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51"/>
    <w:rsid w:val="00C33EA5"/>
    <w:rsid w:val="00C33F7B"/>
    <w:rsid w:val="00C340B6"/>
    <w:rsid w:val="00C342EA"/>
    <w:rsid w:val="00C34543"/>
    <w:rsid w:val="00C34BA4"/>
    <w:rsid w:val="00C34DA6"/>
    <w:rsid w:val="00C34E71"/>
    <w:rsid w:val="00C35AC8"/>
    <w:rsid w:val="00C35BBA"/>
    <w:rsid w:val="00C35C89"/>
    <w:rsid w:val="00C365BB"/>
    <w:rsid w:val="00C37281"/>
    <w:rsid w:val="00C37792"/>
    <w:rsid w:val="00C4010C"/>
    <w:rsid w:val="00C4025F"/>
    <w:rsid w:val="00C40504"/>
    <w:rsid w:val="00C40F27"/>
    <w:rsid w:val="00C41262"/>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AAE"/>
    <w:rsid w:val="00C51CAF"/>
    <w:rsid w:val="00C51CD5"/>
    <w:rsid w:val="00C51F4D"/>
    <w:rsid w:val="00C51F90"/>
    <w:rsid w:val="00C52039"/>
    <w:rsid w:val="00C521F0"/>
    <w:rsid w:val="00C528B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7BD"/>
    <w:rsid w:val="00C55C74"/>
    <w:rsid w:val="00C55E75"/>
    <w:rsid w:val="00C562F3"/>
    <w:rsid w:val="00C566C7"/>
    <w:rsid w:val="00C56799"/>
    <w:rsid w:val="00C56A1F"/>
    <w:rsid w:val="00C56B2F"/>
    <w:rsid w:val="00C56DCB"/>
    <w:rsid w:val="00C56F1B"/>
    <w:rsid w:val="00C56F38"/>
    <w:rsid w:val="00C570FC"/>
    <w:rsid w:val="00C57CAD"/>
    <w:rsid w:val="00C60228"/>
    <w:rsid w:val="00C61018"/>
    <w:rsid w:val="00C61525"/>
    <w:rsid w:val="00C616A2"/>
    <w:rsid w:val="00C61DE3"/>
    <w:rsid w:val="00C624FE"/>
    <w:rsid w:val="00C62822"/>
    <w:rsid w:val="00C62E91"/>
    <w:rsid w:val="00C63083"/>
    <w:rsid w:val="00C63087"/>
    <w:rsid w:val="00C63381"/>
    <w:rsid w:val="00C637E6"/>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3BB"/>
    <w:rsid w:val="00C67731"/>
    <w:rsid w:val="00C678D5"/>
    <w:rsid w:val="00C67AB0"/>
    <w:rsid w:val="00C67B37"/>
    <w:rsid w:val="00C67CF5"/>
    <w:rsid w:val="00C67D42"/>
    <w:rsid w:val="00C67E98"/>
    <w:rsid w:val="00C70432"/>
    <w:rsid w:val="00C70736"/>
    <w:rsid w:val="00C71559"/>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011"/>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E74"/>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B2E"/>
    <w:rsid w:val="00CA2FFA"/>
    <w:rsid w:val="00CA3CD6"/>
    <w:rsid w:val="00CA3F31"/>
    <w:rsid w:val="00CA43AF"/>
    <w:rsid w:val="00CA4B72"/>
    <w:rsid w:val="00CA5297"/>
    <w:rsid w:val="00CA5B4A"/>
    <w:rsid w:val="00CA5BBF"/>
    <w:rsid w:val="00CA65F7"/>
    <w:rsid w:val="00CA6849"/>
    <w:rsid w:val="00CA684E"/>
    <w:rsid w:val="00CA69DB"/>
    <w:rsid w:val="00CA6A68"/>
    <w:rsid w:val="00CA711C"/>
    <w:rsid w:val="00CA737A"/>
    <w:rsid w:val="00CA7522"/>
    <w:rsid w:val="00CA7723"/>
    <w:rsid w:val="00CA7750"/>
    <w:rsid w:val="00CA7957"/>
    <w:rsid w:val="00CA7B39"/>
    <w:rsid w:val="00CB049D"/>
    <w:rsid w:val="00CB14FD"/>
    <w:rsid w:val="00CB1571"/>
    <w:rsid w:val="00CB18B4"/>
    <w:rsid w:val="00CB1A2D"/>
    <w:rsid w:val="00CB1ED7"/>
    <w:rsid w:val="00CB1F41"/>
    <w:rsid w:val="00CB22E3"/>
    <w:rsid w:val="00CB2377"/>
    <w:rsid w:val="00CB29AC"/>
    <w:rsid w:val="00CB2C0A"/>
    <w:rsid w:val="00CB36AF"/>
    <w:rsid w:val="00CB3D3F"/>
    <w:rsid w:val="00CB402C"/>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6418"/>
    <w:rsid w:val="00CB745E"/>
    <w:rsid w:val="00CB7504"/>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6C4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1C2"/>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2FB5"/>
    <w:rsid w:val="00CE3206"/>
    <w:rsid w:val="00CE33E0"/>
    <w:rsid w:val="00CE358A"/>
    <w:rsid w:val="00CE3B81"/>
    <w:rsid w:val="00CE3D02"/>
    <w:rsid w:val="00CE47FC"/>
    <w:rsid w:val="00CE5085"/>
    <w:rsid w:val="00CE59AD"/>
    <w:rsid w:val="00CE5A7B"/>
    <w:rsid w:val="00CE5D3E"/>
    <w:rsid w:val="00CE5D87"/>
    <w:rsid w:val="00CE5D99"/>
    <w:rsid w:val="00CE5D9C"/>
    <w:rsid w:val="00CE5DD4"/>
    <w:rsid w:val="00CE5E41"/>
    <w:rsid w:val="00CE60BA"/>
    <w:rsid w:val="00CE6C6A"/>
    <w:rsid w:val="00CE6E35"/>
    <w:rsid w:val="00CE7486"/>
    <w:rsid w:val="00CE74CA"/>
    <w:rsid w:val="00CE74E8"/>
    <w:rsid w:val="00CE7773"/>
    <w:rsid w:val="00CE7981"/>
    <w:rsid w:val="00CE7E5C"/>
    <w:rsid w:val="00CE7EE7"/>
    <w:rsid w:val="00CF0533"/>
    <w:rsid w:val="00CF06F8"/>
    <w:rsid w:val="00CF07AA"/>
    <w:rsid w:val="00CF07BC"/>
    <w:rsid w:val="00CF0A2A"/>
    <w:rsid w:val="00CF0FB0"/>
    <w:rsid w:val="00CF0FCD"/>
    <w:rsid w:val="00CF1087"/>
    <w:rsid w:val="00CF150C"/>
    <w:rsid w:val="00CF1586"/>
    <w:rsid w:val="00CF1DBF"/>
    <w:rsid w:val="00CF1F17"/>
    <w:rsid w:val="00CF1F7C"/>
    <w:rsid w:val="00CF2128"/>
    <w:rsid w:val="00CF2482"/>
    <w:rsid w:val="00CF2783"/>
    <w:rsid w:val="00CF2AA6"/>
    <w:rsid w:val="00CF346B"/>
    <w:rsid w:val="00CF3B36"/>
    <w:rsid w:val="00CF3BF7"/>
    <w:rsid w:val="00CF3F59"/>
    <w:rsid w:val="00CF422B"/>
    <w:rsid w:val="00CF453E"/>
    <w:rsid w:val="00CF4781"/>
    <w:rsid w:val="00CF4E22"/>
    <w:rsid w:val="00CF4F01"/>
    <w:rsid w:val="00CF5340"/>
    <w:rsid w:val="00CF59D4"/>
    <w:rsid w:val="00CF5C40"/>
    <w:rsid w:val="00CF6D13"/>
    <w:rsid w:val="00CF6F6A"/>
    <w:rsid w:val="00CF7353"/>
    <w:rsid w:val="00CF7576"/>
    <w:rsid w:val="00CF769D"/>
    <w:rsid w:val="00CF7892"/>
    <w:rsid w:val="00CF7DC5"/>
    <w:rsid w:val="00D003E2"/>
    <w:rsid w:val="00D00507"/>
    <w:rsid w:val="00D01046"/>
    <w:rsid w:val="00D0124B"/>
    <w:rsid w:val="00D0227A"/>
    <w:rsid w:val="00D02495"/>
    <w:rsid w:val="00D027B5"/>
    <w:rsid w:val="00D02CB7"/>
    <w:rsid w:val="00D02F1A"/>
    <w:rsid w:val="00D031BC"/>
    <w:rsid w:val="00D03381"/>
    <w:rsid w:val="00D0338B"/>
    <w:rsid w:val="00D03595"/>
    <w:rsid w:val="00D047EA"/>
    <w:rsid w:val="00D04DFD"/>
    <w:rsid w:val="00D04EF5"/>
    <w:rsid w:val="00D0574D"/>
    <w:rsid w:val="00D0596C"/>
    <w:rsid w:val="00D05B9F"/>
    <w:rsid w:val="00D05D3F"/>
    <w:rsid w:val="00D05D7B"/>
    <w:rsid w:val="00D0709C"/>
    <w:rsid w:val="00D07806"/>
    <w:rsid w:val="00D07834"/>
    <w:rsid w:val="00D07BAA"/>
    <w:rsid w:val="00D101D8"/>
    <w:rsid w:val="00D108B4"/>
    <w:rsid w:val="00D108D4"/>
    <w:rsid w:val="00D10946"/>
    <w:rsid w:val="00D10ECC"/>
    <w:rsid w:val="00D10F0D"/>
    <w:rsid w:val="00D11646"/>
    <w:rsid w:val="00D11683"/>
    <w:rsid w:val="00D11876"/>
    <w:rsid w:val="00D1192B"/>
    <w:rsid w:val="00D11F9E"/>
    <w:rsid w:val="00D12019"/>
    <w:rsid w:val="00D123BB"/>
    <w:rsid w:val="00D1264D"/>
    <w:rsid w:val="00D126E5"/>
    <w:rsid w:val="00D129C2"/>
    <w:rsid w:val="00D12A4D"/>
    <w:rsid w:val="00D12D42"/>
    <w:rsid w:val="00D12EBE"/>
    <w:rsid w:val="00D133A0"/>
    <w:rsid w:val="00D135D3"/>
    <w:rsid w:val="00D13D5A"/>
    <w:rsid w:val="00D1447B"/>
    <w:rsid w:val="00D144A5"/>
    <w:rsid w:val="00D1467C"/>
    <w:rsid w:val="00D14B96"/>
    <w:rsid w:val="00D1524A"/>
    <w:rsid w:val="00D15380"/>
    <w:rsid w:val="00D1592D"/>
    <w:rsid w:val="00D1615E"/>
    <w:rsid w:val="00D16229"/>
    <w:rsid w:val="00D1642B"/>
    <w:rsid w:val="00D168E6"/>
    <w:rsid w:val="00D16A1B"/>
    <w:rsid w:val="00D16A84"/>
    <w:rsid w:val="00D16B47"/>
    <w:rsid w:val="00D16BF5"/>
    <w:rsid w:val="00D16F3F"/>
    <w:rsid w:val="00D1738D"/>
    <w:rsid w:val="00D17834"/>
    <w:rsid w:val="00D17908"/>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397"/>
    <w:rsid w:val="00D23435"/>
    <w:rsid w:val="00D23766"/>
    <w:rsid w:val="00D23E1F"/>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147"/>
    <w:rsid w:val="00D306E8"/>
    <w:rsid w:val="00D30BC2"/>
    <w:rsid w:val="00D30D47"/>
    <w:rsid w:val="00D30E78"/>
    <w:rsid w:val="00D30F4B"/>
    <w:rsid w:val="00D315F6"/>
    <w:rsid w:val="00D31768"/>
    <w:rsid w:val="00D32155"/>
    <w:rsid w:val="00D32520"/>
    <w:rsid w:val="00D327B5"/>
    <w:rsid w:val="00D338BE"/>
    <w:rsid w:val="00D339D0"/>
    <w:rsid w:val="00D33CC8"/>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436"/>
    <w:rsid w:val="00D43B9A"/>
    <w:rsid w:val="00D43D29"/>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5F67"/>
    <w:rsid w:val="00D663BA"/>
    <w:rsid w:val="00D664CB"/>
    <w:rsid w:val="00D664FA"/>
    <w:rsid w:val="00D66508"/>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3ED1"/>
    <w:rsid w:val="00D74336"/>
    <w:rsid w:val="00D74337"/>
    <w:rsid w:val="00D7476B"/>
    <w:rsid w:val="00D749A9"/>
    <w:rsid w:val="00D749BD"/>
    <w:rsid w:val="00D749CF"/>
    <w:rsid w:val="00D74BE6"/>
    <w:rsid w:val="00D75744"/>
    <w:rsid w:val="00D75A66"/>
    <w:rsid w:val="00D7656F"/>
    <w:rsid w:val="00D767C4"/>
    <w:rsid w:val="00D76C7B"/>
    <w:rsid w:val="00D77000"/>
    <w:rsid w:val="00D772CF"/>
    <w:rsid w:val="00D77409"/>
    <w:rsid w:val="00D77C61"/>
    <w:rsid w:val="00D80217"/>
    <w:rsid w:val="00D80739"/>
    <w:rsid w:val="00D80943"/>
    <w:rsid w:val="00D80B92"/>
    <w:rsid w:val="00D80BEC"/>
    <w:rsid w:val="00D81444"/>
    <w:rsid w:val="00D829DD"/>
    <w:rsid w:val="00D82DE9"/>
    <w:rsid w:val="00D838CA"/>
    <w:rsid w:val="00D83C07"/>
    <w:rsid w:val="00D83D5A"/>
    <w:rsid w:val="00D8408B"/>
    <w:rsid w:val="00D84475"/>
    <w:rsid w:val="00D84499"/>
    <w:rsid w:val="00D85002"/>
    <w:rsid w:val="00D85633"/>
    <w:rsid w:val="00D85B5B"/>
    <w:rsid w:val="00D866F7"/>
    <w:rsid w:val="00D86763"/>
    <w:rsid w:val="00D86EA1"/>
    <w:rsid w:val="00D8709E"/>
    <w:rsid w:val="00D87370"/>
    <w:rsid w:val="00D873E6"/>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9EE"/>
    <w:rsid w:val="00D94C08"/>
    <w:rsid w:val="00D9594F"/>
    <w:rsid w:val="00D95BD1"/>
    <w:rsid w:val="00D95C3E"/>
    <w:rsid w:val="00D969E0"/>
    <w:rsid w:val="00D969EE"/>
    <w:rsid w:val="00D96F7B"/>
    <w:rsid w:val="00D97373"/>
    <w:rsid w:val="00D973CA"/>
    <w:rsid w:val="00D9740E"/>
    <w:rsid w:val="00D97578"/>
    <w:rsid w:val="00DA0540"/>
    <w:rsid w:val="00DA05F1"/>
    <w:rsid w:val="00DA06E5"/>
    <w:rsid w:val="00DA0ABD"/>
    <w:rsid w:val="00DA0B7C"/>
    <w:rsid w:val="00DA138D"/>
    <w:rsid w:val="00DA1452"/>
    <w:rsid w:val="00DA1506"/>
    <w:rsid w:val="00DA1F8A"/>
    <w:rsid w:val="00DA21E8"/>
    <w:rsid w:val="00DA2268"/>
    <w:rsid w:val="00DA232F"/>
    <w:rsid w:val="00DA2485"/>
    <w:rsid w:val="00DA26A5"/>
    <w:rsid w:val="00DA286F"/>
    <w:rsid w:val="00DA3695"/>
    <w:rsid w:val="00DA371A"/>
    <w:rsid w:val="00DA446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3DB"/>
    <w:rsid w:val="00DB1DE0"/>
    <w:rsid w:val="00DB1E68"/>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0BC"/>
    <w:rsid w:val="00DC15CD"/>
    <w:rsid w:val="00DC2238"/>
    <w:rsid w:val="00DC22A0"/>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BC8"/>
    <w:rsid w:val="00DC6C96"/>
    <w:rsid w:val="00DC6D5E"/>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3452"/>
    <w:rsid w:val="00DD3688"/>
    <w:rsid w:val="00DD3B2D"/>
    <w:rsid w:val="00DD3D24"/>
    <w:rsid w:val="00DD3FDE"/>
    <w:rsid w:val="00DD4429"/>
    <w:rsid w:val="00DD4861"/>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CDB"/>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2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D78"/>
    <w:rsid w:val="00E129B7"/>
    <w:rsid w:val="00E12DF6"/>
    <w:rsid w:val="00E12FBD"/>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3CEC"/>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6A"/>
    <w:rsid w:val="00E326A7"/>
    <w:rsid w:val="00E32921"/>
    <w:rsid w:val="00E32B52"/>
    <w:rsid w:val="00E33426"/>
    <w:rsid w:val="00E339D7"/>
    <w:rsid w:val="00E33C8B"/>
    <w:rsid w:val="00E343BF"/>
    <w:rsid w:val="00E34656"/>
    <w:rsid w:val="00E34EED"/>
    <w:rsid w:val="00E350B1"/>
    <w:rsid w:val="00E35595"/>
    <w:rsid w:val="00E357C3"/>
    <w:rsid w:val="00E35E64"/>
    <w:rsid w:val="00E36030"/>
    <w:rsid w:val="00E3656B"/>
    <w:rsid w:val="00E36B37"/>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9F6"/>
    <w:rsid w:val="00E44B06"/>
    <w:rsid w:val="00E44E85"/>
    <w:rsid w:val="00E45204"/>
    <w:rsid w:val="00E4576F"/>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2F5C"/>
    <w:rsid w:val="00E53140"/>
    <w:rsid w:val="00E537A4"/>
    <w:rsid w:val="00E53D02"/>
    <w:rsid w:val="00E543BC"/>
    <w:rsid w:val="00E54547"/>
    <w:rsid w:val="00E546C9"/>
    <w:rsid w:val="00E54B91"/>
    <w:rsid w:val="00E54CCA"/>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BF1"/>
    <w:rsid w:val="00E63F31"/>
    <w:rsid w:val="00E63FA9"/>
    <w:rsid w:val="00E64113"/>
    <w:rsid w:val="00E64638"/>
    <w:rsid w:val="00E6500A"/>
    <w:rsid w:val="00E657C1"/>
    <w:rsid w:val="00E65C1F"/>
    <w:rsid w:val="00E66072"/>
    <w:rsid w:val="00E66F57"/>
    <w:rsid w:val="00E67560"/>
    <w:rsid w:val="00E678BA"/>
    <w:rsid w:val="00E6791C"/>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57F"/>
    <w:rsid w:val="00E73884"/>
    <w:rsid w:val="00E73E92"/>
    <w:rsid w:val="00E740CC"/>
    <w:rsid w:val="00E740ED"/>
    <w:rsid w:val="00E744E6"/>
    <w:rsid w:val="00E7463E"/>
    <w:rsid w:val="00E74726"/>
    <w:rsid w:val="00E74F16"/>
    <w:rsid w:val="00E74F7F"/>
    <w:rsid w:val="00E754EE"/>
    <w:rsid w:val="00E7568F"/>
    <w:rsid w:val="00E756EB"/>
    <w:rsid w:val="00E758A5"/>
    <w:rsid w:val="00E75A21"/>
    <w:rsid w:val="00E75EFC"/>
    <w:rsid w:val="00E7705F"/>
    <w:rsid w:val="00E7730E"/>
    <w:rsid w:val="00E77899"/>
    <w:rsid w:val="00E77F4F"/>
    <w:rsid w:val="00E80153"/>
    <w:rsid w:val="00E80202"/>
    <w:rsid w:val="00E81364"/>
    <w:rsid w:val="00E81C7A"/>
    <w:rsid w:val="00E82187"/>
    <w:rsid w:val="00E8219A"/>
    <w:rsid w:val="00E8248B"/>
    <w:rsid w:val="00E824EF"/>
    <w:rsid w:val="00E825D8"/>
    <w:rsid w:val="00E82734"/>
    <w:rsid w:val="00E82DD2"/>
    <w:rsid w:val="00E8323B"/>
    <w:rsid w:val="00E83320"/>
    <w:rsid w:val="00E833DD"/>
    <w:rsid w:val="00E83445"/>
    <w:rsid w:val="00E836BA"/>
    <w:rsid w:val="00E836E9"/>
    <w:rsid w:val="00E837A3"/>
    <w:rsid w:val="00E83B51"/>
    <w:rsid w:val="00E83F16"/>
    <w:rsid w:val="00E8413C"/>
    <w:rsid w:val="00E84C42"/>
    <w:rsid w:val="00E84D6E"/>
    <w:rsid w:val="00E8536C"/>
    <w:rsid w:val="00E85BC2"/>
    <w:rsid w:val="00E863FA"/>
    <w:rsid w:val="00E86C0A"/>
    <w:rsid w:val="00E86DAC"/>
    <w:rsid w:val="00E87BAC"/>
    <w:rsid w:val="00E90545"/>
    <w:rsid w:val="00E908AA"/>
    <w:rsid w:val="00E90F00"/>
    <w:rsid w:val="00E912EB"/>
    <w:rsid w:val="00E9139F"/>
    <w:rsid w:val="00E91CF8"/>
    <w:rsid w:val="00E91E3F"/>
    <w:rsid w:val="00E920F1"/>
    <w:rsid w:val="00E925A8"/>
    <w:rsid w:val="00E92E04"/>
    <w:rsid w:val="00E92E75"/>
    <w:rsid w:val="00E92EFE"/>
    <w:rsid w:val="00E93A9B"/>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12B"/>
    <w:rsid w:val="00EA2657"/>
    <w:rsid w:val="00EA2B5F"/>
    <w:rsid w:val="00EA37A6"/>
    <w:rsid w:val="00EA3DAB"/>
    <w:rsid w:val="00EA4335"/>
    <w:rsid w:val="00EA48CB"/>
    <w:rsid w:val="00EA4A9B"/>
    <w:rsid w:val="00EA4C6F"/>
    <w:rsid w:val="00EA4E6A"/>
    <w:rsid w:val="00EA5505"/>
    <w:rsid w:val="00EA557A"/>
    <w:rsid w:val="00EA573C"/>
    <w:rsid w:val="00EA5AB9"/>
    <w:rsid w:val="00EA5D79"/>
    <w:rsid w:val="00EA64DB"/>
    <w:rsid w:val="00EA75EB"/>
    <w:rsid w:val="00EA7838"/>
    <w:rsid w:val="00EA7895"/>
    <w:rsid w:val="00EA798A"/>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047"/>
    <w:rsid w:val="00EB3215"/>
    <w:rsid w:val="00EB38EC"/>
    <w:rsid w:val="00EB4077"/>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006"/>
    <w:rsid w:val="00EC32E4"/>
    <w:rsid w:val="00EC33BD"/>
    <w:rsid w:val="00EC34A9"/>
    <w:rsid w:val="00EC36C8"/>
    <w:rsid w:val="00EC3A67"/>
    <w:rsid w:val="00EC3B66"/>
    <w:rsid w:val="00EC411E"/>
    <w:rsid w:val="00EC44E7"/>
    <w:rsid w:val="00EC46FB"/>
    <w:rsid w:val="00EC4799"/>
    <w:rsid w:val="00EC4A81"/>
    <w:rsid w:val="00EC4AC0"/>
    <w:rsid w:val="00EC4BE5"/>
    <w:rsid w:val="00EC4C11"/>
    <w:rsid w:val="00EC56DE"/>
    <w:rsid w:val="00EC59B4"/>
    <w:rsid w:val="00EC59DD"/>
    <w:rsid w:val="00EC6025"/>
    <w:rsid w:val="00EC61AC"/>
    <w:rsid w:val="00EC6297"/>
    <w:rsid w:val="00EC6A4A"/>
    <w:rsid w:val="00EC6A71"/>
    <w:rsid w:val="00EC6AB6"/>
    <w:rsid w:val="00EC6B36"/>
    <w:rsid w:val="00EC6F53"/>
    <w:rsid w:val="00EC725F"/>
    <w:rsid w:val="00EC75F1"/>
    <w:rsid w:val="00EC7604"/>
    <w:rsid w:val="00EC79AC"/>
    <w:rsid w:val="00EC7BB8"/>
    <w:rsid w:val="00EC7D5B"/>
    <w:rsid w:val="00EC7EAE"/>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049"/>
    <w:rsid w:val="00ED5EFE"/>
    <w:rsid w:val="00ED6246"/>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3B3"/>
    <w:rsid w:val="00EE7480"/>
    <w:rsid w:val="00EE74A8"/>
    <w:rsid w:val="00EE75B0"/>
    <w:rsid w:val="00EE787C"/>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82"/>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916"/>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75D"/>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4FDC"/>
    <w:rsid w:val="00F15087"/>
    <w:rsid w:val="00F155D1"/>
    <w:rsid w:val="00F1570F"/>
    <w:rsid w:val="00F15849"/>
    <w:rsid w:val="00F15A30"/>
    <w:rsid w:val="00F15A81"/>
    <w:rsid w:val="00F15BC5"/>
    <w:rsid w:val="00F15BF6"/>
    <w:rsid w:val="00F161EC"/>
    <w:rsid w:val="00F1637A"/>
    <w:rsid w:val="00F1673D"/>
    <w:rsid w:val="00F16C69"/>
    <w:rsid w:val="00F17200"/>
    <w:rsid w:val="00F17246"/>
    <w:rsid w:val="00F178F2"/>
    <w:rsid w:val="00F17913"/>
    <w:rsid w:val="00F17A5F"/>
    <w:rsid w:val="00F17F58"/>
    <w:rsid w:val="00F2038F"/>
    <w:rsid w:val="00F204C6"/>
    <w:rsid w:val="00F20CB1"/>
    <w:rsid w:val="00F20DF3"/>
    <w:rsid w:val="00F2108B"/>
    <w:rsid w:val="00F21664"/>
    <w:rsid w:val="00F21BCE"/>
    <w:rsid w:val="00F21E22"/>
    <w:rsid w:val="00F222BE"/>
    <w:rsid w:val="00F2233A"/>
    <w:rsid w:val="00F228E6"/>
    <w:rsid w:val="00F229BE"/>
    <w:rsid w:val="00F2356C"/>
    <w:rsid w:val="00F23EE3"/>
    <w:rsid w:val="00F2446B"/>
    <w:rsid w:val="00F246A7"/>
    <w:rsid w:val="00F249E0"/>
    <w:rsid w:val="00F2500B"/>
    <w:rsid w:val="00F254E9"/>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6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1C3A"/>
    <w:rsid w:val="00F420C7"/>
    <w:rsid w:val="00F42116"/>
    <w:rsid w:val="00F4231F"/>
    <w:rsid w:val="00F4241F"/>
    <w:rsid w:val="00F429D2"/>
    <w:rsid w:val="00F42F5B"/>
    <w:rsid w:val="00F430BB"/>
    <w:rsid w:val="00F433EB"/>
    <w:rsid w:val="00F43505"/>
    <w:rsid w:val="00F435C9"/>
    <w:rsid w:val="00F43724"/>
    <w:rsid w:val="00F4387E"/>
    <w:rsid w:val="00F438FE"/>
    <w:rsid w:val="00F43B2A"/>
    <w:rsid w:val="00F43E3B"/>
    <w:rsid w:val="00F43EEB"/>
    <w:rsid w:val="00F44462"/>
    <w:rsid w:val="00F44557"/>
    <w:rsid w:val="00F445AA"/>
    <w:rsid w:val="00F44A9B"/>
    <w:rsid w:val="00F44AD4"/>
    <w:rsid w:val="00F44E67"/>
    <w:rsid w:val="00F454AA"/>
    <w:rsid w:val="00F45622"/>
    <w:rsid w:val="00F45785"/>
    <w:rsid w:val="00F45A64"/>
    <w:rsid w:val="00F45B07"/>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4C5"/>
    <w:rsid w:val="00F52B7C"/>
    <w:rsid w:val="00F52CFE"/>
    <w:rsid w:val="00F53D85"/>
    <w:rsid w:val="00F542C3"/>
    <w:rsid w:val="00F546D6"/>
    <w:rsid w:val="00F54712"/>
    <w:rsid w:val="00F547AB"/>
    <w:rsid w:val="00F54AB6"/>
    <w:rsid w:val="00F54BD7"/>
    <w:rsid w:val="00F54E74"/>
    <w:rsid w:val="00F550C8"/>
    <w:rsid w:val="00F553A0"/>
    <w:rsid w:val="00F55546"/>
    <w:rsid w:val="00F555C1"/>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D15"/>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5B26"/>
    <w:rsid w:val="00F7626C"/>
    <w:rsid w:val="00F76F9D"/>
    <w:rsid w:val="00F770FE"/>
    <w:rsid w:val="00F77113"/>
    <w:rsid w:val="00F77428"/>
    <w:rsid w:val="00F77620"/>
    <w:rsid w:val="00F777EF"/>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85C"/>
    <w:rsid w:val="00F859B0"/>
    <w:rsid w:val="00F85CD0"/>
    <w:rsid w:val="00F85D14"/>
    <w:rsid w:val="00F85E06"/>
    <w:rsid w:val="00F861A3"/>
    <w:rsid w:val="00F86CFB"/>
    <w:rsid w:val="00F86DE5"/>
    <w:rsid w:val="00F87159"/>
    <w:rsid w:val="00F87705"/>
    <w:rsid w:val="00F87844"/>
    <w:rsid w:val="00F87D0A"/>
    <w:rsid w:val="00F90223"/>
    <w:rsid w:val="00F90C60"/>
    <w:rsid w:val="00F911ED"/>
    <w:rsid w:val="00F911F3"/>
    <w:rsid w:val="00F913E8"/>
    <w:rsid w:val="00F9148C"/>
    <w:rsid w:val="00F91E70"/>
    <w:rsid w:val="00F91F47"/>
    <w:rsid w:val="00F92118"/>
    <w:rsid w:val="00F92C03"/>
    <w:rsid w:val="00F92D7F"/>
    <w:rsid w:val="00F92E3B"/>
    <w:rsid w:val="00F936AC"/>
    <w:rsid w:val="00F93971"/>
    <w:rsid w:val="00F94AD1"/>
    <w:rsid w:val="00F94C55"/>
    <w:rsid w:val="00F94E6F"/>
    <w:rsid w:val="00F9599E"/>
    <w:rsid w:val="00F95C61"/>
    <w:rsid w:val="00F95D68"/>
    <w:rsid w:val="00F95E83"/>
    <w:rsid w:val="00F961C4"/>
    <w:rsid w:val="00F961C8"/>
    <w:rsid w:val="00F9630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652"/>
    <w:rsid w:val="00FA59D7"/>
    <w:rsid w:val="00FA5D6C"/>
    <w:rsid w:val="00FA5D8D"/>
    <w:rsid w:val="00FA6246"/>
    <w:rsid w:val="00FA6560"/>
    <w:rsid w:val="00FA6AB7"/>
    <w:rsid w:val="00FA6AE5"/>
    <w:rsid w:val="00FA723F"/>
    <w:rsid w:val="00FA7598"/>
    <w:rsid w:val="00FA782C"/>
    <w:rsid w:val="00FA78E9"/>
    <w:rsid w:val="00FA7D63"/>
    <w:rsid w:val="00FB05A7"/>
    <w:rsid w:val="00FB0671"/>
    <w:rsid w:val="00FB07D4"/>
    <w:rsid w:val="00FB08B2"/>
    <w:rsid w:val="00FB0BCB"/>
    <w:rsid w:val="00FB0D73"/>
    <w:rsid w:val="00FB11D8"/>
    <w:rsid w:val="00FB174D"/>
    <w:rsid w:val="00FB18E6"/>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0B0B"/>
    <w:rsid w:val="00FC1086"/>
    <w:rsid w:val="00FC192C"/>
    <w:rsid w:val="00FC1A1E"/>
    <w:rsid w:val="00FC1B2A"/>
    <w:rsid w:val="00FC1B56"/>
    <w:rsid w:val="00FC1B9A"/>
    <w:rsid w:val="00FC1CA5"/>
    <w:rsid w:val="00FC216C"/>
    <w:rsid w:val="00FC2555"/>
    <w:rsid w:val="00FC26AC"/>
    <w:rsid w:val="00FC274F"/>
    <w:rsid w:val="00FC2966"/>
    <w:rsid w:val="00FC2F2A"/>
    <w:rsid w:val="00FC2FE4"/>
    <w:rsid w:val="00FC305F"/>
    <w:rsid w:val="00FC317D"/>
    <w:rsid w:val="00FC3209"/>
    <w:rsid w:val="00FC3319"/>
    <w:rsid w:val="00FC37BE"/>
    <w:rsid w:val="00FC3B3E"/>
    <w:rsid w:val="00FC40FE"/>
    <w:rsid w:val="00FC438F"/>
    <w:rsid w:val="00FC4725"/>
    <w:rsid w:val="00FC4ACD"/>
    <w:rsid w:val="00FC4D03"/>
    <w:rsid w:val="00FC550B"/>
    <w:rsid w:val="00FC5BDD"/>
    <w:rsid w:val="00FC5CD7"/>
    <w:rsid w:val="00FC5D4F"/>
    <w:rsid w:val="00FC5DB2"/>
    <w:rsid w:val="00FC61E6"/>
    <w:rsid w:val="00FC621A"/>
    <w:rsid w:val="00FC659B"/>
    <w:rsid w:val="00FC7401"/>
    <w:rsid w:val="00FC7624"/>
    <w:rsid w:val="00FC7A58"/>
    <w:rsid w:val="00FC7A59"/>
    <w:rsid w:val="00FD0140"/>
    <w:rsid w:val="00FD0559"/>
    <w:rsid w:val="00FD0D90"/>
    <w:rsid w:val="00FD0E0C"/>
    <w:rsid w:val="00FD110A"/>
    <w:rsid w:val="00FD1459"/>
    <w:rsid w:val="00FD18C8"/>
    <w:rsid w:val="00FD197B"/>
    <w:rsid w:val="00FD1B0A"/>
    <w:rsid w:val="00FD1C40"/>
    <w:rsid w:val="00FD20BE"/>
    <w:rsid w:val="00FD21A1"/>
    <w:rsid w:val="00FD2210"/>
    <w:rsid w:val="00FD25D6"/>
    <w:rsid w:val="00FD3467"/>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132"/>
    <w:rsid w:val="00FD78C4"/>
    <w:rsid w:val="00FD7B0A"/>
    <w:rsid w:val="00FD7C23"/>
    <w:rsid w:val="00FD7E2B"/>
    <w:rsid w:val="00FD7FD0"/>
    <w:rsid w:val="00FE02B4"/>
    <w:rsid w:val="00FE03E3"/>
    <w:rsid w:val="00FE088A"/>
    <w:rsid w:val="00FE0AF8"/>
    <w:rsid w:val="00FE0D17"/>
    <w:rsid w:val="00FE0F26"/>
    <w:rsid w:val="00FE10E3"/>
    <w:rsid w:val="00FE151D"/>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1666"/>
    <w:rsid w:val="00FF22B9"/>
    <w:rsid w:val="00FF2403"/>
    <w:rsid w:val="00FF28B1"/>
    <w:rsid w:val="00FF3503"/>
    <w:rsid w:val="00FF369D"/>
    <w:rsid w:val="00FF49BA"/>
    <w:rsid w:val="00FF4E79"/>
    <w:rsid w:val="00FF4FC8"/>
    <w:rsid w:val="00FF51FB"/>
    <w:rsid w:val="00FF543A"/>
    <w:rsid w:val="00FF585D"/>
    <w:rsid w:val="00FF5C10"/>
    <w:rsid w:val="00FF5F71"/>
    <w:rsid w:val="00FF6ED3"/>
    <w:rsid w:val="00FF6FD5"/>
    <w:rsid w:val="00FF7075"/>
    <w:rsid w:val="00FF7138"/>
    <w:rsid w:val="00FF72C0"/>
    <w:rsid w:val="00FF76B8"/>
    <w:rsid w:val="00FF786C"/>
    <w:rsid w:val="00FF7960"/>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499DA2"/>
  <w14:defaultImageDpi w14:val="32767"/>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26/science.1107621" TargetMode="External"/><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hyperlink" Target="https://doi.org/10.1016/0010-0277(86)90052-1" TargetMode="External"/><Relationship Id="rId84" Type="http://schemas.openxmlformats.org/officeDocument/2006/relationships/hyperlink" Target="https://doi.org/10.1207/s15516709cog1401_5" TargetMode="External"/><Relationship Id="rId138" Type="http://schemas.openxmlformats.org/officeDocument/2006/relationships/hyperlink" Target="https://doi.org/10.1146/annurev.ph.25.030163.002553" TargetMode="External"/><Relationship Id="rId107" Type="http://schemas.openxmlformats.org/officeDocument/2006/relationships/hyperlink" Target="https://doi.org/10.1111/desc.13581" TargetMode="External"/><Relationship Id="rId11" Type="http://schemas.openxmlformats.org/officeDocument/2006/relationships/image" Target="media/image3.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hyperlink" Target="https://doi.org/10.1016/0022-0965(83)90085-3%20" TargetMode="External"/><Relationship Id="rId128" Type="http://schemas.openxmlformats.org/officeDocument/2006/relationships/hyperlink" Target="https://doi.org/10.1098/rsos.191795" TargetMode="External"/><Relationship Id="rId149" Type="http://schemas.openxmlformats.org/officeDocument/2006/relationships/hyperlink" Target="https://doi.org/10.1038/358749a0" TargetMode="External"/><Relationship Id="rId5" Type="http://schemas.openxmlformats.org/officeDocument/2006/relationships/webSettings" Target="webSettings.xml"/><Relationship Id="rId95" Type="http://schemas.openxmlformats.org/officeDocument/2006/relationships/hyperlink" Target="https://doi.org/10.1162/neco.1989.1.1.143"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hyperlink" Target="https://doi.org/10.1111/j.1467-8624.1991.tb01602.x" TargetMode="External"/><Relationship Id="rId69" Type="http://schemas.openxmlformats.org/officeDocument/2006/relationships/hyperlink" Target="https://doi.org/10.1016/j.cogdev.2022.101164" TargetMode="External"/><Relationship Id="rId113" Type="http://schemas.openxmlformats.org/officeDocument/2006/relationships/hyperlink" Target="https://doi.org/10.1111/1467-7687.00021%20" TargetMode="External"/><Relationship Id="rId118" Type="http://schemas.openxmlformats.org/officeDocument/2006/relationships/hyperlink" Target="https://doi.org/10.1126/science.1111656" TargetMode="External"/><Relationship Id="rId134" Type="http://schemas.openxmlformats.org/officeDocument/2006/relationships/hyperlink" Target="https://doi.org/10.1016/S1364-6613(02)01926-5" TargetMode="External"/><Relationship Id="rId139" Type="http://schemas.openxmlformats.org/officeDocument/2006/relationships/hyperlink" Target="https://doi.org/10.1016/j.cognition.2004.07.004%20" TargetMode="External"/><Relationship Id="rId80" Type="http://schemas.openxmlformats.org/officeDocument/2006/relationships/hyperlink" Target="https://doi.org/10.1111/1467-7687.00039" TargetMode="External"/><Relationship Id="rId85" Type="http://schemas.openxmlformats.org/officeDocument/2006/relationships/hyperlink" Target="https://doi.org/10.1111/j.1467-7687.2011.01048.x" TargetMode="External"/><Relationship Id="rId150" Type="http://schemas.openxmlformats.org/officeDocument/2006/relationships/hyperlink" Target="https://doi.org/10.1111/1467-8721.ep10772615" TargetMode="External"/><Relationship Id="rId155" Type="http://schemas.microsoft.com/office/2011/relationships/people" Target="people.xml"/><Relationship Id="rId12" Type="http://schemas.openxmlformats.org/officeDocument/2006/relationships/image" Target="media/image4.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hyperlink" Target="https://doi.org/10.1016/S0010-0277(98)00036-5" TargetMode="External"/><Relationship Id="rId108" Type="http://schemas.openxmlformats.org/officeDocument/2006/relationships/hyperlink" Target="https://doi.org/10.1037/0012-1649.36.5.635" TargetMode="External"/><Relationship Id="rId124" Type="http://schemas.openxmlformats.org/officeDocument/2006/relationships/hyperlink" Target="https://doi.org/10.1111/j.1540-5834.2008.00469.x" TargetMode="External"/><Relationship Id="rId129" Type="http://schemas.openxmlformats.org/officeDocument/2006/relationships/hyperlink" Target="https://doi.org/10.1371/journal.pone.0023223" TargetMode="External"/><Relationship Id="rId54" Type="http://schemas.openxmlformats.org/officeDocument/2006/relationships/image" Target="media/image44.png"/><Relationship Id="rId70" Type="http://schemas.openxmlformats.org/officeDocument/2006/relationships/hyperlink" Target="https://doi.org/10.1111/desc.13464" TargetMode="External"/><Relationship Id="rId75" Type="http://schemas.openxmlformats.org/officeDocument/2006/relationships/hyperlink" Target="https://doi.org/10.1016/S1364-6613(99)01356-X" TargetMode="External"/><Relationship Id="rId91" Type="http://schemas.openxmlformats.org/officeDocument/2006/relationships/hyperlink" Target="https://doi.org/10.1177/0963721412470687" TargetMode="External"/><Relationship Id="rId96" Type="http://schemas.openxmlformats.org/officeDocument/2006/relationships/hyperlink" Target="https://doi.org/10.1037/0012-1649.19.3.338" TargetMode="External"/><Relationship Id="rId140" Type="http://schemas.openxmlformats.org/officeDocument/2006/relationships/hyperlink" Target="https://doi.org/10.1037/0033-295X.99.4.605" TargetMode="External"/><Relationship Id="rId145" Type="http://schemas.openxmlformats.org/officeDocument/2006/relationships/hyperlink" Target="https://doi.org/10.1016/j.cogdev.2012.08.004"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doi.org/10.1037/0033-295X.104.4.686%20" TargetMode="External"/><Relationship Id="rId119" Type="http://schemas.openxmlformats.org/officeDocument/2006/relationships/hyperlink" Target="https://doi.org/10.1016/j.cognition.2004.11.005" TargetMode="External"/><Relationship Id="rId44" Type="http://schemas.openxmlformats.org/officeDocument/2006/relationships/image" Target="media/image34.png"/><Relationship Id="rId60" Type="http://schemas.openxmlformats.org/officeDocument/2006/relationships/image" Target="media/image50.svg"/><Relationship Id="rId65" Type="http://schemas.openxmlformats.org/officeDocument/2006/relationships/hyperlink" Target="https://doi.org/10.1016/0010-0277(85)90008-3" TargetMode="External"/><Relationship Id="rId81" Type="http://schemas.openxmlformats.org/officeDocument/2006/relationships/hyperlink" Target="https://doi.org/10.1207/s15516709cog2701_4" TargetMode="External"/><Relationship Id="rId86" Type="http://schemas.openxmlformats.org/officeDocument/2006/relationships/hyperlink" Target="https://doi.org/10.1038/s41467-025-61517-3" TargetMode="External"/><Relationship Id="rId130" Type="http://schemas.openxmlformats.org/officeDocument/2006/relationships/hyperlink" Target="https://doi.org/10.1207/s15327078in1003_6" TargetMode="External"/><Relationship Id="rId135" Type="http://schemas.openxmlformats.org/officeDocument/2006/relationships/hyperlink" Target="https://doi.org/10.1073/pnas.1318053110%20" TargetMode="External"/><Relationship Id="rId151" Type="http://schemas.openxmlformats.org/officeDocument/2006/relationships/hyperlink" Target="https://doi.org/10.2307/1130473" TargetMode="External"/><Relationship Id="rId156" Type="http://schemas.openxmlformats.org/officeDocument/2006/relationships/theme" Target="theme/theme1.xml"/><Relationship Id="rId13" Type="http://schemas.openxmlformats.org/officeDocument/2006/relationships/hyperlink" Target="https://osf.io/9eqpf/?view_only=62f752417a9141c7b0509a998039ad13" TargetMode="External"/><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doi.org/10.1080/095400999116322"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yperlink" Target="https://doi.org/10.1016/S0885-2014(02)00124-7" TargetMode="External"/><Relationship Id="rId97" Type="http://schemas.openxmlformats.org/officeDocument/2006/relationships/hyperlink" Target="https://doi.org/10.1016/j.tics.2016.05.011%20" TargetMode="External"/><Relationship Id="rId104" Type="http://schemas.openxmlformats.org/officeDocument/2006/relationships/hyperlink" Target="https://doi.org/10.1016/S0010-0277(87)80006-9" TargetMode="External"/><Relationship Id="rId120" Type="http://schemas.openxmlformats.org/officeDocument/2006/relationships/hyperlink" Target="https://doi.org/10.1037/xge0000260%20" TargetMode="External"/><Relationship Id="rId125" Type="http://schemas.openxmlformats.org/officeDocument/2006/relationships/hyperlink" Target="https://doi.org/10.1038/323533a0" TargetMode="External"/><Relationship Id="rId141" Type="http://schemas.openxmlformats.org/officeDocument/2006/relationships/hyperlink" Target="https://doi.org/10.1002/icd.2359" TargetMode="External"/><Relationship Id="rId146" Type="http://schemas.openxmlformats.org/officeDocument/2006/relationships/hyperlink" Target="https://doi.org/10.1016/j.cognition.2017.06.029" TargetMode="External"/><Relationship Id="rId7" Type="http://schemas.openxmlformats.org/officeDocument/2006/relationships/endnotes" Target="endnotes.xml"/><Relationship Id="rId71" Type="http://schemas.openxmlformats.org/officeDocument/2006/relationships/hyperlink" Target="https://doi.org/10.1016/j.cognition.2012.11.007%20" TargetMode="External"/><Relationship Id="rId92" Type="http://schemas.openxmlformats.org/officeDocument/2006/relationships/hyperlink" Target="https://doi.org/10.1016/j.cogdev.2010.09.001"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hyperlink" Target="https://doi.org/10.1016/j.dr.2022.101034" TargetMode="External"/><Relationship Id="rId87" Type="http://schemas.openxmlformats.org/officeDocument/2006/relationships/hyperlink" Target="https://doi.org/10.1016/S1364-6613(03)00128-1" TargetMode="External"/><Relationship Id="rId110" Type="http://schemas.openxmlformats.org/officeDocument/2006/relationships/hyperlink" Target="https://doi.org/10.1111/j.1467-7687.2007.00586.x%20" TargetMode="External"/><Relationship Id="rId115" Type="http://schemas.openxmlformats.org/officeDocument/2006/relationships/hyperlink" Target="https://doi.org/10.1016/S0010-0277(96)00727-5" TargetMode="External"/><Relationship Id="rId131" Type="http://schemas.openxmlformats.org/officeDocument/2006/relationships/hyperlink" Target="https://doi.org/10.1038/s44159-023-00152-5%20" TargetMode="External"/><Relationship Id="rId136" Type="http://schemas.openxmlformats.org/officeDocument/2006/relationships/hyperlink" Target="https://doi.org/10.1111/j.1551-6709.2010.01129.x" TargetMode="External"/><Relationship Id="rId61" Type="http://schemas.openxmlformats.org/officeDocument/2006/relationships/image" Target="media/image51.png"/><Relationship Id="rId82" Type="http://schemas.openxmlformats.org/officeDocument/2006/relationships/hyperlink" Target="https://doi.org/10.1016/S0010-0277(99)00039-6" TargetMode="External"/><Relationship Id="rId152"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5.jp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https://doi.org/10.1111/1467-7687.00220" TargetMode="External"/><Relationship Id="rId100" Type="http://schemas.openxmlformats.org/officeDocument/2006/relationships/hyperlink" Target="https://doi.org/10.1016/j.cogdev.2005.04.004" TargetMode="External"/><Relationship Id="rId105" Type="http://schemas.openxmlformats.org/officeDocument/2006/relationships/hyperlink" Target="https://doi.org/10.1073/pnas.1904786116%20" TargetMode="External"/><Relationship Id="rId126" Type="http://schemas.openxmlformats.org/officeDocument/2006/relationships/hyperlink" Target="https://doi.org/10.1371/journal.pone.0042698" TargetMode="External"/><Relationship Id="rId147" Type="http://schemas.openxmlformats.org/officeDocument/2006/relationships/hyperlink" Target="https://doi.org/10.1016/S0010-0277(98)00058-4"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1.png"/><Relationship Id="rId72" Type="http://schemas.openxmlformats.org/officeDocument/2006/relationships/hyperlink" Target="https://doi.org/10.1016/j.tics.2022.12.014" TargetMode="External"/><Relationship Id="rId93" Type="http://schemas.openxmlformats.org/officeDocument/2006/relationships/hyperlink" Target="https://doi.org/10.1038/nature06288" TargetMode="External"/><Relationship Id="rId98" Type="http://schemas.openxmlformats.org/officeDocument/2006/relationships/hyperlink" Target="https://doi.org/10.1016/j.cogpsych.2020.101334%20" TargetMode="External"/><Relationship Id="rId121" Type="http://schemas.openxmlformats.org/officeDocument/2006/relationships/hyperlink" Target="https://doi.org/10.1016/j.cognition.2017.09.007" TargetMode="External"/><Relationship Id="rId142" Type="http://schemas.openxmlformats.org/officeDocument/2006/relationships/hyperlink" Target="https://doi.org/10.1371/journal.pbio.0030208" TargetMode="Externa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hyperlink" Target="https://doi.org/10.1002/icd.2355" TargetMode="External"/><Relationship Id="rId116" Type="http://schemas.openxmlformats.org/officeDocument/2006/relationships/hyperlink" Target="https://doi.org/10.1016/S0163-6383(02)00097-8%20" TargetMode="External"/><Relationship Id="rId137" Type="http://schemas.openxmlformats.org/officeDocument/2006/relationships/hyperlink" Target="https://doi.org/10.1016/j.infbeh.2003.05.006"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svg"/><Relationship Id="rId83" Type="http://schemas.openxmlformats.org/officeDocument/2006/relationships/hyperlink" Target="https://doi.org/10.1207/s15516709cog1402_1%20" TargetMode="External"/><Relationship Id="rId88" Type="http://schemas.openxmlformats.org/officeDocument/2006/relationships/hyperlink" Target="https://doi.org/10.1038/415755a%20" TargetMode="External"/><Relationship Id="rId111" Type="http://schemas.openxmlformats.org/officeDocument/2006/relationships/hyperlink" Target="https://doi.org/10.1111/j.0956-7976.2004.00755.x" TargetMode="External"/><Relationship Id="rId132" Type="http://schemas.openxmlformats.org/officeDocument/2006/relationships/hyperlink" Target="https://doi.org/10.1016/S0885-2014(97)90008-3" TargetMode="External"/><Relationship Id="rId153" Type="http://schemas.openxmlformats.org/officeDocument/2006/relationships/header" Target="header2.xml"/><Relationship Id="rId15" Type="http://schemas.openxmlformats.org/officeDocument/2006/relationships/image" Target="media/image6.jp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hyperlink" Target="https://doi.org/10.1016/j.cognition.2016.12.007" TargetMode="External"/><Relationship Id="rId127" Type="http://schemas.openxmlformats.org/officeDocument/2006/relationships/hyperlink" Target="https://doi.org/10.1080/09540090310001655093" TargetMode="External"/><Relationship Id="rId10" Type="http://schemas.openxmlformats.org/officeDocument/2006/relationships/image" Target="media/image2.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hyperlink" Target="https://doi.org/10.1207/S15327078IN0104_3" TargetMode="External"/><Relationship Id="rId78" Type="http://schemas.openxmlformats.org/officeDocument/2006/relationships/hyperlink" Target="https://doi.org/10.1037/0012-1649.29.3.421" TargetMode="External"/><Relationship Id="rId94" Type="http://schemas.openxmlformats.org/officeDocument/2006/relationships/hyperlink" Target="https://doi.org/10.1177/17456916221112075" TargetMode="External"/><Relationship Id="rId99" Type="http://schemas.openxmlformats.org/officeDocument/2006/relationships/hyperlink" Target="https://doi.org/10.1016/0885-2014(93)90008-S" TargetMode="External"/><Relationship Id="rId101" Type="http://schemas.openxmlformats.org/officeDocument/2006/relationships/hyperlink" Target="https://doi.org/10.1016/0010-0285(83)90017-8" TargetMode="External"/><Relationship Id="rId122" Type="http://schemas.openxmlformats.org/officeDocument/2006/relationships/hyperlink" Target="https://doi.org/10.1037/1089-2680.1.3.271" TargetMode="External"/><Relationship Id="rId143" Type="http://schemas.openxmlformats.org/officeDocument/2006/relationships/hyperlink" Target="https://doi.org/10.1016/j.neuroimage.2010.05.028" TargetMode="External"/><Relationship Id="rId148" Type="http://schemas.openxmlformats.org/officeDocument/2006/relationships/hyperlink" Target="https://doi.org/10.1111/1467-9280.00218"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hyperlink" Target="https://doi.org/10.1037/xge0001656" TargetMode="External"/><Relationship Id="rId89" Type="http://schemas.openxmlformats.org/officeDocument/2006/relationships/hyperlink" Target="https://doi.org/10.1016/0010-0277(95)00661-H" TargetMode="External"/><Relationship Id="rId112" Type="http://schemas.openxmlformats.org/officeDocument/2006/relationships/hyperlink" Target="https://doi.org/10.1016/j.cogpsych.2010.02.001" TargetMode="External"/><Relationship Id="rId133" Type="http://schemas.openxmlformats.org/officeDocument/2006/relationships/hyperlink" Target="https://doi.org/10.1521/soco.2025.43.3.152" TargetMode="External"/><Relationship Id="rId154" Type="http://schemas.openxmlformats.org/officeDocument/2006/relationships/fontTable" Target="fontTable.xml"/><Relationship Id="rId16" Type="http://schemas.openxmlformats.org/officeDocument/2006/relationships/image" Target="media/image60.jp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hyperlink" Target="https://doi.org/10.1037/0033-295X.112.2.347" TargetMode="External"/><Relationship Id="rId102" Type="http://schemas.openxmlformats.org/officeDocument/2006/relationships/hyperlink" Target="https://doi.org/10.1037/0096-1523.18.2.385" TargetMode="External"/><Relationship Id="rId123" Type="http://schemas.openxmlformats.org/officeDocument/2006/relationships/hyperlink" Target="https://doi.org/10.1207/S15327078IN0101_04%20" TargetMode="External"/><Relationship Id="rId144" Type="http://schemas.openxmlformats.org/officeDocument/2006/relationships/hyperlink" Target="https://doi.org/10.1207/s15327078in0701_6%20" TargetMode="External"/><Relationship Id="rId90" Type="http://schemas.openxmlformats.org/officeDocument/2006/relationships/hyperlink" Target="https://doi.org/10.1016/S0163-6383(98)90001-7%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81</Pages>
  <Words>18314</Words>
  <Characters>104391</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59</cp:revision>
  <dcterms:created xsi:type="dcterms:W3CDTF">2026-06-19T05:02:00Z</dcterms:created>
  <dcterms:modified xsi:type="dcterms:W3CDTF">2026-06-19T21:08:00Z</dcterms:modified>
</cp:coreProperties>
</file>