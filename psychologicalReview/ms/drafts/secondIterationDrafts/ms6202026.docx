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w:t>
        </w:r>
        <w:proofErr w:type="gramStart"/>
        <w:r w:rsidR="00F438FE">
          <w:rPr>
            <w:rFonts w:ascii="Times New Roman" w:hAnsi="Times New Roman" w:cs="Times New Roman"/>
          </w:rPr>
          <w:t>habituated</w:t>
        </w:r>
        <w:proofErr w:type="gramEnd"/>
        <w:r w:rsidR="00F438FE">
          <w:rPr>
            <w:rFonts w:ascii="Times New Roman" w:hAnsi="Times New Roman" w:cs="Times New Roman"/>
          </w:rPr>
          <w:t xml:space="preserve">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proofErr w:type="gramStart"/>
      <w:ins w:id="95" w:author="Benton, Deon" w:date="2026-06-11T16:06:00Z" w16du:dateUtc="2026-06-11T21:06:00Z">
        <w:r>
          <w:rPr>
            <w:rFonts w:ascii="Times New Roman" w:hAnsi="Times New Roman" w:cs="Times New Roman"/>
          </w:rPr>
          <w:t>A number of</w:t>
        </w:r>
        <w:proofErr w:type="gramEnd"/>
        <w:r>
          <w:rPr>
            <w:rFonts w:ascii="Times New Roman" w:hAnsi="Times New Roman" w:cs="Times New Roman"/>
          </w:rPr>
          <w:t xml:space="preserve">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proofErr w:type="gramStart"/>
      <w:ins w:id="231" w:author="Benton, Deon" w:date="2026-06-14T15:45:00Z" w16du:dateUtc="2026-06-14T20:45:00Z">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proofErr w:type="spellStart"/>
      <w:ins w:id="249" w:author="Benton, Deon" w:date="2026-06-19T15:35:00Z" w16du:dateUtc="2026-06-19T20:35:00Z">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 xml:space="preserve">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 xml:space="preserve">not draw on prior exposure the way </w:t>
        </w:r>
        <w:proofErr w:type="spellStart"/>
        <w:r>
          <w:rPr>
            <w:rFonts w:ascii="Times New Roman" w:hAnsi="Times New Roman" w:cs="Times New Roman"/>
          </w:rPr>
          <w:t>Csibra</w:t>
        </w:r>
        <w:proofErr w:type="spellEnd"/>
        <w:r>
          <w:rPr>
            <w:rFonts w:ascii="Times New Roman" w:hAnsi="Times New Roman" w:cs="Times New Roman"/>
          </w:rPr>
          <w:t xml:space="preserve">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proofErr w:type="gramStart"/>
      <w:ins w:id="287" w:author="Benton, Deon" w:date="2026-06-19T15:43:00Z" w16du:dateUtc="2026-06-19T20:43:00Z">
        <w:r w:rsidR="002A0B8F">
          <w:rPr>
            <w:rFonts w:ascii="Times New Roman" w:hAnsi="Times New Roman" w:cs="Times New Roman"/>
          </w:rPr>
          <w:t>requires</w:t>
        </w:r>
      </w:ins>
      <w:proofErr w:type="gramEnd"/>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w:t>
        </w:r>
        <w:proofErr w:type="gramStart"/>
        <w:r w:rsidR="006318BD">
          <w:rPr>
            <w:rFonts w:ascii="Times New Roman" w:hAnsi="Times New Roman" w:cs="Times New Roman"/>
          </w:rPr>
          <w:t>built</w:t>
        </w:r>
        <w:proofErr w:type="gramEnd"/>
        <w:r w:rsidR="006318BD">
          <w:rPr>
            <w:rFonts w:ascii="Times New Roman" w:hAnsi="Times New Roman" w:cs="Times New Roman"/>
          </w:rPr>
          <w:t xml:space="preserve">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 xml:space="preserve">The present paper develops an alternative lean </w:t>
        </w:r>
        <w:proofErr w:type="gramStart"/>
        <w:r w:rsidRPr="00266F42">
          <w:rPr>
            <w:rFonts w:ascii="Times New Roman" w:eastAsia="Times New Roman" w:hAnsi="Times New Roman" w:cs="Times New Roman"/>
          </w:rPr>
          <w:t>account</w:t>
        </w:r>
      </w:ins>
      <w:ins w:id="309" w:author="Benton, Deon" w:date="2026-06-19T15:48:00Z" w16du:dateUtc="2026-06-19T20:48:00Z">
        <w:r w:rsidR="00D101D8">
          <w:rPr>
            <w:rFonts w:ascii="Times New Roman" w:eastAsia="Times New Roman" w:hAnsi="Times New Roman" w:cs="Times New Roman"/>
          </w:rPr>
          <w:t>—</w:t>
        </w:r>
        <w:proofErr w:type="gramEnd"/>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 xml:space="preserve">that captures Gergely et </w:t>
        </w:r>
        <w:proofErr w:type="gramStart"/>
        <w:r w:rsidRPr="00266F42">
          <w:rPr>
            <w:rFonts w:ascii="Times New Roman" w:eastAsia="Times New Roman" w:hAnsi="Times New Roman" w:cs="Times New Roman"/>
          </w:rPr>
          <w:t>al.'s</w:t>
        </w:r>
        <w:proofErr w:type="gramEnd"/>
        <w:r w:rsidRPr="00266F42">
          <w:rPr>
            <w:rFonts w:ascii="Times New Roman" w:eastAsia="Times New Roman" w:hAnsi="Times New Roman" w:cs="Times New Roman"/>
          </w:rPr>
          <w:t xml:space="preserve">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w:t>
        </w:r>
        <w:proofErr w:type="spellStart"/>
        <w:r w:rsidR="005244A6" w:rsidRPr="005244A6">
          <w:rPr>
            <w:rFonts w:ascii="Times New Roman" w:hAnsi="Times New Roman" w:cs="Times New Roman"/>
          </w:rPr>
          <w:t>Rakison</w:t>
        </w:r>
        <w:proofErr w:type="spellEnd"/>
        <w:r w:rsidR="005244A6"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 xml:space="preserve">e.g., Slater, 1989; </w:t>
        </w:r>
        <w:proofErr w:type="spellStart"/>
        <w:r w:rsidR="00FC2555" w:rsidRPr="00615D6F">
          <w:rPr>
            <w:rFonts w:ascii="Times New Roman" w:hAnsi="Times New Roman" w:cs="Times New Roman"/>
          </w:rPr>
          <w:t>Vallortigara</w:t>
        </w:r>
        <w:proofErr w:type="spellEnd"/>
        <w:r w:rsidR="00FC2555" w:rsidRPr="00615D6F">
          <w:rPr>
            <w:rFonts w:ascii="Times New Roman" w:hAnsi="Times New Roman" w:cs="Times New Roman"/>
          </w:rPr>
          <w:t xml:space="preserve">, </w:t>
        </w:r>
        <w:proofErr w:type="spellStart"/>
        <w:r w:rsidR="00FC2555" w:rsidRPr="00615D6F">
          <w:rPr>
            <w:rFonts w:ascii="Times New Roman" w:hAnsi="Times New Roman" w:cs="Times New Roman"/>
          </w:rPr>
          <w:t>Regolin</w:t>
        </w:r>
        <w:proofErr w:type="spellEnd"/>
        <w:r w:rsidR="00FC2555" w:rsidRPr="00615D6F">
          <w:rPr>
            <w:rFonts w:ascii="Times New Roman" w:hAnsi="Times New Roman" w:cs="Times New Roman"/>
          </w:rPr>
          <w:t xml:space="preserve">, &amp; </w:t>
        </w:r>
        <w:proofErr w:type="spellStart"/>
        <w:r w:rsidR="00FC2555" w:rsidRPr="00615D6F">
          <w:rPr>
            <w:rFonts w:ascii="Times New Roman" w:hAnsi="Times New Roman" w:cs="Times New Roman"/>
          </w:rPr>
          <w:t>Marconato</w:t>
        </w:r>
        <w:proofErr w:type="spellEnd"/>
        <w:r w:rsidR="00FC2555" w:rsidRPr="00615D6F">
          <w:rPr>
            <w:rFonts w:ascii="Times New Roman" w:hAnsi="Times New Roman" w:cs="Times New Roman"/>
          </w:rPr>
          <w:t>,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w:t>
        </w:r>
        <w:proofErr w:type="gramStart"/>
        <w:r w:rsidR="00714F6D">
          <w:rPr>
            <w:rFonts w:ascii="Times New Roman" w:hAnsi="Times New Roman" w:cs="Times New Roman"/>
          </w:rPr>
          <w:t>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w:t>
        </w:r>
        <w:proofErr w:type="gramEnd"/>
        <w:r w:rsidR="00E643DA">
          <w:rPr>
            <w:rFonts w:ascii="Times New Roman" w:hAnsi="Times New Roman" w:cs="Times New Roman"/>
          </w:rPr>
          <w:t xml:space="preserve">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w:t>
        </w:r>
        <w:proofErr w:type="spellStart"/>
        <w:r w:rsidR="00714F6D">
          <w:rPr>
            <w:rFonts w:ascii="Times New Roman" w:hAnsi="Times New Roman" w:cs="Times New Roman"/>
          </w:rPr>
          <w:t>amodal</w:t>
        </w:r>
      </w:ins>
      <w:proofErr w:type="spellEnd"/>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 xml:space="preserve">Networks in </w:t>
      </w:r>
      <w:proofErr w:type="gramStart"/>
      <w:r w:rsidR="00E02CE4">
        <w:rPr>
          <w:rFonts w:ascii="Times New Roman" w:hAnsi="Times New Roman" w:cs="Times New Roman"/>
        </w:rPr>
        <w:t>the</w:t>
      </w:r>
      <w:r w:rsidR="00084546" w:rsidRPr="00084546">
        <w:rPr>
          <w:rFonts w:ascii="Times New Roman" w:hAnsi="Times New Roman" w:cs="Times New Roman"/>
        </w:rPr>
        <w:t xml:space="preserve"> Experimental</w:t>
      </w:r>
      <w:proofErr w:type="gramEnd"/>
      <w:r w:rsidR="00084546" w:rsidRPr="00084546">
        <w:rPr>
          <w:rFonts w:ascii="Times New Roman" w:hAnsi="Times New Roman" w:cs="Times New Roman"/>
        </w:rPr>
        <w:t xml:space="preserve">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w:t>
        </w:r>
        <w:proofErr w:type="spellStart"/>
        <w:r w:rsidR="00C63CCE">
          <w:rPr>
            <w:rFonts w:ascii="Times New Roman" w:hAnsi="Times New Roman" w:cs="Times New Roman"/>
          </w:rPr>
          <w:t>Overwalle</w:t>
        </w:r>
        <w:proofErr w:type="spellEnd"/>
        <w:r w:rsidR="00C63CCE">
          <w:rPr>
            <w:rFonts w:ascii="Times New Roman" w:hAnsi="Times New Roman" w:cs="Times New Roman"/>
          </w:rPr>
          <w:t xml:space="preserv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2BC27840"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3C36F397">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94B6158" w:rsidR="004D4F4D" w:rsidRDefault="0051151E" w:rsidP="004D4F4D">
                            <w:pPr>
                              <w:keepNext/>
                              <w:jc w:val="center"/>
                            </w:pPr>
                            <w:r>
                              <w:rPr>
                                <w:noProof/>
                              </w:rPr>
                              <w:drawing>
                                <wp:inline distT="0" distB="0" distL="0" distR="0" wp14:anchorId="3BE2654E" wp14:editId="642ACED4">
                                  <wp:extent cx="7079565" cy="4719710"/>
                                  <wp:effectExtent l="0" t="0" r="7620" b="5080"/>
                                  <wp:docPr id="719373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3833" name="Picture 719373833"/>
                                          <pic:cNvPicPr/>
                                        </pic:nvPicPr>
                                        <pic:blipFill>
                                          <a:blip r:embed="rId15"/>
                                          <a:stretch>
                                            <a:fillRect/>
                                          </a:stretch>
                                        </pic:blipFill>
                                        <pic:spPr>
                                          <a:xfrm>
                                            <a:off x="0" y="0"/>
                                            <a:ext cx="7089521" cy="4726348"/>
                                          </a:xfrm>
                                          <a:prstGeom prst="rect">
                                            <a:avLst/>
                                          </a:prstGeom>
                                        </pic:spPr>
                                      </pic:pic>
                                    </a:graphicData>
                                  </a:graphic>
                                </wp:inline>
                              </w:drawing>
                            </w:r>
                          </w:p>
                          <w:p w14:paraId="4A7F3D5B" w14:textId="2E9F142D"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94B6158" w:rsidR="004D4F4D" w:rsidRDefault="0051151E" w:rsidP="004D4F4D">
                      <w:pPr>
                        <w:keepNext/>
                        <w:jc w:val="center"/>
                      </w:pPr>
                      <w:r>
                        <w:rPr>
                          <w:noProof/>
                        </w:rPr>
                        <w:drawing>
                          <wp:inline distT="0" distB="0" distL="0" distR="0" wp14:anchorId="3BE2654E" wp14:editId="642ACED4">
                            <wp:extent cx="7079565" cy="4719710"/>
                            <wp:effectExtent l="0" t="0" r="7620" b="5080"/>
                            <wp:docPr id="719373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3833" name="Picture 719373833"/>
                                    <pic:cNvPicPr/>
                                  </pic:nvPicPr>
                                  <pic:blipFill>
                                    <a:blip r:embed="rId16"/>
                                    <a:stretch>
                                      <a:fillRect/>
                                    </a:stretch>
                                  </pic:blipFill>
                                  <pic:spPr>
                                    <a:xfrm>
                                      <a:off x="0" y="0"/>
                                      <a:ext cx="7089521" cy="4726348"/>
                                    </a:xfrm>
                                    <a:prstGeom prst="rect">
                                      <a:avLst/>
                                    </a:prstGeom>
                                  </pic:spPr>
                                </pic:pic>
                              </a:graphicData>
                            </a:graphic>
                          </wp:inline>
                        </w:drawing>
                      </w:r>
                    </w:p>
                    <w:p w14:paraId="4A7F3D5B" w14:textId="2E9F142D"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6D7603">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6D7603">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6D7603">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6D7603">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6D7603">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6D7603">
            <w:pPr>
              <w:rPr>
                <w:rFonts w:ascii="Times New Roman" w:hAnsi="Times New Roman" w:cs="Times New Roman"/>
              </w:rPr>
            </w:pPr>
          </w:p>
          <w:p w14:paraId="0466F803" w14:textId="77777777" w:rsidR="008942FF" w:rsidRPr="009F177C" w:rsidRDefault="008942FF" w:rsidP="006D7603">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6D7603">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6D7603">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6D7603">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6D7603">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6D7603">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6D7603">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7777777" w:rsidR="00F76B8B" w:rsidRDefault="00F76B8B" w:rsidP="006D7603">
            <w:pPr>
              <w:rPr>
                <w:rFonts w:ascii="Times New Roman" w:hAnsi="Times New Roman" w:cs="Times New Roman"/>
              </w:rPr>
            </w:pPr>
            <w:r w:rsidRPr="009F177C">
              <w:rPr>
                <w:rFonts w:ascii="Times New Roman" w:hAnsi="Times New Roman" w:cs="Times New Roman"/>
              </w:rPr>
              <w:t xml:space="preserve">Spatially Adjacent, Spatially Separated </w:t>
            </w:r>
          </w:p>
          <w:p w14:paraId="4BAD7F65" w14:textId="77777777" w:rsidR="008942FF" w:rsidRPr="009F177C" w:rsidRDefault="008942FF" w:rsidP="006D7603">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6D7603">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6D7603">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6D7603">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6D7603">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6D7603">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6D7603">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00BE71C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 Adjacent</w:t>
            </w:r>
          </w:p>
        </w:tc>
        <w:tc>
          <w:tcPr>
            <w:tcW w:w="3780" w:type="dxa"/>
          </w:tcPr>
          <w:p w14:paraId="370B5256" w14:textId="464A9B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 Adjacent</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A0E055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 xml:space="preserve">No further learning occurred at </w:t>
      </w:r>
      <w:proofErr w:type="gramStart"/>
      <w:r w:rsidR="00A5259B">
        <w:rPr>
          <w:rFonts w:ascii="Times New Roman" w:hAnsi="Times New Roman" w:cs="Times New Roman"/>
        </w:rPr>
        <w:t>test</w:t>
      </w:r>
      <w:proofErr w:type="gramEnd"/>
      <w:r w:rsidR="00A5259B">
        <w:rPr>
          <w:rFonts w:ascii="Times New Roman" w:hAnsi="Times New Roman" w:cs="Times New Roman"/>
        </w:rPr>
        <w:t xml:space="preserve">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49"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xml:space="preserve">, 2008), error </w:t>
      </w:r>
      <w:r>
        <w:rPr>
          <w:rFonts w:ascii="Times New Roman" w:hAnsi="Times New Roman" w:cs="Times New Roman"/>
        </w:rPr>
        <w:t>served as</w:t>
      </w:r>
      <w:r w:rsidRPr="005170FC">
        <w:rPr>
          <w:rFonts w:ascii="Times New Roman" w:hAnsi="Times New Roman" w:cs="Times New Roman"/>
        </w:rPr>
        <w:t xml:space="preserve"> a proxy for </w:t>
      </w:r>
      <w:proofErr w:type="gramStart"/>
      <w:r w:rsidR="00EC7EAE">
        <w:rPr>
          <w:rFonts w:ascii="Times New Roman" w:hAnsi="Times New Roman" w:cs="Times New Roman"/>
        </w:rPr>
        <w:t>looking</w:t>
      </w:r>
      <w:proofErr w:type="gramEnd"/>
      <w:r w:rsidR="00EC7EAE">
        <w:rPr>
          <w:rFonts w:ascii="Times New Roman" w:hAnsi="Times New Roman" w:cs="Times New Roman"/>
        </w:rPr>
        <w:t xml:space="preserve">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0" w:author="Benton, Deon" w:date="2026-06-19T00:41:00Z" w16du:dateUtc="2026-06-19T05:41:00Z"/>
          <w:rFonts w:ascii="Times New Roman" w:hAnsi="Times New Roman" w:cs="Times New Roman"/>
        </w:rPr>
      </w:pPr>
      <w:ins w:id="551"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2"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3" w:author="Benton, Deon" w:date="2026-06-19T01:01:00Z" w16du:dateUtc="2026-06-19T06:01:00Z">
        <w:r w:rsidR="005E3E3D">
          <w:rPr>
            <w:rFonts w:ascii="Times New Roman" w:hAnsi="Times New Roman" w:cs="Times New Roman"/>
          </w:rPr>
          <w:t xml:space="preserve">to </w:t>
        </w:r>
      </w:ins>
      <w:ins w:id="554"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5" w:author="Benton, Deon" w:date="2026-06-19T00:27:00Z" w16du:dateUtc="2026-06-19T05:27:00Z">
        <w:r w:rsidR="003D22A7">
          <w:rPr>
            <w:rFonts w:ascii="Times New Roman" w:hAnsi="Times New Roman" w:cs="Times New Roman"/>
          </w:rPr>
          <w:t xml:space="preserve">Thus, </w:t>
        </w:r>
      </w:ins>
      <w:ins w:id="556" w:author="Benton, Deon" w:date="2026-06-19T00:26:00Z" w16du:dateUtc="2026-06-19T05:26:00Z">
        <w:r w:rsidR="003D22A7">
          <w:rPr>
            <w:rFonts w:ascii="Times New Roman" w:hAnsi="Times New Roman" w:cs="Times New Roman"/>
          </w:rPr>
          <w:t xml:space="preserve">the pretraining phase was 900 epochs for </w:t>
        </w:r>
      </w:ins>
      <w:ins w:id="557"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8" w:author="Benton, Deon" w:date="2026-06-19T00:29:00Z" w16du:dateUtc="2026-06-19T05:29:00Z">
        <w:r w:rsidR="003D22A7">
          <w:rPr>
            <w:rFonts w:ascii="Times New Roman" w:hAnsi="Times New Roman" w:cs="Times New Roman"/>
          </w:rPr>
          <w:t>testing</w:t>
        </w:r>
      </w:ins>
      <w:ins w:id="559" w:author="Benton, Deon" w:date="2026-06-19T00:28:00Z" w16du:dateUtc="2026-06-19T05:28:00Z">
        <w:r w:rsidR="003D22A7">
          <w:rPr>
            <w:rFonts w:ascii="Times New Roman" w:hAnsi="Times New Roman" w:cs="Times New Roman"/>
          </w:rPr>
          <w:t xml:space="preserve"> </w:t>
        </w:r>
      </w:ins>
      <w:ins w:id="560"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1" w:author="Benton, Deon" w:date="2026-06-19T00:29:00Z" w16du:dateUtc="2026-06-19T05:29:00Z">
        <w:r w:rsidR="003D22A7">
          <w:rPr>
            <w:rFonts w:ascii="Times New Roman" w:hAnsi="Times New Roman" w:cs="Times New Roman"/>
          </w:rPr>
          <w:t xml:space="preserve"> Additionally, </w:t>
        </w:r>
      </w:ins>
      <w:ins w:id="562" w:author="Benton, Deon" w:date="2026-06-19T00:30:00Z" w16du:dateUtc="2026-06-19T05:30:00Z">
        <w:r w:rsidR="003D22A7">
          <w:rPr>
            <w:rFonts w:ascii="Times New Roman" w:hAnsi="Times New Roman" w:cs="Times New Roman"/>
          </w:rPr>
          <w:t>older networks possessed larger learning rates than younger ones</w:t>
        </w:r>
      </w:ins>
      <w:ins w:id="563" w:author="Benton, Deon" w:date="2026-06-19T01:02:00Z" w16du:dateUtc="2026-06-19T06:02:00Z">
        <w:r w:rsidR="00001CE7">
          <w:rPr>
            <w:rFonts w:ascii="Times New Roman" w:hAnsi="Times New Roman" w:cs="Times New Roman"/>
          </w:rPr>
          <w:t xml:space="preserve">. </w:t>
        </w:r>
      </w:ins>
      <w:ins w:id="564" w:author="Benton, Deon" w:date="2026-06-19T01:09:00Z" w16du:dateUtc="2026-06-19T06:09:00Z">
        <w:r w:rsidR="00512B2F">
          <w:rPr>
            <w:rFonts w:ascii="Times New Roman" w:hAnsi="Times New Roman" w:cs="Times New Roman"/>
          </w:rPr>
          <w:t>The learning rate</w:t>
        </w:r>
      </w:ins>
      <w:ins w:id="565" w:author="Benton, Deon" w:date="2026-06-19T01:02:00Z" w16du:dateUtc="2026-06-19T06:02:00Z">
        <w:r w:rsidR="00001CE7">
          <w:rPr>
            <w:rFonts w:ascii="Times New Roman" w:hAnsi="Times New Roman" w:cs="Times New Roman"/>
          </w:rPr>
          <w:t xml:space="preserve"> was </w:t>
        </w:r>
      </w:ins>
      <w:ins w:id="566"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7" w:author="Benton, Deon" w:date="2026-06-19T00:48:00Z" w16du:dateUtc="2026-06-19T05:48:00Z"/>
          <w:rFonts w:ascii="Times New Roman" w:hAnsi="Times New Roman" w:cs="Times New Roman"/>
        </w:rPr>
      </w:pPr>
      <w:ins w:id="568" w:author="Benton, Deon" w:date="2026-06-19T00:41:00Z" w16du:dateUtc="2026-06-19T05:41:00Z">
        <w:r w:rsidRPr="006040A0">
          <w:rPr>
            <w:rFonts w:ascii="Times New Roman" w:hAnsi="Times New Roman" w:cs="Times New Roman"/>
            <w:b/>
            <w:bCs/>
            <w:i/>
            <w:iCs/>
          </w:rPr>
          <w:t>Salience manipulation</w:t>
        </w:r>
      </w:ins>
      <w:ins w:id="569" w:author="Benton, Deon" w:date="2026-06-19T00:42:00Z" w16du:dateUtc="2026-06-19T05:42:00Z">
        <w:r w:rsidRPr="006040A0">
          <w:rPr>
            <w:rFonts w:ascii="Times New Roman" w:hAnsi="Times New Roman" w:cs="Times New Roman"/>
            <w:b/>
            <w:bCs/>
            <w:i/>
            <w:iCs/>
          </w:rPr>
          <w:t xml:space="preserve">. </w:t>
        </w:r>
      </w:ins>
      <w:ins w:id="570" w:author="Benton, Deon" w:date="2026-06-19T01:03:00Z" w16du:dateUtc="2026-06-19T06:03:00Z">
        <w:r w:rsidR="00FC1086" w:rsidRPr="00FC1086">
          <w:rPr>
            <w:rFonts w:ascii="Times New Roman" w:hAnsi="Times New Roman" w:cs="Times New Roman"/>
          </w:rPr>
          <w:t xml:space="preserve">To implement the assumption that peripherally located obstacles have reduced salience, the learning rate was </w:t>
        </w:r>
        <w:proofErr w:type="gramStart"/>
        <w:r w:rsidR="00FC1086" w:rsidRPr="00FC1086">
          <w:rPr>
            <w:rFonts w:ascii="Times New Roman" w:hAnsi="Times New Roman" w:cs="Times New Roman"/>
          </w:rPr>
          <w:t>reduced</w:t>
        </w:r>
        <w:proofErr w:type="gramEnd"/>
        <w:r w:rsidR="00FC1086" w:rsidRPr="00FC1086">
          <w:rPr>
            <w:rFonts w:ascii="Times New Roman" w:hAnsi="Times New Roman" w:cs="Times New Roman"/>
          </w:rPr>
          <w:t xml:space="preserve"> and weight decay was increased on the incoming and outgoing weights associated with the Obstacle Height and Obstacle Position groups.</w:t>
        </w:r>
        <w:r w:rsidR="00FC1086">
          <w:rPr>
            <w:rFonts w:ascii="Times New Roman" w:hAnsi="Times New Roman" w:cs="Times New Roman"/>
          </w:rPr>
          <w:t xml:space="preserve"> </w:t>
        </w:r>
      </w:ins>
      <w:ins w:id="571"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2" w:author="Benton, Deon" w:date="2026-06-19T01:10:00Z" w16du:dateUtc="2026-06-19T06:10:00Z">
        <w:r w:rsidR="00582505">
          <w:rPr>
            <w:rFonts w:ascii="Times New Roman" w:hAnsi="Times New Roman" w:cs="Times New Roman"/>
          </w:rPr>
          <w:t>as</w:t>
        </w:r>
      </w:ins>
      <w:ins w:id="573" w:author="Benton, Deon" w:date="2026-06-19T00:45:00Z" w16du:dateUtc="2026-06-19T05:45:00Z">
        <w:r>
          <w:rPr>
            <w:rFonts w:ascii="Times New Roman" w:hAnsi="Times New Roman" w:cs="Times New Roman"/>
          </w:rPr>
          <w:t xml:space="preserve"> distinct from t</w:t>
        </w:r>
      </w:ins>
      <w:ins w:id="574" w:author="Benton, Deon" w:date="2026-06-19T01:10:00Z" w16du:dateUtc="2026-06-19T06:10:00Z">
        <w:r w:rsidR="00722972">
          <w:rPr>
            <w:rFonts w:ascii="Times New Roman" w:hAnsi="Times New Roman" w:cs="Times New Roman"/>
          </w:rPr>
          <w:t>hat</w:t>
        </w:r>
      </w:ins>
      <w:ins w:id="575" w:author="Benton, Deon" w:date="2026-06-19T00:45:00Z" w16du:dateUtc="2026-06-19T05:45:00Z">
        <w:r>
          <w:rPr>
            <w:rFonts w:ascii="Times New Roman" w:hAnsi="Times New Roman" w:cs="Times New Roman"/>
          </w:rPr>
          <w:t xml:space="preserve"> used to simulate development</w:t>
        </w:r>
      </w:ins>
      <w:ins w:id="576" w:author="Benton, Deon" w:date="2026-06-19T01:11:00Z" w16du:dateUtc="2026-06-19T06:11:00Z">
        <w:r w:rsidR="00F961C8">
          <w:rPr>
            <w:rFonts w:ascii="Times New Roman" w:hAnsi="Times New Roman" w:cs="Times New Roman"/>
          </w:rPr>
          <w:t>al</w:t>
        </w:r>
      </w:ins>
      <w:ins w:id="577"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8" w:author="Benton, Deon" w:date="2026-06-19T00:54:00Z" w16du:dateUtc="2026-06-19T05:54:00Z">
        <w:r w:rsidR="00F43505">
          <w:rPr>
            <w:rFonts w:ascii="Times New Roman" w:hAnsi="Times New Roman" w:cs="Times New Roman"/>
          </w:rPr>
          <w:t xml:space="preserve"> As mentioned above, this manipulation did not apply to ALIAS-2.</w:t>
        </w:r>
      </w:ins>
      <w:ins w:id="579"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0"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1" w:author="Benton, Deon" w:date="2026-06-19T00:53:00Z" w16du:dateUtc="2026-06-19T05:53:00Z">
        <w:r w:rsidR="00A71A04">
          <w:rPr>
            <w:rFonts w:ascii="Times New Roman" w:hAnsi="Times New Roman" w:cs="Times New Roman"/>
          </w:rPr>
          <w:t>5</w:t>
        </w:r>
      </w:ins>
      <w:ins w:id="582"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3"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4" w:author="Benton, Deon" w:date="2026-06-19T00:30:00Z" w16du:dateUtc="2026-06-19T05:30:00Z"/>
          <w:rFonts w:ascii="Times New Roman" w:hAnsi="Times New Roman" w:cs="Times New Roman"/>
        </w:rPr>
      </w:pPr>
      <w:ins w:id="585"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6"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7" w:author="Benton, Deon" w:date="2026-06-19T00:50:00Z" w16du:dateUtc="2026-06-19T05:50:00Z">
        <w:r>
          <w:rPr>
            <w:rFonts w:ascii="Times New Roman" w:hAnsi="Times New Roman" w:cs="Times New Roman"/>
          </w:rPr>
          <w:t xml:space="preserve">clamping the state </w:t>
        </w:r>
      </w:ins>
      <w:ins w:id="588" w:author="Benton, Deon" w:date="2026-06-19T00:51:00Z" w16du:dateUtc="2026-06-19T05:51:00Z">
        <w:r>
          <w:rPr>
            <w:rFonts w:ascii="Times New Roman" w:hAnsi="Times New Roman" w:cs="Times New Roman"/>
          </w:rPr>
          <w:t>of</w:t>
        </w:r>
      </w:ins>
      <w:ins w:id="589"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0"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6FA3D4D6"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1"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3" w:author="Benton, Deon" w:date="2026-06-19T00:37:00Z" w16du:dateUtc="2026-06-19T05:37:00Z">
        <w:r w:rsidR="006040A0">
          <w:rPr>
            <w:rFonts w:ascii="Times New Roman" w:hAnsi="Times New Roman" w:cs="Times New Roman"/>
          </w:rPr>
          <w:t xml:space="preserve"> and across simulations, </w:t>
        </w:r>
      </w:ins>
      <w:ins w:id="594" w:author="Benton, Deon" w:date="2026-06-19T00:33:00Z" w16du:dateUtc="2026-06-19T05:33:00Z">
        <w:r w:rsidR="003D22A7">
          <w:rPr>
            <w:rFonts w:ascii="Times New Roman" w:hAnsi="Times New Roman" w:cs="Times New Roman"/>
          </w:rPr>
          <w:t>the habituation phase</w:t>
        </w:r>
      </w:ins>
      <w:ins w:id="595" w:author="Benton, Deon" w:date="2026-06-19T00:36:00Z" w16du:dateUtc="2026-06-19T05:36:00Z">
        <w:r w:rsidR="006040A0">
          <w:rPr>
            <w:rFonts w:ascii="Times New Roman" w:hAnsi="Times New Roman" w:cs="Times New Roman"/>
          </w:rPr>
          <w:t xml:space="preserve"> lasted between 8 and 12 epochs in increments of 1</w:t>
        </w:r>
      </w:ins>
      <w:ins w:id="596"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7" w:author="Benton, Deon" w:date="2026-06-19T00:38:00Z" w16du:dateUtc="2026-06-19T05:38:00Z">
        <w:r w:rsidR="006040A0">
          <w:rPr>
            <w:rFonts w:ascii="Times New Roman" w:hAnsi="Times New Roman" w:cs="Times New Roman"/>
          </w:rPr>
          <w:t>variation in this</w:t>
        </w:r>
      </w:ins>
      <w:ins w:id="598" w:author="Benton, Deon" w:date="2026-06-19T00:37:00Z" w16du:dateUtc="2026-06-19T05:37:00Z">
        <w:r w:rsidR="006040A0">
          <w:rPr>
            <w:rFonts w:ascii="Times New Roman" w:hAnsi="Times New Roman" w:cs="Times New Roman"/>
          </w:rPr>
          <w:t xml:space="preserve"> parameter</w:t>
        </w:r>
      </w:ins>
      <w:ins w:id="599" w:author="Benton, Deon" w:date="2026-06-19T00:33:00Z" w16du:dateUtc="2026-06-19T05:33:00Z">
        <w:r w:rsidR="003D22A7">
          <w:rPr>
            <w:rFonts w:ascii="Times New Roman" w:hAnsi="Times New Roman" w:cs="Times New Roman"/>
          </w:rPr>
          <w:t xml:space="preserve">. </w:t>
        </w:r>
      </w:ins>
      <w:ins w:id="600" w:author="Benton, Deon" w:date="2026-06-19T00:34:00Z" w16du:dateUtc="2026-06-19T05:34:00Z">
        <w:r w:rsidR="003D22A7">
          <w:rPr>
            <w:rFonts w:ascii="Times New Roman" w:hAnsi="Times New Roman" w:cs="Times New Roman"/>
          </w:rPr>
          <w:t>In each condition, 20</w:t>
        </w:r>
      </w:ins>
      <w:ins w:id="601"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2"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3" w:author="Benton, Deon" w:date="2026-06-19T00:38:00Z" w16du:dateUtc="2026-06-19T05:38:00Z">
        <w:r w:rsidR="006040A0">
          <w:rPr>
            <w:rFonts w:ascii="Times New Roman" w:hAnsi="Times New Roman" w:cs="Times New Roman"/>
          </w:rPr>
          <w:t xml:space="preserve">. </w:t>
        </w:r>
      </w:ins>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4"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5"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6"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7"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8"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09"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1" w:author="Benton, Deon" w:date="2026-06-20T19:40:00Z" w16du:dateUtc="2026-06-21T00:40:00Z">
        <w:r w:rsidR="00AE745A" w:rsidDel="00081DBF">
          <w:rPr>
            <w:rFonts w:ascii="Times New Roman" w:hAnsi="Times New Roman" w:cs="Times New Roman"/>
          </w:rPr>
          <w:delText>6</w:delText>
        </w:r>
      </w:del>
      <w:ins w:id="612"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3"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6" w:author="Benton, Deon" w:date="2026-06-20T19:40:00Z" w16du:dateUtc="2026-06-21T00:40:00Z">
        <w:r w:rsidR="004E4E4E" w:rsidDel="00081DBF">
          <w:rPr>
            <w:rFonts w:ascii="Times New Roman" w:hAnsi="Times New Roman" w:cs="Times New Roman"/>
          </w:rPr>
          <w:delText>6</w:delText>
        </w:r>
      </w:del>
      <w:ins w:id="617"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B7F7A25" w:rsidR="002A5455" w:rsidRDefault="00081DBF" w:rsidP="002A5455">
      <w:pPr>
        <w:spacing w:line="480" w:lineRule="auto"/>
        <w:ind w:firstLine="720"/>
        <w:contextualSpacing/>
        <w:rPr>
          <w:rFonts w:ascii="Times New Roman" w:hAnsi="Times New Roman" w:cs="Times New Roman"/>
        </w:rPr>
      </w:pPr>
      <w:ins w:id="618" w:author="Benton, Deon" w:date="2026-06-20T19:42:00Z" w16du:dateUtc="2026-06-21T00:42:00Z">
        <w:r>
          <w:rPr>
            <w:rFonts w:ascii="Times New Roman" w:hAnsi="Times New Roman" w:cs="Times New Roman"/>
          </w:rPr>
          <w:t>The results presented thus far suggest that associative learning</w:t>
        </w:r>
      </w:ins>
      <w:ins w:id="619"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0" w:author="Benton, Deon" w:date="2026-06-20T19:43:00Z" w16du:dateUtc="2026-06-21T00:43:00Z">
        <w:r>
          <w:rPr>
            <w:rFonts w:ascii="Times New Roman" w:hAnsi="Times New Roman" w:cs="Times New Roman"/>
          </w:rPr>
          <w:t>confirm that this was in fact that case,</w:t>
        </w:r>
      </w:ins>
      <w:ins w:id="621" w:author="Benton, Deon" w:date="2026-06-20T19:44:00Z" w16du:dateUtc="2026-06-21T00:44:00Z">
        <w:r>
          <w:rPr>
            <w:rFonts w:ascii="Times New Roman" w:hAnsi="Times New Roman" w:cs="Times New Roman"/>
          </w:rPr>
          <w:t xml:space="preserve"> it was necessary to</w:t>
        </w:r>
      </w:ins>
      <w:ins w:id="622" w:author="Benton, Deon" w:date="2026-06-20T19:43:00Z" w16du:dateUtc="2026-06-21T00:43:00Z">
        <w:r>
          <w:rPr>
            <w:rFonts w:ascii="Times New Roman" w:hAnsi="Times New Roman" w:cs="Times New Roman"/>
          </w:rPr>
          <w:t xml:space="preserve"> </w:t>
        </w:r>
      </w:ins>
      <w:ins w:id="623"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4"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5" w:author="Benton, Deon" w:date="2026-06-20T19:44:00Z" w16du:dateUtc="2026-06-21T00:44:00Z">
        <w:r>
          <w:rPr>
            <w:rFonts w:ascii="Times New Roman" w:hAnsi="Times New Roman" w:cs="Times New Roman"/>
          </w:rPr>
          <w:t xml:space="preserve"> by tracing the model’s </w:t>
        </w:r>
      </w:ins>
      <w:ins w:id="626"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7"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p>
    <w:p w14:paraId="349545A5" w14:textId="631188EF" w:rsidR="002A5455" w:rsidRDefault="00081DBF" w:rsidP="002A5455">
      <w:pPr>
        <w:spacing w:line="480" w:lineRule="auto"/>
        <w:ind w:firstLine="720"/>
        <w:contextualSpacing/>
        <w:rPr>
          <w:rFonts w:ascii="Times New Roman" w:hAnsi="Times New Roman" w:cs="Times New Roman"/>
        </w:rPr>
      </w:pPr>
      <w:ins w:id="628" w:author="Benton, Deon" w:date="2026-06-20T19:46:00Z" w16du:dateUtc="2026-06-21T00:46:00Z">
        <w:r>
          <w:rPr>
            <w:rFonts w:ascii="Times New Roman" w:hAnsi="Times New Roman" w:cs="Times New Roman"/>
          </w:rPr>
          <w:t xml:space="preserve">The </w:t>
        </w:r>
      </w:ins>
      <w:ins w:id="629" w:author="Benton, Deon" w:date="2026-06-20T19:47:00Z" w16du:dateUtc="2026-06-21T00:47:00Z">
        <w:r>
          <w:rPr>
            <w:rFonts w:ascii="Times New Roman" w:hAnsi="Times New Roman" w:cs="Times New Roman"/>
          </w:rPr>
          <w:t xml:space="preserve">pattern of activation produced by the </w:t>
        </w:r>
      </w:ins>
      <w:ins w:id="630" w:author="Benton, Deon" w:date="2026-06-20T19:46:00Z" w16du:dateUtc="2026-06-21T00:46:00Z">
        <w:r>
          <w:rPr>
            <w:rFonts w:ascii="Times New Roman" w:hAnsi="Times New Roman" w:cs="Times New Roman"/>
          </w:rPr>
          <w:t>straight and arced events</w:t>
        </w:r>
      </w:ins>
      <w:ins w:id="631" w:author="Benton, Deon" w:date="2026-06-20T19:47:00Z" w16du:dateUtc="2026-06-21T00:47:00Z">
        <w:r>
          <w:rPr>
            <w:rFonts w:ascii="Times New Roman" w:hAnsi="Times New Roman" w:cs="Times New Roman"/>
          </w:rPr>
          <w:t xml:space="preserve"> across the input groups</w:t>
        </w:r>
      </w:ins>
      <w:ins w:id="632"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 xml:space="preserve">propagated to the hidden layer via the weights that connect each of the input groups to the hidden layer. At the beginning of training, this pattern of activity does not capture or reflect </w:t>
      </w:r>
      <w:r w:rsidR="002A5455">
        <w:rPr>
          <w:rFonts w:ascii="Times New Roman" w:hAnsi="Times New Roman" w:cs="Times New Roman"/>
        </w:rPr>
        <w:lastRenderedPageBreak/>
        <w:t>anything meaningful about the input to the model</w:t>
      </w:r>
      <w:ins w:id="633" w:author="Benton, Deon" w:date="2026-06-20T19:48:00Z" w16du:dateUtc="2026-06-21T00:48:00Z">
        <w:r>
          <w:rPr>
            <w:rFonts w:ascii="Times New Roman" w:hAnsi="Times New Roman" w:cs="Times New Roman"/>
          </w:rPr>
          <w:t xml:space="preserve"> because the </w:t>
        </w:r>
      </w:ins>
      <w:ins w:id="634" w:author="Benton, Deon" w:date="2026-06-20T19:49:00Z" w16du:dateUtc="2026-06-21T00:49:00Z">
        <w:r>
          <w:rPr>
            <w:rFonts w:ascii="Times New Roman" w:hAnsi="Times New Roman" w:cs="Times New Roman"/>
          </w:rPr>
          <w:t>model’s</w:t>
        </w:r>
      </w:ins>
      <w:ins w:id="635"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6"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7"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8"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39"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0" w:author="Benton, Deon" w:date="2026-06-20T19:53:00Z" w16du:dateUtc="2026-06-21T00:53:00Z">
        <w:r>
          <w:rPr>
            <w:rFonts w:ascii="Times New Roman" w:hAnsi="Times New Roman" w:cs="Times New Roman"/>
          </w:rPr>
          <w:t>The key insight is that</w:t>
        </w:r>
      </w:ins>
      <w:ins w:id="641" w:author="Benton, Deon" w:date="2026-06-20T19:54:00Z" w16du:dateUtc="2026-06-21T00:54:00Z">
        <w:r>
          <w:rPr>
            <w:rFonts w:ascii="Times New Roman" w:hAnsi="Times New Roman" w:cs="Times New Roman"/>
          </w:rPr>
          <w:t xml:space="preserve">, from the </w:t>
        </w:r>
      </w:ins>
      <w:ins w:id="642" w:author="Benton, Deon" w:date="2026-06-20T20:17:00Z" w16du:dateUtc="2026-06-21T01:17:00Z">
        <w:r w:rsidR="00F77F01">
          <w:rPr>
            <w:rFonts w:ascii="Times New Roman" w:hAnsi="Times New Roman" w:cs="Times New Roman"/>
          </w:rPr>
          <w:t>outset of</w:t>
        </w:r>
      </w:ins>
      <w:ins w:id="643"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4"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5" w:author="Benton, Deon" w:date="2026-06-20T20:18:00Z" w16du:dateUtc="2026-06-21T01:18:00Z">
        <w:r w:rsidR="00F77F01">
          <w:rPr>
            <w:rFonts w:ascii="Times New Roman" w:hAnsi="Times New Roman" w:cs="Times New Roman"/>
          </w:rPr>
          <w:t>A corollary of th</w:t>
        </w:r>
      </w:ins>
      <w:ins w:id="646" w:author="Benton, Deon" w:date="2026-06-20T20:25:00Z" w16du:dateUtc="2026-06-21T01:25:00Z">
        <w:r w:rsidR="00F77F01">
          <w:rPr>
            <w:rFonts w:ascii="Times New Roman" w:hAnsi="Times New Roman" w:cs="Times New Roman"/>
          </w:rPr>
          <w:t>is is</w:t>
        </w:r>
      </w:ins>
      <w:ins w:id="647"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8"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49" w:author="Benton, Deon" w:date="2026-06-20T20:19:00Z" w16du:dateUtc="2026-06-21T01:19:00Z">
        <w:r w:rsidR="00F77F01">
          <w:rPr>
            <w:rFonts w:ascii="Times New Roman" w:hAnsi="Times New Roman" w:cs="Times New Roman"/>
          </w:rPr>
          <w:t xml:space="preserve"> such that,</w:t>
        </w:r>
      </w:ins>
      <w:ins w:id="650"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1" w:author="Benton, Deon" w:date="2026-06-20T20:26:00Z" w16du:dateUtc="2026-06-21T01:26:00Z">
        <w:r w:rsidR="00F77F01">
          <w:rPr>
            <w:rFonts w:ascii="Times New Roman" w:hAnsi="Times New Roman" w:cs="Times New Roman"/>
          </w:rPr>
          <w:t>each action</w:t>
        </w:r>
      </w:ins>
      <w:ins w:id="652"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3"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4"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5"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6"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w:t>
      </w:r>
      <w:proofErr w:type="gramStart"/>
      <w:r>
        <w:rPr>
          <w:rFonts w:ascii="Times New Roman" w:hAnsi="Times New Roman" w:cs="Times New Roman"/>
        </w:rPr>
        <w:t>novel</w:t>
      </w:r>
      <w:proofErr w:type="gramEnd"/>
      <w:r>
        <w:rPr>
          <w:rFonts w:ascii="Times New Roman" w:hAnsi="Times New Roman" w:cs="Times New Roman"/>
        </w:rPr>
        <w:t xml:space="preserve">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7" w:author="Benton, Deon" w:date="2026-06-20T20:28:00Z" w16du:dateUtc="2026-06-21T01:28:00Z">
        <w:r w:rsidR="000C1A3F">
          <w:rPr>
            <w:rFonts w:ascii="Times New Roman" w:hAnsi="Times New Roman" w:cs="Times New Roman"/>
          </w:rPr>
          <w:t xml:space="preserve">with which they </w:t>
        </w:r>
      </w:ins>
      <w:ins w:id="658"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59"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0"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1"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2"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07B17">
        <w:trPr>
          <w:trHeight w:val="4339"/>
        </w:trPr>
        <w:tc>
          <w:tcPr>
            <w:tcW w:w="12090" w:type="dxa"/>
          </w:tcPr>
          <w:p w14:paraId="5BA1B92B" w14:textId="636900F0" w:rsidR="002A5455" w:rsidRDefault="002D039A" w:rsidP="002D039A">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E55EA6D" wp14:editId="488AB979">
                  <wp:extent cx="7277100" cy="4368592"/>
                  <wp:effectExtent l="0" t="0" r="0" b="0"/>
                  <wp:docPr id="44724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153" name="Picture 44724153"/>
                          <pic:cNvPicPr/>
                        </pic:nvPicPr>
                        <pic:blipFill>
                          <a:blip r:embed="rId22"/>
                          <a:stretch>
                            <a:fillRect/>
                          </a:stretch>
                        </pic:blipFill>
                        <pic:spPr>
                          <a:xfrm>
                            <a:off x="0" y="0"/>
                            <a:ext cx="7292330" cy="4377735"/>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 xml:space="preserve">Depiction of the test performance of networks in </w:t>
      </w:r>
      <w:proofErr w:type="gramStart"/>
      <w:r w:rsidRPr="00E82187">
        <w:rPr>
          <w:rFonts w:ascii="Times New Roman" w:hAnsi="Times New Roman" w:cs="Times New Roman"/>
          <w:color w:val="000000" w:themeColor="text1"/>
          <w:sz w:val="24"/>
          <w:szCs w:val="24"/>
        </w:rPr>
        <w:t>the Experimental</w:t>
      </w:r>
      <w:proofErr w:type="gramEnd"/>
      <w:r w:rsidRPr="00E82187">
        <w:rPr>
          <w:rFonts w:ascii="Times New Roman" w:hAnsi="Times New Roman" w:cs="Times New Roman"/>
          <w:color w:val="000000" w:themeColor="text1"/>
          <w:sz w:val="24"/>
          <w:szCs w:val="24"/>
        </w:rPr>
        <w:t xml:space="preserve">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7641A780"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3" w:author="Benton, Deon" w:date="2026-06-20T20:45:00Z" w16du:dateUtc="2026-06-21T01:45:00Z">
        <w:r w:rsidR="00E54F84">
          <w:rPr>
            <w:rFonts w:ascii="Times New Roman" w:hAnsi="Times New Roman" w:cs="Times New Roman"/>
          </w:rPr>
          <w:t xml:space="preserve">As shown in Figure 7, </w:t>
        </w:r>
      </w:ins>
      <w:del w:id="664"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w:t>
      </w:r>
      <w:r>
        <w:rPr>
          <w:rFonts w:ascii="Times New Roman" w:hAnsi="Times New Roman" w:cs="Times New Roman"/>
        </w:rPr>
        <w:lastRenderedPageBreak/>
        <w:t>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ALIAS’s performance in the 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w:t>
      </w:r>
      <w:r w:rsidRPr="00610A6A">
        <w:rPr>
          <w:rFonts w:ascii="Times New Roman" w:hAnsi="Times New Roman" w:cs="Times New Roman"/>
        </w:rPr>
        <w:lastRenderedPageBreak/>
        <w:t>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xml:space="preserve">, arced motion occurred over obstacles 60% of the </w:t>
      </w:r>
      <w:r w:rsidR="00BF62AD" w:rsidRPr="00BF62AD">
        <w:rPr>
          <w:rFonts w:ascii="Times New Roman" w:eastAsia="Times New Roman" w:hAnsi="Times New Roman" w:cs="Times New Roman"/>
        </w:rPr>
        <w:lastRenderedPageBreak/>
        <w:t>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proofErr w:type="gramStart"/>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fall</w:t>
      </w:r>
      <w:proofErr w:type="gramEnd"/>
      <w:r w:rsidRPr="00F728A6">
        <w:rPr>
          <w:rFonts w:ascii="Times New Roman" w:eastAsia="Times New Roman" w:hAnsi="Times New Roman" w:cs="Times New Roman"/>
        </w:rPr>
        <w:t xml:space="preserve">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 xml:space="preserve">of constrained-to-unconstrained </w:t>
      </w:r>
      <w:r w:rsidR="008F16CC">
        <w:rPr>
          <w:rFonts w:ascii="Times New Roman" w:hAnsi="Times New Roman" w:cs="Times New Roman"/>
        </w:rPr>
        <w:lastRenderedPageBreak/>
        <w:t>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thus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665"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66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 xml:space="preserve">in </w:t>
      </w:r>
      <w:proofErr w:type="gramStart"/>
      <w:r w:rsidR="00E17934">
        <w:rPr>
          <w:rFonts w:ascii="Times New Roman" w:hAnsi="Times New Roman" w:cs="Times New Roman"/>
        </w:rPr>
        <w:t>the</w:t>
      </w:r>
      <w:r w:rsidR="001426AF">
        <w:rPr>
          <w:rFonts w:ascii="Times New Roman" w:hAnsi="Times New Roman" w:cs="Times New Roman"/>
        </w:rPr>
        <w:t xml:space="preserve"> Experimental</w:t>
      </w:r>
      <w:proofErr w:type="gramEnd"/>
      <w:r w:rsidR="001426AF">
        <w:rPr>
          <w:rFonts w:ascii="Times New Roman" w:hAnsi="Times New Roman" w:cs="Times New Roman"/>
        </w:rPr>
        <w:t xml:space="preserve">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667"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668"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66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xml:space="preserve">,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670"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671"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672"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673"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674"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675"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676"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677"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678"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679"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680"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681"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682"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683"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w:t>
      </w:r>
      <w:proofErr w:type="gramStart"/>
      <w:r w:rsidR="00302752">
        <w:rPr>
          <w:rFonts w:ascii="Times New Roman" w:hAnsi="Times New Roman" w:cs="Times New Roman"/>
        </w:rPr>
        <w:t>latter finding</w:t>
      </w:r>
      <w:proofErr w:type="gramEnd"/>
      <w:r w:rsidR="00302752">
        <w:rPr>
          <w:rFonts w:ascii="Times New Roman" w:hAnsi="Times New Roman" w:cs="Times New Roman"/>
        </w:rPr>
        <w:t xml:space="preserve">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684"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685"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w:t>
      </w:r>
      <w:proofErr w:type="gramStart"/>
      <w:r w:rsidR="005C5DC0" w:rsidRPr="005C5DC0">
        <w:rPr>
          <w:rFonts w:ascii="Times New Roman" w:hAnsi="Times New Roman" w:cs="Times New Roman"/>
        </w:rPr>
        <w:t xml:space="preserve">particular </w:t>
      </w:r>
      <w:r w:rsidR="00A8146F">
        <w:rPr>
          <w:rFonts w:ascii="Times New Roman" w:hAnsi="Times New Roman" w:cs="Times New Roman"/>
        </w:rPr>
        <w:t>note</w:t>
      </w:r>
      <w:proofErr w:type="gramEnd"/>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 xml:space="preserve">present account makes is that 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proofErr w:type="gramEnd"/>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w:t>
      </w:r>
      <w:proofErr w:type="gramStart"/>
      <w:r w:rsidR="00734C97">
        <w:rPr>
          <w:rFonts w:ascii="Times New Roman" w:eastAsia="Times New Roman" w:hAnsi="Times New Roman" w:cs="Times New Roman"/>
        </w:rPr>
        <w:t>canonical</w:t>
      </w:r>
      <w:proofErr w:type="gramEnd"/>
      <w:r w:rsidR="00734C97">
        <w:rPr>
          <w:rFonts w:ascii="Times New Roman" w:eastAsia="Times New Roman" w:hAnsi="Times New Roman" w:cs="Times New Roman"/>
        </w:rPr>
        <w:t xml:space="preserve">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proofErr w:type="gramEnd"/>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686"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68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688"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689"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690"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w:t>
      </w:r>
      <w:proofErr w:type="gramStart"/>
      <w:r w:rsidR="006947FC" w:rsidRPr="006947FC">
        <w:rPr>
          <w:rFonts w:ascii="Times New Roman" w:eastAsia="Times New Roman" w:hAnsi="Times New Roman" w:cs="Times New Roman"/>
        </w:rPr>
        <w:t>underlie</w:t>
      </w:r>
      <w:proofErr w:type="gramEnd"/>
      <w:r w:rsidR="006947FC" w:rsidRPr="006947FC">
        <w:rPr>
          <w:rFonts w:ascii="Times New Roman" w:eastAsia="Times New Roman" w:hAnsi="Times New Roman" w:cs="Times New Roman"/>
        </w:rPr>
        <w:t xml:space="preserv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3"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4"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5"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6"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7"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8"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9"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0"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1"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2"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3"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4"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5"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6"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7"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8"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9"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0"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1"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2"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3"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4"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5"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6"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7"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9"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0"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1"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2"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3"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4"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5"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6"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7"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8"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9"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0"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1"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2"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3"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4"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5"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6"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7"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8"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9"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0"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1"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2"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3"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4"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5"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6"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7"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8"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9"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0"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1"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2"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3"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4"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5"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6"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7"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8"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9"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0"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1"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2"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3"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4"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5"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6"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7"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8"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9"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0"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1"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2"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3"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4"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5"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6"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7"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8"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9"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0" w:history="1">
        <w:r w:rsidRPr="00E17C00">
          <w:rPr>
            <w:rStyle w:val="Hyperlink"/>
            <w:rFonts w:ascii="Times New Roman" w:hAnsi="Times New Roman" w:cs="Times New Roman"/>
          </w:rPr>
          <w:t>https://doi.org/10.1111/1467-8721.ep10772615</w:t>
        </w:r>
      </w:hyperlink>
      <w:ins w:id="691"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1"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2"/>
      <w:headerReference w:type="first" r:id="rId1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7432" w14:textId="77777777" w:rsidR="002A18FF" w:rsidRDefault="002A18FF" w:rsidP="00391C7E">
      <w:pPr>
        <w:spacing w:after="0" w:line="240" w:lineRule="auto"/>
      </w:pPr>
      <w:r>
        <w:separator/>
      </w:r>
    </w:p>
  </w:endnote>
  <w:endnote w:type="continuationSeparator" w:id="0">
    <w:p w14:paraId="2A0A6559" w14:textId="77777777" w:rsidR="002A18FF" w:rsidRDefault="002A18F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4991" w14:textId="77777777" w:rsidR="002A18FF" w:rsidRDefault="002A18FF" w:rsidP="00391C7E">
      <w:pPr>
        <w:spacing w:after="0" w:line="240" w:lineRule="auto"/>
      </w:pPr>
      <w:r>
        <w:separator/>
      </w:r>
    </w:p>
  </w:footnote>
  <w:footnote w:type="continuationSeparator" w:id="0">
    <w:p w14:paraId="138E861C" w14:textId="77777777" w:rsidR="002A18FF" w:rsidRDefault="002A18FF"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CE4"/>
    <w:rsid w:val="003B116E"/>
    <w:rsid w:val="003B1458"/>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11B"/>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116"/>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641"/>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1A"/>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A3B"/>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E91"/>
    <w:rsid w:val="00C63083"/>
    <w:rsid w:val="00C63087"/>
    <w:rsid w:val="00C63381"/>
    <w:rsid w:val="00C637E6"/>
    <w:rsid w:val="00C63969"/>
    <w:rsid w:val="00C63A84"/>
    <w:rsid w:val="00C63CCE"/>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47FC"/>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2F8B"/>
    <w:rsid w:val="00DD3452"/>
    <w:rsid w:val="00DD3688"/>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00B"/>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7BE"/>
    <w:rsid w:val="00FC3B3E"/>
    <w:rsid w:val="00FC40FE"/>
    <w:rsid w:val="00FC438F"/>
    <w:rsid w:val="00FC44D7"/>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0762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hyperlink" Target="https://doi.org/10.1016/0010-0277(86)90052-1" TargetMode="External"/><Relationship Id="rId84" Type="http://schemas.openxmlformats.org/officeDocument/2006/relationships/hyperlink" Target="https://doi.org/10.1207/s15516709cog1401_5" TargetMode="External"/><Relationship Id="rId138" Type="http://schemas.openxmlformats.org/officeDocument/2006/relationships/hyperlink" Target="https://doi.org/10.1146/annurev.ph.25.030163.002553" TargetMode="External"/><Relationship Id="rId107" Type="http://schemas.openxmlformats.org/officeDocument/2006/relationships/hyperlink" Target="https://doi.org/10.1111/desc.13581"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0022-0965(83)90085-3%20" TargetMode="External"/><Relationship Id="rId128" Type="http://schemas.openxmlformats.org/officeDocument/2006/relationships/hyperlink" Target="https://doi.org/10.1098/rsos.191795" TargetMode="External"/><Relationship Id="rId149" Type="http://schemas.openxmlformats.org/officeDocument/2006/relationships/hyperlink" Target="https://doi.org/10.1038/358749a0" TargetMode="External"/><Relationship Id="rId5" Type="http://schemas.openxmlformats.org/officeDocument/2006/relationships/webSettings" Target="webSettings.xml"/><Relationship Id="rId95" Type="http://schemas.openxmlformats.org/officeDocument/2006/relationships/hyperlink" Target="https://doi.org/10.1162/neco.1989.1.1.143"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oi.org/10.1111/j.1467-8624.1991.tb01602.x" TargetMode="External"/><Relationship Id="rId69" Type="http://schemas.openxmlformats.org/officeDocument/2006/relationships/hyperlink" Target="https://doi.org/10.1016/j.cogdev.2022.101164" TargetMode="External"/><Relationship Id="rId113" Type="http://schemas.openxmlformats.org/officeDocument/2006/relationships/hyperlink" Target="https://doi.org/10.1111/1467-7687.00021%20" TargetMode="External"/><Relationship Id="rId118" Type="http://schemas.openxmlformats.org/officeDocument/2006/relationships/hyperlink" Target="https://doi.org/10.1126/science.1111656" TargetMode="External"/><Relationship Id="rId134" Type="http://schemas.openxmlformats.org/officeDocument/2006/relationships/hyperlink" Target="https://doi.org/10.1016/S1364-6613(02)01926-5" TargetMode="External"/><Relationship Id="rId139" Type="http://schemas.openxmlformats.org/officeDocument/2006/relationships/hyperlink" Target="https://doi.org/10.1016/j.cognition.2004.07.004%20" TargetMode="External"/><Relationship Id="rId80" Type="http://schemas.openxmlformats.org/officeDocument/2006/relationships/hyperlink" Target="https://doi.org/10.1111/1467-7687.00039" TargetMode="External"/><Relationship Id="rId85" Type="http://schemas.openxmlformats.org/officeDocument/2006/relationships/hyperlink" Target="https://doi.org/10.1111/j.1467-7687.2011.01048.x" TargetMode="External"/><Relationship Id="rId150" Type="http://schemas.openxmlformats.org/officeDocument/2006/relationships/hyperlink" Target="https://doi.org/10.1111/1467-8721.ep10772615" TargetMode="External"/><Relationship Id="rId155" Type="http://schemas.microsoft.com/office/2011/relationships/people" Target="people.xm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S0010-0277(98)00036-5" TargetMode="External"/><Relationship Id="rId108" Type="http://schemas.openxmlformats.org/officeDocument/2006/relationships/hyperlink" Target="https://doi.org/10.1037/0012-1649.36.5.635" TargetMode="External"/><Relationship Id="rId124" Type="http://schemas.openxmlformats.org/officeDocument/2006/relationships/hyperlink" Target="https://doi.org/10.1111/j.1540-5834.2008.00469.x" TargetMode="External"/><Relationship Id="rId129" Type="http://schemas.openxmlformats.org/officeDocument/2006/relationships/hyperlink" Target="https://doi.org/10.1371/journal.pone.0023223" TargetMode="External"/><Relationship Id="rId54" Type="http://schemas.openxmlformats.org/officeDocument/2006/relationships/image" Target="media/image44.png"/><Relationship Id="rId70" Type="http://schemas.openxmlformats.org/officeDocument/2006/relationships/hyperlink" Target="https://doi.org/10.1111/desc.13464" TargetMode="External"/><Relationship Id="rId75" Type="http://schemas.openxmlformats.org/officeDocument/2006/relationships/hyperlink" Target="https://doi.org/10.1016/S1364-6613(99)01356-X" TargetMode="External"/><Relationship Id="rId91" Type="http://schemas.openxmlformats.org/officeDocument/2006/relationships/hyperlink" Target="https://doi.org/10.1177/0963721412470687" TargetMode="External"/><Relationship Id="rId96" Type="http://schemas.openxmlformats.org/officeDocument/2006/relationships/hyperlink" Target="https://doi.org/10.1037/0012-1649.19.3.338" TargetMode="External"/><Relationship Id="rId140" Type="http://schemas.openxmlformats.org/officeDocument/2006/relationships/hyperlink" Target="https://doi.org/10.1037/0033-295X.99.4.605" TargetMode="External"/><Relationship Id="rId145"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37/0033-295X.104.4.686%20" TargetMode="External"/><Relationship Id="rId119" Type="http://schemas.openxmlformats.org/officeDocument/2006/relationships/hyperlink" Target="https://doi.org/10.1016/j.cognition.2004.11.005" TargetMode="External"/><Relationship Id="rId44" Type="http://schemas.openxmlformats.org/officeDocument/2006/relationships/image" Target="media/image34.png"/><Relationship Id="rId60" Type="http://schemas.openxmlformats.org/officeDocument/2006/relationships/image" Target="media/image50.svg"/><Relationship Id="rId65" Type="http://schemas.openxmlformats.org/officeDocument/2006/relationships/hyperlink" Target="https://doi.org/10.1016/0010-0277(85)90008-3" TargetMode="External"/><Relationship Id="rId81" Type="http://schemas.openxmlformats.org/officeDocument/2006/relationships/hyperlink" Target="https://doi.org/10.1207/s15516709cog2701_4" TargetMode="External"/><Relationship Id="rId86" Type="http://schemas.openxmlformats.org/officeDocument/2006/relationships/hyperlink" Target="https://doi.org/10.1038/s41467-025-61517-3" TargetMode="External"/><Relationship Id="rId130" Type="http://schemas.openxmlformats.org/officeDocument/2006/relationships/hyperlink" Target="https://doi.org/10.1207/s15327078in1003_6" TargetMode="External"/><Relationship Id="rId135" Type="http://schemas.openxmlformats.org/officeDocument/2006/relationships/hyperlink" Target="https://doi.org/10.1073/pnas.1318053110%20" TargetMode="External"/><Relationship Id="rId151" Type="http://schemas.openxmlformats.org/officeDocument/2006/relationships/hyperlink" Target="https://doi.org/10.2307/1130473" TargetMode="External"/><Relationship Id="rId156" Type="http://schemas.openxmlformats.org/officeDocument/2006/relationships/theme" Target="theme/theme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80/095400999116322"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S0885-2014(02)00124-7" TargetMode="External"/><Relationship Id="rId97" Type="http://schemas.openxmlformats.org/officeDocument/2006/relationships/hyperlink" Target="https://doi.org/10.1016/j.tics.2016.05.011%20" TargetMode="External"/><Relationship Id="rId104" Type="http://schemas.openxmlformats.org/officeDocument/2006/relationships/hyperlink" Target="https://doi.org/10.1016/S0010-0277(87)80006-9" TargetMode="External"/><Relationship Id="rId120" Type="http://schemas.openxmlformats.org/officeDocument/2006/relationships/hyperlink" Target="https://doi.org/10.1037/xge0000260%20" TargetMode="External"/><Relationship Id="rId125" Type="http://schemas.openxmlformats.org/officeDocument/2006/relationships/hyperlink" Target="https://doi.org/10.1038/323533a0" TargetMode="External"/><Relationship Id="rId141" Type="http://schemas.openxmlformats.org/officeDocument/2006/relationships/hyperlink" Target="https://doi.org/10.1002/icd.2359" TargetMode="External"/><Relationship Id="rId146" Type="http://schemas.openxmlformats.org/officeDocument/2006/relationships/hyperlink" Target="https://doi.org/10.1016/j.cognition.2017.06.029" TargetMode="External"/><Relationship Id="rId7" Type="http://schemas.openxmlformats.org/officeDocument/2006/relationships/endnotes" Target="endnotes.xml"/><Relationship Id="rId71" Type="http://schemas.openxmlformats.org/officeDocument/2006/relationships/hyperlink" Target="https://doi.org/10.1016/j.cognition.2012.11.007%20" TargetMode="External"/><Relationship Id="rId92" Type="http://schemas.openxmlformats.org/officeDocument/2006/relationships/hyperlink" Target="https://doi.org/10.1016/j.cogdev.2010.09.001"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j.dr.2022.101034" TargetMode="External"/><Relationship Id="rId87" Type="http://schemas.openxmlformats.org/officeDocument/2006/relationships/hyperlink" Target="https://doi.org/10.1016/S1364-6613(03)00128-1" TargetMode="External"/><Relationship Id="rId110" Type="http://schemas.openxmlformats.org/officeDocument/2006/relationships/hyperlink" Target="https://doi.org/10.1111/j.1467-7687.2007.00586.x%20" TargetMode="External"/><Relationship Id="rId115" Type="http://schemas.openxmlformats.org/officeDocument/2006/relationships/hyperlink" Target="https://doi.org/10.1016/S0010-0277(96)00727-5" TargetMode="External"/><Relationship Id="rId131" Type="http://schemas.openxmlformats.org/officeDocument/2006/relationships/hyperlink" Target="https://doi.org/10.1038/s44159-023-00152-5%20" TargetMode="External"/><Relationship Id="rId136" Type="http://schemas.openxmlformats.org/officeDocument/2006/relationships/hyperlink" Target="https://doi.org/10.1111/j.1551-6709.2010.01129.x" TargetMode="External"/><Relationship Id="rId61" Type="http://schemas.openxmlformats.org/officeDocument/2006/relationships/image" Target="media/image51.png"/><Relationship Id="rId82" Type="http://schemas.openxmlformats.org/officeDocument/2006/relationships/hyperlink" Target="https://doi.org/10.1016/S0010-0277(99)00039-6" TargetMode="External"/><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111/1467-7687.00220" TargetMode="External"/><Relationship Id="rId100" Type="http://schemas.openxmlformats.org/officeDocument/2006/relationships/hyperlink" Target="https://doi.org/10.1016/j.cogdev.2005.04.004" TargetMode="External"/><Relationship Id="rId105" Type="http://schemas.openxmlformats.org/officeDocument/2006/relationships/hyperlink" Target="https://doi.org/10.1073/pnas.1904786116%20" TargetMode="External"/><Relationship Id="rId126" Type="http://schemas.openxmlformats.org/officeDocument/2006/relationships/hyperlink" Target="https://doi.org/10.1371/journal.pone.0042698" TargetMode="External"/><Relationship Id="rId147" Type="http://schemas.openxmlformats.org/officeDocument/2006/relationships/hyperlink" Target="https://doi.org/10.1016/S0010-0277(98)00058-4"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016/j.tics.2022.12.014" TargetMode="External"/><Relationship Id="rId93" Type="http://schemas.openxmlformats.org/officeDocument/2006/relationships/hyperlink" Target="https://doi.org/10.1038/nature06288" TargetMode="External"/><Relationship Id="rId98" Type="http://schemas.openxmlformats.org/officeDocument/2006/relationships/hyperlink" Target="https://doi.org/10.1016/j.cogpsych.2020.101334%20" TargetMode="External"/><Relationship Id="rId121" Type="http://schemas.openxmlformats.org/officeDocument/2006/relationships/hyperlink" Target="https://doi.org/10.1016/j.cognition.2017.09.007" TargetMode="External"/><Relationship Id="rId142" Type="http://schemas.openxmlformats.org/officeDocument/2006/relationships/hyperlink" Target="https://doi.org/10.1371/journal.pbio.0030208"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02/icd.2355" TargetMode="External"/><Relationship Id="rId116" Type="http://schemas.openxmlformats.org/officeDocument/2006/relationships/hyperlink" Target="https://doi.org/10.1016/S0163-6383(02)00097-8%20" TargetMode="External"/><Relationship Id="rId137" Type="http://schemas.openxmlformats.org/officeDocument/2006/relationships/hyperlink" Target="https://doi.org/10.1016/j.infbeh.2003.05.006"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1402_1%20"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j.0956-7976.2004.00755.x" TargetMode="External"/><Relationship Id="rId132" Type="http://schemas.openxmlformats.org/officeDocument/2006/relationships/hyperlink" Target="https://doi.org/10.1016/S0885-2014(97)90008-3" TargetMode="External"/><Relationship Id="rId153" Type="http://schemas.openxmlformats.org/officeDocument/2006/relationships/header" Target="header2.xm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j.cognition.2016.12.007" TargetMode="External"/><Relationship Id="rId127" Type="http://schemas.openxmlformats.org/officeDocument/2006/relationships/hyperlink" Target="https://doi.org/10.1080/09540090310001655093"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207/S15327078IN0104_3" TargetMode="External"/><Relationship Id="rId78" Type="http://schemas.openxmlformats.org/officeDocument/2006/relationships/hyperlink" Target="https://doi.org/10.1037/0012-1649.29.3.421" TargetMode="External"/><Relationship Id="rId94" Type="http://schemas.openxmlformats.org/officeDocument/2006/relationships/hyperlink" Target="https://doi.org/10.1177/17456916221112075" TargetMode="External"/><Relationship Id="rId99" Type="http://schemas.openxmlformats.org/officeDocument/2006/relationships/hyperlink" Target="https://doi.org/10.1016/0885-2014(93)90008-S" TargetMode="External"/><Relationship Id="rId101" Type="http://schemas.openxmlformats.org/officeDocument/2006/relationships/hyperlink" Target="https://doi.org/10.1016/0010-0285(83)90017-8" TargetMode="External"/><Relationship Id="rId122" Type="http://schemas.openxmlformats.org/officeDocument/2006/relationships/hyperlink" Target="https://doi.org/10.1037/1089-2680.1.3.271" TargetMode="External"/><Relationship Id="rId143" Type="http://schemas.openxmlformats.org/officeDocument/2006/relationships/hyperlink" Target="https://doi.org/10.1016/j.neuroimage.2010.05.028" TargetMode="External"/><Relationship Id="rId148" Type="http://schemas.openxmlformats.org/officeDocument/2006/relationships/hyperlink" Target="https://doi.org/10.1111/1467-9280.0021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37/xge0001656" TargetMode="External"/><Relationship Id="rId89" Type="http://schemas.openxmlformats.org/officeDocument/2006/relationships/hyperlink" Target="https://doi.org/10.1016/0010-0277(95)00661-H" TargetMode="External"/><Relationship Id="rId112" Type="http://schemas.openxmlformats.org/officeDocument/2006/relationships/hyperlink" Target="https://doi.org/10.1016/j.cogpsych.2010.02.001" TargetMode="External"/><Relationship Id="rId133" Type="http://schemas.openxmlformats.org/officeDocument/2006/relationships/hyperlink" Target="https://doi.org/10.1521/soco.2025.43.3.152" TargetMode="External"/><Relationship Id="rId154" Type="http://schemas.openxmlformats.org/officeDocument/2006/relationships/fontTable" Target="fontTable.xml"/><Relationship Id="rId16" Type="http://schemas.openxmlformats.org/officeDocument/2006/relationships/image" Target="media/image6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037/0033-295X.112.2.347" TargetMode="External"/><Relationship Id="rId102" Type="http://schemas.openxmlformats.org/officeDocument/2006/relationships/hyperlink" Target="https://doi.org/10.1037/0096-1523.18.2.385" TargetMode="External"/><Relationship Id="rId123" Type="http://schemas.openxmlformats.org/officeDocument/2006/relationships/hyperlink" Target="https://doi.org/10.1207/S15327078IN0101_04%20" TargetMode="External"/><Relationship Id="rId144" Type="http://schemas.openxmlformats.org/officeDocument/2006/relationships/hyperlink" Target="https://doi.org/10.1207/s15327078in0701_6%20" TargetMode="External"/><Relationship Id="rId90" Type="http://schemas.openxmlformats.org/officeDocument/2006/relationships/hyperlink" Target="https://doi.org/10.1016/S0163-6383(98)90001-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82</Pages>
  <Words>18142</Words>
  <Characters>103412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2026-06-21T00:21:00Z</dcterms:created>
  <dcterms:modified xsi:type="dcterms:W3CDTF">2026-06-21T02:15:00Z</dcterms:modified>
</cp:coreProperties>
</file>